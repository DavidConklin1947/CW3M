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927EACA" w:rsidR="00064E77" w:rsidRPr="00064E77" w:rsidRDefault="007B1928" w:rsidP="00064E77">
      <w:pPr>
        <w:pStyle w:val="Subtitle"/>
      </w:pPr>
      <w:r>
        <w:t>1</w:t>
      </w:r>
      <w:ins w:id="0" w:author="David Conklin" w:date="2020-12-05T07:05:00Z">
        <w:r w:rsidR="005160F8">
          <w:t>2/</w:t>
        </w:r>
      </w:ins>
      <w:ins w:id="1" w:author="David Conklin" w:date="2020-12-07T13:45:00Z">
        <w:r w:rsidR="00081FEC">
          <w:t>7</w:t>
        </w:r>
      </w:ins>
      <w:del w:id="2" w:author="David Conklin" w:date="2020-12-05T07:05:00Z">
        <w:r w:rsidR="0031526F" w:rsidDel="005160F8">
          <w:delText>1/</w:delText>
        </w:r>
        <w:r w:rsidR="00D14E53" w:rsidDel="005160F8">
          <w:delText>26</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ins w:id="3" w:author="David Conklin" w:date="2020-12-07T16:20:00Z"/>
          <w:rStyle w:val="Hyperlink"/>
          <w:color w:val="auto"/>
          <w:u w:val="none"/>
        </w:rPr>
      </w:pPr>
      <w:ins w:id="4" w:author="David Conklin" w:date="2020-12-07T16:20:00Z">
        <w:r>
          <w:rPr>
            <w:rStyle w:val="Hyperlink"/>
            <w:color w:val="auto"/>
            <w:u w:val="none"/>
          </w:rPr>
          <w:t>- Updated the McKenzie Basin Wetlands Study/Analysis of calibration and skill section.</w:t>
        </w:r>
      </w:ins>
    </w:p>
    <w:p w14:paraId="4789226A" w14:textId="2266980D" w:rsidR="00054245" w:rsidRDefault="00054245" w:rsidP="00054245">
      <w:pPr>
        <w:rPr>
          <w:ins w:id="5" w:author="David Conklin" w:date="2020-12-07T16:20:00Z"/>
          <w:rStyle w:val="Hyperlink"/>
          <w:color w:val="auto"/>
          <w:u w:val="none"/>
        </w:rPr>
      </w:pPr>
      <w:ins w:id="6" w:author="David Conklin" w:date="2020-12-07T16:20:00Z">
        <w:r>
          <w:rPr>
            <w:rStyle w:val="Hyperlink"/>
            <w:color w:val="auto"/>
            <w:u w:val="none"/>
          </w:rPr>
          <w:t>- Updated the McKenzie Basin Wetlands Study/</w:t>
        </w:r>
      </w:ins>
      <w:ins w:id="7" w:author="David Conklin" w:date="2020-12-07T16:21:00Z">
        <w:r>
          <w:rPr>
            <w:rStyle w:val="Hyperlink"/>
            <w:color w:val="auto"/>
            <w:u w:val="none"/>
          </w:rPr>
          <w:t>Reality check</w:t>
        </w:r>
      </w:ins>
      <w:ins w:id="8" w:author="David Conklin" w:date="2020-12-07T16:20:00Z">
        <w:r>
          <w:rPr>
            <w:rStyle w:val="Hyperlink"/>
            <w:color w:val="auto"/>
            <w:u w:val="none"/>
          </w:rPr>
          <w:t xml:space="preserve"> section.</w:t>
        </w:r>
      </w:ins>
    </w:p>
    <w:p w14:paraId="40B1CB34" w14:textId="33F2ED85" w:rsidR="00022B0F" w:rsidDel="00054245" w:rsidRDefault="002854B5" w:rsidP="00372E03">
      <w:pPr>
        <w:rPr>
          <w:del w:id="9" w:author="David Conklin" w:date="2020-12-07T16:20:00Z"/>
          <w:rStyle w:val="Hyperlink"/>
          <w:color w:val="auto"/>
          <w:u w:val="none"/>
        </w:rPr>
      </w:pPr>
      <w:del w:id="10" w:author="David Conklin" w:date="2020-12-07T16:20:00Z">
        <w:r w:rsidDel="00054245">
          <w:rPr>
            <w:rStyle w:val="Hyperlink"/>
            <w:color w:val="auto"/>
            <w:u w:val="none"/>
          </w:rPr>
          <w:delText xml:space="preserve">- </w:delText>
        </w:r>
        <w:r w:rsidR="00D14E53" w:rsidDel="00054245">
          <w:rPr>
            <w:rStyle w:val="Hyperlink"/>
            <w:color w:val="auto"/>
            <w:u w:val="none"/>
          </w:rPr>
          <w:delText>Updated</w:delText>
        </w:r>
        <w:r w:rsidDel="00054245">
          <w:rPr>
            <w:rStyle w:val="Hyperlink"/>
            <w:color w:val="auto"/>
            <w:u w:val="none"/>
          </w:rPr>
          <w:delText xml:space="preserve"> the McKenzie Basin Wetlands Study/Analysis of calibration and skill section.</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6F43E94" w14:textId="2256FC41" w:rsidR="00054245" w:rsidRDefault="006636CC">
          <w:pPr>
            <w:pStyle w:val="TOC1"/>
            <w:tabs>
              <w:tab w:val="right" w:leader="dot" w:pos="9350"/>
            </w:tabs>
            <w:rPr>
              <w:ins w:id="11" w:author="David Conklin" w:date="2020-12-07T16:21:00Z"/>
              <w:rFonts w:eastAsiaTheme="minorEastAsia"/>
              <w:noProof/>
            </w:rPr>
          </w:pPr>
          <w:r>
            <w:fldChar w:fldCharType="begin"/>
          </w:r>
          <w:r>
            <w:instrText xml:space="preserve"> TOC \o "1-3" \h \z \u </w:instrText>
          </w:r>
          <w:r>
            <w:fldChar w:fldCharType="separate"/>
          </w:r>
          <w:ins w:id="12" w:author="David Conklin" w:date="2020-12-07T16:21:00Z">
            <w:r w:rsidR="00054245" w:rsidRPr="009118A7">
              <w:rPr>
                <w:rStyle w:val="Hyperlink"/>
                <w:noProof/>
              </w:rPr>
              <w:fldChar w:fldCharType="begin"/>
            </w:r>
            <w:r w:rsidR="00054245" w:rsidRPr="009118A7">
              <w:rPr>
                <w:rStyle w:val="Hyperlink"/>
                <w:noProof/>
              </w:rPr>
              <w:instrText xml:space="preserve"> </w:instrText>
            </w:r>
            <w:r w:rsidR="00054245">
              <w:rPr>
                <w:noProof/>
              </w:rPr>
              <w:instrText>HYPERLINK \l "_Toc58250531"</w:instrText>
            </w:r>
            <w:r w:rsidR="00054245" w:rsidRPr="009118A7">
              <w:rPr>
                <w:rStyle w:val="Hyperlink"/>
                <w:noProof/>
              </w:rPr>
              <w:instrText xml:space="preserve"> </w:instrText>
            </w:r>
            <w:r w:rsidR="00054245" w:rsidRPr="009118A7">
              <w:rPr>
                <w:rStyle w:val="Hyperlink"/>
                <w:noProof/>
              </w:rPr>
            </w:r>
            <w:r w:rsidR="00054245" w:rsidRPr="009118A7">
              <w:rPr>
                <w:rStyle w:val="Hyperlink"/>
                <w:noProof/>
              </w:rPr>
              <w:fldChar w:fldCharType="separate"/>
            </w:r>
            <w:r w:rsidR="00054245" w:rsidRPr="009118A7">
              <w:rPr>
                <w:rStyle w:val="Hyperlink"/>
                <w:noProof/>
              </w:rPr>
              <w:t>What is a digital handbook?</w:t>
            </w:r>
            <w:r w:rsidR="00054245">
              <w:rPr>
                <w:noProof/>
                <w:webHidden/>
              </w:rPr>
              <w:tab/>
            </w:r>
            <w:r w:rsidR="00054245">
              <w:rPr>
                <w:noProof/>
                <w:webHidden/>
              </w:rPr>
              <w:fldChar w:fldCharType="begin"/>
            </w:r>
            <w:r w:rsidR="00054245">
              <w:rPr>
                <w:noProof/>
                <w:webHidden/>
              </w:rPr>
              <w:instrText xml:space="preserve"> PAGEREF _Toc58250531 \h </w:instrText>
            </w:r>
            <w:r w:rsidR="00054245">
              <w:rPr>
                <w:noProof/>
                <w:webHidden/>
              </w:rPr>
            </w:r>
          </w:ins>
          <w:r w:rsidR="00054245">
            <w:rPr>
              <w:noProof/>
              <w:webHidden/>
            </w:rPr>
            <w:fldChar w:fldCharType="separate"/>
          </w:r>
          <w:ins w:id="13" w:author="David Conklin" w:date="2020-12-07T16:21:00Z">
            <w:r w:rsidR="00054245">
              <w:rPr>
                <w:noProof/>
                <w:webHidden/>
              </w:rPr>
              <w:t>3</w:t>
            </w:r>
            <w:r w:rsidR="00054245">
              <w:rPr>
                <w:noProof/>
                <w:webHidden/>
              </w:rPr>
              <w:fldChar w:fldCharType="end"/>
            </w:r>
            <w:r w:rsidR="00054245" w:rsidRPr="009118A7">
              <w:rPr>
                <w:rStyle w:val="Hyperlink"/>
                <w:noProof/>
              </w:rPr>
              <w:fldChar w:fldCharType="end"/>
            </w:r>
          </w:ins>
        </w:p>
        <w:p w14:paraId="7311A055" w14:textId="0F91DAC0" w:rsidR="00054245" w:rsidRDefault="00054245">
          <w:pPr>
            <w:pStyle w:val="TOC1"/>
            <w:tabs>
              <w:tab w:val="right" w:leader="dot" w:pos="9350"/>
            </w:tabs>
            <w:rPr>
              <w:ins w:id="14" w:author="David Conklin" w:date="2020-12-07T16:21:00Z"/>
              <w:rFonts w:eastAsiaTheme="minorEastAsia"/>
              <w:noProof/>
            </w:rPr>
          </w:pPr>
          <w:ins w:id="1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CW3M concept</w:t>
            </w:r>
            <w:r>
              <w:rPr>
                <w:noProof/>
                <w:webHidden/>
              </w:rPr>
              <w:tab/>
            </w:r>
            <w:r>
              <w:rPr>
                <w:noProof/>
                <w:webHidden/>
              </w:rPr>
              <w:fldChar w:fldCharType="begin"/>
            </w:r>
            <w:r>
              <w:rPr>
                <w:noProof/>
                <w:webHidden/>
              </w:rPr>
              <w:instrText xml:space="preserve"> PAGEREF _Toc58250532 \h </w:instrText>
            </w:r>
            <w:r>
              <w:rPr>
                <w:noProof/>
                <w:webHidden/>
              </w:rPr>
            </w:r>
          </w:ins>
          <w:r>
            <w:rPr>
              <w:noProof/>
              <w:webHidden/>
            </w:rPr>
            <w:fldChar w:fldCharType="separate"/>
          </w:r>
          <w:ins w:id="16" w:author="David Conklin" w:date="2020-12-07T16:21:00Z">
            <w:r>
              <w:rPr>
                <w:noProof/>
                <w:webHidden/>
              </w:rPr>
              <w:t>3</w:t>
            </w:r>
            <w:r>
              <w:rPr>
                <w:noProof/>
                <w:webHidden/>
              </w:rPr>
              <w:fldChar w:fldCharType="end"/>
            </w:r>
            <w:r w:rsidRPr="009118A7">
              <w:rPr>
                <w:rStyle w:val="Hyperlink"/>
                <w:noProof/>
              </w:rPr>
              <w:fldChar w:fldCharType="end"/>
            </w:r>
          </w:ins>
        </w:p>
        <w:p w14:paraId="0640E4A7" w14:textId="767A535F" w:rsidR="00054245" w:rsidRDefault="00054245">
          <w:pPr>
            <w:pStyle w:val="TOC2"/>
            <w:tabs>
              <w:tab w:val="right" w:leader="dot" w:pos="9350"/>
            </w:tabs>
            <w:rPr>
              <w:ins w:id="17" w:author="David Conklin" w:date="2020-12-07T16:21:00Z"/>
              <w:rFonts w:eastAsiaTheme="minorEastAsia"/>
              <w:noProof/>
            </w:rPr>
          </w:pPr>
          <w:ins w:id="1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 different kind of community model</w:t>
            </w:r>
            <w:r>
              <w:rPr>
                <w:noProof/>
                <w:webHidden/>
              </w:rPr>
              <w:tab/>
            </w:r>
            <w:r>
              <w:rPr>
                <w:noProof/>
                <w:webHidden/>
              </w:rPr>
              <w:fldChar w:fldCharType="begin"/>
            </w:r>
            <w:r>
              <w:rPr>
                <w:noProof/>
                <w:webHidden/>
              </w:rPr>
              <w:instrText xml:space="preserve"> PAGEREF _Toc58250533 \h </w:instrText>
            </w:r>
            <w:r>
              <w:rPr>
                <w:noProof/>
                <w:webHidden/>
              </w:rPr>
            </w:r>
          </w:ins>
          <w:r>
            <w:rPr>
              <w:noProof/>
              <w:webHidden/>
            </w:rPr>
            <w:fldChar w:fldCharType="separate"/>
          </w:r>
          <w:ins w:id="19" w:author="David Conklin" w:date="2020-12-07T16:21:00Z">
            <w:r>
              <w:rPr>
                <w:noProof/>
                <w:webHidden/>
              </w:rPr>
              <w:t>3</w:t>
            </w:r>
            <w:r>
              <w:rPr>
                <w:noProof/>
                <w:webHidden/>
              </w:rPr>
              <w:fldChar w:fldCharType="end"/>
            </w:r>
            <w:r w:rsidRPr="009118A7">
              <w:rPr>
                <w:rStyle w:val="Hyperlink"/>
                <w:noProof/>
              </w:rPr>
              <w:fldChar w:fldCharType="end"/>
            </w:r>
          </w:ins>
        </w:p>
        <w:p w14:paraId="0290933E" w14:textId="5BF88D95" w:rsidR="00054245" w:rsidRDefault="00054245">
          <w:pPr>
            <w:pStyle w:val="TOC2"/>
            <w:tabs>
              <w:tab w:val="right" w:leader="dot" w:pos="9350"/>
            </w:tabs>
            <w:rPr>
              <w:ins w:id="20" w:author="David Conklin" w:date="2020-12-07T16:21:00Z"/>
              <w:rFonts w:eastAsiaTheme="minorEastAsia"/>
              <w:noProof/>
            </w:rPr>
          </w:pPr>
          <w:ins w:id="2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What CW3M is for</w:t>
            </w:r>
            <w:r>
              <w:rPr>
                <w:noProof/>
                <w:webHidden/>
              </w:rPr>
              <w:tab/>
            </w:r>
            <w:r>
              <w:rPr>
                <w:noProof/>
                <w:webHidden/>
              </w:rPr>
              <w:fldChar w:fldCharType="begin"/>
            </w:r>
            <w:r>
              <w:rPr>
                <w:noProof/>
                <w:webHidden/>
              </w:rPr>
              <w:instrText xml:space="preserve"> PAGEREF _Toc58250534 \h </w:instrText>
            </w:r>
            <w:r>
              <w:rPr>
                <w:noProof/>
                <w:webHidden/>
              </w:rPr>
            </w:r>
          </w:ins>
          <w:r>
            <w:rPr>
              <w:noProof/>
              <w:webHidden/>
            </w:rPr>
            <w:fldChar w:fldCharType="separate"/>
          </w:r>
          <w:ins w:id="22" w:author="David Conklin" w:date="2020-12-07T16:21:00Z">
            <w:r>
              <w:rPr>
                <w:noProof/>
                <w:webHidden/>
              </w:rPr>
              <w:t>4</w:t>
            </w:r>
            <w:r>
              <w:rPr>
                <w:noProof/>
                <w:webHidden/>
              </w:rPr>
              <w:fldChar w:fldCharType="end"/>
            </w:r>
            <w:r w:rsidRPr="009118A7">
              <w:rPr>
                <w:rStyle w:val="Hyperlink"/>
                <w:noProof/>
              </w:rPr>
              <w:fldChar w:fldCharType="end"/>
            </w:r>
          </w:ins>
        </w:p>
        <w:p w14:paraId="7F6D6A51" w14:textId="2238E21F" w:rsidR="00054245" w:rsidRDefault="00054245">
          <w:pPr>
            <w:pStyle w:val="TOC2"/>
            <w:tabs>
              <w:tab w:val="right" w:leader="dot" w:pos="9350"/>
            </w:tabs>
            <w:rPr>
              <w:ins w:id="23" w:author="David Conklin" w:date="2020-12-07T16:21:00Z"/>
              <w:rFonts w:eastAsiaTheme="minorEastAsia"/>
              <w:noProof/>
            </w:rPr>
          </w:pPr>
          <w:ins w:id="2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Management and maintenance</w:t>
            </w:r>
            <w:r>
              <w:rPr>
                <w:noProof/>
                <w:webHidden/>
              </w:rPr>
              <w:tab/>
            </w:r>
            <w:r>
              <w:rPr>
                <w:noProof/>
                <w:webHidden/>
              </w:rPr>
              <w:fldChar w:fldCharType="begin"/>
            </w:r>
            <w:r>
              <w:rPr>
                <w:noProof/>
                <w:webHidden/>
              </w:rPr>
              <w:instrText xml:space="preserve"> PAGEREF _Toc58250535 \h </w:instrText>
            </w:r>
            <w:r>
              <w:rPr>
                <w:noProof/>
                <w:webHidden/>
              </w:rPr>
            </w:r>
          </w:ins>
          <w:r>
            <w:rPr>
              <w:noProof/>
              <w:webHidden/>
            </w:rPr>
            <w:fldChar w:fldCharType="separate"/>
          </w:r>
          <w:ins w:id="25" w:author="David Conklin" w:date="2020-12-07T16:21:00Z">
            <w:r>
              <w:rPr>
                <w:noProof/>
                <w:webHidden/>
              </w:rPr>
              <w:t>4</w:t>
            </w:r>
            <w:r>
              <w:rPr>
                <w:noProof/>
                <w:webHidden/>
              </w:rPr>
              <w:fldChar w:fldCharType="end"/>
            </w:r>
            <w:r w:rsidRPr="009118A7">
              <w:rPr>
                <w:rStyle w:val="Hyperlink"/>
                <w:noProof/>
              </w:rPr>
              <w:fldChar w:fldCharType="end"/>
            </w:r>
          </w:ins>
        </w:p>
        <w:p w14:paraId="2394997E" w14:textId="692CB4F6" w:rsidR="00054245" w:rsidRDefault="00054245">
          <w:pPr>
            <w:pStyle w:val="TOC1"/>
            <w:tabs>
              <w:tab w:val="right" w:leader="dot" w:pos="9350"/>
            </w:tabs>
            <w:rPr>
              <w:ins w:id="26" w:author="David Conklin" w:date="2020-12-07T16:21:00Z"/>
              <w:rFonts w:eastAsiaTheme="minorEastAsia"/>
              <w:noProof/>
            </w:rPr>
          </w:pPr>
          <w:ins w:id="2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Study areas</w:t>
            </w:r>
            <w:r>
              <w:rPr>
                <w:noProof/>
                <w:webHidden/>
              </w:rPr>
              <w:tab/>
            </w:r>
            <w:r>
              <w:rPr>
                <w:noProof/>
                <w:webHidden/>
              </w:rPr>
              <w:fldChar w:fldCharType="begin"/>
            </w:r>
            <w:r>
              <w:rPr>
                <w:noProof/>
                <w:webHidden/>
              </w:rPr>
              <w:instrText xml:space="preserve"> PAGEREF _Toc58250536 \h </w:instrText>
            </w:r>
            <w:r>
              <w:rPr>
                <w:noProof/>
                <w:webHidden/>
              </w:rPr>
            </w:r>
          </w:ins>
          <w:r>
            <w:rPr>
              <w:noProof/>
              <w:webHidden/>
            </w:rPr>
            <w:fldChar w:fldCharType="separate"/>
          </w:r>
          <w:ins w:id="28" w:author="David Conklin" w:date="2020-12-07T16:21:00Z">
            <w:r>
              <w:rPr>
                <w:noProof/>
                <w:webHidden/>
              </w:rPr>
              <w:t>4</w:t>
            </w:r>
            <w:r>
              <w:rPr>
                <w:noProof/>
                <w:webHidden/>
              </w:rPr>
              <w:fldChar w:fldCharType="end"/>
            </w:r>
            <w:r w:rsidRPr="009118A7">
              <w:rPr>
                <w:rStyle w:val="Hyperlink"/>
                <w:noProof/>
              </w:rPr>
              <w:fldChar w:fldCharType="end"/>
            </w:r>
          </w:ins>
        </w:p>
        <w:p w14:paraId="16D14F1E" w14:textId="0638FACC" w:rsidR="00054245" w:rsidRDefault="00054245">
          <w:pPr>
            <w:pStyle w:val="TOC2"/>
            <w:tabs>
              <w:tab w:val="right" w:leader="dot" w:pos="9350"/>
            </w:tabs>
            <w:rPr>
              <w:ins w:id="29" w:author="David Conklin" w:date="2020-12-07T16:21:00Z"/>
              <w:rFonts w:eastAsiaTheme="minorEastAsia"/>
              <w:noProof/>
            </w:rPr>
          </w:pPr>
          <w:ins w:id="3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DataCW3M directory structure</w:t>
            </w:r>
            <w:r>
              <w:rPr>
                <w:noProof/>
                <w:webHidden/>
              </w:rPr>
              <w:tab/>
            </w:r>
            <w:r>
              <w:rPr>
                <w:noProof/>
                <w:webHidden/>
              </w:rPr>
              <w:fldChar w:fldCharType="begin"/>
            </w:r>
            <w:r>
              <w:rPr>
                <w:noProof/>
                <w:webHidden/>
              </w:rPr>
              <w:instrText xml:space="preserve"> PAGEREF _Toc58250537 \h </w:instrText>
            </w:r>
            <w:r>
              <w:rPr>
                <w:noProof/>
                <w:webHidden/>
              </w:rPr>
            </w:r>
          </w:ins>
          <w:r>
            <w:rPr>
              <w:noProof/>
              <w:webHidden/>
            </w:rPr>
            <w:fldChar w:fldCharType="separate"/>
          </w:r>
          <w:ins w:id="31" w:author="David Conklin" w:date="2020-12-07T16:21:00Z">
            <w:r>
              <w:rPr>
                <w:noProof/>
                <w:webHidden/>
              </w:rPr>
              <w:t>5</w:t>
            </w:r>
            <w:r>
              <w:rPr>
                <w:noProof/>
                <w:webHidden/>
              </w:rPr>
              <w:fldChar w:fldCharType="end"/>
            </w:r>
            <w:r w:rsidRPr="009118A7">
              <w:rPr>
                <w:rStyle w:val="Hyperlink"/>
                <w:noProof/>
              </w:rPr>
              <w:fldChar w:fldCharType="end"/>
            </w:r>
          </w:ins>
        </w:p>
        <w:p w14:paraId="76D4EB4A" w14:textId="2C5DE2FF" w:rsidR="00054245" w:rsidRDefault="00054245">
          <w:pPr>
            <w:pStyle w:val="TOC2"/>
            <w:tabs>
              <w:tab w:val="right" w:leader="dot" w:pos="9350"/>
            </w:tabs>
            <w:rPr>
              <w:ins w:id="32" w:author="David Conklin" w:date="2020-12-07T16:21:00Z"/>
              <w:rFonts w:eastAsiaTheme="minorEastAsia"/>
              <w:noProof/>
            </w:rPr>
          </w:pPr>
          <w:ins w:id="3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DataCW3M\ScenarioData directory structure</w:t>
            </w:r>
            <w:r>
              <w:rPr>
                <w:noProof/>
                <w:webHidden/>
              </w:rPr>
              <w:tab/>
            </w:r>
            <w:r>
              <w:rPr>
                <w:noProof/>
                <w:webHidden/>
              </w:rPr>
              <w:fldChar w:fldCharType="begin"/>
            </w:r>
            <w:r>
              <w:rPr>
                <w:noProof/>
                <w:webHidden/>
              </w:rPr>
              <w:instrText xml:space="preserve"> PAGEREF _Toc58250538 \h </w:instrText>
            </w:r>
            <w:r>
              <w:rPr>
                <w:noProof/>
                <w:webHidden/>
              </w:rPr>
            </w:r>
          </w:ins>
          <w:r>
            <w:rPr>
              <w:noProof/>
              <w:webHidden/>
            </w:rPr>
            <w:fldChar w:fldCharType="separate"/>
          </w:r>
          <w:ins w:id="34" w:author="David Conklin" w:date="2020-12-07T16:21:00Z">
            <w:r>
              <w:rPr>
                <w:noProof/>
                <w:webHidden/>
              </w:rPr>
              <w:t>5</w:t>
            </w:r>
            <w:r>
              <w:rPr>
                <w:noProof/>
                <w:webHidden/>
              </w:rPr>
              <w:fldChar w:fldCharType="end"/>
            </w:r>
            <w:r w:rsidRPr="009118A7">
              <w:rPr>
                <w:rStyle w:val="Hyperlink"/>
                <w:noProof/>
              </w:rPr>
              <w:fldChar w:fldCharType="end"/>
            </w:r>
          </w:ins>
        </w:p>
        <w:p w14:paraId="61537B54" w14:textId="5E7B7BBE" w:rsidR="00054245" w:rsidRDefault="00054245">
          <w:pPr>
            <w:pStyle w:val="TOC2"/>
            <w:tabs>
              <w:tab w:val="right" w:leader="dot" w:pos="9350"/>
            </w:tabs>
            <w:rPr>
              <w:ins w:id="35" w:author="David Conklin" w:date="2020-12-07T16:21:00Z"/>
              <w:rFonts w:eastAsiaTheme="minorEastAsia"/>
              <w:noProof/>
            </w:rPr>
          </w:pPr>
          <w:ins w:id="3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"_Toc58250539"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DataCW3M\ScenarioData\&lt;scenario&gt; folder contents</w:t>
            </w:r>
            <w:r>
              <w:rPr>
                <w:noProof/>
                <w:webHidden/>
              </w:rPr>
              <w:tab/>
            </w:r>
            <w:r>
              <w:rPr>
                <w:noProof/>
                <w:webHidden/>
              </w:rPr>
              <w:fldChar w:fldCharType="begin"/>
            </w:r>
            <w:r>
              <w:rPr>
                <w:noProof/>
                <w:webHidden/>
              </w:rPr>
              <w:instrText xml:space="preserve"> PAGEREF _Toc58250539 \h </w:instrText>
            </w:r>
            <w:r>
              <w:rPr>
                <w:noProof/>
                <w:webHidden/>
              </w:rPr>
            </w:r>
          </w:ins>
          <w:r>
            <w:rPr>
              <w:noProof/>
              <w:webHidden/>
            </w:rPr>
            <w:fldChar w:fldCharType="separate"/>
          </w:r>
          <w:ins w:id="37" w:author="David Conklin" w:date="2020-12-07T16:21:00Z">
            <w:r>
              <w:rPr>
                <w:noProof/>
                <w:webHidden/>
              </w:rPr>
              <w:t>6</w:t>
            </w:r>
            <w:r>
              <w:rPr>
                <w:noProof/>
                <w:webHidden/>
              </w:rPr>
              <w:fldChar w:fldCharType="end"/>
            </w:r>
            <w:r w:rsidRPr="009118A7">
              <w:rPr>
                <w:rStyle w:val="Hyperlink"/>
                <w:noProof/>
              </w:rPr>
              <w:fldChar w:fldCharType="end"/>
            </w:r>
          </w:ins>
        </w:p>
        <w:p w14:paraId="5AAF32AF" w14:textId="161A2D0D" w:rsidR="00054245" w:rsidRDefault="00054245">
          <w:pPr>
            <w:pStyle w:val="TOC2"/>
            <w:tabs>
              <w:tab w:val="right" w:leader="dot" w:pos="9350"/>
            </w:tabs>
            <w:rPr>
              <w:ins w:id="38" w:author="David Conklin" w:date="2020-12-07T16:21:00Z"/>
              <w:rFonts w:eastAsiaTheme="minorEastAsia"/>
              <w:noProof/>
            </w:rPr>
          </w:pPr>
          <w:ins w:id="39"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DataCW3M\&lt;study area&gt; folder contents</w:t>
            </w:r>
            <w:r>
              <w:rPr>
                <w:noProof/>
                <w:webHidden/>
              </w:rPr>
              <w:tab/>
            </w:r>
            <w:r>
              <w:rPr>
                <w:noProof/>
                <w:webHidden/>
              </w:rPr>
              <w:fldChar w:fldCharType="begin"/>
            </w:r>
            <w:r>
              <w:rPr>
                <w:noProof/>
                <w:webHidden/>
              </w:rPr>
              <w:instrText xml:space="preserve"> PAGEREF _Toc58250540 \h </w:instrText>
            </w:r>
            <w:r>
              <w:rPr>
                <w:noProof/>
                <w:webHidden/>
              </w:rPr>
            </w:r>
          </w:ins>
          <w:r>
            <w:rPr>
              <w:noProof/>
              <w:webHidden/>
            </w:rPr>
            <w:fldChar w:fldCharType="separate"/>
          </w:r>
          <w:ins w:id="40" w:author="David Conklin" w:date="2020-12-07T16:21:00Z">
            <w:r>
              <w:rPr>
                <w:noProof/>
                <w:webHidden/>
              </w:rPr>
              <w:t>6</w:t>
            </w:r>
            <w:r>
              <w:rPr>
                <w:noProof/>
                <w:webHidden/>
              </w:rPr>
              <w:fldChar w:fldCharType="end"/>
            </w:r>
            <w:r w:rsidRPr="009118A7">
              <w:rPr>
                <w:rStyle w:val="Hyperlink"/>
                <w:noProof/>
              </w:rPr>
              <w:fldChar w:fldCharType="end"/>
            </w:r>
          </w:ins>
        </w:p>
        <w:p w14:paraId="0E38565E" w14:textId="73819741" w:rsidR="00054245" w:rsidRDefault="00054245">
          <w:pPr>
            <w:pStyle w:val="TOC1"/>
            <w:tabs>
              <w:tab w:val="right" w:leader="dot" w:pos="9350"/>
            </w:tabs>
            <w:rPr>
              <w:ins w:id="41" w:author="David Conklin" w:date="2020-12-07T16:21:00Z"/>
              <w:rFonts w:eastAsiaTheme="minorEastAsia"/>
              <w:noProof/>
            </w:rPr>
          </w:pPr>
          <w:ins w:id="4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Calendar conventions</w:t>
            </w:r>
            <w:r>
              <w:rPr>
                <w:noProof/>
                <w:webHidden/>
              </w:rPr>
              <w:tab/>
            </w:r>
            <w:r>
              <w:rPr>
                <w:noProof/>
                <w:webHidden/>
              </w:rPr>
              <w:fldChar w:fldCharType="begin"/>
            </w:r>
            <w:r>
              <w:rPr>
                <w:noProof/>
                <w:webHidden/>
              </w:rPr>
              <w:instrText xml:space="preserve"> PAGEREF _Toc58250541 \h </w:instrText>
            </w:r>
            <w:r>
              <w:rPr>
                <w:noProof/>
                <w:webHidden/>
              </w:rPr>
            </w:r>
          </w:ins>
          <w:r>
            <w:rPr>
              <w:noProof/>
              <w:webHidden/>
            </w:rPr>
            <w:fldChar w:fldCharType="separate"/>
          </w:r>
          <w:ins w:id="43" w:author="David Conklin" w:date="2020-12-07T16:21:00Z">
            <w:r>
              <w:rPr>
                <w:noProof/>
                <w:webHidden/>
              </w:rPr>
              <w:t>12</w:t>
            </w:r>
            <w:r>
              <w:rPr>
                <w:noProof/>
                <w:webHidden/>
              </w:rPr>
              <w:fldChar w:fldCharType="end"/>
            </w:r>
            <w:r w:rsidRPr="009118A7">
              <w:rPr>
                <w:rStyle w:val="Hyperlink"/>
                <w:noProof/>
              </w:rPr>
              <w:fldChar w:fldCharType="end"/>
            </w:r>
          </w:ins>
        </w:p>
        <w:p w14:paraId="2256121E" w14:textId="672F1F4A" w:rsidR="00054245" w:rsidRDefault="00054245">
          <w:pPr>
            <w:pStyle w:val="TOC2"/>
            <w:tabs>
              <w:tab w:val="right" w:leader="dot" w:pos="9350"/>
            </w:tabs>
            <w:rPr>
              <w:ins w:id="44" w:author="David Conklin" w:date="2020-12-07T16:21:00Z"/>
              <w:rFonts w:eastAsiaTheme="minorEastAsia"/>
              <w:noProof/>
            </w:rPr>
          </w:pPr>
          <w:ins w:id="4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Water years</w:t>
            </w:r>
            <w:r>
              <w:rPr>
                <w:noProof/>
                <w:webHidden/>
              </w:rPr>
              <w:tab/>
            </w:r>
            <w:r>
              <w:rPr>
                <w:noProof/>
                <w:webHidden/>
              </w:rPr>
              <w:fldChar w:fldCharType="begin"/>
            </w:r>
            <w:r>
              <w:rPr>
                <w:noProof/>
                <w:webHidden/>
              </w:rPr>
              <w:instrText xml:space="preserve"> PAGEREF _Toc58250542 \h </w:instrText>
            </w:r>
            <w:r>
              <w:rPr>
                <w:noProof/>
                <w:webHidden/>
              </w:rPr>
            </w:r>
          </w:ins>
          <w:r>
            <w:rPr>
              <w:noProof/>
              <w:webHidden/>
            </w:rPr>
            <w:fldChar w:fldCharType="separate"/>
          </w:r>
          <w:ins w:id="46" w:author="David Conklin" w:date="2020-12-07T16:21:00Z">
            <w:r>
              <w:rPr>
                <w:noProof/>
                <w:webHidden/>
              </w:rPr>
              <w:t>12</w:t>
            </w:r>
            <w:r>
              <w:rPr>
                <w:noProof/>
                <w:webHidden/>
              </w:rPr>
              <w:fldChar w:fldCharType="end"/>
            </w:r>
            <w:r w:rsidRPr="009118A7">
              <w:rPr>
                <w:rStyle w:val="Hyperlink"/>
                <w:noProof/>
              </w:rPr>
              <w:fldChar w:fldCharType="end"/>
            </w:r>
          </w:ins>
        </w:p>
        <w:p w14:paraId="5B01C4B1" w14:textId="33DBC36A" w:rsidR="00054245" w:rsidRDefault="00054245">
          <w:pPr>
            <w:pStyle w:val="TOC1"/>
            <w:tabs>
              <w:tab w:val="right" w:leader="dot" w:pos="9350"/>
            </w:tabs>
            <w:rPr>
              <w:ins w:id="47" w:author="David Conklin" w:date="2020-12-07T16:21:00Z"/>
              <w:rFonts w:eastAsiaTheme="minorEastAsia"/>
              <w:noProof/>
            </w:rPr>
          </w:pPr>
          <w:ins w:id="4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Climate data</w:t>
            </w:r>
            <w:r>
              <w:rPr>
                <w:noProof/>
                <w:webHidden/>
              </w:rPr>
              <w:tab/>
            </w:r>
            <w:r>
              <w:rPr>
                <w:noProof/>
                <w:webHidden/>
              </w:rPr>
              <w:fldChar w:fldCharType="begin"/>
            </w:r>
            <w:r>
              <w:rPr>
                <w:noProof/>
                <w:webHidden/>
              </w:rPr>
              <w:instrText xml:space="preserve"> PAGEREF _Toc58250543 \h </w:instrText>
            </w:r>
            <w:r>
              <w:rPr>
                <w:noProof/>
                <w:webHidden/>
              </w:rPr>
            </w:r>
          </w:ins>
          <w:r>
            <w:rPr>
              <w:noProof/>
              <w:webHidden/>
            </w:rPr>
            <w:fldChar w:fldCharType="separate"/>
          </w:r>
          <w:ins w:id="49" w:author="David Conklin" w:date="2020-12-07T16:21:00Z">
            <w:r>
              <w:rPr>
                <w:noProof/>
                <w:webHidden/>
              </w:rPr>
              <w:t>12</w:t>
            </w:r>
            <w:r>
              <w:rPr>
                <w:noProof/>
                <w:webHidden/>
              </w:rPr>
              <w:fldChar w:fldCharType="end"/>
            </w:r>
            <w:r w:rsidRPr="009118A7">
              <w:rPr>
                <w:rStyle w:val="Hyperlink"/>
                <w:noProof/>
              </w:rPr>
              <w:fldChar w:fldCharType="end"/>
            </w:r>
          </w:ins>
        </w:p>
        <w:p w14:paraId="6DE39230" w14:textId="1EBEBD61" w:rsidR="00054245" w:rsidRDefault="00054245">
          <w:pPr>
            <w:pStyle w:val="TOC2"/>
            <w:tabs>
              <w:tab w:val="right" w:leader="dot" w:pos="9350"/>
            </w:tabs>
            <w:rPr>
              <w:ins w:id="50" w:author="David Conklin" w:date="2020-12-07T16:21:00Z"/>
              <w:rFonts w:eastAsiaTheme="minorEastAsia"/>
              <w:noProof/>
            </w:rPr>
          </w:pPr>
          <w:ins w:id="5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Numbered climate scenarios in the model</w:t>
            </w:r>
            <w:r>
              <w:rPr>
                <w:noProof/>
                <w:webHidden/>
              </w:rPr>
              <w:tab/>
            </w:r>
            <w:r>
              <w:rPr>
                <w:noProof/>
                <w:webHidden/>
              </w:rPr>
              <w:fldChar w:fldCharType="begin"/>
            </w:r>
            <w:r>
              <w:rPr>
                <w:noProof/>
                <w:webHidden/>
              </w:rPr>
              <w:instrText xml:space="preserve"> PAGEREF _Toc58250544 \h </w:instrText>
            </w:r>
            <w:r>
              <w:rPr>
                <w:noProof/>
                <w:webHidden/>
              </w:rPr>
            </w:r>
          </w:ins>
          <w:r>
            <w:rPr>
              <w:noProof/>
              <w:webHidden/>
            </w:rPr>
            <w:fldChar w:fldCharType="separate"/>
          </w:r>
          <w:ins w:id="52" w:author="David Conklin" w:date="2020-12-07T16:21:00Z">
            <w:r>
              <w:rPr>
                <w:noProof/>
                <w:webHidden/>
              </w:rPr>
              <w:t>12</w:t>
            </w:r>
            <w:r>
              <w:rPr>
                <w:noProof/>
                <w:webHidden/>
              </w:rPr>
              <w:fldChar w:fldCharType="end"/>
            </w:r>
            <w:r w:rsidRPr="009118A7">
              <w:rPr>
                <w:rStyle w:val="Hyperlink"/>
                <w:noProof/>
              </w:rPr>
              <w:fldChar w:fldCharType="end"/>
            </w:r>
          </w:ins>
        </w:p>
        <w:p w14:paraId="4E6C3E1D" w14:textId="3D4DBF65" w:rsidR="00054245" w:rsidRDefault="00054245">
          <w:pPr>
            <w:pStyle w:val="TOC2"/>
            <w:tabs>
              <w:tab w:val="right" w:leader="dot" w:pos="9350"/>
            </w:tabs>
            <w:rPr>
              <w:ins w:id="53" w:author="David Conklin" w:date="2020-12-07T16:21:00Z"/>
              <w:rFonts w:eastAsiaTheme="minorEastAsia"/>
              <w:noProof/>
            </w:rPr>
          </w:pPr>
          <w:ins w:id="5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Monthly and seasonal weather data</w:t>
            </w:r>
            <w:r>
              <w:rPr>
                <w:noProof/>
                <w:webHidden/>
              </w:rPr>
              <w:tab/>
            </w:r>
            <w:r>
              <w:rPr>
                <w:noProof/>
                <w:webHidden/>
              </w:rPr>
              <w:fldChar w:fldCharType="begin"/>
            </w:r>
            <w:r>
              <w:rPr>
                <w:noProof/>
                <w:webHidden/>
              </w:rPr>
              <w:instrText xml:space="preserve"> PAGEREF _Toc58250545 \h </w:instrText>
            </w:r>
            <w:r>
              <w:rPr>
                <w:noProof/>
                <w:webHidden/>
              </w:rPr>
            </w:r>
          </w:ins>
          <w:r>
            <w:rPr>
              <w:noProof/>
              <w:webHidden/>
            </w:rPr>
            <w:fldChar w:fldCharType="separate"/>
          </w:r>
          <w:ins w:id="55" w:author="David Conklin" w:date="2020-12-07T16:21:00Z">
            <w:r>
              <w:rPr>
                <w:noProof/>
                <w:webHidden/>
              </w:rPr>
              <w:t>13</w:t>
            </w:r>
            <w:r>
              <w:rPr>
                <w:noProof/>
                <w:webHidden/>
              </w:rPr>
              <w:fldChar w:fldCharType="end"/>
            </w:r>
            <w:r w:rsidRPr="009118A7">
              <w:rPr>
                <w:rStyle w:val="Hyperlink"/>
                <w:noProof/>
              </w:rPr>
              <w:fldChar w:fldCharType="end"/>
            </w:r>
          </w:ins>
        </w:p>
        <w:p w14:paraId="2997AFFC" w14:textId="1DB1C3EB" w:rsidR="00054245" w:rsidRDefault="00054245">
          <w:pPr>
            <w:pStyle w:val="TOC2"/>
            <w:tabs>
              <w:tab w:val="right" w:leader="dot" w:pos="9350"/>
            </w:tabs>
            <w:rPr>
              <w:ins w:id="56" w:author="David Conklin" w:date="2020-12-07T16:21:00Z"/>
              <w:rFonts w:eastAsiaTheme="minorEastAsia"/>
              <w:noProof/>
            </w:rPr>
          </w:pPr>
          <w:ins w:id="5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Climate data grids</w:t>
            </w:r>
            <w:r>
              <w:rPr>
                <w:noProof/>
                <w:webHidden/>
              </w:rPr>
              <w:tab/>
            </w:r>
            <w:r>
              <w:rPr>
                <w:noProof/>
                <w:webHidden/>
              </w:rPr>
              <w:fldChar w:fldCharType="begin"/>
            </w:r>
            <w:r>
              <w:rPr>
                <w:noProof/>
                <w:webHidden/>
              </w:rPr>
              <w:instrText xml:space="preserve"> PAGEREF _Toc58250546 \h </w:instrText>
            </w:r>
            <w:r>
              <w:rPr>
                <w:noProof/>
                <w:webHidden/>
              </w:rPr>
            </w:r>
          </w:ins>
          <w:r>
            <w:rPr>
              <w:noProof/>
              <w:webHidden/>
            </w:rPr>
            <w:fldChar w:fldCharType="separate"/>
          </w:r>
          <w:ins w:id="58" w:author="David Conklin" w:date="2020-12-07T16:21:00Z">
            <w:r>
              <w:rPr>
                <w:noProof/>
                <w:webHidden/>
              </w:rPr>
              <w:t>14</w:t>
            </w:r>
            <w:r>
              <w:rPr>
                <w:noProof/>
                <w:webHidden/>
              </w:rPr>
              <w:fldChar w:fldCharType="end"/>
            </w:r>
            <w:r w:rsidRPr="009118A7">
              <w:rPr>
                <w:rStyle w:val="Hyperlink"/>
                <w:noProof/>
              </w:rPr>
              <w:fldChar w:fldCharType="end"/>
            </w:r>
          </w:ins>
        </w:p>
        <w:p w14:paraId="3B471B08" w14:textId="326742CE" w:rsidR="00054245" w:rsidRDefault="00054245">
          <w:pPr>
            <w:pStyle w:val="TOC3"/>
            <w:tabs>
              <w:tab w:val="right" w:leader="dot" w:pos="9350"/>
            </w:tabs>
            <w:rPr>
              <w:ins w:id="59" w:author="David Conklin" w:date="2020-12-07T16:21:00Z"/>
              <w:rFonts w:eastAsiaTheme="minorEastAsia"/>
              <w:noProof/>
            </w:rPr>
          </w:pPr>
          <w:ins w:id="6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 WW2100 climate grid</w:t>
            </w:r>
            <w:r>
              <w:rPr>
                <w:noProof/>
                <w:webHidden/>
              </w:rPr>
              <w:tab/>
            </w:r>
            <w:r>
              <w:rPr>
                <w:noProof/>
                <w:webHidden/>
              </w:rPr>
              <w:fldChar w:fldCharType="begin"/>
            </w:r>
            <w:r>
              <w:rPr>
                <w:noProof/>
                <w:webHidden/>
              </w:rPr>
              <w:instrText xml:space="preserve"> PAGEREF _Toc58250547 \h </w:instrText>
            </w:r>
            <w:r>
              <w:rPr>
                <w:noProof/>
                <w:webHidden/>
              </w:rPr>
            </w:r>
          </w:ins>
          <w:r>
            <w:rPr>
              <w:noProof/>
              <w:webHidden/>
            </w:rPr>
            <w:fldChar w:fldCharType="separate"/>
          </w:r>
          <w:ins w:id="61" w:author="David Conklin" w:date="2020-12-07T16:21:00Z">
            <w:r>
              <w:rPr>
                <w:noProof/>
                <w:webHidden/>
              </w:rPr>
              <w:t>14</w:t>
            </w:r>
            <w:r>
              <w:rPr>
                <w:noProof/>
                <w:webHidden/>
              </w:rPr>
              <w:fldChar w:fldCharType="end"/>
            </w:r>
            <w:r w:rsidRPr="009118A7">
              <w:rPr>
                <w:rStyle w:val="Hyperlink"/>
                <w:noProof/>
              </w:rPr>
              <w:fldChar w:fldCharType="end"/>
            </w:r>
          </w:ins>
        </w:p>
        <w:p w14:paraId="31E4DC7F" w14:textId="7DB4DB48" w:rsidR="00054245" w:rsidRDefault="00054245">
          <w:pPr>
            <w:pStyle w:val="TOC3"/>
            <w:tabs>
              <w:tab w:val="right" w:leader="dot" w:pos="9350"/>
            </w:tabs>
            <w:rPr>
              <w:ins w:id="62" w:author="David Conklin" w:date="2020-12-07T16:21:00Z"/>
              <w:rFonts w:eastAsiaTheme="minorEastAsia"/>
              <w:noProof/>
            </w:rPr>
          </w:pPr>
          <w:ins w:id="6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 v2 climate grid</w:t>
            </w:r>
            <w:r>
              <w:rPr>
                <w:noProof/>
                <w:webHidden/>
              </w:rPr>
              <w:tab/>
            </w:r>
            <w:r>
              <w:rPr>
                <w:noProof/>
                <w:webHidden/>
              </w:rPr>
              <w:fldChar w:fldCharType="begin"/>
            </w:r>
            <w:r>
              <w:rPr>
                <w:noProof/>
                <w:webHidden/>
              </w:rPr>
              <w:instrText xml:space="preserve"> PAGEREF _Toc58250548 \h </w:instrText>
            </w:r>
            <w:r>
              <w:rPr>
                <w:noProof/>
                <w:webHidden/>
              </w:rPr>
            </w:r>
          </w:ins>
          <w:r>
            <w:rPr>
              <w:noProof/>
              <w:webHidden/>
            </w:rPr>
            <w:fldChar w:fldCharType="separate"/>
          </w:r>
          <w:ins w:id="64" w:author="David Conklin" w:date="2020-12-07T16:21:00Z">
            <w:r>
              <w:rPr>
                <w:noProof/>
                <w:webHidden/>
              </w:rPr>
              <w:t>15</w:t>
            </w:r>
            <w:r>
              <w:rPr>
                <w:noProof/>
                <w:webHidden/>
              </w:rPr>
              <w:fldChar w:fldCharType="end"/>
            </w:r>
            <w:r w:rsidRPr="009118A7">
              <w:rPr>
                <w:rStyle w:val="Hyperlink"/>
                <w:noProof/>
              </w:rPr>
              <w:fldChar w:fldCharType="end"/>
            </w:r>
          </w:ins>
        </w:p>
        <w:p w14:paraId="33EBBEC4" w14:textId="09600185" w:rsidR="00054245" w:rsidRDefault="00054245">
          <w:pPr>
            <w:pStyle w:val="TOC2"/>
            <w:tabs>
              <w:tab w:val="right" w:leader="dot" w:pos="9350"/>
            </w:tabs>
            <w:rPr>
              <w:ins w:id="65" w:author="David Conklin" w:date="2020-12-07T16:21:00Z"/>
              <w:rFonts w:eastAsiaTheme="minorEastAsia"/>
              <w:noProof/>
            </w:rPr>
          </w:pPr>
          <w:ins w:id="6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"_Toc58250549"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How climate data is looked up</w:t>
            </w:r>
            <w:r>
              <w:rPr>
                <w:noProof/>
                <w:webHidden/>
              </w:rPr>
              <w:tab/>
            </w:r>
            <w:r>
              <w:rPr>
                <w:noProof/>
                <w:webHidden/>
              </w:rPr>
              <w:fldChar w:fldCharType="begin"/>
            </w:r>
            <w:r>
              <w:rPr>
                <w:noProof/>
                <w:webHidden/>
              </w:rPr>
              <w:instrText xml:space="preserve"> PAGEREF _Toc58250549 \h </w:instrText>
            </w:r>
            <w:r>
              <w:rPr>
                <w:noProof/>
                <w:webHidden/>
              </w:rPr>
            </w:r>
          </w:ins>
          <w:r>
            <w:rPr>
              <w:noProof/>
              <w:webHidden/>
            </w:rPr>
            <w:fldChar w:fldCharType="separate"/>
          </w:r>
          <w:ins w:id="67" w:author="David Conklin" w:date="2020-12-07T16:21:00Z">
            <w:r>
              <w:rPr>
                <w:noProof/>
                <w:webHidden/>
              </w:rPr>
              <w:t>15</w:t>
            </w:r>
            <w:r>
              <w:rPr>
                <w:noProof/>
                <w:webHidden/>
              </w:rPr>
              <w:fldChar w:fldCharType="end"/>
            </w:r>
            <w:r w:rsidRPr="009118A7">
              <w:rPr>
                <w:rStyle w:val="Hyperlink"/>
                <w:noProof/>
              </w:rPr>
              <w:fldChar w:fldCharType="end"/>
            </w:r>
          </w:ins>
        </w:p>
        <w:p w14:paraId="76023BBE" w14:textId="7D8EEEBA" w:rsidR="00054245" w:rsidRDefault="00054245">
          <w:pPr>
            <w:pStyle w:val="TOC2"/>
            <w:tabs>
              <w:tab w:val="right" w:leader="dot" w:pos="9350"/>
            </w:tabs>
            <w:rPr>
              <w:ins w:id="68" w:author="David Conklin" w:date="2020-12-07T16:21:00Z"/>
              <w:rFonts w:eastAsiaTheme="minorEastAsia"/>
              <w:noProof/>
            </w:rPr>
          </w:pPr>
          <w:ins w:id="69"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What is in a climate dataset</w:t>
            </w:r>
            <w:r>
              <w:rPr>
                <w:noProof/>
                <w:webHidden/>
              </w:rPr>
              <w:tab/>
            </w:r>
            <w:r>
              <w:rPr>
                <w:noProof/>
                <w:webHidden/>
              </w:rPr>
              <w:fldChar w:fldCharType="begin"/>
            </w:r>
            <w:r>
              <w:rPr>
                <w:noProof/>
                <w:webHidden/>
              </w:rPr>
              <w:instrText xml:space="preserve"> PAGEREF _Toc58250550 \h </w:instrText>
            </w:r>
            <w:r>
              <w:rPr>
                <w:noProof/>
                <w:webHidden/>
              </w:rPr>
            </w:r>
          </w:ins>
          <w:r>
            <w:rPr>
              <w:noProof/>
              <w:webHidden/>
            </w:rPr>
            <w:fldChar w:fldCharType="separate"/>
          </w:r>
          <w:ins w:id="70" w:author="David Conklin" w:date="2020-12-07T16:21:00Z">
            <w:r>
              <w:rPr>
                <w:noProof/>
                <w:webHidden/>
              </w:rPr>
              <w:t>15</w:t>
            </w:r>
            <w:r>
              <w:rPr>
                <w:noProof/>
                <w:webHidden/>
              </w:rPr>
              <w:fldChar w:fldCharType="end"/>
            </w:r>
            <w:r w:rsidRPr="009118A7">
              <w:rPr>
                <w:rStyle w:val="Hyperlink"/>
                <w:noProof/>
              </w:rPr>
              <w:fldChar w:fldCharType="end"/>
            </w:r>
          </w:ins>
        </w:p>
        <w:p w14:paraId="4EBAE05C" w14:textId="7AF7BE2A" w:rsidR="00054245" w:rsidRDefault="00054245">
          <w:pPr>
            <w:pStyle w:val="TOC1"/>
            <w:tabs>
              <w:tab w:val="right" w:leader="dot" w:pos="9350"/>
            </w:tabs>
            <w:rPr>
              <w:ins w:id="71" w:author="David Conklin" w:date="2020-12-07T16:21:00Z"/>
              <w:rFonts w:eastAsiaTheme="minorEastAsia"/>
              <w:noProof/>
            </w:rPr>
          </w:pPr>
          <w:ins w:id="7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Water rights</w:t>
            </w:r>
            <w:r>
              <w:rPr>
                <w:noProof/>
                <w:webHidden/>
              </w:rPr>
              <w:tab/>
            </w:r>
            <w:r>
              <w:rPr>
                <w:noProof/>
                <w:webHidden/>
              </w:rPr>
              <w:fldChar w:fldCharType="begin"/>
            </w:r>
            <w:r>
              <w:rPr>
                <w:noProof/>
                <w:webHidden/>
              </w:rPr>
              <w:instrText xml:space="preserve"> PAGEREF _Toc58250551 \h </w:instrText>
            </w:r>
            <w:r>
              <w:rPr>
                <w:noProof/>
                <w:webHidden/>
              </w:rPr>
            </w:r>
          </w:ins>
          <w:r>
            <w:rPr>
              <w:noProof/>
              <w:webHidden/>
            </w:rPr>
            <w:fldChar w:fldCharType="separate"/>
          </w:r>
          <w:ins w:id="73" w:author="David Conklin" w:date="2020-12-07T16:21:00Z">
            <w:r>
              <w:rPr>
                <w:noProof/>
                <w:webHidden/>
              </w:rPr>
              <w:t>16</w:t>
            </w:r>
            <w:r>
              <w:rPr>
                <w:noProof/>
                <w:webHidden/>
              </w:rPr>
              <w:fldChar w:fldCharType="end"/>
            </w:r>
            <w:r w:rsidRPr="009118A7">
              <w:rPr>
                <w:rStyle w:val="Hyperlink"/>
                <w:noProof/>
              </w:rPr>
              <w:fldChar w:fldCharType="end"/>
            </w:r>
          </w:ins>
        </w:p>
        <w:p w14:paraId="723DF878" w14:textId="7377C24D" w:rsidR="00054245" w:rsidRDefault="00054245">
          <w:pPr>
            <w:pStyle w:val="TOC2"/>
            <w:tabs>
              <w:tab w:val="right" w:leader="dot" w:pos="9350"/>
            </w:tabs>
            <w:rPr>
              <w:ins w:id="74" w:author="David Conklin" w:date="2020-12-07T16:21:00Z"/>
              <w:rFonts w:eastAsiaTheme="minorEastAsia"/>
              <w:noProof/>
            </w:rPr>
          </w:pPr>
          <w:ins w:id="7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Water rights data</w:t>
            </w:r>
            <w:r>
              <w:rPr>
                <w:noProof/>
                <w:webHidden/>
              </w:rPr>
              <w:tab/>
            </w:r>
            <w:r>
              <w:rPr>
                <w:noProof/>
                <w:webHidden/>
              </w:rPr>
              <w:fldChar w:fldCharType="begin"/>
            </w:r>
            <w:r>
              <w:rPr>
                <w:noProof/>
                <w:webHidden/>
              </w:rPr>
              <w:instrText xml:space="preserve"> PAGEREF _Toc58250552 \h </w:instrText>
            </w:r>
            <w:r>
              <w:rPr>
                <w:noProof/>
                <w:webHidden/>
              </w:rPr>
            </w:r>
          </w:ins>
          <w:r>
            <w:rPr>
              <w:noProof/>
              <w:webHidden/>
            </w:rPr>
            <w:fldChar w:fldCharType="separate"/>
          </w:r>
          <w:ins w:id="76" w:author="David Conklin" w:date="2020-12-07T16:21:00Z">
            <w:r>
              <w:rPr>
                <w:noProof/>
                <w:webHidden/>
              </w:rPr>
              <w:t>16</w:t>
            </w:r>
            <w:r>
              <w:rPr>
                <w:noProof/>
                <w:webHidden/>
              </w:rPr>
              <w:fldChar w:fldCharType="end"/>
            </w:r>
            <w:r w:rsidRPr="009118A7">
              <w:rPr>
                <w:rStyle w:val="Hyperlink"/>
                <w:noProof/>
              </w:rPr>
              <w:fldChar w:fldCharType="end"/>
            </w:r>
          </w:ins>
        </w:p>
        <w:p w14:paraId="4E7205A2" w14:textId="5EF1B778" w:rsidR="00054245" w:rsidRDefault="00054245">
          <w:pPr>
            <w:pStyle w:val="TOC2"/>
            <w:tabs>
              <w:tab w:val="right" w:leader="dot" w:pos="9350"/>
            </w:tabs>
            <w:rPr>
              <w:ins w:id="77" w:author="David Conklin" w:date="2020-12-07T16:21:00Z"/>
              <w:rFonts w:eastAsiaTheme="minorEastAsia"/>
              <w:noProof/>
            </w:rPr>
          </w:pPr>
          <w:ins w:id="7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 wr_pods.csv file</w:t>
            </w:r>
            <w:r>
              <w:rPr>
                <w:noProof/>
                <w:webHidden/>
              </w:rPr>
              <w:tab/>
            </w:r>
            <w:r>
              <w:rPr>
                <w:noProof/>
                <w:webHidden/>
              </w:rPr>
              <w:fldChar w:fldCharType="begin"/>
            </w:r>
            <w:r>
              <w:rPr>
                <w:noProof/>
                <w:webHidden/>
              </w:rPr>
              <w:instrText xml:space="preserve"> PAGEREF _Toc58250553 \h </w:instrText>
            </w:r>
            <w:r>
              <w:rPr>
                <w:noProof/>
                <w:webHidden/>
              </w:rPr>
            </w:r>
          </w:ins>
          <w:r>
            <w:rPr>
              <w:noProof/>
              <w:webHidden/>
            </w:rPr>
            <w:fldChar w:fldCharType="separate"/>
          </w:r>
          <w:ins w:id="79" w:author="David Conklin" w:date="2020-12-07T16:21:00Z">
            <w:r>
              <w:rPr>
                <w:noProof/>
                <w:webHidden/>
              </w:rPr>
              <w:t>17</w:t>
            </w:r>
            <w:r>
              <w:rPr>
                <w:noProof/>
                <w:webHidden/>
              </w:rPr>
              <w:fldChar w:fldCharType="end"/>
            </w:r>
            <w:r w:rsidRPr="009118A7">
              <w:rPr>
                <w:rStyle w:val="Hyperlink"/>
                <w:noProof/>
              </w:rPr>
              <w:fldChar w:fldCharType="end"/>
            </w:r>
          </w:ins>
        </w:p>
        <w:p w14:paraId="074F0361" w14:textId="66DFE7C4" w:rsidR="00054245" w:rsidRDefault="00054245">
          <w:pPr>
            <w:pStyle w:val="TOC2"/>
            <w:tabs>
              <w:tab w:val="right" w:leader="dot" w:pos="9350"/>
            </w:tabs>
            <w:rPr>
              <w:ins w:id="80" w:author="David Conklin" w:date="2020-12-07T16:21:00Z"/>
              <w:rFonts w:eastAsiaTheme="minorEastAsia"/>
              <w:noProof/>
            </w:rPr>
          </w:pPr>
          <w:ins w:id="8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 wr_pous.csv file</w:t>
            </w:r>
            <w:r>
              <w:rPr>
                <w:noProof/>
                <w:webHidden/>
              </w:rPr>
              <w:tab/>
            </w:r>
            <w:r>
              <w:rPr>
                <w:noProof/>
                <w:webHidden/>
              </w:rPr>
              <w:fldChar w:fldCharType="begin"/>
            </w:r>
            <w:r>
              <w:rPr>
                <w:noProof/>
                <w:webHidden/>
              </w:rPr>
              <w:instrText xml:space="preserve"> PAGEREF _Toc58250554 \h </w:instrText>
            </w:r>
            <w:r>
              <w:rPr>
                <w:noProof/>
                <w:webHidden/>
              </w:rPr>
            </w:r>
          </w:ins>
          <w:r>
            <w:rPr>
              <w:noProof/>
              <w:webHidden/>
            </w:rPr>
            <w:fldChar w:fldCharType="separate"/>
          </w:r>
          <w:ins w:id="82" w:author="David Conklin" w:date="2020-12-07T16:21:00Z">
            <w:r>
              <w:rPr>
                <w:noProof/>
                <w:webHidden/>
              </w:rPr>
              <w:t>17</w:t>
            </w:r>
            <w:r>
              <w:rPr>
                <w:noProof/>
                <w:webHidden/>
              </w:rPr>
              <w:fldChar w:fldCharType="end"/>
            </w:r>
            <w:r w:rsidRPr="009118A7">
              <w:rPr>
                <w:rStyle w:val="Hyperlink"/>
                <w:noProof/>
              </w:rPr>
              <w:fldChar w:fldCharType="end"/>
            </w:r>
          </w:ins>
        </w:p>
        <w:p w14:paraId="7D414673" w14:textId="64D97F68" w:rsidR="00054245" w:rsidRDefault="00054245">
          <w:pPr>
            <w:pStyle w:val="TOC2"/>
            <w:tabs>
              <w:tab w:val="right" w:leader="dot" w:pos="9350"/>
            </w:tabs>
            <w:rPr>
              <w:ins w:id="83" w:author="David Conklin" w:date="2020-12-07T16:21:00Z"/>
              <w:rFonts w:eastAsiaTheme="minorEastAsia"/>
              <w:noProof/>
            </w:rPr>
          </w:pPr>
          <w:ins w:id="84" w:author="David Conklin" w:date="2020-12-07T16:21:00Z">
            <w:r w:rsidRPr="009118A7">
              <w:rPr>
                <w:rStyle w:val="Hyperlink"/>
                <w:noProof/>
              </w:rPr>
              <w:lastRenderedPageBreak/>
              <w:fldChar w:fldCharType="begin"/>
            </w:r>
            <w:r w:rsidRPr="009118A7">
              <w:rPr>
                <w:rStyle w:val="Hyperlink"/>
                <w:noProof/>
              </w:rPr>
              <w:instrText xml:space="preserve"> </w:instrText>
            </w:r>
            <w:r>
              <w:rPr>
                <w:noProof/>
              </w:rPr>
              <w:instrText>HYPERLINK \l "_Toc58250555"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Adding a water right</w:t>
            </w:r>
            <w:r>
              <w:rPr>
                <w:noProof/>
                <w:webHidden/>
              </w:rPr>
              <w:tab/>
            </w:r>
            <w:r>
              <w:rPr>
                <w:noProof/>
                <w:webHidden/>
              </w:rPr>
              <w:fldChar w:fldCharType="begin"/>
            </w:r>
            <w:r>
              <w:rPr>
                <w:noProof/>
                <w:webHidden/>
              </w:rPr>
              <w:instrText xml:space="preserve"> PAGEREF _Toc58250555 \h </w:instrText>
            </w:r>
            <w:r>
              <w:rPr>
                <w:noProof/>
                <w:webHidden/>
              </w:rPr>
            </w:r>
          </w:ins>
          <w:r>
            <w:rPr>
              <w:noProof/>
              <w:webHidden/>
            </w:rPr>
            <w:fldChar w:fldCharType="separate"/>
          </w:r>
          <w:ins w:id="85" w:author="David Conklin" w:date="2020-12-07T16:21:00Z">
            <w:r>
              <w:rPr>
                <w:noProof/>
                <w:webHidden/>
              </w:rPr>
              <w:t>18</w:t>
            </w:r>
            <w:r>
              <w:rPr>
                <w:noProof/>
                <w:webHidden/>
              </w:rPr>
              <w:fldChar w:fldCharType="end"/>
            </w:r>
            <w:r w:rsidRPr="009118A7">
              <w:rPr>
                <w:rStyle w:val="Hyperlink"/>
                <w:noProof/>
              </w:rPr>
              <w:fldChar w:fldCharType="end"/>
            </w:r>
          </w:ins>
        </w:p>
        <w:p w14:paraId="4C389C0B" w14:textId="15F29BC5" w:rsidR="00054245" w:rsidRDefault="00054245">
          <w:pPr>
            <w:pStyle w:val="TOC1"/>
            <w:tabs>
              <w:tab w:val="right" w:leader="dot" w:pos="9350"/>
            </w:tabs>
            <w:rPr>
              <w:ins w:id="86" w:author="David Conklin" w:date="2020-12-07T16:21:00Z"/>
              <w:rFonts w:eastAsiaTheme="minorEastAsia"/>
              <w:noProof/>
            </w:rPr>
          </w:pPr>
          <w:ins w:id="8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Stream flow and stream temperature</w:t>
            </w:r>
            <w:r>
              <w:rPr>
                <w:noProof/>
                <w:webHidden/>
              </w:rPr>
              <w:tab/>
            </w:r>
            <w:r>
              <w:rPr>
                <w:noProof/>
                <w:webHidden/>
              </w:rPr>
              <w:fldChar w:fldCharType="begin"/>
            </w:r>
            <w:r>
              <w:rPr>
                <w:noProof/>
                <w:webHidden/>
              </w:rPr>
              <w:instrText xml:space="preserve"> PAGEREF _Toc58250556 \h </w:instrText>
            </w:r>
            <w:r>
              <w:rPr>
                <w:noProof/>
                <w:webHidden/>
              </w:rPr>
            </w:r>
          </w:ins>
          <w:r>
            <w:rPr>
              <w:noProof/>
              <w:webHidden/>
            </w:rPr>
            <w:fldChar w:fldCharType="separate"/>
          </w:r>
          <w:ins w:id="88" w:author="David Conklin" w:date="2020-12-07T16:21:00Z">
            <w:r>
              <w:rPr>
                <w:noProof/>
                <w:webHidden/>
              </w:rPr>
              <w:t>19</w:t>
            </w:r>
            <w:r>
              <w:rPr>
                <w:noProof/>
                <w:webHidden/>
              </w:rPr>
              <w:fldChar w:fldCharType="end"/>
            </w:r>
            <w:r w:rsidRPr="009118A7">
              <w:rPr>
                <w:rStyle w:val="Hyperlink"/>
                <w:noProof/>
              </w:rPr>
              <w:fldChar w:fldCharType="end"/>
            </w:r>
          </w:ins>
        </w:p>
        <w:p w14:paraId="32C72BFC" w14:textId="4FA28D2D" w:rsidR="00054245" w:rsidRDefault="00054245">
          <w:pPr>
            <w:pStyle w:val="TOC2"/>
            <w:tabs>
              <w:tab w:val="right" w:leader="dot" w:pos="9350"/>
            </w:tabs>
            <w:rPr>
              <w:ins w:id="89" w:author="David Conklin" w:date="2020-12-07T16:21:00Z"/>
              <w:rFonts w:eastAsiaTheme="minorEastAsia"/>
              <w:noProof/>
            </w:rPr>
          </w:pPr>
          <w:ins w:id="9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Water parcels</w:t>
            </w:r>
            <w:r>
              <w:rPr>
                <w:noProof/>
                <w:webHidden/>
              </w:rPr>
              <w:tab/>
            </w:r>
            <w:r>
              <w:rPr>
                <w:noProof/>
                <w:webHidden/>
              </w:rPr>
              <w:fldChar w:fldCharType="begin"/>
            </w:r>
            <w:r>
              <w:rPr>
                <w:noProof/>
                <w:webHidden/>
              </w:rPr>
              <w:instrText xml:space="preserve"> PAGEREF _Toc58250557 \h </w:instrText>
            </w:r>
            <w:r>
              <w:rPr>
                <w:noProof/>
                <w:webHidden/>
              </w:rPr>
            </w:r>
          </w:ins>
          <w:r>
            <w:rPr>
              <w:noProof/>
              <w:webHidden/>
            </w:rPr>
            <w:fldChar w:fldCharType="separate"/>
          </w:r>
          <w:ins w:id="91" w:author="David Conklin" w:date="2020-12-07T16:21:00Z">
            <w:r>
              <w:rPr>
                <w:noProof/>
                <w:webHidden/>
              </w:rPr>
              <w:t>19</w:t>
            </w:r>
            <w:r>
              <w:rPr>
                <w:noProof/>
                <w:webHidden/>
              </w:rPr>
              <w:fldChar w:fldCharType="end"/>
            </w:r>
            <w:r w:rsidRPr="009118A7">
              <w:rPr>
                <w:rStyle w:val="Hyperlink"/>
                <w:noProof/>
              </w:rPr>
              <w:fldChar w:fldCharType="end"/>
            </w:r>
          </w:ins>
        </w:p>
        <w:p w14:paraId="1DEF4228" w14:textId="3476AF6E" w:rsidR="00054245" w:rsidRDefault="00054245">
          <w:pPr>
            <w:pStyle w:val="TOC2"/>
            <w:tabs>
              <w:tab w:val="right" w:leader="dot" w:pos="9350"/>
            </w:tabs>
            <w:rPr>
              <w:ins w:id="92" w:author="David Conklin" w:date="2020-12-07T16:21:00Z"/>
              <w:rFonts w:eastAsiaTheme="minorEastAsia"/>
              <w:noProof/>
            </w:rPr>
          </w:pPr>
          <w:ins w:id="9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Daily water mass and energy balance</w:t>
            </w:r>
            <w:r>
              <w:rPr>
                <w:noProof/>
                <w:webHidden/>
              </w:rPr>
              <w:tab/>
            </w:r>
            <w:r>
              <w:rPr>
                <w:noProof/>
                <w:webHidden/>
              </w:rPr>
              <w:fldChar w:fldCharType="begin"/>
            </w:r>
            <w:r>
              <w:rPr>
                <w:noProof/>
                <w:webHidden/>
              </w:rPr>
              <w:instrText xml:space="preserve"> PAGEREF _Toc58250558 \h </w:instrText>
            </w:r>
            <w:r>
              <w:rPr>
                <w:noProof/>
                <w:webHidden/>
              </w:rPr>
            </w:r>
          </w:ins>
          <w:r>
            <w:rPr>
              <w:noProof/>
              <w:webHidden/>
            </w:rPr>
            <w:fldChar w:fldCharType="separate"/>
          </w:r>
          <w:ins w:id="94" w:author="David Conklin" w:date="2020-12-07T16:21:00Z">
            <w:r>
              <w:rPr>
                <w:noProof/>
                <w:webHidden/>
              </w:rPr>
              <w:t>19</w:t>
            </w:r>
            <w:r>
              <w:rPr>
                <w:noProof/>
                <w:webHidden/>
              </w:rPr>
              <w:fldChar w:fldCharType="end"/>
            </w:r>
            <w:r w:rsidRPr="009118A7">
              <w:rPr>
                <w:rStyle w:val="Hyperlink"/>
                <w:noProof/>
              </w:rPr>
              <w:fldChar w:fldCharType="end"/>
            </w:r>
          </w:ins>
        </w:p>
        <w:p w14:paraId="7EC9C9AD" w14:textId="3383731D" w:rsidR="00054245" w:rsidRDefault="00054245">
          <w:pPr>
            <w:pStyle w:val="TOC2"/>
            <w:tabs>
              <w:tab w:val="right" w:leader="dot" w:pos="9350"/>
            </w:tabs>
            <w:rPr>
              <w:ins w:id="95" w:author="David Conklin" w:date="2020-12-07T16:21:00Z"/>
              <w:rFonts w:eastAsiaTheme="minorEastAsia"/>
              <w:noProof/>
            </w:rPr>
          </w:pPr>
          <w:ins w:id="9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"_Toc58250559"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Estimating the rate of flow in a stream reach</w:t>
            </w:r>
            <w:r>
              <w:rPr>
                <w:noProof/>
                <w:webHidden/>
              </w:rPr>
              <w:tab/>
            </w:r>
            <w:r>
              <w:rPr>
                <w:noProof/>
                <w:webHidden/>
              </w:rPr>
              <w:fldChar w:fldCharType="begin"/>
            </w:r>
            <w:r>
              <w:rPr>
                <w:noProof/>
                <w:webHidden/>
              </w:rPr>
              <w:instrText xml:space="preserve"> PAGEREF _Toc58250559 \h </w:instrText>
            </w:r>
            <w:r>
              <w:rPr>
                <w:noProof/>
                <w:webHidden/>
              </w:rPr>
            </w:r>
          </w:ins>
          <w:r>
            <w:rPr>
              <w:noProof/>
              <w:webHidden/>
            </w:rPr>
            <w:fldChar w:fldCharType="separate"/>
          </w:r>
          <w:ins w:id="97" w:author="David Conklin" w:date="2020-12-07T16:21:00Z">
            <w:r>
              <w:rPr>
                <w:noProof/>
                <w:webHidden/>
              </w:rPr>
              <w:t>20</w:t>
            </w:r>
            <w:r>
              <w:rPr>
                <w:noProof/>
                <w:webHidden/>
              </w:rPr>
              <w:fldChar w:fldCharType="end"/>
            </w:r>
            <w:r w:rsidRPr="009118A7">
              <w:rPr>
                <w:rStyle w:val="Hyperlink"/>
                <w:noProof/>
              </w:rPr>
              <w:fldChar w:fldCharType="end"/>
            </w:r>
          </w:ins>
        </w:p>
        <w:p w14:paraId="1E4AE730" w14:textId="36BF3D09" w:rsidR="00054245" w:rsidRDefault="00054245">
          <w:pPr>
            <w:pStyle w:val="TOC2"/>
            <w:tabs>
              <w:tab w:val="right" w:leader="dot" w:pos="9350"/>
            </w:tabs>
            <w:rPr>
              <w:ins w:id="98" w:author="David Conklin" w:date="2020-12-07T16:21:00Z"/>
              <w:rFonts w:eastAsiaTheme="minorEastAsia"/>
              <w:noProof/>
            </w:rPr>
          </w:pPr>
          <w:ins w:id="99"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_Toc58250560 \h </w:instrText>
            </w:r>
            <w:r>
              <w:rPr>
                <w:noProof/>
                <w:webHidden/>
              </w:rPr>
            </w:r>
          </w:ins>
          <w:r>
            <w:rPr>
              <w:noProof/>
              <w:webHidden/>
            </w:rPr>
            <w:fldChar w:fldCharType="separate"/>
          </w:r>
          <w:ins w:id="100" w:author="David Conklin" w:date="2020-12-07T16:21:00Z">
            <w:r>
              <w:rPr>
                <w:noProof/>
                <w:webHidden/>
              </w:rPr>
              <w:t>21</w:t>
            </w:r>
            <w:r>
              <w:rPr>
                <w:noProof/>
                <w:webHidden/>
              </w:rPr>
              <w:fldChar w:fldCharType="end"/>
            </w:r>
            <w:r w:rsidRPr="009118A7">
              <w:rPr>
                <w:rStyle w:val="Hyperlink"/>
                <w:noProof/>
              </w:rPr>
              <w:fldChar w:fldCharType="end"/>
            </w:r>
          </w:ins>
        </w:p>
        <w:p w14:paraId="3A93E14C" w14:textId="72105820" w:rsidR="00054245" w:rsidRDefault="00054245">
          <w:pPr>
            <w:pStyle w:val="TOC2"/>
            <w:tabs>
              <w:tab w:val="right" w:leader="dot" w:pos="9350"/>
            </w:tabs>
            <w:rPr>
              <w:ins w:id="101" w:author="David Conklin" w:date="2020-12-07T16:21:00Z"/>
              <w:rFonts w:eastAsiaTheme="minorEastAsia"/>
              <w:noProof/>
            </w:rPr>
          </w:pPr>
          <w:ins w:id="10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Water temperature from thermal energy</w:t>
            </w:r>
            <w:r>
              <w:rPr>
                <w:noProof/>
                <w:webHidden/>
              </w:rPr>
              <w:tab/>
            </w:r>
            <w:r>
              <w:rPr>
                <w:noProof/>
                <w:webHidden/>
              </w:rPr>
              <w:fldChar w:fldCharType="begin"/>
            </w:r>
            <w:r>
              <w:rPr>
                <w:noProof/>
                <w:webHidden/>
              </w:rPr>
              <w:instrText xml:space="preserve"> PAGEREF _Toc58250561 \h </w:instrText>
            </w:r>
            <w:r>
              <w:rPr>
                <w:noProof/>
                <w:webHidden/>
              </w:rPr>
            </w:r>
          </w:ins>
          <w:r>
            <w:rPr>
              <w:noProof/>
              <w:webHidden/>
            </w:rPr>
            <w:fldChar w:fldCharType="separate"/>
          </w:r>
          <w:ins w:id="103" w:author="David Conklin" w:date="2020-12-07T16:21:00Z">
            <w:r>
              <w:rPr>
                <w:noProof/>
                <w:webHidden/>
              </w:rPr>
              <w:t>21</w:t>
            </w:r>
            <w:r>
              <w:rPr>
                <w:noProof/>
                <w:webHidden/>
              </w:rPr>
              <w:fldChar w:fldCharType="end"/>
            </w:r>
            <w:r w:rsidRPr="009118A7">
              <w:rPr>
                <w:rStyle w:val="Hyperlink"/>
                <w:noProof/>
              </w:rPr>
              <w:fldChar w:fldCharType="end"/>
            </w:r>
          </w:ins>
        </w:p>
        <w:p w14:paraId="5636F7AD" w14:textId="433770F4" w:rsidR="00054245" w:rsidRDefault="00054245">
          <w:pPr>
            <w:pStyle w:val="TOC2"/>
            <w:tabs>
              <w:tab w:val="right" w:leader="dot" w:pos="9350"/>
            </w:tabs>
            <w:rPr>
              <w:ins w:id="104" w:author="David Conklin" w:date="2020-12-07T16:21:00Z"/>
              <w:rFonts w:eastAsiaTheme="minorEastAsia"/>
              <w:noProof/>
            </w:rPr>
          </w:pPr>
          <w:ins w:id="10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Initial conditions for Flow: the IC file</w:t>
            </w:r>
            <w:r>
              <w:rPr>
                <w:noProof/>
                <w:webHidden/>
              </w:rPr>
              <w:tab/>
            </w:r>
            <w:r>
              <w:rPr>
                <w:noProof/>
                <w:webHidden/>
              </w:rPr>
              <w:fldChar w:fldCharType="begin"/>
            </w:r>
            <w:r>
              <w:rPr>
                <w:noProof/>
                <w:webHidden/>
              </w:rPr>
              <w:instrText xml:space="preserve"> PAGEREF _Toc58250562 \h </w:instrText>
            </w:r>
            <w:r>
              <w:rPr>
                <w:noProof/>
                <w:webHidden/>
              </w:rPr>
            </w:r>
          </w:ins>
          <w:r>
            <w:rPr>
              <w:noProof/>
              <w:webHidden/>
            </w:rPr>
            <w:fldChar w:fldCharType="separate"/>
          </w:r>
          <w:ins w:id="106" w:author="David Conklin" w:date="2020-12-07T16:21:00Z">
            <w:r>
              <w:rPr>
                <w:noProof/>
                <w:webHidden/>
              </w:rPr>
              <w:t>22</w:t>
            </w:r>
            <w:r>
              <w:rPr>
                <w:noProof/>
                <w:webHidden/>
              </w:rPr>
              <w:fldChar w:fldCharType="end"/>
            </w:r>
            <w:r w:rsidRPr="009118A7">
              <w:rPr>
                <w:rStyle w:val="Hyperlink"/>
                <w:noProof/>
              </w:rPr>
              <w:fldChar w:fldCharType="end"/>
            </w:r>
          </w:ins>
        </w:p>
        <w:p w14:paraId="15C8843D" w14:textId="299EEBBE" w:rsidR="00054245" w:rsidRDefault="00054245">
          <w:pPr>
            <w:pStyle w:val="TOC2"/>
            <w:tabs>
              <w:tab w:val="right" w:leader="dot" w:pos="9350"/>
            </w:tabs>
            <w:rPr>
              <w:ins w:id="107" w:author="David Conklin" w:date="2020-12-07T16:21:00Z"/>
              <w:rFonts w:eastAsiaTheme="minorEastAsia"/>
              <w:noProof/>
            </w:rPr>
          </w:pPr>
          <w:ins w:id="10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Boundary conditions for stream water temperature</w:t>
            </w:r>
            <w:r>
              <w:rPr>
                <w:noProof/>
                <w:webHidden/>
              </w:rPr>
              <w:tab/>
            </w:r>
            <w:r>
              <w:rPr>
                <w:noProof/>
                <w:webHidden/>
              </w:rPr>
              <w:fldChar w:fldCharType="begin"/>
            </w:r>
            <w:r>
              <w:rPr>
                <w:noProof/>
                <w:webHidden/>
              </w:rPr>
              <w:instrText xml:space="preserve"> PAGEREF _Toc58250563 \h </w:instrText>
            </w:r>
            <w:r>
              <w:rPr>
                <w:noProof/>
                <w:webHidden/>
              </w:rPr>
            </w:r>
          </w:ins>
          <w:r>
            <w:rPr>
              <w:noProof/>
              <w:webHidden/>
            </w:rPr>
            <w:fldChar w:fldCharType="separate"/>
          </w:r>
          <w:ins w:id="109" w:author="David Conklin" w:date="2020-12-07T16:21:00Z">
            <w:r>
              <w:rPr>
                <w:noProof/>
                <w:webHidden/>
              </w:rPr>
              <w:t>22</w:t>
            </w:r>
            <w:r>
              <w:rPr>
                <w:noProof/>
                <w:webHidden/>
              </w:rPr>
              <w:fldChar w:fldCharType="end"/>
            </w:r>
            <w:r w:rsidRPr="009118A7">
              <w:rPr>
                <w:rStyle w:val="Hyperlink"/>
                <w:noProof/>
              </w:rPr>
              <w:fldChar w:fldCharType="end"/>
            </w:r>
          </w:ins>
        </w:p>
        <w:p w14:paraId="4885CA36" w14:textId="3EC3394B" w:rsidR="00054245" w:rsidRDefault="00054245">
          <w:pPr>
            <w:pStyle w:val="TOC2"/>
            <w:tabs>
              <w:tab w:val="right" w:leader="dot" w:pos="9350"/>
            </w:tabs>
            <w:rPr>
              <w:ins w:id="110" w:author="David Conklin" w:date="2020-12-07T16:21:00Z"/>
              <w:rFonts w:eastAsiaTheme="minorEastAsia"/>
              <w:noProof/>
            </w:rPr>
          </w:pPr>
          <w:ins w:id="11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Thermal stratification in reservoirs</w:t>
            </w:r>
            <w:r>
              <w:rPr>
                <w:noProof/>
                <w:webHidden/>
              </w:rPr>
              <w:tab/>
            </w:r>
            <w:r>
              <w:rPr>
                <w:noProof/>
                <w:webHidden/>
              </w:rPr>
              <w:fldChar w:fldCharType="begin"/>
            </w:r>
            <w:r>
              <w:rPr>
                <w:noProof/>
                <w:webHidden/>
              </w:rPr>
              <w:instrText xml:space="preserve"> PAGEREF _Toc58250564 \h </w:instrText>
            </w:r>
            <w:r>
              <w:rPr>
                <w:noProof/>
                <w:webHidden/>
              </w:rPr>
            </w:r>
          </w:ins>
          <w:r>
            <w:rPr>
              <w:noProof/>
              <w:webHidden/>
            </w:rPr>
            <w:fldChar w:fldCharType="separate"/>
          </w:r>
          <w:ins w:id="112" w:author="David Conklin" w:date="2020-12-07T16:21:00Z">
            <w:r>
              <w:rPr>
                <w:noProof/>
                <w:webHidden/>
              </w:rPr>
              <w:t>22</w:t>
            </w:r>
            <w:r>
              <w:rPr>
                <w:noProof/>
                <w:webHidden/>
              </w:rPr>
              <w:fldChar w:fldCharType="end"/>
            </w:r>
            <w:r w:rsidRPr="009118A7">
              <w:rPr>
                <w:rStyle w:val="Hyperlink"/>
                <w:noProof/>
              </w:rPr>
              <w:fldChar w:fldCharType="end"/>
            </w:r>
          </w:ins>
        </w:p>
        <w:p w14:paraId="4FAB6058" w14:textId="5857FF46" w:rsidR="00054245" w:rsidRDefault="00054245">
          <w:pPr>
            <w:pStyle w:val="TOC2"/>
            <w:tabs>
              <w:tab w:val="right" w:leader="dot" w:pos="9350"/>
            </w:tabs>
            <w:rPr>
              <w:ins w:id="113" w:author="David Conklin" w:date="2020-12-07T16:21:00Z"/>
              <w:rFonts w:eastAsiaTheme="minorEastAsia"/>
              <w:noProof/>
            </w:rPr>
          </w:pPr>
          <w:ins w:id="11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Thermal loading</w:t>
            </w:r>
            <w:r>
              <w:rPr>
                <w:noProof/>
                <w:webHidden/>
              </w:rPr>
              <w:tab/>
            </w:r>
            <w:r>
              <w:rPr>
                <w:noProof/>
                <w:webHidden/>
              </w:rPr>
              <w:fldChar w:fldCharType="begin"/>
            </w:r>
            <w:r>
              <w:rPr>
                <w:noProof/>
                <w:webHidden/>
              </w:rPr>
              <w:instrText xml:space="preserve"> PAGEREF _Toc58250565 \h </w:instrText>
            </w:r>
            <w:r>
              <w:rPr>
                <w:noProof/>
                <w:webHidden/>
              </w:rPr>
            </w:r>
          </w:ins>
          <w:r>
            <w:rPr>
              <w:noProof/>
              <w:webHidden/>
            </w:rPr>
            <w:fldChar w:fldCharType="separate"/>
          </w:r>
          <w:ins w:id="115" w:author="David Conklin" w:date="2020-12-07T16:21:00Z">
            <w:r>
              <w:rPr>
                <w:noProof/>
                <w:webHidden/>
              </w:rPr>
              <w:t>22</w:t>
            </w:r>
            <w:r>
              <w:rPr>
                <w:noProof/>
                <w:webHidden/>
              </w:rPr>
              <w:fldChar w:fldCharType="end"/>
            </w:r>
            <w:r w:rsidRPr="009118A7">
              <w:rPr>
                <w:rStyle w:val="Hyperlink"/>
                <w:noProof/>
              </w:rPr>
              <w:fldChar w:fldCharType="end"/>
            </w:r>
          </w:ins>
        </w:p>
        <w:p w14:paraId="7C9BEAEE" w14:textId="0AC44BBC" w:rsidR="00054245" w:rsidRDefault="00054245">
          <w:pPr>
            <w:pStyle w:val="TOC1"/>
            <w:tabs>
              <w:tab w:val="right" w:leader="dot" w:pos="9350"/>
            </w:tabs>
            <w:rPr>
              <w:ins w:id="116" w:author="David Conklin" w:date="2020-12-07T16:21:00Z"/>
              <w:rFonts w:eastAsiaTheme="minorEastAsia"/>
              <w:noProof/>
            </w:rPr>
          </w:pPr>
          <w:ins w:id="11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Reservoirs</w:t>
            </w:r>
            <w:r>
              <w:rPr>
                <w:noProof/>
                <w:webHidden/>
              </w:rPr>
              <w:tab/>
            </w:r>
            <w:r>
              <w:rPr>
                <w:noProof/>
                <w:webHidden/>
              </w:rPr>
              <w:fldChar w:fldCharType="begin"/>
            </w:r>
            <w:r>
              <w:rPr>
                <w:noProof/>
                <w:webHidden/>
              </w:rPr>
              <w:instrText xml:space="preserve"> PAGEREF _Toc58250566 \h </w:instrText>
            </w:r>
            <w:r>
              <w:rPr>
                <w:noProof/>
                <w:webHidden/>
              </w:rPr>
            </w:r>
          </w:ins>
          <w:r>
            <w:rPr>
              <w:noProof/>
              <w:webHidden/>
            </w:rPr>
            <w:fldChar w:fldCharType="separate"/>
          </w:r>
          <w:ins w:id="118" w:author="David Conklin" w:date="2020-12-07T16:21:00Z">
            <w:r>
              <w:rPr>
                <w:noProof/>
                <w:webHidden/>
              </w:rPr>
              <w:t>24</w:t>
            </w:r>
            <w:r>
              <w:rPr>
                <w:noProof/>
                <w:webHidden/>
              </w:rPr>
              <w:fldChar w:fldCharType="end"/>
            </w:r>
            <w:r w:rsidRPr="009118A7">
              <w:rPr>
                <w:rStyle w:val="Hyperlink"/>
                <w:noProof/>
              </w:rPr>
              <w:fldChar w:fldCharType="end"/>
            </w:r>
          </w:ins>
        </w:p>
        <w:p w14:paraId="049099EF" w14:textId="3129BFD9" w:rsidR="00054245" w:rsidRDefault="00054245">
          <w:pPr>
            <w:pStyle w:val="TOC2"/>
            <w:tabs>
              <w:tab w:val="right" w:leader="dot" w:pos="9350"/>
            </w:tabs>
            <w:rPr>
              <w:ins w:id="119" w:author="David Conklin" w:date="2020-12-07T16:21:00Z"/>
              <w:rFonts w:eastAsiaTheme="minorEastAsia"/>
              <w:noProof/>
            </w:rPr>
          </w:pPr>
          <w:ins w:id="12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Reservoir data</w:t>
            </w:r>
            <w:r>
              <w:rPr>
                <w:noProof/>
                <w:webHidden/>
              </w:rPr>
              <w:tab/>
            </w:r>
            <w:r>
              <w:rPr>
                <w:noProof/>
                <w:webHidden/>
              </w:rPr>
              <w:fldChar w:fldCharType="begin"/>
            </w:r>
            <w:r>
              <w:rPr>
                <w:noProof/>
                <w:webHidden/>
              </w:rPr>
              <w:instrText xml:space="preserve"> PAGEREF _Toc58250567 \h </w:instrText>
            </w:r>
            <w:r>
              <w:rPr>
                <w:noProof/>
                <w:webHidden/>
              </w:rPr>
            </w:r>
          </w:ins>
          <w:r>
            <w:rPr>
              <w:noProof/>
              <w:webHidden/>
            </w:rPr>
            <w:fldChar w:fldCharType="separate"/>
          </w:r>
          <w:ins w:id="121" w:author="David Conklin" w:date="2020-12-07T16:21:00Z">
            <w:r>
              <w:rPr>
                <w:noProof/>
                <w:webHidden/>
              </w:rPr>
              <w:t>25</w:t>
            </w:r>
            <w:r>
              <w:rPr>
                <w:noProof/>
                <w:webHidden/>
              </w:rPr>
              <w:fldChar w:fldCharType="end"/>
            </w:r>
            <w:r w:rsidRPr="009118A7">
              <w:rPr>
                <w:rStyle w:val="Hyperlink"/>
                <w:noProof/>
              </w:rPr>
              <w:fldChar w:fldCharType="end"/>
            </w:r>
          </w:ins>
        </w:p>
        <w:p w14:paraId="3A6E27D6" w14:textId="1744D43A" w:rsidR="00054245" w:rsidRDefault="00054245">
          <w:pPr>
            <w:pStyle w:val="TOC2"/>
            <w:tabs>
              <w:tab w:val="right" w:leader="dot" w:pos="9350"/>
            </w:tabs>
            <w:rPr>
              <w:ins w:id="122" w:author="David Conklin" w:date="2020-12-07T16:21:00Z"/>
              <w:rFonts w:eastAsiaTheme="minorEastAsia"/>
              <w:noProof/>
            </w:rPr>
          </w:pPr>
          <w:ins w:id="12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Reservoir data sources</w:t>
            </w:r>
            <w:r>
              <w:rPr>
                <w:noProof/>
                <w:webHidden/>
              </w:rPr>
              <w:tab/>
            </w:r>
            <w:r>
              <w:rPr>
                <w:noProof/>
                <w:webHidden/>
              </w:rPr>
              <w:fldChar w:fldCharType="begin"/>
            </w:r>
            <w:r>
              <w:rPr>
                <w:noProof/>
                <w:webHidden/>
              </w:rPr>
              <w:instrText xml:space="preserve"> PAGEREF _Toc58250568 \h </w:instrText>
            </w:r>
            <w:r>
              <w:rPr>
                <w:noProof/>
                <w:webHidden/>
              </w:rPr>
            </w:r>
          </w:ins>
          <w:r>
            <w:rPr>
              <w:noProof/>
              <w:webHidden/>
            </w:rPr>
            <w:fldChar w:fldCharType="separate"/>
          </w:r>
          <w:ins w:id="124" w:author="David Conklin" w:date="2020-12-07T16:21:00Z">
            <w:r>
              <w:rPr>
                <w:noProof/>
                <w:webHidden/>
              </w:rPr>
              <w:t>26</w:t>
            </w:r>
            <w:r>
              <w:rPr>
                <w:noProof/>
                <w:webHidden/>
              </w:rPr>
              <w:fldChar w:fldCharType="end"/>
            </w:r>
            <w:r w:rsidRPr="009118A7">
              <w:rPr>
                <w:rStyle w:val="Hyperlink"/>
                <w:noProof/>
              </w:rPr>
              <w:fldChar w:fldCharType="end"/>
            </w:r>
          </w:ins>
        </w:p>
        <w:p w14:paraId="2EFB178F" w14:textId="2E510E30" w:rsidR="00054245" w:rsidRDefault="00054245">
          <w:pPr>
            <w:pStyle w:val="TOC1"/>
            <w:tabs>
              <w:tab w:val="right" w:leader="dot" w:pos="9350"/>
            </w:tabs>
            <w:rPr>
              <w:ins w:id="125" w:author="David Conklin" w:date="2020-12-07T16:21:00Z"/>
              <w:rFonts w:eastAsiaTheme="minorEastAsia"/>
              <w:noProof/>
            </w:rPr>
          </w:pPr>
          <w:ins w:id="12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"_Toc58250569"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_Toc58250569 \h </w:instrText>
            </w:r>
            <w:r>
              <w:rPr>
                <w:noProof/>
                <w:webHidden/>
              </w:rPr>
            </w:r>
          </w:ins>
          <w:r>
            <w:rPr>
              <w:noProof/>
              <w:webHidden/>
            </w:rPr>
            <w:fldChar w:fldCharType="separate"/>
          </w:r>
          <w:ins w:id="127" w:author="David Conklin" w:date="2020-12-07T16:21:00Z">
            <w:r>
              <w:rPr>
                <w:noProof/>
                <w:webHidden/>
              </w:rPr>
              <w:t>27</w:t>
            </w:r>
            <w:r>
              <w:rPr>
                <w:noProof/>
                <w:webHidden/>
              </w:rPr>
              <w:fldChar w:fldCharType="end"/>
            </w:r>
            <w:r w:rsidRPr="009118A7">
              <w:rPr>
                <w:rStyle w:val="Hyperlink"/>
                <w:noProof/>
              </w:rPr>
              <w:fldChar w:fldCharType="end"/>
            </w:r>
          </w:ins>
        </w:p>
        <w:p w14:paraId="71C3821E" w14:textId="3CF266A9" w:rsidR="00054245" w:rsidRDefault="00054245">
          <w:pPr>
            <w:pStyle w:val="TOC2"/>
            <w:tabs>
              <w:tab w:val="right" w:leader="dot" w:pos="9350"/>
            </w:tabs>
            <w:rPr>
              <w:ins w:id="128" w:author="David Conklin" w:date="2020-12-07T16:21:00Z"/>
              <w:rFonts w:eastAsiaTheme="minorEastAsia"/>
              <w:noProof/>
            </w:rPr>
          </w:pPr>
          <w:ins w:id="129"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Limitations of subbasin simulations</w:t>
            </w:r>
            <w:r>
              <w:rPr>
                <w:noProof/>
                <w:webHidden/>
              </w:rPr>
              <w:tab/>
            </w:r>
            <w:r>
              <w:rPr>
                <w:noProof/>
                <w:webHidden/>
              </w:rPr>
              <w:fldChar w:fldCharType="begin"/>
            </w:r>
            <w:r>
              <w:rPr>
                <w:noProof/>
                <w:webHidden/>
              </w:rPr>
              <w:instrText xml:space="preserve"> PAGEREF _Toc58250570 \h </w:instrText>
            </w:r>
            <w:r>
              <w:rPr>
                <w:noProof/>
                <w:webHidden/>
              </w:rPr>
            </w:r>
          </w:ins>
          <w:r>
            <w:rPr>
              <w:noProof/>
              <w:webHidden/>
            </w:rPr>
            <w:fldChar w:fldCharType="separate"/>
          </w:r>
          <w:ins w:id="130" w:author="David Conklin" w:date="2020-12-07T16:21:00Z">
            <w:r>
              <w:rPr>
                <w:noProof/>
                <w:webHidden/>
              </w:rPr>
              <w:t>28</w:t>
            </w:r>
            <w:r>
              <w:rPr>
                <w:noProof/>
                <w:webHidden/>
              </w:rPr>
              <w:fldChar w:fldCharType="end"/>
            </w:r>
            <w:r w:rsidRPr="009118A7">
              <w:rPr>
                <w:rStyle w:val="Hyperlink"/>
                <w:noProof/>
              </w:rPr>
              <w:fldChar w:fldCharType="end"/>
            </w:r>
          </w:ins>
        </w:p>
        <w:p w14:paraId="7463A970" w14:textId="62EEF190" w:rsidR="00054245" w:rsidRDefault="00054245">
          <w:pPr>
            <w:pStyle w:val="TOC1"/>
            <w:tabs>
              <w:tab w:val="right" w:leader="dot" w:pos="9350"/>
            </w:tabs>
            <w:rPr>
              <w:ins w:id="131" w:author="David Conklin" w:date="2020-12-07T16:21:00Z"/>
              <w:rFonts w:eastAsiaTheme="minorEastAsia"/>
              <w:noProof/>
            </w:rPr>
          </w:pPr>
          <w:ins w:id="13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North Santiam study area</w:t>
            </w:r>
            <w:r>
              <w:rPr>
                <w:noProof/>
                <w:webHidden/>
              </w:rPr>
              <w:tab/>
            </w:r>
            <w:r>
              <w:rPr>
                <w:noProof/>
                <w:webHidden/>
              </w:rPr>
              <w:fldChar w:fldCharType="begin"/>
            </w:r>
            <w:r>
              <w:rPr>
                <w:noProof/>
                <w:webHidden/>
              </w:rPr>
              <w:instrText xml:space="preserve"> PAGEREF _Toc58250571 \h </w:instrText>
            </w:r>
            <w:r>
              <w:rPr>
                <w:noProof/>
                <w:webHidden/>
              </w:rPr>
            </w:r>
          </w:ins>
          <w:r>
            <w:rPr>
              <w:noProof/>
              <w:webHidden/>
            </w:rPr>
            <w:fldChar w:fldCharType="separate"/>
          </w:r>
          <w:ins w:id="133" w:author="David Conklin" w:date="2020-12-07T16:21:00Z">
            <w:r>
              <w:rPr>
                <w:noProof/>
                <w:webHidden/>
              </w:rPr>
              <w:t>29</w:t>
            </w:r>
            <w:r>
              <w:rPr>
                <w:noProof/>
                <w:webHidden/>
              </w:rPr>
              <w:fldChar w:fldCharType="end"/>
            </w:r>
            <w:r w:rsidRPr="009118A7">
              <w:rPr>
                <w:rStyle w:val="Hyperlink"/>
                <w:noProof/>
              </w:rPr>
              <w:fldChar w:fldCharType="end"/>
            </w:r>
          </w:ins>
        </w:p>
        <w:p w14:paraId="2E68274C" w14:textId="18797C35" w:rsidR="00054245" w:rsidRDefault="00054245">
          <w:pPr>
            <w:pStyle w:val="TOC2"/>
            <w:tabs>
              <w:tab w:val="right" w:leader="dot" w:pos="9350"/>
            </w:tabs>
            <w:rPr>
              <w:ins w:id="134" w:author="David Conklin" w:date="2020-12-07T16:21:00Z"/>
              <w:rFonts w:eastAsiaTheme="minorEastAsia"/>
              <w:noProof/>
            </w:rPr>
          </w:pPr>
          <w:ins w:id="13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_Toc58250572 \h </w:instrText>
            </w:r>
            <w:r>
              <w:rPr>
                <w:noProof/>
                <w:webHidden/>
              </w:rPr>
            </w:r>
          </w:ins>
          <w:r>
            <w:rPr>
              <w:noProof/>
              <w:webHidden/>
            </w:rPr>
            <w:fldChar w:fldCharType="separate"/>
          </w:r>
          <w:ins w:id="136" w:author="David Conklin" w:date="2020-12-07T16:21:00Z">
            <w:r>
              <w:rPr>
                <w:noProof/>
                <w:webHidden/>
              </w:rPr>
              <w:t>29</w:t>
            </w:r>
            <w:r>
              <w:rPr>
                <w:noProof/>
                <w:webHidden/>
              </w:rPr>
              <w:fldChar w:fldCharType="end"/>
            </w:r>
            <w:r w:rsidRPr="009118A7">
              <w:rPr>
                <w:rStyle w:val="Hyperlink"/>
                <w:noProof/>
              </w:rPr>
              <w:fldChar w:fldCharType="end"/>
            </w:r>
          </w:ins>
        </w:p>
        <w:p w14:paraId="6CB860F4" w14:textId="009EC5AD" w:rsidR="00054245" w:rsidRDefault="00054245">
          <w:pPr>
            <w:pStyle w:val="TOC2"/>
            <w:tabs>
              <w:tab w:val="right" w:leader="dot" w:pos="9350"/>
            </w:tabs>
            <w:rPr>
              <w:ins w:id="137" w:author="David Conklin" w:date="2020-12-07T16:21:00Z"/>
              <w:rFonts w:eastAsiaTheme="minorEastAsia"/>
              <w:noProof/>
            </w:rPr>
          </w:pPr>
          <w:ins w:id="13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Municipal water rights</w:t>
            </w:r>
            <w:r>
              <w:rPr>
                <w:noProof/>
                <w:webHidden/>
              </w:rPr>
              <w:tab/>
            </w:r>
            <w:r>
              <w:rPr>
                <w:noProof/>
                <w:webHidden/>
              </w:rPr>
              <w:fldChar w:fldCharType="begin"/>
            </w:r>
            <w:r>
              <w:rPr>
                <w:noProof/>
                <w:webHidden/>
              </w:rPr>
              <w:instrText xml:space="preserve"> PAGEREF _Toc58250573 \h </w:instrText>
            </w:r>
            <w:r>
              <w:rPr>
                <w:noProof/>
                <w:webHidden/>
              </w:rPr>
            </w:r>
          </w:ins>
          <w:r>
            <w:rPr>
              <w:noProof/>
              <w:webHidden/>
            </w:rPr>
            <w:fldChar w:fldCharType="separate"/>
          </w:r>
          <w:ins w:id="139" w:author="David Conklin" w:date="2020-12-07T16:21:00Z">
            <w:r>
              <w:rPr>
                <w:noProof/>
                <w:webHidden/>
              </w:rPr>
              <w:t>30</w:t>
            </w:r>
            <w:r>
              <w:rPr>
                <w:noProof/>
                <w:webHidden/>
              </w:rPr>
              <w:fldChar w:fldCharType="end"/>
            </w:r>
            <w:r w:rsidRPr="009118A7">
              <w:rPr>
                <w:rStyle w:val="Hyperlink"/>
                <w:noProof/>
              </w:rPr>
              <w:fldChar w:fldCharType="end"/>
            </w:r>
          </w:ins>
        </w:p>
        <w:p w14:paraId="786C6261" w14:textId="1747E8FD" w:rsidR="00054245" w:rsidRDefault="00054245">
          <w:pPr>
            <w:pStyle w:val="TOC1"/>
            <w:tabs>
              <w:tab w:val="right" w:leader="dot" w:pos="9350"/>
            </w:tabs>
            <w:rPr>
              <w:ins w:id="140" w:author="David Conklin" w:date="2020-12-07T16:21:00Z"/>
              <w:rFonts w:eastAsiaTheme="minorEastAsia"/>
              <w:noProof/>
            </w:rPr>
          </w:pPr>
          <w:ins w:id="14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McKenzie Basin Wetlands Study</w:t>
            </w:r>
            <w:r>
              <w:rPr>
                <w:noProof/>
                <w:webHidden/>
              </w:rPr>
              <w:tab/>
            </w:r>
            <w:r>
              <w:rPr>
                <w:noProof/>
                <w:webHidden/>
              </w:rPr>
              <w:fldChar w:fldCharType="begin"/>
            </w:r>
            <w:r>
              <w:rPr>
                <w:noProof/>
                <w:webHidden/>
              </w:rPr>
              <w:instrText xml:space="preserve"> PAGEREF _Toc58250574 \h </w:instrText>
            </w:r>
            <w:r>
              <w:rPr>
                <w:noProof/>
                <w:webHidden/>
              </w:rPr>
            </w:r>
          </w:ins>
          <w:r>
            <w:rPr>
              <w:noProof/>
              <w:webHidden/>
            </w:rPr>
            <w:fldChar w:fldCharType="separate"/>
          </w:r>
          <w:ins w:id="142" w:author="David Conklin" w:date="2020-12-07T16:21:00Z">
            <w:r>
              <w:rPr>
                <w:noProof/>
                <w:webHidden/>
              </w:rPr>
              <w:t>31</w:t>
            </w:r>
            <w:r>
              <w:rPr>
                <w:noProof/>
                <w:webHidden/>
              </w:rPr>
              <w:fldChar w:fldCharType="end"/>
            </w:r>
            <w:r w:rsidRPr="009118A7">
              <w:rPr>
                <w:rStyle w:val="Hyperlink"/>
                <w:noProof/>
              </w:rPr>
              <w:fldChar w:fldCharType="end"/>
            </w:r>
          </w:ins>
        </w:p>
        <w:p w14:paraId="7107193F" w14:textId="0702823B" w:rsidR="00054245" w:rsidRDefault="00054245">
          <w:pPr>
            <w:pStyle w:val="TOC2"/>
            <w:tabs>
              <w:tab w:val="right" w:leader="dot" w:pos="9350"/>
            </w:tabs>
            <w:rPr>
              <w:ins w:id="143" w:author="David Conklin" w:date="2020-12-07T16:21:00Z"/>
              <w:rFonts w:eastAsiaTheme="minorEastAsia"/>
              <w:noProof/>
            </w:rPr>
          </w:pPr>
          <w:ins w:id="14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Project Overview</w:t>
            </w:r>
            <w:r>
              <w:rPr>
                <w:noProof/>
                <w:webHidden/>
              </w:rPr>
              <w:tab/>
            </w:r>
            <w:r>
              <w:rPr>
                <w:noProof/>
                <w:webHidden/>
              </w:rPr>
              <w:fldChar w:fldCharType="begin"/>
            </w:r>
            <w:r>
              <w:rPr>
                <w:noProof/>
                <w:webHidden/>
              </w:rPr>
              <w:instrText xml:space="preserve"> PAGEREF _Toc58250575 \h </w:instrText>
            </w:r>
            <w:r>
              <w:rPr>
                <w:noProof/>
                <w:webHidden/>
              </w:rPr>
            </w:r>
          </w:ins>
          <w:r>
            <w:rPr>
              <w:noProof/>
              <w:webHidden/>
            </w:rPr>
            <w:fldChar w:fldCharType="separate"/>
          </w:r>
          <w:ins w:id="145" w:author="David Conklin" w:date="2020-12-07T16:21:00Z">
            <w:r>
              <w:rPr>
                <w:noProof/>
                <w:webHidden/>
              </w:rPr>
              <w:t>31</w:t>
            </w:r>
            <w:r>
              <w:rPr>
                <w:noProof/>
                <w:webHidden/>
              </w:rPr>
              <w:fldChar w:fldCharType="end"/>
            </w:r>
            <w:r w:rsidRPr="009118A7">
              <w:rPr>
                <w:rStyle w:val="Hyperlink"/>
                <w:noProof/>
              </w:rPr>
              <w:fldChar w:fldCharType="end"/>
            </w:r>
          </w:ins>
        </w:p>
        <w:p w14:paraId="38608963" w14:textId="6E918F62" w:rsidR="00054245" w:rsidRDefault="00054245">
          <w:pPr>
            <w:pStyle w:val="TOC2"/>
            <w:tabs>
              <w:tab w:val="right" w:leader="dot" w:pos="9350"/>
            </w:tabs>
            <w:rPr>
              <w:ins w:id="146" w:author="David Conklin" w:date="2020-12-07T16:21:00Z"/>
              <w:rFonts w:eastAsiaTheme="minorEastAsia"/>
              <w:noProof/>
            </w:rPr>
          </w:pPr>
          <w:ins w:id="14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Model and Simulation Overview</w:t>
            </w:r>
            <w:r>
              <w:rPr>
                <w:noProof/>
                <w:webHidden/>
              </w:rPr>
              <w:tab/>
            </w:r>
            <w:r>
              <w:rPr>
                <w:noProof/>
                <w:webHidden/>
              </w:rPr>
              <w:fldChar w:fldCharType="begin"/>
            </w:r>
            <w:r>
              <w:rPr>
                <w:noProof/>
                <w:webHidden/>
              </w:rPr>
              <w:instrText xml:space="preserve"> PAGEREF _Toc58250576 \h </w:instrText>
            </w:r>
            <w:r>
              <w:rPr>
                <w:noProof/>
                <w:webHidden/>
              </w:rPr>
            </w:r>
          </w:ins>
          <w:r>
            <w:rPr>
              <w:noProof/>
              <w:webHidden/>
            </w:rPr>
            <w:fldChar w:fldCharType="separate"/>
          </w:r>
          <w:ins w:id="148" w:author="David Conklin" w:date="2020-12-07T16:21:00Z">
            <w:r>
              <w:rPr>
                <w:noProof/>
                <w:webHidden/>
              </w:rPr>
              <w:t>33</w:t>
            </w:r>
            <w:r>
              <w:rPr>
                <w:noProof/>
                <w:webHidden/>
              </w:rPr>
              <w:fldChar w:fldCharType="end"/>
            </w:r>
            <w:r w:rsidRPr="009118A7">
              <w:rPr>
                <w:rStyle w:val="Hyperlink"/>
                <w:noProof/>
              </w:rPr>
              <w:fldChar w:fldCharType="end"/>
            </w:r>
          </w:ins>
        </w:p>
        <w:p w14:paraId="6A836C69" w14:textId="5B4355E6" w:rsidR="00054245" w:rsidRDefault="00054245">
          <w:pPr>
            <w:pStyle w:val="TOC2"/>
            <w:tabs>
              <w:tab w:val="right" w:leader="dot" w:pos="9350"/>
            </w:tabs>
            <w:rPr>
              <w:ins w:id="149" w:author="David Conklin" w:date="2020-12-07T16:21:00Z"/>
              <w:rFonts w:eastAsiaTheme="minorEastAsia"/>
              <w:noProof/>
            </w:rPr>
          </w:pPr>
          <w:ins w:id="15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_Toc58250577 \h </w:instrText>
            </w:r>
            <w:r>
              <w:rPr>
                <w:noProof/>
                <w:webHidden/>
              </w:rPr>
            </w:r>
          </w:ins>
          <w:r>
            <w:rPr>
              <w:noProof/>
              <w:webHidden/>
            </w:rPr>
            <w:fldChar w:fldCharType="separate"/>
          </w:r>
          <w:ins w:id="151" w:author="David Conklin" w:date="2020-12-07T16:21:00Z">
            <w:r>
              <w:rPr>
                <w:noProof/>
                <w:webHidden/>
              </w:rPr>
              <w:t>34</w:t>
            </w:r>
            <w:r>
              <w:rPr>
                <w:noProof/>
                <w:webHidden/>
              </w:rPr>
              <w:fldChar w:fldCharType="end"/>
            </w:r>
            <w:r w:rsidRPr="009118A7">
              <w:rPr>
                <w:rStyle w:val="Hyperlink"/>
                <w:noProof/>
              </w:rPr>
              <w:fldChar w:fldCharType="end"/>
            </w:r>
          </w:ins>
        </w:p>
        <w:p w14:paraId="4EE2E2FE" w14:textId="55495078" w:rsidR="00054245" w:rsidRDefault="00054245">
          <w:pPr>
            <w:pStyle w:val="TOC2"/>
            <w:tabs>
              <w:tab w:val="right" w:leader="dot" w:pos="9350"/>
            </w:tabs>
            <w:rPr>
              <w:ins w:id="152" w:author="David Conklin" w:date="2020-12-07T16:21:00Z"/>
              <w:rFonts w:eastAsiaTheme="minorEastAsia"/>
              <w:noProof/>
            </w:rPr>
          </w:pPr>
          <w:ins w:id="15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Data changes for better representation of wetlands</w:t>
            </w:r>
            <w:r>
              <w:rPr>
                <w:noProof/>
                <w:webHidden/>
              </w:rPr>
              <w:tab/>
            </w:r>
            <w:r>
              <w:rPr>
                <w:noProof/>
                <w:webHidden/>
              </w:rPr>
              <w:fldChar w:fldCharType="begin"/>
            </w:r>
            <w:r>
              <w:rPr>
                <w:noProof/>
                <w:webHidden/>
              </w:rPr>
              <w:instrText xml:space="preserve"> PAGEREF _Toc58250578 \h </w:instrText>
            </w:r>
            <w:r>
              <w:rPr>
                <w:noProof/>
                <w:webHidden/>
              </w:rPr>
            </w:r>
          </w:ins>
          <w:r>
            <w:rPr>
              <w:noProof/>
              <w:webHidden/>
            </w:rPr>
            <w:fldChar w:fldCharType="separate"/>
          </w:r>
          <w:ins w:id="154" w:author="David Conklin" w:date="2020-12-07T16:21:00Z">
            <w:r>
              <w:rPr>
                <w:noProof/>
                <w:webHidden/>
              </w:rPr>
              <w:t>34</w:t>
            </w:r>
            <w:r>
              <w:rPr>
                <w:noProof/>
                <w:webHidden/>
              </w:rPr>
              <w:fldChar w:fldCharType="end"/>
            </w:r>
            <w:r w:rsidRPr="009118A7">
              <w:rPr>
                <w:rStyle w:val="Hyperlink"/>
                <w:noProof/>
              </w:rPr>
              <w:fldChar w:fldCharType="end"/>
            </w:r>
          </w:ins>
        </w:p>
        <w:p w14:paraId="712B04DC" w14:textId="4FBE0EEF" w:rsidR="00054245" w:rsidRDefault="00054245">
          <w:pPr>
            <w:pStyle w:val="TOC2"/>
            <w:tabs>
              <w:tab w:val="right" w:leader="dot" w:pos="9350"/>
            </w:tabs>
            <w:rPr>
              <w:ins w:id="155" w:author="David Conklin" w:date="2020-12-07T16:21:00Z"/>
              <w:rFonts w:eastAsiaTheme="minorEastAsia"/>
              <w:noProof/>
            </w:rPr>
          </w:pPr>
          <w:ins w:id="15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"_Toc58250579"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Projection, Calendar, and Units</w:t>
            </w:r>
            <w:r>
              <w:rPr>
                <w:noProof/>
                <w:webHidden/>
              </w:rPr>
              <w:tab/>
            </w:r>
            <w:r>
              <w:rPr>
                <w:noProof/>
                <w:webHidden/>
              </w:rPr>
              <w:fldChar w:fldCharType="begin"/>
            </w:r>
            <w:r>
              <w:rPr>
                <w:noProof/>
                <w:webHidden/>
              </w:rPr>
              <w:instrText xml:space="preserve"> PAGEREF _Toc58250579 \h </w:instrText>
            </w:r>
            <w:r>
              <w:rPr>
                <w:noProof/>
                <w:webHidden/>
              </w:rPr>
            </w:r>
          </w:ins>
          <w:r>
            <w:rPr>
              <w:noProof/>
              <w:webHidden/>
            </w:rPr>
            <w:fldChar w:fldCharType="separate"/>
          </w:r>
          <w:ins w:id="157" w:author="David Conklin" w:date="2020-12-07T16:21:00Z">
            <w:r>
              <w:rPr>
                <w:noProof/>
                <w:webHidden/>
              </w:rPr>
              <w:t>35</w:t>
            </w:r>
            <w:r>
              <w:rPr>
                <w:noProof/>
                <w:webHidden/>
              </w:rPr>
              <w:fldChar w:fldCharType="end"/>
            </w:r>
            <w:r w:rsidRPr="009118A7">
              <w:rPr>
                <w:rStyle w:val="Hyperlink"/>
                <w:noProof/>
              </w:rPr>
              <w:fldChar w:fldCharType="end"/>
            </w:r>
          </w:ins>
        </w:p>
        <w:p w14:paraId="1A665CEB" w14:textId="708374A6" w:rsidR="00054245" w:rsidRDefault="00054245">
          <w:pPr>
            <w:pStyle w:val="TOC2"/>
            <w:tabs>
              <w:tab w:val="right" w:leader="dot" w:pos="9350"/>
            </w:tabs>
            <w:rPr>
              <w:ins w:id="158" w:author="David Conklin" w:date="2020-12-07T16:21:00Z"/>
              <w:rFonts w:eastAsiaTheme="minorEastAsia"/>
              <w:noProof/>
            </w:rPr>
          </w:pPr>
          <w:ins w:id="159"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Simulation of changes in wetlands over time</w:t>
            </w:r>
            <w:r>
              <w:rPr>
                <w:noProof/>
                <w:webHidden/>
              </w:rPr>
              <w:tab/>
            </w:r>
            <w:r>
              <w:rPr>
                <w:noProof/>
                <w:webHidden/>
              </w:rPr>
              <w:fldChar w:fldCharType="begin"/>
            </w:r>
            <w:r>
              <w:rPr>
                <w:noProof/>
                <w:webHidden/>
              </w:rPr>
              <w:instrText xml:space="preserve"> PAGEREF _Toc58250580 \h </w:instrText>
            </w:r>
            <w:r>
              <w:rPr>
                <w:noProof/>
                <w:webHidden/>
              </w:rPr>
            </w:r>
          </w:ins>
          <w:r>
            <w:rPr>
              <w:noProof/>
              <w:webHidden/>
            </w:rPr>
            <w:fldChar w:fldCharType="separate"/>
          </w:r>
          <w:ins w:id="160" w:author="David Conklin" w:date="2020-12-07T16:21:00Z">
            <w:r>
              <w:rPr>
                <w:noProof/>
                <w:webHidden/>
              </w:rPr>
              <w:t>35</w:t>
            </w:r>
            <w:r>
              <w:rPr>
                <w:noProof/>
                <w:webHidden/>
              </w:rPr>
              <w:fldChar w:fldCharType="end"/>
            </w:r>
            <w:r w:rsidRPr="009118A7">
              <w:rPr>
                <w:rStyle w:val="Hyperlink"/>
                <w:noProof/>
              </w:rPr>
              <w:fldChar w:fldCharType="end"/>
            </w:r>
          </w:ins>
        </w:p>
        <w:p w14:paraId="6407538C" w14:textId="2B4BE388" w:rsidR="00054245" w:rsidRDefault="00054245">
          <w:pPr>
            <w:pStyle w:val="TOC2"/>
            <w:tabs>
              <w:tab w:val="right" w:leader="dot" w:pos="9350"/>
            </w:tabs>
            <w:rPr>
              <w:ins w:id="161" w:author="David Conklin" w:date="2020-12-07T16:21:00Z"/>
              <w:rFonts w:eastAsiaTheme="minorEastAsia"/>
              <w:noProof/>
            </w:rPr>
          </w:pPr>
          <w:ins w:id="16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How wetlands are represented in the model</w:t>
            </w:r>
            <w:r>
              <w:rPr>
                <w:noProof/>
                <w:webHidden/>
              </w:rPr>
              <w:tab/>
            </w:r>
            <w:r>
              <w:rPr>
                <w:noProof/>
                <w:webHidden/>
              </w:rPr>
              <w:fldChar w:fldCharType="begin"/>
            </w:r>
            <w:r>
              <w:rPr>
                <w:noProof/>
                <w:webHidden/>
              </w:rPr>
              <w:instrText xml:space="preserve"> PAGEREF _Toc58250581 \h </w:instrText>
            </w:r>
            <w:r>
              <w:rPr>
                <w:noProof/>
                <w:webHidden/>
              </w:rPr>
            </w:r>
          </w:ins>
          <w:r>
            <w:rPr>
              <w:noProof/>
              <w:webHidden/>
            </w:rPr>
            <w:fldChar w:fldCharType="separate"/>
          </w:r>
          <w:ins w:id="163" w:author="David Conklin" w:date="2020-12-07T16:21:00Z">
            <w:r>
              <w:rPr>
                <w:noProof/>
                <w:webHidden/>
              </w:rPr>
              <w:t>35</w:t>
            </w:r>
            <w:r>
              <w:rPr>
                <w:noProof/>
                <w:webHidden/>
              </w:rPr>
              <w:fldChar w:fldCharType="end"/>
            </w:r>
            <w:r w:rsidRPr="009118A7">
              <w:rPr>
                <w:rStyle w:val="Hyperlink"/>
                <w:noProof/>
              </w:rPr>
              <w:fldChar w:fldCharType="end"/>
            </w:r>
          </w:ins>
        </w:p>
        <w:p w14:paraId="081D1A33" w14:textId="6E68C76E" w:rsidR="00054245" w:rsidRDefault="00054245">
          <w:pPr>
            <w:pStyle w:val="TOC2"/>
            <w:tabs>
              <w:tab w:val="right" w:leader="dot" w:pos="9350"/>
            </w:tabs>
            <w:rPr>
              <w:ins w:id="164" w:author="David Conklin" w:date="2020-12-07T16:21:00Z"/>
              <w:rFonts w:eastAsiaTheme="minorEastAsia"/>
              <w:noProof/>
            </w:rPr>
          </w:pPr>
          <w:ins w:id="16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Attributes of interest in the wetlands study</w:t>
            </w:r>
            <w:r>
              <w:rPr>
                <w:noProof/>
                <w:webHidden/>
              </w:rPr>
              <w:tab/>
            </w:r>
            <w:r>
              <w:rPr>
                <w:noProof/>
                <w:webHidden/>
              </w:rPr>
              <w:fldChar w:fldCharType="begin"/>
            </w:r>
            <w:r>
              <w:rPr>
                <w:noProof/>
                <w:webHidden/>
              </w:rPr>
              <w:instrText xml:space="preserve"> PAGEREF _Toc58250582 \h </w:instrText>
            </w:r>
            <w:r>
              <w:rPr>
                <w:noProof/>
                <w:webHidden/>
              </w:rPr>
            </w:r>
          </w:ins>
          <w:r>
            <w:rPr>
              <w:noProof/>
              <w:webHidden/>
            </w:rPr>
            <w:fldChar w:fldCharType="separate"/>
          </w:r>
          <w:ins w:id="166" w:author="David Conklin" w:date="2020-12-07T16:21:00Z">
            <w:r>
              <w:rPr>
                <w:noProof/>
                <w:webHidden/>
              </w:rPr>
              <w:t>37</w:t>
            </w:r>
            <w:r>
              <w:rPr>
                <w:noProof/>
                <w:webHidden/>
              </w:rPr>
              <w:fldChar w:fldCharType="end"/>
            </w:r>
            <w:r w:rsidRPr="009118A7">
              <w:rPr>
                <w:rStyle w:val="Hyperlink"/>
                <w:noProof/>
              </w:rPr>
              <w:fldChar w:fldCharType="end"/>
            </w:r>
          </w:ins>
        </w:p>
        <w:p w14:paraId="5F82BF10" w14:textId="3DBB9A98" w:rsidR="00054245" w:rsidRDefault="00054245">
          <w:pPr>
            <w:pStyle w:val="TOC2"/>
            <w:tabs>
              <w:tab w:val="right" w:leader="dot" w:pos="9350"/>
            </w:tabs>
            <w:rPr>
              <w:ins w:id="167" w:author="David Conklin" w:date="2020-12-07T16:21:00Z"/>
              <w:rFonts w:eastAsiaTheme="minorEastAsia"/>
              <w:noProof/>
            </w:rPr>
          </w:pPr>
          <w:ins w:id="16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 WETNESS attribute</w:t>
            </w:r>
            <w:r>
              <w:rPr>
                <w:noProof/>
                <w:webHidden/>
              </w:rPr>
              <w:tab/>
            </w:r>
            <w:r>
              <w:rPr>
                <w:noProof/>
                <w:webHidden/>
              </w:rPr>
              <w:fldChar w:fldCharType="begin"/>
            </w:r>
            <w:r>
              <w:rPr>
                <w:noProof/>
                <w:webHidden/>
              </w:rPr>
              <w:instrText xml:space="preserve"> PAGEREF _Toc58250583 \h </w:instrText>
            </w:r>
            <w:r>
              <w:rPr>
                <w:noProof/>
                <w:webHidden/>
              </w:rPr>
            </w:r>
          </w:ins>
          <w:r>
            <w:rPr>
              <w:noProof/>
              <w:webHidden/>
            </w:rPr>
            <w:fldChar w:fldCharType="separate"/>
          </w:r>
          <w:ins w:id="169" w:author="David Conklin" w:date="2020-12-07T16:21:00Z">
            <w:r>
              <w:rPr>
                <w:noProof/>
                <w:webHidden/>
              </w:rPr>
              <w:t>37</w:t>
            </w:r>
            <w:r>
              <w:rPr>
                <w:noProof/>
                <w:webHidden/>
              </w:rPr>
              <w:fldChar w:fldCharType="end"/>
            </w:r>
            <w:r w:rsidRPr="009118A7">
              <w:rPr>
                <w:rStyle w:val="Hyperlink"/>
                <w:noProof/>
              </w:rPr>
              <w:fldChar w:fldCharType="end"/>
            </w:r>
          </w:ins>
        </w:p>
        <w:p w14:paraId="35E8ACEB" w14:textId="3356EBD2" w:rsidR="00054245" w:rsidRDefault="00054245">
          <w:pPr>
            <w:pStyle w:val="TOC2"/>
            <w:tabs>
              <w:tab w:val="right" w:leader="dot" w:pos="9350"/>
            </w:tabs>
            <w:rPr>
              <w:ins w:id="170" w:author="David Conklin" w:date="2020-12-07T16:21:00Z"/>
              <w:rFonts w:eastAsiaTheme="minorEastAsia"/>
              <w:noProof/>
            </w:rPr>
          </w:pPr>
          <w:ins w:id="17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_Toc58250584 \h </w:instrText>
            </w:r>
            <w:r>
              <w:rPr>
                <w:noProof/>
                <w:webHidden/>
              </w:rPr>
            </w:r>
          </w:ins>
          <w:r>
            <w:rPr>
              <w:noProof/>
              <w:webHidden/>
            </w:rPr>
            <w:fldChar w:fldCharType="separate"/>
          </w:r>
          <w:ins w:id="172" w:author="David Conklin" w:date="2020-12-07T16:21:00Z">
            <w:r>
              <w:rPr>
                <w:noProof/>
                <w:webHidden/>
              </w:rPr>
              <w:t>38</w:t>
            </w:r>
            <w:r>
              <w:rPr>
                <w:noProof/>
                <w:webHidden/>
              </w:rPr>
              <w:fldChar w:fldCharType="end"/>
            </w:r>
            <w:r w:rsidRPr="009118A7">
              <w:rPr>
                <w:rStyle w:val="Hyperlink"/>
                <w:noProof/>
              </w:rPr>
              <w:fldChar w:fldCharType="end"/>
            </w:r>
          </w:ins>
        </w:p>
        <w:p w14:paraId="3A3E809F" w14:textId="4548D6AC" w:rsidR="00054245" w:rsidRDefault="00054245">
          <w:pPr>
            <w:pStyle w:val="TOC3"/>
            <w:tabs>
              <w:tab w:val="right" w:leader="dot" w:pos="9350"/>
            </w:tabs>
            <w:rPr>
              <w:ins w:id="173" w:author="David Conklin" w:date="2020-12-07T16:21:00Z"/>
              <w:rFonts w:eastAsiaTheme="minorEastAsia"/>
              <w:noProof/>
            </w:rPr>
          </w:pPr>
          <w:ins w:id="17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Wetland IDU parameters</w:t>
            </w:r>
            <w:r>
              <w:rPr>
                <w:noProof/>
                <w:webHidden/>
              </w:rPr>
              <w:tab/>
            </w:r>
            <w:r>
              <w:rPr>
                <w:noProof/>
                <w:webHidden/>
              </w:rPr>
              <w:fldChar w:fldCharType="begin"/>
            </w:r>
            <w:r>
              <w:rPr>
                <w:noProof/>
                <w:webHidden/>
              </w:rPr>
              <w:instrText xml:space="preserve"> PAGEREF _Toc58250585 \h </w:instrText>
            </w:r>
            <w:r>
              <w:rPr>
                <w:noProof/>
                <w:webHidden/>
              </w:rPr>
            </w:r>
          </w:ins>
          <w:r>
            <w:rPr>
              <w:noProof/>
              <w:webHidden/>
            </w:rPr>
            <w:fldChar w:fldCharType="separate"/>
          </w:r>
          <w:ins w:id="175" w:author="David Conklin" w:date="2020-12-07T16:21:00Z">
            <w:r>
              <w:rPr>
                <w:noProof/>
                <w:webHidden/>
              </w:rPr>
              <w:t>38</w:t>
            </w:r>
            <w:r>
              <w:rPr>
                <w:noProof/>
                <w:webHidden/>
              </w:rPr>
              <w:fldChar w:fldCharType="end"/>
            </w:r>
            <w:r w:rsidRPr="009118A7">
              <w:rPr>
                <w:rStyle w:val="Hyperlink"/>
                <w:noProof/>
              </w:rPr>
              <w:fldChar w:fldCharType="end"/>
            </w:r>
          </w:ins>
        </w:p>
        <w:p w14:paraId="0AD93805" w14:textId="291D1F27" w:rsidR="00054245" w:rsidRDefault="00054245">
          <w:pPr>
            <w:pStyle w:val="TOC3"/>
            <w:tabs>
              <w:tab w:val="right" w:leader="dot" w:pos="9350"/>
            </w:tabs>
            <w:rPr>
              <w:ins w:id="176" w:author="David Conklin" w:date="2020-12-07T16:21:00Z"/>
              <w:rFonts w:eastAsiaTheme="minorEastAsia"/>
              <w:noProof/>
            </w:rPr>
          </w:pPr>
          <w:ins w:id="17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Reach parameters</w:t>
            </w:r>
            <w:r>
              <w:rPr>
                <w:noProof/>
                <w:webHidden/>
              </w:rPr>
              <w:tab/>
            </w:r>
            <w:r>
              <w:rPr>
                <w:noProof/>
                <w:webHidden/>
              </w:rPr>
              <w:fldChar w:fldCharType="begin"/>
            </w:r>
            <w:r>
              <w:rPr>
                <w:noProof/>
                <w:webHidden/>
              </w:rPr>
              <w:instrText xml:space="preserve"> PAGEREF _Toc58250586 \h </w:instrText>
            </w:r>
            <w:r>
              <w:rPr>
                <w:noProof/>
                <w:webHidden/>
              </w:rPr>
            </w:r>
          </w:ins>
          <w:r>
            <w:rPr>
              <w:noProof/>
              <w:webHidden/>
            </w:rPr>
            <w:fldChar w:fldCharType="separate"/>
          </w:r>
          <w:ins w:id="178" w:author="David Conklin" w:date="2020-12-07T16:21:00Z">
            <w:r>
              <w:rPr>
                <w:noProof/>
                <w:webHidden/>
              </w:rPr>
              <w:t>38</w:t>
            </w:r>
            <w:r>
              <w:rPr>
                <w:noProof/>
                <w:webHidden/>
              </w:rPr>
              <w:fldChar w:fldCharType="end"/>
            </w:r>
            <w:r w:rsidRPr="009118A7">
              <w:rPr>
                <w:rStyle w:val="Hyperlink"/>
                <w:noProof/>
              </w:rPr>
              <w:fldChar w:fldCharType="end"/>
            </w:r>
          </w:ins>
        </w:p>
        <w:p w14:paraId="4A46CCA4" w14:textId="0094A7F6" w:rsidR="00054245" w:rsidRDefault="00054245">
          <w:pPr>
            <w:pStyle w:val="TOC2"/>
            <w:tabs>
              <w:tab w:val="right" w:leader="dot" w:pos="9350"/>
            </w:tabs>
            <w:rPr>
              <w:ins w:id="179" w:author="David Conklin" w:date="2020-12-07T16:21:00Z"/>
              <w:rFonts w:eastAsiaTheme="minorEastAsia"/>
              <w:noProof/>
            </w:rPr>
          </w:pPr>
          <w:ins w:id="18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Loss (or gain) of wetlands</w:t>
            </w:r>
            <w:r>
              <w:rPr>
                <w:noProof/>
                <w:webHidden/>
              </w:rPr>
              <w:tab/>
            </w:r>
            <w:r>
              <w:rPr>
                <w:noProof/>
                <w:webHidden/>
              </w:rPr>
              <w:fldChar w:fldCharType="begin"/>
            </w:r>
            <w:r>
              <w:rPr>
                <w:noProof/>
                <w:webHidden/>
              </w:rPr>
              <w:instrText xml:space="preserve"> PAGEREF _Toc58250587 \h </w:instrText>
            </w:r>
            <w:r>
              <w:rPr>
                <w:noProof/>
                <w:webHidden/>
              </w:rPr>
            </w:r>
          </w:ins>
          <w:r>
            <w:rPr>
              <w:noProof/>
              <w:webHidden/>
            </w:rPr>
            <w:fldChar w:fldCharType="separate"/>
          </w:r>
          <w:ins w:id="181" w:author="David Conklin" w:date="2020-12-07T16:21:00Z">
            <w:r>
              <w:rPr>
                <w:noProof/>
                <w:webHidden/>
              </w:rPr>
              <w:t>39</w:t>
            </w:r>
            <w:r>
              <w:rPr>
                <w:noProof/>
                <w:webHidden/>
              </w:rPr>
              <w:fldChar w:fldCharType="end"/>
            </w:r>
            <w:r w:rsidRPr="009118A7">
              <w:rPr>
                <w:rStyle w:val="Hyperlink"/>
                <w:noProof/>
              </w:rPr>
              <w:fldChar w:fldCharType="end"/>
            </w:r>
          </w:ins>
        </w:p>
        <w:p w14:paraId="19258B98" w14:textId="6401E9B8" w:rsidR="00054245" w:rsidRDefault="00054245">
          <w:pPr>
            <w:pStyle w:val="TOC2"/>
            <w:tabs>
              <w:tab w:val="right" w:leader="dot" w:pos="9350"/>
            </w:tabs>
            <w:rPr>
              <w:ins w:id="182" w:author="David Conklin" w:date="2020-12-07T16:21:00Z"/>
              <w:rFonts w:eastAsiaTheme="minorEastAsia"/>
              <w:noProof/>
            </w:rPr>
          </w:pPr>
          <w:ins w:id="18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Reality check</w:t>
            </w:r>
            <w:r>
              <w:rPr>
                <w:noProof/>
                <w:webHidden/>
              </w:rPr>
              <w:tab/>
            </w:r>
            <w:r>
              <w:rPr>
                <w:noProof/>
                <w:webHidden/>
              </w:rPr>
              <w:fldChar w:fldCharType="begin"/>
            </w:r>
            <w:r>
              <w:rPr>
                <w:noProof/>
                <w:webHidden/>
              </w:rPr>
              <w:instrText xml:space="preserve"> PAGEREF _Toc58250588 \h </w:instrText>
            </w:r>
            <w:r>
              <w:rPr>
                <w:noProof/>
                <w:webHidden/>
              </w:rPr>
            </w:r>
          </w:ins>
          <w:r>
            <w:rPr>
              <w:noProof/>
              <w:webHidden/>
            </w:rPr>
            <w:fldChar w:fldCharType="separate"/>
          </w:r>
          <w:ins w:id="184" w:author="David Conklin" w:date="2020-12-07T16:21:00Z">
            <w:r>
              <w:rPr>
                <w:noProof/>
                <w:webHidden/>
              </w:rPr>
              <w:t>39</w:t>
            </w:r>
            <w:r>
              <w:rPr>
                <w:noProof/>
                <w:webHidden/>
              </w:rPr>
              <w:fldChar w:fldCharType="end"/>
            </w:r>
            <w:r w:rsidRPr="009118A7">
              <w:rPr>
                <w:rStyle w:val="Hyperlink"/>
                <w:noProof/>
              </w:rPr>
              <w:fldChar w:fldCharType="end"/>
            </w:r>
          </w:ins>
        </w:p>
        <w:p w14:paraId="5068FBCB" w14:textId="66E6C698" w:rsidR="00054245" w:rsidRDefault="00054245">
          <w:pPr>
            <w:pStyle w:val="TOC2"/>
            <w:tabs>
              <w:tab w:val="right" w:leader="dot" w:pos="9350"/>
            </w:tabs>
            <w:rPr>
              <w:ins w:id="185" w:author="David Conklin" w:date="2020-12-07T16:21:00Z"/>
              <w:rFonts w:eastAsiaTheme="minorEastAsia"/>
              <w:noProof/>
            </w:rPr>
          </w:pPr>
          <w:ins w:id="186"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"_Toc58250589"</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High Cascades Springs</w:t>
            </w:r>
            <w:r>
              <w:rPr>
                <w:noProof/>
                <w:webHidden/>
              </w:rPr>
              <w:tab/>
            </w:r>
            <w:r>
              <w:rPr>
                <w:noProof/>
                <w:webHidden/>
              </w:rPr>
              <w:fldChar w:fldCharType="begin"/>
            </w:r>
            <w:r>
              <w:rPr>
                <w:noProof/>
                <w:webHidden/>
              </w:rPr>
              <w:instrText xml:space="preserve"> PAGEREF _Toc58250589 \h </w:instrText>
            </w:r>
            <w:r>
              <w:rPr>
                <w:noProof/>
                <w:webHidden/>
              </w:rPr>
            </w:r>
          </w:ins>
          <w:r>
            <w:rPr>
              <w:noProof/>
              <w:webHidden/>
            </w:rPr>
            <w:fldChar w:fldCharType="separate"/>
          </w:r>
          <w:ins w:id="187" w:author="David Conklin" w:date="2020-12-07T16:21:00Z">
            <w:r>
              <w:rPr>
                <w:noProof/>
                <w:webHidden/>
              </w:rPr>
              <w:t>41</w:t>
            </w:r>
            <w:r>
              <w:rPr>
                <w:noProof/>
                <w:webHidden/>
              </w:rPr>
              <w:fldChar w:fldCharType="end"/>
            </w:r>
            <w:r w:rsidRPr="009118A7">
              <w:rPr>
                <w:rStyle w:val="Hyperlink"/>
                <w:noProof/>
              </w:rPr>
              <w:fldChar w:fldCharType="end"/>
            </w:r>
          </w:ins>
        </w:p>
        <w:p w14:paraId="66906FB6" w14:textId="042B7E29" w:rsidR="00054245" w:rsidRDefault="00054245">
          <w:pPr>
            <w:pStyle w:val="TOC2"/>
            <w:tabs>
              <w:tab w:val="right" w:leader="dot" w:pos="9350"/>
            </w:tabs>
            <w:rPr>
              <w:ins w:id="188" w:author="David Conklin" w:date="2020-12-07T16:21:00Z"/>
              <w:rFonts w:eastAsiaTheme="minorEastAsia"/>
              <w:noProof/>
            </w:rPr>
          </w:pPr>
          <w:ins w:id="189" w:author="David Conklin" w:date="2020-12-07T16:21:00Z">
            <w:r w:rsidRPr="009118A7">
              <w:rPr>
                <w:rStyle w:val="Hyperlink"/>
                <w:noProof/>
              </w:rPr>
              <w:lastRenderedPageBreak/>
              <w:fldChar w:fldCharType="begin"/>
            </w:r>
            <w:r w:rsidRPr="009118A7">
              <w:rPr>
                <w:rStyle w:val="Hyperlink"/>
                <w:noProof/>
              </w:rPr>
              <w:instrText xml:space="preserve"> </w:instrText>
            </w:r>
            <w:r>
              <w:rPr>
                <w:noProof/>
              </w:rPr>
              <w:instrText>HYPERLINK \l "_Toc58250590"</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Calibration and simulation skill</w:t>
            </w:r>
            <w:r>
              <w:rPr>
                <w:noProof/>
                <w:webHidden/>
              </w:rPr>
              <w:tab/>
            </w:r>
            <w:r>
              <w:rPr>
                <w:noProof/>
                <w:webHidden/>
              </w:rPr>
              <w:fldChar w:fldCharType="begin"/>
            </w:r>
            <w:r>
              <w:rPr>
                <w:noProof/>
                <w:webHidden/>
              </w:rPr>
              <w:instrText xml:space="preserve"> PAGEREF _Toc58250590 \h </w:instrText>
            </w:r>
            <w:r>
              <w:rPr>
                <w:noProof/>
                <w:webHidden/>
              </w:rPr>
            </w:r>
          </w:ins>
          <w:r>
            <w:rPr>
              <w:noProof/>
              <w:webHidden/>
            </w:rPr>
            <w:fldChar w:fldCharType="separate"/>
          </w:r>
          <w:ins w:id="190" w:author="David Conklin" w:date="2020-12-07T16:21:00Z">
            <w:r>
              <w:rPr>
                <w:noProof/>
                <w:webHidden/>
              </w:rPr>
              <w:t>42</w:t>
            </w:r>
            <w:r>
              <w:rPr>
                <w:noProof/>
                <w:webHidden/>
              </w:rPr>
              <w:fldChar w:fldCharType="end"/>
            </w:r>
            <w:r w:rsidRPr="009118A7">
              <w:rPr>
                <w:rStyle w:val="Hyperlink"/>
                <w:noProof/>
              </w:rPr>
              <w:fldChar w:fldCharType="end"/>
            </w:r>
          </w:ins>
        </w:p>
        <w:p w14:paraId="4E1A9892" w14:textId="7505B396" w:rsidR="00054245" w:rsidRDefault="00054245">
          <w:pPr>
            <w:pStyle w:val="TOC2"/>
            <w:tabs>
              <w:tab w:val="right" w:leader="dot" w:pos="9350"/>
            </w:tabs>
            <w:rPr>
              <w:ins w:id="191" w:author="David Conklin" w:date="2020-12-07T16:21:00Z"/>
              <w:rFonts w:eastAsiaTheme="minorEastAsia"/>
              <w:noProof/>
            </w:rPr>
          </w:pPr>
          <w:ins w:id="192"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"_Toc58250591"</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_Toc58250591 \h </w:instrText>
            </w:r>
            <w:r>
              <w:rPr>
                <w:noProof/>
                <w:webHidden/>
              </w:rPr>
            </w:r>
          </w:ins>
          <w:r>
            <w:rPr>
              <w:noProof/>
              <w:webHidden/>
            </w:rPr>
            <w:fldChar w:fldCharType="separate"/>
          </w:r>
          <w:ins w:id="193" w:author="David Conklin" w:date="2020-12-07T16:21:00Z">
            <w:r>
              <w:rPr>
                <w:noProof/>
                <w:webHidden/>
              </w:rPr>
              <w:t>45</w:t>
            </w:r>
            <w:r>
              <w:rPr>
                <w:noProof/>
                <w:webHidden/>
              </w:rPr>
              <w:fldChar w:fldCharType="end"/>
            </w:r>
            <w:r w:rsidRPr="009118A7">
              <w:rPr>
                <w:rStyle w:val="Hyperlink"/>
                <w:noProof/>
              </w:rPr>
              <w:fldChar w:fldCharType="end"/>
            </w:r>
          </w:ins>
        </w:p>
        <w:p w14:paraId="6D5BF1C0" w14:textId="2EBB855F" w:rsidR="00054245" w:rsidRDefault="00054245">
          <w:pPr>
            <w:pStyle w:val="TOC2"/>
            <w:tabs>
              <w:tab w:val="right" w:leader="dot" w:pos="9350"/>
            </w:tabs>
            <w:rPr>
              <w:ins w:id="194" w:author="David Conklin" w:date="2020-12-07T16:21:00Z"/>
              <w:rFonts w:eastAsiaTheme="minorEastAsia"/>
              <w:noProof/>
            </w:rPr>
          </w:pPr>
          <w:ins w:id="195"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"_Toc58250592"</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Simulated McKenzie basin water budget</w:t>
            </w:r>
            <w:r>
              <w:rPr>
                <w:noProof/>
                <w:webHidden/>
              </w:rPr>
              <w:tab/>
            </w:r>
            <w:r>
              <w:rPr>
                <w:noProof/>
                <w:webHidden/>
              </w:rPr>
              <w:fldChar w:fldCharType="begin"/>
            </w:r>
            <w:r>
              <w:rPr>
                <w:noProof/>
                <w:webHidden/>
              </w:rPr>
              <w:instrText xml:space="preserve"> PAGEREF _Toc58250592 \h </w:instrText>
            </w:r>
            <w:r>
              <w:rPr>
                <w:noProof/>
                <w:webHidden/>
              </w:rPr>
            </w:r>
          </w:ins>
          <w:r>
            <w:rPr>
              <w:noProof/>
              <w:webHidden/>
            </w:rPr>
            <w:fldChar w:fldCharType="separate"/>
          </w:r>
          <w:ins w:id="196" w:author="David Conklin" w:date="2020-12-07T16:21:00Z">
            <w:r>
              <w:rPr>
                <w:noProof/>
                <w:webHidden/>
              </w:rPr>
              <w:t>46</w:t>
            </w:r>
            <w:r>
              <w:rPr>
                <w:noProof/>
                <w:webHidden/>
              </w:rPr>
              <w:fldChar w:fldCharType="end"/>
            </w:r>
            <w:r w:rsidRPr="009118A7">
              <w:rPr>
                <w:rStyle w:val="Hyperlink"/>
                <w:noProof/>
              </w:rPr>
              <w:fldChar w:fldCharType="end"/>
            </w:r>
          </w:ins>
        </w:p>
        <w:p w14:paraId="7B565559" w14:textId="6ACAD42F" w:rsidR="00054245" w:rsidRDefault="00054245">
          <w:pPr>
            <w:pStyle w:val="TOC2"/>
            <w:tabs>
              <w:tab w:val="right" w:leader="dot" w:pos="9350"/>
            </w:tabs>
            <w:rPr>
              <w:ins w:id="197" w:author="David Conklin" w:date="2020-12-07T16:21:00Z"/>
              <w:rFonts w:eastAsiaTheme="minorEastAsia"/>
              <w:noProof/>
            </w:rPr>
          </w:pPr>
          <w:ins w:id="198"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"_Toc58250593"</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Clackamas wetlands v. McKenzie wetlands</w:t>
            </w:r>
            <w:r>
              <w:rPr>
                <w:noProof/>
                <w:webHidden/>
              </w:rPr>
              <w:tab/>
            </w:r>
            <w:r>
              <w:rPr>
                <w:noProof/>
                <w:webHidden/>
              </w:rPr>
              <w:fldChar w:fldCharType="begin"/>
            </w:r>
            <w:r>
              <w:rPr>
                <w:noProof/>
                <w:webHidden/>
              </w:rPr>
              <w:instrText xml:space="preserve"> PAGEREF _Toc58250593 \h </w:instrText>
            </w:r>
            <w:r>
              <w:rPr>
                <w:noProof/>
                <w:webHidden/>
              </w:rPr>
            </w:r>
          </w:ins>
          <w:r>
            <w:rPr>
              <w:noProof/>
              <w:webHidden/>
            </w:rPr>
            <w:fldChar w:fldCharType="separate"/>
          </w:r>
          <w:ins w:id="199" w:author="David Conklin" w:date="2020-12-07T16:21:00Z">
            <w:r>
              <w:rPr>
                <w:noProof/>
                <w:webHidden/>
              </w:rPr>
              <w:t>48</w:t>
            </w:r>
            <w:r>
              <w:rPr>
                <w:noProof/>
                <w:webHidden/>
              </w:rPr>
              <w:fldChar w:fldCharType="end"/>
            </w:r>
            <w:r w:rsidRPr="009118A7">
              <w:rPr>
                <w:rStyle w:val="Hyperlink"/>
                <w:noProof/>
              </w:rPr>
              <w:fldChar w:fldCharType="end"/>
            </w:r>
          </w:ins>
        </w:p>
        <w:p w14:paraId="3A152840" w14:textId="59751EDE" w:rsidR="00054245" w:rsidRDefault="00054245">
          <w:pPr>
            <w:pStyle w:val="TOC1"/>
            <w:tabs>
              <w:tab w:val="right" w:leader="dot" w:pos="9350"/>
            </w:tabs>
            <w:rPr>
              <w:ins w:id="200" w:author="David Conklin" w:date="2020-12-07T16:21:00Z"/>
              <w:rFonts w:eastAsiaTheme="minorEastAsia"/>
              <w:noProof/>
            </w:rPr>
          </w:pPr>
          <w:ins w:id="201"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"_Toc58250594"</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The Clackamas Basin</w:t>
            </w:r>
            <w:r>
              <w:rPr>
                <w:noProof/>
                <w:webHidden/>
              </w:rPr>
              <w:tab/>
            </w:r>
            <w:r>
              <w:rPr>
                <w:noProof/>
                <w:webHidden/>
              </w:rPr>
              <w:fldChar w:fldCharType="begin"/>
            </w:r>
            <w:r>
              <w:rPr>
                <w:noProof/>
                <w:webHidden/>
              </w:rPr>
              <w:instrText xml:space="preserve"> PAGEREF _Toc58250594 \h </w:instrText>
            </w:r>
            <w:r>
              <w:rPr>
                <w:noProof/>
                <w:webHidden/>
              </w:rPr>
            </w:r>
          </w:ins>
          <w:r>
            <w:rPr>
              <w:noProof/>
              <w:webHidden/>
            </w:rPr>
            <w:fldChar w:fldCharType="separate"/>
          </w:r>
          <w:ins w:id="202" w:author="David Conklin" w:date="2020-12-07T16:21:00Z">
            <w:r>
              <w:rPr>
                <w:noProof/>
                <w:webHidden/>
              </w:rPr>
              <w:t>49</w:t>
            </w:r>
            <w:r>
              <w:rPr>
                <w:noProof/>
                <w:webHidden/>
              </w:rPr>
              <w:fldChar w:fldCharType="end"/>
            </w:r>
            <w:r w:rsidRPr="009118A7">
              <w:rPr>
                <w:rStyle w:val="Hyperlink"/>
                <w:noProof/>
              </w:rPr>
              <w:fldChar w:fldCharType="end"/>
            </w:r>
          </w:ins>
        </w:p>
        <w:p w14:paraId="58B5EEE6" w14:textId="237C7651" w:rsidR="00054245" w:rsidRDefault="00054245">
          <w:pPr>
            <w:pStyle w:val="TOC1"/>
            <w:tabs>
              <w:tab w:val="right" w:leader="dot" w:pos="9350"/>
            </w:tabs>
            <w:rPr>
              <w:ins w:id="203" w:author="David Conklin" w:date="2020-12-07T16:21:00Z"/>
              <w:rFonts w:eastAsiaTheme="minorEastAsia"/>
              <w:noProof/>
            </w:rPr>
          </w:pPr>
          <w:ins w:id="204"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"_Toc58250595"</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Directory structure and file names</w:t>
            </w:r>
            <w:r>
              <w:rPr>
                <w:noProof/>
                <w:webHidden/>
              </w:rPr>
              <w:tab/>
            </w:r>
            <w:r>
              <w:rPr>
                <w:noProof/>
                <w:webHidden/>
              </w:rPr>
              <w:fldChar w:fldCharType="begin"/>
            </w:r>
            <w:r>
              <w:rPr>
                <w:noProof/>
                <w:webHidden/>
              </w:rPr>
              <w:instrText xml:space="preserve"> PAGEREF _Toc58250595 \h </w:instrText>
            </w:r>
            <w:r>
              <w:rPr>
                <w:noProof/>
                <w:webHidden/>
              </w:rPr>
            </w:r>
          </w:ins>
          <w:r>
            <w:rPr>
              <w:noProof/>
              <w:webHidden/>
            </w:rPr>
            <w:fldChar w:fldCharType="separate"/>
          </w:r>
          <w:ins w:id="205" w:author="David Conklin" w:date="2020-12-07T16:21:00Z">
            <w:r>
              <w:rPr>
                <w:noProof/>
                <w:webHidden/>
              </w:rPr>
              <w:t>50</w:t>
            </w:r>
            <w:r>
              <w:rPr>
                <w:noProof/>
                <w:webHidden/>
              </w:rPr>
              <w:fldChar w:fldCharType="end"/>
            </w:r>
            <w:r w:rsidRPr="009118A7">
              <w:rPr>
                <w:rStyle w:val="Hyperlink"/>
                <w:noProof/>
              </w:rPr>
              <w:fldChar w:fldCharType="end"/>
            </w:r>
          </w:ins>
        </w:p>
        <w:p w14:paraId="569ACA9D" w14:textId="183AE27E" w:rsidR="00054245" w:rsidRDefault="00054245">
          <w:pPr>
            <w:pStyle w:val="TOC1"/>
            <w:tabs>
              <w:tab w:val="right" w:leader="dot" w:pos="9350"/>
            </w:tabs>
            <w:rPr>
              <w:ins w:id="206" w:author="David Conklin" w:date="2020-12-07T16:21:00Z"/>
              <w:rFonts w:eastAsiaTheme="minorEastAsia"/>
              <w:noProof/>
            </w:rPr>
          </w:pPr>
          <w:ins w:id="207"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"_Toc58250596"</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Release Log</w:t>
            </w:r>
            <w:r>
              <w:rPr>
                <w:noProof/>
                <w:webHidden/>
              </w:rPr>
              <w:tab/>
            </w:r>
            <w:r>
              <w:rPr>
                <w:noProof/>
                <w:webHidden/>
              </w:rPr>
              <w:fldChar w:fldCharType="begin"/>
            </w:r>
            <w:r>
              <w:rPr>
                <w:noProof/>
                <w:webHidden/>
              </w:rPr>
              <w:instrText xml:space="preserve"> PAGEREF _Toc58250596 \h </w:instrText>
            </w:r>
            <w:r>
              <w:rPr>
                <w:noProof/>
                <w:webHidden/>
              </w:rPr>
            </w:r>
          </w:ins>
          <w:r>
            <w:rPr>
              <w:noProof/>
              <w:webHidden/>
            </w:rPr>
            <w:fldChar w:fldCharType="separate"/>
          </w:r>
          <w:ins w:id="208" w:author="David Conklin" w:date="2020-12-07T16:21:00Z">
            <w:r>
              <w:rPr>
                <w:noProof/>
                <w:webHidden/>
              </w:rPr>
              <w:t>50</w:t>
            </w:r>
            <w:r>
              <w:rPr>
                <w:noProof/>
                <w:webHidden/>
              </w:rPr>
              <w:fldChar w:fldCharType="end"/>
            </w:r>
            <w:r w:rsidRPr="009118A7">
              <w:rPr>
                <w:rStyle w:val="Hyperlink"/>
                <w:noProof/>
              </w:rPr>
              <w:fldChar w:fldCharType="end"/>
            </w:r>
          </w:ins>
        </w:p>
        <w:p w14:paraId="0B5BD9CE" w14:textId="7A95CD6F" w:rsidR="00054245" w:rsidRDefault="00054245">
          <w:pPr>
            <w:pStyle w:val="TOC1"/>
            <w:tabs>
              <w:tab w:val="right" w:leader="dot" w:pos="9350"/>
            </w:tabs>
            <w:rPr>
              <w:ins w:id="209" w:author="David Conklin" w:date="2020-12-07T16:21:00Z"/>
              <w:rFonts w:eastAsiaTheme="minorEastAsia"/>
              <w:noProof/>
            </w:rPr>
          </w:pPr>
          <w:ins w:id="210"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"_Toc58250597"</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References</w:t>
            </w:r>
            <w:r>
              <w:rPr>
                <w:noProof/>
                <w:webHidden/>
              </w:rPr>
              <w:tab/>
            </w:r>
            <w:r>
              <w:rPr>
                <w:noProof/>
                <w:webHidden/>
              </w:rPr>
              <w:fldChar w:fldCharType="begin"/>
            </w:r>
            <w:r>
              <w:rPr>
                <w:noProof/>
                <w:webHidden/>
              </w:rPr>
              <w:instrText xml:space="preserve"> PAGEREF _Toc58250597 \h </w:instrText>
            </w:r>
            <w:r>
              <w:rPr>
                <w:noProof/>
                <w:webHidden/>
              </w:rPr>
            </w:r>
          </w:ins>
          <w:r>
            <w:rPr>
              <w:noProof/>
              <w:webHidden/>
            </w:rPr>
            <w:fldChar w:fldCharType="separate"/>
          </w:r>
          <w:ins w:id="211" w:author="David Conklin" w:date="2020-12-07T16:21:00Z">
            <w:r>
              <w:rPr>
                <w:noProof/>
                <w:webHidden/>
              </w:rPr>
              <w:t>53</w:t>
            </w:r>
            <w:r>
              <w:rPr>
                <w:noProof/>
                <w:webHidden/>
              </w:rPr>
              <w:fldChar w:fldCharType="end"/>
            </w:r>
            <w:r w:rsidRPr="009118A7">
              <w:rPr>
                <w:rStyle w:val="Hyperlink"/>
                <w:noProof/>
              </w:rPr>
              <w:fldChar w:fldCharType="end"/>
            </w:r>
          </w:ins>
        </w:p>
        <w:p w14:paraId="5DBF7579" w14:textId="3FCFCA56" w:rsidR="00054245" w:rsidRDefault="00054245">
          <w:pPr>
            <w:pStyle w:val="TOC1"/>
            <w:tabs>
              <w:tab w:val="right" w:leader="dot" w:pos="9350"/>
            </w:tabs>
            <w:rPr>
              <w:ins w:id="212" w:author="David Conklin" w:date="2020-12-07T16:21:00Z"/>
              <w:rFonts w:eastAsiaTheme="minorEastAsia"/>
              <w:noProof/>
            </w:rPr>
          </w:pPr>
          <w:ins w:id="213" w:author="David Conklin" w:date="2020-12-07T16:21:00Z">
            <w:r w:rsidRPr="009118A7">
              <w:rPr>
                <w:rStyle w:val="Hyperlink"/>
                <w:noProof/>
              </w:rPr>
              <w:fldChar w:fldCharType="begin"/>
            </w:r>
            <w:r w:rsidRPr="009118A7">
              <w:rPr>
                <w:rStyle w:val="Hyperlink"/>
                <w:noProof/>
              </w:rPr>
              <w:instrText xml:space="preserve"> </w:instrText>
            </w:r>
            <w:r>
              <w:rPr>
                <w:noProof/>
              </w:rPr>
              <w:instrText>HYPERLINK \l "_Toc58250598"</w:instrText>
            </w:r>
            <w:r w:rsidRPr="009118A7">
              <w:rPr>
                <w:rStyle w:val="Hyperlink"/>
                <w:noProof/>
              </w:rPr>
              <w:instrText xml:space="preserve"> </w:instrText>
            </w:r>
            <w:r w:rsidRPr="009118A7">
              <w:rPr>
                <w:rStyle w:val="Hyperlink"/>
                <w:noProof/>
              </w:rPr>
            </w:r>
            <w:r w:rsidRPr="009118A7">
              <w:rPr>
                <w:rStyle w:val="Hyperlink"/>
                <w:noProof/>
              </w:rPr>
              <w:fldChar w:fldCharType="separate"/>
            </w:r>
            <w:r w:rsidRPr="009118A7">
              <w:rPr>
                <w:rStyle w:val="Hyperlink"/>
                <w:noProof/>
              </w:rPr>
              <w:t>Acronyms and Abbreviations</w:t>
            </w:r>
            <w:r>
              <w:rPr>
                <w:noProof/>
                <w:webHidden/>
              </w:rPr>
              <w:tab/>
            </w:r>
            <w:r>
              <w:rPr>
                <w:noProof/>
                <w:webHidden/>
              </w:rPr>
              <w:fldChar w:fldCharType="begin"/>
            </w:r>
            <w:r>
              <w:rPr>
                <w:noProof/>
                <w:webHidden/>
              </w:rPr>
              <w:instrText xml:space="preserve"> PAGEREF _Toc58250598 \h </w:instrText>
            </w:r>
            <w:r>
              <w:rPr>
                <w:noProof/>
                <w:webHidden/>
              </w:rPr>
            </w:r>
          </w:ins>
          <w:r>
            <w:rPr>
              <w:noProof/>
              <w:webHidden/>
            </w:rPr>
            <w:fldChar w:fldCharType="separate"/>
          </w:r>
          <w:ins w:id="214" w:author="David Conklin" w:date="2020-12-07T16:21:00Z">
            <w:r>
              <w:rPr>
                <w:noProof/>
                <w:webHidden/>
              </w:rPr>
              <w:t>54</w:t>
            </w:r>
            <w:r>
              <w:rPr>
                <w:noProof/>
                <w:webHidden/>
              </w:rPr>
              <w:fldChar w:fldCharType="end"/>
            </w:r>
            <w:r w:rsidRPr="009118A7">
              <w:rPr>
                <w:rStyle w:val="Hyperlink"/>
                <w:noProof/>
              </w:rPr>
              <w:fldChar w:fldCharType="end"/>
            </w:r>
          </w:ins>
        </w:p>
        <w:p w14:paraId="441C10E3" w14:textId="7A891F49" w:rsidR="00D9019C" w:rsidDel="00EB2AA0" w:rsidRDefault="00D9019C">
          <w:pPr>
            <w:pStyle w:val="TOC1"/>
            <w:tabs>
              <w:tab w:val="right" w:leader="dot" w:pos="9350"/>
            </w:tabs>
            <w:rPr>
              <w:del w:id="215" w:author="David Conklin" w:date="2020-11-26T14:39:00Z"/>
              <w:rFonts w:eastAsiaTheme="minorEastAsia"/>
              <w:noProof/>
            </w:rPr>
          </w:pPr>
          <w:del w:id="2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"_Toc56764232"</w:delInstrText>
            </w:r>
            <w:r w:rsidRPr="002F2067" w:rsidDel="00EB2AA0">
              <w:rPr>
                <w:rStyle w:val="Hyperlink"/>
                <w:noProof/>
              </w:rPr>
              <w:delInstrText xml:space="preserve"> </w:delInstrText>
            </w:r>
            <w:r w:rsidRPr="002F2067" w:rsidDel="00EB2AA0">
              <w:rPr>
                <w:rStyle w:val="Hyperlink"/>
                <w:noProof/>
              </w:rPr>
              <w:fldChar w:fldCharType="separate"/>
            </w:r>
          </w:del>
          <w:ins w:id="217" w:author="David Conklin" w:date="2020-12-07T16:21:00Z">
            <w:r w:rsidR="00054245">
              <w:rPr>
                <w:rStyle w:val="Hyperlink"/>
                <w:b/>
                <w:bCs/>
                <w:noProof/>
              </w:rPr>
              <w:t>Error! Hyperlink reference not valid.</w:t>
            </w:r>
          </w:ins>
          <w:del w:id="218" w:author="David Conklin" w:date="2020-11-26T14:39:00Z">
            <w:r w:rsidRPr="002F2067" w:rsidDel="00EB2AA0">
              <w:rPr>
                <w:rStyle w:val="Hyperlink"/>
                <w:noProof/>
              </w:rPr>
              <w:delText>What is a digital handbook?</w:delText>
            </w:r>
            <w:r w:rsidDel="00EB2AA0">
              <w:rPr>
                <w:noProof/>
                <w:webHidden/>
              </w:rPr>
              <w:tab/>
            </w:r>
            <w:r w:rsidDel="00EB2AA0">
              <w:rPr>
                <w:noProof/>
                <w:webHidden/>
              </w:rPr>
              <w:fldChar w:fldCharType="begin"/>
            </w:r>
            <w:r w:rsidDel="00EB2AA0">
              <w:rPr>
                <w:noProof/>
                <w:webHidden/>
              </w:rPr>
              <w:delInstrText xml:space="preserve"> PAGEREF _Toc56764232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03C0AB50" w14:textId="115DA519" w:rsidR="00D9019C" w:rsidDel="00EB2AA0" w:rsidRDefault="00D9019C">
          <w:pPr>
            <w:pStyle w:val="TOC1"/>
            <w:tabs>
              <w:tab w:val="right" w:leader="dot" w:pos="9350"/>
            </w:tabs>
            <w:rPr>
              <w:del w:id="219" w:author="David Conklin" w:date="2020-11-26T14:39:00Z"/>
              <w:rFonts w:eastAsiaTheme="minorEastAsia"/>
              <w:noProof/>
            </w:rPr>
          </w:pPr>
          <w:del w:id="2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"_Toc56764233"</w:delInstrText>
            </w:r>
            <w:r w:rsidRPr="002F2067" w:rsidDel="00EB2AA0">
              <w:rPr>
                <w:rStyle w:val="Hyperlink"/>
                <w:noProof/>
              </w:rPr>
              <w:delInstrText xml:space="preserve"> </w:delInstrText>
            </w:r>
            <w:r w:rsidRPr="002F2067" w:rsidDel="00EB2AA0">
              <w:rPr>
                <w:rStyle w:val="Hyperlink"/>
                <w:noProof/>
              </w:rPr>
              <w:fldChar w:fldCharType="separate"/>
            </w:r>
          </w:del>
          <w:ins w:id="221" w:author="David Conklin" w:date="2020-12-07T16:21:00Z">
            <w:r w:rsidR="00054245">
              <w:rPr>
                <w:rStyle w:val="Hyperlink"/>
                <w:b/>
                <w:bCs/>
                <w:noProof/>
              </w:rPr>
              <w:t>Error! Hyperlink reference not valid.</w:t>
            </w:r>
          </w:ins>
          <w:del w:id="222" w:author="David Conklin" w:date="2020-11-26T14:39:00Z">
            <w:r w:rsidRPr="002F2067" w:rsidDel="00EB2AA0">
              <w:rPr>
                <w:rStyle w:val="Hyperlink"/>
                <w:noProof/>
              </w:rPr>
              <w:delText>CW3M concept</w:delText>
            </w:r>
            <w:r w:rsidDel="00EB2AA0">
              <w:rPr>
                <w:noProof/>
                <w:webHidden/>
              </w:rPr>
              <w:tab/>
            </w:r>
            <w:r w:rsidDel="00EB2AA0">
              <w:rPr>
                <w:noProof/>
                <w:webHidden/>
              </w:rPr>
              <w:fldChar w:fldCharType="begin"/>
            </w:r>
            <w:r w:rsidDel="00EB2AA0">
              <w:rPr>
                <w:noProof/>
                <w:webHidden/>
              </w:rPr>
              <w:delInstrText xml:space="preserve"> PAGEREF _Toc56764233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1178BD2F" w14:textId="41C6B1F7" w:rsidR="00D9019C" w:rsidDel="00EB2AA0" w:rsidRDefault="00D9019C">
          <w:pPr>
            <w:pStyle w:val="TOC2"/>
            <w:tabs>
              <w:tab w:val="right" w:leader="dot" w:pos="9350"/>
            </w:tabs>
            <w:rPr>
              <w:del w:id="223" w:author="David Conklin" w:date="2020-11-26T14:39:00Z"/>
              <w:rFonts w:eastAsiaTheme="minorEastAsia"/>
              <w:noProof/>
            </w:rPr>
          </w:pPr>
          <w:del w:id="2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"_Toc56764234"</w:delInstrText>
            </w:r>
            <w:r w:rsidRPr="002F2067" w:rsidDel="00EB2AA0">
              <w:rPr>
                <w:rStyle w:val="Hyperlink"/>
                <w:noProof/>
              </w:rPr>
              <w:delInstrText xml:space="preserve"> </w:delInstrText>
            </w:r>
            <w:r w:rsidRPr="002F2067" w:rsidDel="00EB2AA0">
              <w:rPr>
                <w:rStyle w:val="Hyperlink"/>
                <w:noProof/>
              </w:rPr>
              <w:fldChar w:fldCharType="separate"/>
            </w:r>
          </w:del>
          <w:ins w:id="225" w:author="David Conklin" w:date="2020-12-07T16:21:00Z">
            <w:r w:rsidR="00054245">
              <w:rPr>
                <w:rStyle w:val="Hyperlink"/>
                <w:b/>
                <w:bCs/>
                <w:noProof/>
              </w:rPr>
              <w:t>Error! Hyperlink reference not valid.</w:t>
            </w:r>
          </w:ins>
          <w:del w:id="226" w:author="David Conklin" w:date="2020-11-26T14:39:00Z">
            <w:r w:rsidRPr="002F2067" w:rsidDel="00EB2AA0">
              <w:rPr>
                <w:rStyle w:val="Hyperlink"/>
                <w:noProof/>
              </w:rPr>
              <w:delText>A different kind of community model</w:delText>
            </w:r>
            <w:r w:rsidDel="00EB2AA0">
              <w:rPr>
                <w:noProof/>
                <w:webHidden/>
              </w:rPr>
              <w:tab/>
            </w:r>
            <w:r w:rsidDel="00EB2AA0">
              <w:rPr>
                <w:noProof/>
                <w:webHidden/>
              </w:rPr>
              <w:fldChar w:fldCharType="begin"/>
            </w:r>
            <w:r w:rsidDel="00EB2AA0">
              <w:rPr>
                <w:noProof/>
                <w:webHidden/>
              </w:rPr>
              <w:delInstrText xml:space="preserve"> PAGEREF _Toc56764234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5FFE727D" w14:textId="486E2CB1" w:rsidR="00D9019C" w:rsidDel="00EB2AA0" w:rsidRDefault="00D9019C">
          <w:pPr>
            <w:pStyle w:val="TOC2"/>
            <w:tabs>
              <w:tab w:val="right" w:leader="dot" w:pos="9350"/>
            </w:tabs>
            <w:rPr>
              <w:del w:id="227" w:author="David Conklin" w:date="2020-11-26T14:39:00Z"/>
              <w:rFonts w:eastAsiaTheme="minorEastAsia"/>
              <w:noProof/>
            </w:rPr>
          </w:pPr>
          <w:del w:id="2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"_Toc56764235"</w:delInstrText>
            </w:r>
            <w:r w:rsidRPr="002F2067" w:rsidDel="00EB2AA0">
              <w:rPr>
                <w:rStyle w:val="Hyperlink"/>
                <w:noProof/>
              </w:rPr>
              <w:delInstrText xml:space="preserve"> </w:delInstrText>
            </w:r>
            <w:r w:rsidRPr="002F2067" w:rsidDel="00EB2AA0">
              <w:rPr>
                <w:rStyle w:val="Hyperlink"/>
                <w:noProof/>
              </w:rPr>
              <w:fldChar w:fldCharType="separate"/>
            </w:r>
          </w:del>
          <w:ins w:id="229" w:author="David Conklin" w:date="2020-12-07T16:21:00Z">
            <w:r w:rsidR="00054245">
              <w:rPr>
                <w:rStyle w:val="Hyperlink"/>
                <w:b/>
                <w:bCs/>
                <w:noProof/>
              </w:rPr>
              <w:t>Error! Hyperlink reference not valid.</w:t>
            </w:r>
          </w:ins>
          <w:del w:id="230" w:author="David Conklin" w:date="2020-11-26T14:39:00Z">
            <w:r w:rsidRPr="002F2067" w:rsidDel="00EB2AA0">
              <w:rPr>
                <w:rStyle w:val="Hyperlink"/>
                <w:noProof/>
              </w:rPr>
              <w:delText>What CW3M is for</w:delText>
            </w:r>
            <w:r w:rsidDel="00EB2AA0">
              <w:rPr>
                <w:noProof/>
                <w:webHidden/>
              </w:rPr>
              <w:tab/>
            </w:r>
            <w:r w:rsidDel="00EB2AA0">
              <w:rPr>
                <w:noProof/>
                <w:webHidden/>
              </w:rPr>
              <w:fldChar w:fldCharType="begin"/>
            </w:r>
            <w:r w:rsidDel="00EB2AA0">
              <w:rPr>
                <w:noProof/>
                <w:webHidden/>
              </w:rPr>
              <w:delInstrText xml:space="preserve"> PAGEREF _Toc56764235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3F7B0B03" w14:textId="5B7F8D06" w:rsidR="00D9019C" w:rsidDel="00EB2AA0" w:rsidRDefault="00D9019C">
          <w:pPr>
            <w:pStyle w:val="TOC2"/>
            <w:tabs>
              <w:tab w:val="right" w:leader="dot" w:pos="9350"/>
            </w:tabs>
            <w:rPr>
              <w:del w:id="231" w:author="David Conklin" w:date="2020-11-26T14:39:00Z"/>
              <w:rFonts w:eastAsiaTheme="minorEastAsia"/>
              <w:noProof/>
            </w:rPr>
          </w:pPr>
          <w:del w:id="2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"_Toc56764236"</w:delInstrText>
            </w:r>
            <w:r w:rsidRPr="002F2067" w:rsidDel="00EB2AA0">
              <w:rPr>
                <w:rStyle w:val="Hyperlink"/>
                <w:noProof/>
              </w:rPr>
              <w:delInstrText xml:space="preserve"> </w:delInstrText>
            </w:r>
            <w:r w:rsidRPr="002F2067" w:rsidDel="00EB2AA0">
              <w:rPr>
                <w:rStyle w:val="Hyperlink"/>
                <w:noProof/>
              </w:rPr>
              <w:fldChar w:fldCharType="separate"/>
            </w:r>
          </w:del>
          <w:ins w:id="233" w:author="David Conklin" w:date="2020-12-07T16:21:00Z">
            <w:r w:rsidR="00054245">
              <w:rPr>
                <w:rStyle w:val="Hyperlink"/>
                <w:b/>
                <w:bCs/>
                <w:noProof/>
              </w:rPr>
              <w:t>Error! Hyperlink reference not valid.</w:t>
            </w:r>
          </w:ins>
          <w:del w:id="234" w:author="David Conklin" w:date="2020-11-26T14:39:00Z">
            <w:r w:rsidRPr="002F2067" w:rsidDel="00EB2AA0">
              <w:rPr>
                <w:rStyle w:val="Hyperlink"/>
                <w:noProof/>
              </w:rPr>
              <w:delText>Management and maintenance</w:delText>
            </w:r>
            <w:r w:rsidDel="00EB2AA0">
              <w:rPr>
                <w:noProof/>
                <w:webHidden/>
              </w:rPr>
              <w:tab/>
            </w:r>
            <w:r w:rsidDel="00EB2AA0">
              <w:rPr>
                <w:noProof/>
                <w:webHidden/>
              </w:rPr>
              <w:fldChar w:fldCharType="begin"/>
            </w:r>
            <w:r w:rsidDel="00EB2AA0">
              <w:rPr>
                <w:noProof/>
                <w:webHidden/>
              </w:rPr>
              <w:delInstrText xml:space="preserve"> PAGEREF _Toc56764236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6E62579D" w14:textId="2E74CA5F" w:rsidR="00D9019C" w:rsidDel="00EB2AA0" w:rsidRDefault="00D9019C">
          <w:pPr>
            <w:pStyle w:val="TOC1"/>
            <w:tabs>
              <w:tab w:val="right" w:leader="dot" w:pos="9350"/>
            </w:tabs>
            <w:rPr>
              <w:del w:id="235" w:author="David Conklin" w:date="2020-11-26T14:39:00Z"/>
              <w:rFonts w:eastAsiaTheme="minorEastAsia"/>
              <w:noProof/>
            </w:rPr>
          </w:pPr>
          <w:del w:id="2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"_Toc56764237"</w:delInstrText>
            </w:r>
            <w:r w:rsidRPr="002F2067" w:rsidDel="00EB2AA0">
              <w:rPr>
                <w:rStyle w:val="Hyperlink"/>
                <w:noProof/>
              </w:rPr>
              <w:delInstrText xml:space="preserve"> </w:delInstrText>
            </w:r>
            <w:r w:rsidRPr="002F2067" w:rsidDel="00EB2AA0">
              <w:rPr>
                <w:rStyle w:val="Hyperlink"/>
                <w:noProof/>
              </w:rPr>
              <w:fldChar w:fldCharType="separate"/>
            </w:r>
          </w:del>
          <w:ins w:id="237" w:author="David Conklin" w:date="2020-12-07T16:21:00Z">
            <w:r w:rsidR="00054245">
              <w:rPr>
                <w:rStyle w:val="Hyperlink"/>
                <w:b/>
                <w:bCs/>
                <w:noProof/>
              </w:rPr>
              <w:t>Error! Hyperlink reference not valid.</w:t>
            </w:r>
          </w:ins>
          <w:del w:id="238" w:author="David Conklin" w:date="2020-11-26T14:39:00Z">
            <w:r w:rsidRPr="002F2067" w:rsidDel="00EB2AA0">
              <w:rPr>
                <w:rStyle w:val="Hyperlink"/>
                <w:noProof/>
              </w:rPr>
              <w:delText>Study areas</w:delText>
            </w:r>
            <w:r w:rsidDel="00EB2AA0">
              <w:rPr>
                <w:noProof/>
                <w:webHidden/>
              </w:rPr>
              <w:tab/>
            </w:r>
            <w:r w:rsidDel="00EB2AA0">
              <w:rPr>
                <w:noProof/>
                <w:webHidden/>
              </w:rPr>
              <w:fldChar w:fldCharType="begin"/>
            </w:r>
            <w:r w:rsidDel="00EB2AA0">
              <w:rPr>
                <w:noProof/>
                <w:webHidden/>
              </w:rPr>
              <w:delInstrText xml:space="preserve"> PAGEREF _Toc56764237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4DC826F5" w14:textId="5D809A9D" w:rsidR="00D9019C" w:rsidDel="00EB2AA0" w:rsidRDefault="00D9019C">
          <w:pPr>
            <w:pStyle w:val="TOC2"/>
            <w:tabs>
              <w:tab w:val="right" w:leader="dot" w:pos="9350"/>
            </w:tabs>
            <w:rPr>
              <w:del w:id="239" w:author="David Conklin" w:date="2020-11-26T14:39:00Z"/>
              <w:rFonts w:eastAsiaTheme="minorEastAsia"/>
              <w:noProof/>
            </w:rPr>
          </w:pPr>
          <w:del w:id="2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"_Toc56764238"</w:delInstrText>
            </w:r>
            <w:r w:rsidRPr="002F2067" w:rsidDel="00EB2AA0">
              <w:rPr>
                <w:rStyle w:val="Hyperlink"/>
                <w:noProof/>
              </w:rPr>
              <w:delInstrText xml:space="preserve"> </w:delInstrText>
            </w:r>
            <w:r w:rsidRPr="002F2067" w:rsidDel="00EB2AA0">
              <w:rPr>
                <w:rStyle w:val="Hyperlink"/>
                <w:noProof/>
              </w:rPr>
              <w:fldChar w:fldCharType="separate"/>
            </w:r>
          </w:del>
          <w:ins w:id="241" w:author="David Conklin" w:date="2020-12-07T16:21:00Z">
            <w:r w:rsidR="00054245">
              <w:rPr>
                <w:rStyle w:val="Hyperlink"/>
                <w:b/>
                <w:bCs/>
                <w:noProof/>
              </w:rPr>
              <w:t>Error! Hyperlink reference not valid.</w:t>
            </w:r>
          </w:ins>
          <w:del w:id="242" w:author="David Conklin" w:date="2020-11-26T14:39:00Z">
            <w:r w:rsidRPr="002F2067" w:rsidDel="00EB2AA0">
              <w:rPr>
                <w:rStyle w:val="Hyperlink"/>
                <w:noProof/>
              </w:rPr>
              <w:delText>DataCW3M directory structure</w:delText>
            </w:r>
            <w:r w:rsidDel="00EB2AA0">
              <w:rPr>
                <w:noProof/>
                <w:webHidden/>
              </w:rPr>
              <w:tab/>
            </w:r>
            <w:r w:rsidDel="00EB2AA0">
              <w:rPr>
                <w:noProof/>
                <w:webHidden/>
              </w:rPr>
              <w:fldChar w:fldCharType="begin"/>
            </w:r>
            <w:r w:rsidDel="00EB2AA0">
              <w:rPr>
                <w:noProof/>
                <w:webHidden/>
              </w:rPr>
              <w:delInstrText xml:space="preserve"> PAGEREF _Toc56764238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128B67D6" w14:textId="21895371" w:rsidR="00D9019C" w:rsidDel="00EB2AA0" w:rsidRDefault="00D9019C">
          <w:pPr>
            <w:pStyle w:val="TOC2"/>
            <w:tabs>
              <w:tab w:val="right" w:leader="dot" w:pos="9350"/>
            </w:tabs>
            <w:rPr>
              <w:del w:id="243" w:author="David Conklin" w:date="2020-11-26T14:39:00Z"/>
              <w:rFonts w:eastAsiaTheme="minorEastAsia"/>
              <w:noProof/>
            </w:rPr>
          </w:pPr>
          <w:del w:id="2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"_Toc56764239"</w:delInstrText>
            </w:r>
            <w:r w:rsidRPr="002F2067" w:rsidDel="00EB2AA0">
              <w:rPr>
                <w:rStyle w:val="Hyperlink"/>
                <w:noProof/>
              </w:rPr>
              <w:delInstrText xml:space="preserve"> </w:delInstrText>
            </w:r>
            <w:r w:rsidRPr="002F2067" w:rsidDel="00EB2AA0">
              <w:rPr>
                <w:rStyle w:val="Hyperlink"/>
                <w:noProof/>
              </w:rPr>
              <w:fldChar w:fldCharType="separate"/>
            </w:r>
          </w:del>
          <w:ins w:id="245" w:author="David Conklin" w:date="2020-12-07T16:21:00Z">
            <w:r w:rsidR="00054245">
              <w:rPr>
                <w:rStyle w:val="Hyperlink"/>
                <w:b/>
                <w:bCs/>
                <w:noProof/>
              </w:rPr>
              <w:t>Error! Hyperlink reference not valid.</w:t>
            </w:r>
          </w:ins>
          <w:del w:id="246" w:author="David Conklin" w:date="2020-11-26T14:39:00Z">
            <w:r w:rsidRPr="002F2067" w:rsidDel="00EB2AA0">
              <w:rPr>
                <w:rStyle w:val="Hyperlink"/>
                <w:noProof/>
              </w:rPr>
              <w:delText>DataCW3M\ScenarioData directory structure</w:delText>
            </w:r>
            <w:r w:rsidDel="00EB2AA0">
              <w:rPr>
                <w:noProof/>
                <w:webHidden/>
              </w:rPr>
              <w:tab/>
            </w:r>
            <w:r w:rsidDel="00EB2AA0">
              <w:rPr>
                <w:noProof/>
                <w:webHidden/>
              </w:rPr>
              <w:fldChar w:fldCharType="begin"/>
            </w:r>
            <w:r w:rsidDel="00EB2AA0">
              <w:rPr>
                <w:noProof/>
                <w:webHidden/>
              </w:rPr>
              <w:delInstrText xml:space="preserve"> PAGEREF _Toc56764239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091B46A0" w14:textId="032BE220" w:rsidR="00D9019C" w:rsidDel="00EB2AA0" w:rsidRDefault="00D9019C">
          <w:pPr>
            <w:pStyle w:val="TOC2"/>
            <w:tabs>
              <w:tab w:val="right" w:leader="dot" w:pos="9350"/>
            </w:tabs>
            <w:rPr>
              <w:del w:id="247" w:author="David Conklin" w:date="2020-11-26T14:39:00Z"/>
              <w:rFonts w:eastAsiaTheme="minorEastAsia"/>
              <w:noProof/>
            </w:rPr>
          </w:pPr>
          <w:del w:id="2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"_Toc56764240"</w:delInstrText>
            </w:r>
            <w:r w:rsidRPr="002F2067" w:rsidDel="00EB2AA0">
              <w:rPr>
                <w:rStyle w:val="Hyperlink"/>
                <w:noProof/>
              </w:rPr>
              <w:delInstrText xml:space="preserve"> </w:delInstrText>
            </w:r>
            <w:r w:rsidRPr="002F2067" w:rsidDel="00EB2AA0">
              <w:rPr>
                <w:rStyle w:val="Hyperlink"/>
                <w:noProof/>
              </w:rPr>
              <w:fldChar w:fldCharType="separate"/>
            </w:r>
          </w:del>
          <w:ins w:id="249" w:author="David Conklin" w:date="2020-12-07T16:21:00Z">
            <w:r w:rsidR="00054245">
              <w:rPr>
                <w:rStyle w:val="Hyperlink"/>
                <w:b/>
                <w:bCs/>
                <w:noProof/>
              </w:rPr>
              <w:t>Error! Hyperlink reference not valid.</w:t>
            </w:r>
          </w:ins>
          <w:del w:id="250" w:author="David Conklin" w:date="2020-11-26T14:39:00Z">
            <w:r w:rsidRPr="002F2067" w:rsidDel="00EB2AA0">
              <w:rPr>
                <w:rStyle w:val="Hyperlink"/>
                <w:noProof/>
              </w:rPr>
              <w:delText>DataCW3M\ScenarioData\&lt;scenario&gt; folder contents</w:delText>
            </w:r>
            <w:r w:rsidDel="00EB2AA0">
              <w:rPr>
                <w:noProof/>
                <w:webHidden/>
              </w:rPr>
              <w:tab/>
            </w:r>
            <w:r w:rsidDel="00EB2AA0">
              <w:rPr>
                <w:noProof/>
                <w:webHidden/>
              </w:rPr>
              <w:fldChar w:fldCharType="begin"/>
            </w:r>
            <w:r w:rsidDel="00EB2AA0">
              <w:rPr>
                <w:noProof/>
                <w:webHidden/>
              </w:rPr>
              <w:delInstrText xml:space="preserve"> PAGEREF _Toc56764240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76711F58" w14:textId="0D34EDDC" w:rsidR="00D9019C" w:rsidDel="00EB2AA0" w:rsidRDefault="00D9019C">
          <w:pPr>
            <w:pStyle w:val="TOC2"/>
            <w:tabs>
              <w:tab w:val="right" w:leader="dot" w:pos="9350"/>
            </w:tabs>
            <w:rPr>
              <w:del w:id="251" w:author="David Conklin" w:date="2020-11-26T14:39:00Z"/>
              <w:rFonts w:eastAsiaTheme="minorEastAsia"/>
              <w:noProof/>
            </w:rPr>
          </w:pPr>
          <w:del w:id="2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"_Toc56764241"</w:delInstrText>
            </w:r>
            <w:r w:rsidRPr="002F2067" w:rsidDel="00EB2AA0">
              <w:rPr>
                <w:rStyle w:val="Hyperlink"/>
                <w:noProof/>
              </w:rPr>
              <w:delInstrText xml:space="preserve"> </w:delInstrText>
            </w:r>
            <w:r w:rsidRPr="002F2067" w:rsidDel="00EB2AA0">
              <w:rPr>
                <w:rStyle w:val="Hyperlink"/>
                <w:noProof/>
              </w:rPr>
              <w:fldChar w:fldCharType="separate"/>
            </w:r>
          </w:del>
          <w:ins w:id="253" w:author="David Conklin" w:date="2020-12-07T16:21:00Z">
            <w:r w:rsidR="00054245">
              <w:rPr>
                <w:rStyle w:val="Hyperlink"/>
                <w:b/>
                <w:bCs/>
                <w:noProof/>
              </w:rPr>
              <w:t>Error! Hyperlink reference not valid.</w:t>
            </w:r>
          </w:ins>
          <w:del w:id="254" w:author="David Conklin" w:date="2020-11-26T14:39:00Z">
            <w:r w:rsidRPr="002F2067" w:rsidDel="00EB2AA0">
              <w:rPr>
                <w:rStyle w:val="Hyperlink"/>
                <w:noProof/>
              </w:rPr>
              <w:delText>DataCW3M\&lt;study area&gt; folder contents</w:delText>
            </w:r>
            <w:r w:rsidDel="00EB2AA0">
              <w:rPr>
                <w:noProof/>
                <w:webHidden/>
              </w:rPr>
              <w:tab/>
            </w:r>
            <w:r w:rsidDel="00EB2AA0">
              <w:rPr>
                <w:noProof/>
                <w:webHidden/>
              </w:rPr>
              <w:fldChar w:fldCharType="begin"/>
            </w:r>
            <w:r w:rsidDel="00EB2AA0">
              <w:rPr>
                <w:noProof/>
                <w:webHidden/>
              </w:rPr>
              <w:delInstrText xml:space="preserve"> PAGEREF _Toc56764241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6CCC6E26" w14:textId="093450DB" w:rsidR="00D9019C" w:rsidDel="00EB2AA0" w:rsidRDefault="00D9019C">
          <w:pPr>
            <w:pStyle w:val="TOC1"/>
            <w:tabs>
              <w:tab w:val="right" w:leader="dot" w:pos="9350"/>
            </w:tabs>
            <w:rPr>
              <w:del w:id="255" w:author="David Conklin" w:date="2020-11-26T14:39:00Z"/>
              <w:rFonts w:eastAsiaTheme="minorEastAsia"/>
              <w:noProof/>
            </w:rPr>
          </w:pPr>
          <w:del w:id="2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"_Toc56764242"</w:delInstrText>
            </w:r>
            <w:r w:rsidRPr="002F2067" w:rsidDel="00EB2AA0">
              <w:rPr>
                <w:rStyle w:val="Hyperlink"/>
                <w:noProof/>
              </w:rPr>
              <w:delInstrText xml:space="preserve"> </w:delInstrText>
            </w:r>
            <w:r w:rsidRPr="002F2067" w:rsidDel="00EB2AA0">
              <w:rPr>
                <w:rStyle w:val="Hyperlink"/>
                <w:noProof/>
              </w:rPr>
              <w:fldChar w:fldCharType="separate"/>
            </w:r>
          </w:del>
          <w:ins w:id="257" w:author="David Conklin" w:date="2020-12-07T16:21:00Z">
            <w:r w:rsidR="00054245">
              <w:rPr>
                <w:rStyle w:val="Hyperlink"/>
                <w:b/>
                <w:bCs/>
                <w:noProof/>
              </w:rPr>
              <w:t>Error! Hyperlink reference not valid.</w:t>
            </w:r>
          </w:ins>
          <w:del w:id="258" w:author="David Conklin" w:date="2020-11-26T14:39:00Z">
            <w:r w:rsidRPr="002F2067" w:rsidDel="00EB2AA0">
              <w:rPr>
                <w:rStyle w:val="Hyperlink"/>
                <w:noProof/>
              </w:rPr>
              <w:delText>Calendar conventions</w:delText>
            </w:r>
            <w:r w:rsidDel="00EB2AA0">
              <w:rPr>
                <w:noProof/>
                <w:webHidden/>
              </w:rPr>
              <w:tab/>
            </w:r>
            <w:r w:rsidDel="00EB2AA0">
              <w:rPr>
                <w:noProof/>
                <w:webHidden/>
              </w:rPr>
              <w:fldChar w:fldCharType="begin"/>
            </w:r>
            <w:r w:rsidDel="00EB2AA0">
              <w:rPr>
                <w:noProof/>
                <w:webHidden/>
              </w:rPr>
              <w:delInstrText xml:space="preserve"> PAGEREF _Toc56764242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79AA9951" w14:textId="4678206E" w:rsidR="00D9019C" w:rsidDel="00EB2AA0" w:rsidRDefault="00D9019C">
          <w:pPr>
            <w:pStyle w:val="TOC2"/>
            <w:tabs>
              <w:tab w:val="right" w:leader="dot" w:pos="9350"/>
            </w:tabs>
            <w:rPr>
              <w:del w:id="259" w:author="David Conklin" w:date="2020-11-26T14:39:00Z"/>
              <w:rFonts w:eastAsiaTheme="minorEastAsia"/>
              <w:noProof/>
            </w:rPr>
          </w:pPr>
          <w:del w:id="2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"_Toc56764243"</w:delInstrText>
            </w:r>
            <w:r w:rsidRPr="002F2067" w:rsidDel="00EB2AA0">
              <w:rPr>
                <w:rStyle w:val="Hyperlink"/>
                <w:noProof/>
              </w:rPr>
              <w:delInstrText xml:space="preserve"> </w:delInstrText>
            </w:r>
            <w:r w:rsidRPr="002F2067" w:rsidDel="00EB2AA0">
              <w:rPr>
                <w:rStyle w:val="Hyperlink"/>
                <w:noProof/>
              </w:rPr>
              <w:fldChar w:fldCharType="separate"/>
            </w:r>
          </w:del>
          <w:ins w:id="261" w:author="David Conklin" w:date="2020-12-07T16:21:00Z">
            <w:r w:rsidR="00054245">
              <w:rPr>
                <w:rStyle w:val="Hyperlink"/>
                <w:b/>
                <w:bCs/>
                <w:noProof/>
              </w:rPr>
              <w:t>Error! Hyperlink reference not valid.</w:t>
            </w:r>
          </w:ins>
          <w:del w:id="262" w:author="David Conklin" w:date="2020-11-26T14:39:00Z">
            <w:r w:rsidRPr="002F2067" w:rsidDel="00EB2AA0">
              <w:rPr>
                <w:rStyle w:val="Hyperlink"/>
                <w:noProof/>
              </w:rPr>
              <w:delText>Water years</w:delText>
            </w:r>
            <w:r w:rsidDel="00EB2AA0">
              <w:rPr>
                <w:noProof/>
                <w:webHidden/>
              </w:rPr>
              <w:tab/>
            </w:r>
            <w:r w:rsidDel="00EB2AA0">
              <w:rPr>
                <w:noProof/>
                <w:webHidden/>
              </w:rPr>
              <w:fldChar w:fldCharType="begin"/>
            </w:r>
            <w:r w:rsidDel="00EB2AA0">
              <w:rPr>
                <w:noProof/>
                <w:webHidden/>
              </w:rPr>
              <w:delInstrText xml:space="preserve"> PAGEREF _Toc56764243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20C8BFD3" w14:textId="35D80ED3" w:rsidR="00D9019C" w:rsidDel="00EB2AA0" w:rsidRDefault="00D9019C">
          <w:pPr>
            <w:pStyle w:val="TOC1"/>
            <w:tabs>
              <w:tab w:val="right" w:leader="dot" w:pos="9350"/>
            </w:tabs>
            <w:rPr>
              <w:del w:id="263" w:author="David Conklin" w:date="2020-11-26T14:39:00Z"/>
              <w:rFonts w:eastAsiaTheme="minorEastAsia"/>
              <w:noProof/>
            </w:rPr>
          </w:pPr>
          <w:del w:id="2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"_Toc56764244"</w:delInstrText>
            </w:r>
            <w:r w:rsidRPr="002F2067" w:rsidDel="00EB2AA0">
              <w:rPr>
                <w:rStyle w:val="Hyperlink"/>
                <w:noProof/>
              </w:rPr>
              <w:delInstrText xml:space="preserve"> </w:delInstrText>
            </w:r>
            <w:r w:rsidRPr="002F2067" w:rsidDel="00EB2AA0">
              <w:rPr>
                <w:rStyle w:val="Hyperlink"/>
                <w:noProof/>
              </w:rPr>
              <w:fldChar w:fldCharType="separate"/>
            </w:r>
          </w:del>
          <w:ins w:id="265" w:author="David Conklin" w:date="2020-12-07T16:21:00Z">
            <w:r w:rsidR="00054245">
              <w:rPr>
                <w:rStyle w:val="Hyperlink"/>
                <w:b/>
                <w:bCs/>
                <w:noProof/>
              </w:rPr>
              <w:t>Error! Hyperlink reference not valid.</w:t>
            </w:r>
          </w:ins>
          <w:del w:id="266" w:author="David Conklin" w:date="2020-11-26T14:39:00Z">
            <w:r w:rsidRPr="002F2067" w:rsidDel="00EB2AA0">
              <w:rPr>
                <w:rStyle w:val="Hyperlink"/>
                <w:noProof/>
              </w:rPr>
              <w:delText>Climate data</w:delText>
            </w:r>
            <w:r w:rsidDel="00EB2AA0">
              <w:rPr>
                <w:noProof/>
                <w:webHidden/>
              </w:rPr>
              <w:tab/>
            </w:r>
            <w:r w:rsidDel="00EB2AA0">
              <w:rPr>
                <w:noProof/>
                <w:webHidden/>
              </w:rPr>
              <w:fldChar w:fldCharType="begin"/>
            </w:r>
            <w:r w:rsidDel="00EB2AA0">
              <w:rPr>
                <w:noProof/>
                <w:webHidden/>
              </w:rPr>
              <w:delInstrText xml:space="preserve"> PAGEREF _Toc56764244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5073BDD2" w14:textId="4BF9CD02" w:rsidR="00D9019C" w:rsidDel="00EB2AA0" w:rsidRDefault="00D9019C">
          <w:pPr>
            <w:pStyle w:val="TOC2"/>
            <w:tabs>
              <w:tab w:val="right" w:leader="dot" w:pos="9350"/>
            </w:tabs>
            <w:rPr>
              <w:del w:id="267" w:author="David Conklin" w:date="2020-11-26T14:39:00Z"/>
              <w:rFonts w:eastAsiaTheme="minorEastAsia"/>
              <w:noProof/>
            </w:rPr>
          </w:pPr>
          <w:del w:id="2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"_Toc56764245"</w:delInstrText>
            </w:r>
            <w:r w:rsidRPr="002F2067" w:rsidDel="00EB2AA0">
              <w:rPr>
                <w:rStyle w:val="Hyperlink"/>
                <w:noProof/>
              </w:rPr>
              <w:delInstrText xml:space="preserve"> </w:delInstrText>
            </w:r>
            <w:r w:rsidRPr="002F2067" w:rsidDel="00EB2AA0">
              <w:rPr>
                <w:rStyle w:val="Hyperlink"/>
                <w:noProof/>
              </w:rPr>
              <w:fldChar w:fldCharType="separate"/>
            </w:r>
          </w:del>
          <w:ins w:id="269" w:author="David Conklin" w:date="2020-12-07T16:21:00Z">
            <w:r w:rsidR="00054245">
              <w:rPr>
                <w:rStyle w:val="Hyperlink"/>
                <w:b/>
                <w:bCs/>
                <w:noProof/>
              </w:rPr>
              <w:t>Error! Hyperlink reference not valid.</w:t>
            </w:r>
          </w:ins>
          <w:del w:id="270" w:author="David Conklin" w:date="2020-11-26T14:39:00Z">
            <w:r w:rsidRPr="002F2067" w:rsidDel="00EB2AA0">
              <w:rPr>
                <w:rStyle w:val="Hyperlink"/>
                <w:noProof/>
              </w:rPr>
              <w:delText>Numbered climate scenarios in the model</w:delText>
            </w:r>
            <w:r w:rsidDel="00EB2AA0">
              <w:rPr>
                <w:noProof/>
                <w:webHidden/>
              </w:rPr>
              <w:tab/>
            </w:r>
            <w:r w:rsidDel="00EB2AA0">
              <w:rPr>
                <w:noProof/>
                <w:webHidden/>
              </w:rPr>
              <w:fldChar w:fldCharType="begin"/>
            </w:r>
            <w:r w:rsidDel="00EB2AA0">
              <w:rPr>
                <w:noProof/>
                <w:webHidden/>
              </w:rPr>
              <w:delInstrText xml:space="preserve"> PAGEREF _Toc56764245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0345F5AA" w14:textId="6C134C4C" w:rsidR="00D9019C" w:rsidDel="00EB2AA0" w:rsidRDefault="00D9019C">
          <w:pPr>
            <w:pStyle w:val="TOC2"/>
            <w:tabs>
              <w:tab w:val="right" w:leader="dot" w:pos="9350"/>
            </w:tabs>
            <w:rPr>
              <w:del w:id="271" w:author="David Conklin" w:date="2020-11-26T14:39:00Z"/>
              <w:rFonts w:eastAsiaTheme="minorEastAsia"/>
              <w:noProof/>
            </w:rPr>
          </w:pPr>
          <w:del w:id="27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"_Toc56764246"</w:delInstrText>
            </w:r>
            <w:r w:rsidRPr="002F2067" w:rsidDel="00EB2AA0">
              <w:rPr>
                <w:rStyle w:val="Hyperlink"/>
                <w:noProof/>
              </w:rPr>
              <w:delInstrText xml:space="preserve"> </w:delInstrText>
            </w:r>
            <w:r w:rsidRPr="002F2067" w:rsidDel="00EB2AA0">
              <w:rPr>
                <w:rStyle w:val="Hyperlink"/>
                <w:noProof/>
              </w:rPr>
              <w:fldChar w:fldCharType="separate"/>
            </w:r>
          </w:del>
          <w:ins w:id="273" w:author="David Conklin" w:date="2020-12-07T16:21:00Z">
            <w:r w:rsidR="00054245">
              <w:rPr>
                <w:rStyle w:val="Hyperlink"/>
                <w:b/>
                <w:bCs/>
                <w:noProof/>
              </w:rPr>
              <w:t>Error! Hyperlink reference not valid.</w:t>
            </w:r>
          </w:ins>
          <w:del w:id="274" w:author="David Conklin" w:date="2020-11-26T14:39:00Z">
            <w:r w:rsidRPr="002F2067" w:rsidDel="00EB2AA0">
              <w:rPr>
                <w:rStyle w:val="Hyperlink"/>
                <w:noProof/>
              </w:rPr>
              <w:delText>Monthly and seasonal weather data</w:delText>
            </w:r>
            <w:r w:rsidDel="00EB2AA0">
              <w:rPr>
                <w:noProof/>
                <w:webHidden/>
              </w:rPr>
              <w:tab/>
            </w:r>
            <w:r w:rsidDel="00EB2AA0">
              <w:rPr>
                <w:noProof/>
                <w:webHidden/>
              </w:rPr>
              <w:fldChar w:fldCharType="begin"/>
            </w:r>
            <w:r w:rsidDel="00EB2AA0">
              <w:rPr>
                <w:noProof/>
                <w:webHidden/>
              </w:rPr>
              <w:delInstrText xml:space="preserve"> PAGEREF _Toc56764246 \h </w:delInstrText>
            </w:r>
            <w:r w:rsidDel="00EB2AA0">
              <w:rPr>
                <w:noProof/>
                <w:webHidden/>
              </w:rPr>
            </w:r>
            <w:r w:rsidDel="00EB2AA0">
              <w:rPr>
                <w:noProof/>
                <w:webHidden/>
              </w:rPr>
              <w:fldChar w:fldCharType="separate"/>
            </w:r>
            <w:r w:rsidDel="00EB2AA0">
              <w:rPr>
                <w:noProof/>
                <w:webHidden/>
              </w:rPr>
              <w:delText>13</w:delText>
            </w:r>
            <w:r w:rsidDel="00EB2AA0">
              <w:rPr>
                <w:noProof/>
                <w:webHidden/>
              </w:rPr>
              <w:fldChar w:fldCharType="end"/>
            </w:r>
            <w:r w:rsidRPr="002F2067" w:rsidDel="00EB2AA0">
              <w:rPr>
                <w:rStyle w:val="Hyperlink"/>
                <w:noProof/>
              </w:rPr>
              <w:fldChar w:fldCharType="end"/>
            </w:r>
          </w:del>
        </w:p>
        <w:p w14:paraId="2DEE1C1A" w14:textId="5F478861" w:rsidR="00D9019C" w:rsidDel="00EB2AA0" w:rsidRDefault="00D9019C">
          <w:pPr>
            <w:pStyle w:val="TOC2"/>
            <w:tabs>
              <w:tab w:val="right" w:leader="dot" w:pos="9350"/>
            </w:tabs>
            <w:rPr>
              <w:del w:id="275" w:author="David Conklin" w:date="2020-11-26T14:39:00Z"/>
              <w:rFonts w:eastAsiaTheme="minorEastAsia"/>
              <w:noProof/>
            </w:rPr>
          </w:pPr>
          <w:del w:id="27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"_Toc56764247"</w:delInstrText>
            </w:r>
            <w:r w:rsidRPr="002F2067" w:rsidDel="00EB2AA0">
              <w:rPr>
                <w:rStyle w:val="Hyperlink"/>
                <w:noProof/>
              </w:rPr>
              <w:delInstrText xml:space="preserve"> </w:delInstrText>
            </w:r>
            <w:r w:rsidRPr="002F2067" w:rsidDel="00EB2AA0">
              <w:rPr>
                <w:rStyle w:val="Hyperlink"/>
                <w:noProof/>
              </w:rPr>
              <w:fldChar w:fldCharType="separate"/>
            </w:r>
          </w:del>
          <w:ins w:id="277" w:author="David Conklin" w:date="2020-12-07T16:21:00Z">
            <w:r w:rsidR="00054245">
              <w:rPr>
                <w:rStyle w:val="Hyperlink"/>
                <w:b/>
                <w:bCs/>
                <w:noProof/>
              </w:rPr>
              <w:t>Error! Hyperlink reference not valid.</w:t>
            </w:r>
          </w:ins>
          <w:del w:id="278" w:author="David Conklin" w:date="2020-11-26T14:39:00Z">
            <w:r w:rsidRPr="002F2067" w:rsidDel="00EB2AA0">
              <w:rPr>
                <w:rStyle w:val="Hyperlink"/>
                <w:noProof/>
              </w:rPr>
              <w:delText>Climate data grids</w:delText>
            </w:r>
            <w:r w:rsidDel="00EB2AA0">
              <w:rPr>
                <w:noProof/>
                <w:webHidden/>
              </w:rPr>
              <w:tab/>
            </w:r>
            <w:r w:rsidDel="00EB2AA0">
              <w:rPr>
                <w:noProof/>
                <w:webHidden/>
              </w:rPr>
              <w:fldChar w:fldCharType="begin"/>
            </w:r>
            <w:r w:rsidDel="00EB2AA0">
              <w:rPr>
                <w:noProof/>
                <w:webHidden/>
              </w:rPr>
              <w:delInstrText xml:space="preserve"> PAGEREF _Toc56764247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2B8E4C5" w14:textId="1F9EFDE4" w:rsidR="00D9019C" w:rsidDel="00EB2AA0" w:rsidRDefault="00D9019C">
          <w:pPr>
            <w:pStyle w:val="TOC3"/>
            <w:tabs>
              <w:tab w:val="right" w:leader="dot" w:pos="9350"/>
            </w:tabs>
            <w:rPr>
              <w:del w:id="279" w:author="David Conklin" w:date="2020-11-26T14:39:00Z"/>
              <w:rFonts w:eastAsiaTheme="minorEastAsia"/>
              <w:noProof/>
            </w:rPr>
          </w:pPr>
          <w:del w:id="28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"_Toc56764248"</w:delInstrText>
            </w:r>
            <w:r w:rsidRPr="002F2067" w:rsidDel="00EB2AA0">
              <w:rPr>
                <w:rStyle w:val="Hyperlink"/>
                <w:noProof/>
              </w:rPr>
              <w:delInstrText xml:space="preserve"> </w:delInstrText>
            </w:r>
            <w:r w:rsidRPr="002F2067" w:rsidDel="00EB2AA0">
              <w:rPr>
                <w:rStyle w:val="Hyperlink"/>
                <w:noProof/>
              </w:rPr>
              <w:fldChar w:fldCharType="separate"/>
            </w:r>
          </w:del>
          <w:ins w:id="281" w:author="David Conklin" w:date="2020-12-07T16:21:00Z">
            <w:r w:rsidR="00054245">
              <w:rPr>
                <w:rStyle w:val="Hyperlink"/>
                <w:b/>
                <w:bCs/>
                <w:noProof/>
              </w:rPr>
              <w:t>Error! Hyperlink reference not valid.</w:t>
            </w:r>
          </w:ins>
          <w:del w:id="282" w:author="David Conklin" w:date="2020-11-26T14:39:00Z">
            <w:r w:rsidRPr="002F2067" w:rsidDel="00EB2AA0">
              <w:rPr>
                <w:rStyle w:val="Hyperlink"/>
                <w:noProof/>
              </w:rPr>
              <w:delText>The WW2100 climate grid</w:delText>
            </w:r>
            <w:r w:rsidDel="00EB2AA0">
              <w:rPr>
                <w:noProof/>
                <w:webHidden/>
              </w:rPr>
              <w:tab/>
            </w:r>
            <w:r w:rsidDel="00EB2AA0">
              <w:rPr>
                <w:noProof/>
                <w:webHidden/>
              </w:rPr>
              <w:fldChar w:fldCharType="begin"/>
            </w:r>
            <w:r w:rsidDel="00EB2AA0">
              <w:rPr>
                <w:noProof/>
                <w:webHidden/>
              </w:rPr>
              <w:delInstrText xml:space="preserve"> PAGEREF _Toc56764248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A2D2373" w14:textId="6A151176" w:rsidR="00D9019C" w:rsidDel="00EB2AA0" w:rsidRDefault="00D9019C">
          <w:pPr>
            <w:pStyle w:val="TOC3"/>
            <w:tabs>
              <w:tab w:val="right" w:leader="dot" w:pos="9350"/>
            </w:tabs>
            <w:rPr>
              <w:del w:id="283" w:author="David Conklin" w:date="2020-11-26T14:39:00Z"/>
              <w:rFonts w:eastAsiaTheme="minorEastAsia"/>
              <w:noProof/>
            </w:rPr>
          </w:pPr>
          <w:del w:id="28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"_Toc56764249"</w:delInstrText>
            </w:r>
            <w:r w:rsidRPr="002F2067" w:rsidDel="00EB2AA0">
              <w:rPr>
                <w:rStyle w:val="Hyperlink"/>
                <w:noProof/>
              </w:rPr>
              <w:delInstrText xml:space="preserve"> </w:delInstrText>
            </w:r>
            <w:r w:rsidRPr="002F2067" w:rsidDel="00EB2AA0">
              <w:rPr>
                <w:rStyle w:val="Hyperlink"/>
                <w:noProof/>
              </w:rPr>
              <w:fldChar w:fldCharType="separate"/>
            </w:r>
          </w:del>
          <w:ins w:id="285" w:author="David Conklin" w:date="2020-12-07T16:21:00Z">
            <w:r w:rsidR="00054245">
              <w:rPr>
                <w:rStyle w:val="Hyperlink"/>
                <w:b/>
                <w:bCs/>
                <w:noProof/>
              </w:rPr>
              <w:t>Error! Hyperlink reference not valid.</w:t>
            </w:r>
          </w:ins>
          <w:del w:id="286" w:author="David Conklin" w:date="2020-11-26T14:39:00Z">
            <w:r w:rsidRPr="002F2067" w:rsidDel="00EB2AA0">
              <w:rPr>
                <w:rStyle w:val="Hyperlink"/>
                <w:noProof/>
              </w:rPr>
              <w:delText>The v2 climate grid</w:delText>
            </w:r>
            <w:r w:rsidDel="00EB2AA0">
              <w:rPr>
                <w:noProof/>
                <w:webHidden/>
              </w:rPr>
              <w:tab/>
            </w:r>
            <w:r w:rsidDel="00EB2AA0">
              <w:rPr>
                <w:noProof/>
                <w:webHidden/>
              </w:rPr>
              <w:fldChar w:fldCharType="begin"/>
            </w:r>
            <w:r w:rsidDel="00EB2AA0">
              <w:rPr>
                <w:noProof/>
                <w:webHidden/>
              </w:rPr>
              <w:delInstrText xml:space="preserve"> PAGEREF _Toc56764249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20B5AA00" w14:textId="0524CB51" w:rsidR="00D9019C" w:rsidDel="00EB2AA0" w:rsidRDefault="00D9019C">
          <w:pPr>
            <w:pStyle w:val="TOC2"/>
            <w:tabs>
              <w:tab w:val="right" w:leader="dot" w:pos="9350"/>
            </w:tabs>
            <w:rPr>
              <w:del w:id="287" w:author="David Conklin" w:date="2020-11-26T14:39:00Z"/>
              <w:rFonts w:eastAsiaTheme="minorEastAsia"/>
              <w:noProof/>
            </w:rPr>
          </w:pPr>
          <w:del w:id="28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"_Toc56764250"</w:delInstrText>
            </w:r>
            <w:r w:rsidRPr="002F2067" w:rsidDel="00EB2AA0">
              <w:rPr>
                <w:rStyle w:val="Hyperlink"/>
                <w:noProof/>
              </w:rPr>
              <w:delInstrText xml:space="preserve"> </w:delInstrText>
            </w:r>
            <w:r w:rsidRPr="002F2067" w:rsidDel="00EB2AA0">
              <w:rPr>
                <w:rStyle w:val="Hyperlink"/>
                <w:noProof/>
              </w:rPr>
              <w:fldChar w:fldCharType="separate"/>
            </w:r>
          </w:del>
          <w:ins w:id="289" w:author="David Conklin" w:date="2020-12-07T16:21:00Z">
            <w:r w:rsidR="00054245">
              <w:rPr>
                <w:rStyle w:val="Hyperlink"/>
                <w:b/>
                <w:bCs/>
                <w:noProof/>
              </w:rPr>
              <w:t>Error! Hyperlink reference not valid.</w:t>
            </w:r>
          </w:ins>
          <w:del w:id="290" w:author="David Conklin" w:date="2020-11-26T14:39:00Z">
            <w:r w:rsidRPr="002F2067" w:rsidDel="00EB2AA0">
              <w:rPr>
                <w:rStyle w:val="Hyperlink"/>
                <w:noProof/>
              </w:rPr>
              <w:delText>How climate data is looked up</w:delText>
            </w:r>
            <w:r w:rsidDel="00EB2AA0">
              <w:rPr>
                <w:noProof/>
                <w:webHidden/>
              </w:rPr>
              <w:tab/>
            </w:r>
            <w:r w:rsidDel="00EB2AA0">
              <w:rPr>
                <w:noProof/>
                <w:webHidden/>
              </w:rPr>
              <w:fldChar w:fldCharType="begin"/>
            </w:r>
            <w:r w:rsidDel="00EB2AA0">
              <w:rPr>
                <w:noProof/>
                <w:webHidden/>
              </w:rPr>
              <w:delInstrText xml:space="preserve"> PAGEREF _Toc56764250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44796D1" w14:textId="4C316B49" w:rsidR="00D9019C" w:rsidDel="00EB2AA0" w:rsidRDefault="00D9019C">
          <w:pPr>
            <w:pStyle w:val="TOC2"/>
            <w:tabs>
              <w:tab w:val="right" w:leader="dot" w:pos="9350"/>
            </w:tabs>
            <w:rPr>
              <w:del w:id="291" w:author="David Conklin" w:date="2020-11-26T14:39:00Z"/>
              <w:rFonts w:eastAsiaTheme="minorEastAsia"/>
              <w:noProof/>
            </w:rPr>
          </w:pPr>
          <w:del w:id="29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"_Toc56764251"</w:delInstrText>
            </w:r>
            <w:r w:rsidRPr="002F2067" w:rsidDel="00EB2AA0">
              <w:rPr>
                <w:rStyle w:val="Hyperlink"/>
                <w:noProof/>
              </w:rPr>
              <w:delInstrText xml:space="preserve"> </w:delInstrText>
            </w:r>
            <w:r w:rsidRPr="002F2067" w:rsidDel="00EB2AA0">
              <w:rPr>
                <w:rStyle w:val="Hyperlink"/>
                <w:noProof/>
              </w:rPr>
              <w:fldChar w:fldCharType="separate"/>
            </w:r>
          </w:del>
          <w:ins w:id="293" w:author="David Conklin" w:date="2020-12-07T16:21:00Z">
            <w:r w:rsidR="00054245">
              <w:rPr>
                <w:rStyle w:val="Hyperlink"/>
                <w:b/>
                <w:bCs/>
                <w:noProof/>
              </w:rPr>
              <w:t>Error! Hyperlink reference not valid.</w:t>
            </w:r>
          </w:ins>
          <w:del w:id="294" w:author="David Conklin" w:date="2020-11-26T14:39:00Z">
            <w:r w:rsidRPr="002F2067" w:rsidDel="00EB2AA0">
              <w:rPr>
                <w:rStyle w:val="Hyperlink"/>
                <w:noProof/>
              </w:rPr>
              <w:delText>What is in a climate dataset</w:delText>
            </w:r>
            <w:r w:rsidDel="00EB2AA0">
              <w:rPr>
                <w:noProof/>
                <w:webHidden/>
              </w:rPr>
              <w:tab/>
            </w:r>
            <w:r w:rsidDel="00EB2AA0">
              <w:rPr>
                <w:noProof/>
                <w:webHidden/>
              </w:rPr>
              <w:fldChar w:fldCharType="begin"/>
            </w:r>
            <w:r w:rsidDel="00EB2AA0">
              <w:rPr>
                <w:noProof/>
                <w:webHidden/>
              </w:rPr>
              <w:delInstrText xml:space="preserve"> PAGEREF _Toc56764251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971C170" w14:textId="21E5594C" w:rsidR="00D9019C" w:rsidDel="00EB2AA0" w:rsidRDefault="00D9019C">
          <w:pPr>
            <w:pStyle w:val="TOC1"/>
            <w:tabs>
              <w:tab w:val="right" w:leader="dot" w:pos="9350"/>
            </w:tabs>
            <w:rPr>
              <w:del w:id="295" w:author="David Conklin" w:date="2020-11-26T14:39:00Z"/>
              <w:rFonts w:eastAsiaTheme="minorEastAsia"/>
              <w:noProof/>
            </w:rPr>
          </w:pPr>
          <w:del w:id="29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"_Toc56764252"</w:delInstrText>
            </w:r>
            <w:r w:rsidRPr="002F2067" w:rsidDel="00EB2AA0">
              <w:rPr>
                <w:rStyle w:val="Hyperlink"/>
                <w:noProof/>
              </w:rPr>
              <w:delInstrText xml:space="preserve"> </w:delInstrText>
            </w:r>
            <w:r w:rsidRPr="002F2067" w:rsidDel="00EB2AA0">
              <w:rPr>
                <w:rStyle w:val="Hyperlink"/>
                <w:noProof/>
              </w:rPr>
              <w:fldChar w:fldCharType="separate"/>
            </w:r>
          </w:del>
          <w:ins w:id="297" w:author="David Conklin" w:date="2020-12-07T16:21:00Z">
            <w:r w:rsidR="00054245">
              <w:rPr>
                <w:rStyle w:val="Hyperlink"/>
                <w:b/>
                <w:bCs/>
                <w:noProof/>
              </w:rPr>
              <w:t>Error! Hyperlink reference not valid.</w:t>
            </w:r>
          </w:ins>
          <w:del w:id="298" w:author="David Conklin" w:date="2020-11-26T14:39:00Z">
            <w:r w:rsidRPr="002F2067" w:rsidDel="00EB2AA0">
              <w:rPr>
                <w:rStyle w:val="Hyperlink"/>
                <w:noProof/>
              </w:rPr>
              <w:delText>Water rights</w:delText>
            </w:r>
            <w:r w:rsidDel="00EB2AA0">
              <w:rPr>
                <w:noProof/>
                <w:webHidden/>
              </w:rPr>
              <w:tab/>
            </w:r>
            <w:r w:rsidDel="00EB2AA0">
              <w:rPr>
                <w:noProof/>
                <w:webHidden/>
              </w:rPr>
              <w:fldChar w:fldCharType="begin"/>
            </w:r>
            <w:r w:rsidDel="00EB2AA0">
              <w:rPr>
                <w:noProof/>
                <w:webHidden/>
              </w:rPr>
              <w:delInstrText xml:space="preserve"> PAGEREF _Toc56764252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1C16ED16" w14:textId="6163673A" w:rsidR="00D9019C" w:rsidDel="00EB2AA0" w:rsidRDefault="00D9019C">
          <w:pPr>
            <w:pStyle w:val="TOC2"/>
            <w:tabs>
              <w:tab w:val="right" w:leader="dot" w:pos="9350"/>
            </w:tabs>
            <w:rPr>
              <w:del w:id="299" w:author="David Conklin" w:date="2020-11-26T14:39:00Z"/>
              <w:rFonts w:eastAsiaTheme="minorEastAsia"/>
              <w:noProof/>
            </w:rPr>
          </w:pPr>
          <w:del w:id="30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"_Toc56764253"</w:delInstrText>
            </w:r>
            <w:r w:rsidRPr="002F2067" w:rsidDel="00EB2AA0">
              <w:rPr>
                <w:rStyle w:val="Hyperlink"/>
                <w:noProof/>
              </w:rPr>
              <w:delInstrText xml:space="preserve"> </w:delInstrText>
            </w:r>
            <w:r w:rsidRPr="002F2067" w:rsidDel="00EB2AA0">
              <w:rPr>
                <w:rStyle w:val="Hyperlink"/>
                <w:noProof/>
              </w:rPr>
              <w:fldChar w:fldCharType="separate"/>
            </w:r>
          </w:del>
          <w:ins w:id="301" w:author="David Conklin" w:date="2020-12-07T16:21:00Z">
            <w:r w:rsidR="00054245">
              <w:rPr>
                <w:rStyle w:val="Hyperlink"/>
                <w:b/>
                <w:bCs/>
                <w:noProof/>
              </w:rPr>
              <w:t>Error! Hyperlink reference not valid.</w:t>
            </w:r>
          </w:ins>
          <w:del w:id="302" w:author="David Conklin" w:date="2020-11-26T14:39:00Z">
            <w:r w:rsidRPr="002F2067" w:rsidDel="00EB2AA0">
              <w:rPr>
                <w:rStyle w:val="Hyperlink"/>
                <w:noProof/>
              </w:rPr>
              <w:delText>Water rights data</w:delText>
            </w:r>
            <w:r w:rsidDel="00EB2AA0">
              <w:rPr>
                <w:noProof/>
                <w:webHidden/>
              </w:rPr>
              <w:tab/>
            </w:r>
            <w:r w:rsidDel="00EB2AA0">
              <w:rPr>
                <w:noProof/>
                <w:webHidden/>
              </w:rPr>
              <w:fldChar w:fldCharType="begin"/>
            </w:r>
            <w:r w:rsidDel="00EB2AA0">
              <w:rPr>
                <w:noProof/>
                <w:webHidden/>
              </w:rPr>
              <w:delInstrText xml:space="preserve"> PAGEREF _Toc56764253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36922129" w14:textId="581FB71C" w:rsidR="00D9019C" w:rsidDel="00EB2AA0" w:rsidRDefault="00D9019C">
          <w:pPr>
            <w:pStyle w:val="TOC2"/>
            <w:tabs>
              <w:tab w:val="right" w:leader="dot" w:pos="9350"/>
            </w:tabs>
            <w:rPr>
              <w:del w:id="303" w:author="David Conklin" w:date="2020-11-26T14:39:00Z"/>
              <w:rFonts w:eastAsiaTheme="minorEastAsia"/>
              <w:noProof/>
            </w:rPr>
          </w:pPr>
          <w:del w:id="30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"_Toc56764254"</w:delInstrText>
            </w:r>
            <w:r w:rsidRPr="002F2067" w:rsidDel="00EB2AA0">
              <w:rPr>
                <w:rStyle w:val="Hyperlink"/>
                <w:noProof/>
              </w:rPr>
              <w:delInstrText xml:space="preserve"> </w:delInstrText>
            </w:r>
            <w:r w:rsidRPr="002F2067" w:rsidDel="00EB2AA0">
              <w:rPr>
                <w:rStyle w:val="Hyperlink"/>
                <w:noProof/>
              </w:rPr>
              <w:fldChar w:fldCharType="separate"/>
            </w:r>
          </w:del>
          <w:ins w:id="305" w:author="David Conklin" w:date="2020-12-07T16:21:00Z">
            <w:r w:rsidR="00054245">
              <w:rPr>
                <w:rStyle w:val="Hyperlink"/>
                <w:b/>
                <w:bCs/>
                <w:noProof/>
              </w:rPr>
              <w:t>Error! Hyperlink reference not valid.</w:t>
            </w:r>
          </w:ins>
          <w:del w:id="306" w:author="David Conklin" w:date="2020-11-26T14:39:00Z">
            <w:r w:rsidRPr="002F2067" w:rsidDel="00EB2AA0">
              <w:rPr>
                <w:rStyle w:val="Hyperlink"/>
                <w:noProof/>
              </w:rPr>
              <w:delText>The wr_pods.csv file</w:delText>
            </w:r>
            <w:r w:rsidDel="00EB2AA0">
              <w:rPr>
                <w:noProof/>
                <w:webHidden/>
              </w:rPr>
              <w:tab/>
            </w:r>
            <w:r w:rsidDel="00EB2AA0">
              <w:rPr>
                <w:noProof/>
                <w:webHidden/>
              </w:rPr>
              <w:fldChar w:fldCharType="begin"/>
            </w:r>
            <w:r w:rsidDel="00EB2AA0">
              <w:rPr>
                <w:noProof/>
                <w:webHidden/>
              </w:rPr>
              <w:delInstrText xml:space="preserve"> PAGEREF _Toc56764254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F0EF644" w14:textId="1B111AE3" w:rsidR="00D9019C" w:rsidDel="00EB2AA0" w:rsidRDefault="00D9019C">
          <w:pPr>
            <w:pStyle w:val="TOC2"/>
            <w:tabs>
              <w:tab w:val="right" w:leader="dot" w:pos="9350"/>
            </w:tabs>
            <w:rPr>
              <w:del w:id="307" w:author="David Conklin" w:date="2020-11-26T14:39:00Z"/>
              <w:rFonts w:eastAsiaTheme="minorEastAsia"/>
              <w:noProof/>
            </w:rPr>
          </w:pPr>
          <w:del w:id="30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"_Toc56764255"</w:delInstrText>
            </w:r>
            <w:r w:rsidRPr="002F2067" w:rsidDel="00EB2AA0">
              <w:rPr>
                <w:rStyle w:val="Hyperlink"/>
                <w:noProof/>
              </w:rPr>
              <w:delInstrText xml:space="preserve"> </w:delInstrText>
            </w:r>
            <w:r w:rsidRPr="002F2067" w:rsidDel="00EB2AA0">
              <w:rPr>
                <w:rStyle w:val="Hyperlink"/>
                <w:noProof/>
              </w:rPr>
              <w:fldChar w:fldCharType="separate"/>
            </w:r>
          </w:del>
          <w:ins w:id="309" w:author="David Conklin" w:date="2020-12-07T16:21:00Z">
            <w:r w:rsidR="00054245">
              <w:rPr>
                <w:rStyle w:val="Hyperlink"/>
                <w:b/>
                <w:bCs/>
                <w:noProof/>
              </w:rPr>
              <w:t>Error! Hyperlink reference not valid.</w:t>
            </w:r>
          </w:ins>
          <w:del w:id="310" w:author="David Conklin" w:date="2020-11-26T14:39:00Z">
            <w:r w:rsidRPr="002F2067" w:rsidDel="00EB2AA0">
              <w:rPr>
                <w:rStyle w:val="Hyperlink"/>
                <w:noProof/>
              </w:rPr>
              <w:delText>The wr_pous.csv file</w:delText>
            </w:r>
            <w:r w:rsidDel="00EB2AA0">
              <w:rPr>
                <w:noProof/>
                <w:webHidden/>
              </w:rPr>
              <w:tab/>
            </w:r>
            <w:r w:rsidDel="00EB2AA0">
              <w:rPr>
                <w:noProof/>
                <w:webHidden/>
              </w:rPr>
              <w:fldChar w:fldCharType="begin"/>
            </w:r>
            <w:r w:rsidDel="00EB2AA0">
              <w:rPr>
                <w:noProof/>
                <w:webHidden/>
              </w:rPr>
              <w:delInstrText xml:space="preserve"> PAGEREF _Toc56764255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C0A5669" w14:textId="32404539" w:rsidR="00D9019C" w:rsidDel="00EB2AA0" w:rsidRDefault="00D9019C">
          <w:pPr>
            <w:pStyle w:val="TOC2"/>
            <w:tabs>
              <w:tab w:val="right" w:leader="dot" w:pos="9350"/>
            </w:tabs>
            <w:rPr>
              <w:del w:id="311" w:author="David Conklin" w:date="2020-11-26T14:39:00Z"/>
              <w:rFonts w:eastAsiaTheme="minorEastAsia"/>
              <w:noProof/>
            </w:rPr>
          </w:pPr>
          <w:del w:id="31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"_Toc56764256"</w:delInstrText>
            </w:r>
            <w:r w:rsidRPr="002F2067" w:rsidDel="00EB2AA0">
              <w:rPr>
                <w:rStyle w:val="Hyperlink"/>
                <w:noProof/>
              </w:rPr>
              <w:delInstrText xml:space="preserve"> </w:delInstrText>
            </w:r>
            <w:r w:rsidRPr="002F2067" w:rsidDel="00EB2AA0">
              <w:rPr>
                <w:rStyle w:val="Hyperlink"/>
                <w:noProof/>
              </w:rPr>
              <w:fldChar w:fldCharType="separate"/>
            </w:r>
          </w:del>
          <w:ins w:id="313" w:author="David Conklin" w:date="2020-12-07T16:21:00Z">
            <w:r w:rsidR="00054245">
              <w:rPr>
                <w:rStyle w:val="Hyperlink"/>
                <w:b/>
                <w:bCs/>
                <w:noProof/>
              </w:rPr>
              <w:t>Error! Hyperlink reference not valid.</w:t>
            </w:r>
          </w:ins>
          <w:del w:id="314" w:author="David Conklin" w:date="2020-11-26T14:39:00Z">
            <w:r w:rsidRPr="002F2067" w:rsidDel="00EB2AA0">
              <w:rPr>
                <w:rStyle w:val="Hyperlink"/>
                <w:noProof/>
              </w:rPr>
              <w:delText>Adding a water right</w:delText>
            </w:r>
            <w:r w:rsidDel="00EB2AA0">
              <w:rPr>
                <w:noProof/>
                <w:webHidden/>
              </w:rPr>
              <w:tab/>
            </w:r>
            <w:r w:rsidDel="00EB2AA0">
              <w:rPr>
                <w:noProof/>
                <w:webHidden/>
              </w:rPr>
              <w:fldChar w:fldCharType="begin"/>
            </w:r>
            <w:r w:rsidDel="00EB2AA0">
              <w:rPr>
                <w:noProof/>
                <w:webHidden/>
              </w:rPr>
              <w:delInstrText xml:space="preserve"> PAGEREF _Toc56764256 \h </w:delInstrText>
            </w:r>
            <w:r w:rsidDel="00EB2AA0">
              <w:rPr>
                <w:noProof/>
                <w:webHidden/>
              </w:rPr>
            </w:r>
            <w:r w:rsidDel="00EB2AA0">
              <w:rPr>
                <w:noProof/>
                <w:webHidden/>
              </w:rPr>
              <w:fldChar w:fldCharType="separate"/>
            </w:r>
            <w:r w:rsidDel="00EB2AA0">
              <w:rPr>
                <w:noProof/>
                <w:webHidden/>
              </w:rPr>
              <w:delText>18</w:delText>
            </w:r>
            <w:r w:rsidDel="00EB2AA0">
              <w:rPr>
                <w:noProof/>
                <w:webHidden/>
              </w:rPr>
              <w:fldChar w:fldCharType="end"/>
            </w:r>
            <w:r w:rsidRPr="002F2067" w:rsidDel="00EB2AA0">
              <w:rPr>
                <w:rStyle w:val="Hyperlink"/>
                <w:noProof/>
              </w:rPr>
              <w:fldChar w:fldCharType="end"/>
            </w:r>
          </w:del>
        </w:p>
        <w:p w14:paraId="53A1CD77" w14:textId="7E746C91" w:rsidR="00D9019C" w:rsidDel="00EB2AA0" w:rsidRDefault="00D9019C">
          <w:pPr>
            <w:pStyle w:val="TOC1"/>
            <w:tabs>
              <w:tab w:val="right" w:leader="dot" w:pos="9350"/>
            </w:tabs>
            <w:rPr>
              <w:del w:id="315" w:author="David Conklin" w:date="2020-11-26T14:39:00Z"/>
              <w:rFonts w:eastAsiaTheme="minorEastAsia"/>
              <w:noProof/>
            </w:rPr>
          </w:pPr>
          <w:del w:id="3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"_Toc56764257"</w:delInstrText>
            </w:r>
            <w:r w:rsidRPr="002F2067" w:rsidDel="00EB2AA0">
              <w:rPr>
                <w:rStyle w:val="Hyperlink"/>
                <w:noProof/>
              </w:rPr>
              <w:delInstrText xml:space="preserve"> </w:delInstrText>
            </w:r>
            <w:r w:rsidRPr="002F2067" w:rsidDel="00EB2AA0">
              <w:rPr>
                <w:rStyle w:val="Hyperlink"/>
                <w:noProof/>
              </w:rPr>
              <w:fldChar w:fldCharType="separate"/>
            </w:r>
          </w:del>
          <w:ins w:id="317" w:author="David Conklin" w:date="2020-12-07T16:21:00Z">
            <w:r w:rsidR="00054245">
              <w:rPr>
                <w:rStyle w:val="Hyperlink"/>
                <w:b/>
                <w:bCs/>
                <w:noProof/>
              </w:rPr>
              <w:t>Error! Hyperlink reference not valid.</w:t>
            </w:r>
          </w:ins>
          <w:del w:id="318" w:author="David Conklin" w:date="2020-11-26T14:39:00Z">
            <w:r w:rsidRPr="002F2067" w:rsidDel="00EB2AA0">
              <w:rPr>
                <w:rStyle w:val="Hyperlink"/>
                <w:noProof/>
              </w:rPr>
              <w:delText>Stream flow and stream temperature</w:delText>
            </w:r>
            <w:r w:rsidDel="00EB2AA0">
              <w:rPr>
                <w:noProof/>
                <w:webHidden/>
              </w:rPr>
              <w:tab/>
            </w:r>
            <w:r w:rsidDel="00EB2AA0">
              <w:rPr>
                <w:noProof/>
                <w:webHidden/>
              </w:rPr>
              <w:fldChar w:fldCharType="begin"/>
            </w:r>
            <w:r w:rsidDel="00EB2AA0">
              <w:rPr>
                <w:noProof/>
                <w:webHidden/>
              </w:rPr>
              <w:delInstrText xml:space="preserve"> PAGEREF _Toc56764257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01542779" w14:textId="6E39B6BE" w:rsidR="00D9019C" w:rsidDel="00EB2AA0" w:rsidRDefault="00D9019C">
          <w:pPr>
            <w:pStyle w:val="TOC2"/>
            <w:tabs>
              <w:tab w:val="right" w:leader="dot" w:pos="9350"/>
            </w:tabs>
            <w:rPr>
              <w:del w:id="319" w:author="David Conklin" w:date="2020-11-26T14:39:00Z"/>
              <w:rFonts w:eastAsiaTheme="minorEastAsia"/>
              <w:noProof/>
            </w:rPr>
          </w:pPr>
          <w:del w:id="3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"_Toc56764258"</w:delInstrText>
            </w:r>
            <w:r w:rsidRPr="002F2067" w:rsidDel="00EB2AA0">
              <w:rPr>
                <w:rStyle w:val="Hyperlink"/>
                <w:noProof/>
              </w:rPr>
              <w:delInstrText xml:space="preserve"> </w:delInstrText>
            </w:r>
            <w:r w:rsidRPr="002F2067" w:rsidDel="00EB2AA0">
              <w:rPr>
                <w:rStyle w:val="Hyperlink"/>
                <w:noProof/>
              </w:rPr>
              <w:fldChar w:fldCharType="separate"/>
            </w:r>
          </w:del>
          <w:ins w:id="321" w:author="David Conklin" w:date="2020-12-07T16:21:00Z">
            <w:r w:rsidR="00054245">
              <w:rPr>
                <w:rStyle w:val="Hyperlink"/>
                <w:b/>
                <w:bCs/>
                <w:noProof/>
              </w:rPr>
              <w:t>Error! Hyperlink reference not valid.</w:t>
            </w:r>
          </w:ins>
          <w:del w:id="322" w:author="David Conklin" w:date="2020-11-26T14:39:00Z">
            <w:r w:rsidRPr="002F2067" w:rsidDel="00EB2AA0">
              <w:rPr>
                <w:rStyle w:val="Hyperlink"/>
                <w:noProof/>
              </w:rPr>
              <w:delText>Water parcels</w:delText>
            </w:r>
            <w:r w:rsidDel="00EB2AA0">
              <w:rPr>
                <w:noProof/>
                <w:webHidden/>
              </w:rPr>
              <w:tab/>
            </w:r>
            <w:r w:rsidDel="00EB2AA0">
              <w:rPr>
                <w:noProof/>
                <w:webHidden/>
              </w:rPr>
              <w:fldChar w:fldCharType="begin"/>
            </w:r>
            <w:r w:rsidDel="00EB2AA0">
              <w:rPr>
                <w:noProof/>
                <w:webHidden/>
              </w:rPr>
              <w:delInstrText xml:space="preserve"> PAGEREF _Toc56764258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147B0D40" w14:textId="10E747F6" w:rsidR="00D9019C" w:rsidDel="00EB2AA0" w:rsidRDefault="00D9019C">
          <w:pPr>
            <w:pStyle w:val="TOC2"/>
            <w:tabs>
              <w:tab w:val="right" w:leader="dot" w:pos="9350"/>
            </w:tabs>
            <w:rPr>
              <w:del w:id="323" w:author="David Conklin" w:date="2020-11-26T14:39:00Z"/>
              <w:rFonts w:eastAsiaTheme="minorEastAsia"/>
              <w:noProof/>
            </w:rPr>
          </w:pPr>
          <w:del w:id="3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"_Toc56764259"</w:delInstrText>
            </w:r>
            <w:r w:rsidRPr="002F2067" w:rsidDel="00EB2AA0">
              <w:rPr>
                <w:rStyle w:val="Hyperlink"/>
                <w:noProof/>
              </w:rPr>
              <w:delInstrText xml:space="preserve"> </w:delInstrText>
            </w:r>
            <w:r w:rsidRPr="002F2067" w:rsidDel="00EB2AA0">
              <w:rPr>
                <w:rStyle w:val="Hyperlink"/>
                <w:noProof/>
              </w:rPr>
              <w:fldChar w:fldCharType="separate"/>
            </w:r>
          </w:del>
          <w:ins w:id="325" w:author="David Conklin" w:date="2020-12-07T16:21:00Z">
            <w:r w:rsidR="00054245">
              <w:rPr>
                <w:rStyle w:val="Hyperlink"/>
                <w:b/>
                <w:bCs/>
                <w:noProof/>
              </w:rPr>
              <w:t>Error! Hyperlink reference not valid.</w:t>
            </w:r>
          </w:ins>
          <w:del w:id="326" w:author="David Conklin" w:date="2020-11-26T14:39:00Z">
            <w:r w:rsidRPr="002F2067" w:rsidDel="00EB2AA0">
              <w:rPr>
                <w:rStyle w:val="Hyperlink"/>
                <w:noProof/>
              </w:rPr>
              <w:delText>Daily water mass and energy balance</w:delText>
            </w:r>
            <w:r w:rsidDel="00EB2AA0">
              <w:rPr>
                <w:noProof/>
                <w:webHidden/>
              </w:rPr>
              <w:tab/>
            </w:r>
            <w:r w:rsidDel="00EB2AA0">
              <w:rPr>
                <w:noProof/>
                <w:webHidden/>
              </w:rPr>
              <w:fldChar w:fldCharType="begin"/>
            </w:r>
            <w:r w:rsidDel="00EB2AA0">
              <w:rPr>
                <w:noProof/>
                <w:webHidden/>
              </w:rPr>
              <w:delInstrText xml:space="preserve"> PAGEREF _Toc56764259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4FB7FDE2" w14:textId="584ABFB7" w:rsidR="00D9019C" w:rsidDel="00EB2AA0" w:rsidRDefault="00D9019C">
          <w:pPr>
            <w:pStyle w:val="TOC2"/>
            <w:tabs>
              <w:tab w:val="right" w:leader="dot" w:pos="9350"/>
            </w:tabs>
            <w:rPr>
              <w:del w:id="327" w:author="David Conklin" w:date="2020-11-26T14:39:00Z"/>
              <w:rFonts w:eastAsiaTheme="minorEastAsia"/>
              <w:noProof/>
            </w:rPr>
          </w:pPr>
          <w:del w:id="3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"_Toc56764260"</w:delInstrText>
            </w:r>
            <w:r w:rsidRPr="002F2067" w:rsidDel="00EB2AA0">
              <w:rPr>
                <w:rStyle w:val="Hyperlink"/>
                <w:noProof/>
              </w:rPr>
              <w:delInstrText xml:space="preserve"> </w:delInstrText>
            </w:r>
            <w:r w:rsidRPr="002F2067" w:rsidDel="00EB2AA0">
              <w:rPr>
                <w:rStyle w:val="Hyperlink"/>
                <w:noProof/>
              </w:rPr>
              <w:fldChar w:fldCharType="separate"/>
            </w:r>
          </w:del>
          <w:ins w:id="329" w:author="David Conklin" w:date="2020-12-07T16:21:00Z">
            <w:r w:rsidR="00054245">
              <w:rPr>
                <w:rStyle w:val="Hyperlink"/>
                <w:b/>
                <w:bCs/>
                <w:noProof/>
              </w:rPr>
              <w:t>Error! Hyperlink reference not valid.</w:t>
            </w:r>
          </w:ins>
          <w:del w:id="330" w:author="David Conklin" w:date="2020-11-26T14:39:00Z">
            <w:r w:rsidRPr="002F2067" w:rsidDel="00EB2AA0">
              <w:rPr>
                <w:rStyle w:val="Hyperlink"/>
                <w:noProof/>
              </w:rPr>
              <w:delText>Estimating the rate of flow in a stream reach</w:delText>
            </w:r>
            <w:r w:rsidDel="00EB2AA0">
              <w:rPr>
                <w:noProof/>
                <w:webHidden/>
              </w:rPr>
              <w:tab/>
            </w:r>
            <w:r w:rsidDel="00EB2AA0">
              <w:rPr>
                <w:noProof/>
                <w:webHidden/>
              </w:rPr>
              <w:fldChar w:fldCharType="begin"/>
            </w:r>
            <w:r w:rsidDel="00EB2AA0">
              <w:rPr>
                <w:noProof/>
                <w:webHidden/>
              </w:rPr>
              <w:delInstrText xml:space="preserve"> PAGEREF _Toc56764260 \h </w:delInstrText>
            </w:r>
            <w:r w:rsidDel="00EB2AA0">
              <w:rPr>
                <w:noProof/>
                <w:webHidden/>
              </w:rPr>
            </w:r>
            <w:r w:rsidDel="00EB2AA0">
              <w:rPr>
                <w:noProof/>
                <w:webHidden/>
              </w:rPr>
              <w:fldChar w:fldCharType="separate"/>
            </w:r>
            <w:r w:rsidDel="00EB2AA0">
              <w:rPr>
                <w:noProof/>
                <w:webHidden/>
              </w:rPr>
              <w:delText>20</w:delText>
            </w:r>
            <w:r w:rsidDel="00EB2AA0">
              <w:rPr>
                <w:noProof/>
                <w:webHidden/>
              </w:rPr>
              <w:fldChar w:fldCharType="end"/>
            </w:r>
            <w:r w:rsidRPr="002F2067" w:rsidDel="00EB2AA0">
              <w:rPr>
                <w:rStyle w:val="Hyperlink"/>
                <w:noProof/>
              </w:rPr>
              <w:fldChar w:fldCharType="end"/>
            </w:r>
          </w:del>
        </w:p>
        <w:p w14:paraId="60939DD4" w14:textId="7527E817" w:rsidR="00D9019C" w:rsidDel="00EB2AA0" w:rsidRDefault="00D9019C">
          <w:pPr>
            <w:pStyle w:val="TOC2"/>
            <w:tabs>
              <w:tab w:val="right" w:leader="dot" w:pos="9350"/>
            </w:tabs>
            <w:rPr>
              <w:del w:id="331" w:author="David Conklin" w:date="2020-11-26T14:39:00Z"/>
              <w:rFonts w:eastAsiaTheme="minorEastAsia"/>
              <w:noProof/>
            </w:rPr>
          </w:pPr>
          <w:del w:id="3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"_Toc56764261"</w:delInstrText>
            </w:r>
            <w:r w:rsidRPr="002F2067" w:rsidDel="00EB2AA0">
              <w:rPr>
                <w:rStyle w:val="Hyperlink"/>
                <w:noProof/>
              </w:rPr>
              <w:delInstrText xml:space="preserve"> </w:delInstrText>
            </w:r>
            <w:r w:rsidRPr="002F2067" w:rsidDel="00EB2AA0">
              <w:rPr>
                <w:rStyle w:val="Hyperlink"/>
                <w:noProof/>
              </w:rPr>
              <w:fldChar w:fldCharType="separate"/>
            </w:r>
          </w:del>
          <w:ins w:id="333" w:author="David Conklin" w:date="2020-12-07T16:21:00Z">
            <w:r w:rsidR="00054245">
              <w:rPr>
                <w:rStyle w:val="Hyperlink"/>
                <w:b/>
                <w:bCs/>
                <w:noProof/>
              </w:rPr>
              <w:t>Error! Hyperlink reference not valid.</w:t>
            </w:r>
          </w:ins>
          <w:del w:id="334" w:author="David Conklin" w:date="2020-11-26T14:39:00Z">
            <w:r w:rsidRPr="002F2067" w:rsidDel="00EB2AA0">
              <w:rPr>
                <w:rStyle w:val="Hyperlink"/>
                <w:noProof/>
              </w:rPr>
              <w:delText>Estimating the surface area of the water in a subreach</w:delText>
            </w:r>
            <w:r w:rsidDel="00EB2AA0">
              <w:rPr>
                <w:noProof/>
                <w:webHidden/>
              </w:rPr>
              <w:tab/>
            </w:r>
            <w:r w:rsidDel="00EB2AA0">
              <w:rPr>
                <w:noProof/>
                <w:webHidden/>
              </w:rPr>
              <w:fldChar w:fldCharType="begin"/>
            </w:r>
            <w:r w:rsidDel="00EB2AA0">
              <w:rPr>
                <w:noProof/>
                <w:webHidden/>
              </w:rPr>
              <w:delInstrText xml:space="preserve"> PAGEREF _Toc56764261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1A1AC48E" w14:textId="67C51E63" w:rsidR="00D9019C" w:rsidDel="00EB2AA0" w:rsidRDefault="00D9019C">
          <w:pPr>
            <w:pStyle w:val="TOC2"/>
            <w:tabs>
              <w:tab w:val="right" w:leader="dot" w:pos="9350"/>
            </w:tabs>
            <w:rPr>
              <w:del w:id="335" w:author="David Conklin" w:date="2020-11-26T14:39:00Z"/>
              <w:rFonts w:eastAsiaTheme="minorEastAsia"/>
              <w:noProof/>
            </w:rPr>
          </w:pPr>
          <w:del w:id="3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"_Toc56764262"</w:delInstrText>
            </w:r>
            <w:r w:rsidRPr="002F2067" w:rsidDel="00EB2AA0">
              <w:rPr>
                <w:rStyle w:val="Hyperlink"/>
                <w:noProof/>
              </w:rPr>
              <w:delInstrText xml:space="preserve"> </w:delInstrText>
            </w:r>
            <w:r w:rsidRPr="002F2067" w:rsidDel="00EB2AA0">
              <w:rPr>
                <w:rStyle w:val="Hyperlink"/>
                <w:noProof/>
              </w:rPr>
              <w:fldChar w:fldCharType="separate"/>
            </w:r>
          </w:del>
          <w:ins w:id="337" w:author="David Conklin" w:date="2020-12-07T16:21:00Z">
            <w:r w:rsidR="00054245">
              <w:rPr>
                <w:rStyle w:val="Hyperlink"/>
                <w:b/>
                <w:bCs/>
                <w:noProof/>
              </w:rPr>
              <w:t>Error! Hyperlink reference not valid.</w:t>
            </w:r>
          </w:ins>
          <w:del w:id="338" w:author="David Conklin" w:date="2020-11-26T14:39:00Z">
            <w:r w:rsidRPr="002F2067" w:rsidDel="00EB2AA0">
              <w:rPr>
                <w:rStyle w:val="Hyperlink"/>
                <w:noProof/>
              </w:rPr>
              <w:delText>Water temperature from thermal energy</w:delText>
            </w:r>
            <w:r w:rsidDel="00EB2AA0">
              <w:rPr>
                <w:noProof/>
                <w:webHidden/>
              </w:rPr>
              <w:tab/>
            </w:r>
            <w:r w:rsidDel="00EB2AA0">
              <w:rPr>
                <w:noProof/>
                <w:webHidden/>
              </w:rPr>
              <w:fldChar w:fldCharType="begin"/>
            </w:r>
            <w:r w:rsidDel="00EB2AA0">
              <w:rPr>
                <w:noProof/>
                <w:webHidden/>
              </w:rPr>
              <w:delInstrText xml:space="preserve"> PAGEREF _Toc56764262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FF33CB4" w14:textId="757D5638" w:rsidR="00D9019C" w:rsidDel="00EB2AA0" w:rsidRDefault="00D9019C">
          <w:pPr>
            <w:pStyle w:val="TOC2"/>
            <w:tabs>
              <w:tab w:val="right" w:leader="dot" w:pos="9350"/>
            </w:tabs>
            <w:rPr>
              <w:del w:id="339" w:author="David Conklin" w:date="2020-11-26T14:39:00Z"/>
              <w:rFonts w:eastAsiaTheme="minorEastAsia"/>
              <w:noProof/>
            </w:rPr>
          </w:pPr>
          <w:del w:id="3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"_Toc56764263"</w:delInstrText>
            </w:r>
            <w:r w:rsidRPr="002F2067" w:rsidDel="00EB2AA0">
              <w:rPr>
                <w:rStyle w:val="Hyperlink"/>
                <w:noProof/>
              </w:rPr>
              <w:delInstrText xml:space="preserve"> </w:delInstrText>
            </w:r>
            <w:r w:rsidRPr="002F2067" w:rsidDel="00EB2AA0">
              <w:rPr>
                <w:rStyle w:val="Hyperlink"/>
                <w:noProof/>
              </w:rPr>
              <w:fldChar w:fldCharType="separate"/>
            </w:r>
          </w:del>
          <w:ins w:id="341" w:author="David Conklin" w:date="2020-12-07T16:21:00Z">
            <w:r w:rsidR="00054245">
              <w:rPr>
                <w:rStyle w:val="Hyperlink"/>
                <w:b/>
                <w:bCs/>
                <w:noProof/>
              </w:rPr>
              <w:t>Error! Hyperlink reference not valid.</w:t>
            </w:r>
          </w:ins>
          <w:del w:id="342" w:author="David Conklin" w:date="2020-11-26T14:39:00Z">
            <w:r w:rsidRPr="002F2067" w:rsidDel="00EB2AA0">
              <w:rPr>
                <w:rStyle w:val="Hyperlink"/>
                <w:noProof/>
              </w:rPr>
              <w:delText>Initial conditions for Flow: the IC file</w:delText>
            </w:r>
            <w:r w:rsidDel="00EB2AA0">
              <w:rPr>
                <w:noProof/>
                <w:webHidden/>
              </w:rPr>
              <w:tab/>
            </w:r>
            <w:r w:rsidDel="00EB2AA0">
              <w:rPr>
                <w:noProof/>
                <w:webHidden/>
              </w:rPr>
              <w:fldChar w:fldCharType="begin"/>
            </w:r>
            <w:r w:rsidDel="00EB2AA0">
              <w:rPr>
                <w:noProof/>
                <w:webHidden/>
              </w:rPr>
              <w:delInstrText xml:space="preserve"> PAGEREF _Toc56764263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16C72F4" w14:textId="0CC03369" w:rsidR="00D9019C" w:rsidDel="00EB2AA0" w:rsidRDefault="00D9019C">
          <w:pPr>
            <w:pStyle w:val="TOC2"/>
            <w:tabs>
              <w:tab w:val="right" w:leader="dot" w:pos="9350"/>
            </w:tabs>
            <w:rPr>
              <w:del w:id="343" w:author="David Conklin" w:date="2020-11-26T14:39:00Z"/>
              <w:rFonts w:eastAsiaTheme="minorEastAsia"/>
              <w:noProof/>
            </w:rPr>
          </w:pPr>
          <w:del w:id="3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"_Toc56764264"</w:delInstrText>
            </w:r>
            <w:r w:rsidRPr="002F2067" w:rsidDel="00EB2AA0">
              <w:rPr>
                <w:rStyle w:val="Hyperlink"/>
                <w:noProof/>
              </w:rPr>
              <w:delInstrText xml:space="preserve"> </w:delInstrText>
            </w:r>
            <w:r w:rsidRPr="002F2067" w:rsidDel="00EB2AA0">
              <w:rPr>
                <w:rStyle w:val="Hyperlink"/>
                <w:noProof/>
              </w:rPr>
              <w:fldChar w:fldCharType="separate"/>
            </w:r>
          </w:del>
          <w:ins w:id="345" w:author="David Conklin" w:date="2020-12-07T16:21:00Z">
            <w:r w:rsidR="00054245">
              <w:rPr>
                <w:rStyle w:val="Hyperlink"/>
                <w:b/>
                <w:bCs/>
                <w:noProof/>
              </w:rPr>
              <w:t>Error! Hyperlink reference not valid.</w:t>
            </w:r>
          </w:ins>
          <w:del w:id="346" w:author="David Conklin" w:date="2020-11-26T14:39:00Z">
            <w:r w:rsidRPr="002F2067" w:rsidDel="00EB2AA0">
              <w:rPr>
                <w:rStyle w:val="Hyperlink"/>
                <w:noProof/>
              </w:rPr>
              <w:delText>Boundary conditions for stream water temperature</w:delText>
            </w:r>
            <w:r w:rsidDel="00EB2AA0">
              <w:rPr>
                <w:noProof/>
                <w:webHidden/>
              </w:rPr>
              <w:tab/>
            </w:r>
            <w:r w:rsidDel="00EB2AA0">
              <w:rPr>
                <w:noProof/>
                <w:webHidden/>
              </w:rPr>
              <w:fldChar w:fldCharType="begin"/>
            </w:r>
            <w:r w:rsidDel="00EB2AA0">
              <w:rPr>
                <w:noProof/>
                <w:webHidden/>
              </w:rPr>
              <w:delInstrText xml:space="preserve"> PAGEREF _Toc56764264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3882988A" w14:textId="240611FA" w:rsidR="00D9019C" w:rsidDel="00EB2AA0" w:rsidRDefault="00D9019C">
          <w:pPr>
            <w:pStyle w:val="TOC2"/>
            <w:tabs>
              <w:tab w:val="right" w:leader="dot" w:pos="9350"/>
            </w:tabs>
            <w:rPr>
              <w:del w:id="347" w:author="David Conklin" w:date="2020-11-26T14:39:00Z"/>
              <w:rFonts w:eastAsiaTheme="minorEastAsia"/>
              <w:noProof/>
            </w:rPr>
          </w:pPr>
          <w:del w:id="3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"_Toc56764265"</w:delInstrText>
            </w:r>
            <w:r w:rsidRPr="002F2067" w:rsidDel="00EB2AA0">
              <w:rPr>
                <w:rStyle w:val="Hyperlink"/>
                <w:noProof/>
              </w:rPr>
              <w:delInstrText xml:space="preserve"> </w:delInstrText>
            </w:r>
            <w:r w:rsidRPr="002F2067" w:rsidDel="00EB2AA0">
              <w:rPr>
                <w:rStyle w:val="Hyperlink"/>
                <w:noProof/>
              </w:rPr>
              <w:fldChar w:fldCharType="separate"/>
            </w:r>
          </w:del>
          <w:ins w:id="349" w:author="David Conklin" w:date="2020-12-07T16:21:00Z">
            <w:r w:rsidR="00054245">
              <w:rPr>
                <w:rStyle w:val="Hyperlink"/>
                <w:b/>
                <w:bCs/>
                <w:noProof/>
              </w:rPr>
              <w:t>Error! Hyperlink reference not valid.</w:t>
            </w:r>
          </w:ins>
          <w:del w:id="350" w:author="David Conklin" w:date="2020-11-26T14:39:00Z">
            <w:r w:rsidRPr="002F2067" w:rsidDel="00EB2AA0">
              <w:rPr>
                <w:rStyle w:val="Hyperlink"/>
                <w:noProof/>
              </w:rPr>
              <w:delText>Thermal stratification in reservoirs</w:delText>
            </w:r>
            <w:r w:rsidDel="00EB2AA0">
              <w:rPr>
                <w:noProof/>
                <w:webHidden/>
              </w:rPr>
              <w:tab/>
            </w:r>
            <w:r w:rsidDel="00EB2AA0">
              <w:rPr>
                <w:noProof/>
                <w:webHidden/>
              </w:rPr>
              <w:fldChar w:fldCharType="begin"/>
            </w:r>
            <w:r w:rsidDel="00EB2AA0">
              <w:rPr>
                <w:noProof/>
                <w:webHidden/>
              </w:rPr>
              <w:delInstrText xml:space="preserve"> PAGEREF _Toc56764265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0522ABD2" w14:textId="63A99014" w:rsidR="00D9019C" w:rsidDel="00EB2AA0" w:rsidRDefault="00D9019C">
          <w:pPr>
            <w:pStyle w:val="TOC2"/>
            <w:tabs>
              <w:tab w:val="right" w:leader="dot" w:pos="9350"/>
            </w:tabs>
            <w:rPr>
              <w:del w:id="351" w:author="David Conklin" w:date="2020-11-26T14:39:00Z"/>
              <w:rFonts w:eastAsiaTheme="minorEastAsia"/>
              <w:noProof/>
            </w:rPr>
          </w:pPr>
          <w:del w:id="3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"_Toc56764266"</w:delInstrText>
            </w:r>
            <w:r w:rsidRPr="002F2067" w:rsidDel="00EB2AA0">
              <w:rPr>
                <w:rStyle w:val="Hyperlink"/>
                <w:noProof/>
              </w:rPr>
              <w:delInstrText xml:space="preserve"> </w:delInstrText>
            </w:r>
            <w:r w:rsidRPr="002F2067" w:rsidDel="00EB2AA0">
              <w:rPr>
                <w:rStyle w:val="Hyperlink"/>
                <w:noProof/>
              </w:rPr>
              <w:fldChar w:fldCharType="separate"/>
            </w:r>
          </w:del>
          <w:ins w:id="353" w:author="David Conklin" w:date="2020-12-07T16:21:00Z">
            <w:r w:rsidR="00054245">
              <w:rPr>
                <w:rStyle w:val="Hyperlink"/>
                <w:b/>
                <w:bCs/>
                <w:noProof/>
              </w:rPr>
              <w:t>Error! Hyperlink reference not valid.</w:t>
            </w:r>
          </w:ins>
          <w:del w:id="354" w:author="David Conklin" w:date="2020-11-26T14:39:00Z">
            <w:r w:rsidRPr="002F2067" w:rsidDel="00EB2AA0">
              <w:rPr>
                <w:rStyle w:val="Hyperlink"/>
                <w:noProof/>
              </w:rPr>
              <w:delText>Thermal loading</w:delText>
            </w:r>
            <w:r w:rsidDel="00EB2AA0">
              <w:rPr>
                <w:noProof/>
                <w:webHidden/>
              </w:rPr>
              <w:tab/>
            </w:r>
            <w:r w:rsidDel="00EB2AA0">
              <w:rPr>
                <w:noProof/>
                <w:webHidden/>
              </w:rPr>
              <w:fldChar w:fldCharType="begin"/>
            </w:r>
            <w:r w:rsidDel="00EB2AA0">
              <w:rPr>
                <w:noProof/>
                <w:webHidden/>
              </w:rPr>
              <w:delInstrText xml:space="preserve"> PAGEREF _Toc56764266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1E265362" w14:textId="2ADC5293" w:rsidR="00D9019C" w:rsidDel="00EB2AA0" w:rsidRDefault="00D9019C">
          <w:pPr>
            <w:pStyle w:val="TOC1"/>
            <w:tabs>
              <w:tab w:val="right" w:leader="dot" w:pos="9350"/>
            </w:tabs>
            <w:rPr>
              <w:del w:id="355" w:author="David Conklin" w:date="2020-11-26T14:39:00Z"/>
              <w:rFonts w:eastAsiaTheme="minorEastAsia"/>
              <w:noProof/>
            </w:rPr>
          </w:pPr>
          <w:del w:id="3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"_Toc56764267"</w:delInstrText>
            </w:r>
            <w:r w:rsidRPr="002F2067" w:rsidDel="00EB2AA0">
              <w:rPr>
                <w:rStyle w:val="Hyperlink"/>
                <w:noProof/>
              </w:rPr>
              <w:delInstrText xml:space="preserve"> </w:delInstrText>
            </w:r>
            <w:r w:rsidRPr="002F2067" w:rsidDel="00EB2AA0">
              <w:rPr>
                <w:rStyle w:val="Hyperlink"/>
                <w:noProof/>
              </w:rPr>
              <w:fldChar w:fldCharType="separate"/>
            </w:r>
          </w:del>
          <w:ins w:id="357" w:author="David Conklin" w:date="2020-12-07T16:21:00Z">
            <w:r w:rsidR="00054245">
              <w:rPr>
                <w:rStyle w:val="Hyperlink"/>
                <w:b/>
                <w:bCs/>
                <w:noProof/>
              </w:rPr>
              <w:t>Error! Hyperlink reference not valid.</w:t>
            </w:r>
          </w:ins>
          <w:del w:id="358" w:author="David Conklin" w:date="2020-11-26T14:39:00Z">
            <w:r w:rsidRPr="002F2067" w:rsidDel="00EB2AA0">
              <w:rPr>
                <w:rStyle w:val="Hyperlink"/>
                <w:noProof/>
              </w:rPr>
              <w:delText>Reservoir data</w:delText>
            </w:r>
            <w:r w:rsidDel="00EB2AA0">
              <w:rPr>
                <w:noProof/>
                <w:webHidden/>
              </w:rPr>
              <w:tab/>
            </w:r>
            <w:r w:rsidDel="00EB2AA0">
              <w:rPr>
                <w:noProof/>
                <w:webHidden/>
              </w:rPr>
              <w:fldChar w:fldCharType="begin"/>
            </w:r>
            <w:r w:rsidDel="00EB2AA0">
              <w:rPr>
                <w:noProof/>
                <w:webHidden/>
              </w:rPr>
              <w:delInstrText xml:space="preserve"> PAGEREF _Toc56764267 \h </w:delInstrText>
            </w:r>
            <w:r w:rsidDel="00EB2AA0">
              <w:rPr>
                <w:noProof/>
                <w:webHidden/>
              </w:rPr>
            </w:r>
            <w:r w:rsidDel="00EB2AA0">
              <w:rPr>
                <w:noProof/>
                <w:webHidden/>
              </w:rPr>
              <w:fldChar w:fldCharType="separate"/>
            </w:r>
            <w:r w:rsidDel="00EB2AA0">
              <w:rPr>
                <w:noProof/>
                <w:webHidden/>
              </w:rPr>
              <w:delText>24</w:delText>
            </w:r>
            <w:r w:rsidDel="00EB2AA0">
              <w:rPr>
                <w:noProof/>
                <w:webHidden/>
              </w:rPr>
              <w:fldChar w:fldCharType="end"/>
            </w:r>
            <w:r w:rsidRPr="002F2067" w:rsidDel="00EB2AA0">
              <w:rPr>
                <w:rStyle w:val="Hyperlink"/>
                <w:noProof/>
              </w:rPr>
              <w:fldChar w:fldCharType="end"/>
            </w:r>
          </w:del>
        </w:p>
        <w:p w14:paraId="3F59A401" w14:textId="206689F1" w:rsidR="00D9019C" w:rsidDel="00EB2AA0" w:rsidRDefault="00D9019C">
          <w:pPr>
            <w:pStyle w:val="TOC2"/>
            <w:tabs>
              <w:tab w:val="right" w:leader="dot" w:pos="9350"/>
            </w:tabs>
            <w:rPr>
              <w:del w:id="359" w:author="David Conklin" w:date="2020-11-26T14:39:00Z"/>
              <w:rFonts w:eastAsiaTheme="minorEastAsia"/>
              <w:noProof/>
            </w:rPr>
          </w:pPr>
          <w:del w:id="3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"_Toc56764268"</w:delInstrText>
            </w:r>
            <w:r w:rsidRPr="002F2067" w:rsidDel="00EB2AA0">
              <w:rPr>
                <w:rStyle w:val="Hyperlink"/>
                <w:noProof/>
              </w:rPr>
              <w:delInstrText xml:space="preserve"> </w:delInstrText>
            </w:r>
            <w:r w:rsidRPr="002F2067" w:rsidDel="00EB2AA0">
              <w:rPr>
                <w:rStyle w:val="Hyperlink"/>
                <w:noProof/>
              </w:rPr>
              <w:fldChar w:fldCharType="separate"/>
            </w:r>
          </w:del>
          <w:ins w:id="361" w:author="David Conklin" w:date="2020-12-07T16:21:00Z">
            <w:r w:rsidR="00054245">
              <w:rPr>
                <w:rStyle w:val="Hyperlink"/>
                <w:b/>
                <w:bCs/>
                <w:noProof/>
              </w:rPr>
              <w:t>Error! Hyperlink reference not valid.</w:t>
            </w:r>
          </w:ins>
          <w:del w:id="362" w:author="David Conklin" w:date="2020-11-26T14:39:00Z">
            <w:r w:rsidRPr="002F2067" w:rsidDel="00EB2AA0">
              <w:rPr>
                <w:rStyle w:val="Hyperlink"/>
                <w:noProof/>
              </w:rPr>
              <w:delText>Reservoir data sources</w:delText>
            </w:r>
            <w:r w:rsidDel="00EB2AA0">
              <w:rPr>
                <w:noProof/>
                <w:webHidden/>
              </w:rPr>
              <w:tab/>
            </w:r>
            <w:r w:rsidDel="00EB2AA0">
              <w:rPr>
                <w:noProof/>
                <w:webHidden/>
              </w:rPr>
              <w:fldChar w:fldCharType="begin"/>
            </w:r>
            <w:r w:rsidDel="00EB2AA0">
              <w:rPr>
                <w:noProof/>
                <w:webHidden/>
              </w:rPr>
              <w:delInstrText xml:space="preserve"> PAGEREF _Toc56764268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6CF58630" w14:textId="16CF4CB3" w:rsidR="00D9019C" w:rsidDel="00EB2AA0" w:rsidRDefault="00D9019C">
          <w:pPr>
            <w:pStyle w:val="TOC1"/>
            <w:tabs>
              <w:tab w:val="right" w:leader="dot" w:pos="9350"/>
            </w:tabs>
            <w:rPr>
              <w:del w:id="363" w:author="David Conklin" w:date="2020-11-26T14:39:00Z"/>
              <w:rFonts w:eastAsiaTheme="minorEastAsia"/>
              <w:noProof/>
            </w:rPr>
          </w:pPr>
          <w:del w:id="3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"_Toc56764269"</w:delInstrText>
            </w:r>
            <w:r w:rsidRPr="002F2067" w:rsidDel="00EB2AA0">
              <w:rPr>
                <w:rStyle w:val="Hyperlink"/>
                <w:noProof/>
              </w:rPr>
              <w:delInstrText xml:space="preserve"> </w:delInstrText>
            </w:r>
            <w:r w:rsidRPr="002F2067" w:rsidDel="00EB2AA0">
              <w:rPr>
                <w:rStyle w:val="Hyperlink"/>
                <w:noProof/>
              </w:rPr>
              <w:fldChar w:fldCharType="separate"/>
            </w:r>
          </w:del>
          <w:ins w:id="365" w:author="David Conklin" w:date="2020-12-07T16:21:00Z">
            <w:r w:rsidR="00054245">
              <w:rPr>
                <w:rStyle w:val="Hyperlink"/>
                <w:b/>
                <w:bCs/>
                <w:noProof/>
              </w:rPr>
              <w:t>Error! Hyperlink reference not valid.</w:t>
            </w:r>
          </w:ins>
          <w:del w:id="366" w:author="David Conklin" w:date="2020-11-26T14:39:00Z">
            <w:r w:rsidRPr="002F2067" w:rsidDel="00EB2AA0">
              <w:rPr>
                <w:rStyle w:val="Hyperlink"/>
                <w:noProof/>
              </w:rPr>
              <w:delText>Creating a new study area from a watershed within the WRB</w:delText>
            </w:r>
            <w:r w:rsidDel="00EB2AA0">
              <w:rPr>
                <w:noProof/>
                <w:webHidden/>
              </w:rPr>
              <w:tab/>
            </w:r>
            <w:r w:rsidDel="00EB2AA0">
              <w:rPr>
                <w:noProof/>
                <w:webHidden/>
              </w:rPr>
              <w:fldChar w:fldCharType="begin"/>
            </w:r>
            <w:r w:rsidDel="00EB2AA0">
              <w:rPr>
                <w:noProof/>
                <w:webHidden/>
              </w:rPr>
              <w:delInstrText xml:space="preserve"> PAGEREF _Toc56764269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2229D8C0" w14:textId="7ECE3A11" w:rsidR="00D9019C" w:rsidDel="00EB2AA0" w:rsidRDefault="00D9019C">
          <w:pPr>
            <w:pStyle w:val="TOC2"/>
            <w:tabs>
              <w:tab w:val="right" w:leader="dot" w:pos="9350"/>
            </w:tabs>
            <w:rPr>
              <w:del w:id="367" w:author="David Conklin" w:date="2020-11-26T14:39:00Z"/>
              <w:rFonts w:eastAsiaTheme="minorEastAsia"/>
              <w:noProof/>
            </w:rPr>
          </w:pPr>
          <w:del w:id="3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"_Toc56764270"</w:delInstrText>
            </w:r>
            <w:r w:rsidRPr="002F2067" w:rsidDel="00EB2AA0">
              <w:rPr>
                <w:rStyle w:val="Hyperlink"/>
                <w:noProof/>
              </w:rPr>
              <w:delInstrText xml:space="preserve"> </w:delInstrText>
            </w:r>
            <w:r w:rsidRPr="002F2067" w:rsidDel="00EB2AA0">
              <w:rPr>
                <w:rStyle w:val="Hyperlink"/>
                <w:noProof/>
              </w:rPr>
              <w:fldChar w:fldCharType="separate"/>
            </w:r>
          </w:del>
          <w:ins w:id="369" w:author="David Conklin" w:date="2020-12-07T16:21:00Z">
            <w:r w:rsidR="00054245">
              <w:rPr>
                <w:rStyle w:val="Hyperlink"/>
                <w:b/>
                <w:bCs/>
                <w:noProof/>
              </w:rPr>
              <w:t>Error! Hyperlink reference not valid.</w:t>
            </w:r>
          </w:ins>
          <w:del w:id="370" w:author="David Conklin" w:date="2020-11-26T14:39:00Z">
            <w:r w:rsidRPr="002F2067" w:rsidDel="00EB2AA0">
              <w:rPr>
                <w:rStyle w:val="Hyperlink"/>
                <w:noProof/>
              </w:rPr>
              <w:delText>Limitations of subbasin simulations</w:delText>
            </w:r>
            <w:r w:rsidDel="00EB2AA0">
              <w:rPr>
                <w:noProof/>
                <w:webHidden/>
              </w:rPr>
              <w:tab/>
            </w:r>
            <w:r w:rsidDel="00EB2AA0">
              <w:rPr>
                <w:noProof/>
                <w:webHidden/>
              </w:rPr>
              <w:fldChar w:fldCharType="begin"/>
            </w:r>
            <w:r w:rsidDel="00EB2AA0">
              <w:rPr>
                <w:noProof/>
                <w:webHidden/>
              </w:rPr>
              <w:delInstrText xml:space="preserve"> PAGEREF _Toc56764270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3A6CF439" w14:textId="53135A55" w:rsidR="00D9019C" w:rsidDel="00EB2AA0" w:rsidRDefault="00D9019C">
          <w:pPr>
            <w:pStyle w:val="TOC1"/>
            <w:tabs>
              <w:tab w:val="right" w:leader="dot" w:pos="9350"/>
            </w:tabs>
            <w:rPr>
              <w:del w:id="371" w:author="David Conklin" w:date="2020-11-26T14:39:00Z"/>
              <w:rFonts w:eastAsiaTheme="minorEastAsia"/>
              <w:noProof/>
            </w:rPr>
          </w:pPr>
          <w:del w:id="37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"_Toc56764271"</w:delInstrText>
            </w:r>
            <w:r w:rsidRPr="002F2067" w:rsidDel="00EB2AA0">
              <w:rPr>
                <w:rStyle w:val="Hyperlink"/>
                <w:noProof/>
              </w:rPr>
              <w:delInstrText xml:space="preserve"> </w:delInstrText>
            </w:r>
            <w:r w:rsidRPr="002F2067" w:rsidDel="00EB2AA0">
              <w:rPr>
                <w:rStyle w:val="Hyperlink"/>
                <w:noProof/>
              </w:rPr>
              <w:fldChar w:fldCharType="separate"/>
            </w:r>
          </w:del>
          <w:ins w:id="373" w:author="David Conklin" w:date="2020-12-07T16:21:00Z">
            <w:r w:rsidR="00054245">
              <w:rPr>
                <w:rStyle w:val="Hyperlink"/>
                <w:b/>
                <w:bCs/>
                <w:noProof/>
              </w:rPr>
              <w:t>Error! Hyperlink reference not valid.</w:t>
            </w:r>
          </w:ins>
          <w:del w:id="374" w:author="David Conklin" w:date="2020-11-26T14:39:00Z">
            <w:r w:rsidRPr="002F2067" w:rsidDel="00EB2AA0">
              <w:rPr>
                <w:rStyle w:val="Hyperlink"/>
                <w:noProof/>
              </w:rPr>
              <w:delText>North Santiam study area</w:delText>
            </w:r>
            <w:r w:rsidDel="00EB2AA0">
              <w:rPr>
                <w:noProof/>
                <w:webHidden/>
              </w:rPr>
              <w:tab/>
            </w:r>
            <w:r w:rsidDel="00EB2AA0">
              <w:rPr>
                <w:noProof/>
                <w:webHidden/>
              </w:rPr>
              <w:fldChar w:fldCharType="begin"/>
            </w:r>
            <w:r w:rsidDel="00EB2AA0">
              <w:rPr>
                <w:noProof/>
                <w:webHidden/>
              </w:rPr>
              <w:delInstrText xml:space="preserve"> PAGEREF _Toc56764271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00E20A93" w14:textId="6AA61DA4" w:rsidR="00D9019C" w:rsidDel="00EB2AA0" w:rsidRDefault="00D9019C">
          <w:pPr>
            <w:pStyle w:val="TOC2"/>
            <w:tabs>
              <w:tab w:val="right" w:leader="dot" w:pos="9350"/>
            </w:tabs>
            <w:rPr>
              <w:del w:id="375" w:author="David Conklin" w:date="2020-11-26T14:39:00Z"/>
              <w:rFonts w:eastAsiaTheme="minorEastAsia"/>
              <w:noProof/>
            </w:rPr>
          </w:pPr>
          <w:del w:id="37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"_Toc56764272"</w:delInstrText>
            </w:r>
            <w:r w:rsidRPr="002F2067" w:rsidDel="00EB2AA0">
              <w:rPr>
                <w:rStyle w:val="Hyperlink"/>
                <w:noProof/>
              </w:rPr>
              <w:delInstrText xml:space="preserve"> </w:delInstrText>
            </w:r>
            <w:r w:rsidRPr="002F2067" w:rsidDel="00EB2AA0">
              <w:rPr>
                <w:rStyle w:val="Hyperlink"/>
                <w:noProof/>
              </w:rPr>
              <w:fldChar w:fldCharType="separate"/>
            </w:r>
          </w:del>
          <w:ins w:id="377" w:author="David Conklin" w:date="2020-12-07T16:21:00Z">
            <w:r w:rsidR="00054245">
              <w:rPr>
                <w:rStyle w:val="Hyperlink"/>
                <w:b/>
                <w:bCs/>
                <w:noProof/>
              </w:rPr>
              <w:t>Error! Hyperlink reference not valid.</w:t>
            </w:r>
          </w:ins>
          <w:del w:id="378" w:author="David Conklin" w:date="2020-11-26T14:39:00Z">
            <w:r w:rsidRPr="002F2067" w:rsidDel="00EB2AA0">
              <w:rPr>
                <w:rStyle w:val="Hyperlink"/>
                <w:rFonts w:eastAsia="Times New Roman"/>
                <w:noProof/>
              </w:rPr>
              <w:delText>Instream water rights</w:delText>
            </w:r>
            <w:r w:rsidDel="00EB2AA0">
              <w:rPr>
                <w:noProof/>
                <w:webHidden/>
              </w:rPr>
              <w:tab/>
            </w:r>
            <w:r w:rsidDel="00EB2AA0">
              <w:rPr>
                <w:noProof/>
                <w:webHidden/>
              </w:rPr>
              <w:fldChar w:fldCharType="begin"/>
            </w:r>
            <w:r w:rsidDel="00EB2AA0">
              <w:rPr>
                <w:noProof/>
                <w:webHidden/>
              </w:rPr>
              <w:delInstrText xml:space="preserve"> PAGEREF _Toc56764272 \h </w:delInstrText>
            </w:r>
            <w:r w:rsidDel="00EB2AA0">
              <w:rPr>
                <w:noProof/>
                <w:webHidden/>
              </w:rPr>
            </w:r>
            <w:r w:rsidDel="00EB2AA0">
              <w:rPr>
                <w:noProof/>
                <w:webHidden/>
              </w:rPr>
              <w:fldChar w:fldCharType="separate"/>
            </w:r>
            <w:r w:rsidDel="00EB2AA0">
              <w:rPr>
                <w:noProof/>
                <w:webHidden/>
              </w:rPr>
              <w:delText>29</w:delText>
            </w:r>
            <w:r w:rsidDel="00EB2AA0">
              <w:rPr>
                <w:noProof/>
                <w:webHidden/>
              </w:rPr>
              <w:fldChar w:fldCharType="end"/>
            </w:r>
            <w:r w:rsidRPr="002F2067" w:rsidDel="00EB2AA0">
              <w:rPr>
                <w:rStyle w:val="Hyperlink"/>
                <w:noProof/>
              </w:rPr>
              <w:fldChar w:fldCharType="end"/>
            </w:r>
          </w:del>
        </w:p>
        <w:p w14:paraId="7ABC5109" w14:textId="0C5F6E84" w:rsidR="00D9019C" w:rsidDel="00EB2AA0" w:rsidRDefault="00D9019C">
          <w:pPr>
            <w:pStyle w:val="TOC2"/>
            <w:tabs>
              <w:tab w:val="right" w:leader="dot" w:pos="9350"/>
            </w:tabs>
            <w:rPr>
              <w:del w:id="379" w:author="David Conklin" w:date="2020-11-26T14:39:00Z"/>
              <w:rFonts w:eastAsiaTheme="minorEastAsia"/>
              <w:noProof/>
            </w:rPr>
          </w:pPr>
          <w:del w:id="38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"_Toc56764273"</w:delInstrText>
            </w:r>
            <w:r w:rsidRPr="002F2067" w:rsidDel="00EB2AA0">
              <w:rPr>
                <w:rStyle w:val="Hyperlink"/>
                <w:noProof/>
              </w:rPr>
              <w:delInstrText xml:space="preserve"> </w:delInstrText>
            </w:r>
            <w:r w:rsidRPr="002F2067" w:rsidDel="00EB2AA0">
              <w:rPr>
                <w:rStyle w:val="Hyperlink"/>
                <w:noProof/>
              </w:rPr>
              <w:fldChar w:fldCharType="separate"/>
            </w:r>
          </w:del>
          <w:ins w:id="381" w:author="David Conklin" w:date="2020-12-07T16:21:00Z">
            <w:r w:rsidR="00054245">
              <w:rPr>
                <w:rStyle w:val="Hyperlink"/>
                <w:b/>
                <w:bCs/>
                <w:noProof/>
              </w:rPr>
              <w:t>Error! Hyperlink reference not valid.</w:t>
            </w:r>
          </w:ins>
          <w:del w:id="382" w:author="David Conklin" w:date="2020-11-26T14:39:00Z">
            <w:r w:rsidRPr="002F2067" w:rsidDel="00EB2AA0">
              <w:rPr>
                <w:rStyle w:val="Hyperlink"/>
                <w:noProof/>
              </w:rPr>
              <w:delText>Municipal water rights</w:delText>
            </w:r>
            <w:r w:rsidDel="00EB2AA0">
              <w:rPr>
                <w:noProof/>
                <w:webHidden/>
              </w:rPr>
              <w:tab/>
            </w:r>
            <w:r w:rsidDel="00EB2AA0">
              <w:rPr>
                <w:noProof/>
                <w:webHidden/>
              </w:rPr>
              <w:fldChar w:fldCharType="begin"/>
            </w:r>
            <w:r w:rsidDel="00EB2AA0">
              <w:rPr>
                <w:noProof/>
                <w:webHidden/>
              </w:rPr>
              <w:delInstrText xml:space="preserve"> PAGEREF _Toc56764273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257DC9D9" w14:textId="05BF8C96" w:rsidR="00D9019C" w:rsidDel="00EB2AA0" w:rsidRDefault="00D9019C">
          <w:pPr>
            <w:pStyle w:val="TOC1"/>
            <w:tabs>
              <w:tab w:val="right" w:leader="dot" w:pos="9350"/>
            </w:tabs>
            <w:rPr>
              <w:del w:id="383" w:author="David Conklin" w:date="2020-11-26T14:39:00Z"/>
              <w:rFonts w:eastAsiaTheme="minorEastAsia"/>
              <w:noProof/>
            </w:rPr>
          </w:pPr>
          <w:del w:id="38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"_Toc56764274"</w:delInstrText>
            </w:r>
            <w:r w:rsidRPr="002F2067" w:rsidDel="00EB2AA0">
              <w:rPr>
                <w:rStyle w:val="Hyperlink"/>
                <w:noProof/>
              </w:rPr>
              <w:delInstrText xml:space="preserve"> </w:delInstrText>
            </w:r>
            <w:r w:rsidRPr="002F2067" w:rsidDel="00EB2AA0">
              <w:rPr>
                <w:rStyle w:val="Hyperlink"/>
                <w:noProof/>
              </w:rPr>
              <w:fldChar w:fldCharType="separate"/>
            </w:r>
          </w:del>
          <w:ins w:id="385" w:author="David Conklin" w:date="2020-12-07T16:21:00Z">
            <w:r w:rsidR="00054245">
              <w:rPr>
                <w:rStyle w:val="Hyperlink"/>
                <w:b/>
                <w:bCs/>
                <w:noProof/>
              </w:rPr>
              <w:t>Error! Hyperlink reference not valid.</w:t>
            </w:r>
          </w:ins>
          <w:del w:id="386" w:author="David Conklin" w:date="2020-11-26T14:39:00Z">
            <w:r w:rsidRPr="002F2067" w:rsidDel="00EB2AA0">
              <w:rPr>
                <w:rStyle w:val="Hyperlink"/>
                <w:noProof/>
              </w:rPr>
              <w:delText>McKenzie Basin Wetlands Study</w:delText>
            </w:r>
            <w:r w:rsidDel="00EB2AA0">
              <w:rPr>
                <w:noProof/>
                <w:webHidden/>
              </w:rPr>
              <w:tab/>
            </w:r>
            <w:r w:rsidDel="00EB2AA0">
              <w:rPr>
                <w:noProof/>
                <w:webHidden/>
              </w:rPr>
              <w:fldChar w:fldCharType="begin"/>
            </w:r>
            <w:r w:rsidDel="00EB2AA0">
              <w:rPr>
                <w:noProof/>
                <w:webHidden/>
              </w:rPr>
              <w:delInstrText xml:space="preserve"> PAGEREF _Toc56764274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65B54759" w14:textId="1259B5E8" w:rsidR="00D9019C" w:rsidDel="00EB2AA0" w:rsidRDefault="00D9019C">
          <w:pPr>
            <w:pStyle w:val="TOC2"/>
            <w:tabs>
              <w:tab w:val="right" w:leader="dot" w:pos="9350"/>
            </w:tabs>
            <w:rPr>
              <w:del w:id="387" w:author="David Conklin" w:date="2020-11-26T14:39:00Z"/>
              <w:rFonts w:eastAsiaTheme="minorEastAsia"/>
              <w:noProof/>
            </w:rPr>
          </w:pPr>
          <w:del w:id="38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"_Toc56764275"</w:delInstrText>
            </w:r>
            <w:r w:rsidRPr="002F2067" w:rsidDel="00EB2AA0">
              <w:rPr>
                <w:rStyle w:val="Hyperlink"/>
                <w:noProof/>
              </w:rPr>
              <w:delInstrText xml:space="preserve"> </w:delInstrText>
            </w:r>
            <w:r w:rsidRPr="002F2067" w:rsidDel="00EB2AA0">
              <w:rPr>
                <w:rStyle w:val="Hyperlink"/>
                <w:noProof/>
              </w:rPr>
              <w:fldChar w:fldCharType="separate"/>
            </w:r>
          </w:del>
          <w:ins w:id="389" w:author="David Conklin" w:date="2020-12-07T16:21:00Z">
            <w:r w:rsidR="00054245">
              <w:rPr>
                <w:rStyle w:val="Hyperlink"/>
                <w:b/>
                <w:bCs/>
                <w:noProof/>
              </w:rPr>
              <w:t>Error! Hyperlink reference not valid.</w:t>
            </w:r>
          </w:ins>
          <w:del w:id="390" w:author="David Conklin" w:date="2020-11-26T14:39:00Z">
            <w:r w:rsidRPr="002F2067" w:rsidDel="00EB2AA0">
              <w:rPr>
                <w:rStyle w:val="Hyperlink"/>
                <w:noProof/>
              </w:rPr>
              <w:delText>Project Overview</w:delText>
            </w:r>
            <w:r w:rsidDel="00EB2AA0">
              <w:rPr>
                <w:noProof/>
                <w:webHidden/>
              </w:rPr>
              <w:tab/>
            </w:r>
            <w:r w:rsidDel="00EB2AA0">
              <w:rPr>
                <w:noProof/>
                <w:webHidden/>
              </w:rPr>
              <w:fldChar w:fldCharType="begin"/>
            </w:r>
            <w:r w:rsidDel="00EB2AA0">
              <w:rPr>
                <w:noProof/>
                <w:webHidden/>
              </w:rPr>
              <w:delInstrText xml:space="preserve"> PAGEREF _Toc56764275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767F000A" w14:textId="34EE7E7A" w:rsidR="00D9019C" w:rsidDel="00EB2AA0" w:rsidRDefault="00D9019C">
          <w:pPr>
            <w:pStyle w:val="TOC2"/>
            <w:tabs>
              <w:tab w:val="right" w:leader="dot" w:pos="9350"/>
            </w:tabs>
            <w:rPr>
              <w:del w:id="391" w:author="David Conklin" w:date="2020-11-26T14:39:00Z"/>
              <w:rFonts w:eastAsiaTheme="minorEastAsia"/>
              <w:noProof/>
            </w:rPr>
          </w:pPr>
          <w:del w:id="39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"_Toc56764276"</w:delInstrText>
            </w:r>
            <w:r w:rsidRPr="002F2067" w:rsidDel="00EB2AA0">
              <w:rPr>
                <w:rStyle w:val="Hyperlink"/>
                <w:noProof/>
              </w:rPr>
              <w:delInstrText xml:space="preserve"> </w:delInstrText>
            </w:r>
            <w:r w:rsidRPr="002F2067" w:rsidDel="00EB2AA0">
              <w:rPr>
                <w:rStyle w:val="Hyperlink"/>
                <w:noProof/>
              </w:rPr>
              <w:fldChar w:fldCharType="separate"/>
            </w:r>
          </w:del>
          <w:ins w:id="393" w:author="David Conklin" w:date="2020-12-07T16:21:00Z">
            <w:r w:rsidR="00054245">
              <w:rPr>
                <w:rStyle w:val="Hyperlink"/>
                <w:b/>
                <w:bCs/>
                <w:noProof/>
              </w:rPr>
              <w:t>Error! Hyperlink reference not valid.</w:t>
            </w:r>
          </w:ins>
          <w:del w:id="394" w:author="David Conklin" w:date="2020-11-26T14:39:00Z">
            <w:r w:rsidRPr="002F2067" w:rsidDel="00EB2AA0">
              <w:rPr>
                <w:rStyle w:val="Hyperlink"/>
                <w:noProof/>
              </w:rPr>
              <w:delText>Model and Simulation Overview</w:delText>
            </w:r>
            <w:r w:rsidDel="00EB2AA0">
              <w:rPr>
                <w:noProof/>
                <w:webHidden/>
              </w:rPr>
              <w:tab/>
            </w:r>
            <w:r w:rsidDel="00EB2AA0">
              <w:rPr>
                <w:noProof/>
                <w:webHidden/>
              </w:rPr>
              <w:fldChar w:fldCharType="begin"/>
            </w:r>
            <w:r w:rsidDel="00EB2AA0">
              <w:rPr>
                <w:noProof/>
                <w:webHidden/>
              </w:rPr>
              <w:delInstrText xml:space="preserve"> PAGEREF _Toc56764276 \h </w:delInstrText>
            </w:r>
            <w:r w:rsidDel="00EB2AA0">
              <w:rPr>
                <w:noProof/>
                <w:webHidden/>
              </w:rPr>
            </w:r>
            <w:r w:rsidDel="00EB2AA0">
              <w:rPr>
                <w:noProof/>
                <w:webHidden/>
              </w:rPr>
              <w:fldChar w:fldCharType="separate"/>
            </w:r>
            <w:r w:rsidDel="00EB2AA0">
              <w:rPr>
                <w:noProof/>
                <w:webHidden/>
              </w:rPr>
              <w:delText>32</w:delText>
            </w:r>
            <w:r w:rsidDel="00EB2AA0">
              <w:rPr>
                <w:noProof/>
                <w:webHidden/>
              </w:rPr>
              <w:fldChar w:fldCharType="end"/>
            </w:r>
            <w:r w:rsidRPr="002F2067" w:rsidDel="00EB2AA0">
              <w:rPr>
                <w:rStyle w:val="Hyperlink"/>
                <w:noProof/>
              </w:rPr>
              <w:fldChar w:fldCharType="end"/>
            </w:r>
          </w:del>
        </w:p>
        <w:p w14:paraId="01317041" w14:textId="384243BD" w:rsidR="00D9019C" w:rsidDel="00EB2AA0" w:rsidRDefault="00D9019C">
          <w:pPr>
            <w:pStyle w:val="TOC2"/>
            <w:tabs>
              <w:tab w:val="right" w:leader="dot" w:pos="9350"/>
            </w:tabs>
            <w:rPr>
              <w:del w:id="395" w:author="David Conklin" w:date="2020-11-26T14:39:00Z"/>
              <w:rFonts w:eastAsiaTheme="minorEastAsia"/>
              <w:noProof/>
            </w:rPr>
          </w:pPr>
          <w:del w:id="39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"_Toc56764277"</w:delInstrText>
            </w:r>
            <w:r w:rsidRPr="002F2067" w:rsidDel="00EB2AA0">
              <w:rPr>
                <w:rStyle w:val="Hyperlink"/>
                <w:noProof/>
              </w:rPr>
              <w:delInstrText xml:space="preserve"> </w:delInstrText>
            </w:r>
            <w:r w:rsidRPr="002F2067" w:rsidDel="00EB2AA0">
              <w:rPr>
                <w:rStyle w:val="Hyperlink"/>
                <w:noProof/>
              </w:rPr>
              <w:fldChar w:fldCharType="separate"/>
            </w:r>
          </w:del>
          <w:ins w:id="397" w:author="David Conklin" w:date="2020-12-07T16:21:00Z">
            <w:r w:rsidR="00054245">
              <w:rPr>
                <w:rStyle w:val="Hyperlink"/>
                <w:b/>
                <w:bCs/>
                <w:noProof/>
              </w:rPr>
              <w:t>Error! Hyperlink reference not valid.</w:t>
            </w:r>
          </w:ins>
          <w:del w:id="398" w:author="David Conklin" w:date="2020-11-26T14:39:00Z">
            <w:r w:rsidRPr="002F2067" w:rsidDel="00EB2AA0">
              <w:rPr>
                <w:rStyle w:val="Hyperlink"/>
                <w:noProof/>
              </w:rPr>
              <w:delText>McKenzie wetlands in the initial versions of the IDU, HRU, and Reach data layers</w:delText>
            </w:r>
            <w:r w:rsidDel="00EB2AA0">
              <w:rPr>
                <w:noProof/>
                <w:webHidden/>
              </w:rPr>
              <w:tab/>
            </w:r>
            <w:r w:rsidDel="00EB2AA0">
              <w:rPr>
                <w:noProof/>
                <w:webHidden/>
              </w:rPr>
              <w:fldChar w:fldCharType="begin"/>
            </w:r>
            <w:r w:rsidDel="00EB2AA0">
              <w:rPr>
                <w:noProof/>
                <w:webHidden/>
              </w:rPr>
              <w:delInstrText xml:space="preserve"> PAGEREF _Toc56764277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60AC2163" w14:textId="2BBE444B" w:rsidR="00D9019C" w:rsidDel="00EB2AA0" w:rsidRDefault="00D9019C">
          <w:pPr>
            <w:pStyle w:val="TOC2"/>
            <w:tabs>
              <w:tab w:val="right" w:leader="dot" w:pos="9350"/>
            </w:tabs>
            <w:rPr>
              <w:del w:id="399" w:author="David Conklin" w:date="2020-11-26T14:39:00Z"/>
              <w:rFonts w:eastAsiaTheme="minorEastAsia"/>
              <w:noProof/>
            </w:rPr>
          </w:pPr>
          <w:del w:id="40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"_Toc56764278"</w:delInstrText>
            </w:r>
            <w:r w:rsidRPr="002F2067" w:rsidDel="00EB2AA0">
              <w:rPr>
                <w:rStyle w:val="Hyperlink"/>
                <w:noProof/>
              </w:rPr>
              <w:delInstrText xml:space="preserve"> </w:delInstrText>
            </w:r>
            <w:r w:rsidRPr="002F2067" w:rsidDel="00EB2AA0">
              <w:rPr>
                <w:rStyle w:val="Hyperlink"/>
                <w:noProof/>
              </w:rPr>
              <w:fldChar w:fldCharType="separate"/>
            </w:r>
          </w:del>
          <w:ins w:id="401" w:author="David Conklin" w:date="2020-12-07T16:21:00Z">
            <w:r w:rsidR="00054245">
              <w:rPr>
                <w:rStyle w:val="Hyperlink"/>
                <w:b/>
                <w:bCs/>
                <w:noProof/>
              </w:rPr>
              <w:t>Error! Hyperlink reference not valid.</w:t>
            </w:r>
          </w:ins>
          <w:del w:id="402" w:author="David Conklin" w:date="2020-11-26T14:39:00Z">
            <w:r w:rsidRPr="002F2067" w:rsidDel="00EB2AA0">
              <w:rPr>
                <w:rStyle w:val="Hyperlink"/>
                <w:noProof/>
              </w:rPr>
              <w:delText>Data changes for better representation of wetlands</w:delText>
            </w:r>
            <w:r w:rsidDel="00EB2AA0">
              <w:rPr>
                <w:noProof/>
                <w:webHidden/>
              </w:rPr>
              <w:tab/>
            </w:r>
            <w:r w:rsidDel="00EB2AA0">
              <w:rPr>
                <w:noProof/>
                <w:webHidden/>
              </w:rPr>
              <w:fldChar w:fldCharType="begin"/>
            </w:r>
            <w:r w:rsidDel="00EB2AA0">
              <w:rPr>
                <w:noProof/>
                <w:webHidden/>
              </w:rPr>
              <w:delInstrText xml:space="preserve"> PAGEREF _Toc56764278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4689C083" w14:textId="0ED28AB5" w:rsidR="00D9019C" w:rsidDel="00EB2AA0" w:rsidRDefault="00D9019C">
          <w:pPr>
            <w:pStyle w:val="TOC2"/>
            <w:tabs>
              <w:tab w:val="right" w:leader="dot" w:pos="9350"/>
            </w:tabs>
            <w:rPr>
              <w:del w:id="403" w:author="David Conklin" w:date="2020-11-26T14:39:00Z"/>
              <w:rFonts w:eastAsiaTheme="minorEastAsia"/>
              <w:noProof/>
            </w:rPr>
          </w:pPr>
          <w:del w:id="40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"_Toc56764279"</w:delInstrText>
            </w:r>
            <w:r w:rsidRPr="002F2067" w:rsidDel="00EB2AA0">
              <w:rPr>
                <w:rStyle w:val="Hyperlink"/>
                <w:noProof/>
              </w:rPr>
              <w:delInstrText xml:space="preserve"> </w:delInstrText>
            </w:r>
            <w:r w:rsidRPr="002F2067" w:rsidDel="00EB2AA0">
              <w:rPr>
                <w:rStyle w:val="Hyperlink"/>
                <w:noProof/>
              </w:rPr>
              <w:fldChar w:fldCharType="separate"/>
            </w:r>
          </w:del>
          <w:ins w:id="405" w:author="David Conklin" w:date="2020-12-07T16:21:00Z">
            <w:r w:rsidR="00054245">
              <w:rPr>
                <w:rStyle w:val="Hyperlink"/>
                <w:b/>
                <w:bCs/>
                <w:noProof/>
              </w:rPr>
              <w:t>Error! Hyperlink reference not valid.</w:t>
            </w:r>
          </w:ins>
          <w:del w:id="406" w:author="David Conklin" w:date="2020-11-26T14:39:00Z">
            <w:r w:rsidRPr="002F2067" w:rsidDel="00EB2AA0">
              <w:rPr>
                <w:rStyle w:val="Hyperlink"/>
                <w:noProof/>
              </w:rPr>
              <w:delText>Projection, Calendar, and Units</w:delText>
            </w:r>
            <w:r w:rsidDel="00EB2AA0">
              <w:rPr>
                <w:noProof/>
                <w:webHidden/>
              </w:rPr>
              <w:tab/>
            </w:r>
            <w:r w:rsidDel="00EB2AA0">
              <w:rPr>
                <w:noProof/>
                <w:webHidden/>
              </w:rPr>
              <w:fldChar w:fldCharType="begin"/>
            </w:r>
            <w:r w:rsidDel="00EB2AA0">
              <w:rPr>
                <w:noProof/>
                <w:webHidden/>
              </w:rPr>
              <w:delInstrText xml:space="preserve"> PAGEREF _Toc56764279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DAB35F6" w14:textId="6C62DAD8" w:rsidR="00D9019C" w:rsidDel="00EB2AA0" w:rsidRDefault="00D9019C">
          <w:pPr>
            <w:pStyle w:val="TOC2"/>
            <w:tabs>
              <w:tab w:val="right" w:leader="dot" w:pos="9350"/>
            </w:tabs>
            <w:rPr>
              <w:del w:id="407" w:author="David Conklin" w:date="2020-11-26T14:39:00Z"/>
              <w:rFonts w:eastAsiaTheme="minorEastAsia"/>
              <w:noProof/>
            </w:rPr>
          </w:pPr>
          <w:del w:id="40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"_Toc56764280"</w:delInstrText>
            </w:r>
            <w:r w:rsidRPr="002F2067" w:rsidDel="00EB2AA0">
              <w:rPr>
                <w:rStyle w:val="Hyperlink"/>
                <w:noProof/>
              </w:rPr>
              <w:delInstrText xml:space="preserve"> </w:delInstrText>
            </w:r>
            <w:r w:rsidRPr="002F2067" w:rsidDel="00EB2AA0">
              <w:rPr>
                <w:rStyle w:val="Hyperlink"/>
                <w:noProof/>
              </w:rPr>
              <w:fldChar w:fldCharType="separate"/>
            </w:r>
          </w:del>
          <w:ins w:id="409" w:author="David Conklin" w:date="2020-12-07T16:21:00Z">
            <w:r w:rsidR="00054245">
              <w:rPr>
                <w:rStyle w:val="Hyperlink"/>
                <w:b/>
                <w:bCs/>
                <w:noProof/>
              </w:rPr>
              <w:t>Error! Hyperlink reference not valid.</w:t>
            </w:r>
          </w:ins>
          <w:del w:id="410" w:author="David Conklin" w:date="2020-11-26T14:39:00Z">
            <w:r w:rsidRPr="002F2067" w:rsidDel="00EB2AA0">
              <w:rPr>
                <w:rStyle w:val="Hyperlink"/>
                <w:noProof/>
              </w:rPr>
              <w:delText>Simulation of changes in wetlands over time</w:delText>
            </w:r>
            <w:r w:rsidDel="00EB2AA0">
              <w:rPr>
                <w:noProof/>
                <w:webHidden/>
              </w:rPr>
              <w:tab/>
            </w:r>
            <w:r w:rsidDel="00EB2AA0">
              <w:rPr>
                <w:noProof/>
                <w:webHidden/>
              </w:rPr>
              <w:fldChar w:fldCharType="begin"/>
            </w:r>
            <w:r w:rsidDel="00EB2AA0">
              <w:rPr>
                <w:noProof/>
                <w:webHidden/>
              </w:rPr>
              <w:delInstrText xml:space="preserve"> PAGEREF _Toc56764280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1C41E613" w14:textId="6D3115C0" w:rsidR="00D9019C" w:rsidDel="00EB2AA0" w:rsidRDefault="00D9019C">
          <w:pPr>
            <w:pStyle w:val="TOC2"/>
            <w:tabs>
              <w:tab w:val="right" w:leader="dot" w:pos="9350"/>
            </w:tabs>
            <w:rPr>
              <w:del w:id="411" w:author="David Conklin" w:date="2020-11-26T14:39:00Z"/>
              <w:rFonts w:eastAsiaTheme="minorEastAsia"/>
              <w:noProof/>
            </w:rPr>
          </w:pPr>
          <w:del w:id="41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"_Toc56764281"</w:delInstrText>
            </w:r>
            <w:r w:rsidRPr="002F2067" w:rsidDel="00EB2AA0">
              <w:rPr>
                <w:rStyle w:val="Hyperlink"/>
                <w:noProof/>
              </w:rPr>
              <w:delInstrText xml:space="preserve"> </w:delInstrText>
            </w:r>
            <w:r w:rsidRPr="002F2067" w:rsidDel="00EB2AA0">
              <w:rPr>
                <w:rStyle w:val="Hyperlink"/>
                <w:noProof/>
              </w:rPr>
              <w:fldChar w:fldCharType="separate"/>
            </w:r>
          </w:del>
          <w:ins w:id="413" w:author="David Conklin" w:date="2020-12-07T16:21:00Z">
            <w:r w:rsidR="00054245">
              <w:rPr>
                <w:rStyle w:val="Hyperlink"/>
                <w:b/>
                <w:bCs/>
                <w:noProof/>
              </w:rPr>
              <w:t>Error! Hyperlink reference not valid.</w:t>
            </w:r>
          </w:ins>
          <w:del w:id="414" w:author="David Conklin" w:date="2020-11-26T14:39:00Z">
            <w:r w:rsidRPr="002F2067" w:rsidDel="00EB2AA0">
              <w:rPr>
                <w:rStyle w:val="Hyperlink"/>
                <w:noProof/>
              </w:rPr>
              <w:delText>How wetlands are represented in the model</w:delText>
            </w:r>
            <w:r w:rsidDel="00EB2AA0">
              <w:rPr>
                <w:noProof/>
                <w:webHidden/>
              </w:rPr>
              <w:tab/>
            </w:r>
            <w:r w:rsidDel="00EB2AA0">
              <w:rPr>
                <w:noProof/>
                <w:webHidden/>
              </w:rPr>
              <w:fldChar w:fldCharType="begin"/>
            </w:r>
            <w:r w:rsidDel="00EB2AA0">
              <w:rPr>
                <w:noProof/>
                <w:webHidden/>
              </w:rPr>
              <w:delInstrText xml:space="preserve"> PAGEREF _Toc56764281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7243A39" w14:textId="4F8C91A0" w:rsidR="00D9019C" w:rsidDel="00EB2AA0" w:rsidRDefault="00D9019C">
          <w:pPr>
            <w:pStyle w:val="TOC2"/>
            <w:tabs>
              <w:tab w:val="right" w:leader="dot" w:pos="9350"/>
            </w:tabs>
            <w:rPr>
              <w:del w:id="415" w:author="David Conklin" w:date="2020-11-26T14:39:00Z"/>
              <w:rFonts w:eastAsiaTheme="minorEastAsia"/>
              <w:noProof/>
            </w:rPr>
          </w:pPr>
          <w:del w:id="41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"_Toc56764282"</w:delInstrText>
            </w:r>
            <w:r w:rsidRPr="002F2067" w:rsidDel="00EB2AA0">
              <w:rPr>
                <w:rStyle w:val="Hyperlink"/>
                <w:noProof/>
              </w:rPr>
              <w:delInstrText xml:space="preserve"> </w:delInstrText>
            </w:r>
            <w:r w:rsidRPr="002F2067" w:rsidDel="00EB2AA0">
              <w:rPr>
                <w:rStyle w:val="Hyperlink"/>
                <w:noProof/>
              </w:rPr>
              <w:fldChar w:fldCharType="separate"/>
            </w:r>
          </w:del>
          <w:ins w:id="417" w:author="David Conklin" w:date="2020-12-07T16:21:00Z">
            <w:r w:rsidR="00054245">
              <w:rPr>
                <w:rStyle w:val="Hyperlink"/>
                <w:b/>
                <w:bCs/>
                <w:noProof/>
              </w:rPr>
              <w:t>Error! Hyperlink reference not valid.</w:t>
            </w:r>
          </w:ins>
          <w:del w:id="418" w:author="David Conklin" w:date="2020-11-26T14:39:00Z">
            <w:r w:rsidRPr="002F2067" w:rsidDel="00EB2AA0">
              <w:rPr>
                <w:rStyle w:val="Hyperlink"/>
                <w:noProof/>
              </w:rPr>
              <w:delText>Attributes of interest in the wetlands study</w:delText>
            </w:r>
            <w:r w:rsidDel="00EB2AA0">
              <w:rPr>
                <w:noProof/>
                <w:webHidden/>
              </w:rPr>
              <w:tab/>
            </w:r>
            <w:r w:rsidDel="00EB2AA0">
              <w:rPr>
                <w:noProof/>
                <w:webHidden/>
              </w:rPr>
              <w:fldChar w:fldCharType="begin"/>
            </w:r>
            <w:r w:rsidDel="00EB2AA0">
              <w:rPr>
                <w:noProof/>
                <w:webHidden/>
              </w:rPr>
              <w:delInstrText xml:space="preserve"> PAGEREF _Toc56764282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33DA75F3" w14:textId="5C23E052" w:rsidR="00D9019C" w:rsidDel="00EB2AA0" w:rsidRDefault="00D9019C">
          <w:pPr>
            <w:pStyle w:val="TOC2"/>
            <w:tabs>
              <w:tab w:val="right" w:leader="dot" w:pos="9350"/>
            </w:tabs>
            <w:rPr>
              <w:del w:id="419" w:author="David Conklin" w:date="2020-11-26T14:39:00Z"/>
              <w:rFonts w:eastAsiaTheme="minorEastAsia"/>
              <w:noProof/>
            </w:rPr>
          </w:pPr>
          <w:del w:id="42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"_Toc56764283"</w:delInstrText>
            </w:r>
            <w:r w:rsidRPr="002F2067" w:rsidDel="00EB2AA0">
              <w:rPr>
                <w:rStyle w:val="Hyperlink"/>
                <w:noProof/>
              </w:rPr>
              <w:delInstrText xml:space="preserve"> </w:delInstrText>
            </w:r>
            <w:r w:rsidRPr="002F2067" w:rsidDel="00EB2AA0">
              <w:rPr>
                <w:rStyle w:val="Hyperlink"/>
                <w:noProof/>
              </w:rPr>
              <w:fldChar w:fldCharType="separate"/>
            </w:r>
          </w:del>
          <w:ins w:id="421" w:author="David Conklin" w:date="2020-12-07T16:21:00Z">
            <w:r w:rsidR="00054245">
              <w:rPr>
                <w:rStyle w:val="Hyperlink"/>
                <w:b/>
                <w:bCs/>
                <w:noProof/>
              </w:rPr>
              <w:t>Error! Hyperlink reference not valid.</w:t>
            </w:r>
          </w:ins>
          <w:del w:id="422" w:author="David Conklin" w:date="2020-11-26T14:39:00Z">
            <w:r w:rsidRPr="002F2067" w:rsidDel="00EB2AA0">
              <w:rPr>
                <w:rStyle w:val="Hyperlink"/>
                <w:noProof/>
              </w:rPr>
              <w:delText>A WETNESS attribute</w:delText>
            </w:r>
            <w:r w:rsidDel="00EB2AA0">
              <w:rPr>
                <w:noProof/>
                <w:webHidden/>
              </w:rPr>
              <w:tab/>
            </w:r>
            <w:r w:rsidDel="00EB2AA0">
              <w:rPr>
                <w:noProof/>
                <w:webHidden/>
              </w:rPr>
              <w:fldChar w:fldCharType="begin"/>
            </w:r>
            <w:r w:rsidDel="00EB2AA0">
              <w:rPr>
                <w:noProof/>
                <w:webHidden/>
              </w:rPr>
              <w:delInstrText xml:space="preserve"> PAGEREF _Toc56764283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5EEBAB90" w14:textId="25C3C97A" w:rsidR="00D9019C" w:rsidDel="00EB2AA0" w:rsidRDefault="00D9019C">
          <w:pPr>
            <w:pStyle w:val="TOC2"/>
            <w:tabs>
              <w:tab w:val="right" w:leader="dot" w:pos="9350"/>
            </w:tabs>
            <w:rPr>
              <w:del w:id="423" w:author="David Conklin" w:date="2020-11-26T14:39:00Z"/>
              <w:rFonts w:eastAsiaTheme="minorEastAsia"/>
              <w:noProof/>
            </w:rPr>
          </w:pPr>
          <w:del w:id="42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"_Toc56764284"</w:delInstrText>
            </w:r>
            <w:r w:rsidRPr="002F2067" w:rsidDel="00EB2AA0">
              <w:rPr>
                <w:rStyle w:val="Hyperlink"/>
                <w:noProof/>
              </w:rPr>
              <w:delInstrText xml:space="preserve"> </w:delInstrText>
            </w:r>
            <w:r w:rsidRPr="002F2067" w:rsidDel="00EB2AA0">
              <w:rPr>
                <w:rStyle w:val="Hyperlink"/>
                <w:noProof/>
              </w:rPr>
              <w:fldChar w:fldCharType="separate"/>
            </w:r>
          </w:del>
          <w:ins w:id="425" w:author="David Conklin" w:date="2020-12-07T16:21:00Z">
            <w:r w:rsidR="00054245">
              <w:rPr>
                <w:rStyle w:val="Hyperlink"/>
                <w:b/>
                <w:bCs/>
                <w:noProof/>
              </w:rPr>
              <w:t>Error! Hyperlink reference not valid.</w:t>
            </w:r>
          </w:ins>
          <w:del w:id="426" w:author="David Conklin" w:date="2020-11-26T14:39:00Z">
            <w:r w:rsidRPr="002F2067" w:rsidDel="00EB2AA0">
              <w:rPr>
                <w:rStyle w:val="Hyperlink"/>
                <w:noProof/>
              </w:rPr>
              <w:delText>Calculating the exchange of water between the wetland and the reach</w:delText>
            </w:r>
            <w:r w:rsidDel="00EB2AA0">
              <w:rPr>
                <w:noProof/>
                <w:webHidden/>
              </w:rPr>
              <w:tab/>
            </w:r>
            <w:r w:rsidDel="00EB2AA0">
              <w:rPr>
                <w:noProof/>
                <w:webHidden/>
              </w:rPr>
              <w:fldChar w:fldCharType="begin"/>
            </w:r>
            <w:r w:rsidDel="00EB2AA0">
              <w:rPr>
                <w:noProof/>
                <w:webHidden/>
              </w:rPr>
              <w:delInstrText xml:space="preserve"> PAGEREF _Toc56764284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1221ADAC" w14:textId="3BA6576C" w:rsidR="00D9019C" w:rsidDel="00EB2AA0" w:rsidRDefault="00D9019C">
          <w:pPr>
            <w:pStyle w:val="TOC3"/>
            <w:tabs>
              <w:tab w:val="right" w:leader="dot" w:pos="9350"/>
            </w:tabs>
            <w:rPr>
              <w:del w:id="427" w:author="David Conklin" w:date="2020-11-26T14:39:00Z"/>
              <w:rFonts w:eastAsiaTheme="minorEastAsia"/>
              <w:noProof/>
            </w:rPr>
          </w:pPr>
          <w:del w:id="42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"_Toc56764285"</w:delInstrText>
            </w:r>
            <w:r w:rsidRPr="002F2067" w:rsidDel="00EB2AA0">
              <w:rPr>
                <w:rStyle w:val="Hyperlink"/>
                <w:noProof/>
              </w:rPr>
              <w:delInstrText xml:space="preserve"> </w:delInstrText>
            </w:r>
            <w:r w:rsidRPr="002F2067" w:rsidDel="00EB2AA0">
              <w:rPr>
                <w:rStyle w:val="Hyperlink"/>
                <w:noProof/>
              </w:rPr>
              <w:fldChar w:fldCharType="separate"/>
            </w:r>
          </w:del>
          <w:ins w:id="429" w:author="David Conklin" w:date="2020-12-07T16:21:00Z">
            <w:r w:rsidR="00054245">
              <w:rPr>
                <w:rStyle w:val="Hyperlink"/>
                <w:b/>
                <w:bCs/>
                <w:noProof/>
              </w:rPr>
              <w:t>Error! Hyperlink reference not valid.</w:t>
            </w:r>
          </w:ins>
          <w:del w:id="430" w:author="David Conklin" w:date="2020-11-26T14:39:00Z">
            <w:r w:rsidRPr="002F2067" w:rsidDel="00EB2AA0">
              <w:rPr>
                <w:rStyle w:val="Hyperlink"/>
                <w:noProof/>
              </w:rPr>
              <w:delText>Wetland IDU parameters</w:delText>
            </w:r>
            <w:r w:rsidDel="00EB2AA0">
              <w:rPr>
                <w:noProof/>
                <w:webHidden/>
              </w:rPr>
              <w:tab/>
            </w:r>
            <w:r w:rsidDel="00EB2AA0">
              <w:rPr>
                <w:noProof/>
                <w:webHidden/>
              </w:rPr>
              <w:fldChar w:fldCharType="begin"/>
            </w:r>
            <w:r w:rsidDel="00EB2AA0">
              <w:rPr>
                <w:noProof/>
                <w:webHidden/>
              </w:rPr>
              <w:delInstrText xml:space="preserve"> PAGEREF _Toc56764285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31106AB7" w14:textId="51991522" w:rsidR="00D9019C" w:rsidDel="00EB2AA0" w:rsidRDefault="00D9019C">
          <w:pPr>
            <w:pStyle w:val="TOC3"/>
            <w:tabs>
              <w:tab w:val="right" w:leader="dot" w:pos="9350"/>
            </w:tabs>
            <w:rPr>
              <w:del w:id="431" w:author="David Conklin" w:date="2020-11-26T14:39:00Z"/>
              <w:rFonts w:eastAsiaTheme="minorEastAsia"/>
              <w:noProof/>
            </w:rPr>
          </w:pPr>
          <w:del w:id="43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"_Toc56764286"</w:delInstrText>
            </w:r>
            <w:r w:rsidRPr="002F2067" w:rsidDel="00EB2AA0">
              <w:rPr>
                <w:rStyle w:val="Hyperlink"/>
                <w:noProof/>
              </w:rPr>
              <w:delInstrText xml:space="preserve"> </w:delInstrText>
            </w:r>
            <w:r w:rsidRPr="002F2067" w:rsidDel="00EB2AA0">
              <w:rPr>
                <w:rStyle w:val="Hyperlink"/>
                <w:noProof/>
              </w:rPr>
              <w:fldChar w:fldCharType="separate"/>
            </w:r>
          </w:del>
          <w:ins w:id="433" w:author="David Conklin" w:date="2020-12-07T16:21:00Z">
            <w:r w:rsidR="00054245">
              <w:rPr>
                <w:rStyle w:val="Hyperlink"/>
                <w:b/>
                <w:bCs/>
                <w:noProof/>
              </w:rPr>
              <w:t>Error! Hyperlink reference not valid.</w:t>
            </w:r>
          </w:ins>
          <w:del w:id="434" w:author="David Conklin" w:date="2020-11-26T14:39:00Z">
            <w:r w:rsidRPr="002F2067" w:rsidDel="00EB2AA0">
              <w:rPr>
                <w:rStyle w:val="Hyperlink"/>
                <w:noProof/>
              </w:rPr>
              <w:delText>Reach parameters</w:delText>
            </w:r>
            <w:r w:rsidDel="00EB2AA0">
              <w:rPr>
                <w:noProof/>
                <w:webHidden/>
              </w:rPr>
              <w:tab/>
            </w:r>
            <w:r w:rsidDel="00EB2AA0">
              <w:rPr>
                <w:noProof/>
                <w:webHidden/>
              </w:rPr>
              <w:fldChar w:fldCharType="begin"/>
            </w:r>
            <w:r w:rsidDel="00EB2AA0">
              <w:rPr>
                <w:noProof/>
                <w:webHidden/>
              </w:rPr>
              <w:delInstrText xml:space="preserve"> PAGEREF _Toc56764286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5DDAB00B" w14:textId="5C1206A4" w:rsidR="00D9019C" w:rsidDel="00EB2AA0" w:rsidRDefault="00D9019C">
          <w:pPr>
            <w:pStyle w:val="TOC2"/>
            <w:tabs>
              <w:tab w:val="right" w:leader="dot" w:pos="9350"/>
            </w:tabs>
            <w:rPr>
              <w:del w:id="435" w:author="David Conklin" w:date="2020-11-26T14:39:00Z"/>
              <w:rFonts w:eastAsiaTheme="minorEastAsia"/>
              <w:noProof/>
            </w:rPr>
          </w:pPr>
          <w:del w:id="43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"_Toc56764287"</w:delInstrText>
            </w:r>
            <w:r w:rsidRPr="002F2067" w:rsidDel="00EB2AA0">
              <w:rPr>
                <w:rStyle w:val="Hyperlink"/>
                <w:noProof/>
              </w:rPr>
              <w:delInstrText xml:space="preserve"> </w:delInstrText>
            </w:r>
            <w:r w:rsidRPr="002F2067" w:rsidDel="00EB2AA0">
              <w:rPr>
                <w:rStyle w:val="Hyperlink"/>
                <w:noProof/>
              </w:rPr>
              <w:fldChar w:fldCharType="separate"/>
            </w:r>
          </w:del>
          <w:ins w:id="437" w:author="David Conklin" w:date="2020-12-07T16:21:00Z">
            <w:r w:rsidR="00054245">
              <w:rPr>
                <w:rStyle w:val="Hyperlink"/>
                <w:b/>
                <w:bCs/>
                <w:noProof/>
              </w:rPr>
              <w:t>Error! Hyperlink reference not valid.</w:t>
            </w:r>
          </w:ins>
          <w:del w:id="438" w:author="David Conklin" w:date="2020-11-26T14:39:00Z">
            <w:r w:rsidRPr="002F2067" w:rsidDel="00EB2AA0">
              <w:rPr>
                <w:rStyle w:val="Hyperlink"/>
                <w:noProof/>
              </w:rPr>
              <w:delText>Loss (or gain) of wetlands</w:delText>
            </w:r>
            <w:r w:rsidDel="00EB2AA0">
              <w:rPr>
                <w:noProof/>
                <w:webHidden/>
              </w:rPr>
              <w:tab/>
            </w:r>
            <w:r w:rsidDel="00EB2AA0">
              <w:rPr>
                <w:noProof/>
                <w:webHidden/>
              </w:rPr>
              <w:fldChar w:fldCharType="begin"/>
            </w:r>
            <w:r w:rsidDel="00EB2AA0">
              <w:rPr>
                <w:noProof/>
                <w:webHidden/>
              </w:rPr>
              <w:delInstrText xml:space="preserve"> PAGEREF _Toc56764287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29A06D5D" w14:textId="1D3AF2B6" w:rsidR="00D9019C" w:rsidDel="00EB2AA0" w:rsidRDefault="00D9019C">
          <w:pPr>
            <w:pStyle w:val="TOC2"/>
            <w:tabs>
              <w:tab w:val="right" w:leader="dot" w:pos="9350"/>
            </w:tabs>
            <w:rPr>
              <w:del w:id="439" w:author="David Conklin" w:date="2020-11-26T14:39:00Z"/>
              <w:rFonts w:eastAsiaTheme="minorEastAsia"/>
              <w:noProof/>
            </w:rPr>
          </w:pPr>
          <w:del w:id="44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"_Toc56764288"</w:delInstrText>
            </w:r>
            <w:r w:rsidRPr="002F2067" w:rsidDel="00EB2AA0">
              <w:rPr>
                <w:rStyle w:val="Hyperlink"/>
                <w:noProof/>
              </w:rPr>
              <w:delInstrText xml:space="preserve"> </w:delInstrText>
            </w:r>
            <w:r w:rsidRPr="002F2067" w:rsidDel="00EB2AA0">
              <w:rPr>
                <w:rStyle w:val="Hyperlink"/>
                <w:noProof/>
              </w:rPr>
              <w:fldChar w:fldCharType="separate"/>
            </w:r>
          </w:del>
          <w:ins w:id="441" w:author="David Conklin" w:date="2020-12-07T16:21:00Z">
            <w:r w:rsidR="00054245">
              <w:rPr>
                <w:rStyle w:val="Hyperlink"/>
                <w:b/>
                <w:bCs/>
                <w:noProof/>
              </w:rPr>
              <w:t>Error! Hyperlink reference not valid.</w:t>
            </w:r>
          </w:ins>
          <w:del w:id="442" w:author="David Conklin" w:date="2020-11-26T14:39:00Z">
            <w:r w:rsidRPr="002F2067" w:rsidDel="00EB2AA0">
              <w:rPr>
                <w:rStyle w:val="Hyperlink"/>
                <w:noProof/>
              </w:rPr>
              <w:delText>Reality check</w:delText>
            </w:r>
            <w:r w:rsidDel="00EB2AA0">
              <w:rPr>
                <w:noProof/>
                <w:webHidden/>
              </w:rPr>
              <w:tab/>
            </w:r>
            <w:r w:rsidDel="00EB2AA0">
              <w:rPr>
                <w:noProof/>
                <w:webHidden/>
              </w:rPr>
              <w:fldChar w:fldCharType="begin"/>
            </w:r>
            <w:r w:rsidDel="00EB2AA0">
              <w:rPr>
                <w:noProof/>
                <w:webHidden/>
              </w:rPr>
              <w:delInstrText xml:space="preserve"> PAGEREF _Toc56764288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0A905AAF" w14:textId="701AB2A9" w:rsidR="00D9019C" w:rsidDel="00EB2AA0" w:rsidRDefault="00D9019C">
          <w:pPr>
            <w:pStyle w:val="TOC2"/>
            <w:tabs>
              <w:tab w:val="right" w:leader="dot" w:pos="9350"/>
            </w:tabs>
            <w:rPr>
              <w:del w:id="443" w:author="David Conklin" w:date="2020-11-26T14:39:00Z"/>
              <w:rFonts w:eastAsiaTheme="minorEastAsia"/>
              <w:noProof/>
            </w:rPr>
          </w:pPr>
          <w:del w:id="44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"_Toc56764289"</w:delInstrText>
            </w:r>
            <w:r w:rsidRPr="002F2067" w:rsidDel="00EB2AA0">
              <w:rPr>
                <w:rStyle w:val="Hyperlink"/>
                <w:noProof/>
              </w:rPr>
              <w:delInstrText xml:space="preserve"> </w:delInstrText>
            </w:r>
            <w:r w:rsidRPr="002F2067" w:rsidDel="00EB2AA0">
              <w:rPr>
                <w:rStyle w:val="Hyperlink"/>
                <w:noProof/>
              </w:rPr>
              <w:fldChar w:fldCharType="separate"/>
            </w:r>
          </w:del>
          <w:ins w:id="445" w:author="David Conklin" w:date="2020-12-07T16:21:00Z">
            <w:r w:rsidR="00054245">
              <w:rPr>
                <w:rStyle w:val="Hyperlink"/>
                <w:b/>
                <w:bCs/>
                <w:noProof/>
              </w:rPr>
              <w:t>Error! Hyperlink reference not valid.</w:t>
            </w:r>
          </w:ins>
          <w:del w:id="446" w:author="David Conklin" w:date="2020-11-26T14:39:00Z">
            <w:r w:rsidRPr="002F2067" w:rsidDel="00EB2AA0">
              <w:rPr>
                <w:rStyle w:val="Hyperlink"/>
                <w:noProof/>
              </w:rPr>
              <w:delText>High Cascades Springs</w:delText>
            </w:r>
            <w:r w:rsidDel="00EB2AA0">
              <w:rPr>
                <w:noProof/>
                <w:webHidden/>
              </w:rPr>
              <w:tab/>
            </w:r>
            <w:r w:rsidDel="00EB2AA0">
              <w:rPr>
                <w:noProof/>
                <w:webHidden/>
              </w:rPr>
              <w:fldChar w:fldCharType="begin"/>
            </w:r>
            <w:r w:rsidDel="00EB2AA0">
              <w:rPr>
                <w:noProof/>
                <w:webHidden/>
              </w:rPr>
              <w:delInstrText xml:space="preserve"> PAGEREF _Toc56764289 \h </w:delInstrText>
            </w:r>
            <w:r w:rsidDel="00EB2AA0">
              <w:rPr>
                <w:noProof/>
                <w:webHidden/>
              </w:rPr>
            </w:r>
            <w:r w:rsidDel="00EB2AA0">
              <w:rPr>
                <w:noProof/>
                <w:webHidden/>
              </w:rPr>
              <w:fldChar w:fldCharType="separate"/>
            </w:r>
            <w:r w:rsidDel="00EB2AA0">
              <w:rPr>
                <w:noProof/>
                <w:webHidden/>
              </w:rPr>
              <w:delText>40</w:delText>
            </w:r>
            <w:r w:rsidDel="00EB2AA0">
              <w:rPr>
                <w:noProof/>
                <w:webHidden/>
              </w:rPr>
              <w:fldChar w:fldCharType="end"/>
            </w:r>
            <w:r w:rsidRPr="002F2067" w:rsidDel="00EB2AA0">
              <w:rPr>
                <w:rStyle w:val="Hyperlink"/>
                <w:noProof/>
              </w:rPr>
              <w:fldChar w:fldCharType="end"/>
            </w:r>
          </w:del>
        </w:p>
        <w:p w14:paraId="5EF3B381" w14:textId="2F183B78" w:rsidR="00D9019C" w:rsidDel="00EB2AA0" w:rsidRDefault="00D9019C">
          <w:pPr>
            <w:pStyle w:val="TOC2"/>
            <w:tabs>
              <w:tab w:val="right" w:leader="dot" w:pos="9350"/>
            </w:tabs>
            <w:rPr>
              <w:del w:id="447" w:author="David Conklin" w:date="2020-11-26T14:39:00Z"/>
              <w:rFonts w:eastAsiaTheme="minorEastAsia"/>
              <w:noProof/>
            </w:rPr>
          </w:pPr>
          <w:del w:id="44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"_Toc56764290"</w:delInstrText>
            </w:r>
            <w:r w:rsidRPr="002F2067" w:rsidDel="00EB2AA0">
              <w:rPr>
                <w:rStyle w:val="Hyperlink"/>
                <w:noProof/>
              </w:rPr>
              <w:delInstrText xml:space="preserve"> </w:delInstrText>
            </w:r>
            <w:r w:rsidRPr="002F2067" w:rsidDel="00EB2AA0">
              <w:rPr>
                <w:rStyle w:val="Hyperlink"/>
                <w:noProof/>
              </w:rPr>
              <w:fldChar w:fldCharType="separate"/>
            </w:r>
          </w:del>
          <w:ins w:id="449" w:author="David Conklin" w:date="2020-12-07T16:21:00Z">
            <w:r w:rsidR="00054245">
              <w:rPr>
                <w:rStyle w:val="Hyperlink"/>
                <w:b/>
                <w:bCs/>
                <w:noProof/>
              </w:rPr>
              <w:t>Error! Hyperlink reference not valid.</w:t>
            </w:r>
          </w:ins>
          <w:del w:id="450" w:author="David Conklin" w:date="2020-11-26T14:39:00Z">
            <w:r w:rsidRPr="002F2067" w:rsidDel="00EB2AA0">
              <w:rPr>
                <w:rStyle w:val="Hyperlink"/>
                <w:noProof/>
              </w:rPr>
              <w:delText>Calibration and simulation skill</w:delText>
            </w:r>
            <w:r w:rsidDel="00EB2AA0">
              <w:rPr>
                <w:noProof/>
                <w:webHidden/>
              </w:rPr>
              <w:tab/>
            </w:r>
            <w:r w:rsidDel="00EB2AA0">
              <w:rPr>
                <w:noProof/>
                <w:webHidden/>
              </w:rPr>
              <w:fldChar w:fldCharType="begin"/>
            </w:r>
            <w:r w:rsidDel="00EB2AA0">
              <w:rPr>
                <w:noProof/>
                <w:webHidden/>
              </w:rPr>
              <w:delInstrText xml:space="preserve"> PAGEREF _Toc56764290 \h </w:delInstrText>
            </w:r>
            <w:r w:rsidDel="00EB2AA0">
              <w:rPr>
                <w:noProof/>
                <w:webHidden/>
              </w:rPr>
            </w:r>
            <w:r w:rsidDel="00EB2AA0">
              <w:rPr>
                <w:noProof/>
                <w:webHidden/>
              </w:rPr>
              <w:fldChar w:fldCharType="separate"/>
            </w:r>
            <w:r w:rsidDel="00EB2AA0">
              <w:rPr>
                <w:noProof/>
                <w:webHidden/>
              </w:rPr>
              <w:delText>41</w:delText>
            </w:r>
            <w:r w:rsidDel="00EB2AA0">
              <w:rPr>
                <w:noProof/>
                <w:webHidden/>
              </w:rPr>
              <w:fldChar w:fldCharType="end"/>
            </w:r>
            <w:r w:rsidRPr="002F2067" w:rsidDel="00EB2AA0">
              <w:rPr>
                <w:rStyle w:val="Hyperlink"/>
                <w:noProof/>
              </w:rPr>
              <w:fldChar w:fldCharType="end"/>
            </w:r>
          </w:del>
        </w:p>
        <w:p w14:paraId="463A4417" w14:textId="6BE8C378" w:rsidR="00D9019C" w:rsidDel="00EB2AA0" w:rsidRDefault="00D9019C">
          <w:pPr>
            <w:pStyle w:val="TOC2"/>
            <w:tabs>
              <w:tab w:val="right" w:leader="dot" w:pos="9350"/>
            </w:tabs>
            <w:rPr>
              <w:del w:id="451" w:author="David Conklin" w:date="2020-11-26T14:39:00Z"/>
              <w:rFonts w:eastAsiaTheme="minorEastAsia"/>
              <w:noProof/>
            </w:rPr>
          </w:pPr>
          <w:del w:id="45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"_Toc56764291"</w:delInstrText>
            </w:r>
            <w:r w:rsidRPr="002F2067" w:rsidDel="00EB2AA0">
              <w:rPr>
                <w:rStyle w:val="Hyperlink"/>
                <w:noProof/>
              </w:rPr>
              <w:delInstrText xml:space="preserve"> </w:delInstrText>
            </w:r>
            <w:r w:rsidRPr="002F2067" w:rsidDel="00EB2AA0">
              <w:rPr>
                <w:rStyle w:val="Hyperlink"/>
                <w:noProof/>
              </w:rPr>
              <w:fldChar w:fldCharType="separate"/>
            </w:r>
          </w:del>
          <w:ins w:id="453" w:author="David Conklin" w:date="2020-12-07T16:21:00Z">
            <w:r w:rsidR="00054245">
              <w:rPr>
                <w:rStyle w:val="Hyperlink"/>
                <w:b/>
                <w:bCs/>
                <w:noProof/>
              </w:rPr>
              <w:t>Error! Hyperlink reference not valid.</w:t>
            </w:r>
          </w:ins>
          <w:del w:id="454" w:author="David Conklin" w:date="2020-11-26T14:39:00Z">
            <w:r w:rsidRPr="002F2067" w:rsidDel="00EB2AA0">
              <w:rPr>
                <w:rStyle w:val="Hyperlink"/>
                <w:noProof/>
              </w:rPr>
              <w:delText>Analysis of calibration and skill</w:delText>
            </w:r>
            <w:r w:rsidDel="00EB2AA0">
              <w:rPr>
                <w:noProof/>
                <w:webHidden/>
              </w:rPr>
              <w:tab/>
            </w:r>
            <w:r w:rsidDel="00EB2AA0">
              <w:rPr>
                <w:noProof/>
                <w:webHidden/>
              </w:rPr>
              <w:fldChar w:fldCharType="begin"/>
            </w:r>
            <w:r w:rsidDel="00EB2AA0">
              <w:rPr>
                <w:noProof/>
                <w:webHidden/>
              </w:rPr>
              <w:delInstrText xml:space="preserve"> PAGEREF _Toc56764291 \h </w:delInstrText>
            </w:r>
            <w:r w:rsidDel="00EB2AA0">
              <w:rPr>
                <w:noProof/>
                <w:webHidden/>
              </w:rPr>
            </w:r>
            <w:r w:rsidDel="00EB2AA0">
              <w:rPr>
                <w:noProof/>
                <w:webHidden/>
              </w:rPr>
              <w:fldChar w:fldCharType="separate"/>
            </w:r>
            <w:r w:rsidDel="00EB2AA0">
              <w:rPr>
                <w:noProof/>
                <w:webHidden/>
              </w:rPr>
              <w:delText>43</w:delText>
            </w:r>
            <w:r w:rsidDel="00EB2AA0">
              <w:rPr>
                <w:noProof/>
                <w:webHidden/>
              </w:rPr>
              <w:fldChar w:fldCharType="end"/>
            </w:r>
            <w:r w:rsidRPr="002F2067" w:rsidDel="00EB2AA0">
              <w:rPr>
                <w:rStyle w:val="Hyperlink"/>
                <w:noProof/>
              </w:rPr>
              <w:fldChar w:fldCharType="end"/>
            </w:r>
          </w:del>
        </w:p>
        <w:p w14:paraId="4452F33B" w14:textId="18F740DE" w:rsidR="00D9019C" w:rsidDel="00EB2AA0" w:rsidRDefault="00D9019C">
          <w:pPr>
            <w:pStyle w:val="TOC2"/>
            <w:tabs>
              <w:tab w:val="right" w:leader="dot" w:pos="9350"/>
            </w:tabs>
            <w:rPr>
              <w:del w:id="455" w:author="David Conklin" w:date="2020-11-26T14:39:00Z"/>
              <w:rFonts w:eastAsiaTheme="minorEastAsia"/>
              <w:noProof/>
            </w:rPr>
          </w:pPr>
          <w:del w:id="45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"_Toc56764292"</w:delInstrText>
            </w:r>
            <w:r w:rsidRPr="002F2067" w:rsidDel="00EB2AA0">
              <w:rPr>
                <w:rStyle w:val="Hyperlink"/>
                <w:noProof/>
              </w:rPr>
              <w:delInstrText xml:space="preserve"> </w:delInstrText>
            </w:r>
            <w:r w:rsidRPr="002F2067" w:rsidDel="00EB2AA0">
              <w:rPr>
                <w:rStyle w:val="Hyperlink"/>
                <w:noProof/>
              </w:rPr>
              <w:fldChar w:fldCharType="separate"/>
            </w:r>
          </w:del>
          <w:ins w:id="457" w:author="David Conklin" w:date="2020-12-07T16:21:00Z">
            <w:r w:rsidR="00054245">
              <w:rPr>
                <w:rStyle w:val="Hyperlink"/>
                <w:b/>
                <w:bCs/>
                <w:noProof/>
              </w:rPr>
              <w:t>Error! Hyperlink reference not valid.</w:t>
            </w:r>
          </w:ins>
          <w:del w:id="458" w:author="David Conklin" w:date="2020-11-26T14:39:00Z">
            <w:r w:rsidRPr="002F2067" w:rsidDel="00EB2AA0">
              <w:rPr>
                <w:rStyle w:val="Hyperlink"/>
                <w:noProof/>
              </w:rPr>
              <w:delText>Simulated McKenzie basin water budget</w:delText>
            </w:r>
            <w:r w:rsidDel="00EB2AA0">
              <w:rPr>
                <w:noProof/>
                <w:webHidden/>
              </w:rPr>
              <w:tab/>
            </w:r>
            <w:r w:rsidDel="00EB2AA0">
              <w:rPr>
                <w:noProof/>
                <w:webHidden/>
              </w:rPr>
              <w:fldChar w:fldCharType="begin"/>
            </w:r>
            <w:r w:rsidDel="00EB2AA0">
              <w:rPr>
                <w:noProof/>
                <w:webHidden/>
              </w:rPr>
              <w:delInstrText xml:space="preserve"> PAGEREF _Toc56764292 \h </w:delInstrText>
            </w:r>
            <w:r w:rsidDel="00EB2AA0">
              <w:rPr>
                <w:noProof/>
                <w:webHidden/>
              </w:rPr>
            </w:r>
            <w:r w:rsidDel="00EB2AA0">
              <w:rPr>
                <w:noProof/>
                <w:webHidden/>
              </w:rPr>
              <w:fldChar w:fldCharType="separate"/>
            </w:r>
            <w:r w:rsidDel="00EB2AA0">
              <w:rPr>
                <w:noProof/>
                <w:webHidden/>
              </w:rPr>
              <w:delText>44</w:delText>
            </w:r>
            <w:r w:rsidDel="00EB2AA0">
              <w:rPr>
                <w:noProof/>
                <w:webHidden/>
              </w:rPr>
              <w:fldChar w:fldCharType="end"/>
            </w:r>
            <w:r w:rsidRPr="002F2067" w:rsidDel="00EB2AA0">
              <w:rPr>
                <w:rStyle w:val="Hyperlink"/>
                <w:noProof/>
              </w:rPr>
              <w:fldChar w:fldCharType="end"/>
            </w:r>
          </w:del>
        </w:p>
        <w:p w14:paraId="3D4A0636" w14:textId="345FF97E" w:rsidR="00D9019C" w:rsidDel="00EB2AA0" w:rsidRDefault="00D9019C">
          <w:pPr>
            <w:pStyle w:val="TOC2"/>
            <w:tabs>
              <w:tab w:val="right" w:leader="dot" w:pos="9350"/>
            </w:tabs>
            <w:rPr>
              <w:del w:id="459" w:author="David Conklin" w:date="2020-11-26T14:39:00Z"/>
              <w:rFonts w:eastAsiaTheme="minorEastAsia"/>
              <w:noProof/>
            </w:rPr>
          </w:pPr>
          <w:del w:id="46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"_Toc56764293"</w:delInstrText>
            </w:r>
            <w:r w:rsidRPr="002F2067" w:rsidDel="00EB2AA0">
              <w:rPr>
                <w:rStyle w:val="Hyperlink"/>
                <w:noProof/>
              </w:rPr>
              <w:delInstrText xml:space="preserve"> </w:delInstrText>
            </w:r>
            <w:r w:rsidRPr="002F2067" w:rsidDel="00EB2AA0">
              <w:rPr>
                <w:rStyle w:val="Hyperlink"/>
                <w:noProof/>
              </w:rPr>
              <w:fldChar w:fldCharType="separate"/>
            </w:r>
          </w:del>
          <w:ins w:id="461" w:author="David Conklin" w:date="2020-12-07T16:21:00Z">
            <w:r w:rsidR="00054245">
              <w:rPr>
                <w:rStyle w:val="Hyperlink"/>
                <w:b/>
                <w:bCs/>
                <w:noProof/>
              </w:rPr>
              <w:t>Error! Hyperlink reference not valid.</w:t>
            </w:r>
          </w:ins>
          <w:del w:id="462" w:author="David Conklin" w:date="2020-11-26T14:39:00Z">
            <w:r w:rsidRPr="002F2067" w:rsidDel="00EB2AA0">
              <w:rPr>
                <w:rStyle w:val="Hyperlink"/>
                <w:noProof/>
              </w:rPr>
              <w:delText>Clackamas wetlands v. McKenzie wetlands</w:delText>
            </w:r>
            <w:r w:rsidDel="00EB2AA0">
              <w:rPr>
                <w:noProof/>
                <w:webHidden/>
              </w:rPr>
              <w:tab/>
            </w:r>
            <w:r w:rsidDel="00EB2AA0">
              <w:rPr>
                <w:noProof/>
                <w:webHidden/>
              </w:rPr>
              <w:fldChar w:fldCharType="begin"/>
            </w:r>
            <w:r w:rsidDel="00EB2AA0">
              <w:rPr>
                <w:noProof/>
                <w:webHidden/>
              </w:rPr>
              <w:delInstrText xml:space="preserve"> PAGEREF _Toc56764293 \h </w:delInstrText>
            </w:r>
            <w:r w:rsidDel="00EB2AA0">
              <w:rPr>
                <w:noProof/>
                <w:webHidden/>
              </w:rPr>
            </w:r>
            <w:r w:rsidDel="00EB2AA0">
              <w:rPr>
                <w:noProof/>
                <w:webHidden/>
              </w:rPr>
              <w:fldChar w:fldCharType="separate"/>
            </w:r>
            <w:r w:rsidDel="00EB2AA0">
              <w:rPr>
                <w:noProof/>
                <w:webHidden/>
              </w:rPr>
              <w:delText>46</w:delText>
            </w:r>
            <w:r w:rsidDel="00EB2AA0">
              <w:rPr>
                <w:noProof/>
                <w:webHidden/>
              </w:rPr>
              <w:fldChar w:fldCharType="end"/>
            </w:r>
            <w:r w:rsidRPr="002F2067" w:rsidDel="00EB2AA0">
              <w:rPr>
                <w:rStyle w:val="Hyperlink"/>
                <w:noProof/>
              </w:rPr>
              <w:fldChar w:fldCharType="end"/>
            </w:r>
          </w:del>
        </w:p>
        <w:p w14:paraId="5BDD0F0C" w14:textId="6BFEAFD1" w:rsidR="00D9019C" w:rsidDel="00EB2AA0" w:rsidRDefault="00D9019C">
          <w:pPr>
            <w:pStyle w:val="TOC1"/>
            <w:tabs>
              <w:tab w:val="right" w:leader="dot" w:pos="9350"/>
            </w:tabs>
            <w:rPr>
              <w:del w:id="463" w:author="David Conklin" w:date="2020-11-26T14:39:00Z"/>
              <w:rFonts w:eastAsiaTheme="minorEastAsia"/>
              <w:noProof/>
            </w:rPr>
          </w:pPr>
          <w:del w:id="46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"_Toc56764294"</w:delInstrText>
            </w:r>
            <w:r w:rsidRPr="002F2067" w:rsidDel="00EB2AA0">
              <w:rPr>
                <w:rStyle w:val="Hyperlink"/>
                <w:noProof/>
              </w:rPr>
              <w:delInstrText xml:space="preserve"> </w:delInstrText>
            </w:r>
            <w:r w:rsidRPr="002F2067" w:rsidDel="00EB2AA0">
              <w:rPr>
                <w:rStyle w:val="Hyperlink"/>
                <w:noProof/>
              </w:rPr>
              <w:fldChar w:fldCharType="separate"/>
            </w:r>
          </w:del>
          <w:ins w:id="465" w:author="David Conklin" w:date="2020-12-07T16:21:00Z">
            <w:r w:rsidR="00054245">
              <w:rPr>
                <w:rStyle w:val="Hyperlink"/>
                <w:b/>
                <w:bCs/>
                <w:noProof/>
              </w:rPr>
              <w:t>Error! Hyperlink reference not valid.</w:t>
            </w:r>
          </w:ins>
          <w:del w:id="466" w:author="David Conklin" w:date="2020-11-26T14:39:00Z">
            <w:r w:rsidRPr="002F2067" w:rsidDel="00EB2AA0">
              <w:rPr>
                <w:rStyle w:val="Hyperlink"/>
                <w:noProof/>
              </w:rPr>
              <w:delText>The Clackamas Basin</w:delText>
            </w:r>
            <w:r w:rsidDel="00EB2AA0">
              <w:rPr>
                <w:noProof/>
                <w:webHidden/>
              </w:rPr>
              <w:tab/>
            </w:r>
            <w:r w:rsidDel="00EB2AA0">
              <w:rPr>
                <w:noProof/>
                <w:webHidden/>
              </w:rPr>
              <w:fldChar w:fldCharType="begin"/>
            </w:r>
            <w:r w:rsidDel="00EB2AA0">
              <w:rPr>
                <w:noProof/>
                <w:webHidden/>
              </w:rPr>
              <w:delInstrText xml:space="preserve"> PAGEREF _Toc56764294 \h </w:delInstrText>
            </w:r>
            <w:r w:rsidDel="00EB2AA0">
              <w:rPr>
                <w:noProof/>
                <w:webHidden/>
              </w:rPr>
            </w:r>
            <w:r w:rsidDel="00EB2AA0">
              <w:rPr>
                <w:noProof/>
                <w:webHidden/>
              </w:rPr>
              <w:fldChar w:fldCharType="separate"/>
            </w:r>
            <w:r w:rsidDel="00EB2AA0">
              <w:rPr>
                <w:noProof/>
                <w:webHidden/>
              </w:rPr>
              <w:delText>47</w:delText>
            </w:r>
            <w:r w:rsidDel="00EB2AA0">
              <w:rPr>
                <w:noProof/>
                <w:webHidden/>
              </w:rPr>
              <w:fldChar w:fldCharType="end"/>
            </w:r>
            <w:r w:rsidRPr="002F2067" w:rsidDel="00EB2AA0">
              <w:rPr>
                <w:rStyle w:val="Hyperlink"/>
                <w:noProof/>
              </w:rPr>
              <w:fldChar w:fldCharType="end"/>
            </w:r>
          </w:del>
        </w:p>
        <w:p w14:paraId="4A97197F" w14:textId="70E99BA9" w:rsidR="00D9019C" w:rsidDel="00EB2AA0" w:rsidRDefault="00D9019C">
          <w:pPr>
            <w:pStyle w:val="TOC1"/>
            <w:tabs>
              <w:tab w:val="right" w:leader="dot" w:pos="9350"/>
            </w:tabs>
            <w:rPr>
              <w:del w:id="467" w:author="David Conklin" w:date="2020-11-26T14:39:00Z"/>
              <w:rFonts w:eastAsiaTheme="minorEastAsia"/>
              <w:noProof/>
            </w:rPr>
          </w:pPr>
          <w:del w:id="46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"_Toc56764295"</w:delInstrText>
            </w:r>
            <w:r w:rsidRPr="002F2067" w:rsidDel="00EB2AA0">
              <w:rPr>
                <w:rStyle w:val="Hyperlink"/>
                <w:noProof/>
              </w:rPr>
              <w:delInstrText xml:space="preserve"> </w:delInstrText>
            </w:r>
            <w:r w:rsidRPr="002F2067" w:rsidDel="00EB2AA0">
              <w:rPr>
                <w:rStyle w:val="Hyperlink"/>
                <w:noProof/>
              </w:rPr>
              <w:fldChar w:fldCharType="separate"/>
            </w:r>
          </w:del>
          <w:ins w:id="469" w:author="David Conklin" w:date="2020-12-07T16:21:00Z">
            <w:r w:rsidR="00054245">
              <w:rPr>
                <w:rStyle w:val="Hyperlink"/>
                <w:b/>
                <w:bCs/>
                <w:noProof/>
              </w:rPr>
              <w:t>Error! Hyperlink reference not valid.</w:t>
            </w:r>
          </w:ins>
          <w:del w:id="470" w:author="David Conklin" w:date="2020-11-26T14:39:00Z">
            <w:r w:rsidRPr="002F2067" w:rsidDel="00EB2AA0">
              <w:rPr>
                <w:rStyle w:val="Hyperlink"/>
                <w:noProof/>
              </w:rPr>
              <w:delText>Directory structure and file names</w:delText>
            </w:r>
            <w:r w:rsidDel="00EB2AA0">
              <w:rPr>
                <w:noProof/>
                <w:webHidden/>
              </w:rPr>
              <w:tab/>
            </w:r>
            <w:r w:rsidDel="00EB2AA0">
              <w:rPr>
                <w:noProof/>
                <w:webHidden/>
              </w:rPr>
              <w:fldChar w:fldCharType="begin"/>
            </w:r>
            <w:r w:rsidDel="00EB2AA0">
              <w:rPr>
                <w:noProof/>
                <w:webHidden/>
              </w:rPr>
              <w:delInstrText xml:space="preserve"> PAGEREF _Toc56764295 \h </w:delInstrText>
            </w:r>
            <w:r w:rsidDel="00EB2AA0">
              <w:rPr>
                <w:noProof/>
                <w:webHidden/>
              </w:rPr>
            </w:r>
            <w:r w:rsidDel="00EB2AA0">
              <w:rPr>
                <w:noProof/>
                <w:webHidden/>
              </w:rPr>
              <w:fldChar w:fldCharType="separate"/>
            </w:r>
            <w:r w:rsidDel="00EB2AA0">
              <w:rPr>
                <w:noProof/>
                <w:webHidden/>
              </w:rPr>
              <w:delText>48</w:delText>
            </w:r>
            <w:r w:rsidDel="00EB2AA0">
              <w:rPr>
                <w:noProof/>
                <w:webHidden/>
              </w:rPr>
              <w:fldChar w:fldCharType="end"/>
            </w:r>
            <w:r w:rsidRPr="002F2067" w:rsidDel="00EB2AA0">
              <w:rPr>
                <w:rStyle w:val="Hyperlink"/>
                <w:noProof/>
              </w:rPr>
              <w:fldChar w:fldCharType="end"/>
            </w:r>
          </w:del>
        </w:p>
        <w:p w14:paraId="21BA0AAF" w14:textId="6C7DB66D" w:rsidR="00D9019C" w:rsidDel="00EB2AA0" w:rsidRDefault="00D9019C">
          <w:pPr>
            <w:pStyle w:val="TOC1"/>
            <w:tabs>
              <w:tab w:val="right" w:leader="dot" w:pos="9350"/>
            </w:tabs>
            <w:rPr>
              <w:del w:id="471" w:author="David Conklin" w:date="2020-11-26T14:39:00Z"/>
              <w:rFonts w:eastAsiaTheme="minorEastAsia"/>
              <w:noProof/>
            </w:rPr>
          </w:pPr>
          <w:del w:id="47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"_Toc56764296"</w:delInstrText>
            </w:r>
            <w:r w:rsidRPr="002F2067" w:rsidDel="00EB2AA0">
              <w:rPr>
                <w:rStyle w:val="Hyperlink"/>
                <w:noProof/>
              </w:rPr>
              <w:delInstrText xml:space="preserve"> </w:delInstrText>
            </w:r>
            <w:r w:rsidRPr="002F2067" w:rsidDel="00EB2AA0">
              <w:rPr>
                <w:rStyle w:val="Hyperlink"/>
                <w:noProof/>
              </w:rPr>
              <w:fldChar w:fldCharType="separate"/>
            </w:r>
          </w:del>
          <w:ins w:id="473" w:author="David Conklin" w:date="2020-12-07T16:21:00Z">
            <w:r w:rsidR="00054245">
              <w:rPr>
                <w:rStyle w:val="Hyperlink"/>
                <w:b/>
                <w:bCs/>
                <w:noProof/>
              </w:rPr>
              <w:t>Error! Hyperlink reference not valid.</w:t>
            </w:r>
          </w:ins>
          <w:del w:id="474" w:author="David Conklin" w:date="2020-11-26T14:39:00Z">
            <w:r w:rsidRPr="002F2067" w:rsidDel="00EB2AA0">
              <w:rPr>
                <w:rStyle w:val="Hyperlink"/>
                <w:noProof/>
              </w:rPr>
              <w:delText>Release Log</w:delText>
            </w:r>
            <w:r w:rsidDel="00EB2AA0">
              <w:rPr>
                <w:noProof/>
                <w:webHidden/>
              </w:rPr>
              <w:tab/>
            </w:r>
            <w:r w:rsidDel="00EB2AA0">
              <w:rPr>
                <w:noProof/>
                <w:webHidden/>
              </w:rPr>
              <w:fldChar w:fldCharType="begin"/>
            </w:r>
            <w:r w:rsidDel="00EB2AA0">
              <w:rPr>
                <w:noProof/>
                <w:webHidden/>
              </w:rPr>
              <w:delInstrText xml:space="preserve"> PAGEREF _Toc56764296 \h </w:delInstrText>
            </w:r>
            <w:r w:rsidDel="00EB2AA0">
              <w:rPr>
                <w:noProof/>
                <w:webHidden/>
              </w:rPr>
            </w:r>
            <w:r w:rsidDel="00EB2AA0">
              <w:rPr>
                <w:noProof/>
                <w:webHidden/>
              </w:rPr>
              <w:fldChar w:fldCharType="separate"/>
            </w:r>
            <w:r w:rsidDel="00EB2AA0">
              <w:rPr>
                <w:noProof/>
                <w:webHidden/>
              </w:rPr>
              <w:delText>49</w:delText>
            </w:r>
            <w:r w:rsidDel="00EB2AA0">
              <w:rPr>
                <w:noProof/>
                <w:webHidden/>
              </w:rPr>
              <w:fldChar w:fldCharType="end"/>
            </w:r>
            <w:r w:rsidRPr="002F2067" w:rsidDel="00EB2AA0">
              <w:rPr>
                <w:rStyle w:val="Hyperlink"/>
                <w:noProof/>
              </w:rPr>
              <w:fldChar w:fldCharType="end"/>
            </w:r>
          </w:del>
        </w:p>
        <w:p w14:paraId="7938A47A" w14:textId="16D3F930" w:rsidR="00D9019C" w:rsidDel="00EB2AA0" w:rsidRDefault="00D9019C">
          <w:pPr>
            <w:pStyle w:val="TOC1"/>
            <w:tabs>
              <w:tab w:val="right" w:leader="dot" w:pos="9350"/>
            </w:tabs>
            <w:rPr>
              <w:del w:id="475" w:author="David Conklin" w:date="2020-11-26T14:39:00Z"/>
              <w:rFonts w:eastAsiaTheme="minorEastAsia"/>
              <w:noProof/>
            </w:rPr>
          </w:pPr>
          <w:del w:id="47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"_Toc56764297"</w:delInstrText>
            </w:r>
            <w:r w:rsidRPr="002F2067" w:rsidDel="00EB2AA0">
              <w:rPr>
                <w:rStyle w:val="Hyperlink"/>
                <w:noProof/>
              </w:rPr>
              <w:delInstrText xml:space="preserve"> </w:delInstrText>
            </w:r>
            <w:r w:rsidRPr="002F2067" w:rsidDel="00EB2AA0">
              <w:rPr>
                <w:rStyle w:val="Hyperlink"/>
                <w:noProof/>
              </w:rPr>
              <w:fldChar w:fldCharType="separate"/>
            </w:r>
          </w:del>
          <w:ins w:id="477" w:author="David Conklin" w:date="2020-12-07T16:21:00Z">
            <w:r w:rsidR="00054245">
              <w:rPr>
                <w:rStyle w:val="Hyperlink"/>
                <w:b/>
                <w:bCs/>
                <w:noProof/>
              </w:rPr>
              <w:t>Error! Hyperlink reference not valid.</w:t>
            </w:r>
          </w:ins>
          <w:del w:id="478" w:author="David Conklin" w:date="2020-11-26T14:39:00Z">
            <w:r w:rsidRPr="002F2067" w:rsidDel="00EB2AA0">
              <w:rPr>
                <w:rStyle w:val="Hyperlink"/>
                <w:noProof/>
              </w:rPr>
              <w:delText>References</w:delText>
            </w:r>
            <w:r w:rsidDel="00EB2AA0">
              <w:rPr>
                <w:noProof/>
                <w:webHidden/>
              </w:rPr>
              <w:tab/>
            </w:r>
            <w:r w:rsidDel="00EB2AA0">
              <w:rPr>
                <w:noProof/>
                <w:webHidden/>
              </w:rPr>
              <w:fldChar w:fldCharType="begin"/>
            </w:r>
            <w:r w:rsidDel="00EB2AA0">
              <w:rPr>
                <w:noProof/>
                <w:webHidden/>
              </w:rPr>
              <w:delInstrText xml:space="preserve"> PAGEREF _Toc56764297 \h </w:delInstrText>
            </w:r>
            <w:r w:rsidDel="00EB2AA0">
              <w:rPr>
                <w:noProof/>
                <w:webHidden/>
              </w:rPr>
            </w:r>
            <w:r w:rsidDel="00EB2AA0">
              <w:rPr>
                <w:noProof/>
                <w:webHidden/>
              </w:rPr>
              <w:fldChar w:fldCharType="separate"/>
            </w:r>
            <w:r w:rsidDel="00EB2AA0">
              <w:rPr>
                <w:noProof/>
                <w:webHidden/>
              </w:rPr>
              <w:delText>51</w:delText>
            </w:r>
            <w:r w:rsidDel="00EB2AA0">
              <w:rPr>
                <w:noProof/>
                <w:webHidden/>
              </w:rPr>
              <w:fldChar w:fldCharType="end"/>
            </w:r>
            <w:r w:rsidRPr="002F2067" w:rsidDel="00EB2AA0">
              <w:rPr>
                <w:rStyle w:val="Hyperlink"/>
                <w:noProof/>
              </w:rPr>
              <w:fldChar w:fldCharType="end"/>
            </w:r>
          </w:del>
        </w:p>
        <w:p w14:paraId="0D0AD269" w14:textId="16F85E05" w:rsidR="00D9019C" w:rsidDel="00EB2AA0" w:rsidRDefault="00D9019C">
          <w:pPr>
            <w:pStyle w:val="TOC1"/>
            <w:tabs>
              <w:tab w:val="right" w:leader="dot" w:pos="9350"/>
            </w:tabs>
            <w:rPr>
              <w:del w:id="479" w:author="David Conklin" w:date="2020-11-26T14:39:00Z"/>
              <w:rFonts w:eastAsiaTheme="minorEastAsia"/>
              <w:noProof/>
            </w:rPr>
          </w:pPr>
          <w:del w:id="48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"_Toc56764298"</w:delInstrText>
            </w:r>
            <w:r w:rsidRPr="002F2067" w:rsidDel="00EB2AA0">
              <w:rPr>
                <w:rStyle w:val="Hyperlink"/>
                <w:noProof/>
              </w:rPr>
              <w:delInstrText xml:space="preserve"> </w:delInstrText>
            </w:r>
            <w:r w:rsidRPr="002F2067" w:rsidDel="00EB2AA0">
              <w:rPr>
                <w:rStyle w:val="Hyperlink"/>
                <w:noProof/>
              </w:rPr>
              <w:fldChar w:fldCharType="separate"/>
            </w:r>
          </w:del>
          <w:ins w:id="481" w:author="David Conklin" w:date="2020-12-07T16:21:00Z">
            <w:r w:rsidR="00054245">
              <w:rPr>
                <w:rStyle w:val="Hyperlink"/>
                <w:b/>
                <w:bCs/>
                <w:noProof/>
              </w:rPr>
              <w:t>Error! Hyperlink reference not valid.</w:t>
            </w:r>
          </w:ins>
          <w:del w:id="482" w:author="David Conklin" w:date="2020-11-26T14:39:00Z">
            <w:r w:rsidRPr="002F2067" w:rsidDel="00EB2AA0">
              <w:rPr>
                <w:rStyle w:val="Hyperlink"/>
                <w:noProof/>
              </w:rPr>
              <w:delText>Acronyms and Abbreviations</w:delText>
            </w:r>
            <w:r w:rsidDel="00EB2AA0">
              <w:rPr>
                <w:noProof/>
                <w:webHidden/>
              </w:rPr>
              <w:tab/>
            </w:r>
            <w:r w:rsidDel="00EB2AA0">
              <w:rPr>
                <w:noProof/>
                <w:webHidden/>
              </w:rPr>
              <w:fldChar w:fldCharType="begin"/>
            </w:r>
            <w:r w:rsidDel="00EB2AA0">
              <w:rPr>
                <w:noProof/>
                <w:webHidden/>
              </w:rPr>
              <w:delInstrText xml:space="preserve"> PAGEREF _Toc56764298 \h </w:delInstrText>
            </w:r>
            <w:r w:rsidDel="00EB2AA0">
              <w:rPr>
                <w:noProof/>
                <w:webHidden/>
              </w:rPr>
            </w:r>
            <w:r w:rsidDel="00EB2AA0">
              <w:rPr>
                <w:noProof/>
                <w:webHidden/>
              </w:rPr>
              <w:fldChar w:fldCharType="separate"/>
            </w:r>
            <w:r w:rsidDel="00EB2AA0">
              <w:rPr>
                <w:noProof/>
                <w:webHidden/>
              </w:rPr>
              <w:delText>52</w:delText>
            </w:r>
            <w:r w:rsidDel="00EB2AA0">
              <w:rPr>
                <w:noProof/>
                <w:webHidden/>
              </w:rPr>
              <w:fldChar w:fldCharType="end"/>
            </w:r>
            <w:r w:rsidRPr="002F2067" w:rsidDel="00EB2AA0">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081FEC">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081FEC">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081FEC">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081FEC">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081FEC">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081FEC">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081FEC">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081FEC">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83" w:name="_Toc58250531"/>
      <w:r>
        <w:t>What is a digital handbook?</w:t>
      </w:r>
      <w:bookmarkEnd w:id="483"/>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84" w:name="_Toc58250532"/>
      <w:r>
        <w:t>CW3M c</w:t>
      </w:r>
      <w:r w:rsidR="00C70B81">
        <w:t>oncept</w:t>
      </w:r>
      <w:bookmarkEnd w:id="484"/>
      <w:r>
        <w:t xml:space="preserve"> </w:t>
      </w:r>
    </w:p>
    <w:p w14:paraId="7E41CEB8" w14:textId="77777777" w:rsidR="000D6396" w:rsidRDefault="000D6396" w:rsidP="00A43D30"/>
    <w:p w14:paraId="3DA45CFC" w14:textId="77777777" w:rsidR="000D6396" w:rsidRDefault="00C46F0A" w:rsidP="00C46F0A">
      <w:pPr>
        <w:pStyle w:val="Heading2"/>
      </w:pPr>
      <w:bookmarkStart w:id="485" w:name="_Toc58250533"/>
      <w:r>
        <w:t>A different kind of community model</w:t>
      </w:r>
      <w:bookmarkEnd w:id="485"/>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86" w:name="_Toc58250534"/>
      <w:r>
        <w:t>What CW3M is for</w:t>
      </w:r>
      <w:bookmarkEnd w:id="486"/>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87" w:name="_Toc58250535"/>
      <w:r>
        <w:t>Management and maintenance</w:t>
      </w:r>
      <w:bookmarkEnd w:id="487"/>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88" w:name="_Toc58250536"/>
      <w:r>
        <w:t>Study areas</w:t>
      </w:r>
      <w:bookmarkEnd w:id="48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89" w:name="_Toc58250537"/>
      <w:r>
        <w:t>Data</w:t>
      </w:r>
      <w:r w:rsidR="00A92F06">
        <w:t>CW3M</w:t>
      </w:r>
      <w:r>
        <w:t xml:space="preserve"> directory structure</w:t>
      </w:r>
      <w:bookmarkEnd w:id="489"/>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90" w:name="_Toc58250538"/>
      <w:r>
        <w:t>DataCW3M\ScenarioData directory structure</w:t>
      </w:r>
      <w:bookmarkEnd w:id="49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91" w:name="_Toc58250539"/>
      <w:r>
        <w:t>DataCW3M\ScenarioData\&lt;scenario&gt; folder contents</w:t>
      </w:r>
      <w:bookmarkEnd w:id="49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92" w:name="_Toc58250540"/>
      <w:r>
        <w:t>DataCW3M\&lt;study area&gt; folder contents</w:t>
      </w:r>
      <w:bookmarkEnd w:id="49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93" w:name="_Ref529607484"/>
      <w:bookmarkStart w:id="49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93"/>
      <w:r>
        <w:t xml:space="preserve">. Willamette River basin study area; embedded study areas are </w:t>
      </w:r>
      <w:r w:rsidR="0005603B">
        <w:t>colored</w:t>
      </w:r>
      <w:r w:rsidR="0097392C">
        <w:t xml:space="preserve"> other than gray.  The 2 lighter blues together make up the upper Willamette basin study area.</w:t>
      </w:r>
      <w:bookmarkEnd w:id="49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95" w:name="_Ref529607514"/>
      <w:bookmarkStart w:id="49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95"/>
      <w:r>
        <w:t>. Tualatin basin study area; Chicken Creek watershed is highlighted.</w:t>
      </w:r>
      <w:bookmarkEnd w:id="49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97" w:name="_Ref529607587"/>
      <w:bookmarkStart w:id="49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97"/>
      <w:r>
        <w:t>. North Santiam watershed study area.</w:t>
      </w:r>
      <w:bookmarkEnd w:id="49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499" w:name="_Ref529607628"/>
      <w:bookmarkStart w:id="50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499"/>
      <w:r>
        <w:t>. Upper Willamette study area.</w:t>
      </w:r>
      <w:bookmarkEnd w:id="50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01" w:name="_Ref529611388"/>
      <w:bookmarkStart w:id="50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01"/>
      <w:r>
        <w:t>. Chicken Creek watershed study area.</w:t>
      </w:r>
      <w:bookmarkEnd w:id="50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03" w:name="_Toc58250541"/>
      <w:r>
        <w:t>Calendar conventions</w:t>
      </w:r>
      <w:bookmarkEnd w:id="50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04" w:name="_Toc58250542"/>
      <w:r>
        <w:t>Water years</w:t>
      </w:r>
      <w:bookmarkEnd w:id="50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05" w:name="_Toc58250543"/>
      <w:r>
        <w:t>Climate data</w:t>
      </w:r>
      <w:bookmarkEnd w:id="505"/>
    </w:p>
    <w:p w14:paraId="4E201698" w14:textId="77777777" w:rsidR="00CB152A" w:rsidRPr="00A06758" w:rsidRDefault="00CB152A" w:rsidP="00A06758"/>
    <w:p w14:paraId="400F9551" w14:textId="77777777" w:rsidR="00CB152A" w:rsidRDefault="00CB152A" w:rsidP="00CB152A">
      <w:pPr>
        <w:pStyle w:val="Heading2"/>
      </w:pPr>
      <w:bookmarkStart w:id="506" w:name="_Toc2858729"/>
      <w:bookmarkStart w:id="507" w:name="_Toc58250544"/>
      <w:r>
        <w:t>Numbered climate scenarios in the model</w:t>
      </w:r>
      <w:bookmarkEnd w:id="506"/>
      <w:bookmarkEnd w:id="507"/>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08" w:name="_Ref6032062"/>
      <w:bookmarkStart w:id="509" w:name="_Ref6033311"/>
      <w:bookmarkStart w:id="510" w:name="_Toc6121576"/>
      <w:r>
        <w:t xml:space="preserve">Table </w:t>
      </w:r>
      <w:bookmarkEnd w:id="508"/>
      <w:r>
        <w:t>1. Numbered climate scenarios</w:t>
      </w:r>
      <w:bookmarkEnd w:id="509"/>
      <w:bookmarkEnd w:id="51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11" w:name="_Toc7759621"/>
      <w:bookmarkStart w:id="512" w:name="_Toc58250545"/>
      <w:r>
        <w:t>Monthly and seasonal weather data</w:t>
      </w:r>
      <w:bookmarkEnd w:id="511"/>
      <w:bookmarkEnd w:id="51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13" w:name="_Toc58250546"/>
      <w:r>
        <w:t>Climate data grid</w:t>
      </w:r>
      <w:r w:rsidR="009F132A">
        <w:t>s</w:t>
      </w:r>
      <w:bookmarkEnd w:id="51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4" w:name="_Toc58250547"/>
      <w:r>
        <w:t>The WW2100 climate grid</w:t>
      </w:r>
      <w:bookmarkEnd w:id="51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15" w:name="_Toc58250548"/>
      <w:r>
        <w:t>The v2 climate grid</w:t>
      </w:r>
      <w:bookmarkEnd w:id="51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16" w:name="_Toc58250549"/>
      <w:r>
        <w:t>How climate data is looked up</w:t>
      </w:r>
      <w:bookmarkEnd w:id="51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17" w:name="_Toc58250550"/>
      <w:r>
        <w:t>What is in a climate dataset</w:t>
      </w:r>
      <w:bookmarkEnd w:id="51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18" w:name="_Toc58250551"/>
      <w:r>
        <w:t>Water rights</w:t>
      </w:r>
      <w:bookmarkEnd w:id="518"/>
    </w:p>
    <w:p w14:paraId="7ECEE8A5" w14:textId="77777777" w:rsidR="00D35AF7" w:rsidRDefault="00D35AF7" w:rsidP="00D35AF7">
      <w:pPr>
        <w:pStyle w:val="Heading2"/>
      </w:pPr>
      <w:bookmarkStart w:id="519" w:name="_Toc58250552"/>
      <w:r>
        <w:t>Water rights data</w:t>
      </w:r>
      <w:bookmarkEnd w:id="51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20" w:name="_Toc58250553"/>
      <w:r>
        <w:lastRenderedPageBreak/>
        <w:t>The wr_pods.csv file</w:t>
      </w:r>
      <w:bookmarkEnd w:id="52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21" w:name="_Toc58250554"/>
      <w:r>
        <w:t>The wr_pous.csv file</w:t>
      </w:r>
      <w:bookmarkEnd w:id="52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22" w:name="_Toc58250555"/>
      <w:r>
        <w:t>Adding a water right</w:t>
      </w:r>
      <w:bookmarkEnd w:id="52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23" w:name="_Toc58250556"/>
      <w:r>
        <w:lastRenderedPageBreak/>
        <w:t>Stream flow and stream temperature</w:t>
      </w:r>
      <w:bookmarkEnd w:id="523"/>
    </w:p>
    <w:p w14:paraId="224B0981" w14:textId="77777777" w:rsidR="008C7362" w:rsidRDefault="008C7362" w:rsidP="008C7362">
      <w:pPr>
        <w:pStyle w:val="Heading2"/>
      </w:pPr>
      <w:bookmarkStart w:id="524" w:name="_Toc50800503"/>
      <w:bookmarkStart w:id="525" w:name="_Toc54090937"/>
      <w:bookmarkStart w:id="526" w:name="_Toc58250557"/>
      <w:r>
        <w:t>Water parcels</w:t>
      </w:r>
      <w:bookmarkEnd w:id="524"/>
      <w:bookmarkEnd w:id="525"/>
      <w:bookmarkEnd w:id="52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27" w:name="_Toc58250558"/>
      <w:r>
        <w:t>Daily water mass and energy balance</w:t>
      </w:r>
      <w:bookmarkEnd w:id="52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28" w:name="_Toc58250559"/>
      <w:r>
        <w:t>Estimating the rate of flow</w:t>
      </w:r>
      <w:r w:rsidR="006A13B7">
        <w:t xml:space="preserve"> </w:t>
      </w:r>
      <w:r>
        <w:t>in a stream reach</w:t>
      </w:r>
      <w:bookmarkEnd w:id="528"/>
    </w:p>
    <w:p w14:paraId="28F0C643" w14:textId="60D9002A" w:rsidR="001A6DC9" w:rsidRDefault="00933943" w:rsidP="00C739DC">
      <w:pPr>
        <w:ind w:firstLine="720"/>
        <w:rPr>
          <w:ins w:id="529" w:author="David Conklin" w:date="2020-11-28T09:28:00Z"/>
        </w:rPr>
      </w:pPr>
      <w:r>
        <w:t xml:space="preserve">CW3M uses a kinematic wave algorithm to estimate the average daily flow rate in each subreach and reach.  </w:t>
      </w:r>
      <w:moveFromRangeStart w:id="530" w:author="David Conklin" w:date="2020-11-28T09:36:00Z" w:name="move57448623"/>
      <w:moveFrom w:id="531" w:author="David Conklin" w:date="2020-11-28T09:36:00Z">
        <w:r w:rsidDel="00E45E68">
          <w:t xml:space="preserve">Each reach is represented as an ordered set of subreaches.  </w:t>
        </w:r>
      </w:moveFrom>
      <w:moveFromRangeEnd w:id="530"/>
      <w:ins w:id="532" w:author="David Conklin" w:date="2020-11-28T09:28:00Z">
        <w:r w:rsidR="001A6DC9">
          <w:t>The reaches themselves are organize</w:t>
        </w:r>
      </w:ins>
      <w:ins w:id="533" w:author="David Conklin" w:date="2020-11-28T09:29:00Z">
        <w:r w:rsidR="001A6DC9">
          <w:t>d as a tree: 1) headwater reaches are “leaves”; 2) all other rea</w:t>
        </w:r>
      </w:ins>
      <w:ins w:id="534" w:author="David Conklin" w:date="2020-11-28T09:30:00Z">
        <w:r w:rsidR="001A6DC9">
          <w:t>ches may have either one or two upstream reaches</w:t>
        </w:r>
      </w:ins>
      <w:ins w:id="535" w:author="David Conklin" w:date="2020-11-28T09:31:00Z">
        <w:r w:rsidR="001A6DC9">
          <w:t xml:space="preserve"> (“branches”)</w:t>
        </w:r>
      </w:ins>
      <w:ins w:id="536" w:author="David Conklin" w:date="2020-11-28T09:30:00Z">
        <w:r w:rsidR="001A6DC9">
          <w:t xml:space="preserve"> which drain into them; 3) </w:t>
        </w:r>
      </w:ins>
      <w:ins w:id="537" w:author="David Conklin" w:date="2020-11-28T09:31:00Z">
        <w:r w:rsidR="001A6DC9">
          <w:t>all reaches except the one at the “root”</w:t>
        </w:r>
      </w:ins>
      <w:ins w:id="538" w:author="David Conklin" w:date="2020-11-28T09:32:00Z">
        <w:r w:rsidR="001A6DC9">
          <w:t xml:space="preserve"> drain into a single downstream reach.</w:t>
        </w:r>
        <w:r w:rsidR="00E45E68">
          <w:t xml:space="preserve">  Internally, the </w:t>
        </w:r>
      </w:ins>
      <w:ins w:id="539" w:author="David Conklin" w:date="2020-11-28T09:33:00Z">
        <w:r w:rsidR="00E45E68">
          <w:t xml:space="preserve">model holds an array of pointers to reach objects (class </w:t>
        </w:r>
      </w:ins>
      <w:ins w:id="540" w:author="David Conklin" w:date="2020-11-28T09:37:00Z">
        <w:r w:rsidR="00E45E68">
          <w:t>FlowModel</w:t>
        </w:r>
      </w:ins>
      <w:ins w:id="541" w:author="David Conklin" w:date="2020-11-28T09:33:00Z">
        <w:r w:rsidR="00E45E68">
          <w:t>, member m</w:t>
        </w:r>
      </w:ins>
      <w:ins w:id="542" w:author="David Conklin" w:date="2020-11-28T09:34:00Z">
        <w:r w:rsidR="00E45E68">
          <w:t>_reachArray[]) which is ordered such that for any given reach all the reaches which dr</w:t>
        </w:r>
      </w:ins>
      <w:ins w:id="543" w:author="David Conklin" w:date="2020-11-28T09:35:00Z">
        <w:r w:rsidR="00E45E68">
          <w:t xml:space="preserve">ain directly or indirectly into that reach come before it in the array, that is, the array </w:t>
        </w:r>
      </w:ins>
      <w:ins w:id="544" w:author="David Conklin" w:date="2020-11-28T09:36:00Z">
        <w:r w:rsidR="00E45E68">
          <w:t>starts with the leaves and ends with the root.</w:t>
        </w:r>
      </w:ins>
    </w:p>
    <w:p w14:paraId="2F86EAC2" w14:textId="5B279131" w:rsidR="00933943" w:rsidRDefault="00E45E68" w:rsidP="00C739DC">
      <w:pPr>
        <w:ind w:firstLine="720"/>
      </w:pPr>
      <w:moveToRangeStart w:id="545" w:author="David Conklin" w:date="2020-11-28T09:36:00Z" w:name="move57448623"/>
      <w:moveTo w:id="546" w:author="David Conklin" w:date="2020-11-28T09:36:00Z">
        <w:r>
          <w:t>Each</w:t>
        </w:r>
      </w:moveTo>
      <w:ins w:id="547" w:author="David Conklin" w:date="2020-11-28T09:36:00Z">
        <w:r>
          <w:t xml:space="preserve"> individual</w:t>
        </w:r>
      </w:ins>
      <w:moveTo w:id="548" w:author="David Conklin" w:date="2020-11-28T09:36:00Z">
        <w:r>
          <w:t xml:space="preserve"> reach is represented as an ordered set of subreaches</w:t>
        </w:r>
      </w:moveTo>
      <w:ins w:id="549" w:author="David Conklin" w:date="2020-11-28T09:38:00Z">
        <w:r>
          <w:t xml:space="preserve"> (class Reach, member m_</w:t>
        </w:r>
      </w:ins>
      <w:ins w:id="550" w:author="David Conklin" w:date="2020-11-28T09:39:00Z">
        <w:r w:rsidRPr="00E45E68">
          <w:t xml:space="preserve"> m_subnodeArra</w:t>
        </w:r>
        <w:r>
          <w:t>y[])</w:t>
        </w:r>
      </w:ins>
      <w:moveTo w:id="551" w:author="David Conklin" w:date="2020-11-28T09:36:00Z">
        <w:r>
          <w:t xml:space="preserve">. </w:t>
        </w:r>
      </w:moveTo>
      <w:ins w:id="552" w:author="David Conklin" w:date="2020-11-28T09:39:00Z">
        <w:r>
          <w:t xml:space="preserve"> The</w:t>
        </w:r>
      </w:ins>
      <w:ins w:id="553" w:author="David Conklin" w:date="2020-11-28T09:40:00Z">
        <w:r>
          <w:t xml:space="preserve"> ordered set starts with the upstream end of the reach and ends with the downstream end. </w:t>
        </w:r>
      </w:ins>
      <w:moveTo w:id="554" w:author="David Conklin" w:date="2020-11-28T09:36:00Z">
        <w:r>
          <w:t xml:space="preserve"> </w:t>
        </w:r>
      </w:moveTo>
      <w:moveToRangeEnd w:id="545"/>
      <w:r w:rsidR="00933943">
        <w:t>The kinematic wave algorithm is used to estimate the average daily outflow from each subreach.  The daily flow rate for the reach is taken as the average daily flow rate of the most downstream subreach of the reach.</w:t>
      </w:r>
    </w:p>
    <w:p w14:paraId="1FCB4942" w14:textId="26B91D49" w:rsidR="008C7362" w:rsidDel="001A6DC9" w:rsidRDefault="007B1928" w:rsidP="005160F8">
      <w:pPr>
        <w:ind w:firstLine="720"/>
        <w:rPr>
          <w:del w:id="555" w:author="David Conklin" w:date="2020-11-28T09:22: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ins w:id="556" w:author="David Conklin" w:date="2020-11-28T09:41:00Z">
        <w:r w:rsidR="00B245B6">
          <w:t xml:space="preserve">current day’s </w:t>
        </w:r>
      </w:ins>
      <w:r>
        <w:t xml:space="preserve">inflow rate from upstream, and the </w:t>
      </w:r>
      <w:ins w:id="557" w:author="David Conklin" w:date="2020-11-28T09:41:00Z">
        <w:r w:rsidR="00B245B6">
          <w:t xml:space="preserve">current day’s </w:t>
        </w:r>
      </w:ins>
      <w:r>
        <w:t xml:space="preserve">lateral inflow rate. </w:t>
      </w:r>
      <w:r w:rsidR="009236BE">
        <w:t xml:space="preserve"> </w:t>
      </w:r>
      <w:ins w:id="558" w:author="David Conklin" w:date="2020-11-28T16:38:00Z">
        <w:r w:rsidR="009F26EB">
          <w:t>The use of the current day’s</w:t>
        </w:r>
      </w:ins>
      <w:ins w:id="559" w:author="David Conklin" w:date="2020-11-28T16:39:00Z">
        <w:r w:rsidR="009F26EB">
          <w:t xml:space="preserve"> inflow rate as an input necessitates taking the reaches in order from headwater reaches</w:t>
        </w:r>
      </w:ins>
      <w:ins w:id="560" w:author="David Conklin" w:date="2020-11-28T16:40:00Z">
        <w:r w:rsidR="009F26EB">
          <w:t xml:space="preserve"> down to the pour point; the outflow from one reach cannot be calculated until the out</w:t>
        </w:r>
      </w:ins>
      <w:ins w:id="561" w:author="David Conklin" w:date="2020-11-28T16:41:00Z">
        <w:r w:rsidR="009F26EB">
          <w:t xml:space="preserve">flows from all the other reaches upstream has been calculated. </w:t>
        </w:r>
      </w:ins>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Del="001A6DC9" w:rsidRDefault="008C7362" w:rsidP="005160F8">
      <w:pPr>
        <w:ind w:firstLine="720"/>
        <w:rPr>
          <w:del w:id="562" w:author="David Conklin" w:date="2020-11-28T09:28:00Z"/>
        </w:rPr>
      </w:pPr>
    </w:p>
    <w:p w14:paraId="56589349" w14:textId="6A694AAA" w:rsidR="008C7362" w:rsidDel="001A6DC9" w:rsidRDefault="001A6DC9">
      <w:pPr>
        <w:ind w:firstLine="720"/>
        <w:rPr>
          <w:del w:id="563" w:author="David Conklin" w:date="2020-11-28T09:28:00Z"/>
        </w:rPr>
      </w:pPr>
      <w:ins w:id="564" w:author="David Conklin" w:date="2020-11-28T09:28:00Z">
        <w:r>
          <w:t xml:space="preserve"> </w:t>
        </w:r>
      </w:ins>
    </w:p>
    <w:p w14:paraId="1177B77A" w14:textId="1E3AF1BD" w:rsidR="007B1928" w:rsidRPr="001A6DC9" w:rsidRDefault="009236BE">
      <w:pPr>
        <w:ind w:firstLine="720"/>
        <w:rPr>
          <w:rPrChange w:id="565" w:author="David Conklin" w:date="2020-11-28T09:26:00Z">
            <w:rPr>
              <w:color w:val="FF0000"/>
            </w:rPr>
          </w:rPrChange>
        </w:rPr>
      </w:pPr>
      <w:del w:id="566" w:author="David Conklin" w:date="2020-11-28T09:28:00Z">
        <w:r w:rsidRPr="001A6DC9" w:rsidDel="001A6DC9">
          <w:rPr>
            <w:rPrChange w:id="567" w:author="David Conklin" w:date="2020-11-28T09:26:00Z">
              <w:rPr>
                <w:color w:val="FF0000"/>
              </w:rPr>
            </w:rPrChange>
          </w:rPr>
          <w:delText xml:space="preserve"> </w:delText>
        </w:r>
      </w:del>
      <w:r w:rsidRPr="001A6DC9">
        <w:rPr>
          <w:rPrChange w:id="568" w:author="David Conklin" w:date="2020-11-28T09:26:00Z">
            <w:rPr>
              <w:color w:val="FF0000"/>
            </w:rPr>
          </w:rPrChange>
        </w:rPr>
        <w:t xml:space="preserve">Then </w:t>
      </w:r>
      <w:r w:rsidRPr="001A6DC9">
        <w:rPr>
          <w:rPrChange w:id="569" w:author="David Conklin" w:date="2020-11-28T09:26:00Z">
            <w:rPr>
              <w:color w:val="FF0000"/>
            </w:rPr>
          </w:rPrChange>
        </w:rPr>
        <w:lastRenderedPageBreak/>
        <w:t xml:space="preserve">that depth is used </w:t>
      </w:r>
      <w:r w:rsidR="00067529" w:rsidRPr="001A6DC9">
        <w:rPr>
          <w:rPrChange w:id="570" w:author="David Conklin" w:date="2020-11-28T09:26:00Z">
            <w:rPr>
              <w:color w:val="FF0000"/>
            </w:rPr>
          </w:rPrChange>
        </w:rPr>
        <w:t xml:space="preserve">together with the length of the subreach and the current day’s upstream and lateral inflows to calculate </w:t>
      </w:r>
      <w:r w:rsidRPr="001A6DC9">
        <w:rPr>
          <w:rPrChange w:id="571" w:author="David Conklin" w:date="2020-11-28T09:26:00Z">
            <w:rPr>
              <w:color w:val="FF0000"/>
            </w:rPr>
          </w:rPrChange>
        </w:rPr>
        <w:t>the current day’s outflow rate</w:t>
      </w:r>
      <w:r w:rsidR="00067529" w:rsidRPr="001A6DC9">
        <w:rPr>
          <w:rPrChange w:id="572" w:author="David Conklin" w:date="2020-11-28T09:26:00Z">
            <w:rPr>
              <w:color w:val="FF0000"/>
            </w:rPr>
          </w:rPrChange>
        </w:rPr>
        <w:t xml:space="preserve">.  </w:t>
      </w:r>
    </w:p>
    <w:p w14:paraId="623B7768" w14:textId="5665E17C" w:rsidR="00067529" w:rsidRPr="001A6DC9" w:rsidRDefault="00067529" w:rsidP="00933943">
      <w:pPr>
        <w:ind w:firstLine="720"/>
        <w:rPr>
          <w:rPrChange w:id="573" w:author="David Conklin" w:date="2020-11-28T09:26:00Z">
            <w:rPr>
              <w:color w:val="FF0000"/>
            </w:rPr>
          </w:rPrChange>
        </w:rPr>
      </w:pPr>
      <w:r w:rsidRPr="001A6DC9">
        <w:rPr>
          <w:rPrChange w:id="574" w:author="David Conklin" w:date="2020-11-28T09:26:00Z">
            <w:rPr>
              <w:color w:val="FF0000"/>
            </w:rPr>
          </w:rPrChange>
        </w:rPr>
        <w:t>The daily outflow rate is subsequently used in a</w:t>
      </w:r>
      <w:r w:rsidR="00263AF4" w:rsidRPr="001A6DC9">
        <w:rPr>
          <w:rPrChange w:id="575" w:author="David Conklin" w:date="2020-11-28T09:26:00Z">
            <w:rPr>
              <w:color w:val="FF0000"/>
            </w:rPr>
          </w:rPrChange>
        </w:rPr>
        <w:t xml:space="preserve"> second call to</w:t>
      </w:r>
      <w:r w:rsidRPr="001A6DC9">
        <w:rPr>
          <w:rPrChange w:id="576" w:author="David Conklin" w:date="2020-11-28T09:26:00Z">
            <w:rPr>
              <w:color w:val="FF0000"/>
            </w:rPr>
          </w:rPrChange>
        </w:rPr>
        <w:t xml:space="preserve"> </w:t>
      </w:r>
      <w:r w:rsidRPr="001A6DC9">
        <w:rPr>
          <w:i/>
          <w:iCs/>
          <w:rPrChange w:id="577" w:author="David Conklin" w:date="2020-11-28T09:26:00Z">
            <w:rPr>
              <w:i/>
              <w:iCs/>
              <w:color w:val="FF0000"/>
            </w:rPr>
          </w:rPrChange>
        </w:rPr>
        <w:t>Ge</w:t>
      </w:r>
      <w:ins w:id="578" w:author="David Conklin" w:date="2020-11-28T09:22:00Z">
        <w:r w:rsidR="001A6DC9" w:rsidRPr="001A6DC9">
          <w:rPr>
            <w:i/>
            <w:iCs/>
            <w:rPrChange w:id="579" w:author="David Conklin" w:date="2020-11-28T09:26:00Z">
              <w:rPr>
                <w:i/>
                <w:iCs/>
                <w:color w:val="FF0000"/>
              </w:rPr>
            </w:rPrChange>
          </w:rPr>
          <w:t>t</w:t>
        </w:r>
      </w:ins>
      <w:r w:rsidR="00263AF4" w:rsidRPr="001A6DC9">
        <w:rPr>
          <w:i/>
          <w:iCs/>
          <w:rPrChange w:id="580" w:author="David Conklin" w:date="2020-11-28T09:26:00Z">
            <w:rPr>
              <w:i/>
              <w:iCs/>
              <w:color w:val="FF0000"/>
            </w:rPr>
          </w:rPrChange>
        </w:rPr>
        <w:t>Manning</w:t>
      </w:r>
      <w:r w:rsidRPr="001A6DC9">
        <w:rPr>
          <w:i/>
          <w:iCs/>
          <w:rPrChange w:id="581" w:author="David Conklin" w:date="2020-11-28T09:26:00Z">
            <w:rPr>
              <w:i/>
              <w:iCs/>
              <w:color w:val="FF0000"/>
            </w:rPr>
          </w:rPrChange>
        </w:rPr>
        <w:t>tDepthFromQ()</w:t>
      </w:r>
      <w:r w:rsidRPr="001A6DC9">
        <w:rPr>
          <w:rPrChange w:id="582" w:author="David Conklin" w:date="2020-11-28T09:26:00Z">
            <w:rPr>
              <w:color w:val="FF0000"/>
            </w:rPr>
          </w:rPrChange>
        </w:rPr>
        <w:t xml:space="preserve"> to calculate a new </w:t>
      </w:r>
      <w:r w:rsidR="00176B6C" w:rsidRPr="001A6DC9">
        <w:rPr>
          <w:rPrChange w:id="583" w:author="David Conklin" w:date="2020-11-28T09:26:00Z">
            <w:rPr>
              <w:color w:val="FF0000"/>
            </w:rPr>
          </w:rPrChange>
        </w:rPr>
        <w:t xml:space="preserve">depth for the water in the reach, making use of the slope of the subreach and parameterized values for Manning’s n and </w:t>
      </w:r>
      <w:r w:rsidR="005729DB" w:rsidRPr="001A6DC9">
        <w:rPr>
          <w:rPrChange w:id="584" w:author="David Conklin" w:date="2020-11-28T09:26:00Z">
            <w:rPr>
              <w:color w:val="FF0000"/>
            </w:rPr>
          </w:rPrChange>
        </w:rPr>
        <w:t xml:space="preserve">the </w:t>
      </w:r>
      <w:r w:rsidR="00176B6C" w:rsidRPr="001A6DC9">
        <w:rPr>
          <w:rPrChange w:id="585" w:author="David Conklin" w:date="2020-11-28T09:26:00Z">
            <w:rPr>
              <w:color w:val="FF0000"/>
            </w:rPr>
          </w:rPrChange>
        </w:rPr>
        <w:t>width</w:t>
      </w:r>
      <w:r w:rsidR="005729DB" w:rsidRPr="001A6DC9">
        <w:rPr>
          <w:rPrChange w:id="586" w:author="David Conklin" w:date="2020-11-28T09:26:00Z">
            <w:rPr>
              <w:color w:val="FF0000"/>
            </w:rPr>
          </w:rPrChange>
        </w:rPr>
        <w:t>-</w:t>
      </w:r>
      <w:r w:rsidR="00176B6C" w:rsidRPr="001A6DC9">
        <w:rPr>
          <w:rPrChange w:id="587" w:author="David Conklin" w:date="2020-11-28T09:26:00Z">
            <w:rPr>
              <w:color w:val="FF0000"/>
            </w:rPr>
          </w:rPrChange>
        </w:rPr>
        <w:t>to</w:t>
      </w:r>
      <w:r w:rsidR="005729DB" w:rsidRPr="001A6DC9">
        <w:rPr>
          <w:rPrChange w:id="588" w:author="David Conklin" w:date="2020-11-28T09:26:00Z">
            <w:rPr>
              <w:color w:val="FF0000"/>
            </w:rPr>
          </w:rPrChange>
        </w:rPr>
        <w:t>-</w:t>
      </w:r>
      <w:r w:rsidR="00176B6C" w:rsidRPr="001A6DC9">
        <w:rPr>
          <w:rPrChange w:id="589" w:author="David Conklin" w:date="2020-11-28T09:26:00Z">
            <w:rPr>
              <w:color w:val="FF0000"/>
            </w:rPr>
          </w:rPrChange>
        </w:rPr>
        <w:t>depth ratio.  The value in the source code for Manning’s n is 0.3; the default value for the width</w:t>
      </w:r>
      <w:r w:rsidR="005729DB" w:rsidRPr="001A6DC9">
        <w:rPr>
          <w:rPrChange w:id="590" w:author="David Conklin" w:date="2020-11-28T09:26:00Z">
            <w:rPr>
              <w:color w:val="FF0000"/>
            </w:rPr>
          </w:rPrChange>
        </w:rPr>
        <w:t>-</w:t>
      </w:r>
      <w:r w:rsidR="00176B6C" w:rsidRPr="001A6DC9">
        <w:rPr>
          <w:rPrChange w:id="591" w:author="David Conklin" w:date="2020-11-28T09:26:00Z">
            <w:rPr>
              <w:color w:val="FF0000"/>
            </w:rPr>
          </w:rPrChange>
        </w:rPr>
        <w:t>to</w:t>
      </w:r>
      <w:r w:rsidR="005729DB" w:rsidRPr="001A6DC9">
        <w:rPr>
          <w:rPrChange w:id="592" w:author="David Conklin" w:date="2020-11-28T09:26:00Z">
            <w:rPr>
              <w:color w:val="FF0000"/>
            </w:rPr>
          </w:rPrChange>
        </w:rPr>
        <w:t>-</w:t>
      </w:r>
      <w:r w:rsidR="00176B6C" w:rsidRPr="001A6DC9">
        <w:rPr>
          <w:rPrChange w:id="593" w:author="David Conklin" w:date="2020-11-28T09:26:00Z">
            <w:rPr>
              <w:color w:val="FF0000"/>
            </w:rPr>
          </w:rPrChange>
        </w:rPr>
        <w:t>depth ratio is 10.  The value of the width</w:t>
      </w:r>
      <w:r w:rsidR="005729DB" w:rsidRPr="001A6DC9">
        <w:rPr>
          <w:rPrChange w:id="594" w:author="David Conklin" w:date="2020-11-28T09:26:00Z">
            <w:rPr>
              <w:color w:val="FF0000"/>
            </w:rPr>
          </w:rPrChange>
        </w:rPr>
        <w:t>-</w:t>
      </w:r>
      <w:r w:rsidR="00176B6C" w:rsidRPr="001A6DC9">
        <w:rPr>
          <w:rPrChange w:id="595" w:author="David Conklin" w:date="2020-11-28T09:26:00Z">
            <w:rPr>
              <w:color w:val="FF0000"/>
            </w:rPr>
          </w:rPrChange>
        </w:rPr>
        <w:t>to</w:t>
      </w:r>
      <w:r w:rsidR="005729DB" w:rsidRPr="001A6DC9">
        <w:rPr>
          <w:rPrChange w:id="596" w:author="David Conklin" w:date="2020-11-28T09:26:00Z">
            <w:rPr>
              <w:color w:val="FF0000"/>
            </w:rPr>
          </w:rPrChange>
        </w:rPr>
        <w:t>-</w:t>
      </w:r>
      <w:r w:rsidR="00176B6C" w:rsidRPr="001A6DC9">
        <w:rPr>
          <w:rPrChange w:id="597" w:author="David Conklin" w:date="2020-11-28T09:26:00Z">
            <w:rPr>
              <w:color w:val="FF0000"/>
            </w:rPr>
          </w:rPrChange>
        </w:rPr>
        <w:t>depth ratio may be spec</w:t>
      </w:r>
      <w:r w:rsidR="00732D7E" w:rsidRPr="001A6DC9">
        <w:rPr>
          <w:rPrChange w:id="598" w:author="David Conklin" w:date="2020-11-28T09:26:00Z">
            <w:rPr>
              <w:color w:val="FF0000"/>
            </w:rPr>
          </w:rPrChange>
        </w:rPr>
        <w:t>ified explicitly in the &lt;streams&gt; block of the Flow XML input file (e.g. wd_ratio = “</w:t>
      </w:r>
      <w:r w:rsidR="005729DB" w:rsidRPr="001A6DC9">
        <w:rPr>
          <w:rPrChange w:id="599" w:author="David Conklin" w:date="2020-11-28T09:26:00Z">
            <w:rPr>
              <w:color w:val="FF0000"/>
            </w:rPr>
          </w:rPrChange>
        </w:rPr>
        <w:t>10</w:t>
      </w:r>
      <w:r w:rsidR="00732D7E" w:rsidRPr="001A6DC9">
        <w:rPr>
          <w:rPrChange w:id="600" w:author="David Conklin" w:date="2020-11-28T09:26:00Z">
            <w:rPr>
              <w:color w:val="FF0000"/>
            </w:rPr>
          </w:rPrChange>
        </w:rPr>
        <w:t>”).</w:t>
      </w:r>
      <w:r w:rsidR="00771FED" w:rsidRPr="001A6DC9">
        <w:rPr>
          <w:rPrChange w:id="601" w:author="David Conklin" w:date="2020-11-28T09:26:00Z">
            <w:rPr>
              <w:color w:val="FF0000"/>
            </w:rPr>
          </w:rPrChange>
        </w:rPr>
        <w:t xml:space="preserve">  The width-to-depth ratio is used in the </w:t>
      </w:r>
      <w:r w:rsidR="00771FED" w:rsidRPr="001A6DC9">
        <w:rPr>
          <w:i/>
          <w:iCs/>
          <w:rPrChange w:id="602" w:author="David Conklin" w:date="2020-11-28T09:26:00Z">
            <w:rPr>
              <w:i/>
              <w:iCs/>
              <w:color w:val="FF0000"/>
            </w:rPr>
          </w:rPrChange>
        </w:rPr>
        <w:t>Get</w:t>
      </w:r>
      <w:r w:rsidR="00263AF4" w:rsidRPr="001A6DC9">
        <w:rPr>
          <w:i/>
          <w:iCs/>
          <w:rPrChange w:id="603" w:author="David Conklin" w:date="2020-11-28T09:26:00Z">
            <w:rPr>
              <w:i/>
              <w:iCs/>
              <w:color w:val="FF0000"/>
            </w:rPr>
          </w:rPrChange>
        </w:rPr>
        <w:t>Manning</w:t>
      </w:r>
      <w:r w:rsidR="00771FED" w:rsidRPr="001A6DC9">
        <w:rPr>
          <w:i/>
          <w:iCs/>
          <w:rPrChange w:id="604" w:author="David Conklin" w:date="2020-11-28T09:26:00Z">
            <w:rPr>
              <w:i/>
              <w:iCs/>
              <w:color w:val="FF0000"/>
            </w:rPr>
          </w:rPrChange>
        </w:rPr>
        <w:t>DepthFromQ()</w:t>
      </w:r>
      <w:r w:rsidR="00771FED" w:rsidRPr="001A6DC9">
        <w:rPr>
          <w:rPrChange w:id="605" w:author="David Conklin" w:date="2020-11-28T09:26:00Z">
            <w:rPr>
              <w:color w:val="FF0000"/>
            </w:rPr>
          </w:rPrChange>
        </w:rPr>
        <w:t xml:space="preserve"> function to take into account the shape of the of the channel cross-section.</w:t>
      </w:r>
    </w:p>
    <w:p w14:paraId="7F73C199" w14:textId="1D8847D6" w:rsidR="0010247C" w:rsidRPr="001A6DC9" w:rsidRDefault="005729DB">
      <w:pPr>
        <w:ind w:firstLine="720"/>
        <w:rPr>
          <w:rPrChange w:id="606" w:author="David Conklin" w:date="2020-11-28T09:26:00Z">
            <w:rPr>
              <w:color w:val="FF0000"/>
            </w:rPr>
          </w:rPrChange>
        </w:rPr>
      </w:pPr>
      <w:r w:rsidRPr="001A6DC9">
        <w:rPr>
          <w:rPrChange w:id="607" w:author="David Conklin" w:date="2020-11-28T09:26:00Z">
            <w:rPr>
              <w:color w:val="FF0000"/>
            </w:rPr>
          </w:rPrChange>
        </w:rPr>
        <w:t xml:space="preserve">Note that there are two ways to calculate the width of the subreach.  Both ways use the depth from the </w:t>
      </w:r>
      <w:r w:rsidRPr="001A6DC9">
        <w:rPr>
          <w:i/>
          <w:iCs/>
          <w:rPrChange w:id="608" w:author="David Conklin" w:date="2020-11-28T09:26:00Z">
            <w:rPr>
              <w:i/>
              <w:iCs/>
              <w:color w:val="FF0000"/>
            </w:rPr>
          </w:rPrChange>
        </w:rPr>
        <w:t>GetDepthFromQ()</w:t>
      </w:r>
      <w:r w:rsidRPr="001A6DC9">
        <w:rPr>
          <w:rPrChange w:id="609" w:author="David Conklin" w:date="2020-11-28T09:26:00Z">
            <w:rPr>
              <w:color w:val="FF0000"/>
            </w:rPr>
          </w:rPrChange>
        </w:rPr>
        <w:t xml:space="preserve"> function.  The simple</w:t>
      </w:r>
      <w:r w:rsidR="00771FED" w:rsidRPr="001A6DC9">
        <w:rPr>
          <w:rPrChange w:id="610" w:author="David Conklin" w:date="2020-11-28T09:26:00Z">
            <w:rPr>
              <w:color w:val="FF0000"/>
            </w:rPr>
          </w:rPrChange>
        </w:rPr>
        <w:t>r</w:t>
      </w:r>
      <w:r w:rsidRPr="001A6DC9">
        <w:rPr>
          <w:rPrChange w:id="611" w:author="David Conklin" w:date="2020-11-28T09:26:00Z">
            <w:rPr>
              <w:color w:val="FF0000"/>
            </w:rPr>
          </w:rPrChange>
        </w:rPr>
        <w:t xml:space="preserve"> way is to multiply the depth by the </w:t>
      </w:r>
      <w:r w:rsidR="008505BB" w:rsidRPr="001A6DC9">
        <w:rPr>
          <w:rPrChange w:id="612" w:author="David Conklin" w:date="2020-11-28T09:26:00Z">
            <w:rPr>
              <w:color w:val="FF0000"/>
            </w:rPr>
          </w:rPrChange>
        </w:rPr>
        <w:t xml:space="preserve">parameterized </w:t>
      </w:r>
      <w:r w:rsidRPr="001A6DC9">
        <w:rPr>
          <w:rPrChange w:id="613" w:author="David Conklin" w:date="2020-11-28T09:26:00Z">
            <w:rPr>
              <w:color w:val="FF0000"/>
            </w:rPr>
          </w:rPrChange>
        </w:rPr>
        <w:t>width-to-depth ratio</w:t>
      </w:r>
      <w:r w:rsidR="00771FED" w:rsidRPr="001A6DC9">
        <w:rPr>
          <w:rPrChange w:id="614" w:author="David Conklin" w:date="2020-11-28T09:26:00Z">
            <w:rPr>
              <w:color w:val="FF0000"/>
            </w:rPr>
          </w:rPrChange>
        </w:rPr>
        <w:t xml:space="preserve">.   The other way is to use that depth, together with the length of the subreach and the volume of water in the subreach to calculate the width.   </w:t>
      </w:r>
      <w:r w:rsidR="0010247C" w:rsidRPr="001A6DC9">
        <w:rPr>
          <w:rPrChange w:id="615" w:author="David Conklin" w:date="2020-11-28T09:26:00Z">
            <w:rPr>
              <w:color w:val="FF0000"/>
            </w:rPr>
          </w:rPrChange>
        </w:rPr>
        <w:t xml:space="preserve">The </w:t>
      </w:r>
      <w:r w:rsidR="0010247C" w:rsidRPr="001A6DC9">
        <w:rPr>
          <w:i/>
          <w:iCs/>
          <w:rPrChange w:id="616" w:author="David Conklin" w:date="2020-11-28T09:26:00Z">
            <w:rPr>
              <w:i/>
              <w:iCs/>
              <w:color w:val="FF0000"/>
            </w:rPr>
          </w:rPrChange>
        </w:rPr>
        <w:t xml:space="preserve">SetSubreachGeometry() </w:t>
      </w:r>
      <w:r w:rsidR="0010247C" w:rsidRPr="001A6DC9">
        <w:rPr>
          <w:rPrChange w:id="617" w:author="David Conklin" w:date="2020-11-28T09:26:00Z">
            <w:rPr>
              <w:color w:val="FF0000"/>
            </w:rPr>
          </w:rPrChange>
        </w:rPr>
        <w:t xml:space="preserve">function uses the second way, which results in a width which is consistent with the length, depth, and volume, but is generally </w:t>
      </w:r>
      <w:r w:rsidR="0010247C" w:rsidRPr="001A6DC9">
        <w:rPr>
          <w:i/>
          <w:iCs/>
          <w:rPrChange w:id="618" w:author="David Conklin" w:date="2020-11-28T09:26:00Z">
            <w:rPr>
              <w:i/>
              <w:iCs/>
              <w:color w:val="FF0000"/>
            </w:rPr>
          </w:rPrChange>
        </w:rPr>
        <w:t>not</w:t>
      </w:r>
      <w:r w:rsidR="0010247C" w:rsidRPr="001A6DC9">
        <w:rPr>
          <w:rPrChange w:id="619" w:author="David Conklin" w:date="2020-11-28T09:26:00Z">
            <w:rPr>
              <w:color w:val="FF0000"/>
            </w:rPr>
          </w:rPrChange>
        </w:rPr>
        <w:t xml:space="preserve"> equal to what would be expected from the parameterized width-to-depth value.  Getting a plausible value for the stream width is important because it determines the surface are</w:t>
      </w:r>
      <w:ins w:id="620" w:author="David Conklin" w:date="2020-11-28T09:23:00Z">
        <w:r w:rsidR="001A6DC9" w:rsidRPr="001A6DC9">
          <w:rPr>
            <w:rPrChange w:id="621" w:author="David Conklin" w:date="2020-11-28T09:26:00Z">
              <w:rPr>
                <w:color w:val="FF0000"/>
              </w:rPr>
            </w:rPrChange>
          </w:rPr>
          <w:t>a</w:t>
        </w:r>
      </w:ins>
      <w:r w:rsidR="0010247C" w:rsidRPr="001A6DC9">
        <w:rPr>
          <w:rPrChange w:id="622" w:author="David Conklin" w:date="2020-11-28T09:26:00Z">
            <w:rPr>
              <w:color w:val="FF0000"/>
            </w:rPr>
          </w:rPrChange>
        </w:rPr>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1A6DC9" w:rsidRDefault="00933943" w:rsidP="00933943">
      <w:pPr>
        <w:ind w:firstLine="720"/>
        <w:rPr>
          <w:rPrChange w:id="623" w:author="David Conklin" w:date="2020-11-28T09:26:00Z">
            <w:rPr>
              <w:color w:val="FF0000"/>
            </w:rPr>
          </w:rPrChange>
        </w:rPr>
      </w:pPr>
      <w:r w:rsidRPr="001A6DC9">
        <w:rPr>
          <w:rPrChange w:id="624" w:author="David Conklin" w:date="2020-11-28T09:26:00Z">
            <w:rPr>
              <w:color w:val="FF0000"/>
            </w:rPr>
          </w:rPrChange>
        </w:rPr>
        <w:t>As implemented</w:t>
      </w:r>
      <w:r w:rsidRPr="001A6DC9">
        <w:rPr>
          <w:i/>
          <w:iCs/>
          <w:rPrChange w:id="625" w:author="David Conklin" w:date="2020-11-28T09:26:00Z">
            <w:rPr>
              <w:i/>
              <w:iCs/>
              <w:color w:val="FF0000"/>
            </w:rPr>
          </w:rPrChange>
        </w:rPr>
        <w:t>,</w:t>
      </w:r>
      <w:r w:rsidRPr="001A6DC9">
        <w:rPr>
          <w:rPrChange w:id="626" w:author="David Conklin" w:date="2020-11-28T09:26:00Z">
            <w:rPr>
              <w:color w:val="FF0000"/>
            </w:rPr>
          </w:rPrChange>
        </w:rPr>
        <w:t xml:space="preserve"> </w:t>
      </w:r>
      <w:r w:rsidR="008110C5" w:rsidRPr="001A6DC9">
        <w:rPr>
          <w:i/>
          <w:iCs/>
          <w:rPrChange w:id="627" w:author="David Conklin" w:date="2020-11-28T09:26:00Z">
            <w:rPr>
              <w:i/>
              <w:iCs/>
              <w:color w:val="FF0000"/>
            </w:rPr>
          </w:rPrChange>
        </w:rPr>
        <w:t>KinematicWave()</w:t>
      </w:r>
      <w:r w:rsidRPr="001A6DC9">
        <w:rPr>
          <w:rPrChange w:id="628" w:author="David Conklin" w:date="2020-11-28T09:26:00Z">
            <w:rPr>
              <w:color w:val="FF0000"/>
            </w:rPr>
          </w:rPrChange>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1A6DC9" w:rsidRDefault="00933943" w:rsidP="00933943">
      <w:pPr>
        <w:pStyle w:val="Body"/>
        <w:rPr>
          <w:color w:val="auto"/>
          <w:rPrChange w:id="629" w:author="David Conklin" w:date="2020-11-28T09:26:00Z">
            <w:rPr/>
          </w:rPrChange>
        </w:rPr>
      </w:pPr>
    </w:p>
    <w:p w14:paraId="7CF0DAC7" w14:textId="4F7F6C1E" w:rsidR="00263AF4" w:rsidRDefault="00263AF4" w:rsidP="00263AF4">
      <w:pPr>
        <w:pStyle w:val="Heading2"/>
      </w:pPr>
      <w:bookmarkStart w:id="630" w:name="_Toc58250560"/>
      <w:r>
        <w:t>Estimating the surface area of the water in a subreach</w:t>
      </w:r>
      <w:bookmarkEnd w:id="63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31" w:name="_Toc58250561"/>
      <w:r>
        <w:t>Water temperature from thermal energy</w:t>
      </w:r>
      <w:bookmarkEnd w:id="63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32" w:name="_Toc58250562"/>
      <w:r>
        <w:t>Initial conditions for Flow: the IC file</w:t>
      </w:r>
      <w:bookmarkEnd w:id="63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33" w:name="_Toc58250563"/>
      <w:r>
        <w:t>Boundary conditions for stream water temperature</w:t>
      </w:r>
      <w:bookmarkEnd w:id="633"/>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34" w:name="_Toc58250564"/>
      <w:r>
        <w:t>Thermal stratification in reservoirs</w:t>
      </w:r>
      <w:bookmarkEnd w:id="63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35" w:name="_Toc58250565"/>
      <w:r>
        <w:t>Thermal loading</w:t>
      </w:r>
      <w:bookmarkEnd w:id="63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lastRenderedPageBreak/>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lastRenderedPageBreak/>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Pr>
        <w:rPr>
          <w:ins w:id="636" w:author="David Conklin" w:date="2020-11-28T09:42:00Z"/>
        </w:rPr>
      </w:pPr>
    </w:p>
    <w:p w14:paraId="02757E2C" w14:textId="01C15EB6" w:rsidR="00BD2BE8" w:rsidRDefault="00BD2BE8" w:rsidP="00BD2BE8">
      <w:pPr>
        <w:pStyle w:val="Heading1"/>
        <w:rPr>
          <w:ins w:id="637" w:author="David Conklin" w:date="2020-11-28T09:43:00Z"/>
        </w:rPr>
      </w:pPr>
      <w:bookmarkStart w:id="638" w:name="_Toc58250566"/>
      <w:ins w:id="639" w:author="David Conklin" w:date="2020-11-28T09:42:00Z">
        <w:r>
          <w:t>Res</w:t>
        </w:r>
      </w:ins>
      <w:ins w:id="640" w:author="David Conklin" w:date="2020-11-28T09:43:00Z">
        <w:r>
          <w:t>ervoirs</w:t>
        </w:r>
        <w:bookmarkEnd w:id="638"/>
      </w:ins>
    </w:p>
    <w:p w14:paraId="725B17CC" w14:textId="07D2A164" w:rsidR="00BD2BE8" w:rsidRDefault="00BD2BE8" w:rsidP="00BD2BE8">
      <w:pPr>
        <w:rPr>
          <w:ins w:id="641" w:author="David Conklin" w:date="2020-11-28T09:47:00Z"/>
        </w:rPr>
      </w:pPr>
      <w:ins w:id="642" w:author="David Conklin" w:date="2020-11-28T09:43:00Z">
        <w:r>
          <w:tab/>
          <w:t xml:space="preserve">CW3M simulates the 13 </w:t>
        </w:r>
      </w:ins>
      <w:ins w:id="643" w:author="David Conklin" w:date="2020-11-28T09:44:00Z">
        <w:r>
          <w:t>reservoirs in the U.S. Army Corps of Engineers (USACE) Willamette Project.</w:t>
        </w:r>
      </w:ins>
      <w:ins w:id="644" w:author="David Conklin" w:date="2020-11-28T09:45:00Z">
        <w:r>
          <w:t xml:space="preserve">  There are some other non-USACE dams and reservoirs in</w:t>
        </w:r>
      </w:ins>
      <w:ins w:id="645" w:author="David Conklin" w:date="2020-11-28T09:46:00Z">
        <w:r>
          <w:t xml:space="preserve"> the Willamette basin as well, but they are not (as of November 2020) represented in CW3M.</w:t>
        </w:r>
      </w:ins>
    </w:p>
    <w:p w14:paraId="3686381E" w14:textId="729746A0" w:rsidR="00BD2BE8" w:rsidRDefault="00BD2BE8" w:rsidP="00BD2BE8">
      <w:pPr>
        <w:rPr>
          <w:ins w:id="646" w:author="David Conklin" w:date="2020-11-28T10:00:00Z"/>
        </w:rPr>
      </w:pPr>
      <w:ins w:id="647" w:author="David Conklin" w:date="2020-11-28T09:47:00Z">
        <w:r>
          <w:tab/>
          <w:t>The USACE reservoirs appear in the IDU layer as polygons wi</w:t>
        </w:r>
      </w:ins>
      <w:ins w:id="648" w:author="David Conklin" w:date="2020-11-28T09:48:00Z">
        <w:r>
          <w:t xml:space="preserve">th LULC_A = </w:t>
        </w:r>
      </w:ins>
      <w:ins w:id="649" w:author="David Conklin" w:date="2020-11-28T09:49:00Z">
        <w:r>
          <w:t>7 Water/Snow/Ice</w:t>
        </w:r>
      </w:ins>
      <w:ins w:id="650" w:author="David Conklin" w:date="2020-11-28T09:51:00Z">
        <w:r>
          <w:t xml:space="preserve">, LULC_B = 71 Open Water, </w:t>
        </w:r>
      </w:ins>
      <w:ins w:id="651" w:author="David Conklin" w:date="2020-11-28T09:52:00Z">
        <w:r>
          <w:t xml:space="preserve">VEGCLASS = 111 Open Water, and </w:t>
        </w:r>
      </w:ins>
      <w:ins w:id="652" w:author="David Conklin" w:date="2020-11-28T09:57:00Z">
        <w:r w:rsidR="00205794">
          <w:t xml:space="preserve">COMID = the COMID of a reach </w:t>
        </w:r>
      </w:ins>
      <w:ins w:id="653" w:author="David Conklin" w:date="2020-11-28T09:58:00Z">
        <w:r w:rsidR="00205794">
          <w:t xml:space="preserve">associated with the reservoir.  The Reach layer has a RES_ID attribute which is zero for most reaches, </w:t>
        </w:r>
      </w:ins>
      <w:ins w:id="654" w:author="David Conklin" w:date="2020-11-28T09:59:00Z">
        <w:r w:rsidR="00205794">
          <w:t>but is equal to the reservoir’s RES_ID value for reaches which overlap with th</w:t>
        </w:r>
      </w:ins>
      <w:ins w:id="655" w:author="David Conklin" w:date="2020-11-28T10:00:00Z">
        <w:r w:rsidR="00205794">
          <w:t>e reservoir’s area.  Here are the RES_ID values:</w:t>
        </w:r>
      </w:ins>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rPr>
          <w:ins w:id="656" w:author="David Conklin" w:date="2020-11-28T10:01:00Z"/>
        </w:trPr>
        <w:tc>
          <w:tcPr>
            <w:tcW w:w="0" w:type="auto"/>
          </w:tcPr>
          <w:p w14:paraId="2022AD60" w14:textId="77777777" w:rsidR="00205794" w:rsidRDefault="00205794" w:rsidP="00BD2BE8">
            <w:pPr>
              <w:rPr>
                <w:ins w:id="657" w:author="David Conklin" w:date="2020-11-28T10:02:00Z"/>
              </w:rPr>
            </w:pPr>
            <w:ins w:id="658" w:author="David Conklin" w:date="2020-11-28T10:02:00Z">
              <w:r>
                <w:t>USACE</w:t>
              </w:r>
            </w:ins>
          </w:p>
          <w:p w14:paraId="59A289C4" w14:textId="226BE451" w:rsidR="00205794" w:rsidRDefault="00205794" w:rsidP="00BD2BE8">
            <w:pPr>
              <w:rPr>
                <w:ins w:id="659" w:author="David Conklin" w:date="2020-11-28T10:01:00Z"/>
              </w:rPr>
            </w:pPr>
            <w:ins w:id="660" w:author="David Conklin" w:date="2020-11-28T10:01:00Z">
              <w:r>
                <w:t>code</w:t>
              </w:r>
            </w:ins>
          </w:p>
        </w:tc>
        <w:tc>
          <w:tcPr>
            <w:tcW w:w="0" w:type="auto"/>
          </w:tcPr>
          <w:p w14:paraId="4B8C1725" w14:textId="03810A34" w:rsidR="00205794" w:rsidRDefault="00205794" w:rsidP="00BD2BE8">
            <w:pPr>
              <w:rPr>
                <w:ins w:id="661" w:author="David Conklin" w:date="2020-11-28T10:01:00Z"/>
              </w:rPr>
            </w:pPr>
            <w:ins w:id="662" w:author="David Conklin" w:date="2020-11-28T10:01:00Z">
              <w:r>
                <w:t>RE</w:t>
              </w:r>
            </w:ins>
            <w:ins w:id="663" w:author="David Conklin" w:date="2020-11-28T10:02:00Z">
              <w:r>
                <w:t>S_ID</w:t>
              </w:r>
            </w:ins>
          </w:p>
        </w:tc>
        <w:tc>
          <w:tcPr>
            <w:tcW w:w="0" w:type="auto"/>
          </w:tcPr>
          <w:p w14:paraId="5860B258" w14:textId="0D386AFB" w:rsidR="00205794" w:rsidRDefault="00205794" w:rsidP="00BD2BE8">
            <w:pPr>
              <w:rPr>
                <w:ins w:id="664" w:author="David Conklin" w:date="2020-11-28T10:01:00Z"/>
              </w:rPr>
            </w:pPr>
            <w:ins w:id="665" w:author="David Conklin" w:date="2020-11-28T10:02:00Z">
              <w:r>
                <w:t>name</w:t>
              </w:r>
            </w:ins>
          </w:p>
        </w:tc>
        <w:tc>
          <w:tcPr>
            <w:tcW w:w="0" w:type="auto"/>
          </w:tcPr>
          <w:p w14:paraId="10A6B3E3" w14:textId="64E299D0" w:rsidR="00205794" w:rsidRDefault="00205794" w:rsidP="00BD2BE8">
            <w:pPr>
              <w:rPr>
                <w:ins w:id="666" w:author="David Conklin" w:date="2020-11-28T10:01:00Z"/>
              </w:rPr>
            </w:pPr>
            <w:ins w:id="667" w:author="David Conklin" w:date="2020-11-28T10:02:00Z">
              <w:r>
                <w:t>subbasin</w:t>
              </w:r>
            </w:ins>
          </w:p>
        </w:tc>
        <w:tc>
          <w:tcPr>
            <w:tcW w:w="0" w:type="auto"/>
          </w:tcPr>
          <w:p w14:paraId="664FBDBD" w14:textId="785EBD87" w:rsidR="00205794" w:rsidRDefault="00205794" w:rsidP="00BD2BE8">
            <w:pPr>
              <w:rPr>
                <w:ins w:id="668" w:author="David Conklin" w:date="2020-11-28T10:01:00Z"/>
              </w:rPr>
            </w:pPr>
            <w:ins w:id="669" w:author="David Conklin" w:date="2020-11-28T10:02:00Z">
              <w:r>
                <w:t>reservoir type</w:t>
              </w:r>
            </w:ins>
          </w:p>
        </w:tc>
      </w:tr>
      <w:tr w:rsidR="00205794" w14:paraId="3AEC6768" w14:textId="77777777" w:rsidTr="00205794">
        <w:trPr>
          <w:ins w:id="670" w:author="David Conklin" w:date="2020-11-28T10:01:00Z"/>
        </w:trPr>
        <w:tc>
          <w:tcPr>
            <w:tcW w:w="0" w:type="auto"/>
          </w:tcPr>
          <w:p w14:paraId="50D1C6D8" w14:textId="33A3CFDA" w:rsidR="00205794" w:rsidRDefault="00205794" w:rsidP="00BD2BE8">
            <w:pPr>
              <w:rPr>
                <w:ins w:id="671" w:author="David Conklin" w:date="2020-11-28T10:01:00Z"/>
              </w:rPr>
            </w:pPr>
            <w:ins w:id="672" w:author="David Conklin" w:date="2020-11-28T10:02:00Z">
              <w:r>
                <w:t>HCR</w:t>
              </w:r>
            </w:ins>
          </w:p>
        </w:tc>
        <w:tc>
          <w:tcPr>
            <w:tcW w:w="0" w:type="auto"/>
          </w:tcPr>
          <w:p w14:paraId="1AC63B11" w14:textId="2E699A37" w:rsidR="00205794" w:rsidRDefault="00205794" w:rsidP="00BD2BE8">
            <w:pPr>
              <w:rPr>
                <w:ins w:id="673" w:author="David Conklin" w:date="2020-11-28T10:01:00Z"/>
              </w:rPr>
            </w:pPr>
            <w:ins w:id="674" w:author="David Conklin" w:date="2020-11-28T10:02:00Z">
              <w:r>
                <w:t>1</w:t>
              </w:r>
            </w:ins>
          </w:p>
        </w:tc>
        <w:tc>
          <w:tcPr>
            <w:tcW w:w="0" w:type="auto"/>
          </w:tcPr>
          <w:p w14:paraId="41D4B28C" w14:textId="2EACF0C0" w:rsidR="00205794" w:rsidRDefault="001D75B6" w:rsidP="00BD2BE8">
            <w:pPr>
              <w:rPr>
                <w:ins w:id="675" w:author="David Conklin" w:date="2020-11-28T10:01:00Z"/>
              </w:rPr>
            </w:pPr>
            <w:ins w:id="676" w:author="David Conklin" w:date="2020-11-28T10:03:00Z">
              <w:r>
                <w:t>Hills Creek</w:t>
              </w:r>
            </w:ins>
          </w:p>
        </w:tc>
        <w:tc>
          <w:tcPr>
            <w:tcW w:w="0" w:type="auto"/>
          </w:tcPr>
          <w:p w14:paraId="17D2879E" w14:textId="25D3A74C" w:rsidR="00205794" w:rsidRDefault="001D75B6" w:rsidP="00BD2BE8">
            <w:pPr>
              <w:rPr>
                <w:ins w:id="677" w:author="David Conklin" w:date="2020-11-28T10:01:00Z"/>
              </w:rPr>
            </w:pPr>
            <w:ins w:id="678" w:author="David Conklin" w:date="2020-11-28T10:03:00Z">
              <w:r>
                <w:t>Middle Fork</w:t>
              </w:r>
            </w:ins>
          </w:p>
        </w:tc>
        <w:tc>
          <w:tcPr>
            <w:tcW w:w="0" w:type="auto"/>
          </w:tcPr>
          <w:p w14:paraId="02A97B50" w14:textId="12241903" w:rsidR="00205794" w:rsidRDefault="001D75B6" w:rsidP="00BD2BE8">
            <w:pPr>
              <w:rPr>
                <w:ins w:id="679" w:author="David Conklin" w:date="2020-11-28T10:01:00Z"/>
              </w:rPr>
            </w:pPr>
            <w:ins w:id="680" w:author="David Conklin" w:date="2020-11-28T10:03:00Z">
              <w:r>
                <w:t>flood control, hydropower</w:t>
              </w:r>
            </w:ins>
          </w:p>
        </w:tc>
      </w:tr>
      <w:tr w:rsidR="00205794" w14:paraId="039F9360" w14:textId="77777777" w:rsidTr="00205794">
        <w:trPr>
          <w:ins w:id="681" w:author="David Conklin" w:date="2020-11-28T10:01:00Z"/>
        </w:trPr>
        <w:tc>
          <w:tcPr>
            <w:tcW w:w="0" w:type="auto"/>
          </w:tcPr>
          <w:p w14:paraId="1A47D53B" w14:textId="1A7BB847" w:rsidR="00205794" w:rsidRDefault="001D75B6" w:rsidP="00BD2BE8">
            <w:pPr>
              <w:rPr>
                <w:ins w:id="682" w:author="David Conklin" w:date="2020-11-28T10:01:00Z"/>
              </w:rPr>
            </w:pPr>
            <w:ins w:id="683" w:author="David Conklin" w:date="2020-11-28T10:03:00Z">
              <w:r>
                <w:t>LOP</w:t>
              </w:r>
            </w:ins>
          </w:p>
        </w:tc>
        <w:tc>
          <w:tcPr>
            <w:tcW w:w="0" w:type="auto"/>
          </w:tcPr>
          <w:p w14:paraId="50CBF7BF" w14:textId="1759435A" w:rsidR="00205794" w:rsidRDefault="001D75B6" w:rsidP="00BD2BE8">
            <w:pPr>
              <w:rPr>
                <w:ins w:id="684" w:author="David Conklin" w:date="2020-11-28T10:01:00Z"/>
              </w:rPr>
            </w:pPr>
            <w:ins w:id="685" w:author="David Conklin" w:date="2020-11-28T10:03:00Z">
              <w:r>
                <w:t>2</w:t>
              </w:r>
            </w:ins>
          </w:p>
        </w:tc>
        <w:tc>
          <w:tcPr>
            <w:tcW w:w="0" w:type="auto"/>
          </w:tcPr>
          <w:p w14:paraId="3BEC46E2" w14:textId="2E235E82" w:rsidR="00205794" w:rsidRDefault="001D75B6" w:rsidP="00BD2BE8">
            <w:pPr>
              <w:rPr>
                <w:ins w:id="686" w:author="David Conklin" w:date="2020-11-28T10:01:00Z"/>
              </w:rPr>
            </w:pPr>
            <w:ins w:id="687" w:author="David Conklin" w:date="2020-11-28T10:03:00Z">
              <w:r>
                <w:t>Lookout Point</w:t>
              </w:r>
            </w:ins>
          </w:p>
        </w:tc>
        <w:tc>
          <w:tcPr>
            <w:tcW w:w="0" w:type="auto"/>
          </w:tcPr>
          <w:p w14:paraId="7268268A" w14:textId="3DE2A08F" w:rsidR="00205794" w:rsidRDefault="001D75B6" w:rsidP="00BD2BE8">
            <w:pPr>
              <w:rPr>
                <w:ins w:id="688" w:author="David Conklin" w:date="2020-11-28T10:01:00Z"/>
              </w:rPr>
            </w:pPr>
            <w:ins w:id="689" w:author="David Conklin" w:date="2020-11-28T10:03:00Z">
              <w:r>
                <w:t>Middle Fo</w:t>
              </w:r>
            </w:ins>
            <w:ins w:id="690" w:author="David Conklin" w:date="2020-11-28T10:04:00Z">
              <w:r>
                <w:t>rk</w:t>
              </w:r>
            </w:ins>
          </w:p>
        </w:tc>
        <w:tc>
          <w:tcPr>
            <w:tcW w:w="0" w:type="auto"/>
          </w:tcPr>
          <w:p w14:paraId="209B5F31" w14:textId="482DB9F6" w:rsidR="00205794" w:rsidRDefault="001D75B6" w:rsidP="00BD2BE8">
            <w:pPr>
              <w:rPr>
                <w:ins w:id="691" w:author="David Conklin" w:date="2020-11-28T10:01:00Z"/>
              </w:rPr>
            </w:pPr>
            <w:ins w:id="692" w:author="David Conklin" w:date="2020-11-28T10:04:00Z">
              <w:r>
                <w:t>flood contro</w:t>
              </w:r>
            </w:ins>
            <w:ins w:id="693" w:author="David Conklin" w:date="2020-11-28T10:06:00Z">
              <w:r>
                <w:t>l</w:t>
              </w:r>
            </w:ins>
            <w:ins w:id="694" w:author="David Conklin" w:date="2020-11-28T10:04:00Z">
              <w:r>
                <w:t>, hydropower</w:t>
              </w:r>
            </w:ins>
          </w:p>
        </w:tc>
      </w:tr>
      <w:tr w:rsidR="00205794" w14:paraId="5A67A7AE" w14:textId="77777777" w:rsidTr="00205794">
        <w:trPr>
          <w:ins w:id="695" w:author="David Conklin" w:date="2020-11-28T10:01:00Z"/>
        </w:trPr>
        <w:tc>
          <w:tcPr>
            <w:tcW w:w="0" w:type="auto"/>
          </w:tcPr>
          <w:p w14:paraId="1BE582AC" w14:textId="4C4ED482" w:rsidR="00205794" w:rsidRDefault="001D75B6" w:rsidP="00BD2BE8">
            <w:pPr>
              <w:rPr>
                <w:ins w:id="696" w:author="David Conklin" w:date="2020-11-28T10:01:00Z"/>
              </w:rPr>
            </w:pPr>
            <w:ins w:id="697" w:author="David Conklin" w:date="2020-11-28T10:04:00Z">
              <w:r>
                <w:t>DEX</w:t>
              </w:r>
            </w:ins>
          </w:p>
        </w:tc>
        <w:tc>
          <w:tcPr>
            <w:tcW w:w="0" w:type="auto"/>
          </w:tcPr>
          <w:p w14:paraId="4ED2CE2F" w14:textId="073B5087" w:rsidR="00205794" w:rsidRDefault="001D75B6" w:rsidP="00BD2BE8">
            <w:pPr>
              <w:rPr>
                <w:ins w:id="698" w:author="David Conklin" w:date="2020-11-28T10:01:00Z"/>
              </w:rPr>
            </w:pPr>
            <w:ins w:id="699" w:author="David Conklin" w:date="2020-11-28T10:04:00Z">
              <w:r>
                <w:t>3</w:t>
              </w:r>
            </w:ins>
          </w:p>
        </w:tc>
        <w:tc>
          <w:tcPr>
            <w:tcW w:w="0" w:type="auto"/>
          </w:tcPr>
          <w:p w14:paraId="083CC8C7" w14:textId="1D4D3569" w:rsidR="00205794" w:rsidRDefault="001D75B6" w:rsidP="00BD2BE8">
            <w:pPr>
              <w:rPr>
                <w:ins w:id="700" w:author="David Conklin" w:date="2020-11-28T10:01:00Z"/>
              </w:rPr>
            </w:pPr>
            <w:ins w:id="701" w:author="David Conklin" w:date="2020-11-28T10:04:00Z">
              <w:r>
                <w:t>Dexter</w:t>
              </w:r>
            </w:ins>
          </w:p>
        </w:tc>
        <w:tc>
          <w:tcPr>
            <w:tcW w:w="0" w:type="auto"/>
          </w:tcPr>
          <w:p w14:paraId="1EEF3CC2" w14:textId="5E9E70F4" w:rsidR="00205794" w:rsidRDefault="001D75B6" w:rsidP="00BD2BE8">
            <w:pPr>
              <w:rPr>
                <w:ins w:id="702" w:author="David Conklin" w:date="2020-11-28T10:01:00Z"/>
              </w:rPr>
            </w:pPr>
            <w:ins w:id="703" w:author="David Conklin" w:date="2020-11-28T10:04:00Z">
              <w:r>
                <w:t>Middle Fork</w:t>
              </w:r>
            </w:ins>
          </w:p>
        </w:tc>
        <w:tc>
          <w:tcPr>
            <w:tcW w:w="0" w:type="auto"/>
          </w:tcPr>
          <w:p w14:paraId="5AFA965F" w14:textId="5B14F8C2" w:rsidR="00205794" w:rsidRDefault="001D75B6" w:rsidP="00BD2BE8">
            <w:pPr>
              <w:rPr>
                <w:ins w:id="704" w:author="David Conklin" w:date="2020-11-28T10:01:00Z"/>
              </w:rPr>
            </w:pPr>
            <w:ins w:id="705" w:author="David Conklin" w:date="2020-11-28T10:04:00Z">
              <w:r>
                <w:t>re-regulating, hydropower</w:t>
              </w:r>
            </w:ins>
          </w:p>
        </w:tc>
      </w:tr>
      <w:tr w:rsidR="00205794" w14:paraId="7E254CE2" w14:textId="77777777" w:rsidTr="00205794">
        <w:trPr>
          <w:ins w:id="706" w:author="David Conklin" w:date="2020-11-28T10:01:00Z"/>
        </w:trPr>
        <w:tc>
          <w:tcPr>
            <w:tcW w:w="0" w:type="auto"/>
          </w:tcPr>
          <w:p w14:paraId="5598B100" w14:textId="0DDBD712" w:rsidR="00205794" w:rsidRDefault="001D75B6" w:rsidP="00BD2BE8">
            <w:pPr>
              <w:rPr>
                <w:ins w:id="707" w:author="David Conklin" w:date="2020-11-28T10:01:00Z"/>
              </w:rPr>
            </w:pPr>
            <w:ins w:id="708" w:author="David Conklin" w:date="2020-11-28T10:04:00Z">
              <w:r>
                <w:t>FAL</w:t>
              </w:r>
            </w:ins>
          </w:p>
        </w:tc>
        <w:tc>
          <w:tcPr>
            <w:tcW w:w="0" w:type="auto"/>
          </w:tcPr>
          <w:p w14:paraId="5DCB3154" w14:textId="45D67DA5" w:rsidR="00205794" w:rsidRDefault="001D75B6" w:rsidP="00BD2BE8">
            <w:pPr>
              <w:rPr>
                <w:ins w:id="709" w:author="David Conklin" w:date="2020-11-28T10:01:00Z"/>
              </w:rPr>
            </w:pPr>
            <w:ins w:id="710" w:author="David Conklin" w:date="2020-11-28T10:05:00Z">
              <w:r>
                <w:t>4</w:t>
              </w:r>
            </w:ins>
          </w:p>
        </w:tc>
        <w:tc>
          <w:tcPr>
            <w:tcW w:w="0" w:type="auto"/>
          </w:tcPr>
          <w:p w14:paraId="573045AC" w14:textId="2B831C82" w:rsidR="00205794" w:rsidRDefault="001D75B6" w:rsidP="00BD2BE8">
            <w:pPr>
              <w:rPr>
                <w:ins w:id="711" w:author="David Conklin" w:date="2020-11-28T10:01:00Z"/>
              </w:rPr>
            </w:pPr>
            <w:ins w:id="712" w:author="David Conklin" w:date="2020-11-28T10:05:00Z">
              <w:r>
                <w:t>Fall Creek</w:t>
              </w:r>
            </w:ins>
          </w:p>
        </w:tc>
        <w:tc>
          <w:tcPr>
            <w:tcW w:w="0" w:type="auto"/>
          </w:tcPr>
          <w:p w14:paraId="71EDAF5F" w14:textId="77693E9D" w:rsidR="00205794" w:rsidRDefault="001D75B6" w:rsidP="00BD2BE8">
            <w:pPr>
              <w:rPr>
                <w:ins w:id="713" w:author="David Conklin" w:date="2020-11-28T10:01:00Z"/>
              </w:rPr>
            </w:pPr>
            <w:ins w:id="714" w:author="David Conklin" w:date="2020-11-28T10:05:00Z">
              <w:r>
                <w:t>Middle Fork</w:t>
              </w:r>
            </w:ins>
          </w:p>
        </w:tc>
        <w:tc>
          <w:tcPr>
            <w:tcW w:w="0" w:type="auto"/>
          </w:tcPr>
          <w:p w14:paraId="466DD230" w14:textId="2C08943E" w:rsidR="00205794" w:rsidRDefault="001D75B6" w:rsidP="00BD2BE8">
            <w:pPr>
              <w:rPr>
                <w:ins w:id="715" w:author="David Conklin" w:date="2020-11-28T10:01:00Z"/>
              </w:rPr>
            </w:pPr>
            <w:ins w:id="716" w:author="David Conklin" w:date="2020-11-28T10:05:00Z">
              <w:r>
                <w:t>flood control</w:t>
              </w:r>
            </w:ins>
          </w:p>
        </w:tc>
      </w:tr>
      <w:tr w:rsidR="00205794" w14:paraId="6C1EF9D1" w14:textId="77777777" w:rsidTr="00205794">
        <w:trPr>
          <w:ins w:id="717" w:author="David Conklin" w:date="2020-11-28T10:01:00Z"/>
        </w:trPr>
        <w:tc>
          <w:tcPr>
            <w:tcW w:w="0" w:type="auto"/>
          </w:tcPr>
          <w:p w14:paraId="780364F2" w14:textId="2A574E75" w:rsidR="00205794" w:rsidRDefault="001D75B6" w:rsidP="00BD2BE8">
            <w:pPr>
              <w:rPr>
                <w:ins w:id="718" w:author="David Conklin" w:date="2020-11-28T10:01:00Z"/>
              </w:rPr>
            </w:pPr>
            <w:ins w:id="719" w:author="David Conklin" w:date="2020-11-28T10:05:00Z">
              <w:r>
                <w:t>DOR</w:t>
              </w:r>
            </w:ins>
          </w:p>
        </w:tc>
        <w:tc>
          <w:tcPr>
            <w:tcW w:w="0" w:type="auto"/>
          </w:tcPr>
          <w:p w14:paraId="35449904" w14:textId="7269AE3A" w:rsidR="00205794" w:rsidRDefault="001D75B6" w:rsidP="00BD2BE8">
            <w:pPr>
              <w:rPr>
                <w:ins w:id="720" w:author="David Conklin" w:date="2020-11-28T10:01:00Z"/>
              </w:rPr>
            </w:pPr>
            <w:ins w:id="721" w:author="David Conklin" w:date="2020-11-28T10:05:00Z">
              <w:r>
                <w:t>5</w:t>
              </w:r>
            </w:ins>
          </w:p>
        </w:tc>
        <w:tc>
          <w:tcPr>
            <w:tcW w:w="0" w:type="auto"/>
          </w:tcPr>
          <w:p w14:paraId="23AF0718" w14:textId="4257EB4D" w:rsidR="00205794" w:rsidRDefault="001D75B6" w:rsidP="00BD2BE8">
            <w:pPr>
              <w:rPr>
                <w:ins w:id="722" w:author="David Conklin" w:date="2020-11-28T10:01:00Z"/>
              </w:rPr>
            </w:pPr>
            <w:ins w:id="723" w:author="David Conklin" w:date="2020-11-28T10:05:00Z">
              <w:r>
                <w:t>Dorena</w:t>
              </w:r>
            </w:ins>
          </w:p>
        </w:tc>
        <w:tc>
          <w:tcPr>
            <w:tcW w:w="0" w:type="auto"/>
          </w:tcPr>
          <w:p w14:paraId="0CAFF8FE" w14:textId="6FAC9EE0" w:rsidR="00205794" w:rsidRDefault="001D75B6" w:rsidP="00BD2BE8">
            <w:pPr>
              <w:rPr>
                <w:ins w:id="724" w:author="David Conklin" w:date="2020-11-28T10:01:00Z"/>
              </w:rPr>
            </w:pPr>
            <w:ins w:id="725" w:author="David Conklin" w:date="2020-11-28T10:05:00Z">
              <w:r>
                <w:t>Coast Fork</w:t>
              </w:r>
            </w:ins>
          </w:p>
        </w:tc>
        <w:tc>
          <w:tcPr>
            <w:tcW w:w="0" w:type="auto"/>
          </w:tcPr>
          <w:p w14:paraId="55EFD082" w14:textId="4A01F556" w:rsidR="00205794" w:rsidRDefault="001D75B6" w:rsidP="00BD2BE8">
            <w:pPr>
              <w:rPr>
                <w:ins w:id="726" w:author="David Conklin" w:date="2020-11-28T10:01:00Z"/>
              </w:rPr>
            </w:pPr>
            <w:ins w:id="727" w:author="David Conklin" w:date="2020-11-28T10:05:00Z">
              <w:r>
                <w:t>flood control</w:t>
              </w:r>
            </w:ins>
          </w:p>
        </w:tc>
      </w:tr>
      <w:tr w:rsidR="00205794" w14:paraId="1A2B4944" w14:textId="77777777" w:rsidTr="00205794">
        <w:trPr>
          <w:ins w:id="728" w:author="David Conklin" w:date="2020-11-28T10:01:00Z"/>
        </w:trPr>
        <w:tc>
          <w:tcPr>
            <w:tcW w:w="0" w:type="auto"/>
          </w:tcPr>
          <w:p w14:paraId="7B62CB05" w14:textId="6D7C1EDB" w:rsidR="00205794" w:rsidRDefault="001D75B6" w:rsidP="00BD2BE8">
            <w:pPr>
              <w:rPr>
                <w:ins w:id="729" w:author="David Conklin" w:date="2020-11-28T10:01:00Z"/>
              </w:rPr>
            </w:pPr>
            <w:ins w:id="730" w:author="David Conklin" w:date="2020-11-28T10:06:00Z">
              <w:r>
                <w:t>COT</w:t>
              </w:r>
            </w:ins>
          </w:p>
        </w:tc>
        <w:tc>
          <w:tcPr>
            <w:tcW w:w="0" w:type="auto"/>
          </w:tcPr>
          <w:p w14:paraId="18138803" w14:textId="4DB8AB8C" w:rsidR="00205794" w:rsidRDefault="001D75B6" w:rsidP="00BD2BE8">
            <w:pPr>
              <w:rPr>
                <w:ins w:id="731" w:author="David Conklin" w:date="2020-11-28T10:01:00Z"/>
              </w:rPr>
            </w:pPr>
            <w:ins w:id="732" w:author="David Conklin" w:date="2020-11-28T10:06:00Z">
              <w:r>
                <w:t>6</w:t>
              </w:r>
            </w:ins>
          </w:p>
        </w:tc>
        <w:tc>
          <w:tcPr>
            <w:tcW w:w="0" w:type="auto"/>
          </w:tcPr>
          <w:p w14:paraId="4055A50B" w14:textId="5E8A8B74" w:rsidR="00205794" w:rsidRDefault="001D75B6" w:rsidP="00BD2BE8">
            <w:pPr>
              <w:rPr>
                <w:ins w:id="733" w:author="David Conklin" w:date="2020-11-28T10:01:00Z"/>
              </w:rPr>
            </w:pPr>
            <w:ins w:id="734" w:author="David Conklin" w:date="2020-11-28T10:06:00Z">
              <w:r>
                <w:t>Cottage Grove</w:t>
              </w:r>
            </w:ins>
          </w:p>
        </w:tc>
        <w:tc>
          <w:tcPr>
            <w:tcW w:w="0" w:type="auto"/>
          </w:tcPr>
          <w:p w14:paraId="30A97B8D" w14:textId="030E6911" w:rsidR="00205794" w:rsidRDefault="001D75B6" w:rsidP="00BD2BE8">
            <w:pPr>
              <w:rPr>
                <w:ins w:id="735" w:author="David Conklin" w:date="2020-11-28T10:01:00Z"/>
              </w:rPr>
            </w:pPr>
            <w:ins w:id="736" w:author="David Conklin" w:date="2020-11-28T10:06:00Z">
              <w:r>
                <w:t>Coast Fork</w:t>
              </w:r>
            </w:ins>
          </w:p>
        </w:tc>
        <w:tc>
          <w:tcPr>
            <w:tcW w:w="0" w:type="auto"/>
          </w:tcPr>
          <w:p w14:paraId="70F5A0EB" w14:textId="0DB05547" w:rsidR="00205794" w:rsidRDefault="001D75B6" w:rsidP="00BD2BE8">
            <w:pPr>
              <w:rPr>
                <w:ins w:id="737" w:author="David Conklin" w:date="2020-11-28T10:01:00Z"/>
              </w:rPr>
            </w:pPr>
            <w:ins w:id="738" w:author="David Conklin" w:date="2020-11-28T10:06:00Z">
              <w:r>
                <w:t>flood control</w:t>
              </w:r>
            </w:ins>
          </w:p>
        </w:tc>
      </w:tr>
      <w:tr w:rsidR="00205794" w14:paraId="4019A82D" w14:textId="77777777" w:rsidTr="00205794">
        <w:trPr>
          <w:ins w:id="739" w:author="David Conklin" w:date="2020-11-28T10:01:00Z"/>
        </w:trPr>
        <w:tc>
          <w:tcPr>
            <w:tcW w:w="0" w:type="auto"/>
          </w:tcPr>
          <w:p w14:paraId="09A66CC7" w14:textId="1982A4D6" w:rsidR="00205794" w:rsidRDefault="001D75B6" w:rsidP="00BD2BE8">
            <w:pPr>
              <w:rPr>
                <w:ins w:id="740" w:author="David Conklin" w:date="2020-11-28T10:01:00Z"/>
              </w:rPr>
            </w:pPr>
            <w:ins w:id="741" w:author="David Conklin" w:date="2020-11-28T10:06:00Z">
              <w:r>
                <w:t>FRN</w:t>
              </w:r>
            </w:ins>
          </w:p>
        </w:tc>
        <w:tc>
          <w:tcPr>
            <w:tcW w:w="0" w:type="auto"/>
          </w:tcPr>
          <w:p w14:paraId="50A7D52D" w14:textId="43FA619C" w:rsidR="00205794" w:rsidRDefault="001D75B6" w:rsidP="00BD2BE8">
            <w:pPr>
              <w:rPr>
                <w:ins w:id="742" w:author="David Conklin" w:date="2020-11-28T10:01:00Z"/>
              </w:rPr>
            </w:pPr>
            <w:ins w:id="743" w:author="David Conklin" w:date="2020-11-28T10:06:00Z">
              <w:r>
                <w:t>7</w:t>
              </w:r>
            </w:ins>
          </w:p>
        </w:tc>
        <w:tc>
          <w:tcPr>
            <w:tcW w:w="0" w:type="auto"/>
          </w:tcPr>
          <w:p w14:paraId="51A9F2BE" w14:textId="2B6A3C5B" w:rsidR="00205794" w:rsidRDefault="001D75B6" w:rsidP="00BD2BE8">
            <w:pPr>
              <w:rPr>
                <w:ins w:id="744" w:author="David Conklin" w:date="2020-11-28T10:01:00Z"/>
              </w:rPr>
            </w:pPr>
            <w:ins w:id="745" w:author="David Conklin" w:date="2020-11-28T10:06:00Z">
              <w:r>
                <w:t>Fe</w:t>
              </w:r>
            </w:ins>
            <w:ins w:id="746" w:author="David Conklin" w:date="2020-11-28T10:07:00Z">
              <w:r>
                <w:t>rn Ridge</w:t>
              </w:r>
            </w:ins>
          </w:p>
        </w:tc>
        <w:tc>
          <w:tcPr>
            <w:tcW w:w="0" w:type="auto"/>
          </w:tcPr>
          <w:p w14:paraId="7FD2433A" w14:textId="18797DF5" w:rsidR="00205794" w:rsidRDefault="001D75B6" w:rsidP="00BD2BE8">
            <w:pPr>
              <w:rPr>
                <w:ins w:id="747" w:author="David Conklin" w:date="2020-11-28T10:01:00Z"/>
              </w:rPr>
            </w:pPr>
            <w:ins w:id="748" w:author="David Conklin" w:date="2020-11-28T10:07:00Z">
              <w:r>
                <w:t>Long Tom</w:t>
              </w:r>
            </w:ins>
          </w:p>
        </w:tc>
        <w:tc>
          <w:tcPr>
            <w:tcW w:w="0" w:type="auto"/>
          </w:tcPr>
          <w:p w14:paraId="406A10F7" w14:textId="664AD9DA" w:rsidR="00205794" w:rsidRDefault="001D75B6" w:rsidP="00BD2BE8">
            <w:pPr>
              <w:rPr>
                <w:ins w:id="749" w:author="David Conklin" w:date="2020-11-28T10:01:00Z"/>
              </w:rPr>
            </w:pPr>
            <w:ins w:id="750" w:author="David Conklin" w:date="2020-11-28T10:07:00Z">
              <w:r>
                <w:t>flood control</w:t>
              </w:r>
            </w:ins>
          </w:p>
        </w:tc>
      </w:tr>
      <w:tr w:rsidR="00205794" w14:paraId="325F9062" w14:textId="77777777" w:rsidTr="00205794">
        <w:trPr>
          <w:ins w:id="751" w:author="David Conklin" w:date="2020-11-28T10:01:00Z"/>
        </w:trPr>
        <w:tc>
          <w:tcPr>
            <w:tcW w:w="0" w:type="auto"/>
          </w:tcPr>
          <w:p w14:paraId="33559506" w14:textId="7F43C4C9" w:rsidR="00205794" w:rsidRDefault="001D75B6" w:rsidP="00BD2BE8">
            <w:pPr>
              <w:rPr>
                <w:ins w:id="752" w:author="David Conklin" w:date="2020-11-28T10:01:00Z"/>
              </w:rPr>
            </w:pPr>
            <w:ins w:id="753" w:author="David Conklin" w:date="2020-11-28T10:07:00Z">
              <w:r>
                <w:t>CGR</w:t>
              </w:r>
            </w:ins>
          </w:p>
        </w:tc>
        <w:tc>
          <w:tcPr>
            <w:tcW w:w="0" w:type="auto"/>
          </w:tcPr>
          <w:p w14:paraId="7542D660" w14:textId="65E15C83" w:rsidR="00205794" w:rsidRDefault="001D75B6" w:rsidP="00BD2BE8">
            <w:pPr>
              <w:rPr>
                <w:ins w:id="754" w:author="David Conklin" w:date="2020-11-28T10:01:00Z"/>
              </w:rPr>
            </w:pPr>
            <w:ins w:id="755" w:author="David Conklin" w:date="2020-11-28T10:07:00Z">
              <w:r>
                <w:t>8</w:t>
              </w:r>
            </w:ins>
          </w:p>
        </w:tc>
        <w:tc>
          <w:tcPr>
            <w:tcW w:w="0" w:type="auto"/>
          </w:tcPr>
          <w:p w14:paraId="202720DB" w14:textId="4182CEDF" w:rsidR="00205794" w:rsidRDefault="001D75B6" w:rsidP="00BD2BE8">
            <w:pPr>
              <w:rPr>
                <w:ins w:id="756" w:author="David Conklin" w:date="2020-11-28T10:01:00Z"/>
              </w:rPr>
            </w:pPr>
            <w:ins w:id="757" w:author="David Conklin" w:date="2020-11-28T10:07:00Z">
              <w:r>
                <w:t>Cougar</w:t>
              </w:r>
            </w:ins>
          </w:p>
        </w:tc>
        <w:tc>
          <w:tcPr>
            <w:tcW w:w="0" w:type="auto"/>
          </w:tcPr>
          <w:p w14:paraId="18242E54" w14:textId="4BEF4D71" w:rsidR="00205794" w:rsidRDefault="001D75B6" w:rsidP="00BD2BE8">
            <w:pPr>
              <w:rPr>
                <w:ins w:id="758" w:author="David Conklin" w:date="2020-11-28T10:01:00Z"/>
              </w:rPr>
            </w:pPr>
            <w:ins w:id="759" w:author="David Conklin" w:date="2020-11-28T10:07:00Z">
              <w:r>
                <w:t>McKenzie</w:t>
              </w:r>
            </w:ins>
          </w:p>
        </w:tc>
        <w:tc>
          <w:tcPr>
            <w:tcW w:w="0" w:type="auto"/>
          </w:tcPr>
          <w:p w14:paraId="3F120BE8" w14:textId="358C0C2F" w:rsidR="00205794" w:rsidRDefault="001D75B6" w:rsidP="00BD2BE8">
            <w:pPr>
              <w:rPr>
                <w:ins w:id="760" w:author="David Conklin" w:date="2020-11-28T10:01:00Z"/>
              </w:rPr>
            </w:pPr>
            <w:ins w:id="761" w:author="David Conklin" w:date="2020-11-28T10:07:00Z">
              <w:r>
                <w:t>flood control, hydropower</w:t>
              </w:r>
            </w:ins>
          </w:p>
        </w:tc>
      </w:tr>
      <w:tr w:rsidR="00205794" w14:paraId="6025F603" w14:textId="77777777" w:rsidTr="00205794">
        <w:trPr>
          <w:ins w:id="762" w:author="David Conklin" w:date="2020-11-28T10:01:00Z"/>
        </w:trPr>
        <w:tc>
          <w:tcPr>
            <w:tcW w:w="0" w:type="auto"/>
          </w:tcPr>
          <w:p w14:paraId="1732D5EC" w14:textId="1BD3C824" w:rsidR="00205794" w:rsidRDefault="001D75B6" w:rsidP="00BD2BE8">
            <w:pPr>
              <w:rPr>
                <w:ins w:id="763" w:author="David Conklin" w:date="2020-11-28T10:01:00Z"/>
              </w:rPr>
            </w:pPr>
            <w:ins w:id="764" w:author="David Conklin" w:date="2020-11-28T10:07:00Z">
              <w:r>
                <w:t>BLU</w:t>
              </w:r>
            </w:ins>
          </w:p>
        </w:tc>
        <w:tc>
          <w:tcPr>
            <w:tcW w:w="0" w:type="auto"/>
          </w:tcPr>
          <w:p w14:paraId="14457BCE" w14:textId="26B1D383" w:rsidR="00205794" w:rsidRDefault="001D75B6" w:rsidP="00BD2BE8">
            <w:pPr>
              <w:rPr>
                <w:ins w:id="765" w:author="David Conklin" w:date="2020-11-28T10:01:00Z"/>
              </w:rPr>
            </w:pPr>
            <w:ins w:id="766" w:author="David Conklin" w:date="2020-11-28T10:08:00Z">
              <w:r>
                <w:t>9</w:t>
              </w:r>
            </w:ins>
          </w:p>
        </w:tc>
        <w:tc>
          <w:tcPr>
            <w:tcW w:w="0" w:type="auto"/>
          </w:tcPr>
          <w:p w14:paraId="48AB42BC" w14:textId="5F5D0E7E" w:rsidR="00205794" w:rsidRDefault="001D75B6" w:rsidP="00BD2BE8">
            <w:pPr>
              <w:rPr>
                <w:ins w:id="767" w:author="David Conklin" w:date="2020-11-28T10:01:00Z"/>
              </w:rPr>
            </w:pPr>
            <w:ins w:id="768" w:author="David Conklin" w:date="2020-11-28T10:08:00Z">
              <w:r>
                <w:t>Blue Lake</w:t>
              </w:r>
            </w:ins>
          </w:p>
        </w:tc>
        <w:tc>
          <w:tcPr>
            <w:tcW w:w="0" w:type="auto"/>
          </w:tcPr>
          <w:p w14:paraId="6D2C0946" w14:textId="3E947E99" w:rsidR="00205794" w:rsidRDefault="001D75B6" w:rsidP="00BD2BE8">
            <w:pPr>
              <w:rPr>
                <w:ins w:id="769" w:author="David Conklin" w:date="2020-11-28T10:01:00Z"/>
              </w:rPr>
            </w:pPr>
            <w:ins w:id="770" w:author="David Conklin" w:date="2020-11-28T10:08:00Z">
              <w:r>
                <w:t>McKenzie</w:t>
              </w:r>
            </w:ins>
          </w:p>
        </w:tc>
        <w:tc>
          <w:tcPr>
            <w:tcW w:w="0" w:type="auto"/>
          </w:tcPr>
          <w:p w14:paraId="4D6CC09C" w14:textId="741AAAFF" w:rsidR="00205794" w:rsidRDefault="001D75B6" w:rsidP="00BD2BE8">
            <w:pPr>
              <w:rPr>
                <w:ins w:id="771" w:author="David Conklin" w:date="2020-11-28T10:01:00Z"/>
              </w:rPr>
            </w:pPr>
            <w:ins w:id="772" w:author="David Conklin" w:date="2020-11-28T10:08:00Z">
              <w:r>
                <w:t>flood control</w:t>
              </w:r>
            </w:ins>
          </w:p>
        </w:tc>
      </w:tr>
      <w:tr w:rsidR="00205794" w14:paraId="1C44E5C6" w14:textId="77777777" w:rsidTr="00205794">
        <w:trPr>
          <w:ins w:id="773" w:author="David Conklin" w:date="2020-11-28T10:01:00Z"/>
        </w:trPr>
        <w:tc>
          <w:tcPr>
            <w:tcW w:w="0" w:type="auto"/>
          </w:tcPr>
          <w:p w14:paraId="2B5BCD06" w14:textId="5FC3E5BA" w:rsidR="00205794" w:rsidRDefault="001D75B6" w:rsidP="00BD2BE8">
            <w:pPr>
              <w:rPr>
                <w:ins w:id="774" w:author="David Conklin" w:date="2020-11-28T10:01:00Z"/>
              </w:rPr>
            </w:pPr>
            <w:ins w:id="775" w:author="David Conklin" w:date="2020-11-28T10:08:00Z">
              <w:r>
                <w:t>GPR</w:t>
              </w:r>
            </w:ins>
          </w:p>
        </w:tc>
        <w:tc>
          <w:tcPr>
            <w:tcW w:w="0" w:type="auto"/>
          </w:tcPr>
          <w:p w14:paraId="7BD52349" w14:textId="31CA3DF8" w:rsidR="00205794" w:rsidRDefault="001D75B6" w:rsidP="00BD2BE8">
            <w:pPr>
              <w:rPr>
                <w:ins w:id="776" w:author="David Conklin" w:date="2020-11-28T10:01:00Z"/>
              </w:rPr>
            </w:pPr>
            <w:ins w:id="777" w:author="David Conklin" w:date="2020-11-28T10:08:00Z">
              <w:r>
                <w:t>10</w:t>
              </w:r>
            </w:ins>
          </w:p>
        </w:tc>
        <w:tc>
          <w:tcPr>
            <w:tcW w:w="0" w:type="auto"/>
          </w:tcPr>
          <w:p w14:paraId="3AB7ABFE" w14:textId="0495CA62" w:rsidR="00205794" w:rsidRDefault="001D75B6" w:rsidP="00BD2BE8">
            <w:pPr>
              <w:rPr>
                <w:ins w:id="778" w:author="David Conklin" w:date="2020-11-28T10:01:00Z"/>
              </w:rPr>
            </w:pPr>
            <w:ins w:id="779" w:author="David Conklin" w:date="2020-11-28T10:08:00Z">
              <w:r>
                <w:t>Green Peter</w:t>
              </w:r>
            </w:ins>
          </w:p>
        </w:tc>
        <w:tc>
          <w:tcPr>
            <w:tcW w:w="0" w:type="auto"/>
          </w:tcPr>
          <w:p w14:paraId="334E0E82" w14:textId="09463E8F" w:rsidR="00205794" w:rsidRDefault="001D75B6" w:rsidP="00BD2BE8">
            <w:pPr>
              <w:rPr>
                <w:ins w:id="780" w:author="David Conklin" w:date="2020-11-28T10:01:00Z"/>
              </w:rPr>
            </w:pPr>
            <w:ins w:id="781" w:author="David Conklin" w:date="2020-11-28T10:08:00Z">
              <w:r>
                <w:t>South Santiam</w:t>
              </w:r>
            </w:ins>
          </w:p>
        </w:tc>
        <w:tc>
          <w:tcPr>
            <w:tcW w:w="0" w:type="auto"/>
          </w:tcPr>
          <w:p w14:paraId="548F65E5" w14:textId="3B9CAE2A" w:rsidR="00205794" w:rsidRDefault="001D75B6" w:rsidP="00BD2BE8">
            <w:pPr>
              <w:rPr>
                <w:ins w:id="782" w:author="David Conklin" w:date="2020-11-28T10:01:00Z"/>
              </w:rPr>
            </w:pPr>
            <w:ins w:id="783" w:author="David Conklin" w:date="2020-11-28T10:08:00Z">
              <w:r>
                <w:t>flood control, hydropower</w:t>
              </w:r>
            </w:ins>
          </w:p>
        </w:tc>
      </w:tr>
      <w:tr w:rsidR="00205794" w14:paraId="1204991C" w14:textId="77777777" w:rsidTr="00205794">
        <w:trPr>
          <w:ins w:id="784" w:author="David Conklin" w:date="2020-11-28T10:01:00Z"/>
        </w:trPr>
        <w:tc>
          <w:tcPr>
            <w:tcW w:w="0" w:type="auto"/>
          </w:tcPr>
          <w:p w14:paraId="1A2F9FC5" w14:textId="27ADC3D6" w:rsidR="00205794" w:rsidRDefault="001D75B6" w:rsidP="00BD2BE8">
            <w:pPr>
              <w:rPr>
                <w:ins w:id="785" w:author="David Conklin" w:date="2020-11-28T10:01:00Z"/>
              </w:rPr>
            </w:pPr>
            <w:ins w:id="786" w:author="David Conklin" w:date="2020-11-28T10:09:00Z">
              <w:r>
                <w:t>FOS</w:t>
              </w:r>
            </w:ins>
          </w:p>
        </w:tc>
        <w:tc>
          <w:tcPr>
            <w:tcW w:w="0" w:type="auto"/>
          </w:tcPr>
          <w:p w14:paraId="3010FCF1" w14:textId="0EAB0E9F" w:rsidR="00205794" w:rsidRDefault="001D75B6" w:rsidP="00BD2BE8">
            <w:pPr>
              <w:rPr>
                <w:ins w:id="787" w:author="David Conklin" w:date="2020-11-28T10:01:00Z"/>
              </w:rPr>
            </w:pPr>
            <w:ins w:id="788" w:author="David Conklin" w:date="2020-11-28T10:09:00Z">
              <w:r>
                <w:t>11</w:t>
              </w:r>
            </w:ins>
          </w:p>
        </w:tc>
        <w:tc>
          <w:tcPr>
            <w:tcW w:w="0" w:type="auto"/>
          </w:tcPr>
          <w:p w14:paraId="16C4821E" w14:textId="5077988A" w:rsidR="00205794" w:rsidRDefault="001D75B6" w:rsidP="00BD2BE8">
            <w:pPr>
              <w:rPr>
                <w:ins w:id="789" w:author="David Conklin" w:date="2020-11-28T10:01:00Z"/>
              </w:rPr>
            </w:pPr>
            <w:ins w:id="790" w:author="David Conklin" w:date="2020-11-28T10:09:00Z">
              <w:r>
                <w:t>Foster</w:t>
              </w:r>
            </w:ins>
          </w:p>
        </w:tc>
        <w:tc>
          <w:tcPr>
            <w:tcW w:w="0" w:type="auto"/>
          </w:tcPr>
          <w:p w14:paraId="0BC08734" w14:textId="5E5A5F59" w:rsidR="00205794" w:rsidRDefault="001D75B6" w:rsidP="00BD2BE8">
            <w:pPr>
              <w:rPr>
                <w:ins w:id="791" w:author="David Conklin" w:date="2020-11-28T10:01:00Z"/>
              </w:rPr>
            </w:pPr>
            <w:ins w:id="792" w:author="David Conklin" w:date="2020-11-28T10:09:00Z">
              <w:r>
                <w:t>South Santiam</w:t>
              </w:r>
            </w:ins>
          </w:p>
        </w:tc>
        <w:tc>
          <w:tcPr>
            <w:tcW w:w="0" w:type="auto"/>
          </w:tcPr>
          <w:p w14:paraId="740F823F" w14:textId="07DCDD2B" w:rsidR="00205794" w:rsidRDefault="001D75B6" w:rsidP="00BD2BE8">
            <w:pPr>
              <w:rPr>
                <w:ins w:id="793" w:author="David Conklin" w:date="2020-11-28T10:01:00Z"/>
              </w:rPr>
            </w:pPr>
            <w:ins w:id="794" w:author="David Conklin" w:date="2020-11-28T10:09:00Z">
              <w:r>
                <w:t>flood control, hydropower</w:t>
              </w:r>
            </w:ins>
          </w:p>
        </w:tc>
      </w:tr>
      <w:tr w:rsidR="00205794" w14:paraId="552F8B54" w14:textId="77777777" w:rsidTr="00205794">
        <w:trPr>
          <w:ins w:id="795" w:author="David Conklin" w:date="2020-11-28T10:01:00Z"/>
        </w:trPr>
        <w:tc>
          <w:tcPr>
            <w:tcW w:w="0" w:type="auto"/>
          </w:tcPr>
          <w:p w14:paraId="55728224" w14:textId="23EA65BD" w:rsidR="00205794" w:rsidRDefault="001D75B6" w:rsidP="00BD2BE8">
            <w:pPr>
              <w:rPr>
                <w:ins w:id="796" w:author="David Conklin" w:date="2020-11-28T10:01:00Z"/>
              </w:rPr>
            </w:pPr>
            <w:ins w:id="797" w:author="David Conklin" w:date="2020-11-28T10:09:00Z">
              <w:r>
                <w:t>DET</w:t>
              </w:r>
            </w:ins>
          </w:p>
        </w:tc>
        <w:tc>
          <w:tcPr>
            <w:tcW w:w="0" w:type="auto"/>
          </w:tcPr>
          <w:p w14:paraId="24F7770C" w14:textId="2E09A243" w:rsidR="00205794" w:rsidRDefault="001D75B6" w:rsidP="00BD2BE8">
            <w:pPr>
              <w:rPr>
                <w:ins w:id="798" w:author="David Conklin" w:date="2020-11-28T10:01:00Z"/>
              </w:rPr>
            </w:pPr>
            <w:ins w:id="799" w:author="David Conklin" w:date="2020-11-28T10:09:00Z">
              <w:r>
                <w:t>12</w:t>
              </w:r>
            </w:ins>
          </w:p>
        </w:tc>
        <w:tc>
          <w:tcPr>
            <w:tcW w:w="0" w:type="auto"/>
          </w:tcPr>
          <w:p w14:paraId="449EC447" w14:textId="124D3D5A" w:rsidR="00205794" w:rsidRDefault="001D75B6" w:rsidP="00BD2BE8">
            <w:pPr>
              <w:rPr>
                <w:ins w:id="800" w:author="David Conklin" w:date="2020-11-28T10:01:00Z"/>
              </w:rPr>
            </w:pPr>
            <w:ins w:id="801" w:author="David Conklin" w:date="2020-11-28T10:09:00Z">
              <w:r>
                <w:t>Detroit</w:t>
              </w:r>
            </w:ins>
          </w:p>
        </w:tc>
        <w:tc>
          <w:tcPr>
            <w:tcW w:w="0" w:type="auto"/>
          </w:tcPr>
          <w:p w14:paraId="19DCA51F" w14:textId="4B173113" w:rsidR="00205794" w:rsidRDefault="001D75B6" w:rsidP="00BD2BE8">
            <w:pPr>
              <w:rPr>
                <w:ins w:id="802" w:author="David Conklin" w:date="2020-11-28T10:01:00Z"/>
              </w:rPr>
            </w:pPr>
            <w:ins w:id="803" w:author="David Conklin" w:date="2020-11-28T10:09:00Z">
              <w:r>
                <w:t>North</w:t>
              </w:r>
            </w:ins>
            <w:ins w:id="804" w:author="David Conklin" w:date="2020-11-28T10:10:00Z">
              <w:r>
                <w:t xml:space="preserve"> Santiam</w:t>
              </w:r>
            </w:ins>
          </w:p>
        </w:tc>
        <w:tc>
          <w:tcPr>
            <w:tcW w:w="0" w:type="auto"/>
          </w:tcPr>
          <w:p w14:paraId="40B75B1F" w14:textId="5C70500D" w:rsidR="00205794" w:rsidRDefault="001D75B6" w:rsidP="00BD2BE8">
            <w:pPr>
              <w:rPr>
                <w:ins w:id="805" w:author="David Conklin" w:date="2020-11-28T10:01:00Z"/>
              </w:rPr>
            </w:pPr>
            <w:ins w:id="806" w:author="David Conklin" w:date="2020-11-28T10:10:00Z">
              <w:r>
                <w:t>flood control, hydropower</w:t>
              </w:r>
            </w:ins>
          </w:p>
        </w:tc>
      </w:tr>
      <w:tr w:rsidR="00205794" w14:paraId="50B5ACF6" w14:textId="77777777" w:rsidTr="00205794">
        <w:trPr>
          <w:ins w:id="807" w:author="David Conklin" w:date="2020-11-28T10:01:00Z"/>
        </w:trPr>
        <w:tc>
          <w:tcPr>
            <w:tcW w:w="0" w:type="auto"/>
          </w:tcPr>
          <w:p w14:paraId="1C00F1E8" w14:textId="36492955" w:rsidR="00205794" w:rsidRDefault="001D75B6" w:rsidP="00BD2BE8">
            <w:pPr>
              <w:rPr>
                <w:ins w:id="808" w:author="David Conklin" w:date="2020-11-28T10:01:00Z"/>
              </w:rPr>
            </w:pPr>
            <w:ins w:id="809" w:author="David Conklin" w:date="2020-11-28T10:10:00Z">
              <w:r>
                <w:t>BCL</w:t>
              </w:r>
            </w:ins>
          </w:p>
        </w:tc>
        <w:tc>
          <w:tcPr>
            <w:tcW w:w="0" w:type="auto"/>
          </w:tcPr>
          <w:p w14:paraId="6B4D0355" w14:textId="7762EB0D" w:rsidR="00205794" w:rsidRDefault="001D75B6" w:rsidP="00BD2BE8">
            <w:pPr>
              <w:rPr>
                <w:ins w:id="810" w:author="David Conklin" w:date="2020-11-28T10:01:00Z"/>
              </w:rPr>
            </w:pPr>
            <w:ins w:id="811" w:author="David Conklin" w:date="2020-11-28T10:10:00Z">
              <w:r>
                <w:t>13</w:t>
              </w:r>
            </w:ins>
          </w:p>
        </w:tc>
        <w:tc>
          <w:tcPr>
            <w:tcW w:w="0" w:type="auto"/>
          </w:tcPr>
          <w:p w14:paraId="0485BA9C" w14:textId="6C0F171C" w:rsidR="00205794" w:rsidRDefault="001D75B6" w:rsidP="00BD2BE8">
            <w:pPr>
              <w:rPr>
                <w:ins w:id="812" w:author="David Conklin" w:date="2020-11-28T10:01:00Z"/>
              </w:rPr>
            </w:pPr>
            <w:ins w:id="813" w:author="David Conklin" w:date="2020-11-28T10:10:00Z">
              <w:r>
                <w:t>Big Cliff</w:t>
              </w:r>
            </w:ins>
          </w:p>
        </w:tc>
        <w:tc>
          <w:tcPr>
            <w:tcW w:w="0" w:type="auto"/>
          </w:tcPr>
          <w:p w14:paraId="1954A759" w14:textId="74C807D8" w:rsidR="00205794" w:rsidRDefault="001D75B6" w:rsidP="00BD2BE8">
            <w:pPr>
              <w:rPr>
                <w:ins w:id="814" w:author="David Conklin" w:date="2020-11-28T10:01:00Z"/>
              </w:rPr>
            </w:pPr>
            <w:ins w:id="815" w:author="David Conklin" w:date="2020-11-28T10:10:00Z">
              <w:r>
                <w:t>North Santiam</w:t>
              </w:r>
            </w:ins>
          </w:p>
        </w:tc>
        <w:tc>
          <w:tcPr>
            <w:tcW w:w="0" w:type="auto"/>
          </w:tcPr>
          <w:p w14:paraId="5FA4CF68" w14:textId="33E6F8F6" w:rsidR="00205794" w:rsidRDefault="001D75B6" w:rsidP="00BD2BE8">
            <w:pPr>
              <w:rPr>
                <w:ins w:id="816" w:author="David Conklin" w:date="2020-11-28T10:01:00Z"/>
              </w:rPr>
            </w:pPr>
            <w:ins w:id="817" w:author="David Conklin" w:date="2020-11-28T10:10:00Z">
              <w:r>
                <w:t>re-regulating, hydropower</w:t>
              </w:r>
            </w:ins>
          </w:p>
        </w:tc>
      </w:tr>
    </w:tbl>
    <w:p w14:paraId="307D4E54" w14:textId="77777777" w:rsidR="00205794" w:rsidRPr="005160F8" w:rsidRDefault="00205794" w:rsidP="005160F8"/>
    <w:p w14:paraId="76A8297C" w14:textId="7D5D1141" w:rsidR="006B0F78" w:rsidRDefault="006B0F78" w:rsidP="006B0F78">
      <w:pPr>
        <w:rPr>
          <w:ins w:id="818" w:author="David Conklin" w:date="2020-11-28T10:16:00Z"/>
        </w:rPr>
      </w:pPr>
      <w:ins w:id="819" w:author="David Conklin" w:date="2020-11-28T10:13:00Z">
        <w:r>
          <w:tab/>
          <w:t xml:space="preserve">Each reservoir is associated with a single reach which receives </w:t>
        </w:r>
      </w:ins>
      <w:ins w:id="820" w:author="David Conklin" w:date="2020-11-28T10:14:00Z">
        <w:r>
          <w:t xml:space="preserve">its outfall.  The outfall reaches </w:t>
        </w:r>
      </w:ins>
      <w:ins w:id="821" w:author="David Conklin" w:date="2020-11-28T10:15:00Z">
        <w:r>
          <w:t>are identified in the Reach layer by having the reservoir’s RES</w:t>
        </w:r>
      </w:ins>
      <w:ins w:id="822" w:author="David Conklin" w:date="2020-11-28T10:16:00Z">
        <w:r>
          <w:t>_ID value in the Reach attribute RESOUTFALL.</w:t>
        </w:r>
      </w:ins>
      <w:ins w:id="823" w:author="David Conklin" w:date="2020-11-28T10:17:00Z">
        <w:r>
          <w:t xml:space="preserve">  Conceptually, the reservoir is represented as a water body inserted into the reach tree </w:t>
        </w:r>
      </w:ins>
      <w:ins w:id="824" w:author="David Conklin" w:date="2020-11-28T10:18:00Z">
        <w:r>
          <w:t>just upstream of the outfall reach and downstream of all the reaches which overlap the reser</w:t>
        </w:r>
      </w:ins>
      <w:ins w:id="825" w:author="David Conklin" w:date="2020-11-28T10:19:00Z">
        <w:r>
          <w:t>voir’s actual area.</w:t>
        </w:r>
      </w:ins>
    </w:p>
    <w:p w14:paraId="0CD55CC2" w14:textId="77777777" w:rsidR="006B0F78" w:rsidRDefault="006B0F78" w:rsidP="006B0F78">
      <w:pPr>
        <w:rPr>
          <w:ins w:id="826" w:author="David Conklin" w:date="2020-11-28T10:16:00Z"/>
        </w:rPr>
      </w:pPr>
    </w:p>
    <w:p w14:paraId="37789951" w14:textId="2C4C7947" w:rsidR="006636CC" w:rsidRDefault="006636CC">
      <w:pPr>
        <w:pStyle w:val="Heading2"/>
        <w:pPrChange w:id="827" w:author="David Conklin" w:date="2020-11-28T10:16:00Z">
          <w:pPr>
            <w:pStyle w:val="Heading1"/>
          </w:pPr>
        </w:pPrChange>
      </w:pPr>
      <w:bookmarkStart w:id="828" w:name="_Toc58250567"/>
      <w:r>
        <w:lastRenderedPageBreak/>
        <w:t>Reservoir data</w:t>
      </w:r>
      <w:bookmarkEnd w:id="828"/>
    </w:p>
    <w:p w14:paraId="19956B9D" w14:textId="51F2C190" w:rsidR="006636CC" w:rsidRDefault="006636CC">
      <w:pPr>
        <w:ind w:firstLine="720"/>
        <w:pPrChange w:id="829" w:author="David Conklin" w:date="2020-11-28T10:21:00Z">
          <w:pPr/>
        </w:pPrChange>
      </w:pPr>
      <w:r>
        <w:t xml:space="preserve">The </w:t>
      </w:r>
      <w:del w:id="830" w:author="David Conklin" w:date="2020-11-28T09:44:00Z">
        <w:r w:rsidDel="00BD2BE8">
          <w:delText>U.S. Army Corps of Engineers (</w:delText>
        </w:r>
      </w:del>
      <w:r>
        <w:t>USACE</w:t>
      </w:r>
      <w:del w:id="831" w:author="David Conklin" w:date="2020-11-28T09:45:00Z">
        <w:r w:rsidDel="00BD2BE8">
          <w:delText>)</w:delText>
        </w:r>
      </w:del>
      <w:r>
        <w:t xml:space="preserve"> operates </w:t>
      </w:r>
      <w:del w:id="832" w:author="David Conklin" w:date="2020-11-28T10:20:00Z">
        <w:r w:rsidDel="00891E6B">
          <w:delText xml:space="preserve">a system of </w:delText>
        </w:r>
      </w:del>
      <w:ins w:id="833" w:author="David Conklin" w:date="2020-11-28T10:20:00Z">
        <w:r w:rsidR="00891E6B">
          <w:t xml:space="preserve">the </w:t>
        </w:r>
      </w:ins>
      <w:r>
        <w:t xml:space="preserve">13 reservoirs in the Willamette </w:t>
      </w:r>
      <w:ins w:id="834" w:author="David Conklin" w:date="2020-11-28T10:20:00Z">
        <w:r w:rsidR="00891E6B">
          <w:t>Project</w:t>
        </w:r>
      </w:ins>
      <w:del w:id="835" w:author="David Conklin" w:date="2020-11-28T10:20:00Z">
        <w:r w:rsidDel="00891E6B">
          <w:delText>basin</w:delText>
        </w:r>
      </w:del>
      <w:ins w:id="836" w:author="David Conklin" w:date="2020-11-28T10:20:00Z">
        <w:r w:rsidR="00891E6B">
          <w:t xml:space="preserve"> as an integrated system</w:t>
        </w:r>
      </w:ins>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279B9324" w14:textId="68F894AA" w:rsidR="00167AC6" w:rsidDel="00891E6B" w:rsidRDefault="00167AC6" w:rsidP="006636CC">
      <w:pPr>
        <w:rPr>
          <w:del w:id="837" w:author="David Conklin" w:date="2020-11-28T10:21: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rsidDel="00891E6B" w14:paraId="3270DB1D" w14:textId="72117C47" w:rsidTr="005E090B">
        <w:trPr>
          <w:del w:id="838" w:author="David Conklin" w:date="2020-11-28T10:21:00Z"/>
        </w:trPr>
        <w:tc>
          <w:tcPr>
            <w:tcW w:w="0" w:type="auto"/>
          </w:tcPr>
          <w:p w14:paraId="17DD6AE2" w14:textId="09BD219D" w:rsidR="005A5638" w:rsidDel="00891E6B" w:rsidRDefault="005A5638" w:rsidP="006636CC">
            <w:pPr>
              <w:rPr>
                <w:del w:id="839" w:author="David Conklin" w:date="2020-11-28T10:21:00Z"/>
              </w:rPr>
            </w:pPr>
            <w:del w:id="840" w:author="David Conklin" w:date="2020-11-28T10:21:00Z">
              <w:r w:rsidDel="00891E6B">
                <w:delText>code</w:delText>
              </w:r>
            </w:del>
          </w:p>
        </w:tc>
        <w:tc>
          <w:tcPr>
            <w:tcW w:w="0" w:type="auto"/>
          </w:tcPr>
          <w:p w14:paraId="133EC0EE" w14:textId="3D657267" w:rsidR="005A5638" w:rsidDel="00891E6B" w:rsidRDefault="005A5638" w:rsidP="006636CC">
            <w:pPr>
              <w:rPr>
                <w:del w:id="841" w:author="David Conklin" w:date="2020-11-28T10:21:00Z"/>
              </w:rPr>
            </w:pPr>
            <w:del w:id="842" w:author="David Conklin" w:date="2020-11-28T10:21:00Z">
              <w:r w:rsidDel="00891E6B">
                <w:delText>id</w:delText>
              </w:r>
            </w:del>
          </w:p>
        </w:tc>
        <w:tc>
          <w:tcPr>
            <w:tcW w:w="0" w:type="auto"/>
          </w:tcPr>
          <w:p w14:paraId="245A2CAE" w14:textId="4BB6A2AB" w:rsidR="005A5638" w:rsidDel="00891E6B" w:rsidRDefault="005A5638" w:rsidP="006636CC">
            <w:pPr>
              <w:rPr>
                <w:del w:id="843" w:author="David Conklin" w:date="2020-11-28T10:21:00Z"/>
              </w:rPr>
            </w:pPr>
            <w:del w:id="844" w:author="David Conklin" w:date="2020-11-28T10:21:00Z">
              <w:r w:rsidDel="00891E6B">
                <w:delText>name</w:delText>
              </w:r>
            </w:del>
          </w:p>
        </w:tc>
        <w:tc>
          <w:tcPr>
            <w:tcW w:w="0" w:type="auto"/>
          </w:tcPr>
          <w:p w14:paraId="132A3652" w14:textId="57683046" w:rsidR="005A5638" w:rsidDel="00891E6B" w:rsidRDefault="005A5638" w:rsidP="006636CC">
            <w:pPr>
              <w:rPr>
                <w:del w:id="845" w:author="David Conklin" w:date="2020-11-28T10:21:00Z"/>
              </w:rPr>
            </w:pPr>
            <w:del w:id="846" w:author="David Conklin" w:date="2020-11-28T10:21:00Z">
              <w:r w:rsidDel="00891E6B">
                <w:delText>subbasin</w:delText>
              </w:r>
            </w:del>
          </w:p>
        </w:tc>
        <w:tc>
          <w:tcPr>
            <w:tcW w:w="0" w:type="auto"/>
          </w:tcPr>
          <w:p w14:paraId="70013EA0" w14:textId="494B8A9D" w:rsidR="005A5638" w:rsidDel="00891E6B" w:rsidRDefault="005A5638" w:rsidP="006636CC">
            <w:pPr>
              <w:rPr>
                <w:del w:id="847" w:author="David Conklin" w:date="2020-11-28T10:21:00Z"/>
              </w:rPr>
            </w:pPr>
            <w:del w:id="848" w:author="David Conklin" w:date="2020-11-28T10:21:00Z">
              <w:r w:rsidDel="00891E6B">
                <w:delText>reservoir type</w:delText>
              </w:r>
            </w:del>
          </w:p>
        </w:tc>
      </w:tr>
      <w:tr w:rsidR="005A5638" w:rsidDel="00891E6B" w14:paraId="652E69BE" w14:textId="5B1515B1" w:rsidTr="005E090B">
        <w:trPr>
          <w:del w:id="849" w:author="David Conklin" w:date="2020-11-28T10:21:00Z"/>
        </w:trPr>
        <w:tc>
          <w:tcPr>
            <w:tcW w:w="0" w:type="auto"/>
          </w:tcPr>
          <w:p w14:paraId="36C8BF82" w14:textId="701F4885" w:rsidR="005A5638" w:rsidDel="00891E6B" w:rsidRDefault="005A5638" w:rsidP="006636CC">
            <w:pPr>
              <w:rPr>
                <w:del w:id="850" w:author="David Conklin" w:date="2020-11-28T10:21:00Z"/>
              </w:rPr>
            </w:pPr>
            <w:del w:id="851" w:author="David Conklin" w:date="2020-11-28T10:21:00Z">
              <w:r w:rsidDel="00891E6B">
                <w:delText>BCL</w:delText>
              </w:r>
            </w:del>
          </w:p>
        </w:tc>
        <w:tc>
          <w:tcPr>
            <w:tcW w:w="0" w:type="auto"/>
          </w:tcPr>
          <w:p w14:paraId="594D7517" w14:textId="2D8B1309" w:rsidR="005A5638" w:rsidDel="00891E6B" w:rsidRDefault="005A5638" w:rsidP="006636CC">
            <w:pPr>
              <w:rPr>
                <w:del w:id="852" w:author="David Conklin" w:date="2020-11-28T10:21:00Z"/>
              </w:rPr>
            </w:pPr>
            <w:del w:id="853" w:author="David Conklin" w:date="2020-11-28T10:21:00Z">
              <w:r w:rsidDel="00891E6B">
                <w:delText>13</w:delText>
              </w:r>
            </w:del>
          </w:p>
        </w:tc>
        <w:tc>
          <w:tcPr>
            <w:tcW w:w="0" w:type="auto"/>
          </w:tcPr>
          <w:p w14:paraId="4E67A8A1" w14:textId="22EE24EC" w:rsidR="005A5638" w:rsidDel="00891E6B" w:rsidRDefault="005A5638" w:rsidP="006636CC">
            <w:pPr>
              <w:rPr>
                <w:del w:id="854" w:author="David Conklin" w:date="2020-11-28T10:21:00Z"/>
              </w:rPr>
            </w:pPr>
            <w:del w:id="855" w:author="David Conklin" w:date="2020-11-28T10:21:00Z">
              <w:r w:rsidDel="00891E6B">
                <w:delText>Big Cliff</w:delText>
              </w:r>
            </w:del>
          </w:p>
        </w:tc>
        <w:tc>
          <w:tcPr>
            <w:tcW w:w="0" w:type="auto"/>
          </w:tcPr>
          <w:p w14:paraId="79BD107C" w14:textId="38239457" w:rsidR="005A5638" w:rsidDel="00891E6B" w:rsidRDefault="005A5638" w:rsidP="006636CC">
            <w:pPr>
              <w:rPr>
                <w:del w:id="856" w:author="David Conklin" w:date="2020-11-28T10:21:00Z"/>
              </w:rPr>
            </w:pPr>
            <w:del w:id="857" w:author="David Conklin" w:date="2020-11-28T10:21:00Z">
              <w:r w:rsidDel="00891E6B">
                <w:delText>North Santiam</w:delText>
              </w:r>
            </w:del>
          </w:p>
        </w:tc>
        <w:tc>
          <w:tcPr>
            <w:tcW w:w="0" w:type="auto"/>
          </w:tcPr>
          <w:p w14:paraId="0FAC4790" w14:textId="5D0D1CC2" w:rsidR="005A5638" w:rsidDel="00891E6B" w:rsidRDefault="005A5638" w:rsidP="006636CC">
            <w:pPr>
              <w:rPr>
                <w:del w:id="858" w:author="David Conklin" w:date="2020-11-28T10:21:00Z"/>
              </w:rPr>
            </w:pPr>
            <w:del w:id="859" w:author="David Conklin" w:date="2020-11-28T10:21:00Z">
              <w:r w:rsidDel="00891E6B">
                <w:delText>re-regulating, hydropower</w:delText>
              </w:r>
            </w:del>
          </w:p>
        </w:tc>
      </w:tr>
      <w:tr w:rsidR="005A5638" w:rsidDel="00891E6B" w14:paraId="54B8AB23" w14:textId="64DA4BD2" w:rsidTr="005E090B">
        <w:trPr>
          <w:del w:id="860" w:author="David Conklin" w:date="2020-11-28T10:21:00Z"/>
        </w:trPr>
        <w:tc>
          <w:tcPr>
            <w:tcW w:w="0" w:type="auto"/>
          </w:tcPr>
          <w:p w14:paraId="2E92C173" w14:textId="1226F74D" w:rsidR="005A5638" w:rsidDel="00891E6B" w:rsidRDefault="005A5638" w:rsidP="006636CC">
            <w:pPr>
              <w:rPr>
                <w:del w:id="861" w:author="David Conklin" w:date="2020-11-28T10:21:00Z"/>
              </w:rPr>
            </w:pPr>
            <w:del w:id="862" w:author="David Conklin" w:date="2020-11-28T10:21:00Z">
              <w:r w:rsidDel="00891E6B">
                <w:delText>BLU</w:delText>
              </w:r>
            </w:del>
          </w:p>
        </w:tc>
        <w:tc>
          <w:tcPr>
            <w:tcW w:w="0" w:type="auto"/>
          </w:tcPr>
          <w:p w14:paraId="77597C37" w14:textId="5BF84DE9" w:rsidR="005A5638" w:rsidDel="00891E6B" w:rsidRDefault="005A5638" w:rsidP="006636CC">
            <w:pPr>
              <w:rPr>
                <w:del w:id="863" w:author="David Conklin" w:date="2020-11-28T10:21:00Z"/>
              </w:rPr>
            </w:pPr>
            <w:del w:id="864" w:author="David Conklin" w:date="2020-11-28T10:21:00Z">
              <w:r w:rsidDel="00891E6B">
                <w:delText>9</w:delText>
              </w:r>
            </w:del>
          </w:p>
        </w:tc>
        <w:tc>
          <w:tcPr>
            <w:tcW w:w="0" w:type="auto"/>
          </w:tcPr>
          <w:p w14:paraId="4F14316B" w14:textId="0EE2F2C1" w:rsidR="005A5638" w:rsidDel="00891E6B" w:rsidRDefault="005A5638" w:rsidP="006636CC">
            <w:pPr>
              <w:rPr>
                <w:del w:id="865" w:author="David Conklin" w:date="2020-11-28T10:21:00Z"/>
              </w:rPr>
            </w:pPr>
            <w:del w:id="866" w:author="David Conklin" w:date="2020-11-28T10:21:00Z">
              <w:r w:rsidDel="00891E6B">
                <w:delText>Blue River</w:delText>
              </w:r>
            </w:del>
          </w:p>
        </w:tc>
        <w:tc>
          <w:tcPr>
            <w:tcW w:w="0" w:type="auto"/>
          </w:tcPr>
          <w:p w14:paraId="287EF418" w14:textId="7148FC70" w:rsidR="005A5638" w:rsidDel="00891E6B" w:rsidRDefault="005A5638" w:rsidP="006636CC">
            <w:pPr>
              <w:rPr>
                <w:del w:id="867" w:author="David Conklin" w:date="2020-11-28T10:21:00Z"/>
              </w:rPr>
            </w:pPr>
            <w:del w:id="868" w:author="David Conklin" w:date="2020-11-28T10:21:00Z">
              <w:r w:rsidDel="00891E6B">
                <w:delText>McKenzie</w:delText>
              </w:r>
            </w:del>
          </w:p>
        </w:tc>
        <w:tc>
          <w:tcPr>
            <w:tcW w:w="0" w:type="auto"/>
          </w:tcPr>
          <w:p w14:paraId="05CED5F0" w14:textId="3971FBEB" w:rsidR="005A5638" w:rsidDel="00891E6B" w:rsidRDefault="005A5638" w:rsidP="006636CC">
            <w:pPr>
              <w:rPr>
                <w:del w:id="869" w:author="David Conklin" w:date="2020-11-28T10:21:00Z"/>
              </w:rPr>
            </w:pPr>
            <w:del w:id="870" w:author="David Conklin" w:date="2020-11-28T10:21:00Z">
              <w:r w:rsidDel="00891E6B">
                <w:delText>flood control</w:delText>
              </w:r>
            </w:del>
          </w:p>
        </w:tc>
      </w:tr>
      <w:tr w:rsidR="005A5638" w:rsidDel="00891E6B" w14:paraId="58E1BDC9" w14:textId="4DDFFC3D" w:rsidTr="005E090B">
        <w:trPr>
          <w:del w:id="871" w:author="David Conklin" w:date="2020-11-28T10:21:00Z"/>
        </w:trPr>
        <w:tc>
          <w:tcPr>
            <w:tcW w:w="0" w:type="auto"/>
          </w:tcPr>
          <w:p w14:paraId="4B8A52AD" w14:textId="6184F253" w:rsidR="005A5638" w:rsidDel="00891E6B" w:rsidRDefault="005A5638" w:rsidP="006636CC">
            <w:pPr>
              <w:rPr>
                <w:del w:id="872" w:author="David Conklin" w:date="2020-11-28T10:21:00Z"/>
              </w:rPr>
            </w:pPr>
            <w:del w:id="873" w:author="David Conklin" w:date="2020-11-28T10:21:00Z">
              <w:r w:rsidDel="00891E6B">
                <w:delText>CGR</w:delText>
              </w:r>
            </w:del>
          </w:p>
        </w:tc>
        <w:tc>
          <w:tcPr>
            <w:tcW w:w="0" w:type="auto"/>
          </w:tcPr>
          <w:p w14:paraId="626363AE" w14:textId="7B7ADAFA" w:rsidR="005A5638" w:rsidDel="00891E6B" w:rsidRDefault="005A5638" w:rsidP="006636CC">
            <w:pPr>
              <w:rPr>
                <w:del w:id="874" w:author="David Conklin" w:date="2020-11-28T10:21:00Z"/>
              </w:rPr>
            </w:pPr>
            <w:del w:id="875" w:author="David Conklin" w:date="2020-11-28T10:21:00Z">
              <w:r w:rsidDel="00891E6B">
                <w:delText>8</w:delText>
              </w:r>
            </w:del>
          </w:p>
        </w:tc>
        <w:tc>
          <w:tcPr>
            <w:tcW w:w="0" w:type="auto"/>
          </w:tcPr>
          <w:p w14:paraId="1492A572" w14:textId="42ED8589" w:rsidR="005A5638" w:rsidDel="00891E6B" w:rsidRDefault="005A5638" w:rsidP="006636CC">
            <w:pPr>
              <w:rPr>
                <w:del w:id="876" w:author="David Conklin" w:date="2020-11-28T10:21:00Z"/>
              </w:rPr>
            </w:pPr>
            <w:del w:id="877" w:author="David Conklin" w:date="2020-11-28T10:21:00Z">
              <w:r w:rsidDel="00891E6B">
                <w:delText>Cougar</w:delText>
              </w:r>
            </w:del>
          </w:p>
        </w:tc>
        <w:tc>
          <w:tcPr>
            <w:tcW w:w="0" w:type="auto"/>
          </w:tcPr>
          <w:p w14:paraId="6E80CFAB" w14:textId="0CC642F1" w:rsidR="005A5638" w:rsidDel="00891E6B" w:rsidRDefault="005A5638" w:rsidP="006636CC">
            <w:pPr>
              <w:rPr>
                <w:del w:id="878" w:author="David Conklin" w:date="2020-11-28T10:21:00Z"/>
              </w:rPr>
            </w:pPr>
            <w:del w:id="879" w:author="David Conklin" w:date="2020-11-28T10:21:00Z">
              <w:r w:rsidDel="00891E6B">
                <w:delText>McKenzie</w:delText>
              </w:r>
            </w:del>
          </w:p>
        </w:tc>
        <w:tc>
          <w:tcPr>
            <w:tcW w:w="0" w:type="auto"/>
          </w:tcPr>
          <w:p w14:paraId="61465AFB" w14:textId="61E29E4E" w:rsidR="005A5638" w:rsidDel="00891E6B" w:rsidRDefault="005A5638" w:rsidP="006636CC">
            <w:pPr>
              <w:rPr>
                <w:del w:id="880" w:author="David Conklin" w:date="2020-11-28T10:21:00Z"/>
              </w:rPr>
            </w:pPr>
            <w:del w:id="881" w:author="David Conklin" w:date="2020-11-28T10:21:00Z">
              <w:r w:rsidDel="00891E6B">
                <w:delText>flood control, hydropower</w:delText>
              </w:r>
            </w:del>
          </w:p>
        </w:tc>
      </w:tr>
      <w:tr w:rsidR="005A5638" w:rsidDel="00891E6B" w14:paraId="7E3C4798" w14:textId="354B74F0" w:rsidTr="005E090B">
        <w:trPr>
          <w:del w:id="882" w:author="David Conklin" w:date="2020-11-28T10:21:00Z"/>
        </w:trPr>
        <w:tc>
          <w:tcPr>
            <w:tcW w:w="0" w:type="auto"/>
          </w:tcPr>
          <w:p w14:paraId="673AAAC6" w14:textId="3BD4F19A" w:rsidR="005A5638" w:rsidDel="00891E6B" w:rsidRDefault="005A5638" w:rsidP="006636CC">
            <w:pPr>
              <w:rPr>
                <w:del w:id="883" w:author="David Conklin" w:date="2020-11-28T10:21:00Z"/>
              </w:rPr>
            </w:pPr>
            <w:del w:id="884" w:author="David Conklin" w:date="2020-11-28T10:21:00Z">
              <w:r w:rsidDel="00891E6B">
                <w:delText>COT</w:delText>
              </w:r>
            </w:del>
          </w:p>
        </w:tc>
        <w:tc>
          <w:tcPr>
            <w:tcW w:w="0" w:type="auto"/>
          </w:tcPr>
          <w:p w14:paraId="3E60A2CC" w14:textId="4D10F0D8" w:rsidR="005A5638" w:rsidDel="00891E6B" w:rsidRDefault="005A5638" w:rsidP="006636CC">
            <w:pPr>
              <w:rPr>
                <w:del w:id="885" w:author="David Conklin" w:date="2020-11-28T10:21:00Z"/>
              </w:rPr>
            </w:pPr>
            <w:del w:id="886" w:author="David Conklin" w:date="2020-11-28T10:21:00Z">
              <w:r w:rsidDel="00891E6B">
                <w:delText>6</w:delText>
              </w:r>
            </w:del>
          </w:p>
        </w:tc>
        <w:tc>
          <w:tcPr>
            <w:tcW w:w="0" w:type="auto"/>
          </w:tcPr>
          <w:p w14:paraId="50B65734" w14:textId="4543E582" w:rsidR="005A5638" w:rsidDel="00891E6B" w:rsidRDefault="005A5638" w:rsidP="006636CC">
            <w:pPr>
              <w:rPr>
                <w:del w:id="887" w:author="David Conklin" w:date="2020-11-28T10:21:00Z"/>
              </w:rPr>
            </w:pPr>
            <w:del w:id="888" w:author="David Conklin" w:date="2020-11-28T10:21:00Z">
              <w:r w:rsidDel="00891E6B">
                <w:delText>Cottage Grove</w:delText>
              </w:r>
            </w:del>
          </w:p>
        </w:tc>
        <w:tc>
          <w:tcPr>
            <w:tcW w:w="0" w:type="auto"/>
          </w:tcPr>
          <w:p w14:paraId="7E502612" w14:textId="1F984E2E" w:rsidR="005A5638" w:rsidDel="00891E6B" w:rsidRDefault="005A5638" w:rsidP="006636CC">
            <w:pPr>
              <w:rPr>
                <w:del w:id="889" w:author="David Conklin" w:date="2020-11-28T10:21:00Z"/>
              </w:rPr>
            </w:pPr>
            <w:del w:id="890" w:author="David Conklin" w:date="2020-11-28T10:21:00Z">
              <w:r w:rsidDel="00891E6B">
                <w:delText>Coast Fork</w:delText>
              </w:r>
            </w:del>
          </w:p>
        </w:tc>
        <w:tc>
          <w:tcPr>
            <w:tcW w:w="0" w:type="auto"/>
          </w:tcPr>
          <w:p w14:paraId="74FFEBB4" w14:textId="4B7A7E48" w:rsidR="005A5638" w:rsidDel="00891E6B" w:rsidRDefault="005A5638" w:rsidP="006636CC">
            <w:pPr>
              <w:rPr>
                <w:del w:id="891" w:author="David Conklin" w:date="2020-11-28T10:21:00Z"/>
              </w:rPr>
            </w:pPr>
            <w:del w:id="892" w:author="David Conklin" w:date="2020-11-28T10:21:00Z">
              <w:r w:rsidDel="00891E6B">
                <w:delText>flood control</w:delText>
              </w:r>
            </w:del>
          </w:p>
        </w:tc>
      </w:tr>
      <w:tr w:rsidR="005A5638" w:rsidDel="00891E6B" w14:paraId="0495576B" w14:textId="545EC2AE" w:rsidTr="005E090B">
        <w:trPr>
          <w:del w:id="893" w:author="David Conklin" w:date="2020-11-28T10:21:00Z"/>
        </w:trPr>
        <w:tc>
          <w:tcPr>
            <w:tcW w:w="0" w:type="auto"/>
          </w:tcPr>
          <w:p w14:paraId="69938D06" w14:textId="4FB56D20" w:rsidR="005A5638" w:rsidDel="00891E6B" w:rsidRDefault="005A5638" w:rsidP="006636CC">
            <w:pPr>
              <w:rPr>
                <w:del w:id="894" w:author="David Conklin" w:date="2020-11-28T10:21:00Z"/>
              </w:rPr>
            </w:pPr>
            <w:del w:id="895" w:author="David Conklin" w:date="2020-11-28T10:21:00Z">
              <w:r w:rsidDel="00891E6B">
                <w:delText>DET</w:delText>
              </w:r>
            </w:del>
          </w:p>
        </w:tc>
        <w:tc>
          <w:tcPr>
            <w:tcW w:w="0" w:type="auto"/>
          </w:tcPr>
          <w:p w14:paraId="1B9A29B8" w14:textId="69A644C1" w:rsidR="005A5638" w:rsidDel="00891E6B" w:rsidRDefault="005A5638" w:rsidP="006636CC">
            <w:pPr>
              <w:rPr>
                <w:del w:id="896" w:author="David Conklin" w:date="2020-11-28T10:21:00Z"/>
              </w:rPr>
            </w:pPr>
            <w:del w:id="897" w:author="David Conklin" w:date="2020-11-28T10:21:00Z">
              <w:r w:rsidDel="00891E6B">
                <w:delText>12</w:delText>
              </w:r>
            </w:del>
          </w:p>
        </w:tc>
        <w:tc>
          <w:tcPr>
            <w:tcW w:w="0" w:type="auto"/>
          </w:tcPr>
          <w:p w14:paraId="5C96144B" w14:textId="1DA30892" w:rsidR="005A5638" w:rsidDel="00891E6B" w:rsidRDefault="005A5638" w:rsidP="006636CC">
            <w:pPr>
              <w:rPr>
                <w:del w:id="898" w:author="David Conklin" w:date="2020-11-28T10:21:00Z"/>
              </w:rPr>
            </w:pPr>
            <w:del w:id="899" w:author="David Conklin" w:date="2020-11-28T10:21:00Z">
              <w:r w:rsidDel="00891E6B">
                <w:delText>Detroit</w:delText>
              </w:r>
            </w:del>
          </w:p>
        </w:tc>
        <w:tc>
          <w:tcPr>
            <w:tcW w:w="0" w:type="auto"/>
          </w:tcPr>
          <w:p w14:paraId="74848A87" w14:textId="36D5F47B" w:rsidR="005A5638" w:rsidDel="00891E6B" w:rsidRDefault="005A5638" w:rsidP="006636CC">
            <w:pPr>
              <w:rPr>
                <w:del w:id="900" w:author="David Conklin" w:date="2020-11-28T10:21:00Z"/>
              </w:rPr>
            </w:pPr>
            <w:del w:id="901" w:author="David Conklin" w:date="2020-11-28T10:21:00Z">
              <w:r w:rsidDel="00891E6B">
                <w:delText>North Santiam</w:delText>
              </w:r>
            </w:del>
          </w:p>
        </w:tc>
        <w:tc>
          <w:tcPr>
            <w:tcW w:w="0" w:type="auto"/>
          </w:tcPr>
          <w:p w14:paraId="0B04C5D9" w14:textId="2A45D73B" w:rsidR="005A5638" w:rsidDel="00891E6B" w:rsidRDefault="005A5638" w:rsidP="006636CC">
            <w:pPr>
              <w:rPr>
                <w:del w:id="902" w:author="David Conklin" w:date="2020-11-28T10:21:00Z"/>
              </w:rPr>
            </w:pPr>
            <w:del w:id="903" w:author="David Conklin" w:date="2020-11-28T10:21:00Z">
              <w:r w:rsidDel="00891E6B">
                <w:delText>flood control, hydropower</w:delText>
              </w:r>
            </w:del>
          </w:p>
        </w:tc>
      </w:tr>
      <w:tr w:rsidR="005A5638" w:rsidDel="00891E6B" w14:paraId="15C7D919" w14:textId="12A7B0F0" w:rsidTr="005E090B">
        <w:trPr>
          <w:del w:id="904" w:author="David Conklin" w:date="2020-11-28T10:21:00Z"/>
        </w:trPr>
        <w:tc>
          <w:tcPr>
            <w:tcW w:w="0" w:type="auto"/>
          </w:tcPr>
          <w:p w14:paraId="70475300" w14:textId="3417ABD5" w:rsidR="005A5638" w:rsidDel="00891E6B" w:rsidRDefault="005A5638" w:rsidP="006636CC">
            <w:pPr>
              <w:rPr>
                <w:del w:id="905" w:author="David Conklin" w:date="2020-11-28T10:21:00Z"/>
              </w:rPr>
            </w:pPr>
            <w:del w:id="906" w:author="David Conklin" w:date="2020-11-28T10:21:00Z">
              <w:r w:rsidDel="00891E6B">
                <w:delText>DEX</w:delText>
              </w:r>
            </w:del>
          </w:p>
        </w:tc>
        <w:tc>
          <w:tcPr>
            <w:tcW w:w="0" w:type="auto"/>
          </w:tcPr>
          <w:p w14:paraId="082B466B" w14:textId="113D8E9E" w:rsidR="005A5638" w:rsidDel="00891E6B" w:rsidRDefault="005A5638" w:rsidP="006636CC">
            <w:pPr>
              <w:rPr>
                <w:del w:id="907" w:author="David Conklin" w:date="2020-11-28T10:21:00Z"/>
              </w:rPr>
            </w:pPr>
            <w:del w:id="908" w:author="David Conklin" w:date="2020-11-28T10:21:00Z">
              <w:r w:rsidDel="00891E6B">
                <w:delText>3</w:delText>
              </w:r>
            </w:del>
          </w:p>
        </w:tc>
        <w:tc>
          <w:tcPr>
            <w:tcW w:w="0" w:type="auto"/>
          </w:tcPr>
          <w:p w14:paraId="7B480A80" w14:textId="4D0BC74F" w:rsidR="005A5638" w:rsidDel="00891E6B" w:rsidRDefault="005A5638" w:rsidP="006636CC">
            <w:pPr>
              <w:rPr>
                <w:del w:id="909" w:author="David Conklin" w:date="2020-11-28T10:21:00Z"/>
              </w:rPr>
            </w:pPr>
            <w:del w:id="910" w:author="David Conklin" w:date="2020-11-28T10:21:00Z">
              <w:r w:rsidDel="00891E6B">
                <w:delText>Dexter</w:delText>
              </w:r>
            </w:del>
          </w:p>
        </w:tc>
        <w:tc>
          <w:tcPr>
            <w:tcW w:w="0" w:type="auto"/>
          </w:tcPr>
          <w:p w14:paraId="2EF74191" w14:textId="49E771CA" w:rsidR="005A5638" w:rsidDel="00891E6B" w:rsidRDefault="005A5638" w:rsidP="006636CC">
            <w:pPr>
              <w:rPr>
                <w:del w:id="911" w:author="David Conklin" w:date="2020-11-28T10:21:00Z"/>
              </w:rPr>
            </w:pPr>
            <w:del w:id="912" w:author="David Conklin" w:date="2020-11-28T10:21:00Z">
              <w:r w:rsidDel="00891E6B">
                <w:delText>Middle Fork</w:delText>
              </w:r>
            </w:del>
          </w:p>
        </w:tc>
        <w:tc>
          <w:tcPr>
            <w:tcW w:w="0" w:type="auto"/>
          </w:tcPr>
          <w:p w14:paraId="57A111E5" w14:textId="441271E2" w:rsidR="005A5638" w:rsidDel="00891E6B" w:rsidRDefault="005A5638" w:rsidP="006636CC">
            <w:pPr>
              <w:rPr>
                <w:del w:id="913" w:author="David Conklin" w:date="2020-11-28T10:21:00Z"/>
              </w:rPr>
            </w:pPr>
            <w:del w:id="914" w:author="David Conklin" w:date="2020-11-28T10:21:00Z">
              <w:r w:rsidDel="00891E6B">
                <w:delText>re-regulating, hydropower</w:delText>
              </w:r>
            </w:del>
          </w:p>
        </w:tc>
      </w:tr>
      <w:tr w:rsidR="005A5638" w:rsidDel="00891E6B" w14:paraId="32266FB8" w14:textId="09ABDA6D" w:rsidTr="005E090B">
        <w:trPr>
          <w:del w:id="915" w:author="David Conklin" w:date="2020-11-28T10:21:00Z"/>
        </w:trPr>
        <w:tc>
          <w:tcPr>
            <w:tcW w:w="0" w:type="auto"/>
          </w:tcPr>
          <w:p w14:paraId="2EE04CA7" w14:textId="7952AA49" w:rsidR="005A5638" w:rsidDel="00891E6B" w:rsidRDefault="005A5638" w:rsidP="006636CC">
            <w:pPr>
              <w:rPr>
                <w:del w:id="916" w:author="David Conklin" w:date="2020-11-28T10:21:00Z"/>
              </w:rPr>
            </w:pPr>
            <w:del w:id="917" w:author="David Conklin" w:date="2020-11-28T10:21:00Z">
              <w:r w:rsidDel="00891E6B">
                <w:delText>DOR</w:delText>
              </w:r>
            </w:del>
          </w:p>
        </w:tc>
        <w:tc>
          <w:tcPr>
            <w:tcW w:w="0" w:type="auto"/>
          </w:tcPr>
          <w:p w14:paraId="510BB3A1" w14:textId="20686F02" w:rsidR="005A5638" w:rsidDel="00891E6B" w:rsidRDefault="005A5638" w:rsidP="006636CC">
            <w:pPr>
              <w:rPr>
                <w:del w:id="918" w:author="David Conklin" w:date="2020-11-28T10:21:00Z"/>
              </w:rPr>
            </w:pPr>
            <w:del w:id="919" w:author="David Conklin" w:date="2020-11-28T10:21:00Z">
              <w:r w:rsidDel="00891E6B">
                <w:delText>5</w:delText>
              </w:r>
            </w:del>
          </w:p>
        </w:tc>
        <w:tc>
          <w:tcPr>
            <w:tcW w:w="0" w:type="auto"/>
          </w:tcPr>
          <w:p w14:paraId="6DE981D3" w14:textId="3B12F44D" w:rsidR="005A5638" w:rsidDel="00891E6B" w:rsidRDefault="005A5638" w:rsidP="006636CC">
            <w:pPr>
              <w:rPr>
                <w:del w:id="920" w:author="David Conklin" w:date="2020-11-28T10:21:00Z"/>
              </w:rPr>
            </w:pPr>
            <w:del w:id="921" w:author="David Conklin" w:date="2020-11-28T10:21:00Z">
              <w:r w:rsidDel="00891E6B">
                <w:delText>Dorena</w:delText>
              </w:r>
            </w:del>
          </w:p>
        </w:tc>
        <w:tc>
          <w:tcPr>
            <w:tcW w:w="0" w:type="auto"/>
          </w:tcPr>
          <w:p w14:paraId="7FF02757" w14:textId="7F8B738A" w:rsidR="005A5638" w:rsidDel="00891E6B" w:rsidRDefault="005A5638" w:rsidP="006636CC">
            <w:pPr>
              <w:rPr>
                <w:del w:id="922" w:author="David Conklin" w:date="2020-11-28T10:21:00Z"/>
              </w:rPr>
            </w:pPr>
            <w:del w:id="923" w:author="David Conklin" w:date="2020-11-28T10:21:00Z">
              <w:r w:rsidDel="00891E6B">
                <w:delText>Coast Fork</w:delText>
              </w:r>
            </w:del>
          </w:p>
        </w:tc>
        <w:tc>
          <w:tcPr>
            <w:tcW w:w="0" w:type="auto"/>
          </w:tcPr>
          <w:p w14:paraId="65E2EB0B" w14:textId="5A69032E" w:rsidR="005A5638" w:rsidDel="00891E6B" w:rsidRDefault="005A5638" w:rsidP="006636CC">
            <w:pPr>
              <w:rPr>
                <w:del w:id="924" w:author="David Conklin" w:date="2020-11-28T10:21:00Z"/>
              </w:rPr>
            </w:pPr>
            <w:del w:id="925" w:author="David Conklin" w:date="2020-11-28T10:21:00Z">
              <w:r w:rsidDel="00891E6B">
                <w:delText>flood control</w:delText>
              </w:r>
            </w:del>
          </w:p>
        </w:tc>
      </w:tr>
      <w:tr w:rsidR="005A5638" w:rsidDel="00891E6B" w14:paraId="132D67EC" w14:textId="27201D39" w:rsidTr="005E090B">
        <w:trPr>
          <w:del w:id="926" w:author="David Conklin" w:date="2020-11-28T10:21:00Z"/>
        </w:trPr>
        <w:tc>
          <w:tcPr>
            <w:tcW w:w="0" w:type="auto"/>
          </w:tcPr>
          <w:p w14:paraId="0798A743" w14:textId="5F7C3479" w:rsidR="005A5638" w:rsidDel="00891E6B" w:rsidRDefault="005A5638" w:rsidP="006636CC">
            <w:pPr>
              <w:rPr>
                <w:del w:id="927" w:author="David Conklin" w:date="2020-11-28T10:21:00Z"/>
              </w:rPr>
            </w:pPr>
            <w:del w:id="928" w:author="David Conklin" w:date="2020-11-28T10:21:00Z">
              <w:r w:rsidDel="00891E6B">
                <w:delText>FAL</w:delText>
              </w:r>
            </w:del>
          </w:p>
        </w:tc>
        <w:tc>
          <w:tcPr>
            <w:tcW w:w="0" w:type="auto"/>
          </w:tcPr>
          <w:p w14:paraId="4950AA4A" w14:textId="078010CD" w:rsidR="005A5638" w:rsidDel="00891E6B" w:rsidRDefault="005A5638" w:rsidP="006636CC">
            <w:pPr>
              <w:rPr>
                <w:del w:id="929" w:author="David Conklin" w:date="2020-11-28T10:21:00Z"/>
              </w:rPr>
            </w:pPr>
            <w:del w:id="930" w:author="David Conklin" w:date="2020-11-28T10:21:00Z">
              <w:r w:rsidDel="00891E6B">
                <w:delText>4</w:delText>
              </w:r>
            </w:del>
          </w:p>
        </w:tc>
        <w:tc>
          <w:tcPr>
            <w:tcW w:w="0" w:type="auto"/>
          </w:tcPr>
          <w:p w14:paraId="06555869" w14:textId="49A33D0E" w:rsidR="005A5638" w:rsidDel="00891E6B" w:rsidRDefault="005A5638" w:rsidP="006636CC">
            <w:pPr>
              <w:rPr>
                <w:del w:id="931" w:author="David Conklin" w:date="2020-11-28T10:21:00Z"/>
              </w:rPr>
            </w:pPr>
            <w:del w:id="932" w:author="David Conklin" w:date="2020-11-28T10:21:00Z">
              <w:r w:rsidDel="00891E6B">
                <w:delText>Fall Creek</w:delText>
              </w:r>
            </w:del>
          </w:p>
        </w:tc>
        <w:tc>
          <w:tcPr>
            <w:tcW w:w="0" w:type="auto"/>
          </w:tcPr>
          <w:p w14:paraId="2B450FE1" w14:textId="7FE662F5" w:rsidR="005A5638" w:rsidDel="00891E6B" w:rsidRDefault="005A5638" w:rsidP="006636CC">
            <w:pPr>
              <w:rPr>
                <w:del w:id="933" w:author="David Conklin" w:date="2020-11-28T10:21:00Z"/>
              </w:rPr>
            </w:pPr>
            <w:del w:id="934" w:author="David Conklin" w:date="2020-11-28T10:21:00Z">
              <w:r w:rsidDel="00891E6B">
                <w:delText>Middle Fork</w:delText>
              </w:r>
            </w:del>
          </w:p>
        </w:tc>
        <w:tc>
          <w:tcPr>
            <w:tcW w:w="0" w:type="auto"/>
          </w:tcPr>
          <w:p w14:paraId="76D1316A" w14:textId="7A945224" w:rsidR="005A5638" w:rsidDel="00891E6B" w:rsidRDefault="005A5638" w:rsidP="006636CC">
            <w:pPr>
              <w:rPr>
                <w:del w:id="935" w:author="David Conklin" w:date="2020-11-28T10:21:00Z"/>
              </w:rPr>
            </w:pPr>
            <w:del w:id="936" w:author="David Conklin" w:date="2020-11-28T10:21:00Z">
              <w:r w:rsidDel="00891E6B">
                <w:delText>flood control</w:delText>
              </w:r>
            </w:del>
          </w:p>
        </w:tc>
      </w:tr>
      <w:tr w:rsidR="005A5638" w:rsidDel="00891E6B" w14:paraId="1842BA85" w14:textId="7993452D" w:rsidTr="005E090B">
        <w:trPr>
          <w:del w:id="937" w:author="David Conklin" w:date="2020-11-28T10:21:00Z"/>
        </w:trPr>
        <w:tc>
          <w:tcPr>
            <w:tcW w:w="0" w:type="auto"/>
          </w:tcPr>
          <w:p w14:paraId="4FF88FEA" w14:textId="2F75E47F" w:rsidR="005A5638" w:rsidDel="00891E6B" w:rsidRDefault="005A5638" w:rsidP="006636CC">
            <w:pPr>
              <w:rPr>
                <w:del w:id="938" w:author="David Conklin" w:date="2020-11-28T10:21:00Z"/>
              </w:rPr>
            </w:pPr>
            <w:del w:id="939" w:author="David Conklin" w:date="2020-11-28T10:21:00Z">
              <w:r w:rsidDel="00891E6B">
                <w:delText>FOS</w:delText>
              </w:r>
            </w:del>
          </w:p>
        </w:tc>
        <w:tc>
          <w:tcPr>
            <w:tcW w:w="0" w:type="auto"/>
          </w:tcPr>
          <w:p w14:paraId="72470C6A" w14:textId="1ACEC0F6" w:rsidR="005A5638" w:rsidDel="00891E6B" w:rsidRDefault="005A5638" w:rsidP="006636CC">
            <w:pPr>
              <w:rPr>
                <w:del w:id="940" w:author="David Conklin" w:date="2020-11-28T10:21:00Z"/>
              </w:rPr>
            </w:pPr>
            <w:del w:id="941" w:author="David Conklin" w:date="2020-11-28T10:21:00Z">
              <w:r w:rsidDel="00891E6B">
                <w:delText>11</w:delText>
              </w:r>
            </w:del>
          </w:p>
        </w:tc>
        <w:tc>
          <w:tcPr>
            <w:tcW w:w="0" w:type="auto"/>
          </w:tcPr>
          <w:p w14:paraId="0DB5F348" w14:textId="470DC6DE" w:rsidR="005A5638" w:rsidDel="00891E6B" w:rsidRDefault="005A5638" w:rsidP="006636CC">
            <w:pPr>
              <w:rPr>
                <w:del w:id="942" w:author="David Conklin" w:date="2020-11-28T10:21:00Z"/>
              </w:rPr>
            </w:pPr>
            <w:del w:id="943" w:author="David Conklin" w:date="2020-11-28T10:21:00Z">
              <w:r w:rsidDel="00891E6B">
                <w:delText>Foster</w:delText>
              </w:r>
            </w:del>
          </w:p>
        </w:tc>
        <w:tc>
          <w:tcPr>
            <w:tcW w:w="0" w:type="auto"/>
          </w:tcPr>
          <w:p w14:paraId="0A0D9CE2" w14:textId="7FE04545" w:rsidR="005A5638" w:rsidDel="00891E6B" w:rsidRDefault="005A5638" w:rsidP="006636CC">
            <w:pPr>
              <w:rPr>
                <w:del w:id="944" w:author="David Conklin" w:date="2020-11-28T10:21:00Z"/>
              </w:rPr>
            </w:pPr>
            <w:del w:id="945" w:author="David Conklin" w:date="2020-11-28T10:21:00Z">
              <w:r w:rsidDel="00891E6B">
                <w:delText>South Santiam</w:delText>
              </w:r>
            </w:del>
          </w:p>
        </w:tc>
        <w:tc>
          <w:tcPr>
            <w:tcW w:w="0" w:type="auto"/>
          </w:tcPr>
          <w:p w14:paraId="05996DBB" w14:textId="60D8D5E9" w:rsidR="005A5638" w:rsidDel="00891E6B" w:rsidRDefault="005A5638" w:rsidP="006636CC">
            <w:pPr>
              <w:rPr>
                <w:del w:id="946" w:author="David Conklin" w:date="2020-11-28T10:21:00Z"/>
              </w:rPr>
            </w:pPr>
            <w:del w:id="947" w:author="David Conklin" w:date="2020-11-28T10:21:00Z">
              <w:r w:rsidDel="00891E6B">
                <w:delText>flood control, hydropower</w:delText>
              </w:r>
            </w:del>
          </w:p>
        </w:tc>
      </w:tr>
      <w:tr w:rsidR="005A5638" w:rsidDel="00891E6B" w14:paraId="65615764" w14:textId="595E9BF4" w:rsidTr="005E090B">
        <w:trPr>
          <w:del w:id="948" w:author="David Conklin" w:date="2020-11-28T10:21:00Z"/>
        </w:trPr>
        <w:tc>
          <w:tcPr>
            <w:tcW w:w="0" w:type="auto"/>
          </w:tcPr>
          <w:p w14:paraId="52FA3DFB" w14:textId="06E67F10" w:rsidR="005A5638" w:rsidDel="00891E6B" w:rsidRDefault="005A5638" w:rsidP="006636CC">
            <w:pPr>
              <w:rPr>
                <w:del w:id="949" w:author="David Conklin" w:date="2020-11-28T10:21:00Z"/>
              </w:rPr>
            </w:pPr>
            <w:del w:id="950" w:author="David Conklin" w:date="2020-11-28T10:21:00Z">
              <w:r w:rsidDel="00891E6B">
                <w:delText>FRN</w:delText>
              </w:r>
            </w:del>
          </w:p>
        </w:tc>
        <w:tc>
          <w:tcPr>
            <w:tcW w:w="0" w:type="auto"/>
          </w:tcPr>
          <w:p w14:paraId="5D303C62" w14:textId="051513E9" w:rsidR="005A5638" w:rsidDel="00891E6B" w:rsidRDefault="005A5638" w:rsidP="006636CC">
            <w:pPr>
              <w:rPr>
                <w:del w:id="951" w:author="David Conklin" w:date="2020-11-28T10:21:00Z"/>
              </w:rPr>
            </w:pPr>
            <w:del w:id="952" w:author="David Conklin" w:date="2020-11-28T10:21:00Z">
              <w:r w:rsidDel="00891E6B">
                <w:delText>7</w:delText>
              </w:r>
            </w:del>
          </w:p>
        </w:tc>
        <w:tc>
          <w:tcPr>
            <w:tcW w:w="0" w:type="auto"/>
          </w:tcPr>
          <w:p w14:paraId="6528B2D4" w14:textId="48FCCA0F" w:rsidR="005A5638" w:rsidDel="00891E6B" w:rsidRDefault="005A5638" w:rsidP="006636CC">
            <w:pPr>
              <w:rPr>
                <w:del w:id="953" w:author="David Conklin" w:date="2020-11-28T10:21:00Z"/>
              </w:rPr>
            </w:pPr>
            <w:del w:id="954" w:author="David Conklin" w:date="2020-11-28T10:21:00Z">
              <w:r w:rsidDel="00891E6B">
                <w:delText>Fern Ridge</w:delText>
              </w:r>
            </w:del>
          </w:p>
        </w:tc>
        <w:tc>
          <w:tcPr>
            <w:tcW w:w="0" w:type="auto"/>
          </w:tcPr>
          <w:p w14:paraId="387513B1" w14:textId="53E66C0B" w:rsidR="005A5638" w:rsidDel="00891E6B" w:rsidRDefault="005A5638" w:rsidP="006636CC">
            <w:pPr>
              <w:rPr>
                <w:del w:id="955" w:author="David Conklin" w:date="2020-11-28T10:21:00Z"/>
              </w:rPr>
            </w:pPr>
            <w:del w:id="956" w:author="David Conklin" w:date="2020-11-28T10:21:00Z">
              <w:r w:rsidDel="00891E6B">
                <w:delText>Long Tom</w:delText>
              </w:r>
            </w:del>
          </w:p>
        </w:tc>
        <w:tc>
          <w:tcPr>
            <w:tcW w:w="0" w:type="auto"/>
          </w:tcPr>
          <w:p w14:paraId="03BA6765" w14:textId="2A675618" w:rsidR="005A5638" w:rsidDel="00891E6B" w:rsidRDefault="005A5638" w:rsidP="006636CC">
            <w:pPr>
              <w:rPr>
                <w:del w:id="957" w:author="David Conklin" w:date="2020-11-28T10:21:00Z"/>
              </w:rPr>
            </w:pPr>
            <w:del w:id="958" w:author="David Conklin" w:date="2020-11-28T10:21:00Z">
              <w:r w:rsidDel="00891E6B">
                <w:delText>flood control</w:delText>
              </w:r>
            </w:del>
          </w:p>
        </w:tc>
      </w:tr>
      <w:tr w:rsidR="005A5638" w:rsidDel="00891E6B" w14:paraId="22548737" w14:textId="3AFD0196" w:rsidTr="005E090B">
        <w:trPr>
          <w:del w:id="959" w:author="David Conklin" w:date="2020-11-28T10:21:00Z"/>
        </w:trPr>
        <w:tc>
          <w:tcPr>
            <w:tcW w:w="0" w:type="auto"/>
          </w:tcPr>
          <w:p w14:paraId="62627224" w14:textId="79940037" w:rsidR="005A5638" w:rsidDel="00891E6B" w:rsidRDefault="005A5638" w:rsidP="006636CC">
            <w:pPr>
              <w:rPr>
                <w:del w:id="960" w:author="David Conklin" w:date="2020-11-28T10:21:00Z"/>
              </w:rPr>
            </w:pPr>
            <w:del w:id="961" w:author="David Conklin" w:date="2020-11-28T10:21:00Z">
              <w:r w:rsidDel="00891E6B">
                <w:delText>GPR</w:delText>
              </w:r>
            </w:del>
          </w:p>
        </w:tc>
        <w:tc>
          <w:tcPr>
            <w:tcW w:w="0" w:type="auto"/>
          </w:tcPr>
          <w:p w14:paraId="189F1F32" w14:textId="5244A20B" w:rsidR="005A5638" w:rsidDel="00891E6B" w:rsidRDefault="005A5638" w:rsidP="006636CC">
            <w:pPr>
              <w:rPr>
                <w:del w:id="962" w:author="David Conklin" w:date="2020-11-28T10:21:00Z"/>
              </w:rPr>
            </w:pPr>
            <w:del w:id="963" w:author="David Conklin" w:date="2020-11-28T10:21:00Z">
              <w:r w:rsidDel="00891E6B">
                <w:delText>10</w:delText>
              </w:r>
            </w:del>
          </w:p>
        </w:tc>
        <w:tc>
          <w:tcPr>
            <w:tcW w:w="0" w:type="auto"/>
          </w:tcPr>
          <w:p w14:paraId="75C1AE9C" w14:textId="3ACD75A0" w:rsidR="005A5638" w:rsidDel="00891E6B" w:rsidRDefault="005A5638" w:rsidP="006636CC">
            <w:pPr>
              <w:rPr>
                <w:del w:id="964" w:author="David Conklin" w:date="2020-11-28T10:21:00Z"/>
              </w:rPr>
            </w:pPr>
            <w:del w:id="965" w:author="David Conklin" w:date="2020-11-28T10:21:00Z">
              <w:r w:rsidDel="00891E6B">
                <w:delText>Green Peter</w:delText>
              </w:r>
            </w:del>
          </w:p>
        </w:tc>
        <w:tc>
          <w:tcPr>
            <w:tcW w:w="0" w:type="auto"/>
          </w:tcPr>
          <w:p w14:paraId="3CBECDDA" w14:textId="151D7354" w:rsidR="005A5638" w:rsidDel="00891E6B" w:rsidRDefault="005A5638" w:rsidP="006636CC">
            <w:pPr>
              <w:rPr>
                <w:del w:id="966" w:author="David Conklin" w:date="2020-11-28T10:21:00Z"/>
              </w:rPr>
            </w:pPr>
            <w:del w:id="967" w:author="David Conklin" w:date="2020-11-28T10:21:00Z">
              <w:r w:rsidDel="00891E6B">
                <w:delText>South Santiam</w:delText>
              </w:r>
            </w:del>
          </w:p>
        </w:tc>
        <w:tc>
          <w:tcPr>
            <w:tcW w:w="0" w:type="auto"/>
          </w:tcPr>
          <w:p w14:paraId="7C56A966" w14:textId="52E875D3" w:rsidR="005A5638" w:rsidDel="00891E6B" w:rsidRDefault="005A5638" w:rsidP="006636CC">
            <w:pPr>
              <w:rPr>
                <w:del w:id="968" w:author="David Conklin" w:date="2020-11-28T10:21:00Z"/>
              </w:rPr>
            </w:pPr>
            <w:del w:id="969" w:author="David Conklin" w:date="2020-11-28T10:21:00Z">
              <w:r w:rsidDel="00891E6B">
                <w:delText>flood control, hydropower</w:delText>
              </w:r>
            </w:del>
          </w:p>
        </w:tc>
      </w:tr>
      <w:tr w:rsidR="005A5638" w:rsidDel="00891E6B" w14:paraId="1D928761" w14:textId="580CAAD3" w:rsidTr="005E090B">
        <w:trPr>
          <w:del w:id="970" w:author="David Conklin" w:date="2020-11-28T10:21:00Z"/>
        </w:trPr>
        <w:tc>
          <w:tcPr>
            <w:tcW w:w="0" w:type="auto"/>
          </w:tcPr>
          <w:p w14:paraId="1FD41C3A" w14:textId="0B5D2300" w:rsidR="005A5638" w:rsidDel="00891E6B" w:rsidRDefault="005A5638" w:rsidP="006636CC">
            <w:pPr>
              <w:rPr>
                <w:del w:id="971" w:author="David Conklin" w:date="2020-11-28T10:21:00Z"/>
              </w:rPr>
            </w:pPr>
            <w:del w:id="972" w:author="David Conklin" w:date="2020-11-28T10:21:00Z">
              <w:r w:rsidDel="00891E6B">
                <w:delText>HCR</w:delText>
              </w:r>
            </w:del>
          </w:p>
        </w:tc>
        <w:tc>
          <w:tcPr>
            <w:tcW w:w="0" w:type="auto"/>
          </w:tcPr>
          <w:p w14:paraId="6256D4F2" w14:textId="1BD88C6B" w:rsidR="005A5638" w:rsidDel="00891E6B" w:rsidRDefault="005A5638" w:rsidP="006636CC">
            <w:pPr>
              <w:rPr>
                <w:del w:id="973" w:author="David Conklin" w:date="2020-11-28T10:21:00Z"/>
              </w:rPr>
            </w:pPr>
            <w:del w:id="974" w:author="David Conklin" w:date="2020-11-28T10:21:00Z">
              <w:r w:rsidDel="00891E6B">
                <w:delText>1</w:delText>
              </w:r>
            </w:del>
          </w:p>
        </w:tc>
        <w:tc>
          <w:tcPr>
            <w:tcW w:w="0" w:type="auto"/>
          </w:tcPr>
          <w:p w14:paraId="274BAF58" w14:textId="6C74D63B" w:rsidR="005A5638" w:rsidDel="00891E6B" w:rsidRDefault="005A5638" w:rsidP="006636CC">
            <w:pPr>
              <w:rPr>
                <w:del w:id="975" w:author="David Conklin" w:date="2020-11-28T10:21:00Z"/>
              </w:rPr>
            </w:pPr>
            <w:del w:id="976" w:author="David Conklin" w:date="2020-11-28T10:21:00Z">
              <w:r w:rsidDel="00891E6B">
                <w:delText>Hills Creek</w:delText>
              </w:r>
            </w:del>
          </w:p>
        </w:tc>
        <w:tc>
          <w:tcPr>
            <w:tcW w:w="0" w:type="auto"/>
          </w:tcPr>
          <w:p w14:paraId="3C4FCA08" w14:textId="3FA4EED5" w:rsidR="005A5638" w:rsidDel="00891E6B" w:rsidRDefault="005A5638" w:rsidP="006636CC">
            <w:pPr>
              <w:rPr>
                <w:del w:id="977" w:author="David Conklin" w:date="2020-11-28T10:21:00Z"/>
              </w:rPr>
            </w:pPr>
            <w:del w:id="978" w:author="David Conklin" w:date="2020-11-28T10:21:00Z">
              <w:r w:rsidDel="00891E6B">
                <w:delText>Middle Fork</w:delText>
              </w:r>
            </w:del>
          </w:p>
        </w:tc>
        <w:tc>
          <w:tcPr>
            <w:tcW w:w="0" w:type="auto"/>
          </w:tcPr>
          <w:p w14:paraId="58DD8D7A" w14:textId="6DB1C62D" w:rsidR="005A5638" w:rsidDel="00891E6B" w:rsidRDefault="005A5638" w:rsidP="006636CC">
            <w:pPr>
              <w:rPr>
                <w:del w:id="979" w:author="David Conklin" w:date="2020-11-28T10:21:00Z"/>
              </w:rPr>
            </w:pPr>
            <w:del w:id="980" w:author="David Conklin" w:date="2020-11-28T10:21:00Z">
              <w:r w:rsidDel="00891E6B">
                <w:delText>flood control, hydropower</w:delText>
              </w:r>
            </w:del>
          </w:p>
        </w:tc>
      </w:tr>
      <w:tr w:rsidR="005A5638" w:rsidDel="00891E6B" w14:paraId="37E769A7" w14:textId="59CD20A2" w:rsidTr="005E090B">
        <w:trPr>
          <w:del w:id="981" w:author="David Conklin" w:date="2020-11-28T10:21:00Z"/>
        </w:trPr>
        <w:tc>
          <w:tcPr>
            <w:tcW w:w="0" w:type="auto"/>
          </w:tcPr>
          <w:p w14:paraId="196067DC" w14:textId="690B9D18" w:rsidR="005A5638" w:rsidDel="00891E6B" w:rsidRDefault="005A5638" w:rsidP="006636CC">
            <w:pPr>
              <w:rPr>
                <w:del w:id="982" w:author="David Conklin" w:date="2020-11-28T10:21:00Z"/>
              </w:rPr>
            </w:pPr>
            <w:del w:id="983" w:author="David Conklin" w:date="2020-11-28T10:21:00Z">
              <w:r w:rsidDel="00891E6B">
                <w:delText>LOP</w:delText>
              </w:r>
            </w:del>
          </w:p>
        </w:tc>
        <w:tc>
          <w:tcPr>
            <w:tcW w:w="0" w:type="auto"/>
          </w:tcPr>
          <w:p w14:paraId="43B4D2A3" w14:textId="13CC4F12" w:rsidR="005A5638" w:rsidDel="00891E6B" w:rsidRDefault="005A5638" w:rsidP="006636CC">
            <w:pPr>
              <w:rPr>
                <w:del w:id="984" w:author="David Conklin" w:date="2020-11-28T10:21:00Z"/>
              </w:rPr>
            </w:pPr>
            <w:del w:id="985" w:author="David Conklin" w:date="2020-11-28T10:21:00Z">
              <w:r w:rsidDel="00891E6B">
                <w:delText>2</w:delText>
              </w:r>
            </w:del>
          </w:p>
        </w:tc>
        <w:tc>
          <w:tcPr>
            <w:tcW w:w="0" w:type="auto"/>
          </w:tcPr>
          <w:p w14:paraId="227D31AC" w14:textId="0A448E9D" w:rsidR="005A5638" w:rsidDel="00891E6B" w:rsidRDefault="005A5638" w:rsidP="006636CC">
            <w:pPr>
              <w:rPr>
                <w:del w:id="986" w:author="David Conklin" w:date="2020-11-28T10:21:00Z"/>
              </w:rPr>
            </w:pPr>
            <w:del w:id="987" w:author="David Conklin" w:date="2020-11-28T10:21:00Z">
              <w:r w:rsidDel="00891E6B">
                <w:delText>Lookout Point</w:delText>
              </w:r>
            </w:del>
          </w:p>
        </w:tc>
        <w:tc>
          <w:tcPr>
            <w:tcW w:w="0" w:type="auto"/>
          </w:tcPr>
          <w:p w14:paraId="7CD67270" w14:textId="76ABC1F7" w:rsidR="005A5638" w:rsidDel="00891E6B" w:rsidRDefault="005A5638" w:rsidP="006636CC">
            <w:pPr>
              <w:rPr>
                <w:del w:id="988" w:author="David Conklin" w:date="2020-11-28T10:21:00Z"/>
              </w:rPr>
            </w:pPr>
            <w:del w:id="989" w:author="David Conklin" w:date="2020-11-28T10:21:00Z">
              <w:r w:rsidDel="00891E6B">
                <w:delText>Middle Fork</w:delText>
              </w:r>
            </w:del>
          </w:p>
        </w:tc>
        <w:tc>
          <w:tcPr>
            <w:tcW w:w="0" w:type="auto"/>
          </w:tcPr>
          <w:p w14:paraId="22C7F409" w14:textId="61A6DF30" w:rsidR="005A5638" w:rsidDel="00891E6B" w:rsidRDefault="005A5638" w:rsidP="006636CC">
            <w:pPr>
              <w:rPr>
                <w:del w:id="990" w:author="David Conklin" w:date="2020-11-28T10:21:00Z"/>
              </w:rPr>
            </w:pPr>
            <w:del w:id="991" w:author="David Conklin" w:date="2020-11-28T10:21:00Z">
              <w:r w:rsidDel="00891E6B">
                <w:delText>flood control, hydropower</w:delText>
              </w:r>
            </w:del>
          </w:p>
        </w:tc>
      </w:tr>
    </w:tbl>
    <w:p w14:paraId="3D2B1A55" w14:textId="57AAC064" w:rsidR="00167AC6" w:rsidDel="00891E6B" w:rsidRDefault="00891E6B" w:rsidP="006636CC">
      <w:pPr>
        <w:rPr>
          <w:del w:id="992" w:author="David Conklin" w:date="2020-11-28T10:21:00Z"/>
        </w:rPr>
      </w:pPr>
      <w:ins w:id="993" w:author="David Conklin" w:date="2020-11-28T10:21:00Z">
        <w:r>
          <w:tab/>
        </w:r>
      </w:ins>
    </w:p>
    <w:p w14:paraId="1144742D" w14:textId="0A298C89" w:rsidR="00167AC6" w:rsidDel="00891E6B" w:rsidRDefault="00167AC6" w:rsidP="006636CC">
      <w:pPr>
        <w:rPr>
          <w:del w:id="994" w:author="David Conklin" w:date="2020-11-28T10:21:00Z"/>
        </w:rPr>
      </w:pPr>
    </w:p>
    <w:p w14:paraId="7701215C" w14:textId="0C6C166A" w:rsidR="00167AC6" w:rsidRDefault="00167AC6" w:rsidP="006636CC">
      <w:r>
        <w:t>Reservoir rules and data are stored in the CW3M repository at DataCW3M/Reservoirs.  Data and rules for specific reservoir</w:t>
      </w:r>
      <w:r w:rsidR="00147635">
        <w:t>s</w:t>
      </w:r>
      <w:r>
        <w:t xml:space="preserve"> are identified in </w:t>
      </w:r>
      <w:r w:rsidR="00147635">
        <w:t>their individual</w:t>
      </w:r>
      <w:r>
        <w:t xml:space="preserve"> &lt;reservoir&gt; block</w:t>
      </w:r>
      <w:r w:rsidR="00147635">
        <w:t xml:space="preserve">s </w:t>
      </w:r>
      <w:r>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lastRenderedPageBreak/>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95" w:name="_Toc58250568"/>
      <w:r>
        <w:t>Reservoir data sources</w:t>
      </w:r>
      <w:bookmarkEnd w:id="99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996" w:name="_Toc58250569"/>
      <w:r>
        <w:lastRenderedPageBreak/>
        <w:t>Creating a new study area</w:t>
      </w:r>
      <w:r w:rsidR="00A55502">
        <w:t xml:space="preserve"> from a watershed within the WRB</w:t>
      </w:r>
      <w:bookmarkEnd w:id="99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97" w:name="_Toc58250570"/>
      <w:r>
        <w:t>Limitations of subbasin simulations</w:t>
      </w:r>
      <w:bookmarkEnd w:id="99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w:t>
      </w:r>
      <w:r>
        <w:lastRenderedPageBreak/>
        <w:t>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998" w:name="_Toc58250571"/>
      <w:r>
        <w:t>North Santiam study area</w:t>
      </w:r>
      <w:bookmarkEnd w:id="998"/>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99" w:name="_Toc58250572"/>
      <w:r>
        <w:rPr>
          <w:rFonts w:eastAsia="Times New Roman"/>
        </w:rPr>
        <w:t>Instream water rights</w:t>
      </w:r>
      <w:bookmarkEnd w:id="99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00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000"/>
    </w:p>
    <w:p w14:paraId="0FD5899C" w14:textId="77777777" w:rsidR="0092040E" w:rsidRDefault="0092040E" w:rsidP="0092040E"/>
    <w:p w14:paraId="0E0CDFE5" w14:textId="77777777" w:rsidR="00B91F45" w:rsidRDefault="00B47486" w:rsidP="00B91F45">
      <w:pPr>
        <w:pStyle w:val="Heading2"/>
      </w:pPr>
      <w:bookmarkStart w:id="1001" w:name="_Toc58250573"/>
      <w:r>
        <w:t xml:space="preserve">Municipal </w:t>
      </w:r>
      <w:r w:rsidR="00057A5D">
        <w:t>w</w:t>
      </w:r>
      <w:r>
        <w:t xml:space="preserve">ater </w:t>
      </w:r>
      <w:r w:rsidR="00D97755">
        <w:t>r</w:t>
      </w:r>
      <w:r>
        <w:t>ights</w:t>
      </w:r>
      <w:bookmarkEnd w:id="100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02" w:name="_Toc58250574"/>
      <w:r>
        <w:t>McKenzie Basin Wetlands Study</w:t>
      </w:r>
      <w:bookmarkEnd w:id="1002"/>
    </w:p>
    <w:p w14:paraId="79498AD8" w14:textId="77777777" w:rsidR="00736461" w:rsidRPr="00D97CDA" w:rsidRDefault="00736461" w:rsidP="00A8214A"/>
    <w:p w14:paraId="2403DDA0" w14:textId="063D759E" w:rsidR="00275338" w:rsidRDefault="003613A1" w:rsidP="00A8214A">
      <w:pPr>
        <w:pStyle w:val="Heading2"/>
      </w:pPr>
      <w:bookmarkStart w:id="1003" w:name="_Toc58250575"/>
      <w:r>
        <w:t xml:space="preserve">Project </w:t>
      </w:r>
      <w:r w:rsidR="00DC262D">
        <w:t>Overview</w:t>
      </w:r>
      <w:bookmarkEnd w:id="1003"/>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004" w:name="_Ref48282850"/>
      <w:bookmarkStart w:id="1005" w:name="_Toc53219839"/>
      <w:r>
        <w:t xml:space="preserve">Figure </w:t>
      </w:r>
      <w:fldSimple w:instr=" SEQ Figure \* ARABIC ">
        <w:r w:rsidR="00F90C07">
          <w:rPr>
            <w:noProof/>
          </w:rPr>
          <w:t>7</w:t>
        </w:r>
      </w:fldSimple>
      <w:bookmarkEnd w:id="1004"/>
      <w:r>
        <w:t>. McKenzie basin in CW3M screen capture</w:t>
      </w:r>
      <w:bookmarkEnd w:id="100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006" w:name="_Ref48282776"/>
      <w:bookmarkStart w:id="1007" w:name="_Ref48282732"/>
      <w:bookmarkStart w:id="1008" w:name="_Toc53219840"/>
      <w:r>
        <w:t xml:space="preserve">Figure </w:t>
      </w:r>
      <w:fldSimple w:instr=" SEQ Figure \* ARABIC ">
        <w:r w:rsidR="00F90C07">
          <w:rPr>
            <w:noProof/>
          </w:rPr>
          <w:t>8</w:t>
        </w:r>
      </w:fldSimple>
      <w:bookmarkEnd w:id="1006"/>
      <w:r>
        <w:t>. Wetlands in the lower McKenzie basin, with their WETL_ID attribute values</w:t>
      </w:r>
      <w:bookmarkEnd w:id="1007"/>
      <w:bookmarkEnd w:id="1008"/>
    </w:p>
    <w:p w14:paraId="364BDC9E" w14:textId="77777777" w:rsidR="004D33B7" w:rsidRDefault="004D33B7" w:rsidP="00275338"/>
    <w:p w14:paraId="6EF95807" w14:textId="5E566C26" w:rsidR="003613A1" w:rsidRDefault="003613A1" w:rsidP="00A8214A">
      <w:pPr>
        <w:pStyle w:val="Heading2"/>
      </w:pPr>
      <w:bookmarkStart w:id="1009" w:name="_Toc58250576"/>
      <w:r>
        <w:t>Model and Simulation Overview</w:t>
      </w:r>
      <w:bookmarkEnd w:id="100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010" w:name="_Toc58250577"/>
      <w:r>
        <w:t>McKenzie wetlands in the initial versions of the IDU, HRU, and Reach data layers</w:t>
      </w:r>
      <w:bookmarkEnd w:id="1010"/>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11" w:name="_Toc49175988"/>
      <w:bookmarkStart w:id="1012" w:name="_Toc58250578"/>
      <w:r>
        <w:t>Data changes for better representation of wetlands</w:t>
      </w:r>
      <w:bookmarkEnd w:id="1011"/>
      <w:bookmarkEnd w:id="101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13" w:name="_Toc58250579"/>
      <w:r>
        <w:t xml:space="preserve">Projection, </w:t>
      </w:r>
      <w:r w:rsidR="006F174A">
        <w:t>Calendar</w:t>
      </w:r>
      <w:r>
        <w:t>,</w:t>
      </w:r>
      <w:r w:rsidR="006F174A">
        <w:t xml:space="preserve"> and </w:t>
      </w:r>
      <w:r w:rsidR="009D540F">
        <w:t>Units</w:t>
      </w:r>
      <w:bookmarkEnd w:id="101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014" w:name="_Toc58250580"/>
      <w:r>
        <w:t>Simulation of changes in wetlands over time</w:t>
      </w:r>
      <w:bookmarkEnd w:id="101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15" w:name="_Toc58250581"/>
      <w:r>
        <w:t xml:space="preserve">How wetlands </w:t>
      </w:r>
      <w:r w:rsidR="000806A1">
        <w:t>are</w:t>
      </w:r>
      <w:r>
        <w:t xml:space="preserve"> represented</w:t>
      </w:r>
      <w:r w:rsidR="006D6388">
        <w:t xml:space="preserve"> in the model</w:t>
      </w:r>
      <w:bookmarkEnd w:id="101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016" w:name="_Toc58250582"/>
      <w:r>
        <w:t>Attributes of interest in the wetlands study</w:t>
      </w:r>
      <w:bookmarkEnd w:id="101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017" w:name="_Toc58250583"/>
      <w:r>
        <w:t>A WETNESS attribute</w:t>
      </w:r>
      <w:bookmarkEnd w:id="101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018" w:name="_Toc58250584"/>
      <w:r>
        <w:t>Calculating the exchange of water between the wetland and the reach</w:t>
      </w:r>
      <w:bookmarkEnd w:id="1018"/>
    </w:p>
    <w:p w14:paraId="71419F3E" w14:textId="001ADEBC" w:rsidR="00871F69" w:rsidRDefault="00871F69" w:rsidP="00871F69">
      <w:pPr>
        <w:pStyle w:val="Heading3"/>
      </w:pPr>
      <w:bookmarkStart w:id="1019" w:name="_Toc58250585"/>
      <w:r>
        <w:t xml:space="preserve">Wetland </w:t>
      </w:r>
      <w:r w:rsidR="007A55EC">
        <w:t xml:space="preserve">IDU </w:t>
      </w:r>
      <w:r>
        <w:t>parameters</w:t>
      </w:r>
      <w:bookmarkEnd w:id="101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020" w:name="_Toc58250586"/>
      <w:r>
        <w:t>Reach parameters</w:t>
      </w:r>
      <w:bookmarkEnd w:id="102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021" w:name="_Toc58250587"/>
      <w:r>
        <w:t>Loss (or gain) of wetlands</w:t>
      </w:r>
      <w:bookmarkEnd w:id="102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22" w:name="_Toc58250588"/>
      <w:r>
        <w:t>Reality check</w:t>
      </w:r>
      <w:bookmarkEnd w:id="102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1023" w:name="_Toc58250589"/>
      <w:r>
        <w:t>High Cascades Springs</w:t>
      </w:r>
      <w:bookmarkEnd w:id="1023"/>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rPr>
          <w:ins w:id="1024" w:author="David Conklin" w:date="2020-12-07T13:46:00Z"/>
        </w:rPr>
      </w:pPr>
      <w:bookmarkStart w:id="1025" w:name="_Toc58250590"/>
      <w:r>
        <w:t>Calibration</w:t>
      </w:r>
      <w:r w:rsidR="00B06ED6">
        <w:t xml:space="preserve"> and simulation skill</w:t>
      </w:r>
      <w:bookmarkEnd w:id="1025"/>
    </w:p>
    <w:p w14:paraId="72382DEC" w14:textId="643B2D1C" w:rsidR="00081FEC" w:rsidRDefault="00081FEC" w:rsidP="00081FEC">
      <w:pPr>
        <w:rPr>
          <w:ins w:id="1026" w:author="David Conklin" w:date="2020-12-07T13:52:00Z"/>
        </w:rPr>
      </w:pPr>
      <w:ins w:id="1027" w:author="David Conklin" w:date="2020-12-07T13:47:00Z">
        <w:r>
          <w:t>For evaluating the model’s skill at simulating streamflows, we use 4 stati</w:t>
        </w:r>
      </w:ins>
      <w:ins w:id="1028" w:author="David Conklin" w:date="2020-12-07T13:48:00Z">
        <w:r>
          <w:t>stics recommended by Moriasi et al. (2007, 2015</w:t>
        </w:r>
      </w:ins>
      <w:ins w:id="1029" w:author="David Conklin" w:date="2020-12-07T13:50:00Z">
        <w:r>
          <w:t xml:space="preserve">; see especially Table 5, pp 1771-2 in the 2015 </w:t>
        </w:r>
      </w:ins>
      <w:ins w:id="1030" w:author="David Conklin" w:date="2020-12-07T13:51:00Z">
        <w:r>
          <w:t>pub</w:t>
        </w:r>
      </w:ins>
      <w:ins w:id="1031" w:author="David Conklin" w:date="2020-12-07T13:48:00Z">
        <w:r>
          <w:t>)</w:t>
        </w:r>
      </w:ins>
      <w:ins w:id="1032" w:author="David Conklin" w:date="2020-12-07T13:51:00Z">
        <w:r>
          <w:t xml:space="preserve">.  These “Moriasi statistics” are </w:t>
        </w:r>
      </w:ins>
      <w:ins w:id="1033" w:author="David Conklin" w:date="2020-12-07T13:48:00Z">
        <w:r>
          <w:t xml:space="preserve">NSE, PBIAS, RSR, and </w:t>
        </w:r>
      </w:ins>
      <w:ins w:id="1034" w:author="David Conklin" w:date="2020-12-07T13:49:00Z">
        <w:r>
          <w:t>R</w:t>
        </w:r>
        <w:r>
          <w:rPr>
            <w:vertAlign w:val="superscript"/>
          </w:rPr>
          <w:t>2</w:t>
        </w:r>
        <w:r>
          <w:t>.  For stream temperatures, we substitute MAE for RSR</w:t>
        </w:r>
      </w:ins>
      <w:ins w:id="1035" w:author="David Conklin" w:date="2020-12-07T13:51:00Z">
        <w:r>
          <w:t>.</w:t>
        </w:r>
      </w:ins>
    </w:p>
    <w:p w14:paraId="4D3E7CB0" w14:textId="77777777" w:rsidR="00081FEC" w:rsidRPr="00081FEC" w:rsidRDefault="00081FEC" w:rsidP="00081FEC">
      <w:pPr>
        <w:rPr>
          <w:rPrChange w:id="1036" w:author="David Conklin" w:date="2020-12-07T13:49:00Z">
            <w:rPr/>
          </w:rPrChange>
        </w:rPr>
        <w:pPrChange w:id="1037" w:author="David Conklin" w:date="2020-12-07T13:46:00Z">
          <w:pPr>
            <w:pStyle w:val="Heading2"/>
          </w:pPr>
        </w:pPrChange>
      </w:pPr>
    </w:p>
    <w:p w14:paraId="08A0E44B" w14:textId="5E8E35F1" w:rsidR="00A81ED1" w:rsidRDefault="00A81ED1" w:rsidP="00A81ED1">
      <w:r>
        <w:t>Initial calibration of CW3M for the McKenzie basin, done through 1</w:t>
      </w:r>
      <w:ins w:id="1038" w:author="David Conklin" w:date="2020-12-05T07:06:00Z">
        <w:r w:rsidR="005160F8">
          <w:t>2/</w:t>
        </w:r>
      </w:ins>
      <w:ins w:id="1039" w:author="David Conklin" w:date="2020-12-07T15:39:00Z">
        <w:r w:rsidR="00CC3A0F">
          <w:t>7</w:t>
        </w:r>
      </w:ins>
      <w:del w:id="1040" w:author="David Conklin" w:date="2020-12-05T07:06:00Z">
        <w:r w:rsidDel="005160F8">
          <w:delText>1/10</w:delText>
        </w:r>
      </w:del>
      <w:r>
        <w:t xml:space="preserve">/20 for the EPA-funded study, </w:t>
      </w:r>
      <w:ins w:id="1041" w:author="David Conklin" w:date="2020-12-05T07:07:00Z">
        <w:r w:rsidR="005160F8">
          <w:t xml:space="preserve">has </w:t>
        </w:r>
      </w:ins>
      <w:r>
        <w:t>yield</w:t>
      </w:r>
      <w:ins w:id="1042" w:author="David Conklin" w:date="2020-12-05T07:06:00Z">
        <w:r w:rsidR="005160F8">
          <w:t>ed</w:t>
        </w:r>
      </w:ins>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ins w:id="1043" w:author="David Conklin" w:date="2020-12-07T15:40:00Z">
        <w:r w:rsidR="00CC3A0F">
          <w:t xml:space="preserve"> </w:t>
        </w:r>
      </w:ins>
      <w:ins w:id="1044" w:author="David Conklin" w:date="2020-12-07T15:39:00Z">
        <w:r w:rsidR="00CC3A0F">
          <w:t>generally</w:t>
        </w:r>
      </w:ins>
      <w:r w:rsidR="00B64193">
        <w:t xml:space="preserve"> satisfactory or better at </w:t>
      </w:r>
      <w:ins w:id="1045" w:author="David Conklin" w:date="2020-12-05T07:08:00Z">
        <w:r w:rsidR="005160F8">
          <w:t>all</w:t>
        </w:r>
      </w:ins>
      <w:del w:id="1046" w:author="David Conklin" w:date="2020-12-05T07:08:00Z">
        <w:r w:rsidR="00B64193" w:rsidDel="005160F8">
          <w:delText>only 2</w:delText>
        </w:r>
      </w:del>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71424CE4" w:rsidR="00E54FFC" w:rsidRDefault="00081FEC" w:rsidP="00A81ED1">
      <w:ins w:id="1047" w:author="David Conklin" w:date="2020-12-07T13:52:00Z">
        <w:r>
          <w:t>S</w:t>
        </w:r>
      </w:ins>
      <w:del w:id="1048" w:author="David Conklin" w:date="2020-12-07T13:52:00Z">
        <w:r w:rsidR="00E54FFC" w:rsidRPr="00E54FFC" w:rsidDel="00081FEC">
          <w:delText>the s</w:delText>
        </w:r>
      </w:del>
      <w:r w:rsidR="00E54FFC" w:rsidRPr="00E54FFC">
        <w:t>tatistical performance measures</w:t>
      </w:r>
      <w:r w:rsidR="008740A4">
        <w:t xml:space="preserve"> </w:t>
      </w:r>
      <w:del w:id="1049" w:author="David Conklin" w:date="2020-12-07T13:52:00Z">
        <w:r w:rsidR="008740A4" w:rsidDel="00081FEC">
          <w:delText>adapted from Table 5 in Moriasi et al. 2015 pp. 1771-2</w:delText>
        </w:r>
      </w:del>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ins w:id="1050" w:author="David Conklin" w:date="2020-12-07T14:03:00Z">
        <w:r w:rsidR="003033A7">
          <w:t xml:space="preserve">  Moriasi describes</w:t>
        </w:r>
      </w:ins>
      <w:ins w:id="1051" w:author="David Conklin" w:date="2020-12-07T14:04:00Z">
        <w:r w:rsidR="003033A7">
          <w:t xml:space="preserve"> NSE as “a normalized statistic that determines the relative magnitude of the residual variance (‘noise’)</w:t>
        </w:r>
      </w:ins>
      <w:ins w:id="1052" w:author="David Conklin" w:date="2020-12-07T14:05:00Z">
        <w:r w:rsidR="003033A7">
          <w:t xml:space="preserve"> compared to the measured data variance (‘information’</w:t>
        </w:r>
        <w:r w:rsidR="0065490A">
          <w:t xml:space="preserve">)” and cites </w:t>
        </w:r>
      </w:ins>
      <w:ins w:id="1053" w:author="David Conklin" w:date="2020-12-07T14:06:00Z">
        <w:r w:rsidR="0065490A">
          <w:t>Nash &amp; Sutcliffe (1970).  Moriasi goes on to say that “NSE indi</w:t>
        </w:r>
      </w:ins>
      <w:ins w:id="1054" w:author="David Conklin" w:date="2020-12-07T14:07:00Z">
        <w:r w:rsidR="0065490A">
          <w:t>cates how well the plot of observed versus simulated data fits the 1:1 line.</w:t>
        </w:r>
      </w:ins>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ins w:id="1055" w:author="David Conklin" w:date="2020-12-07T14:11:00Z">
        <w:r w:rsidR="0065490A">
          <w:t>.  Moriasi</w:t>
        </w:r>
      </w:ins>
      <w:ins w:id="1056" w:author="David Conklin" w:date="2020-12-07T14:12:00Z">
        <w:r w:rsidR="0065490A">
          <w:t xml:space="preserve">’s description is that PBIAS “measures the average tendency of the simulated data to be larger or </w:t>
        </w:r>
      </w:ins>
      <w:ins w:id="1057" w:author="David Conklin" w:date="2020-12-07T14:13:00Z">
        <w:r w:rsidR="0065490A">
          <w:t>smaller than their observed counterparts”.</w:t>
        </w:r>
      </w:ins>
    </w:p>
    <w:p w14:paraId="7BA9D6E2" w14:textId="3B72EA22" w:rsidR="0064217D" w:rsidRPr="0064217D" w:rsidRDefault="0064217D" w:rsidP="0064217D">
      <w:pPr>
        <w:numPr>
          <w:ilvl w:val="0"/>
          <w:numId w:val="3"/>
        </w:numPr>
      </w:pPr>
      <w:r w:rsidRPr="0064217D">
        <w:t xml:space="preserve">RSR – Ratio of </w:t>
      </w:r>
      <w:ins w:id="1058" w:author="David Conklin" w:date="2020-12-07T14:01:00Z">
        <w:r w:rsidR="00BE0485">
          <w:t>the root-mean-square-error</w:t>
        </w:r>
      </w:ins>
      <w:del w:id="1059" w:author="David Conklin" w:date="2020-12-07T14:01:00Z">
        <w:r w:rsidRPr="0064217D" w:rsidDel="00BE0485">
          <w:delText>RMSE</w:delText>
        </w:r>
      </w:del>
      <w:r w:rsidRPr="0064217D">
        <w:t xml:space="preserve"> to the standard deviation of the observations. Smaller is better; 0 is perfect.  Range 0 to + infinity.</w:t>
      </w:r>
      <w:ins w:id="1060" w:author="David Conklin" w:date="2020-12-07T13:57:00Z">
        <w:r w:rsidR="00BE0485">
          <w:t xml:space="preserve">  Si</w:t>
        </w:r>
      </w:ins>
      <w:ins w:id="1061" w:author="David Conklin" w:date="2020-12-07T13:58:00Z">
        <w:r w:rsidR="00BE0485">
          <w:t>nce the error term is normalized by the standard deviation, RSR is useful for comparing the</w:t>
        </w:r>
      </w:ins>
      <w:ins w:id="1062" w:author="David Conklin" w:date="2020-12-07T13:59:00Z">
        <w:r w:rsidR="00BE0485">
          <w:t xml:space="preserve"> accuracy of simulation of flows which vary over orders of magnitude, i.e comparing simulation of</w:t>
        </w:r>
      </w:ins>
      <w:ins w:id="1063" w:author="David Conklin" w:date="2020-12-07T14:00:00Z">
        <w:r w:rsidR="00BE0485">
          <w:t xml:space="preserve"> headwater and upper basin flows with large flows in the valley bottom below the reservoirs, and for compari</w:t>
        </w:r>
      </w:ins>
      <w:ins w:id="1064" w:author="David Conklin" w:date="2020-12-07T14:01:00Z">
        <w:r w:rsidR="00BE0485">
          <w:t>ng the accuracy of simulation between subbasins of different sizes.</w:t>
        </w:r>
      </w:ins>
    </w:p>
    <w:p w14:paraId="3DA5A54C" w14:textId="4F15A059" w:rsidR="0064217D" w:rsidRDefault="0064217D" w:rsidP="0064217D">
      <w:pPr>
        <w:numPr>
          <w:ilvl w:val="0"/>
          <w:numId w:val="3"/>
        </w:numPr>
        <w:rPr>
          <w:ins w:id="1065" w:author="David Conklin" w:date="2020-12-07T13:52:00Z"/>
        </w:rPr>
      </w:pPr>
      <w:r w:rsidRPr="0064217D">
        <w:t>R</w:t>
      </w:r>
      <w:r w:rsidRPr="0064217D">
        <w:rPr>
          <w:vertAlign w:val="superscript"/>
        </w:rPr>
        <w:t xml:space="preserve">2 </w:t>
      </w:r>
      <w:r w:rsidRPr="0064217D">
        <w:t>– coefficient of determination.  Bigger is better; 1 is perfect.  Range is 0 to 1.</w:t>
      </w:r>
      <w:ins w:id="1066" w:author="David Conklin" w:date="2020-12-07T14:17:00Z">
        <w:r w:rsidR="00C2652D">
          <w:t xml:space="preserve"> Moriasi (2007)</w:t>
        </w:r>
      </w:ins>
      <w:ins w:id="1067" w:author="David Conklin" w:date="2020-12-07T14:18:00Z">
        <w:r w:rsidR="00C2652D">
          <w:t xml:space="preserve"> </w:t>
        </w:r>
      </w:ins>
      <w:ins w:id="1068" w:author="David Conklin" w:date="2020-12-07T14:20:00Z">
        <w:r w:rsidR="00C2652D">
          <w:t>says “</w:t>
        </w:r>
      </w:ins>
      <w:ins w:id="1069" w:author="David Conklin" w:date="2020-12-07T14:18:00Z">
        <w:r w:rsidR="00C2652D">
          <w:t>R</w:t>
        </w:r>
        <w:r w:rsidR="00C2652D">
          <w:rPr>
            <w:vertAlign w:val="superscript"/>
          </w:rPr>
          <w:t>2</w:t>
        </w:r>
        <w:r w:rsidR="00C2652D">
          <w:t xml:space="preserve"> </w:t>
        </w:r>
      </w:ins>
      <w:ins w:id="1070" w:author="David Conklin" w:date="2020-12-07T14:19:00Z">
        <w:r w:rsidR="00C2652D">
          <w:t>describes the proportion of the variance in measured data explained by the model</w:t>
        </w:r>
      </w:ins>
      <w:ins w:id="1071" w:author="David Conklin" w:date="2020-12-07T14:20:00Z">
        <w:r w:rsidR="00C2652D">
          <w:t xml:space="preserve">” and </w:t>
        </w:r>
        <w:r w:rsidR="00C2652D">
          <w:lastRenderedPageBreak/>
          <w:t>goes on to note that “althoug</w:t>
        </w:r>
      </w:ins>
      <w:ins w:id="1072" w:author="David Conklin" w:date="2020-12-07T14:21:00Z">
        <w:r w:rsidR="00C2652D">
          <w:t>h R and R</w:t>
        </w:r>
        <w:r w:rsidR="00C2652D">
          <w:rPr>
            <w:vertAlign w:val="superscript"/>
          </w:rPr>
          <w:t>2</w:t>
        </w:r>
        <w:r w:rsidR="00C2652D">
          <w:t xml:space="preserve"> have been widely used for model evaluation, these statistics are overly sensitive high extreme values (outliers</w:t>
        </w:r>
      </w:ins>
      <w:ins w:id="1073" w:author="David Conklin" w:date="2020-12-07T14:22:00Z">
        <w:r w:rsidR="00C2652D">
          <w:t>) and insensitive to additive and proportional differences between model predictions and measured data”, citing Legates and McCa</w:t>
        </w:r>
      </w:ins>
      <w:ins w:id="1074" w:author="David Conklin" w:date="2020-12-07T14:23:00Z">
        <w:r w:rsidR="00C2652D">
          <w:t>be (1999).</w:t>
        </w:r>
      </w:ins>
      <w:ins w:id="1075" w:author="David Conklin" w:date="2020-12-07T14:18:00Z">
        <w:r w:rsidR="00C2652D">
          <w:t xml:space="preserve"> </w:t>
        </w:r>
      </w:ins>
    </w:p>
    <w:p w14:paraId="10593BFB" w14:textId="001A3981" w:rsidR="00081FEC" w:rsidRPr="0064217D" w:rsidRDefault="00081FEC" w:rsidP="0064217D">
      <w:pPr>
        <w:numPr>
          <w:ilvl w:val="0"/>
          <w:numId w:val="3"/>
        </w:numPr>
      </w:pPr>
      <w:ins w:id="1076" w:author="David Conklin" w:date="2020-12-07T13:52:00Z">
        <w:r>
          <w:t xml:space="preserve">MAE </w:t>
        </w:r>
      </w:ins>
      <w:ins w:id="1077" w:author="David Conklin" w:date="2020-12-07T13:53:00Z">
        <w:r>
          <w:t>–</w:t>
        </w:r>
      </w:ins>
      <w:ins w:id="1078" w:author="David Conklin" w:date="2020-12-07T13:52:00Z">
        <w:r>
          <w:t xml:space="preserve"> </w:t>
        </w:r>
      </w:ins>
      <w:ins w:id="1079" w:author="David Conklin" w:date="2020-12-07T13:53:00Z">
        <w:r>
          <w:t xml:space="preserve">Mean absolute error.  This is the </w:t>
        </w:r>
      </w:ins>
      <w:ins w:id="1080" w:author="David Conklin" w:date="2020-12-07T13:54:00Z">
        <w:r>
          <w:t xml:space="preserve">absolute value of the </w:t>
        </w:r>
      </w:ins>
      <w:ins w:id="1081" w:author="David Conklin" w:date="2020-12-07T13:53:00Z">
        <w:r>
          <w:t>average difference between the simulated value and an observed value</w:t>
        </w:r>
      </w:ins>
      <w:ins w:id="1082" w:author="David Conklin" w:date="2020-12-07T13:54:00Z">
        <w:r>
          <w:t xml:space="preserve">, expressed in the units of the observations.  As such it is </w:t>
        </w:r>
      </w:ins>
      <w:ins w:id="1083" w:author="David Conklin" w:date="2020-12-07T13:55:00Z">
        <w:r>
          <w:t>useful to</w:t>
        </w:r>
        <w:r w:rsidR="00BE0485">
          <w:t xml:space="preserve"> inform one’s expectation of the accuracy of the simulation.  We</w:t>
        </w:r>
      </w:ins>
      <w:ins w:id="1084" w:author="David Conklin" w:date="2020-12-07T13:56:00Z">
        <w:r w:rsidR="00BE0485">
          <w:t xml:space="preserve"> use MAE in deg C to indicate the </w:t>
        </w:r>
      </w:ins>
      <w:ins w:id="1085" w:author="David Conklin" w:date="2020-12-07T15:38:00Z">
        <w:r w:rsidR="005A069A">
          <w:t>uncertainty</w:t>
        </w:r>
      </w:ins>
      <w:ins w:id="1086" w:author="David Conklin" w:date="2020-12-07T13:56:00Z">
        <w:r w:rsidR="00BE0485">
          <w:t xml:space="preserve"> in simulated stream temperature</w:t>
        </w:r>
      </w:ins>
      <w:ins w:id="1087" w:author="David Conklin" w:date="2020-12-07T13:57:00Z">
        <w:r w:rsidR="00BE0485">
          <w:t>s.</w:t>
        </w:r>
      </w:ins>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335143EE" w:rsidR="00A81ED1" w:rsidRDefault="00F81EFD" w:rsidP="00A81ED1">
      <w:r>
        <w:lastRenderedPageBreak/>
        <w:t xml:space="preserve">Flow locations with </w:t>
      </w:r>
      <w:ins w:id="1088" w:author="David Conklin" w:date="2020-12-07T14:53:00Z">
        <w:r w:rsidR="00961DC2">
          <w:t xml:space="preserve">generally </w:t>
        </w:r>
      </w:ins>
      <w:r>
        <w:t xml:space="preserve">satisfactory or better simulation skill grades, as of CW3M version </w:t>
      </w:r>
      <w:ins w:id="1089" w:author="David Conklin" w:date="2020-11-26T14:26:00Z">
        <w:r w:rsidR="00CD73D7">
          <w:t>1</w:t>
        </w:r>
      </w:ins>
      <w:ins w:id="1090" w:author="David Conklin" w:date="2020-12-07T14:30:00Z">
        <w:r w:rsidR="009062DF">
          <w:t>51</w:t>
        </w:r>
      </w:ins>
      <w:del w:id="1091" w:author="David Conklin" w:date="2020-11-26T14:26:00Z">
        <w:r w:rsidDel="00CD73D7">
          <w:delText>98</w:delText>
        </w:r>
      </w:del>
    </w:p>
    <w:p w14:paraId="7DE00C0C" w14:textId="6E688B88" w:rsidR="00B06ED6" w:rsidRPr="002854B5" w:rsidRDefault="00B06ED6" w:rsidP="00D14E53">
      <w:r>
        <w:t>(NS = not satisfactory, S = satisfactory, G  = good, VG = very good)</w:t>
      </w:r>
      <w:ins w:id="1092" w:author="David Conklin" w:date="2020-12-07T14:54:00Z">
        <w:r w:rsidR="00961DC2">
          <w:t>. Statistics are calculated on 108 monthly flow values for 2010-18.</w:t>
        </w:r>
      </w:ins>
    </w:p>
    <w:tbl>
      <w:tblPr>
        <w:tblStyle w:val="TableGrid"/>
        <w:tblW w:w="0" w:type="auto"/>
        <w:tblLook w:val="04A0" w:firstRow="1" w:lastRow="0" w:firstColumn="1" w:lastColumn="0" w:noHBand="0" w:noVBand="1"/>
      </w:tblPr>
      <w:tblGrid>
        <w:gridCol w:w="1109"/>
        <w:gridCol w:w="1109"/>
        <w:gridCol w:w="3459"/>
        <w:gridCol w:w="909"/>
        <w:gridCol w:w="1267"/>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14F4C1B8" w:rsidR="00060258" w:rsidRDefault="00060258" w:rsidP="007E57E4">
            <w:r>
              <w:t>0.</w:t>
            </w:r>
            <w:ins w:id="1093" w:author="David Conklin" w:date="2020-12-07T14:31:00Z">
              <w:r w:rsidR="009062DF">
                <w:t>2</w:t>
              </w:r>
            </w:ins>
            <w:del w:id="1094" w:author="David Conklin" w:date="2020-12-07T14:31:00Z">
              <w:r w:rsidDel="009062DF">
                <w:delText>3</w:delText>
              </w:r>
            </w:del>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367A1712" w:rsidR="00060258" w:rsidRDefault="00CD73D7" w:rsidP="007E57E4">
            <w:ins w:id="1095" w:author="David Conklin" w:date="2020-11-26T14:21:00Z">
              <w:r>
                <w:t>-1</w:t>
              </w:r>
            </w:ins>
            <w:ins w:id="1096" w:author="David Conklin" w:date="2020-11-26T14:22:00Z">
              <w:r>
                <w:t>0.8%</w:t>
              </w:r>
            </w:ins>
            <w:del w:id="1097" w:author="David Conklin" w:date="2020-11-26T14:21:00Z">
              <w:r w:rsidR="00060258" w:rsidDel="00CD73D7">
                <w:delText>0.1%</w:delText>
              </w:r>
            </w:del>
          </w:p>
        </w:tc>
        <w:tc>
          <w:tcPr>
            <w:tcW w:w="0" w:type="auto"/>
          </w:tcPr>
          <w:p w14:paraId="16CDA108" w14:textId="04D3F000" w:rsidR="00060258" w:rsidRDefault="00CD73D7" w:rsidP="007E57E4">
            <w:ins w:id="1098" w:author="David Conklin" w:date="2020-11-26T14:22:00Z">
              <w:r>
                <w:t>S</w:t>
              </w:r>
            </w:ins>
            <w:del w:id="1099" w:author="David Conklin" w:date="2020-11-26T14:22:00Z">
              <w:r w:rsidR="00060258" w:rsidDel="00CD73D7">
                <w:delText>VG</w:delText>
              </w:r>
            </w:del>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22086676" w:rsidR="00060258" w:rsidRDefault="00060258" w:rsidP="00060258">
            <w:r>
              <w:t>0.</w:t>
            </w:r>
            <w:ins w:id="1100" w:author="David Conklin" w:date="2020-11-26T14:22:00Z">
              <w:r w:rsidR="00CD73D7">
                <w:t>77</w:t>
              </w:r>
            </w:ins>
            <w:del w:id="1101" w:author="David Conklin" w:date="2020-11-26T14:22:00Z">
              <w:r w:rsidDel="00CD73D7">
                <w:delText>81</w:delText>
              </w:r>
            </w:del>
          </w:p>
        </w:tc>
        <w:tc>
          <w:tcPr>
            <w:tcW w:w="0" w:type="auto"/>
          </w:tcPr>
          <w:p w14:paraId="5570EC34" w14:textId="6829CFB0" w:rsidR="00060258" w:rsidRDefault="00060258" w:rsidP="00060258">
            <w:del w:id="1102" w:author="David Conklin" w:date="2020-11-26T14:22:00Z">
              <w:r w:rsidDel="00CD73D7">
                <w:delText>V</w:delText>
              </w:r>
            </w:del>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024CFB54" w:rsidR="00060258" w:rsidRDefault="00060258" w:rsidP="00060258">
            <w:r>
              <w:t>0.4</w:t>
            </w:r>
            <w:ins w:id="1103" w:author="David Conklin" w:date="2020-11-26T14:23:00Z">
              <w:r w:rsidR="00CD73D7">
                <w:t>7</w:t>
              </w:r>
            </w:ins>
            <w:del w:id="1104" w:author="David Conklin" w:date="2020-11-26T14:23:00Z">
              <w:r w:rsidDel="00CD73D7">
                <w:delText>4</w:delText>
              </w:r>
            </w:del>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5E52740B" w:rsidR="00060258" w:rsidRDefault="00060258" w:rsidP="00060258">
            <w:r>
              <w:t>0.8</w:t>
            </w:r>
            <w:ins w:id="1105" w:author="David Conklin" w:date="2020-11-26T14:23:00Z">
              <w:r w:rsidR="00CD73D7">
                <w:t>2</w:t>
              </w:r>
            </w:ins>
            <w:del w:id="1106" w:author="David Conklin" w:date="2020-11-26T14:23:00Z">
              <w:r w:rsidDel="00CD73D7">
                <w:delText>1</w:delText>
              </w:r>
            </w:del>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147E3CEC" w:rsidR="00060258" w:rsidRDefault="00961DC2" w:rsidP="00060258">
            <w:ins w:id="1107" w:author="David Conklin" w:date="2020-12-07T14:51:00Z">
              <w:r>
                <w:t>-0.6%</w:t>
              </w:r>
            </w:ins>
            <w:del w:id="1108" w:author="David Conklin" w:date="2020-12-07T14:51:00Z">
              <w:r w:rsidR="00060258" w:rsidDel="00961DC2">
                <w:delText>0.</w:delText>
              </w:r>
            </w:del>
            <w:del w:id="1109" w:author="David Conklin" w:date="2020-11-26T14:20:00Z">
              <w:r w:rsidR="002822A5" w:rsidDel="00CD73D7">
                <w:delText>2</w:delText>
              </w:r>
            </w:del>
            <w:del w:id="1110" w:author="David Conklin" w:date="2020-12-07T14:50:00Z">
              <w:r w:rsidR="00060258" w:rsidDel="00961DC2">
                <w:delText>%</w:delText>
              </w:r>
            </w:del>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78C5E0B6" w:rsidR="00060258" w:rsidRDefault="00060258" w:rsidP="00060258">
            <w:r>
              <w:t>0</w:t>
            </w:r>
            <w:ins w:id="1111" w:author="David Conklin" w:date="2020-11-26T14:21:00Z">
              <w:r w:rsidR="00CD73D7">
                <w:t>.</w:t>
              </w:r>
            </w:ins>
            <w:ins w:id="1112" w:author="David Conklin" w:date="2020-11-26T14:24:00Z">
              <w:r w:rsidR="00CD73D7">
                <w:t>84</w:t>
              </w:r>
            </w:ins>
            <w:del w:id="1113" w:author="David Conklin" w:date="2020-11-26T14:20:00Z">
              <w:r w:rsidDel="00777977">
                <w:delText>.</w:delText>
              </w:r>
              <w:r w:rsidR="002822A5" w:rsidDel="00777977">
                <w:delText>84</w:delText>
              </w:r>
            </w:del>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7CE6E904" w:rsidR="00060258" w:rsidRDefault="00060258" w:rsidP="00060258">
            <w:r>
              <w:t>0.</w:t>
            </w:r>
            <w:ins w:id="1114" w:author="David Conklin" w:date="2020-11-26T14:24:00Z">
              <w:r w:rsidR="00CD73D7">
                <w:t>39</w:t>
              </w:r>
            </w:ins>
            <w:del w:id="1115" w:author="David Conklin" w:date="2020-11-26T14:24:00Z">
              <w:r w:rsidDel="00CD73D7">
                <w:delText>4</w:delText>
              </w:r>
              <w:r w:rsidR="002822A5" w:rsidDel="00CD73D7">
                <w:delText>0</w:delText>
              </w:r>
            </w:del>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5A4DD2B9" w:rsidR="003D64A1" w:rsidRDefault="00CD73D7" w:rsidP="003D64A1">
            <w:ins w:id="1116" w:author="David Conklin" w:date="2020-11-26T14:23:00Z">
              <w:r>
                <w:t>-</w:t>
              </w:r>
            </w:ins>
            <w:ins w:id="1117" w:author="David Conklin" w:date="2020-11-26T14:24:00Z">
              <w:r>
                <w:t>4.3%</w:t>
              </w:r>
            </w:ins>
            <w:del w:id="1118" w:author="David Conklin" w:date="2020-11-26T14:23:00Z">
              <w:r w:rsidR="003D64A1" w:rsidDel="00CD73D7">
                <w:delText>0.0%</w:delText>
              </w:r>
            </w:del>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089F3D14" w:rsidR="003D64A1" w:rsidRDefault="003D64A1" w:rsidP="003D64A1">
            <w:r>
              <w:t>0.</w:t>
            </w:r>
            <w:ins w:id="1119" w:author="David Conklin" w:date="2020-11-26T14:25:00Z">
              <w:r w:rsidR="00CD73D7">
                <w:t>69</w:t>
              </w:r>
            </w:ins>
            <w:del w:id="1120" w:author="David Conklin" w:date="2020-11-26T14:25:00Z">
              <w:r w:rsidDel="00CD73D7">
                <w:delText>70</w:delText>
              </w:r>
            </w:del>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1ABAEC52" w:rsidR="003D64A1" w:rsidRDefault="003D64A1" w:rsidP="003D64A1">
            <w:r>
              <w:t>0.</w:t>
            </w:r>
            <w:ins w:id="1121" w:author="David Conklin" w:date="2020-11-26T14:25:00Z">
              <w:r w:rsidR="00CD73D7">
                <w:t>60</w:t>
              </w:r>
            </w:ins>
            <w:del w:id="1122" w:author="David Conklin" w:date="2020-11-26T14:25:00Z">
              <w:r w:rsidDel="00CD73D7">
                <w:delText>58</w:delText>
              </w:r>
            </w:del>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5DE34960" w:rsidR="00FC642F" w:rsidRDefault="00CD73D7" w:rsidP="00FC642F">
            <w:ins w:id="1123" w:author="David Conklin" w:date="2020-11-26T14:25:00Z">
              <w:r>
                <w:t>0.6%</w:t>
              </w:r>
            </w:ins>
            <w:del w:id="1124" w:author="David Conklin" w:date="2020-11-26T14:25:00Z">
              <w:r w:rsidR="00FC642F" w:rsidDel="00CD73D7">
                <w:delText>3.3%</w:delText>
              </w:r>
            </w:del>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669A6B8" w:rsidR="00FC642F" w:rsidRDefault="00FC642F" w:rsidP="00FC642F">
            <w:r>
              <w:t>0.6</w:t>
            </w:r>
            <w:ins w:id="1125" w:author="David Conklin" w:date="2020-12-07T14:58:00Z">
              <w:r w:rsidR="00024C75">
                <w:t>8</w:t>
              </w:r>
            </w:ins>
            <w:del w:id="1126" w:author="David Conklin" w:date="2020-12-07T14:58:00Z">
              <w:r w:rsidDel="00024C75">
                <w:delText>9</w:delText>
              </w:r>
            </w:del>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3CAFEE1E" w:rsidR="00FC642F" w:rsidRDefault="00FC642F" w:rsidP="00FC642F">
            <w:r>
              <w:t>0.5</w:t>
            </w:r>
            <w:ins w:id="1127" w:author="David Conklin" w:date="2020-12-07T14:58:00Z">
              <w:r w:rsidR="00024C75">
                <w:t>7</w:t>
              </w:r>
            </w:ins>
            <w:del w:id="1128" w:author="David Conklin" w:date="2020-11-26T14:25:00Z">
              <w:r w:rsidDel="00CD73D7">
                <w:delText>5</w:delText>
              </w:r>
            </w:del>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7B2E9110" w:rsidR="00FC642F" w:rsidRDefault="00FC642F" w:rsidP="00FC642F">
            <w:r>
              <w:t>0.7</w:t>
            </w:r>
            <w:ins w:id="1129" w:author="David Conklin" w:date="2020-11-26T14:26:00Z">
              <w:r w:rsidR="00CD73D7">
                <w:t>8</w:t>
              </w:r>
            </w:ins>
            <w:del w:id="1130" w:author="David Conklin" w:date="2020-11-26T14:26:00Z">
              <w:r w:rsidDel="00CD73D7">
                <w:delText>7</w:delText>
              </w:r>
            </w:del>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64F422C9" w:rsidR="007639FF" w:rsidRDefault="00CD73D7" w:rsidP="007639FF">
            <w:ins w:id="1131" w:author="David Conklin" w:date="2020-11-26T14:26:00Z">
              <w:r>
                <w:t>-1.7%</w:t>
              </w:r>
            </w:ins>
            <w:del w:id="1132" w:author="David Conklin" w:date="2020-11-26T14:26:00Z">
              <w:r w:rsidR="007639FF" w:rsidDel="00CD73D7">
                <w:delText>0.3%</w:delText>
              </w:r>
            </w:del>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3F4DBCDF" w:rsidR="007639FF" w:rsidRDefault="007639FF" w:rsidP="007639FF">
            <w:r>
              <w:t>0.4</w:t>
            </w:r>
            <w:ins w:id="1133" w:author="David Conklin" w:date="2020-12-07T15:01:00Z">
              <w:r w:rsidR="00690F4F">
                <w:t>8</w:t>
              </w:r>
            </w:ins>
            <w:del w:id="1134" w:author="David Conklin" w:date="2020-11-26T14:26:00Z">
              <w:r w:rsidDel="00CD73D7">
                <w:delText>8</w:delText>
              </w:r>
            </w:del>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3C2E5364" w:rsidR="007639FF" w:rsidRDefault="007639FF" w:rsidP="007639FF">
            <w:r>
              <w:t>0.7</w:t>
            </w:r>
            <w:ins w:id="1135" w:author="David Conklin" w:date="2020-11-26T14:27:00Z">
              <w:r w:rsidR="00CD73D7">
                <w:t>9</w:t>
              </w:r>
            </w:ins>
            <w:del w:id="1136" w:author="David Conklin" w:date="2020-11-26T14:27:00Z">
              <w:r w:rsidDel="00CD73D7">
                <w:delText>8</w:delText>
              </w:r>
            </w:del>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4FBB0F4E" w:rsidR="00A41DB9" w:rsidRDefault="00EB3145" w:rsidP="00A41DB9">
            <w:del w:id="1137" w:author="David Conklin" w:date="2020-11-26T14:27:00Z">
              <w:r w:rsidDel="00CD73D7">
                <w:delText>-0.4</w:delText>
              </w:r>
              <w:r w:rsidR="00A41DB9" w:rsidDel="00CD73D7">
                <w:delText>%</w:delText>
              </w:r>
            </w:del>
            <w:ins w:id="1138" w:author="David Conklin" w:date="2020-11-26T14:27:00Z">
              <w:r w:rsidR="00CD73D7">
                <w:t>0.9%</w:t>
              </w:r>
            </w:ins>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56470471" w:rsidR="00A41DB9" w:rsidRDefault="00A41DB9" w:rsidP="00A41DB9">
            <w:r>
              <w:t>0.7</w:t>
            </w:r>
            <w:ins w:id="1139" w:author="David Conklin" w:date="2020-11-26T14:27:00Z">
              <w:r w:rsidR="00CD73D7">
                <w:t>3</w:t>
              </w:r>
            </w:ins>
            <w:del w:id="1140" w:author="David Conklin" w:date="2020-11-26T14:27:00Z">
              <w:r w:rsidR="00EB3145" w:rsidDel="00CD73D7">
                <w:delText>2</w:delText>
              </w:r>
            </w:del>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D824C79" w:rsidR="00A41DB9" w:rsidRDefault="00A41DB9" w:rsidP="00A41DB9">
            <w:r>
              <w:t>0.</w:t>
            </w:r>
            <w:r w:rsidR="00EB3145">
              <w:t>5</w:t>
            </w:r>
            <w:ins w:id="1141" w:author="David Conklin" w:date="2020-11-26T14:27:00Z">
              <w:r w:rsidR="00CD73D7">
                <w:t>2</w:t>
              </w:r>
            </w:ins>
            <w:del w:id="1142" w:author="David Conklin" w:date="2020-11-26T14:27:00Z">
              <w:r w:rsidR="00EB3145" w:rsidDel="00CD73D7">
                <w:delText>3</w:delText>
              </w:r>
            </w:del>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0ABCAD9B" w:rsidR="00A41DB9" w:rsidRDefault="00A41DB9" w:rsidP="00A41DB9">
            <w:r>
              <w:t>0.</w:t>
            </w:r>
            <w:r w:rsidR="00EB3145">
              <w:t>8</w:t>
            </w:r>
            <w:ins w:id="1143" w:author="David Conklin" w:date="2020-11-26T14:27:00Z">
              <w:r w:rsidR="00CD73D7">
                <w:t>2</w:t>
              </w:r>
            </w:ins>
            <w:del w:id="1144" w:author="David Conklin" w:date="2020-11-26T14:27:00Z">
              <w:r w:rsidR="00EB3145" w:rsidDel="00CD73D7">
                <w:delText>1</w:delText>
              </w:r>
            </w:del>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3DB189B6" w:rsidR="00E70EE0" w:rsidRDefault="00E70EE0" w:rsidP="007E57E4">
      <w:r>
        <w:lastRenderedPageBreak/>
        <w:t xml:space="preserve">Temperature sensor locations with </w:t>
      </w:r>
      <w:ins w:id="1145" w:author="David Conklin" w:date="2020-11-26T14:28:00Z">
        <w:r w:rsidR="0090573C">
          <w:t xml:space="preserve">generally </w:t>
        </w:r>
      </w:ins>
      <w:r>
        <w:t xml:space="preserve">satisfactory or better simulation skill grades, as of ver. </w:t>
      </w:r>
      <w:ins w:id="1146" w:author="David Conklin" w:date="2020-12-05T07:08:00Z">
        <w:r w:rsidR="005160F8">
          <w:t>1</w:t>
        </w:r>
      </w:ins>
      <w:ins w:id="1147" w:author="David Conklin" w:date="2020-12-07T15:13:00Z">
        <w:r w:rsidR="0025684C">
          <w:t>51</w:t>
        </w:r>
      </w:ins>
      <w:del w:id="1148" w:author="David Conklin" w:date="2020-12-05T07:08:00Z">
        <w:r w:rsidDel="005160F8">
          <w:delText>98</w:delText>
        </w:r>
      </w:del>
    </w:p>
    <w:tbl>
      <w:tblPr>
        <w:tblStyle w:val="TableGrid"/>
        <w:tblW w:w="0" w:type="auto"/>
        <w:tblLook w:val="04A0" w:firstRow="1" w:lastRow="0" w:firstColumn="1" w:lastColumn="0" w:noHBand="0" w:noVBand="1"/>
      </w:tblPr>
      <w:tblGrid>
        <w:gridCol w:w="1109"/>
        <w:gridCol w:w="1109"/>
        <w:gridCol w:w="3416"/>
        <w:gridCol w:w="909"/>
        <w:gridCol w:w="1223"/>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pPr>
              <w:rPr>
                <w:ins w:id="1149" w:author="David Conklin" w:date="2020-12-05T07:09:00Z"/>
              </w:rPr>
            </w:pPr>
            <w:ins w:id="1150" w:author="David Conklin" w:date="2020-12-05T07:09:00Z">
              <w:r>
                <w:t>ver.</w:t>
              </w:r>
            </w:ins>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20BC513" w:rsidR="005160F8" w:rsidRDefault="005160F8" w:rsidP="00E70EE0">
            <w:ins w:id="1151" w:author="David Conklin" w:date="2020-12-05T07:10:00Z">
              <w:r>
                <w:t>-</w:t>
              </w:r>
            </w:ins>
            <w:ins w:id="1152" w:author="David Conklin" w:date="2020-11-26T14:28:00Z">
              <w:r>
                <w:t>1</w:t>
              </w:r>
            </w:ins>
            <w:ins w:id="1153" w:author="David Conklin" w:date="2020-12-05T07:10:00Z">
              <w:r>
                <w:t>0.2</w:t>
              </w:r>
            </w:ins>
            <w:del w:id="1154" w:author="David Conklin" w:date="2020-11-26T14:28:00Z">
              <w:r w:rsidDel="0090573C">
                <w:delText>13.6</w:delText>
              </w:r>
            </w:del>
            <w:r>
              <w:t>%</w:t>
            </w:r>
          </w:p>
        </w:tc>
        <w:tc>
          <w:tcPr>
            <w:tcW w:w="0" w:type="auto"/>
          </w:tcPr>
          <w:p w14:paraId="1E0F0D76" w14:textId="54CC6E2B" w:rsidR="005160F8" w:rsidRDefault="005160F8" w:rsidP="00E70EE0">
            <w:ins w:id="1155" w:author="David Conklin" w:date="2020-12-05T07:10:00Z">
              <w:r>
                <w:t>S</w:t>
              </w:r>
            </w:ins>
            <w:del w:id="1156" w:author="David Conklin" w:date="2020-11-26T14:28:00Z">
              <w:r w:rsidDel="0090573C">
                <w:delText>S</w:delText>
              </w:r>
            </w:del>
          </w:p>
        </w:tc>
        <w:tc>
          <w:tcPr>
            <w:tcW w:w="0" w:type="auto"/>
          </w:tcPr>
          <w:p w14:paraId="2495AAD6" w14:textId="71758959" w:rsidR="005160F8" w:rsidRDefault="0025684C" w:rsidP="00E70EE0">
            <w:pPr>
              <w:rPr>
                <w:ins w:id="1157" w:author="David Conklin" w:date="2020-12-05T07:09:00Z"/>
              </w:rPr>
            </w:pPr>
            <w:ins w:id="1158" w:author="David Conklin" w:date="2020-12-07T15:13:00Z">
              <w:r>
                <w:t>151</w:t>
              </w:r>
            </w:ins>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36F3DF7F" w:rsidR="005160F8" w:rsidRDefault="005160F8" w:rsidP="00E70EE0">
            <w:r>
              <w:t>0.</w:t>
            </w:r>
            <w:ins w:id="1159" w:author="David Conklin" w:date="2020-12-05T07:10:00Z">
              <w:r>
                <w:t>64</w:t>
              </w:r>
            </w:ins>
            <w:del w:id="1160" w:author="David Conklin" w:date="2020-11-26T14:30:00Z">
              <w:r w:rsidDel="0090573C">
                <w:delText>60</w:delText>
              </w:r>
            </w:del>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pPr>
              <w:rPr>
                <w:ins w:id="1161" w:author="David Conklin" w:date="2020-12-05T07:09:00Z"/>
              </w:rPr>
            </w:pPr>
          </w:p>
        </w:tc>
      </w:tr>
      <w:tr w:rsidR="005160F8" w:rsidDel="004E31E2" w14:paraId="7643AE9E" w14:textId="561EBC08" w:rsidTr="00081FEC">
        <w:trPr>
          <w:gridAfter w:val="1"/>
          <w:del w:id="1162" w:author="David Conklin" w:date="2020-12-07T15:21:00Z"/>
        </w:trPr>
        <w:tc>
          <w:tcPr>
            <w:tcW w:w="0" w:type="auto"/>
          </w:tcPr>
          <w:p w14:paraId="24715091" w14:textId="2DA062D0" w:rsidR="005160F8" w:rsidDel="004E31E2" w:rsidRDefault="005160F8" w:rsidP="00E70EE0">
            <w:pPr>
              <w:rPr>
                <w:del w:id="1163" w:author="David Conklin" w:date="2020-12-07T15:21:00Z"/>
              </w:rPr>
            </w:pPr>
          </w:p>
        </w:tc>
        <w:tc>
          <w:tcPr>
            <w:tcW w:w="0" w:type="auto"/>
          </w:tcPr>
          <w:p w14:paraId="2A2C8ECA" w14:textId="7CFB8B64" w:rsidR="005160F8" w:rsidDel="004E31E2" w:rsidRDefault="005160F8" w:rsidP="00E70EE0">
            <w:pPr>
              <w:rPr>
                <w:del w:id="1164" w:author="David Conklin" w:date="2020-12-07T15:21:00Z"/>
              </w:rPr>
            </w:pPr>
          </w:p>
        </w:tc>
        <w:tc>
          <w:tcPr>
            <w:tcW w:w="0" w:type="auto"/>
          </w:tcPr>
          <w:p w14:paraId="0A6EAA23" w14:textId="591F869E" w:rsidR="005160F8" w:rsidDel="004E31E2" w:rsidRDefault="005160F8" w:rsidP="00E70EE0">
            <w:pPr>
              <w:rPr>
                <w:del w:id="1165" w:author="David Conklin" w:date="2020-12-07T15:21:00Z"/>
              </w:rPr>
            </w:pPr>
          </w:p>
        </w:tc>
        <w:tc>
          <w:tcPr>
            <w:tcW w:w="0" w:type="auto"/>
          </w:tcPr>
          <w:p w14:paraId="5281B085" w14:textId="20F00A59" w:rsidR="005160F8" w:rsidDel="004E31E2" w:rsidRDefault="005160F8" w:rsidP="00E70EE0">
            <w:pPr>
              <w:rPr>
                <w:del w:id="1166" w:author="David Conklin" w:date="2020-12-07T15:21:00Z"/>
              </w:rPr>
            </w:pPr>
            <w:del w:id="1167" w:author="David Conklin" w:date="2020-12-07T15:21:00Z">
              <w:r w:rsidDel="004E31E2">
                <w:delText>RSR</w:delText>
              </w:r>
            </w:del>
          </w:p>
        </w:tc>
        <w:tc>
          <w:tcPr>
            <w:tcW w:w="0" w:type="auto"/>
          </w:tcPr>
          <w:p w14:paraId="545DB3CF" w14:textId="5E68B76E" w:rsidR="005160F8" w:rsidDel="004E31E2" w:rsidRDefault="005160F8" w:rsidP="00E70EE0">
            <w:pPr>
              <w:rPr>
                <w:del w:id="1168" w:author="David Conklin" w:date="2020-12-07T15:21:00Z"/>
              </w:rPr>
            </w:pPr>
            <w:del w:id="1169" w:author="David Conklin" w:date="2020-12-07T15:21:00Z">
              <w:r w:rsidDel="004E31E2">
                <w:delText>0.</w:delText>
              </w:r>
            </w:del>
            <w:del w:id="1170" w:author="David Conklin" w:date="2020-11-26T14:30:00Z">
              <w:r w:rsidDel="0090573C">
                <w:delText>59</w:delText>
              </w:r>
            </w:del>
          </w:p>
        </w:tc>
        <w:tc>
          <w:tcPr>
            <w:tcW w:w="0" w:type="auto"/>
          </w:tcPr>
          <w:p w14:paraId="29C7EFB5" w14:textId="4CC90056" w:rsidR="005160F8" w:rsidDel="004E31E2" w:rsidRDefault="005160F8" w:rsidP="00E70EE0">
            <w:pPr>
              <w:rPr>
                <w:del w:id="1171" w:author="David Conklin" w:date="2020-12-07T15:21:00Z"/>
              </w:rPr>
            </w:pPr>
            <w:del w:id="1172" w:author="David Conklin" w:date="2020-12-07T15:21:00Z">
              <w:r w:rsidDel="004E31E2">
                <w:delText>G</w:delText>
              </w:r>
            </w:del>
          </w:p>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A5C2C1A" w:rsidR="005160F8" w:rsidRDefault="005160F8" w:rsidP="00E70EE0">
            <w:r>
              <w:t>0.</w:t>
            </w:r>
            <w:ins w:id="1173" w:author="David Conklin" w:date="2020-12-05T07:11:00Z">
              <w:r>
                <w:t>91</w:t>
              </w:r>
            </w:ins>
            <w:del w:id="1174" w:author="David Conklin" w:date="2020-12-05T07:11:00Z">
              <w:r w:rsidDel="005160F8">
                <w:delText>8</w:delText>
              </w:r>
            </w:del>
            <w:del w:id="1175" w:author="David Conklin" w:date="2020-11-26T14:30:00Z">
              <w:r w:rsidDel="0090573C">
                <w:delText>7</w:delText>
              </w:r>
            </w:del>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pPr>
              <w:rPr>
                <w:ins w:id="1176" w:author="David Conklin" w:date="2020-12-05T07:09:00Z"/>
              </w:rPr>
            </w:pPr>
          </w:p>
        </w:tc>
      </w:tr>
      <w:tr w:rsidR="005160F8" w14:paraId="2BD21F15" w14:textId="77777777" w:rsidTr="00081FEC">
        <w:trPr>
          <w:ins w:id="1177" w:author="David Conklin" w:date="2020-12-05T07:11:00Z"/>
        </w:trPr>
        <w:tc>
          <w:tcPr>
            <w:tcW w:w="0" w:type="auto"/>
          </w:tcPr>
          <w:p w14:paraId="3CE9ADC6" w14:textId="77777777" w:rsidR="005160F8" w:rsidRDefault="005160F8" w:rsidP="00E70EE0">
            <w:pPr>
              <w:rPr>
                <w:ins w:id="1178" w:author="David Conklin" w:date="2020-12-05T07:11:00Z"/>
              </w:rPr>
            </w:pPr>
          </w:p>
        </w:tc>
        <w:tc>
          <w:tcPr>
            <w:tcW w:w="0" w:type="auto"/>
          </w:tcPr>
          <w:p w14:paraId="6BBC69DB" w14:textId="77777777" w:rsidR="005160F8" w:rsidRDefault="005160F8" w:rsidP="00E70EE0">
            <w:pPr>
              <w:rPr>
                <w:ins w:id="1179" w:author="David Conklin" w:date="2020-12-05T07:11:00Z"/>
              </w:rPr>
            </w:pPr>
          </w:p>
        </w:tc>
        <w:tc>
          <w:tcPr>
            <w:tcW w:w="0" w:type="auto"/>
          </w:tcPr>
          <w:p w14:paraId="3635EA19" w14:textId="77777777" w:rsidR="005160F8" w:rsidRDefault="005160F8" w:rsidP="00E70EE0">
            <w:pPr>
              <w:rPr>
                <w:ins w:id="1180" w:author="David Conklin" w:date="2020-12-05T07:11:00Z"/>
              </w:rPr>
            </w:pPr>
          </w:p>
        </w:tc>
        <w:tc>
          <w:tcPr>
            <w:tcW w:w="0" w:type="auto"/>
          </w:tcPr>
          <w:p w14:paraId="4D629E84" w14:textId="69062438" w:rsidR="005160F8" w:rsidRDefault="0025684C" w:rsidP="00E70EE0">
            <w:pPr>
              <w:rPr>
                <w:ins w:id="1181" w:author="David Conklin" w:date="2020-12-05T07:11:00Z"/>
              </w:rPr>
            </w:pPr>
            <w:ins w:id="1182" w:author="David Conklin" w:date="2020-12-07T15:13:00Z">
              <w:r>
                <w:t>MAE</w:t>
              </w:r>
            </w:ins>
          </w:p>
        </w:tc>
        <w:tc>
          <w:tcPr>
            <w:tcW w:w="0" w:type="auto"/>
          </w:tcPr>
          <w:p w14:paraId="5B681B32" w14:textId="4090D6A7" w:rsidR="005160F8" w:rsidRDefault="0025684C" w:rsidP="00E70EE0">
            <w:pPr>
              <w:rPr>
                <w:ins w:id="1183" w:author="David Conklin" w:date="2020-12-05T07:11:00Z"/>
              </w:rPr>
            </w:pPr>
            <w:ins w:id="1184" w:author="David Conklin" w:date="2020-12-07T15:13:00Z">
              <w:r>
                <w:t>1.1</w:t>
              </w:r>
            </w:ins>
            <w:ins w:id="1185" w:author="David Conklin" w:date="2020-12-05T07:12:00Z">
              <w:r w:rsidR="005160F8">
                <w:t xml:space="preserve"> deg C</w:t>
              </w:r>
            </w:ins>
          </w:p>
        </w:tc>
        <w:tc>
          <w:tcPr>
            <w:tcW w:w="0" w:type="auto"/>
          </w:tcPr>
          <w:p w14:paraId="43E846EC" w14:textId="77777777" w:rsidR="005160F8" w:rsidRDefault="005160F8" w:rsidP="00E70EE0">
            <w:pPr>
              <w:rPr>
                <w:ins w:id="1186" w:author="David Conklin" w:date="2020-12-05T07:11:00Z"/>
              </w:rPr>
            </w:pPr>
          </w:p>
        </w:tc>
        <w:tc>
          <w:tcPr>
            <w:tcW w:w="0" w:type="auto"/>
          </w:tcPr>
          <w:p w14:paraId="40F5ABF1" w14:textId="77777777" w:rsidR="005160F8" w:rsidRDefault="005160F8" w:rsidP="00E70EE0">
            <w:pPr>
              <w:rPr>
                <w:ins w:id="1187" w:author="David Conklin" w:date="2020-12-05T07:11:00Z"/>
              </w:rPr>
            </w:pPr>
          </w:p>
        </w:tc>
      </w:tr>
      <w:tr w:rsidR="00CA1E74" w14:paraId="3493F681" w14:textId="77777777" w:rsidTr="00081FEC">
        <w:trPr>
          <w:ins w:id="1188" w:author="David Conklin" w:date="2020-12-05T07:20:00Z"/>
        </w:trPr>
        <w:tc>
          <w:tcPr>
            <w:tcW w:w="0" w:type="auto"/>
          </w:tcPr>
          <w:p w14:paraId="384265E2" w14:textId="53A48D49" w:rsidR="00CA1E74" w:rsidRDefault="00CA1E74" w:rsidP="00CA1E74">
            <w:pPr>
              <w:rPr>
                <w:ins w:id="1189" w:author="David Conklin" w:date="2020-12-05T07:20:00Z"/>
              </w:rPr>
            </w:pPr>
            <w:ins w:id="1190" w:author="David Conklin" w:date="2020-12-05T07:21:00Z">
              <w:r>
                <w:t>14159500</w:t>
              </w:r>
            </w:ins>
          </w:p>
        </w:tc>
        <w:tc>
          <w:tcPr>
            <w:tcW w:w="0" w:type="auto"/>
          </w:tcPr>
          <w:p w14:paraId="664B6FFB" w14:textId="6ACD1BA2" w:rsidR="00CA1E74" w:rsidRDefault="00CA1E74" w:rsidP="00CA1E74">
            <w:pPr>
              <w:rPr>
                <w:ins w:id="1191" w:author="David Conklin" w:date="2020-12-05T07:20:00Z"/>
              </w:rPr>
            </w:pPr>
            <w:ins w:id="1192" w:author="David Conklin" w:date="2020-12-05T07:21:00Z">
              <w:r>
                <w:t>23773009</w:t>
              </w:r>
            </w:ins>
          </w:p>
        </w:tc>
        <w:tc>
          <w:tcPr>
            <w:tcW w:w="0" w:type="auto"/>
          </w:tcPr>
          <w:p w14:paraId="7713EB10" w14:textId="63175BB5" w:rsidR="00CA1E74" w:rsidRDefault="00CA1E74" w:rsidP="00CA1E74">
            <w:pPr>
              <w:rPr>
                <w:ins w:id="1193" w:author="David Conklin" w:date="2020-12-05T07:20:00Z"/>
              </w:rPr>
            </w:pPr>
            <w:ins w:id="1194" w:author="David Conklin" w:date="2020-12-05T07:21:00Z">
              <w:r>
                <w:t>SO FK MCKENZIE BELOW COUGAR</w:t>
              </w:r>
            </w:ins>
          </w:p>
        </w:tc>
        <w:tc>
          <w:tcPr>
            <w:tcW w:w="0" w:type="auto"/>
          </w:tcPr>
          <w:p w14:paraId="522DC0D1" w14:textId="2F31C1DC" w:rsidR="00CA1E74" w:rsidRDefault="00CA1E74" w:rsidP="00CA1E74">
            <w:pPr>
              <w:rPr>
                <w:ins w:id="1195" w:author="David Conklin" w:date="2020-12-05T07:20:00Z"/>
              </w:rPr>
            </w:pPr>
            <w:ins w:id="1196" w:author="David Conklin" w:date="2020-12-05T07:22:00Z">
              <w:r>
                <w:t>%bias</w:t>
              </w:r>
            </w:ins>
          </w:p>
        </w:tc>
        <w:tc>
          <w:tcPr>
            <w:tcW w:w="0" w:type="auto"/>
          </w:tcPr>
          <w:p w14:paraId="404B0371" w14:textId="253C0FF2" w:rsidR="00CA1E74" w:rsidRDefault="00CA1E74" w:rsidP="00CA1E74">
            <w:pPr>
              <w:rPr>
                <w:ins w:id="1197" w:author="David Conklin" w:date="2020-12-05T07:20:00Z"/>
              </w:rPr>
            </w:pPr>
            <w:ins w:id="1198" w:author="David Conklin" w:date="2020-12-05T07:22:00Z">
              <w:r>
                <w:t>-</w:t>
              </w:r>
            </w:ins>
            <w:ins w:id="1199" w:author="David Conklin" w:date="2020-12-07T15:19:00Z">
              <w:r w:rsidR="0025684C">
                <w:t>3</w:t>
              </w:r>
            </w:ins>
            <w:ins w:id="1200" w:author="David Conklin" w:date="2020-12-05T07:22:00Z">
              <w:r>
                <w:t>.5%</w:t>
              </w:r>
            </w:ins>
          </w:p>
        </w:tc>
        <w:tc>
          <w:tcPr>
            <w:tcW w:w="0" w:type="auto"/>
          </w:tcPr>
          <w:p w14:paraId="18CFE703" w14:textId="0E19F78E" w:rsidR="00CA1E74" w:rsidRDefault="00CA1E74" w:rsidP="00CA1E74">
            <w:pPr>
              <w:rPr>
                <w:ins w:id="1201" w:author="David Conklin" w:date="2020-12-05T07:20:00Z"/>
              </w:rPr>
            </w:pPr>
            <w:ins w:id="1202" w:author="David Conklin" w:date="2020-12-05T07:23:00Z">
              <w:r>
                <w:t>VG</w:t>
              </w:r>
            </w:ins>
          </w:p>
        </w:tc>
        <w:tc>
          <w:tcPr>
            <w:tcW w:w="0" w:type="auto"/>
          </w:tcPr>
          <w:p w14:paraId="7ADE1336" w14:textId="581F2EB7" w:rsidR="00CA1E74" w:rsidRDefault="00FD2288" w:rsidP="00CA1E74">
            <w:pPr>
              <w:rPr>
                <w:ins w:id="1203" w:author="David Conklin" w:date="2020-12-05T07:20:00Z"/>
              </w:rPr>
            </w:pPr>
            <w:ins w:id="1204" w:author="David Conklin" w:date="2020-12-07T15:24:00Z">
              <w:r>
                <w:t>151</w:t>
              </w:r>
            </w:ins>
          </w:p>
        </w:tc>
      </w:tr>
      <w:tr w:rsidR="00CA1E74" w14:paraId="22D7F3CD" w14:textId="77777777" w:rsidTr="00081FEC">
        <w:trPr>
          <w:ins w:id="1205" w:author="David Conklin" w:date="2020-12-05T07:20:00Z"/>
        </w:trPr>
        <w:tc>
          <w:tcPr>
            <w:tcW w:w="0" w:type="auto"/>
          </w:tcPr>
          <w:p w14:paraId="6C658ABC" w14:textId="77777777" w:rsidR="00CA1E74" w:rsidRDefault="00CA1E74" w:rsidP="00CA1E74">
            <w:pPr>
              <w:rPr>
                <w:ins w:id="1206" w:author="David Conklin" w:date="2020-12-05T07:20:00Z"/>
              </w:rPr>
            </w:pPr>
          </w:p>
        </w:tc>
        <w:tc>
          <w:tcPr>
            <w:tcW w:w="0" w:type="auto"/>
          </w:tcPr>
          <w:p w14:paraId="0E884D9A" w14:textId="77777777" w:rsidR="00CA1E74" w:rsidRDefault="00CA1E74" w:rsidP="00CA1E74">
            <w:pPr>
              <w:rPr>
                <w:ins w:id="1207" w:author="David Conklin" w:date="2020-12-05T07:20:00Z"/>
              </w:rPr>
            </w:pPr>
          </w:p>
        </w:tc>
        <w:tc>
          <w:tcPr>
            <w:tcW w:w="0" w:type="auto"/>
          </w:tcPr>
          <w:p w14:paraId="1E15D7CD" w14:textId="77777777" w:rsidR="00CA1E74" w:rsidRDefault="00CA1E74" w:rsidP="00CA1E74">
            <w:pPr>
              <w:rPr>
                <w:ins w:id="1208" w:author="David Conklin" w:date="2020-12-05T07:20:00Z"/>
              </w:rPr>
            </w:pPr>
          </w:p>
        </w:tc>
        <w:tc>
          <w:tcPr>
            <w:tcW w:w="0" w:type="auto"/>
          </w:tcPr>
          <w:p w14:paraId="4704988E" w14:textId="3ECEE007" w:rsidR="00CA1E74" w:rsidRDefault="00CA1E74" w:rsidP="00CA1E74">
            <w:pPr>
              <w:rPr>
                <w:ins w:id="1209" w:author="David Conklin" w:date="2020-12-05T07:20:00Z"/>
              </w:rPr>
            </w:pPr>
            <w:ins w:id="1210" w:author="David Conklin" w:date="2020-12-05T07:22:00Z">
              <w:r>
                <w:t>NSE</w:t>
              </w:r>
            </w:ins>
          </w:p>
        </w:tc>
        <w:tc>
          <w:tcPr>
            <w:tcW w:w="0" w:type="auto"/>
          </w:tcPr>
          <w:p w14:paraId="165D6B8F" w14:textId="35A0E6C3" w:rsidR="00CA1E74" w:rsidRDefault="00CA1E74" w:rsidP="00CA1E74">
            <w:pPr>
              <w:rPr>
                <w:ins w:id="1211" w:author="David Conklin" w:date="2020-12-05T07:20:00Z"/>
              </w:rPr>
            </w:pPr>
            <w:ins w:id="1212" w:author="David Conklin" w:date="2020-12-05T07:22:00Z">
              <w:r>
                <w:t>0.</w:t>
              </w:r>
            </w:ins>
            <w:ins w:id="1213" w:author="David Conklin" w:date="2020-12-07T15:19:00Z">
              <w:r w:rsidR="0025684C">
                <w:t>61</w:t>
              </w:r>
            </w:ins>
          </w:p>
        </w:tc>
        <w:tc>
          <w:tcPr>
            <w:tcW w:w="0" w:type="auto"/>
          </w:tcPr>
          <w:p w14:paraId="18F41CFA" w14:textId="28E6889F" w:rsidR="00CA1E74" w:rsidRDefault="00CA1E74" w:rsidP="00CA1E74">
            <w:pPr>
              <w:rPr>
                <w:ins w:id="1214" w:author="David Conklin" w:date="2020-12-05T07:20:00Z"/>
              </w:rPr>
            </w:pPr>
            <w:ins w:id="1215" w:author="David Conklin" w:date="2020-12-05T07:22:00Z">
              <w:r>
                <w:t>S</w:t>
              </w:r>
            </w:ins>
          </w:p>
        </w:tc>
        <w:tc>
          <w:tcPr>
            <w:tcW w:w="0" w:type="auto"/>
          </w:tcPr>
          <w:p w14:paraId="680855FF" w14:textId="77777777" w:rsidR="00CA1E74" w:rsidRDefault="00CA1E74" w:rsidP="00CA1E74">
            <w:pPr>
              <w:rPr>
                <w:ins w:id="1216" w:author="David Conklin" w:date="2020-12-05T07:20:00Z"/>
              </w:rPr>
            </w:pPr>
          </w:p>
        </w:tc>
      </w:tr>
      <w:tr w:rsidR="00CA1E74" w14:paraId="304EC4C2" w14:textId="77777777" w:rsidTr="00081FEC">
        <w:trPr>
          <w:ins w:id="1217" w:author="David Conklin" w:date="2020-12-05T07:20:00Z"/>
        </w:trPr>
        <w:tc>
          <w:tcPr>
            <w:tcW w:w="0" w:type="auto"/>
          </w:tcPr>
          <w:p w14:paraId="1069302A" w14:textId="77777777" w:rsidR="00CA1E74" w:rsidRDefault="00CA1E74" w:rsidP="00CA1E74">
            <w:pPr>
              <w:rPr>
                <w:ins w:id="1218" w:author="David Conklin" w:date="2020-12-05T07:20:00Z"/>
              </w:rPr>
            </w:pPr>
          </w:p>
        </w:tc>
        <w:tc>
          <w:tcPr>
            <w:tcW w:w="0" w:type="auto"/>
          </w:tcPr>
          <w:p w14:paraId="2E696512" w14:textId="77777777" w:rsidR="00CA1E74" w:rsidRDefault="00CA1E74" w:rsidP="00CA1E74">
            <w:pPr>
              <w:rPr>
                <w:ins w:id="1219" w:author="David Conklin" w:date="2020-12-05T07:20:00Z"/>
              </w:rPr>
            </w:pPr>
          </w:p>
        </w:tc>
        <w:tc>
          <w:tcPr>
            <w:tcW w:w="0" w:type="auto"/>
          </w:tcPr>
          <w:p w14:paraId="1C5724A7" w14:textId="77777777" w:rsidR="00CA1E74" w:rsidRDefault="00CA1E74" w:rsidP="00CA1E74">
            <w:pPr>
              <w:rPr>
                <w:ins w:id="1220" w:author="David Conklin" w:date="2020-12-05T07:20:00Z"/>
              </w:rPr>
            </w:pPr>
          </w:p>
        </w:tc>
        <w:tc>
          <w:tcPr>
            <w:tcW w:w="0" w:type="auto"/>
          </w:tcPr>
          <w:p w14:paraId="5625EE96" w14:textId="40EEDC12" w:rsidR="00CA1E74" w:rsidRDefault="00CA1E74" w:rsidP="00CA1E74">
            <w:pPr>
              <w:rPr>
                <w:ins w:id="1221" w:author="David Conklin" w:date="2020-12-05T07:20:00Z"/>
              </w:rPr>
            </w:pPr>
            <w:ins w:id="1222" w:author="David Conklin" w:date="2020-12-05T07:22:00Z">
              <w:r>
                <w:t>R2</w:t>
              </w:r>
            </w:ins>
          </w:p>
        </w:tc>
        <w:tc>
          <w:tcPr>
            <w:tcW w:w="0" w:type="auto"/>
          </w:tcPr>
          <w:p w14:paraId="083EDB1E" w14:textId="3A6E7D0E" w:rsidR="00CA1E74" w:rsidRDefault="00CA1E74" w:rsidP="00CA1E74">
            <w:pPr>
              <w:rPr>
                <w:ins w:id="1223" w:author="David Conklin" w:date="2020-12-05T07:20:00Z"/>
              </w:rPr>
            </w:pPr>
            <w:ins w:id="1224" w:author="David Conklin" w:date="2020-12-05T07:22:00Z">
              <w:r>
                <w:t>0.</w:t>
              </w:r>
            </w:ins>
            <w:ins w:id="1225" w:author="David Conklin" w:date="2020-12-05T07:23:00Z">
              <w:r>
                <w:t>6</w:t>
              </w:r>
            </w:ins>
            <w:ins w:id="1226" w:author="David Conklin" w:date="2020-12-07T15:20:00Z">
              <w:r w:rsidR="004E31E2">
                <w:t>8</w:t>
              </w:r>
            </w:ins>
          </w:p>
        </w:tc>
        <w:tc>
          <w:tcPr>
            <w:tcW w:w="0" w:type="auto"/>
          </w:tcPr>
          <w:p w14:paraId="6E68D394" w14:textId="51AB28B7" w:rsidR="00CA1E74" w:rsidRDefault="00CA1E74" w:rsidP="00CA1E74">
            <w:pPr>
              <w:rPr>
                <w:ins w:id="1227" w:author="David Conklin" w:date="2020-12-05T07:20:00Z"/>
              </w:rPr>
            </w:pPr>
            <w:ins w:id="1228" w:author="David Conklin" w:date="2020-12-05T07:23:00Z">
              <w:r>
                <w:t>S</w:t>
              </w:r>
            </w:ins>
          </w:p>
        </w:tc>
        <w:tc>
          <w:tcPr>
            <w:tcW w:w="0" w:type="auto"/>
          </w:tcPr>
          <w:p w14:paraId="4689D21F" w14:textId="77777777" w:rsidR="00CA1E74" w:rsidRDefault="00CA1E74" w:rsidP="00CA1E74">
            <w:pPr>
              <w:rPr>
                <w:ins w:id="1229" w:author="David Conklin" w:date="2020-12-05T07:20:00Z"/>
              </w:rPr>
            </w:pPr>
          </w:p>
        </w:tc>
      </w:tr>
      <w:tr w:rsidR="00CA1E74" w14:paraId="448452DC" w14:textId="77777777" w:rsidTr="00081FEC">
        <w:trPr>
          <w:ins w:id="1230" w:author="David Conklin" w:date="2020-12-05T07:20:00Z"/>
        </w:trPr>
        <w:tc>
          <w:tcPr>
            <w:tcW w:w="0" w:type="auto"/>
          </w:tcPr>
          <w:p w14:paraId="4FAE908E" w14:textId="77777777" w:rsidR="00CA1E74" w:rsidRDefault="00CA1E74" w:rsidP="00CA1E74">
            <w:pPr>
              <w:rPr>
                <w:ins w:id="1231" w:author="David Conklin" w:date="2020-12-05T07:20:00Z"/>
              </w:rPr>
            </w:pPr>
          </w:p>
        </w:tc>
        <w:tc>
          <w:tcPr>
            <w:tcW w:w="0" w:type="auto"/>
          </w:tcPr>
          <w:p w14:paraId="76EC78FD" w14:textId="77777777" w:rsidR="00CA1E74" w:rsidRDefault="00CA1E74" w:rsidP="00CA1E74">
            <w:pPr>
              <w:rPr>
                <w:ins w:id="1232" w:author="David Conklin" w:date="2020-12-05T07:20:00Z"/>
              </w:rPr>
            </w:pPr>
          </w:p>
        </w:tc>
        <w:tc>
          <w:tcPr>
            <w:tcW w:w="0" w:type="auto"/>
          </w:tcPr>
          <w:p w14:paraId="68EA8735" w14:textId="77777777" w:rsidR="00CA1E74" w:rsidRDefault="00CA1E74" w:rsidP="00CA1E74">
            <w:pPr>
              <w:rPr>
                <w:ins w:id="1233" w:author="David Conklin" w:date="2020-12-05T07:20:00Z"/>
              </w:rPr>
            </w:pPr>
          </w:p>
        </w:tc>
        <w:tc>
          <w:tcPr>
            <w:tcW w:w="0" w:type="auto"/>
          </w:tcPr>
          <w:p w14:paraId="0851DB7E" w14:textId="0E6757CF" w:rsidR="00CA1E74" w:rsidRDefault="004E31E2" w:rsidP="00CA1E74">
            <w:pPr>
              <w:rPr>
                <w:ins w:id="1234" w:author="David Conklin" w:date="2020-12-05T07:20:00Z"/>
              </w:rPr>
            </w:pPr>
            <w:ins w:id="1235" w:author="David Conklin" w:date="2020-12-07T15:20:00Z">
              <w:r>
                <w:t>MAE</w:t>
              </w:r>
            </w:ins>
          </w:p>
        </w:tc>
        <w:tc>
          <w:tcPr>
            <w:tcW w:w="0" w:type="auto"/>
          </w:tcPr>
          <w:p w14:paraId="475E1F14" w14:textId="4822C1B9" w:rsidR="00CA1E74" w:rsidRDefault="004E31E2" w:rsidP="00CA1E74">
            <w:pPr>
              <w:rPr>
                <w:ins w:id="1236" w:author="David Conklin" w:date="2020-12-05T07:20:00Z"/>
              </w:rPr>
            </w:pPr>
            <w:ins w:id="1237" w:author="David Conklin" w:date="2020-12-07T15:20:00Z">
              <w:r>
                <w:t>1.6</w:t>
              </w:r>
            </w:ins>
            <w:ins w:id="1238" w:author="David Conklin" w:date="2020-12-05T07:22:00Z">
              <w:r w:rsidR="00CA1E74">
                <w:t xml:space="preserve"> deg C</w:t>
              </w:r>
            </w:ins>
          </w:p>
        </w:tc>
        <w:tc>
          <w:tcPr>
            <w:tcW w:w="0" w:type="auto"/>
          </w:tcPr>
          <w:p w14:paraId="00DB25D9" w14:textId="77777777" w:rsidR="00CA1E74" w:rsidRDefault="00CA1E74" w:rsidP="00CA1E74">
            <w:pPr>
              <w:rPr>
                <w:ins w:id="1239" w:author="David Conklin" w:date="2020-12-05T07:20:00Z"/>
              </w:rPr>
            </w:pPr>
          </w:p>
        </w:tc>
        <w:tc>
          <w:tcPr>
            <w:tcW w:w="0" w:type="auto"/>
          </w:tcPr>
          <w:p w14:paraId="7247B8AA" w14:textId="77777777" w:rsidR="00CA1E74" w:rsidRDefault="00CA1E74" w:rsidP="00CA1E74">
            <w:pPr>
              <w:rPr>
                <w:ins w:id="1240" w:author="David Conklin" w:date="2020-12-05T07:20:00Z"/>
              </w:rPr>
            </w:pPr>
          </w:p>
        </w:tc>
      </w:tr>
      <w:tr w:rsidR="00041D27" w14:paraId="102E59F8" w14:textId="77777777" w:rsidTr="00081FEC">
        <w:trPr>
          <w:ins w:id="1241" w:author="David Conklin" w:date="2020-12-05T07:24:00Z"/>
        </w:trPr>
        <w:tc>
          <w:tcPr>
            <w:tcW w:w="0" w:type="auto"/>
          </w:tcPr>
          <w:p w14:paraId="215C26DB" w14:textId="3BB3A63C" w:rsidR="00041D27" w:rsidRDefault="00041D27" w:rsidP="00041D27">
            <w:pPr>
              <w:rPr>
                <w:ins w:id="1242" w:author="David Conklin" w:date="2020-12-05T07:24:00Z"/>
              </w:rPr>
            </w:pPr>
            <w:ins w:id="1243" w:author="David Conklin" w:date="2020-12-05T07:25:00Z">
              <w:r>
                <w:t>14161100</w:t>
              </w:r>
            </w:ins>
          </w:p>
        </w:tc>
        <w:tc>
          <w:tcPr>
            <w:tcW w:w="0" w:type="auto"/>
          </w:tcPr>
          <w:p w14:paraId="674B6564" w14:textId="75FD2A5A" w:rsidR="00041D27" w:rsidRDefault="00041D27" w:rsidP="00041D27">
            <w:pPr>
              <w:rPr>
                <w:ins w:id="1244" w:author="David Conklin" w:date="2020-12-05T07:24:00Z"/>
              </w:rPr>
            </w:pPr>
            <w:ins w:id="1245" w:author="David Conklin" w:date="2020-12-05T07:25:00Z">
              <w:r>
                <w:t>23773429</w:t>
              </w:r>
            </w:ins>
          </w:p>
        </w:tc>
        <w:tc>
          <w:tcPr>
            <w:tcW w:w="0" w:type="auto"/>
          </w:tcPr>
          <w:p w14:paraId="527D9241" w14:textId="016CE952" w:rsidR="00041D27" w:rsidRDefault="00041D27" w:rsidP="00041D27">
            <w:pPr>
              <w:rPr>
                <w:ins w:id="1246" w:author="David Conklin" w:date="2020-12-05T07:24:00Z"/>
              </w:rPr>
            </w:pPr>
            <w:ins w:id="1247" w:author="David Conklin" w:date="2020-12-05T07:25:00Z">
              <w:r>
                <w:t>BLUE RIVER ABOVE THE RESERVOIR</w:t>
              </w:r>
            </w:ins>
          </w:p>
        </w:tc>
        <w:tc>
          <w:tcPr>
            <w:tcW w:w="0" w:type="auto"/>
          </w:tcPr>
          <w:p w14:paraId="3660BB27" w14:textId="031AD573" w:rsidR="00041D27" w:rsidRDefault="00041D27" w:rsidP="00041D27">
            <w:pPr>
              <w:rPr>
                <w:ins w:id="1248" w:author="David Conklin" w:date="2020-12-05T07:24:00Z"/>
              </w:rPr>
            </w:pPr>
            <w:ins w:id="1249" w:author="David Conklin" w:date="2020-12-05T07:25:00Z">
              <w:r>
                <w:t>%bias</w:t>
              </w:r>
            </w:ins>
          </w:p>
        </w:tc>
        <w:tc>
          <w:tcPr>
            <w:tcW w:w="0" w:type="auto"/>
          </w:tcPr>
          <w:p w14:paraId="37F8A474" w14:textId="04CE5F37" w:rsidR="00041D27" w:rsidRDefault="00041D27" w:rsidP="00041D27">
            <w:pPr>
              <w:rPr>
                <w:ins w:id="1250" w:author="David Conklin" w:date="2020-12-05T07:24:00Z"/>
              </w:rPr>
            </w:pPr>
            <w:ins w:id="1251" w:author="David Conklin" w:date="2020-12-05T07:25:00Z">
              <w:r>
                <w:t>-</w:t>
              </w:r>
            </w:ins>
            <w:ins w:id="1252" w:author="David Conklin" w:date="2020-12-05T07:26:00Z">
              <w:r>
                <w:t>7.</w:t>
              </w:r>
            </w:ins>
            <w:ins w:id="1253" w:author="David Conklin" w:date="2020-12-05T07:25:00Z">
              <w:r>
                <w:t>5%</w:t>
              </w:r>
            </w:ins>
          </w:p>
        </w:tc>
        <w:tc>
          <w:tcPr>
            <w:tcW w:w="0" w:type="auto"/>
          </w:tcPr>
          <w:p w14:paraId="58C9D573" w14:textId="7C27847D" w:rsidR="00041D27" w:rsidRDefault="00041D27" w:rsidP="00041D27">
            <w:pPr>
              <w:rPr>
                <w:ins w:id="1254" w:author="David Conklin" w:date="2020-12-05T07:24:00Z"/>
              </w:rPr>
            </w:pPr>
            <w:ins w:id="1255" w:author="David Conklin" w:date="2020-12-05T07:25:00Z">
              <w:r>
                <w:t>G</w:t>
              </w:r>
            </w:ins>
          </w:p>
        </w:tc>
        <w:tc>
          <w:tcPr>
            <w:tcW w:w="0" w:type="auto"/>
          </w:tcPr>
          <w:p w14:paraId="520E786A" w14:textId="2D03DD01" w:rsidR="00041D27" w:rsidRDefault="00041D27" w:rsidP="00041D27">
            <w:pPr>
              <w:rPr>
                <w:ins w:id="1256" w:author="David Conklin" w:date="2020-12-05T07:24:00Z"/>
              </w:rPr>
            </w:pPr>
            <w:ins w:id="1257" w:author="David Conklin" w:date="2020-12-05T07:25:00Z">
              <w:r>
                <w:t>1</w:t>
              </w:r>
            </w:ins>
            <w:ins w:id="1258" w:author="David Conklin" w:date="2020-12-07T15:24:00Z">
              <w:r w:rsidR="00FD2288">
                <w:t>51</w:t>
              </w:r>
            </w:ins>
          </w:p>
        </w:tc>
      </w:tr>
      <w:tr w:rsidR="00041D27" w14:paraId="5FD4644D" w14:textId="77777777" w:rsidTr="00081FEC">
        <w:trPr>
          <w:ins w:id="1259" w:author="David Conklin" w:date="2020-12-05T07:24:00Z"/>
        </w:trPr>
        <w:tc>
          <w:tcPr>
            <w:tcW w:w="0" w:type="auto"/>
          </w:tcPr>
          <w:p w14:paraId="2AD5E164" w14:textId="77777777" w:rsidR="00041D27" w:rsidRDefault="00041D27" w:rsidP="00041D27">
            <w:pPr>
              <w:rPr>
                <w:ins w:id="1260" w:author="David Conklin" w:date="2020-12-05T07:24:00Z"/>
              </w:rPr>
            </w:pPr>
          </w:p>
        </w:tc>
        <w:tc>
          <w:tcPr>
            <w:tcW w:w="0" w:type="auto"/>
          </w:tcPr>
          <w:p w14:paraId="6A34727F" w14:textId="77777777" w:rsidR="00041D27" w:rsidRDefault="00041D27" w:rsidP="00041D27">
            <w:pPr>
              <w:rPr>
                <w:ins w:id="1261" w:author="David Conklin" w:date="2020-12-05T07:24:00Z"/>
              </w:rPr>
            </w:pPr>
          </w:p>
        </w:tc>
        <w:tc>
          <w:tcPr>
            <w:tcW w:w="0" w:type="auto"/>
          </w:tcPr>
          <w:p w14:paraId="791962AD" w14:textId="77777777" w:rsidR="00041D27" w:rsidRDefault="00041D27" w:rsidP="00041D27">
            <w:pPr>
              <w:rPr>
                <w:ins w:id="1262" w:author="David Conklin" w:date="2020-12-05T07:24:00Z"/>
              </w:rPr>
            </w:pPr>
          </w:p>
        </w:tc>
        <w:tc>
          <w:tcPr>
            <w:tcW w:w="0" w:type="auto"/>
          </w:tcPr>
          <w:p w14:paraId="5DEB804E" w14:textId="036A16D4" w:rsidR="00041D27" w:rsidRDefault="00041D27" w:rsidP="00041D27">
            <w:pPr>
              <w:rPr>
                <w:ins w:id="1263" w:author="David Conklin" w:date="2020-12-05T07:24:00Z"/>
              </w:rPr>
            </w:pPr>
            <w:ins w:id="1264" w:author="David Conklin" w:date="2020-12-05T07:25:00Z">
              <w:r>
                <w:t>NSE</w:t>
              </w:r>
            </w:ins>
          </w:p>
        </w:tc>
        <w:tc>
          <w:tcPr>
            <w:tcW w:w="0" w:type="auto"/>
          </w:tcPr>
          <w:p w14:paraId="2EA61B1C" w14:textId="27F97E2F" w:rsidR="00041D27" w:rsidRDefault="00041D27" w:rsidP="00041D27">
            <w:pPr>
              <w:rPr>
                <w:ins w:id="1265" w:author="David Conklin" w:date="2020-12-05T07:24:00Z"/>
              </w:rPr>
            </w:pPr>
            <w:ins w:id="1266" w:author="David Conklin" w:date="2020-12-05T07:25:00Z">
              <w:r>
                <w:t>0.</w:t>
              </w:r>
            </w:ins>
            <w:ins w:id="1267" w:author="David Conklin" w:date="2020-12-05T07:26:00Z">
              <w:r>
                <w:t>86</w:t>
              </w:r>
            </w:ins>
          </w:p>
        </w:tc>
        <w:tc>
          <w:tcPr>
            <w:tcW w:w="0" w:type="auto"/>
          </w:tcPr>
          <w:p w14:paraId="356AD4CB" w14:textId="14FC8B75" w:rsidR="00041D27" w:rsidRDefault="00041D27" w:rsidP="00041D27">
            <w:pPr>
              <w:rPr>
                <w:ins w:id="1268" w:author="David Conklin" w:date="2020-12-05T07:24:00Z"/>
              </w:rPr>
            </w:pPr>
            <w:ins w:id="1269" w:author="David Conklin" w:date="2020-12-05T07:26:00Z">
              <w:r>
                <w:t>VG</w:t>
              </w:r>
            </w:ins>
          </w:p>
        </w:tc>
        <w:tc>
          <w:tcPr>
            <w:tcW w:w="0" w:type="auto"/>
          </w:tcPr>
          <w:p w14:paraId="5E723E7F" w14:textId="77777777" w:rsidR="00041D27" w:rsidRDefault="00041D27" w:rsidP="00041D27">
            <w:pPr>
              <w:rPr>
                <w:ins w:id="1270" w:author="David Conklin" w:date="2020-12-05T07:24:00Z"/>
              </w:rPr>
            </w:pPr>
          </w:p>
        </w:tc>
      </w:tr>
      <w:tr w:rsidR="00041D27" w14:paraId="7D98D051" w14:textId="77777777" w:rsidTr="00081FEC">
        <w:trPr>
          <w:ins w:id="1271" w:author="David Conklin" w:date="2020-12-05T07:24:00Z"/>
        </w:trPr>
        <w:tc>
          <w:tcPr>
            <w:tcW w:w="0" w:type="auto"/>
          </w:tcPr>
          <w:p w14:paraId="4BB604F5" w14:textId="77777777" w:rsidR="00041D27" w:rsidRDefault="00041D27" w:rsidP="00041D27">
            <w:pPr>
              <w:rPr>
                <w:ins w:id="1272" w:author="David Conklin" w:date="2020-12-05T07:24:00Z"/>
              </w:rPr>
            </w:pPr>
          </w:p>
        </w:tc>
        <w:tc>
          <w:tcPr>
            <w:tcW w:w="0" w:type="auto"/>
          </w:tcPr>
          <w:p w14:paraId="20E90C1D" w14:textId="77777777" w:rsidR="00041D27" w:rsidRDefault="00041D27" w:rsidP="00041D27">
            <w:pPr>
              <w:rPr>
                <w:ins w:id="1273" w:author="David Conklin" w:date="2020-12-05T07:24:00Z"/>
              </w:rPr>
            </w:pPr>
          </w:p>
        </w:tc>
        <w:tc>
          <w:tcPr>
            <w:tcW w:w="0" w:type="auto"/>
          </w:tcPr>
          <w:p w14:paraId="27827799" w14:textId="77777777" w:rsidR="00041D27" w:rsidRDefault="00041D27" w:rsidP="00041D27">
            <w:pPr>
              <w:rPr>
                <w:ins w:id="1274" w:author="David Conklin" w:date="2020-12-05T07:24:00Z"/>
              </w:rPr>
            </w:pPr>
          </w:p>
        </w:tc>
        <w:tc>
          <w:tcPr>
            <w:tcW w:w="0" w:type="auto"/>
          </w:tcPr>
          <w:p w14:paraId="5332F1DC" w14:textId="5F00CB7B" w:rsidR="00041D27" w:rsidRDefault="00041D27" w:rsidP="00041D27">
            <w:pPr>
              <w:rPr>
                <w:ins w:id="1275" w:author="David Conklin" w:date="2020-12-05T07:24:00Z"/>
              </w:rPr>
            </w:pPr>
            <w:ins w:id="1276" w:author="David Conklin" w:date="2020-12-05T07:25:00Z">
              <w:r>
                <w:t>RSR</w:t>
              </w:r>
            </w:ins>
          </w:p>
        </w:tc>
        <w:tc>
          <w:tcPr>
            <w:tcW w:w="0" w:type="auto"/>
          </w:tcPr>
          <w:p w14:paraId="6475777C" w14:textId="2FACB8DD" w:rsidR="00041D27" w:rsidRDefault="00041D27" w:rsidP="00041D27">
            <w:pPr>
              <w:rPr>
                <w:ins w:id="1277" w:author="David Conklin" w:date="2020-12-05T07:24:00Z"/>
              </w:rPr>
            </w:pPr>
            <w:ins w:id="1278" w:author="David Conklin" w:date="2020-12-05T07:25:00Z">
              <w:r>
                <w:t>0.</w:t>
              </w:r>
            </w:ins>
            <w:ins w:id="1279" w:author="David Conklin" w:date="2020-12-05T07:27:00Z">
              <w:r>
                <w:t>37</w:t>
              </w:r>
            </w:ins>
          </w:p>
        </w:tc>
        <w:tc>
          <w:tcPr>
            <w:tcW w:w="0" w:type="auto"/>
          </w:tcPr>
          <w:p w14:paraId="0975C5D6" w14:textId="0AAEFD41" w:rsidR="00041D27" w:rsidRDefault="00041D27" w:rsidP="00041D27">
            <w:pPr>
              <w:rPr>
                <w:ins w:id="1280" w:author="David Conklin" w:date="2020-12-05T07:24:00Z"/>
              </w:rPr>
            </w:pPr>
            <w:ins w:id="1281" w:author="David Conklin" w:date="2020-12-05T07:27:00Z">
              <w:r>
                <w:t>VG</w:t>
              </w:r>
            </w:ins>
          </w:p>
        </w:tc>
        <w:tc>
          <w:tcPr>
            <w:tcW w:w="0" w:type="auto"/>
          </w:tcPr>
          <w:p w14:paraId="06336AE7" w14:textId="77777777" w:rsidR="00041D27" w:rsidRDefault="00041D27" w:rsidP="00041D27">
            <w:pPr>
              <w:rPr>
                <w:ins w:id="1282" w:author="David Conklin" w:date="2020-12-05T07:24:00Z"/>
              </w:rPr>
            </w:pPr>
          </w:p>
        </w:tc>
      </w:tr>
      <w:tr w:rsidR="00041D27" w14:paraId="2F19C2CD" w14:textId="77777777" w:rsidTr="00081FEC">
        <w:trPr>
          <w:ins w:id="1283" w:author="David Conklin" w:date="2020-12-05T07:24:00Z"/>
        </w:trPr>
        <w:tc>
          <w:tcPr>
            <w:tcW w:w="0" w:type="auto"/>
          </w:tcPr>
          <w:p w14:paraId="7A117CD1" w14:textId="77777777" w:rsidR="00041D27" w:rsidRDefault="00041D27" w:rsidP="00041D27">
            <w:pPr>
              <w:rPr>
                <w:ins w:id="1284" w:author="David Conklin" w:date="2020-12-05T07:24:00Z"/>
              </w:rPr>
            </w:pPr>
          </w:p>
        </w:tc>
        <w:tc>
          <w:tcPr>
            <w:tcW w:w="0" w:type="auto"/>
          </w:tcPr>
          <w:p w14:paraId="0BEE597C" w14:textId="77777777" w:rsidR="00041D27" w:rsidRDefault="00041D27" w:rsidP="00041D27">
            <w:pPr>
              <w:rPr>
                <w:ins w:id="1285" w:author="David Conklin" w:date="2020-12-05T07:24:00Z"/>
              </w:rPr>
            </w:pPr>
          </w:p>
        </w:tc>
        <w:tc>
          <w:tcPr>
            <w:tcW w:w="0" w:type="auto"/>
          </w:tcPr>
          <w:p w14:paraId="51EBB1C1" w14:textId="77777777" w:rsidR="00041D27" w:rsidRDefault="00041D27" w:rsidP="00041D27">
            <w:pPr>
              <w:rPr>
                <w:ins w:id="1286" w:author="David Conklin" w:date="2020-12-05T07:24:00Z"/>
              </w:rPr>
            </w:pPr>
          </w:p>
        </w:tc>
        <w:tc>
          <w:tcPr>
            <w:tcW w:w="0" w:type="auto"/>
          </w:tcPr>
          <w:p w14:paraId="5A0F0C6F" w14:textId="154394DD" w:rsidR="00041D27" w:rsidRDefault="00041D27" w:rsidP="00041D27">
            <w:pPr>
              <w:rPr>
                <w:ins w:id="1287" w:author="David Conklin" w:date="2020-12-05T07:24:00Z"/>
              </w:rPr>
            </w:pPr>
            <w:ins w:id="1288" w:author="David Conklin" w:date="2020-12-05T07:25:00Z">
              <w:r>
                <w:t>R2</w:t>
              </w:r>
            </w:ins>
          </w:p>
        </w:tc>
        <w:tc>
          <w:tcPr>
            <w:tcW w:w="0" w:type="auto"/>
          </w:tcPr>
          <w:p w14:paraId="0E5CD791" w14:textId="5CA49BE9" w:rsidR="00041D27" w:rsidRDefault="00041D27" w:rsidP="00041D27">
            <w:pPr>
              <w:rPr>
                <w:ins w:id="1289" w:author="David Conklin" w:date="2020-12-05T07:24:00Z"/>
              </w:rPr>
            </w:pPr>
            <w:ins w:id="1290" w:author="David Conklin" w:date="2020-12-05T07:25:00Z">
              <w:r>
                <w:t>0.</w:t>
              </w:r>
            </w:ins>
            <w:ins w:id="1291" w:author="David Conklin" w:date="2020-12-05T07:27:00Z">
              <w:r>
                <w:t>93</w:t>
              </w:r>
            </w:ins>
          </w:p>
        </w:tc>
        <w:tc>
          <w:tcPr>
            <w:tcW w:w="0" w:type="auto"/>
          </w:tcPr>
          <w:p w14:paraId="1AC695F8" w14:textId="4F53240C" w:rsidR="00041D27" w:rsidRDefault="00041D27" w:rsidP="00041D27">
            <w:pPr>
              <w:rPr>
                <w:ins w:id="1292" w:author="David Conklin" w:date="2020-12-05T07:24:00Z"/>
              </w:rPr>
            </w:pPr>
            <w:ins w:id="1293" w:author="David Conklin" w:date="2020-12-05T07:27:00Z">
              <w:r>
                <w:t>VG</w:t>
              </w:r>
            </w:ins>
          </w:p>
        </w:tc>
        <w:tc>
          <w:tcPr>
            <w:tcW w:w="0" w:type="auto"/>
          </w:tcPr>
          <w:p w14:paraId="4F73F8B9" w14:textId="77777777" w:rsidR="00041D27" w:rsidRDefault="00041D27" w:rsidP="00041D27">
            <w:pPr>
              <w:rPr>
                <w:ins w:id="1294" w:author="David Conklin" w:date="2020-12-05T07:24:00Z"/>
              </w:rPr>
            </w:pPr>
          </w:p>
        </w:tc>
      </w:tr>
      <w:tr w:rsidR="00041D27" w14:paraId="23C9DD45" w14:textId="77777777" w:rsidTr="00081FEC">
        <w:trPr>
          <w:ins w:id="1295" w:author="David Conklin" w:date="2020-12-05T07:24:00Z"/>
        </w:trPr>
        <w:tc>
          <w:tcPr>
            <w:tcW w:w="0" w:type="auto"/>
          </w:tcPr>
          <w:p w14:paraId="1734501E" w14:textId="77777777" w:rsidR="00041D27" w:rsidRDefault="00041D27" w:rsidP="00041D27">
            <w:pPr>
              <w:rPr>
                <w:ins w:id="1296" w:author="David Conklin" w:date="2020-12-05T07:24:00Z"/>
              </w:rPr>
            </w:pPr>
          </w:p>
        </w:tc>
        <w:tc>
          <w:tcPr>
            <w:tcW w:w="0" w:type="auto"/>
          </w:tcPr>
          <w:p w14:paraId="4CF254CE" w14:textId="77777777" w:rsidR="00041D27" w:rsidRDefault="00041D27" w:rsidP="00041D27">
            <w:pPr>
              <w:rPr>
                <w:ins w:id="1297" w:author="David Conklin" w:date="2020-12-05T07:24:00Z"/>
              </w:rPr>
            </w:pPr>
          </w:p>
        </w:tc>
        <w:tc>
          <w:tcPr>
            <w:tcW w:w="0" w:type="auto"/>
          </w:tcPr>
          <w:p w14:paraId="07AC4EBD" w14:textId="77777777" w:rsidR="00041D27" w:rsidRDefault="00041D27" w:rsidP="00041D27">
            <w:pPr>
              <w:rPr>
                <w:ins w:id="1298" w:author="David Conklin" w:date="2020-12-05T07:24:00Z"/>
              </w:rPr>
            </w:pPr>
          </w:p>
        </w:tc>
        <w:tc>
          <w:tcPr>
            <w:tcW w:w="0" w:type="auto"/>
          </w:tcPr>
          <w:p w14:paraId="78554B59" w14:textId="783A4E56" w:rsidR="00041D27" w:rsidRDefault="00041D27" w:rsidP="00041D27">
            <w:pPr>
              <w:rPr>
                <w:ins w:id="1299" w:author="David Conklin" w:date="2020-12-05T07:24:00Z"/>
              </w:rPr>
            </w:pPr>
            <w:ins w:id="1300" w:author="David Conklin" w:date="2020-12-05T07:25:00Z">
              <w:r>
                <w:t>ave err</w:t>
              </w:r>
            </w:ins>
          </w:p>
        </w:tc>
        <w:tc>
          <w:tcPr>
            <w:tcW w:w="0" w:type="auto"/>
          </w:tcPr>
          <w:p w14:paraId="7B38995A" w14:textId="24E2A5CD" w:rsidR="00041D27" w:rsidRDefault="00041D27" w:rsidP="00041D27">
            <w:pPr>
              <w:rPr>
                <w:ins w:id="1301" w:author="David Conklin" w:date="2020-12-05T07:24:00Z"/>
              </w:rPr>
            </w:pPr>
            <w:ins w:id="1302" w:author="David Conklin" w:date="2020-12-05T07:25:00Z">
              <w:r>
                <w:t>0.</w:t>
              </w:r>
            </w:ins>
            <w:ins w:id="1303" w:author="David Conklin" w:date="2020-12-05T07:27:00Z">
              <w:r>
                <w:t>7</w:t>
              </w:r>
            </w:ins>
            <w:ins w:id="1304" w:author="David Conklin" w:date="2020-12-05T07:25:00Z">
              <w:r>
                <w:t xml:space="preserve"> deg C</w:t>
              </w:r>
            </w:ins>
          </w:p>
        </w:tc>
        <w:tc>
          <w:tcPr>
            <w:tcW w:w="0" w:type="auto"/>
          </w:tcPr>
          <w:p w14:paraId="456013FF" w14:textId="77777777" w:rsidR="00041D27" w:rsidRDefault="00041D27" w:rsidP="00041D27">
            <w:pPr>
              <w:rPr>
                <w:ins w:id="1305" w:author="David Conklin" w:date="2020-12-05T07:24:00Z"/>
              </w:rPr>
            </w:pPr>
          </w:p>
        </w:tc>
        <w:tc>
          <w:tcPr>
            <w:tcW w:w="0" w:type="auto"/>
          </w:tcPr>
          <w:p w14:paraId="11EBF2AF" w14:textId="77777777" w:rsidR="00041D27" w:rsidRDefault="00041D27" w:rsidP="00041D27">
            <w:pPr>
              <w:rPr>
                <w:ins w:id="1306" w:author="David Conklin" w:date="2020-12-05T07:24:00Z"/>
              </w:rPr>
            </w:pPr>
          </w:p>
        </w:tc>
      </w:tr>
      <w:tr w:rsidR="00771AAC" w14:paraId="4B414284" w14:textId="77777777" w:rsidTr="00081FEC">
        <w:trPr>
          <w:ins w:id="1307" w:author="David Conklin" w:date="2020-12-05T07:28:00Z"/>
        </w:trPr>
        <w:tc>
          <w:tcPr>
            <w:tcW w:w="0" w:type="auto"/>
          </w:tcPr>
          <w:p w14:paraId="3136AF28" w14:textId="6FA189FF" w:rsidR="00771AAC" w:rsidRDefault="00771AAC" w:rsidP="00771AAC">
            <w:pPr>
              <w:rPr>
                <w:ins w:id="1308" w:author="David Conklin" w:date="2020-12-05T07:28:00Z"/>
              </w:rPr>
            </w:pPr>
            <w:ins w:id="1309" w:author="David Conklin" w:date="2020-12-05T07:28:00Z">
              <w:r>
                <w:t>14162200</w:t>
              </w:r>
            </w:ins>
          </w:p>
        </w:tc>
        <w:tc>
          <w:tcPr>
            <w:tcW w:w="0" w:type="auto"/>
          </w:tcPr>
          <w:p w14:paraId="19EA5F29" w14:textId="2337E25E" w:rsidR="00771AAC" w:rsidRDefault="00771AAC" w:rsidP="00771AAC">
            <w:pPr>
              <w:rPr>
                <w:ins w:id="1310" w:author="David Conklin" w:date="2020-12-05T07:28:00Z"/>
              </w:rPr>
            </w:pPr>
            <w:ins w:id="1311" w:author="David Conklin" w:date="2020-12-05T07:28:00Z">
              <w:r>
                <w:t>23773405</w:t>
              </w:r>
            </w:ins>
          </w:p>
        </w:tc>
        <w:tc>
          <w:tcPr>
            <w:tcW w:w="0" w:type="auto"/>
          </w:tcPr>
          <w:p w14:paraId="4F516243" w14:textId="0C991675" w:rsidR="00771AAC" w:rsidRDefault="00771AAC" w:rsidP="00771AAC">
            <w:pPr>
              <w:rPr>
                <w:ins w:id="1312" w:author="David Conklin" w:date="2020-12-05T07:28:00Z"/>
              </w:rPr>
            </w:pPr>
            <w:ins w:id="1313" w:author="David Conklin" w:date="2020-12-05T07:28:00Z">
              <w:r>
                <w:t>BLUE RIVER BELOW THE RESERVOI</w:t>
              </w:r>
            </w:ins>
            <w:ins w:id="1314" w:author="David Conklin" w:date="2020-12-05T07:29:00Z">
              <w:r>
                <w:t>R</w:t>
              </w:r>
            </w:ins>
          </w:p>
        </w:tc>
        <w:tc>
          <w:tcPr>
            <w:tcW w:w="0" w:type="auto"/>
          </w:tcPr>
          <w:p w14:paraId="0033914A" w14:textId="4B9CD9C7" w:rsidR="00771AAC" w:rsidRDefault="00771AAC" w:rsidP="00771AAC">
            <w:pPr>
              <w:rPr>
                <w:ins w:id="1315" w:author="David Conklin" w:date="2020-12-05T07:28:00Z"/>
              </w:rPr>
            </w:pPr>
            <w:ins w:id="1316" w:author="David Conklin" w:date="2020-12-05T07:29:00Z">
              <w:r>
                <w:t>%bias</w:t>
              </w:r>
            </w:ins>
          </w:p>
        </w:tc>
        <w:tc>
          <w:tcPr>
            <w:tcW w:w="0" w:type="auto"/>
          </w:tcPr>
          <w:p w14:paraId="55597B67" w14:textId="731CE588" w:rsidR="00771AAC" w:rsidRDefault="00771AAC" w:rsidP="00771AAC">
            <w:pPr>
              <w:rPr>
                <w:ins w:id="1317" w:author="David Conklin" w:date="2020-12-05T07:28:00Z"/>
              </w:rPr>
            </w:pPr>
            <w:ins w:id="1318" w:author="David Conklin" w:date="2020-12-05T07:29:00Z">
              <w:r>
                <w:t>-0.</w:t>
              </w:r>
            </w:ins>
            <w:ins w:id="1319" w:author="David Conklin" w:date="2020-12-07T15:28:00Z">
              <w:r w:rsidR="00DA218D">
                <w:t>6</w:t>
              </w:r>
            </w:ins>
            <w:ins w:id="1320" w:author="David Conklin" w:date="2020-12-05T07:29:00Z">
              <w:r>
                <w:t>%</w:t>
              </w:r>
            </w:ins>
          </w:p>
        </w:tc>
        <w:tc>
          <w:tcPr>
            <w:tcW w:w="0" w:type="auto"/>
          </w:tcPr>
          <w:p w14:paraId="64E00F1C" w14:textId="4F3218DC" w:rsidR="00771AAC" w:rsidRDefault="00771AAC" w:rsidP="00771AAC">
            <w:pPr>
              <w:rPr>
                <w:ins w:id="1321" w:author="David Conklin" w:date="2020-12-05T07:28:00Z"/>
              </w:rPr>
            </w:pPr>
            <w:ins w:id="1322" w:author="David Conklin" w:date="2020-12-05T07:29:00Z">
              <w:r>
                <w:t>VG</w:t>
              </w:r>
            </w:ins>
          </w:p>
        </w:tc>
        <w:tc>
          <w:tcPr>
            <w:tcW w:w="0" w:type="auto"/>
          </w:tcPr>
          <w:p w14:paraId="02B09498" w14:textId="696B1A97" w:rsidR="00771AAC" w:rsidRDefault="00771AAC" w:rsidP="00771AAC">
            <w:pPr>
              <w:rPr>
                <w:ins w:id="1323" w:author="David Conklin" w:date="2020-12-05T07:28:00Z"/>
              </w:rPr>
            </w:pPr>
            <w:ins w:id="1324" w:author="David Conklin" w:date="2020-12-05T07:29:00Z">
              <w:r>
                <w:t>1</w:t>
              </w:r>
            </w:ins>
            <w:ins w:id="1325" w:author="David Conklin" w:date="2020-12-07T15:32:00Z">
              <w:r w:rsidR="009655F4">
                <w:t>51</w:t>
              </w:r>
            </w:ins>
          </w:p>
        </w:tc>
      </w:tr>
      <w:tr w:rsidR="00771AAC" w14:paraId="5538EB9B" w14:textId="77777777" w:rsidTr="00081FEC">
        <w:trPr>
          <w:ins w:id="1326" w:author="David Conklin" w:date="2020-12-05T07:28:00Z"/>
        </w:trPr>
        <w:tc>
          <w:tcPr>
            <w:tcW w:w="0" w:type="auto"/>
          </w:tcPr>
          <w:p w14:paraId="2EC94EA2" w14:textId="77777777" w:rsidR="00771AAC" w:rsidRDefault="00771AAC" w:rsidP="00771AAC">
            <w:pPr>
              <w:rPr>
                <w:ins w:id="1327" w:author="David Conklin" w:date="2020-12-05T07:28:00Z"/>
              </w:rPr>
            </w:pPr>
          </w:p>
        </w:tc>
        <w:tc>
          <w:tcPr>
            <w:tcW w:w="0" w:type="auto"/>
          </w:tcPr>
          <w:p w14:paraId="7BDA5E1C" w14:textId="77777777" w:rsidR="00771AAC" w:rsidRDefault="00771AAC" w:rsidP="00771AAC">
            <w:pPr>
              <w:rPr>
                <w:ins w:id="1328" w:author="David Conklin" w:date="2020-12-05T07:28:00Z"/>
              </w:rPr>
            </w:pPr>
          </w:p>
        </w:tc>
        <w:tc>
          <w:tcPr>
            <w:tcW w:w="0" w:type="auto"/>
          </w:tcPr>
          <w:p w14:paraId="03596065" w14:textId="77777777" w:rsidR="00771AAC" w:rsidRDefault="00771AAC" w:rsidP="00771AAC">
            <w:pPr>
              <w:rPr>
                <w:ins w:id="1329" w:author="David Conklin" w:date="2020-12-05T07:28:00Z"/>
              </w:rPr>
            </w:pPr>
          </w:p>
        </w:tc>
        <w:tc>
          <w:tcPr>
            <w:tcW w:w="0" w:type="auto"/>
          </w:tcPr>
          <w:p w14:paraId="16D3BEDD" w14:textId="0D34C854" w:rsidR="00771AAC" w:rsidRDefault="00771AAC" w:rsidP="00771AAC">
            <w:pPr>
              <w:rPr>
                <w:ins w:id="1330" w:author="David Conklin" w:date="2020-12-05T07:28:00Z"/>
              </w:rPr>
            </w:pPr>
            <w:ins w:id="1331" w:author="David Conklin" w:date="2020-12-05T07:29:00Z">
              <w:r>
                <w:t>NSE</w:t>
              </w:r>
            </w:ins>
          </w:p>
        </w:tc>
        <w:tc>
          <w:tcPr>
            <w:tcW w:w="0" w:type="auto"/>
          </w:tcPr>
          <w:p w14:paraId="544DD24A" w14:textId="4747493D" w:rsidR="00771AAC" w:rsidRDefault="00771AAC" w:rsidP="00771AAC">
            <w:pPr>
              <w:rPr>
                <w:ins w:id="1332" w:author="David Conklin" w:date="2020-12-05T07:28:00Z"/>
              </w:rPr>
            </w:pPr>
            <w:ins w:id="1333" w:author="David Conklin" w:date="2020-12-05T07:29:00Z">
              <w:r>
                <w:t>0.51</w:t>
              </w:r>
            </w:ins>
          </w:p>
        </w:tc>
        <w:tc>
          <w:tcPr>
            <w:tcW w:w="0" w:type="auto"/>
          </w:tcPr>
          <w:p w14:paraId="48894EF4" w14:textId="73B15797" w:rsidR="00771AAC" w:rsidRDefault="00771AAC" w:rsidP="00771AAC">
            <w:pPr>
              <w:rPr>
                <w:ins w:id="1334" w:author="David Conklin" w:date="2020-12-05T07:28:00Z"/>
              </w:rPr>
            </w:pPr>
            <w:ins w:id="1335" w:author="David Conklin" w:date="2020-12-05T07:30:00Z">
              <w:r>
                <w:t>S</w:t>
              </w:r>
            </w:ins>
          </w:p>
        </w:tc>
        <w:tc>
          <w:tcPr>
            <w:tcW w:w="0" w:type="auto"/>
          </w:tcPr>
          <w:p w14:paraId="56A6B9F6" w14:textId="77777777" w:rsidR="00771AAC" w:rsidRDefault="00771AAC" w:rsidP="00771AAC">
            <w:pPr>
              <w:rPr>
                <w:ins w:id="1336" w:author="David Conklin" w:date="2020-12-05T07:28:00Z"/>
              </w:rPr>
            </w:pPr>
          </w:p>
        </w:tc>
      </w:tr>
      <w:tr w:rsidR="00771AAC" w14:paraId="25069F53" w14:textId="77777777" w:rsidTr="00081FEC">
        <w:trPr>
          <w:ins w:id="1337" w:author="David Conklin" w:date="2020-12-05T07:28:00Z"/>
        </w:trPr>
        <w:tc>
          <w:tcPr>
            <w:tcW w:w="0" w:type="auto"/>
          </w:tcPr>
          <w:p w14:paraId="4BFBA33A" w14:textId="77777777" w:rsidR="00771AAC" w:rsidRDefault="00771AAC" w:rsidP="00771AAC">
            <w:pPr>
              <w:rPr>
                <w:ins w:id="1338" w:author="David Conklin" w:date="2020-12-05T07:28:00Z"/>
              </w:rPr>
            </w:pPr>
          </w:p>
        </w:tc>
        <w:tc>
          <w:tcPr>
            <w:tcW w:w="0" w:type="auto"/>
          </w:tcPr>
          <w:p w14:paraId="0FB1CD3A" w14:textId="77777777" w:rsidR="00771AAC" w:rsidRDefault="00771AAC" w:rsidP="00771AAC">
            <w:pPr>
              <w:rPr>
                <w:ins w:id="1339" w:author="David Conklin" w:date="2020-12-05T07:28:00Z"/>
              </w:rPr>
            </w:pPr>
          </w:p>
        </w:tc>
        <w:tc>
          <w:tcPr>
            <w:tcW w:w="0" w:type="auto"/>
          </w:tcPr>
          <w:p w14:paraId="331AE5CA" w14:textId="77777777" w:rsidR="00771AAC" w:rsidRDefault="00771AAC" w:rsidP="00771AAC">
            <w:pPr>
              <w:rPr>
                <w:ins w:id="1340" w:author="David Conklin" w:date="2020-12-05T07:28:00Z"/>
              </w:rPr>
            </w:pPr>
          </w:p>
        </w:tc>
        <w:tc>
          <w:tcPr>
            <w:tcW w:w="0" w:type="auto"/>
          </w:tcPr>
          <w:p w14:paraId="29EE474F" w14:textId="5BD633AC" w:rsidR="00771AAC" w:rsidRDefault="00771AAC" w:rsidP="00771AAC">
            <w:pPr>
              <w:rPr>
                <w:ins w:id="1341" w:author="David Conklin" w:date="2020-12-05T07:28:00Z"/>
              </w:rPr>
            </w:pPr>
            <w:ins w:id="1342" w:author="David Conklin" w:date="2020-12-05T07:29:00Z">
              <w:r>
                <w:t>R2</w:t>
              </w:r>
            </w:ins>
          </w:p>
        </w:tc>
        <w:tc>
          <w:tcPr>
            <w:tcW w:w="0" w:type="auto"/>
          </w:tcPr>
          <w:p w14:paraId="35325BC5" w14:textId="490C1852" w:rsidR="00771AAC" w:rsidRDefault="00771AAC" w:rsidP="00771AAC">
            <w:pPr>
              <w:rPr>
                <w:ins w:id="1343" w:author="David Conklin" w:date="2020-12-05T07:28:00Z"/>
              </w:rPr>
            </w:pPr>
            <w:ins w:id="1344" w:author="David Conklin" w:date="2020-12-05T07:29:00Z">
              <w:r>
                <w:t>0.</w:t>
              </w:r>
            </w:ins>
            <w:ins w:id="1345" w:author="David Conklin" w:date="2020-12-05T07:30:00Z">
              <w:r>
                <w:t>59</w:t>
              </w:r>
            </w:ins>
          </w:p>
        </w:tc>
        <w:tc>
          <w:tcPr>
            <w:tcW w:w="0" w:type="auto"/>
          </w:tcPr>
          <w:p w14:paraId="67F765A3" w14:textId="48B72B33" w:rsidR="00771AAC" w:rsidRDefault="00771AAC" w:rsidP="00771AAC">
            <w:pPr>
              <w:rPr>
                <w:ins w:id="1346" w:author="David Conklin" w:date="2020-12-05T07:28:00Z"/>
              </w:rPr>
            </w:pPr>
            <w:ins w:id="1347" w:author="David Conklin" w:date="2020-12-05T07:30:00Z">
              <w:r>
                <w:t>NS</w:t>
              </w:r>
            </w:ins>
          </w:p>
        </w:tc>
        <w:tc>
          <w:tcPr>
            <w:tcW w:w="0" w:type="auto"/>
          </w:tcPr>
          <w:p w14:paraId="19030C96" w14:textId="77777777" w:rsidR="00771AAC" w:rsidRDefault="00771AAC" w:rsidP="00771AAC">
            <w:pPr>
              <w:rPr>
                <w:ins w:id="1348" w:author="David Conklin" w:date="2020-12-05T07:28:00Z"/>
              </w:rPr>
            </w:pPr>
          </w:p>
        </w:tc>
      </w:tr>
      <w:tr w:rsidR="00771AAC" w14:paraId="4715FEE0" w14:textId="77777777" w:rsidTr="00081FEC">
        <w:trPr>
          <w:ins w:id="1349" w:author="David Conklin" w:date="2020-12-05T07:28:00Z"/>
        </w:trPr>
        <w:tc>
          <w:tcPr>
            <w:tcW w:w="0" w:type="auto"/>
          </w:tcPr>
          <w:p w14:paraId="4F524128" w14:textId="77777777" w:rsidR="00771AAC" w:rsidRDefault="00771AAC" w:rsidP="00771AAC">
            <w:pPr>
              <w:rPr>
                <w:ins w:id="1350" w:author="David Conklin" w:date="2020-12-05T07:28:00Z"/>
              </w:rPr>
            </w:pPr>
          </w:p>
        </w:tc>
        <w:tc>
          <w:tcPr>
            <w:tcW w:w="0" w:type="auto"/>
          </w:tcPr>
          <w:p w14:paraId="219A8808" w14:textId="77777777" w:rsidR="00771AAC" w:rsidRDefault="00771AAC" w:rsidP="00771AAC">
            <w:pPr>
              <w:rPr>
                <w:ins w:id="1351" w:author="David Conklin" w:date="2020-12-05T07:28:00Z"/>
              </w:rPr>
            </w:pPr>
          </w:p>
        </w:tc>
        <w:tc>
          <w:tcPr>
            <w:tcW w:w="0" w:type="auto"/>
          </w:tcPr>
          <w:p w14:paraId="40614EFB" w14:textId="77777777" w:rsidR="00771AAC" w:rsidRDefault="00771AAC" w:rsidP="00771AAC">
            <w:pPr>
              <w:rPr>
                <w:ins w:id="1352" w:author="David Conklin" w:date="2020-12-05T07:28:00Z"/>
              </w:rPr>
            </w:pPr>
          </w:p>
        </w:tc>
        <w:tc>
          <w:tcPr>
            <w:tcW w:w="0" w:type="auto"/>
          </w:tcPr>
          <w:p w14:paraId="701FD63C" w14:textId="7349AFA4" w:rsidR="00771AAC" w:rsidRDefault="00DA218D" w:rsidP="00771AAC">
            <w:pPr>
              <w:rPr>
                <w:ins w:id="1353" w:author="David Conklin" w:date="2020-12-05T07:28:00Z"/>
              </w:rPr>
            </w:pPr>
            <w:ins w:id="1354" w:author="David Conklin" w:date="2020-12-07T15:29:00Z">
              <w:r>
                <w:t>MAE</w:t>
              </w:r>
            </w:ins>
          </w:p>
        </w:tc>
        <w:tc>
          <w:tcPr>
            <w:tcW w:w="0" w:type="auto"/>
          </w:tcPr>
          <w:p w14:paraId="106AC0F3" w14:textId="05189635" w:rsidR="00771AAC" w:rsidRDefault="00DA218D" w:rsidP="00771AAC">
            <w:pPr>
              <w:rPr>
                <w:ins w:id="1355" w:author="David Conklin" w:date="2020-12-05T07:28:00Z"/>
              </w:rPr>
            </w:pPr>
            <w:ins w:id="1356" w:author="David Conklin" w:date="2020-12-07T15:29:00Z">
              <w:r>
                <w:t>2</w:t>
              </w:r>
            </w:ins>
            <w:ins w:id="1357" w:author="David Conklin" w:date="2020-12-05T07:29:00Z">
              <w:r w:rsidR="00771AAC">
                <w:t>.</w:t>
              </w:r>
            </w:ins>
            <w:ins w:id="1358" w:author="David Conklin" w:date="2020-12-05T07:30:00Z">
              <w:r w:rsidR="00771AAC">
                <w:t>0</w:t>
              </w:r>
            </w:ins>
            <w:ins w:id="1359" w:author="David Conklin" w:date="2020-12-05T07:29:00Z">
              <w:r w:rsidR="00771AAC">
                <w:t xml:space="preserve"> deg C</w:t>
              </w:r>
            </w:ins>
          </w:p>
        </w:tc>
        <w:tc>
          <w:tcPr>
            <w:tcW w:w="0" w:type="auto"/>
          </w:tcPr>
          <w:p w14:paraId="6A78D536" w14:textId="77777777" w:rsidR="00771AAC" w:rsidRDefault="00771AAC" w:rsidP="00771AAC">
            <w:pPr>
              <w:rPr>
                <w:ins w:id="1360" w:author="David Conklin" w:date="2020-12-05T07:28:00Z"/>
              </w:rPr>
            </w:pPr>
          </w:p>
        </w:tc>
        <w:tc>
          <w:tcPr>
            <w:tcW w:w="0" w:type="auto"/>
          </w:tcPr>
          <w:p w14:paraId="38985587" w14:textId="77777777" w:rsidR="00771AAC" w:rsidRDefault="00771AAC" w:rsidP="00771AAC">
            <w:pPr>
              <w:rPr>
                <w:ins w:id="1361" w:author="David Conklin" w:date="2020-12-05T07:28:00Z"/>
              </w:rPr>
            </w:pPr>
          </w:p>
        </w:tc>
      </w:tr>
      <w:tr w:rsidR="00771AAC" w14:paraId="75B5887F" w14:textId="77777777" w:rsidTr="00081FEC">
        <w:trPr>
          <w:ins w:id="1362" w:author="David Conklin" w:date="2020-12-05T07:19:00Z"/>
        </w:trPr>
        <w:tc>
          <w:tcPr>
            <w:tcW w:w="0" w:type="auto"/>
          </w:tcPr>
          <w:p w14:paraId="5F6BF183" w14:textId="179F5686" w:rsidR="00771AAC" w:rsidRDefault="00771AAC" w:rsidP="00771AAC">
            <w:pPr>
              <w:rPr>
                <w:ins w:id="1363" w:author="David Conklin" w:date="2020-12-05T07:19:00Z"/>
              </w:rPr>
            </w:pPr>
            <w:ins w:id="1364" w:author="David Conklin" w:date="2020-12-05T07:19:00Z">
              <w:r>
                <w:t>14162500</w:t>
              </w:r>
            </w:ins>
          </w:p>
        </w:tc>
        <w:tc>
          <w:tcPr>
            <w:tcW w:w="0" w:type="auto"/>
          </w:tcPr>
          <w:p w14:paraId="4B1D0EF3" w14:textId="56C721BA" w:rsidR="00771AAC" w:rsidRDefault="00771AAC" w:rsidP="00771AAC">
            <w:pPr>
              <w:rPr>
                <w:ins w:id="1365" w:author="David Conklin" w:date="2020-12-05T07:19:00Z"/>
              </w:rPr>
            </w:pPr>
            <w:ins w:id="1366" w:author="David Conklin" w:date="2020-12-05T07:19:00Z">
              <w:r>
                <w:t>23772909</w:t>
              </w:r>
            </w:ins>
          </w:p>
        </w:tc>
        <w:tc>
          <w:tcPr>
            <w:tcW w:w="0" w:type="auto"/>
          </w:tcPr>
          <w:p w14:paraId="34D34A62" w14:textId="3065CE9D" w:rsidR="00771AAC" w:rsidRDefault="00771AAC" w:rsidP="00771AAC">
            <w:pPr>
              <w:rPr>
                <w:ins w:id="1367" w:author="David Conklin" w:date="2020-12-05T07:19:00Z"/>
              </w:rPr>
            </w:pPr>
            <w:ins w:id="1368" w:author="David Conklin" w:date="2020-12-05T07:19:00Z">
              <w:r>
                <w:t>MCKENZIE RIVER NEAR VIDA</w:t>
              </w:r>
            </w:ins>
          </w:p>
        </w:tc>
        <w:tc>
          <w:tcPr>
            <w:tcW w:w="0" w:type="auto"/>
          </w:tcPr>
          <w:p w14:paraId="28D95DBB" w14:textId="4CB4220B" w:rsidR="00771AAC" w:rsidRDefault="00771AAC" w:rsidP="00771AAC">
            <w:pPr>
              <w:rPr>
                <w:ins w:id="1369" w:author="David Conklin" w:date="2020-12-05T07:19:00Z"/>
              </w:rPr>
            </w:pPr>
            <w:ins w:id="1370" w:author="David Conklin" w:date="2020-12-05T07:19:00Z">
              <w:r>
                <w:t>%bias</w:t>
              </w:r>
            </w:ins>
          </w:p>
        </w:tc>
        <w:tc>
          <w:tcPr>
            <w:tcW w:w="0" w:type="auto"/>
          </w:tcPr>
          <w:p w14:paraId="35ED9764" w14:textId="358AE500" w:rsidR="00771AAC" w:rsidRDefault="00771AAC" w:rsidP="00771AAC">
            <w:pPr>
              <w:rPr>
                <w:ins w:id="1371" w:author="David Conklin" w:date="2020-12-05T07:19:00Z"/>
              </w:rPr>
            </w:pPr>
            <w:ins w:id="1372" w:author="David Conklin" w:date="2020-12-05T07:19:00Z">
              <w:r>
                <w:t>-10.9%</w:t>
              </w:r>
            </w:ins>
          </w:p>
        </w:tc>
        <w:tc>
          <w:tcPr>
            <w:tcW w:w="0" w:type="auto"/>
          </w:tcPr>
          <w:p w14:paraId="76D5A39A" w14:textId="2C800525" w:rsidR="00771AAC" w:rsidRDefault="00771AAC" w:rsidP="00771AAC">
            <w:pPr>
              <w:rPr>
                <w:ins w:id="1373" w:author="David Conklin" w:date="2020-12-05T07:19:00Z"/>
              </w:rPr>
            </w:pPr>
            <w:ins w:id="1374" w:author="David Conklin" w:date="2020-12-05T07:19:00Z">
              <w:r>
                <w:t>S</w:t>
              </w:r>
            </w:ins>
          </w:p>
        </w:tc>
        <w:tc>
          <w:tcPr>
            <w:tcW w:w="0" w:type="auto"/>
          </w:tcPr>
          <w:p w14:paraId="7CF247B3" w14:textId="2D4FEC13" w:rsidR="00771AAC" w:rsidRDefault="00771AAC" w:rsidP="00771AAC">
            <w:pPr>
              <w:rPr>
                <w:ins w:id="1375" w:author="David Conklin" w:date="2020-12-05T07:19:00Z"/>
              </w:rPr>
            </w:pPr>
            <w:ins w:id="1376" w:author="David Conklin" w:date="2020-12-05T07:19:00Z">
              <w:r>
                <w:t>1</w:t>
              </w:r>
            </w:ins>
            <w:ins w:id="1377" w:author="David Conklin" w:date="2020-12-07T15:37:00Z">
              <w:r w:rsidR="00AA6F70">
                <w:t>51</w:t>
              </w:r>
            </w:ins>
          </w:p>
        </w:tc>
      </w:tr>
      <w:tr w:rsidR="00771AAC" w14:paraId="1ED80062" w14:textId="77777777" w:rsidTr="00081FEC">
        <w:trPr>
          <w:ins w:id="1378" w:author="David Conklin" w:date="2020-12-05T07:19:00Z"/>
        </w:trPr>
        <w:tc>
          <w:tcPr>
            <w:tcW w:w="0" w:type="auto"/>
          </w:tcPr>
          <w:p w14:paraId="56B946A0" w14:textId="77777777" w:rsidR="00771AAC" w:rsidRDefault="00771AAC" w:rsidP="00771AAC">
            <w:pPr>
              <w:rPr>
                <w:ins w:id="1379" w:author="David Conklin" w:date="2020-12-05T07:19:00Z"/>
              </w:rPr>
            </w:pPr>
          </w:p>
        </w:tc>
        <w:tc>
          <w:tcPr>
            <w:tcW w:w="0" w:type="auto"/>
          </w:tcPr>
          <w:p w14:paraId="1CD74D21" w14:textId="77777777" w:rsidR="00771AAC" w:rsidRDefault="00771AAC" w:rsidP="00771AAC">
            <w:pPr>
              <w:rPr>
                <w:ins w:id="1380" w:author="David Conklin" w:date="2020-12-05T07:19:00Z"/>
              </w:rPr>
            </w:pPr>
          </w:p>
        </w:tc>
        <w:tc>
          <w:tcPr>
            <w:tcW w:w="0" w:type="auto"/>
          </w:tcPr>
          <w:p w14:paraId="0AB6BF23" w14:textId="77777777" w:rsidR="00771AAC" w:rsidRDefault="00771AAC" w:rsidP="00771AAC">
            <w:pPr>
              <w:rPr>
                <w:ins w:id="1381" w:author="David Conklin" w:date="2020-12-05T07:19:00Z"/>
              </w:rPr>
            </w:pPr>
          </w:p>
        </w:tc>
        <w:tc>
          <w:tcPr>
            <w:tcW w:w="0" w:type="auto"/>
          </w:tcPr>
          <w:p w14:paraId="1FCF5485" w14:textId="5ADF5AFE" w:rsidR="00771AAC" w:rsidRDefault="00771AAC" w:rsidP="00771AAC">
            <w:pPr>
              <w:rPr>
                <w:ins w:id="1382" w:author="David Conklin" w:date="2020-12-05T07:19:00Z"/>
              </w:rPr>
            </w:pPr>
            <w:ins w:id="1383" w:author="David Conklin" w:date="2020-12-05T07:19:00Z">
              <w:r>
                <w:t>NSE</w:t>
              </w:r>
            </w:ins>
          </w:p>
        </w:tc>
        <w:tc>
          <w:tcPr>
            <w:tcW w:w="0" w:type="auto"/>
          </w:tcPr>
          <w:p w14:paraId="6FEA2BA2" w14:textId="45B29A64" w:rsidR="00771AAC" w:rsidRDefault="00771AAC" w:rsidP="00771AAC">
            <w:pPr>
              <w:rPr>
                <w:ins w:id="1384" w:author="David Conklin" w:date="2020-12-05T07:19:00Z"/>
              </w:rPr>
            </w:pPr>
            <w:ins w:id="1385" w:author="David Conklin" w:date="2020-12-05T07:19:00Z">
              <w:r>
                <w:t>0.47</w:t>
              </w:r>
            </w:ins>
          </w:p>
        </w:tc>
        <w:tc>
          <w:tcPr>
            <w:tcW w:w="0" w:type="auto"/>
          </w:tcPr>
          <w:p w14:paraId="0598E456" w14:textId="6FD9B92E" w:rsidR="00771AAC" w:rsidRDefault="00771AAC" w:rsidP="00771AAC">
            <w:pPr>
              <w:rPr>
                <w:ins w:id="1386" w:author="David Conklin" w:date="2020-12-05T07:19:00Z"/>
              </w:rPr>
            </w:pPr>
            <w:ins w:id="1387" w:author="David Conklin" w:date="2020-12-05T07:19:00Z">
              <w:r>
                <w:t>S</w:t>
              </w:r>
            </w:ins>
          </w:p>
        </w:tc>
        <w:tc>
          <w:tcPr>
            <w:tcW w:w="0" w:type="auto"/>
          </w:tcPr>
          <w:p w14:paraId="557C5BBB" w14:textId="77777777" w:rsidR="00771AAC" w:rsidRDefault="00771AAC" w:rsidP="00771AAC">
            <w:pPr>
              <w:rPr>
                <w:ins w:id="1388" w:author="David Conklin" w:date="2020-12-05T07:19:00Z"/>
              </w:rPr>
            </w:pPr>
          </w:p>
        </w:tc>
      </w:tr>
      <w:tr w:rsidR="00771AAC" w14:paraId="018CD271" w14:textId="77777777" w:rsidTr="00081FEC">
        <w:trPr>
          <w:ins w:id="1389" w:author="David Conklin" w:date="2020-12-05T07:19:00Z"/>
        </w:trPr>
        <w:tc>
          <w:tcPr>
            <w:tcW w:w="0" w:type="auto"/>
          </w:tcPr>
          <w:p w14:paraId="18529DA2" w14:textId="77777777" w:rsidR="00771AAC" w:rsidRDefault="00771AAC" w:rsidP="00771AAC">
            <w:pPr>
              <w:rPr>
                <w:ins w:id="1390" w:author="David Conklin" w:date="2020-12-05T07:19:00Z"/>
              </w:rPr>
            </w:pPr>
          </w:p>
        </w:tc>
        <w:tc>
          <w:tcPr>
            <w:tcW w:w="0" w:type="auto"/>
          </w:tcPr>
          <w:p w14:paraId="34761E01" w14:textId="77777777" w:rsidR="00771AAC" w:rsidRDefault="00771AAC" w:rsidP="00771AAC">
            <w:pPr>
              <w:rPr>
                <w:ins w:id="1391" w:author="David Conklin" w:date="2020-12-05T07:19:00Z"/>
              </w:rPr>
            </w:pPr>
          </w:p>
        </w:tc>
        <w:tc>
          <w:tcPr>
            <w:tcW w:w="0" w:type="auto"/>
          </w:tcPr>
          <w:p w14:paraId="3269D126" w14:textId="77777777" w:rsidR="00771AAC" w:rsidRDefault="00771AAC" w:rsidP="00771AAC">
            <w:pPr>
              <w:rPr>
                <w:ins w:id="1392" w:author="David Conklin" w:date="2020-12-05T07:19:00Z"/>
              </w:rPr>
            </w:pPr>
          </w:p>
        </w:tc>
        <w:tc>
          <w:tcPr>
            <w:tcW w:w="0" w:type="auto"/>
          </w:tcPr>
          <w:p w14:paraId="20896EE8" w14:textId="626E98EF" w:rsidR="00771AAC" w:rsidRDefault="00771AAC" w:rsidP="00771AAC">
            <w:pPr>
              <w:rPr>
                <w:ins w:id="1393" w:author="David Conklin" w:date="2020-12-05T07:19:00Z"/>
              </w:rPr>
            </w:pPr>
            <w:ins w:id="1394" w:author="David Conklin" w:date="2020-12-05T07:19:00Z">
              <w:r>
                <w:t>R2</w:t>
              </w:r>
            </w:ins>
          </w:p>
        </w:tc>
        <w:tc>
          <w:tcPr>
            <w:tcW w:w="0" w:type="auto"/>
          </w:tcPr>
          <w:p w14:paraId="5370746D" w14:textId="47EDF3AC" w:rsidR="00771AAC" w:rsidRDefault="00771AAC" w:rsidP="00771AAC">
            <w:pPr>
              <w:rPr>
                <w:ins w:id="1395" w:author="David Conklin" w:date="2020-12-05T07:19:00Z"/>
              </w:rPr>
            </w:pPr>
            <w:ins w:id="1396" w:author="David Conklin" w:date="2020-12-05T07:19:00Z">
              <w:r>
                <w:t>0.95</w:t>
              </w:r>
            </w:ins>
          </w:p>
        </w:tc>
        <w:tc>
          <w:tcPr>
            <w:tcW w:w="0" w:type="auto"/>
          </w:tcPr>
          <w:p w14:paraId="1C2F51A4" w14:textId="0EA9E813" w:rsidR="00771AAC" w:rsidRDefault="00771AAC" w:rsidP="00771AAC">
            <w:pPr>
              <w:rPr>
                <w:ins w:id="1397" w:author="David Conklin" w:date="2020-12-05T07:19:00Z"/>
              </w:rPr>
            </w:pPr>
            <w:ins w:id="1398" w:author="David Conklin" w:date="2020-12-05T07:19:00Z">
              <w:r>
                <w:t>VG</w:t>
              </w:r>
            </w:ins>
          </w:p>
        </w:tc>
        <w:tc>
          <w:tcPr>
            <w:tcW w:w="0" w:type="auto"/>
          </w:tcPr>
          <w:p w14:paraId="5E5BC476" w14:textId="77777777" w:rsidR="00771AAC" w:rsidRDefault="00771AAC" w:rsidP="00771AAC">
            <w:pPr>
              <w:rPr>
                <w:ins w:id="1399" w:author="David Conklin" w:date="2020-12-05T07:19:00Z"/>
              </w:rPr>
            </w:pPr>
          </w:p>
        </w:tc>
      </w:tr>
      <w:tr w:rsidR="00771AAC" w14:paraId="5E97FFFE" w14:textId="77777777" w:rsidTr="00081FEC">
        <w:trPr>
          <w:ins w:id="1400" w:author="David Conklin" w:date="2020-12-05T07:19:00Z"/>
        </w:trPr>
        <w:tc>
          <w:tcPr>
            <w:tcW w:w="0" w:type="auto"/>
          </w:tcPr>
          <w:p w14:paraId="3BF99663" w14:textId="77777777" w:rsidR="00771AAC" w:rsidRDefault="00771AAC" w:rsidP="00771AAC">
            <w:pPr>
              <w:rPr>
                <w:ins w:id="1401" w:author="David Conklin" w:date="2020-12-05T07:19:00Z"/>
              </w:rPr>
            </w:pPr>
          </w:p>
        </w:tc>
        <w:tc>
          <w:tcPr>
            <w:tcW w:w="0" w:type="auto"/>
          </w:tcPr>
          <w:p w14:paraId="710B3153" w14:textId="77777777" w:rsidR="00771AAC" w:rsidRDefault="00771AAC" w:rsidP="00771AAC">
            <w:pPr>
              <w:rPr>
                <w:ins w:id="1402" w:author="David Conklin" w:date="2020-12-05T07:19:00Z"/>
              </w:rPr>
            </w:pPr>
          </w:p>
        </w:tc>
        <w:tc>
          <w:tcPr>
            <w:tcW w:w="0" w:type="auto"/>
          </w:tcPr>
          <w:p w14:paraId="5570236E" w14:textId="77777777" w:rsidR="00771AAC" w:rsidRDefault="00771AAC" w:rsidP="00771AAC">
            <w:pPr>
              <w:rPr>
                <w:ins w:id="1403" w:author="David Conklin" w:date="2020-12-05T07:19:00Z"/>
              </w:rPr>
            </w:pPr>
          </w:p>
        </w:tc>
        <w:tc>
          <w:tcPr>
            <w:tcW w:w="0" w:type="auto"/>
          </w:tcPr>
          <w:p w14:paraId="4A0C0A8D" w14:textId="6A0AF3E0" w:rsidR="00771AAC" w:rsidRDefault="009655F4" w:rsidP="00771AAC">
            <w:pPr>
              <w:rPr>
                <w:ins w:id="1404" w:author="David Conklin" w:date="2020-12-05T07:19:00Z"/>
              </w:rPr>
            </w:pPr>
            <w:ins w:id="1405" w:author="David Conklin" w:date="2020-12-07T15:32:00Z">
              <w:r>
                <w:t>MAE</w:t>
              </w:r>
            </w:ins>
          </w:p>
        </w:tc>
        <w:tc>
          <w:tcPr>
            <w:tcW w:w="0" w:type="auto"/>
          </w:tcPr>
          <w:p w14:paraId="4AFDAA06" w14:textId="5BB9E388" w:rsidR="00771AAC" w:rsidRDefault="009655F4" w:rsidP="00771AAC">
            <w:pPr>
              <w:rPr>
                <w:ins w:id="1406" w:author="David Conklin" w:date="2020-12-05T07:19:00Z"/>
              </w:rPr>
            </w:pPr>
            <w:ins w:id="1407" w:author="David Conklin" w:date="2020-12-07T15:32:00Z">
              <w:r>
                <w:t>1.6 deg C</w:t>
              </w:r>
            </w:ins>
          </w:p>
        </w:tc>
        <w:tc>
          <w:tcPr>
            <w:tcW w:w="0" w:type="auto"/>
          </w:tcPr>
          <w:p w14:paraId="00708A1D" w14:textId="77777777" w:rsidR="00771AAC" w:rsidRDefault="00771AAC" w:rsidP="00771AAC">
            <w:pPr>
              <w:rPr>
                <w:ins w:id="1408" w:author="David Conklin" w:date="2020-12-05T07:19:00Z"/>
              </w:rPr>
            </w:pPr>
          </w:p>
        </w:tc>
        <w:tc>
          <w:tcPr>
            <w:tcW w:w="0" w:type="auto"/>
          </w:tcPr>
          <w:p w14:paraId="786F3D85" w14:textId="77777777" w:rsidR="00771AAC" w:rsidRDefault="00771AAC" w:rsidP="00771AAC">
            <w:pPr>
              <w:rPr>
                <w:ins w:id="1409" w:author="David Conklin" w:date="2020-12-05T07:19:00Z"/>
              </w:rPr>
            </w:pPr>
          </w:p>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19A9D441" w:rsidR="00771AAC" w:rsidRDefault="00771AAC" w:rsidP="00771AAC">
            <w:del w:id="1410" w:author="David Conklin" w:date="2020-11-26T14:31:00Z">
              <w:r w:rsidDel="00490074">
                <w:delText>-5.3%</w:delText>
              </w:r>
            </w:del>
            <w:ins w:id="1411" w:author="David Conklin" w:date="2020-12-05T07:12:00Z">
              <w:r>
                <w:t>-</w:t>
              </w:r>
            </w:ins>
            <w:ins w:id="1412" w:author="David Conklin" w:date="2020-12-07T15:35:00Z">
              <w:r w:rsidR="00AA6F70">
                <w:t>8.6</w:t>
              </w:r>
            </w:ins>
            <w:ins w:id="1413" w:author="David Conklin" w:date="2020-12-05T07:12:00Z">
              <w:r>
                <w:t>%</w:t>
              </w:r>
            </w:ins>
          </w:p>
        </w:tc>
        <w:tc>
          <w:tcPr>
            <w:tcW w:w="0" w:type="auto"/>
          </w:tcPr>
          <w:p w14:paraId="1512C366" w14:textId="3D60965E" w:rsidR="00771AAC" w:rsidRDefault="00771AAC" w:rsidP="00771AAC">
            <w:ins w:id="1414" w:author="David Conklin" w:date="2020-12-05T07:15:00Z">
              <w:r>
                <w:t>G</w:t>
              </w:r>
            </w:ins>
            <w:del w:id="1415" w:author="David Conklin" w:date="2020-12-05T07:15:00Z">
              <w:r w:rsidDel="005160F8">
                <w:delText>G</w:delText>
              </w:r>
            </w:del>
          </w:p>
        </w:tc>
        <w:tc>
          <w:tcPr>
            <w:tcW w:w="0" w:type="auto"/>
          </w:tcPr>
          <w:p w14:paraId="21A5CC65" w14:textId="5823CAE9" w:rsidR="00771AAC" w:rsidRDefault="00771AAC" w:rsidP="00771AAC">
            <w:pPr>
              <w:rPr>
                <w:ins w:id="1416" w:author="David Conklin" w:date="2020-12-05T07:09:00Z"/>
              </w:rPr>
            </w:pPr>
            <w:ins w:id="1417" w:author="David Conklin" w:date="2020-12-05T07:12:00Z">
              <w:r>
                <w:t>1</w:t>
              </w:r>
            </w:ins>
            <w:ins w:id="1418" w:author="David Conklin" w:date="2020-12-07T15:36:00Z">
              <w:r w:rsidR="00AA6F70">
                <w:t>51</w:t>
              </w:r>
            </w:ins>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6C176ED3" w:rsidR="00771AAC" w:rsidRDefault="00771AAC" w:rsidP="00771AAC">
            <w:del w:id="1419" w:author="David Conklin" w:date="2020-12-05T07:13:00Z">
              <w:r w:rsidDel="005160F8">
                <w:delText>0.</w:delText>
              </w:r>
            </w:del>
            <w:ins w:id="1420" w:author="David Conklin" w:date="2020-12-05T07:13:00Z">
              <w:r>
                <w:t>0.7</w:t>
              </w:r>
            </w:ins>
            <w:ins w:id="1421" w:author="David Conklin" w:date="2020-12-07T15:36:00Z">
              <w:r w:rsidR="00AA6F70">
                <w:t>0</w:t>
              </w:r>
            </w:ins>
            <w:del w:id="1422" w:author="David Conklin" w:date="2020-11-26T14:30:00Z">
              <w:r w:rsidDel="0090573C">
                <w:delText>78</w:delText>
              </w:r>
            </w:del>
          </w:p>
        </w:tc>
        <w:tc>
          <w:tcPr>
            <w:tcW w:w="0" w:type="auto"/>
          </w:tcPr>
          <w:p w14:paraId="2BD166C2" w14:textId="5A038245" w:rsidR="00771AAC" w:rsidRDefault="00AA6F70" w:rsidP="00771AAC">
            <w:ins w:id="1423" w:author="David Conklin" w:date="2020-12-07T15:36:00Z">
              <w:r>
                <w:t>S</w:t>
              </w:r>
            </w:ins>
            <w:del w:id="1424" w:author="David Conklin" w:date="2020-12-07T15:36:00Z">
              <w:r w:rsidR="00771AAC" w:rsidDel="00AA6F70">
                <w:delText>G</w:delText>
              </w:r>
            </w:del>
          </w:p>
        </w:tc>
        <w:tc>
          <w:tcPr>
            <w:tcW w:w="0" w:type="auto"/>
          </w:tcPr>
          <w:p w14:paraId="1D2D4840" w14:textId="77777777" w:rsidR="00771AAC" w:rsidRDefault="00771AAC" w:rsidP="00771AAC">
            <w:pPr>
              <w:rPr>
                <w:ins w:id="1425" w:author="David Conklin" w:date="2020-12-05T07:09:00Z"/>
              </w:rPr>
            </w:pPr>
          </w:p>
        </w:tc>
      </w:tr>
      <w:tr w:rsidR="00771AAC" w:rsidDel="00AA6F70" w14:paraId="397FB880" w14:textId="3E4A2F2F" w:rsidTr="00081FEC">
        <w:trPr>
          <w:gridAfter w:val="1"/>
          <w:del w:id="1426" w:author="David Conklin" w:date="2020-12-07T15:37:00Z"/>
        </w:trPr>
        <w:tc>
          <w:tcPr>
            <w:tcW w:w="0" w:type="auto"/>
          </w:tcPr>
          <w:p w14:paraId="4D9DE3D0" w14:textId="72826DB2" w:rsidR="00771AAC" w:rsidDel="00AA6F70" w:rsidRDefault="00771AAC" w:rsidP="00771AAC">
            <w:pPr>
              <w:rPr>
                <w:del w:id="1427" w:author="David Conklin" w:date="2020-12-07T15:37:00Z"/>
              </w:rPr>
            </w:pPr>
          </w:p>
        </w:tc>
        <w:tc>
          <w:tcPr>
            <w:tcW w:w="0" w:type="auto"/>
          </w:tcPr>
          <w:p w14:paraId="3D3982B2" w14:textId="10B72C8B" w:rsidR="00771AAC" w:rsidDel="00AA6F70" w:rsidRDefault="00771AAC" w:rsidP="00771AAC">
            <w:pPr>
              <w:rPr>
                <w:del w:id="1428" w:author="David Conklin" w:date="2020-12-07T15:37:00Z"/>
              </w:rPr>
            </w:pPr>
          </w:p>
        </w:tc>
        <w:tc>
          <w:tcPr>
            <w:tcW w:w="0" w:type="auto"/>
          </w:tcPr>
          <w:p w14:paraId="6257C23A" w14:textId="5E34931B" w:rsidR="00771AAC" w:rsidDel="00AA6F70" w:rsidRDefault="00771AAC" w:rsidP="00771AAC">
            <w:pPr>
              <w:rPr>
                <w:del w:id="1429" w:author="David Conklin" w:date="2020-12-07T15:37:00Z"/>
              </w:rPr>
            </w:pPr>
          </w:p>
        </w:tc>
        <w:tc>
          <w:tcPr>
            <w:tcW w:w="0" w:type="auto"/>
          </w:tcPr>
          <w:p w14:paraId="5BC3038F" w14:textId="69D58E4A" w:rsidR="00771AAC" w:rsidDel="00AA6F70" w:rsidRDefault="00771AAC" w:rsidP="00771AAC">
            <w:pPr>
              <w:rPr>
                <w:del w:id="1430" w:author="David Conklin" w:date="2020-12-07T15:37:00Z"/>
              </w:rPr>
            </w:pPr>
            <w:del w:id="1431" w:author="David Conklin" w:date="2020-12-07T15:37:00Z">
              <w:r w:rsidDel="00AA6F70">
                <w:delText>RSR</w:delText>
              </w:r>
            </w:del>
          </w:p>
        </w:tc>
        <w:tc>
          <w:tcPr>
            <w:tcW w:w="0" w:type="auto"/>
          </w:tcPr>
          <w:p w14:paraId="636C72A4" w14:textId="31D3C9A0" w:rsidR="00771AAC" w:rsidDel="00AA6F70" w:rsidRDefault="00771AAC" w:rsidP="00771AAC">
            <w:pPr>
              <w:rPr>
                <w:del w:id="1432" w:author="David Conklin" w:date="2020-12-07T15:37:00Z"/>
              </w:rPr>
            </w:pPr>
            <w:del w:id="1433" w:author="David Conklin" w:date="2020-12-07T15:37:00Z">
              <w:r w:rsidDel="00AA6F70">
                <w:delText>0.</w:delText>
              </w:r>
            </w:del>
            <w:del w:id="1434" w:author="David Conklin" w:date="2020-11-26T14:31:00Z">
              <w:r w:rsidDel="00490074">
                <w:delText>47</w:delText>
              </w:r>
            </w:del>
          </w:p>
        </w:tc>
        <w:tc>
          <w:tcPr>
            <w:tcW w:w="0" w:type="auto"/>
          </w:tcPr>
          <w:p w14:paraId="5276FAC8" w14:textId="60D74A4C" w:rsidR="00771AAC" w:rsidDel="00AA6F70" w:rsidRDefault="00771AAC" w:rsidP="00771AAC">
            <w:pPr>
              <w:rPr>
                <w:del w:id="1435" w:author="David Conklin" w:date="2020-12-07T15:37:00Z"/>
              </w:rPr>
            </w:pPr>
            <w:del w:id="1436" w:author="David Conklin" w:date="2020-12-07T15:37:00Z">
              <w:r w:rsidDel="00AA6F70">
                <w:delText>VG</w:delText>
              </w:r>
            </w:del>
          </w:p>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1274BB2E" w:rsidR="00771AAC" w:rsidRDefault="00771AAC" w:rsidP="00771AAC">
            <w:r>
              <w:t>0.</w:t>
            </w:r>
            <w:ins w:id="1437" w:author="David Conklin" w:date="2020-11-26T14:31:00Z">
              <w:r>
                <w:t>9</w:t>
              </w:r>
            </w:ins>
            <w:ins w:id="1438" w:author="David Conklin" w:date="2020-12-05T07:13:00Z">
              <w:r>
                <w:t>6</w:t>
              </w:r>
            </w:ins>
            <w:del w:id="1439" w:author="David Conklin" w:date="2020-11-26T14:31:00Z">
              <w:r w:rsidDel="00490074">
                <w:delText>83</w:delText>
              </w:r>
            </w:del>
          </w:p>
        </w:tc>
        <w:tc>
          <w:tcPr>
            <w:tcW w:w="0" w:type="auto"/>
          </w:tcPr>
          <w:p w14:paraId="743FEAFD" w14:textId="391364CF" w:rsidR="00771AAC" w:rsidRDefault="00771AAC" w:rsidP="00771AAC">
            <w:ins w:id="1440" w:author="David Conklin" w:date="2020-11-26T14:33:00Z">
              <w:r>
                <w:t>V</w:t>
              </w:r>
            </w:ins>
            <w:r>
              <w:t>G</w:t>
            </w:r>
          </w:p>
        </w:tc>
        <w:tc>
          <w:tcPr>
            <w:tcW w:w="0" w:type="auto"/>
          </w:tcPr>
          <w:p w14:paraId="69743C5D" w14:textId="77777777" w:rsidR="00771AAC" w:rsidRDefault="00771AAC" w:rsidP="00771AAC">
            <w:pPr>
              <w:rPr>
                <w:ins w:id="1441" w:author="David Conklin" w:date="2020-12-05T07:09:00Z"/>
              </w:rPr>
            </w:pPr>
          </w:p>
        </w:tc>
      </w:tr>
      <w:tr w:rsidR="00771AAC" w14:paraId="6E77E66D" w14:textId="77777777" w:rsidTr="00081FEC">
        <w:trPr>
          <w:ins w:id="1442" w:author="David Conklin" w:date="2020-12-05T07:13:00Z"/>
        </w:trPr>
        <w:tc>
          <w:tcPr>
            <w:tcW w:w="0" w:type="auto"/>
          </w:tcPr>
          <w:p w14:paraId="475153BC" w14:textId="77777777" w:rsidR="00771AAC" w:rsidRDefault="00771AAC" w:rsidP="00771AAC">
            <w:pPr>
              <w:rPr>
                <w:ins w:id="1443" w:author="David Conklin" w:date="2020-12-05T07:13:00Z"/>
              </w:rPr>
            </w:pPr>
          </w:p>
        </w:tc>
        <w:tc>
          <w:tcPr>
            <w:tcW w:w="0" w:type="auto"/>
          </w:tcPr>
          <w:p w14:paraId="16063010" w14:textId="77777777" w:rsidR="00771AAC" w:rsidRDefault="00771AAC" w:rsidP="00771AAC">
            <w:pPr>
              <w:rPr>
                <w:ins w:id="1444" w:author="David Conklin" w:date="2020-12-05T07:13:00Z"/>
              </w:rPr>
            </w:pPr>
          </w:p>
        </w:tc>
        <w:tc>
          <w:tcPr>
            <w:tcW w:w="0" w:type="auto"/>
          </w:tcPr>
          <w:p w14:paraId="066E8459" w14:textId="77777777" w:rsidR="00771AAC" w:rsidRDefault="00771AAC" w:rsidP="00771AAC">
            <w:pPr>
              <w:rPr>
                <w:ins w:id="1445" w:author="David Conklin" w:date="2020-12-05T07:13:00Z"/>
              </w:rPr>
            </w:pPr>
          </w:p>
        </w:tc>
        <w:tc>
          <w:tcPr>
            <w:tcW w:w="0" w:type="auto"/>
          </w:tcPr>
          <w:p w14:paraId="58D7F617" w14:textId="58355EED" w:rsidR="00771AAC" w:rsidRDefault="00AA6F70" w:rsidP="00771AAC">
            <w:pPr>
              <w:rPr>
                <w:ins w:id="1446" w:author="David Conklin" w:date="2020-12-05T07:13:00Z"/>
              </w:rPr>
            </w:pPr>
            <w:ins w:id="1447" w:author="David Conklin" w:date="2020-12-07T15:36:00Z">
              <w:r>
                <w:t>MAE</w:t>
              </w:r>
            </w:ins>
          </w:p>
        </w:tc>
        <w:tc>
          <w:tcPr>
            <w:tcW w:w="0" w:type="auto"/>
          </w:tcPr>
          <w:p w14:paraId="7008AD30" w14:textId="0802E7C7" w:rsidR="00771AAC" w:rsidRDefault="00AA6F70" w:rsidP="00771AAC">
            <w:pPr>
              <w:rPr>
                <w:ins w:id="1448" w:author="David Conklin" w:date="2020-12-05T07:13:00Z"/>
              </w:rPr>
            </w:pPr>
            <w:ins w:id="1449" w:author="David Conklin" w:date="2020-12-07T15:37:00Z">
              <w:r>
                <w:t>1.7</w:t>
              </w:r>
            </w:ins>
            <w:ins w:id="1450" w:author="David Conklin" w:date="2020-12-05T07:14:00Z">
              <w:r w:rsidR="00771AAC">
                <w:t xml:space="preserve"> deg C</w:t>
              </w:r>
            </w:ins>
          </w:p>
        </w:tc>
        <w:tc>
          <w:tcPr>
            <w:tcW w:w="0" w:type="auto"/>
          </w:tcPr>
          <w:p w14:paraId="17E90CAA" w14:textId="77777777" w:rsidR="00771AAC" w:rsidRDefault="00771AAC" w:rsidP="00771AAC">
            <w:pPr>
              <w:rPr>
                <w:ins w:id="1451" w:author="David Conklin" w:date="2020-12-05T07:13:00Z"/>
              </w:rPr>
            </w:pPr>
          </w:p>
        </w:tc>
        <w:tc>
          <w:tcPr>
            <w:tcW w:w="0" w:type="auto"/>
          </w:tcPr>
          <w:p w14:paraId="6297A3E8" w14:textId="77777777" w:rsidR="00771AAC" w:rsidRDefault="00771AAC" w:rsidP="00771AAC">
            <w:pPr>
              <w:rPr>
                <w:ins w:id="1452" w:author="David Conklin" w:date="2020-12-05T07:13:00Z"/>
              </w:rPr>
            </w:pPr>
          </w:p>
        </w:tc>
      </w:tr>
    </w:tbl>
    <w:p w14:paraId="3D49907E" w14:textId="49ADA59D" w:rsidR="00F81EFD" w:rsidRDefault="00F81EFD" w:rsidP="007E57E4"/>
    <w:p w14:paraId="25B7589F" w14:textId="58DA655E" w:rsidR="00E70EE0" w:rsidDel="00771AAC" w:rsidRDefault="00E70EE0" w:rsidP="007E57E4">
      <w:pPr>
        <w:rPr>
          <w:del w:id="1453" w:author="David Conklin" w:date="2020-12-05T07:31:00Z"/>
        </w:rPr>
      </w:pPr>
      <w:del w:id="1454" w:author="David Conklin" w:date="2020-12-05T07:31:00Z">
        <w:r w:rsidDel="00771AAC">
          <w:delText>Temperature sensor locations with unsatisfactory simulation skill grades</w:delText>
        </w:r>
      </w:del>
    </w:p>
    <w:tbl>
      <w:tblPr>
        <w:tblStyle w:val="TableGrid"/>
        <w:tblW w:w="0" w:type="auto"/>
        <w:tblLook w:val="04A0" w:firstRow="1" w:lastRow="0" w:firstColumn="1" w:lastColumn="0" w:noHBand="0" w:noVBand="1"/>
      </w:tblPr>
      <w:tblGrid>
        <w:gridCol w:w="1109"/>
        <w:gridCol w:w="1109"/>
        <w:gridCol w:w="4441"/>
      </w:tblGrid>
      <w:tr w:rsidR="00257E8F" w:rsidDel="00771AAC" w14:paraId="02B22380" w14:textId="6CED8DD8" w:rsidTr="00257E8F">
        <w:trPr>
          <w:del w:id="1455" w:author="David Conklin" w:date="2020-12-05T07:31:00Z"/>
        </w:trPr>
        <w:tc>
          <w:tcPr>
            <w:tcW w:w="0" w:type="auto"/>
          </w:tcPr>
          <w:p w14:paraId="307F270A" w14:textId="4E8B7211" w:rsidR="00257E8F" w:rsidDel="00771AAC" w:rsidRDefault="00257E8F" w:rsidP="007E57E4">
            <w:pPr>
              <w:rPr>
                <w:del w:id="1456" w:author="David Conklin" w:date="2020-12-05T07:31:00Z"/>
              </w:rPr>
            </w:pPr>
            <w:del w:id="1457" w:author="David Conklin" w:date="2020-12-05T07:31:00Z">
              <w:r w:rsidDel="00771AAC">
                <w:delText>gage</w:delText>
              </w:r>
            </w:del>
          </w:p>
        </w:tc>
        <w:tc>
          <w:tcPr>
            <w:tcW w:w="0" w:type="auto"/>
          </w:tcPr>
          <w:p w14:paraId="19097198" w14:textId="674A45C9" w:rsidR="00257E8F" w:rsidDel="00771AAC" w:rsidRDefault="00257E8F" w:rsidP="007E57E4">
            <w:pPr>
              <w:rPr>
                <w:del w:id="1458" w:author="David Conklin" w:date="2020-12-05T07:31:00Z"/>
              </w:rPr>
            </w:pPr>
            <w:del w:id="1459" w:author="David Conklin" w:date="2020-12-05T07:31:00Z">
              <w:r w:rsidDel="00771AAC">
                <w:delText>COMID</w:delText>
              </w:r>
            </w:del>
          </w:p>
        </w:tc>
        <w:tc>
          <w:tcPr>
            <w:tcW w:w="0" w:type="auto"/>
          </w:tcPr>
          <w:p w14:paraId="1A578839" w14:textId="455F1D22" w:rsidR="00257E8F" w:rsidDel="00771AAC" w:rsidRDefault="00257E8F" w:rsidP="007E57E4">
            <w:pPr>
              <w:rPr>
                <w:del w:id="1460" w:author="David Conklin" w:date="2020-12-05T07:31:00Z"/>
              </w:rPr>
            </w:pPr>
            <w:del w:id="1461" w:author="David Conklin" w:date="2020-12-05T07:31:00Z">
              <w:r w:rsidDel="00771AAC">
                <w:delText>location</w:delText>
              </w:r>
            </w:del>
          </w:p>
        </w:tc>
      </w:tr>
      <w:tr w:rsidR="00257E8F" w:rsidDel="00771AAC" w14:paraId="239C847A" w14:textId="5535B38D" w:rsidTr="00257E8F">
        <w:trPr>
          <w:del w:id="1462" w:author="David Conklin" w:date="2020-12-05T07:31:00Z"/>
        </w:trPr>
        <w:tc>
          <w:tcPr>
            <w:tcW w:w="0" w:type="auto"/>
          </w:tcPr>
          <w:p w14:paraId="0708989B" w14:textId="51497232" w:rsidR="00257E8F" w:rsidDel="00771AAC" w:rsidRDefault="00257E8F" w:rsidP="007E57E4">
            <w:pPr>
              <w:rPr>
                <w:del w:id="1463" w:author="David Conklin" w:date="2020-12-05T07:31:00Z"/>
              </w:rPr>
            </w:pPr>
            <w:del w:id="1464" w:author="David Conklin" w:date="2020-12-05T07:31:00Z">
              <w:r w:rsidDel="00771AAC">
                <w:delText>14159500</w:delText>
              </w:r>
            </w:del>
          </w:p>
        </w:tc>
        <w:tc>
          <w:tcPr>
            <w:tcW w:w="0" w:type="auto"/>
          </w:tcPr>
          <w:p w14:paraId="6FD32123" w14:textId="12215D59" w:rsidR="00257E8F" w:rsidDel="00771AAC" w:rsidRDefault="00257E8F" w:rsidP="007E57E4">
            <w:pPr>
              <w:rPr>
                <w:del w:id="1465" w:author="David Conklin" w:date="2020-12-05T07:31:00Z"/>
              </w:rPr>
            </w:pPr>
            <w:del w:id="1466" w:author="David Conklin" w:date="2020-12-05T07:31:00Z">
              <w:r w:rsidDel="00771AAC">
                <w:delText>23773009</w:delText>
              </w:r>
            </w:del>
          </w:p>
        </w:tc>
        <w:tc>
          <w:tcPr>
            <w:tcW w:w="0" w:type="auto"/>
          </w:tcPr>
          <w:p w14:paraId="11AB40B5" w14:textId="10ACEE11" w:rsidR="00257E8F" w:rsidDel="00771AAC" w:rsidRDefault="00257E8F" w:rsidP="007E57E4">
            <w:pPr>
              <w:rPr>
                <w:del w:id="1467" w:author="David Conklin" w:date="2020-12-05T07:31:00Z"/>
              </w:rPr>
            </w:pPr>
            <w:del w:id="1468" w:author="David Conklin" w:date="2020-12-05T07:31:00Z">
              <w:r w:rsidDel="00771AAC">
                <w:delText>SOUTH FORK MCKENZIE RIVER NEAR RAINBOW</w:delText>
              </w:r>
            </w:del>
          </w:p>
        </w:tc>
      </w:tr>
      <w:tr w:rsidR="00257E8F" w:rsidDel="00771AAC" w14:paraId="3377929B" w14:textId="472FB342" w:rsidTr="00257E8F">
        <w:trPr>
          <w:del w:id="1469" w:author="David Conklin" w:date="2020-12-05T07:31:00Z"/>
        </w:trPr>
        <w:tc>
          <w:tcPr>
            <w:tcW w:w="0" w:type="auto"/>
          </w:tcPr>
          <w:p w14:paraId="32874625" w14:textId="1F01E30F" w:rsidR="00257E8F" w:rsidDel="00771AAC" w:rsidRDefault="00257E8F" w:rsidP="007E57E4">
            <w:pPr>
              <w:rPr>
                <w:del w:id="1470" w:author="David Conklin" w:date="2020-12-05T07:31:00Z"/>
              </w:rPr>
            </w:pPr>
            <w:del w:id="1471" w:author="David Conklin" w:date="2020-12-05T07:31:00Z">
              <w:r w:rsidDel="00771AAC">
                <w:delText>14161100</w:delText>
              </w:r>
            </w:del>
          </w:p>
        </w:tc>
        <w:tc>
          <w:tcPr>
            <w:tcW w:w="0" w:type="auto"/>
          </w:tcPr>
          <w:p w14:paraId="0A9ACDAA" w14:textId="440C3EB5" w:rsidR="00257E8F" w:rsidDel="00771AAC" w:rsidRDefault="00257E8F" w:rsidP="007E57E4">
            <w:pPr>
              <w:rPr>
                <w:del w:id="1472" w:author="David Conklin" w:date="2020-12-05T07:31:00Z"/>
              </w:rPr>
            </w:pPr>
            <w:del w:id="1473" w:author="David Conklin" w:date="2020-12-05T07:31:00Z">
              <w:r w:rsidDel="00771AAC">
                <w:delText>23773429</w:delText>
              </w:r>
            </w:del>
          </w:p>
        </w:tc>
        <w:tc>
          <w:tcPr>
            <w:tcW w:w="0" w:type="auto"/>
          </w:tcPr>
          <w:p w14:paraId="6FD0AC86" w14:textId="1F27713B" w:rsidR="00257E8F" w:rsidDel="00771AAC" w:rsidRDefault="00257E8F" w:rsidP="007E57E4">
            <w:pPr>
              <w:rPr>
                <w:del w:id="1474" w:author="David Conklin" w:date="2020-12-05T07:31:00Z"/>
              </w:rPr>
            </w:pPr>
            <w:del w:id="1475" w:author="David Conklin" w:date="2020-12-05T07:31:00Z">
              <w:r w:rsidDel="00771AAC">
                <w:delText>BLUE RIVER BELOW TIDBITS CREEK</w:delText>
              </w:r>
            </w:del>
          </w:p>
        </w:tc>
      </w:tr>
      <w:tr w:rsidR="00257E8F" w:rsidDel="00771AAC" w14:paraId="5F28D6FF" w14:textId="2EDE67A8" w:rsidTr="00257E8F">
        <w:trPr>
          <w:del w:id="1476" w:author="David Conklin" w:date="2020-12-05T07:31:00Z"/>
        </w:trPr>
        <w:tc>
          <w:tcPr>
            <w:tcW w:w="0" w:type="auto"/>
          </w:tcPr>
          <w:p w14:paraId="4C00307E" w14:textId="7B95D1E7" w:rsidR="00257E8F" w:rsidDel="00771AAC" w:rsidRDefault="00257E8F" w:rsidP="007E57E4">
            <w:pPr>
              <w:rPr>
                <w:del w:id="1477" w:author="David Conklin" w:date="2020-12-05T07:31:00Z"/>
              </w:rPr>
            </w:pPr>
            <w:del w:id="1478" w:author="David Conklin" w:date="2020-12-05T07:31:00Z">
              <w:r w:rsidDel="00771AAC">
                <w:delText>14162200</w:delText>
              </w:r>
            </w:del>
          </w:p>
        </w:tc>
        <w:tc>
          <w:tcPr>
            <w:tcW w:w="0" w:type="auto"/>
          </w:tcPr>
          <w:p w14:paraId="3E513CD9" w14:textId="214124AE" w:rsidR="00257E8F" w:rsidDel="00771AAC" w:rsidRDefault="00257E8F" w:rsidP="007E57E4">
            <w:pPr>
              <w:rPr>
                <w:del w:id="1479" w:author="David Conklin" w:date="2020-12-05T07:31:00Z"/>
              </w:rPr>
            </w:pPr>
            <w:del w:id="1480" w:author="David Conklin" w:date="2020-12-05T07:31:00Z">
              <w:r w:rsidDel="00771AAC">
                <w:delText>23773405</w:delText>
              </w:r>
            </w:del>
          </w:p>
        </w:tc>
        <w:tc>
          <w:tcPr>
            <w:tcW w:w="0" w:type="auto"/>
          </w:tcPr>
          <w:p w14:paraId="4D9819F6" w14:textId="4DCF9044" w:rsidR="00257E8F" w:rsidDel="00771AAC" w:rsidRDefault="00257E8F" w:rsidP="007E57E4">
            <w:pPr>
              <w:rPr>
                <w:del w:id="1481" w:author="David Conklin" w:date="2020-12-05T07:31:00Z"/>
              </w:rPr>
            </w:pPr>
            <w:del w:id="1482" w:author="David Conklin" w:date="2020-12-05T07:31:00Z">
              <w:r w:rsidDel="00771AAC">
                <w:delText>BLUE RIVER AT BLUE RIVER</w:delText>
              </w:r>
            </w:del>
          </w:p>
        </w:tc>
      </w:tr>
      <w:tr w:rsidR="00257E8F" w:rsidDel="00490074" w14:paraId="7549FD54" w14:textId="3592124E" w:rsidTr="00257E8F">
        <w:trPr>
          <w:del w:id="1483" w:author="David Conklin" w:date="2020-11-26T14:34:00Z"/>
        </w:trPr>
        <w:tc>
          <w:tcPr>
            <w:tcW w:w="0" w:type="auto"/>
          </w:tcPr>
          <w:p w14:paraId="600243E1" w14:textId="38D8674F" w:rsidR="00257E8F" w:rsidDel="00490074" w:rsidRDefault="00257E8F" w:rsidP="007E57E4">
            <w:pPr>
              <w:rPr>
                <w:del w:id="1484" w:author="David Conklin" w:date="2020-11-26T14:34:00Z"/>
              </w:rPr>
            </w:pPr>
            <w:del w:id="1485" w:author="David Conklin" w:date="2020-11-26T14:34:00Z">
              <w:r w:rsidDel="00490074">
                <w:delText>14162500</w:delText>
              </w:r>
            </w:del>
          </w:p>
        </w:tc>
        <w:tc>
          <w:tcPr>
            <w:tcW w:w="0" w:type="auto"/>
          </w:tcPr>
          <w:p w14:paraId="51F2F35E" w14:textId="5902B346" w:rsidR="00257E8F" w:rsidDel="00490074" w:rsidRDefault="00257E8F" w:rsidP="007E57E4">
            <w:pPr>
              <w:rPr>
                <w:del w:id="1486" w:author="David Conklin" w:date="2020-11-26T14:34:00Z"/>
              </w:rPr>
            </w:pPr>
            <w:del w:id="1487" w:author="David Conklin" w:date="2020-11-26T14:34:00Z">
              <w:r w:rsidDel="00490074">
                <w:delText>23772909</w:delText>
              </w:r>
            </w:del>
          </w:p>
        </w:tc>
        <w:tc>
          <w:tcPr>
            <w:tcW w:w="0" w:type="auto"/>
          </w:tcPr>
          <w:p w14:paraId="706F34D0" w14:textId="595F3C1D" w:rsidR="00257E8F" w:rsidDel="00490074" w:rsidRDefault="00257E8F" w:rsidP="007E57E4">
            <w:pPr>
              <w:rPr>
                <w:del w:id="1488" w:author="David Conklin" w:date="2020-11-26T14:34:00Z"/>
              </w:rPr>
            </w:pPr>
            <w:del w:id="1489" w:author="David Conklin" w:date="2020-11-26T14:34:00Z">
              <w:r w:rsidDel="00490074">
                <w:delText>MCKENZIE RIVER NEAR VIDA</w:delText>
              </w:r>
            </w:del>
          </w:p>
        </w:tc>
      </w:tr>
    </w:tbl>
    <w:p w14:paraId="1F8675B2" w14:textId="77777777" w:rsidR="00E70EE0" w:rsidRDefault="00E70EE0" w:rsidP="007E57E4"/>
    <w:p w14:paraId="05DF6212" w14:textId="0213B60B" w:rsidR="002E7078" w:rsidRDefault="00257E8F" w:rsidP="007E57E4">
      <w:r>
        <w:t>As of 11/</w:t>
      </w:r>
      <w:ins w:id="1490" w:author="David Conklin" w:date="2020-11-26T14:34:00Z">
        <w:r w:rsidR="003024C9">
          <w:t>26</w:t>
        </w:r>
      </w:ins>
      <w:del w:id="1491" w:author="David Conklin" w:date="2020-11-26T14:34:00Z">
        <w:r w:rsidDel="003024C9">
          <w:delText>10</w:delText>
        </w:r>
      </w:del>
      <w:r>
        <w:t xml:space="preserve">/20, two </w:t>
      </w:r>
      <w:r w:rsidR="00AB31D0">
        <w:t xml:space="preserve">types of </w:t>
      </w:r>
      <w:r>
        <w:t xml:space="preserve">“tuning knobs” have been used to </w:t>
      </w:r>
      <w:r w:rsidR="00AB31D0">
        <w:t xml:space="preserve">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w:t>
      </w:r>
      <w:del w:id="1492" w:author="David Conklin" w:date="2020-11-26T14:35:00Z">
        <w:r w:rsidR="00AB31D0" w:rsidDel="003024C9">
          <w:delText xml:space="preserve"> </w:delText>
        </w:r>
      </w:del>
      <w:r w:rsidR="00AB31D0">
        <w:t>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4C01BAF3" w:rsidR="00535731" w:rsidRDefault="00535731" w:rsidP="00535731">
      <w:pPr>
        <w:pStyle w:val="Heading2"/>
      </w:pPr>
      <w:bookmarkStart w:id="1493" w:name="_Toc58250591"/>
      <w:r>
        <w:t>Analysis of</w:t>
      </w:r>
      <w:ins w:id="1494" w:author="David Conklin" w:date="2020-11-26T14:36:00Z">
        <w:r w:rsidR="003024C9">
          <w:t xml:space="preserve"> locations where the model has low skill</w:t>
        </w:r>
      </w:ins>
      <w:bookmarkEnd w:id="1493"/>
      <w:del w:id="1495" w:author="David Conklin" w:date="2020-11-26T14:36:00Z">
        <w:r w:rsidDel="003024C9">
          <w:delText xml:space="preserve"> calibration and skill </w:delText>
        </w:r>
      </w:del>
    </w:p>
    <w:p w14:paraId="57E1DBA4" w14:textId="15658876" w:rsidR="00535731" w:rsidRDefault="00535731" w:rsidP="00535731">
      <w:r>
        <w:t>As of 1</w:t>
      </w:r>
      <w:ins w:id="1496" w:author="David Conklin" w:date="2020-12-07T15:40:00Z">
        <w:r w:rsidR="00CC3A0F">
          <w:t>2/7</w:t>
        </w:r>
      </w:ins>
      <w:del w:id="1497" w:author="David Conklin" w:date="2020-12-07T15:40:00Z">
        <w:r w:rsidDel="00CC3A0F">
          <w:delText>1/</w:delText>
        </w:r>
      </w:del>
      <w:del w:id="1498" w:author="David Conklin" w:date="2020-11-26T14:34:00Z">
        <w:r w:rsidDel="003024C9">
          <w:delText>1</w:delText>
        </w:r>
      </w:del>
      <w:del w:id="1499" w:author="David Conklin" w:date="2020-11-26T13:30:00Z">
        <w:r w:rsidDel="00D14E53">
          <w:delText>1</w:delText>
        </w:r>
      </w:del>
      <w:r>
        <w:t>/20</w:t>
      </w:r>
      <w:ins w:id="1500" w:author="David Conklin" w:date="2020-11-26T13:30:00Z">
        <w:r w:rsidR="00D14E53">
          <w:t xml:space="preserve"> and CW3M version 1</w:t>
        </w:r>
      </w:ins>
      <w:ins w:id="1501" w:author="David Conklin" w:date="2020-12-07T15:41:00Z">
        <w:r w:rsidR="00CC3A0F">
          <w:t>51</w:t>
        </w:r>
      </w:ins>
      <w:r>
        <w:t xml:space="preserve">, six flow gage locations </w:t>
      </w:r>
      <w:del w:id="1502" w:author="David Conklin" w:date="2020-12-07T15:41:00Z">
        <w:r w:rsidDel="00CC3A0F">
          <w:delText xml:space="preserve">and </w:delText>
        </w:r>
      </w:del>
      <w:del w:id="1503" w:author="David Conklin" w:date="2020-11-26T13:31:00Z">
        <w:r w:rsidDel="00D14E53">
          <w:delText>4</w:delText>
        </w:r>
      </w:del>
      <w:del w:id="1504" w:author="David Conklin" w:date="2020-12-07T15:41:00Z">
        <w:r w:rsidDel="00CC3A0F">
          <w:delText xml:space="preserve"> temperature sensor locations </w:delText>
        </w:r>
      </w:del>
      <w:r>
        <w:t xml:space="preserve">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ins w:id="1505" w:author="David Conklin" w:date="2020-11-26T13:33:00Z">
        <w:r w:rsidR="00D14E53">
          <w:t xml:space="preserve">current </w:t>
        </w:r>
      </w:ins>
      <w:r w:rsidR="003F363E">
        <w:t>operating curves</w:t>
      </w:r>
      <w:del w:id="1506" w:author="David Conklin" w:date="2020-11-26T13:33:00Z">
        <w:r w:rsidR="003F363E" w:rsidDel="00D14E53">
          <w:delText xml:space="preserve"> c. 2010</w:delText>
        </w:r>
      </w:del>
      <w:r w:rsidR="003F363E">
        <w:t>.  Further analysis</w:t>
      </w:r>
      <w:del w:id="1507" w:author="David Conklin" w:date="2020-11-26T13:33:00Z">
        <w:r w:rsidR="003F363E" w:rsidDel="00D14E53">
          <w:delText>, and updating the Cougar operating curves,</w:delText>
        </w:r>
      </w:del>
      <w:r w:rsidR="003F363E">
        <w:t xml:space="preserve">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55B65467"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ins w:id="1508" w:author="David Conklin" w:date="2020-11-26T13:39:00Z">
        <w:r w:rsidR="00D14E53">
          <w:t>2</w:t>
        </w:r>
      </w:ins>
      <w:del w:id="1509" w:author="David Conklin" w:date="2020-11-26T13:37:00Z">
        <w:r w:rsidR="00767E36" w:rsidDel="00D14E53">
          <w:delText>2</w:delText>
        </w:r>
      </w:del>
      <w:r w:rsidR="00767E36">
        <w:t>%) but does poorly at reproducing the seasonal variation</w:t>
      </w:r>
      <w:r w:rsidR="0027285C">
        <w:t xml:space="preserve"> (NSE 0.</w:t>
      </w:r>
      <w:ins w:id="1510" w:author="David Conklin" w:date="2020-11-26T13:39:00Z">
        <w:r w:rsidR="000513C0">
          <w:t>43</w:t>
        </w:r>
      </w:ins>
      <w:del w:id="1511" w:author="David Conklin" w:date="2020-11-26T13:39:00Z">
        <w:r w:rsidR="0027285C" w:rsidDel="000513C0">
          <w:delText>38</w:delText>
        </w:r>
      </w:del>
      <w:r w:rsidR="0027285C">
        <w:t>, RSR 0.7</w:t>
      </w:r>
      <w:ins w:id="1512" w:author="David Conklin" w:date="2020-11-26T13:39:00Z">
        <w:r w:rsidR="000513C0">
          <w:t>5</w:t>
        </w:r>
      </w:ins>
      <w:del w:id="1513" w:author="David Conklin" w:date="2020-11-26T13:39:00Z">
        <w:r w:rsidR="0027285C" w:rsidDel="000513C0">
          <w:delText>9</w:delText>
        </w:r>
      </w:del>
      <w:r w:rsidR="0027285C">
        <w:t>, R</w:t>
      </w:r>
      <w:r w:rsidR="003B76A2">
        <w:rPr>
          <w:vertAlign w:val="superscript"/>
        </w:rPr>
        <w:t>2</w:t>
      </w:r>
      <w:r w:rsidR="0027285C">
        <w:t xml:space="preserve"> 0.4</w:t>
      </w:r>
      <w:ins w:id="1514" w:author="David Conklin" w:date="2020-11-26T13:39:00Z">
        <w:r w:rsidR="000513C0">
          <w:t>3</w:t>
        </w:r>
      </w:ins>
      <w:del w:id="1515" w:author="David Conklin" w:date="2020-11-26T13:39:00Z">
        <w:r w:rsidR="0027285C" w:rsidDel="000513C0">
          <w:delText>0</w:delText>
        </w:r>
      </w:del>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ins w:id="1516" w:author="David Conklin" w:date="2020-12-07T15:45:00Z">
        <w:r w:rsidR="00CC3A0F">
          <w:t xml:space="preserve">amount of High Cascades </w:t>
        </w:r>
      </w:ins>
      <w:ins w:id="1517" w:author="David Conklin" w:date="2020-12-07T15:46:00Z">
        <w:r w:rsidR="00CC3A0F">
          <w:t>groundwater</w:t>
        </w:r>
      </w:ins>
      <w:del w:id="1518" w:author="David Conklin" w:date="2020-12-07T15:45:00Z">
        <w:r w:rsidR="003B76A2" w:rsidDel="00CC3A0F">
          <w:delText>spring flow</w:delText>
        </w:r>
      </w:del>
      <w:r w:rsidR="003B76A2">
        <w:t>, which affect the recession curves and seasonality.</w:t>
      </w:r>
    </w:p>
    <w:p w14:paraId="168058C4" w14:textId="35F5146D" w:rsidR="00767E36" w:rsidRDefault="00767E36" w:rsidP="00535731"/>
    <w:p w14:paraId="161D656E" w14:textId="242E8959" w:rsidR="00767E36" w:rsidRDefault="00767E36" w:rsidP="00535731">
      <w:del w:id="1519" w:author="David Conklin" w:date="2020-12-07T15:50:00Z">
        <w:r w:rsidDel="004D2DE6">
          <w:rPr>
            <w:noProof/>
          </w:rPr>
          <w:drawing>
            <wp:inline distT="0" distB="0" distL="0" distR="0" wp14:anchorId="651C5C62" wp14:editId="4E3359F4">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1520" w:author="David Conklin" w:date="2020-12-07T15:52:00Z">
        <w:r w:rsidR="004D2DE6">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7595"/>
                      </a:xfrm>
                      <a:prstGeom prst="rect">
                        <a:avLst/>
                      </a:prstGeom>
                    </pic:spPr>
                  </pic:pic>
                </a:graphicData>
              </a:graphic>
            </wp:inline>
          </w:drawing>
        </w:r>
      </w:ins>
    </w:p>
    <w:p w14:paraId="13949D89" w14:textId="476C5328" w:rsidR="002B6EA4" w:rsidRDefault="002B6EA4" w:rsidP="00535731"/>
    <w:p w14:paraId="21BEFCD3" w14:textId="4372D3FD" w:rsidR="002B6EA4" w:rsidRDefault="002B6EA4" w:rsidP="00535731">
      <w:r>
        <w:t>As of 1</w:t>
      </w:r>
      <w:ins w:id="1521" w:author="David Conklin" w:date="2020-12-07T16:00:00Z">
        <w:r w:rsidR="00034BCE">
          <w:t>2/7</w:t>
        </w:r>
      </w:ins>
      <w:del w:id="1522" w:author="David Conklin" w:date="2020-12-07T16:00:00Z">
        <w:r w:rsidDel="00034BCE">
          <w:delText>1/</w:delText>
        </w:r>
      </w:del>
      <w:del w:id="1523" w:author="David Conklin" w:date="2020-11-26T13:42:00Z">
        <w:r w:rsidDel="000513C0">
          <w:delText>11</w:delText>
        </w:r>
      </w:del>
      <w:r>
        <w:t xml:space="preserve">/20, </w:t>
      </w:r>
      <w:del w:id="1524" w:author="David Conklin" w:date="2020-12-07T15:59:00Z">
        <w:r w:rsidDel="00034BCE">
          <w:delText xml:space="preserve">since there are still parts of the CW3M stream temperature code and data </w:delText>
        </w:r>
      </w:del>
      <w:del w:id="1525" w:author="David Conklin" w:date="2020-11-26T13:42:00Z">
        <w:r w:rsidDel="000513C0">
          <w:delText xml:space="preserve"> </w:delText>
        </w:r>
      </w:del>
      <w:del w:id="1526" w:author="David Conklin" w:date="2020-12-07T15:59:00Z">
        <w:r w:rsidDel="00034BCE">
          <w:delText xml:space="preserve">which are incomplete, it is a pleasant surprise that simulated stream temperatures at </w:delText>
        </w:r>
      </w:del>
      <w:del w:id="1527" w:author="David Conklin" w:date="2020-11-26T13:42:00Z">
        <w:r w:rsidDel="000513C0">
          <w:delText>2</w:delText>
        </w:r>
      </w:del>
      <w:del w:id="1528" w:author="David Conklin" w:date="2020-12-07T15:59:00Z">
        <w:r w:rsidDel="00034BCE">
          <w:delText xml:space="preserve"> locations get satisfactory or better grades, especially at gage (14164900) location on McKenzie reach (23772751) closest to </w:delText>
        </w:r>
        <w:r w:rsidR="00B47F76" w:rsidDel="00034BCE">
          <w:delText>its</w:delText>
        </w:r>
        <w:r w:rsidDel="00034BCE">
          <w:delText xml:space="preserve"> confluence with the Willamette.</w:delText>
        </w:r>
        <w:r w:rsidR="00B47F76" w:rsidDel="00034BCE">
          <w:delText xml:space="preserve">  </w:delText>
        </w:r>
      </w:del>
      <w:ins w:id="1529" w:author="David Conklin" w:date="2020-12-07T16:00:00Z">
        <w:r w:rsidR="00034BCE">
          <w:t>t</w:t>
        </w:r>
      </w:ins>
      <w:del w:id="1530" w:author="David Conklin" w:date="2020-12-07T16:00:00Z">
        <w:r w:rsidR="00B47F76" w:rsidDel="00034BCE">
          <w:delText>T</w:delText>
        </w:r>
      </w:del>
      <w:r w:rsidR="00B47F76">
        <w:t>he</w:t>
      </w:r>
      <w:ins w:id="1531" w:author="David Conklin" w:date="2020-12-07T16:00:00Z">
        <w:r w:rsidR="00034BCE">
          <w:t>re are still some pieces</w:t>
        </w:r>
      </w:ins>
      <w:r w:rsidR="00B47F76">
        <w:t xml:space="preserve"> missing pieces </w:t>
      </w:r>
      <w:ins w:id="1532" w:author="David Conklin" w:date="2020-12-07T16:00:00Z">
        <w:r w:rsidR="00034BCE">
          <w:t>from</w:t>
        </w:r>
      </w:ins>
      <w:del w:id="1533" w:author="David Conklin" w:date="2020-12-07T16:00:00Z">
        <w:r w:rsidR="00B47F76" w:rsidDel="00034BCE">
          <w:delText>of</w:delText>
        </w:r>
      </w:del>
      <w:r w:rsidR="00B47F76">
        <w:t xml:space="preserve"> the stream temperature model</w:t>
      </w:r>
      <w:ins w:id="1534" w:author="David Conklin" w:date="2020-12-07T16:00:00Z">
        <w:r w:rsidR="00034BCE">
          <w:t>:</w:t>
        </w:r>
      </w:ins>
      <w:ins w:id="1535" w:author="David Conklin" w:date="2020-12-07T16:01:00Z">
        <w:r w:rsidR="00034BCE">
          <w:t xml:space="preserve"> </w:t>
        </w:r>
      </w:ins>
      <w:del w:id="1536" w:author="David Conklin" w:date="2020-12-07T16:00:00Z">
        <w:r w:rsidR="00B47F76" w:rsidDel="00034BCE">
          <w:delText xml:space="preserve"> </w:delText>
        </w:r>
      </w:del>
      <w:ins w:id="1537" w:author="David Conklin" w:date="2020-12-07T16:01:00Z">
        <w:r w:rsidR="00034BCE">
          <w:t xml:space="preserve">the </w:t>
        </w:r>
      </w:ins>
      <w:del w:id="1538" w:author="David Conklin" w:date="2020-12-07T16:01:00Z">
        <w:r w:rsidR="00B47F76" w:rsidDel="00034BCE">
          <w:delText xml:space="preserve">include </w:delText>
        </w:r>
      </w:del>
      <w:r w:rsidR="00B47F76">
        <w:t xml:space="preserve">representation of shading from </w:t>
      </w:r>
      <w:ins w:id="1539" w:author="David Conklin" w:date="2020-12-07T16:01:00Z">
        <w:r w:rsidR="00034BCE">
          <w:t xml:space="preserve">terrain, </w:t>
        </w:r>
      </w:ins>
      <w:r w:rsidR="00B47F76">
        <w:t>stream banks</w:t>
      </w:r>
      <w:ins w:id="1540" w:author="David Conklin" w:date="2020-12-07T16:02:00Z">
        <w:r w:rsidR="00034BCE">
          <w:t>,</w:t>
        </w:r>
      </w:ins>
      <w:r w:rsidR="00B47F76">
        <w:t xml:space="preserve"> and </w:t>
      </w:r>
      <w:ins w:id="1541" w:author="David Conklin" w:date="2020-12-07T16:02:00Z">
        <w:r w:rsidR="00034BCE">
          <w:t xml:space="preserve">streamside </w:t>
        </w:r>
      </w:ins>
      <w:r w:rsidR="00B47F76">
        <w:t>vegetation</w:t>
      </w:r>
      <w:del w:id="1542" w:author="David Conklin" w:date="2020-12-07T16:01:00Z">
        <w:r w:rsidR="00B47F76" w:rsidDel="00034BCE">
          <w:delText>, information about the temperature of runoff into the reaches and how it varies seasonally, and an accounting for the warming of surface water in reservoirs in the summertime</w:delText>
        </w:r>
      </w:del>
      <w:r w:rsidR="00B47F76">
        <w:t xml:space="preserve">.  </w:t>
      </w:r>
      <w:del w:id="1543" w:author="David Conklin" w:date="2020-12-07T16:02:00Z">
        <w:r w:rsidR="00B47F76" w:rsidDel="00034BCE">
          <w:delText xml:space="preserve">Currently, </w:delText>
        </w:r>
        <w:r w:rsidR="00FF0F24" w:rsidDel="00034BCE">
          <w:delText xml:space="preserve">water in reaches and reservoirs is initialized at </w:delText>
        </w:r>
      </w:del>
      <w:del w:id="1544" w:author="David Conklin" w:date="2020-11-26T13:44:00Z">
        <w:r w:rsidR="00FF0F24" w:rsidDel="000513C0">
          <w:delText>10</w:delText>
        </w:r>
      </w:del>
      <w:del w:id="1545" w:author="David Conklin" w:date="2020-12-07T16:02:00Z">
        <w:r w:rsidR="00FF0F24" w:rsidDel="00034BCE">
          <w:delText xml:space="preserve"> deg C, and runoff enters the reaches at a constant 5 deg C year around</w:delText>
        </w:r>
        <w:r w:rsidR="00B47F76" w:rsidDel="00034BCE">
          <w:delText>.  Spring water is simulated as entering the reache</w:delText>
        </w:r>
        <w:r w:rsidR="00FF0F24" w:rsidDel="00034BCE">
          <w:delText>s</w:delText>
        </w:r>
        <w:r w:rsidR="00B47F76" w:rsidDel="00034BCE">
          <w:delText xml:space="preserve"> at 4.9 deg C.</w:delText>
        </w:r>
      </w:del>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546" w:name="_Toc58250592"/>
      <w:r>
        <w:t>Simulated McKenzie basin water budget</w:t>
      </w:r>
      <w:bookmarkEnd w:id="1546"/>
    </w:p>
    <w:p w14:paraId="037D7B42" w14:textId="3CFB2DAF" w:rsidR="00B47F76" w:rsidRDefault="00B47F76" w:rsidP="00B47F76">
      <w:r>
        <w:t>As of 11/</w:t>
      </w:r>
      <w:ins w:id="1547" w:author="David Conklin" w:date="2020-11-26T14:11:00Z">
        <w:r w:rsidR="004C77EC">
          <w:t>26</w:t>
        </w:r>
      </w:ins>
      <w:del w:id="1548" w:author="David Conklin" w:date="2020-11-26T14:11:00Z">
        <w:r w:rsidDel="004C77EC">
          <w:delText>10</w:delText>
        </w:r>
      </w:del>
      <w:r>
        <w:t>/20</w:t>
      </w:r>
      <w:ins w:id="1549" w:author="David Conklin" w:date="2020-11-26T14:11:00Z">
        <w:r w:rsidR="004C77EC">
          <w:t xml:space="preserve"> CW3M</w:t>
        </w:r>
      </w:ins>
      <w:ins w:id="1550" w:author="David Conklin" w:date="2020-11-26T14:12:00Z">
        <w:r w:rsidR="004C77EC">
          <w:t xml:space="preserve"> ver. 128</w:t>
        </w:r>
      </w:ins>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10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273B6CC6" w:rsidR="00B47F76" w:rsidRDefault="00B47F76" w:rsidP="006636CC">
            <w:pPr>
              <w:jc w:val="right"/>
            </w:pPr>
            <w:r>
              <w:t>190</w:t>
            </w:r>
            <w:ins w:id="1551" w:author="David Conklin" w:date="2020-12-07T16:04:00Z">
              <w:r w:rsidR="00034BCE">
                <w:t>2</w:t>
              </w:r>
            </w:ins>
            <w:del w:id="1552" w:author="David Conklin" w:date="2020-12-07T16:04:00Z">
              <w:r w:rsidDel="00034BCE">
                <w:delText>1</w:delText>
              </w:r>
            </w:del>
          </w:p>
        </w:tc>
        <w:tc>
          <w:tcPr>
            <w:tcW w:w="0" w:type="auto"/>
          </w:tcPr>
          <w:p w14:paraId="210BDCFE" w14:textId="14A5FB77" w:rsidR="00B47F76" w:rsidRDefault="00B47F76" w:rsidP="006636CC">
            <w:r>
              <w:t>8</w:t>
            </w:r>
            <w:ins w:id="1553" w:author="David Conklin" w:date="2020-11-26T13:51:00Z">
              <w:r w:rsidR="00C4268B">
                <w:t>6.5</w:t>
              </w:r>
            </w:ins>
            <w:del w:id="1554" w:author="David Conklin" w:date="2020-11-26T13:51:00Z">
              <w:r w:rsidDel="00C4268B">
                <w:delText>5.7</w:delText>
              </w:r>
            </w:del>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5844FA04" w:rsidR="00B47F76" w:rsidRDefault="00B47F76" w:rsidP="006636CC">
            <w:pPr>
              <w:jc w:val="right"/>
            </w:pPr>
            <w:r>
              <w:t>2</w:t>
            </w:r>
            <w:ins w:id="1555" w:author="David Conklin" w:date="2020-11-26T13:49:00Z">
              <w:r w:rsidR="000513C0">
                <w:t>80</w:t>
              </w:r>
            </w:ins>
            <w:del w:id="1556" w:author="David Conklin" w:date="2020-11-26T13:49:00Z">
              <w:r w:rsidDel="000513C0">
                <w:delText>92</w:delText>
              </w:r>
            </w:del>
          </w:p>
        </w:tc>
        <w:tc>
          <w:tcPr>
            <w:tcW w:w="0" w:type="auto"/>
          </w:tcPr>
          <w:p w14:paraId="320FE3A4" w14:textId="41CEE8AC" w:rsidR="00B47F76" w:rsidRDefault="00B47F76" w:rsidP="006636CC">
            <w:r>
              <w:t>1</w:t>
            </w:r>
            <w:ins w:id="1557" w:author="David Conklin" w:date="2020-11-26T13:51:00Z">
              <w:r w:rsidR="00C4268B">
                <w:t>2.7</w:t>
              </w:r>
            </w:ins>
            <w:del w:id="1558" w:author="David Conklin" w:date="2020-11-26T13:51:00Z">
              <w:r w:rsidDel="00C4268B">
                <w:delText>3.2</w:delText>
              </w:r>
            </w:del>
            <w:r>
              <w:t>%</w:t>
            </w:r>
          </w:p>
        </w:tc>
        <w:tc>
          <w:tcPr>
            <w:tcW w:w="0" w:type="auto"/>
          </w:tcPr>
          <w:p w14:paraId="269CCE04" w14:textId="12FA6890" w:rsidR="00B47F76" w:rsidRDefault="00B47F76" w:rsidP="006636CC">
            <w:del w:id="1559" w:author="David Conklin" w:date="2020-11-26T13:53:00Z">
              <w:r w:rsidDel="00C4268B">
                <w:delText>30.57</w:delText>
              </w:r>
            </w:del>
            <w:ins w:id="1560" w:author="David Conklin" w:date="2020-11-26T14:07:00Z">
              <w:r w:rsidR="00161692">
                <w:t>29.4</w:t>
              </w:r>
            </w:ins>
          </w:p>
        </w:tc>
        <w:tc>
          <w:tcPr>
            <w:tcW w:w="0" w:type="auto"/>
          </w:tcPr>
          <w:p w14:paraId="68983536" w14:textId="3D4E9EBC" w:rsidR="00B47F76" w:rsidRDefault="00C4268B" w:rsidP="006636CC">
            <w:pPr>
              <w:jc w:val="right"/>
            </w:pPr>
            <w:ins w:id="1561" w:author="David Conklin" w:date="2020-11-26T13:52:00Z">
              <w:r>
                <w:t>19.</w:t>
              </w:r>
            </w:ins>
            <w:ins w:id="1562" w:author="David Conklin" w:date="2020-12-07T16:17:00Z">
              <w:r w:rsidR="000B611E">
                <w:t>3</w:t>
              </w:r>
            </w:ins>
            <w:del w:id="1563" w:author="David Conklin" w:date="2020-11-26T13:52:00Z">
              <w:r w:rsidR="00B47F76" w:rsidDel="00C4268B">
                <w:delText>20.4</w:delText>
              </w:r>
            </w:del>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66114302" w:rsidR="00B47F76" w:rsidRDefault="00C4268B" w:rsidP="006636CC">
            <w:pPr>
              <w:jc w:val="right"/>
            </w:pPr>
            <w:ins w:id="1564" w:author="David Conklin" w:date="2020-11-26T13:50:00Z">
              <w:r>
                <w:t>5</w:t>
              </w:r>
            </w:ins>
            <w:del w:id="1565" w:author="David Conklin" w:date="2020-11-26T13:50:00Z">
              <w:r w:rsidR="00B47F76" w:rsidDel="00C4268B">
                <w:delText>14</w:delText>
              </w:r>
            </w:del>
          </w:p>
        </w:tc>
        <w:tc>
          <w:tcPr>
            <w:tcW w:w="0" w:type="auto"/>
          </w:tcPr>
          <w:p w14:paraId="6872696A" w14:textId="39C0EF98" w:rsidR="00B47F76" w:rsidRDefault="00B47F76" w:rsidP="006636CC">
            <w:r>
              <w:t>0.</w:t>
            </w:r>
            <w:ins w:id="1566" w:author="David Conklin" w:date="2020-11-26T13:52:00Z">
              <w:r w:rsidR="00C4268B">
                <w:t>2</w:t>
              </w:r>
            </w:ins>
            <w:del w:id="1567" w:author="David Conklin" w:date="2020-11-26T13:52:00Z">
              <w:r w:rsidDel="00C4268B">
                <w:delText>6</w:delText>
              </w:r>
            </w:del>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194D8D9C" w:rsidR="00B47F76" w:rsidRDefault="00B47F76" w:rsidP="006636CC">
            <w:pPr>
              <w:jc w:val="right"/>
            </w:pPr>
            <w:r>
              <w:t>2</w:t>
            </w:r>
            <w:ins w:id="1568" w:author="David Conklin" w:date="2020-11-26T13:51:00Z">
              <w:r w:rsidR="00C4268B">
                <w:t>19</w:t>
              </w:r>
            </w:ins>
            <w:ins w:id="1569" w:author="David Conklin" w:date="2020-12-07T16:08:00Z">
              <w:r w:rsidR="00034BCE">
                <w:t>8</w:t>
              </w:r>
            </w:ins>
            <w:del w:id="1570" w:author="David Conklin" w:date="2020-11-26T13:51:00Z">
              <w:r w:rsidDel="00C4268B">
                <w:delText>218</w:delText>
              </w:r>
            </w:del>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739058B0" w:rsidR="00B47F76" w:rsidRDefault="00B47F76" w:rsidP="006636CC">
            <w:pPr>
              <w:jc w:val="right"/>
            </w:pPr>
            <w:r>
              <w:t>14</w:t>
            </w:r>
            <w:ins w:id="1571" w:author="David Conklin" w:date="2020-11-26T13:55:00Z">
              <w:r w:rsidR="00C4268B">
                <w:t>56</w:t>
              </w:r>
            </w:ins>
            <w:del w:id="1572" w:author="David Conklin" w:date="2020-11-26T13:55:00Z">
              <w:r w:rsidDel="00C4268B">
                <w:delText>31</w:delText>
              </w:r>
            </w:del>
          </w:p>
        </w:tc>
        <w:tc>
          <w:tcPr>
            <w:tcW w:w="0" w:type="auto"/>
          </w:tcPr>
          <w:p w14:paraId="2CB26F17" w14:textId="227298BE" w:rsidR="00B47F76" w:rsidRDefault="00B47F76" w:rsidP="006636CC">
            <w:r>
              <w:t>7</w:t>
            </w:r>
            <w:ins w:id="1573" w:author="David Conklin" w:date="2020-11-26T13:58:00Z">
              <w:r w:rsidR="00C4268B">
                <w:t>6.6</w:t>
              </w:r>
            </w:ins>
            <w:del w:id="1574" w:author="David Conklin" w:date="2020-11-26T13:58:00Z">
              <w:r w:rsidDel="00C4268B">
                <w:delText>5.3</w:delText>
              </w:r>
            </w:del>
            <w:r>
              <w:t>%</w:t>
            </w:r>
          </w:p>
        </w:tc>
        <w:tc>
          <w:tcPr>
            <w:tcW w:w="0" w:type="auto"/>
          </w:tcPr>
          <w:p w14:paraId="545C8904" w14:textId="1410ADD6" w:rsidR="00B47F76" w:rsidRDefault="00B47F76" w:rsidP="006636CC">
            <w:r>
              <w:t>15</w:t>
            </w:r>
            <w:ins w:id="1575" w:author="David Conklin" w:date="2020-11-26T14:11:00Z">
              <w:r w:rsidR="004C77EC">
                <w:t>2.7</w:t>
              </w:r>
            </w:ins>
            <w:del w:id="1576" w:author="David Conklin" w:date="2020-11-26T14:11:00Z">
              <w:r w:rsidDel="004C77EC">
                <w:delText>0.06</w:delText>
              </w:r>
            </w:del>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84CB93E" w:rsidR="00B47F76" w:rsidRDefault="00034BCE" w:rsidP="006636CC">
            <w:pPr>
              <w:jc w:val="right"/>
            </w:pPr>
            <w:ins w:id="1577" w:author="David Conklin" w:date="2020-12-07T16:07:00Z">
              <w:r>
                <w:t>646</w:t>
              </w:r>
            </w:ins>
            <w:del w:id="1578" w:author="David Conklin" w:date="2020-11-26T13:55:00Z">
              <w:r w:rsidR="00B47F76" w:rsidDel="00C4268B">
                <w:delText>691</w:delText>
              </w:r>
            </w:del>
          </w:p>
        </w:tc>
        <w:tc>
          <w:tcPr>
            <w:tcW w:w="0" w:type="auto"/>
          </w:tcPr>
          <w:p w14:paraId="1A091BE1" w14:textId="1DADA824" w:rsidR="00B47F76" w:rsidRDefault="00B47F76" w:rsidP="006636CC">
            <w:r>
              <w:t>3</w:t>
            </w:r>
            <w:ins w:id="1579" w:author="David Conklin" w:date="2020-12-07T16:12:00Z">
              <w:r w:rsidR="000B611E">
                <w:t>4.0</w:t>
              </w:r>
            </w:ins>
            <w:del w:id="1580" w:author="David Conklin" w:date="2020-11-26T13:58:00Z">
              <w:r w:rsidDel="00C4268B">
                <w:delText>6.3</w:delText>
              </w:r>
            </w:del>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1808C92C" w:rsidR="000B611E" w:rsidRDefault="00B47F76" w:rsidP="000B611E">
            <w:pPr>
              <w:jc w:val="right"/>
              <w:pPrChange w:id="1581" w:author="David Conklin" w:date="2020-12-07T16:10:00Z">
                <w:pPr>
                  <w:jc w:val="right"/>
                </w:pPr>
              </w:pPrChange>
            </w:pPr>
            <w:r>
              <w:t>2</w:t>
            </w:r>
            <w:ins w:id="1582" w:author="David Conklin" w:date="2020-12-07T16:10:00Z">
              <w:r w:rsidR="00034BCE">
                <w:t>19</w:t>
              </w:r>
              <w:r w:rsidR="000B611E">
                <w:t>3</w:t>
              </w:r>
            </w:ins>
            <w:del w:id="1583" w:author="David Conklin" w:date="2020-12-07T16:10:00Z">
              <w:r w:rsidDel="00034BCE">
                <w:delText>2</w:delText>
              </w:r>
            </w:del>
            <w:del w:id="1584" w:author="David Conklin" w:date="2020-11-26T13:56:00Z">
              <w:r w:rsidDel="00C4268B">
                <w:delText>1</w:delText>
              </w:r>
            </w:del>
            <w:del w:id="1585" w:author="David Conklin" w:date="2020-12-07T16:10:00Z">
              <w:r w:rsidDel="00034BCE">
                <w:delText>3</w:delText>
              </w:r>
            </w:del>
          </w:p>
        </w:tc>
        <w:tc>
          <w:tcPr>
            <w:tcW w:w="0" w:type="auto"/>
          </w:tcPr>
          <w:p w14:paraId="34613082" w14:textId="4CB9B891" w:rsidR="00B47F76" w:rsidRDefault="00B47F76" w:rsidP="006636CC">
            <w:r>
              <w:t>11</w:t>
            </w:r>
            <w:ins w:id="1586" w:author="David Conklin" w:date="2020-12-07T16:13:00Z">
              <w:r w:rsidR="000B611E">
                <w:t>5.3</w:t>
              </w:r>
            </w:ins>
            <w:del w:id="1587" w:author="David Conklin" w:date="2020-11-26T13:59:00Z">
              <w:r w:rsidDel="00C4268B">
                <w:delText>6.4</w:delText>
              </w:r>
            </w:del>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4F69A72C" w14:textId="0A1FE441" w:rsidR="00B47F76" w:rsidDel="003024C9" w:rsidRDefault="00010FCE" w:rsidP="00B47F76">
      <w:pPr>
        <w:rPr>
          <w:del w:id="1588" w:author="David Conklin" w:date="2020-11-26T14:37:00Z"/>
        </w:rPr>
      </w:pPr>
      <w:r>
        <w:t>The monthly flows and stream temperatures for 2010-18 at the USGS gage location closest to the confluence of the McKenzie and the Willamette are graphed below.</w:t>
      </w:r>
      <w:r w:rsidR="009F1ED9">
        <w:t xml:space="preserve">  Simulation skill grades for these two data streams are G to VG</w:t>
      </w:r>
      <w:ins w:id="1589" w:author="David Conklin" w:date="2020-11-26T14:38:00Z">
        <w:r w:rsidR="003024C9">
          <w:t>.</w:t>
        </w:r>
      </w:ins>
      <w:del w:id="1590" w:author="David Conklin" w:date="2020-11-26T14:38:00Z">
        <w:r w:rsidR="009F1ED9" w:rsidDel="003024C9">
          <w:delText>.</w:delText>
        </w:r>
      </w:del>
    </w:p>
    <w:p w14:paraId="04844AA3" w14:textId="3CC0BC0E" w:rsidR="003024C9" w:rsidRDefault="003024C9" w:rsidP="00535731">
      <w:pPr>
        <w:rPr>
          <w:ins w:id="1591" w:author="David Conklin" w:date="2020-11-26T14:39:00Z"/>
        </w:rPr>
      </w:pPr>
    </w:p>
    <w:p w14:paraId="48FB38C8" w14:textId="68BE265F" w:rsidR="003024C9" w:rsidRDefault="003024C9" w:rsidP="00535731">
      <w:pPr>
        <w:rPr>
          <w:ins w:id="1592" w:author="David Conklin" w:date="2020-11-26T14:39:00Z"/>
        </w:rPr>
      </w:pPr>
    </w:p>
    <w:p w14:paraId="61D302EB" w14:textId="77777777" w:rsidR="003024C9" w:rsidRDefault="003024C9" w:rsidP="00535731">
      <w:pPr>
        <w:rPr>
          <w:ins w:id="1593" w:author="David Conklin" w:date="2020-11-26T14:39:00Z"/>
        </w:rPr>
      </w:pPr>
    </w:p>
    <w:p w14:paraId="15D3E737" w14:textId="7D59DC4E" w:rsidR="003024C9" w:rsidRDefault="003024C9" w:rsidP="00B47F76">
      <w:pPr>
        <w:rPr>
          <w:ins w:id="1594" w:author="David Conklin" w:date="2020-11-26T14:38:00Z"/>
        </w:rPr>
      </w:pPr>
      <w:ins w:id="1595" w:author="David Conklin" w:date="2020-11-26T14:38:00Z">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3"/>
                      <a:stretch>
                        <a:fillRect/>
                      </a:stretch>
                    </pic:blipFill>
                    <pic:spPr>
                      <a:xfrm>
                        <a:off x="0" y="0"/>
                        <a:ext cx="5943600" cy="3659505"/>
                      </a:xfrm>
                      <a:prstGeom prst="rect">
                        <a:avLst/>
                      </a:prstGeom>
                    </pic:spPr>
                  </pic:pic>
                </a:graphicData>
              </a:graphic>
            </wp:inline>
          </w:drawing>
        </w:r>
      </w:ins>
    </w:p>
    <w:p w14:paraId="44083944" w14:textId="77777777" w:rsidR="00010FCE" w:rsidDel="003024C9" w:rsidRDefault="00010FCE" w:rsidP="00B47F76">
      <w:pPr>
        <w:rPr>
          <w:del w:id="1596" w:author="David Conklin" w:date="2020-11-26T14:38:00Z"/>
        </w:rPr>
      </w:pPr>
    </w:p>
    <w:p w14:paraId="57DF6781" w14:textId="6E4FE562" w:rsidR="003B76A2" w:rsidRDefault="004C77EC" w:rsidP="00535731">
      <w:ins w:id="1597" w:author="David Conklin" w:date="2020-11-26T14:17:00Z">
        <w:r w:rsidRPr="004C77EC">
          <w:rPr>
            <w:noProof/>
          </w:rPr>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4"/>
                      <a:stretch>
                        <a:fillRect/>
                      </a:stretch>
                    </pic:blipFill>
                    <pic:spPr>
                      <a:xfrm>
                        <a:off x="0" y="0"/>
                        <a:ext cx="5943600" cy="3643630"/>
                      </a:xfrm>
                      <a:prstGeom prst="rect">
                        <a:avLst/>
                      </a:prstGeom>
                    </pic:spPr>
                  </pic:pic>
                </a:graphicData>
              </a:graphic>
            </wp:inline>
          </w:drawing>
        </w:r>
      </w:ins>
      <w:del w:id="1598" w:author="David Conklin" w:date="2020-11-26T14:17:00Z">
        <w:r w:rsidR="00B47F76" w:rsidDel="004C77EC">
          <w:rPr>
            <w:noProof/>
          </w:rPr>
          <w:drawing>
            <wp:inline distT="0" distB="0" distL="0" distR="0" wp14:anchorId="594C577B" wp14:editId="745D1F26">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2605"/>
                      </a:xfrm>
                      <a:prstGeom prst="rect">
                        <a:avLst/>
                      </a:prstGeom>
                    </pic:spPr>
                  </pic:pic>
                </a:graphicData>
              </a:graphic>
            </wp:inline>
          </w:drawing>
        </w:r>
      </w:del>
    </w:p>
    <w:p w14:paraId="10E2D6EA" w14:textId="77777777" w:rsidR="00B47F76" w:rsidRDefault="00B47F76" w:rsidP="00535731"/>
    <w:p w14:paraId="2B592528" w14:textId="3380F29C" w:rsidR="0027285C" w:rsidDel="004C77EC" w:rsidRDefault="00AE7826" w:rsidP="002854B5">
      <w:pPr>
        <w:rPr>
          <w:del w:id="1599" w:author="David Conklin" w:date="2020-11-26T14:18:00Z"/>
        </w:rPr>
      </w:pPr>
      <w:del w:id="1600" w:author="David Conklin" w:date="2020-11-26T14:18:00Z">
        <w:r w:rsidDel="004C77EC">
          <w:rPr>
            <w:noProof/>
          </w:rPr>
          <w:drawing>
            <wp:inline distT="0" distB="0" distL="0" distR="0" wp14:anchorId="5C2E3FBF" wp14:editId="74E8239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4980"/>
                      </a:xfrm>
                      <a:prstGeom prst="rect">
                        <a:avLst/>
                      </a:prstGeom>
                    </pic:spPr>
                  </pic:pic>
                </a:graphicData>
              </a:graphic>
            </wp:inline>
          </w:drawing>
        </w:r>
      </w:del>
    </w:p>
    <w:p w14:paraId="5EBD293D" w14:textId="19E3FB21" w:rsidR="00010FCE" w:rsidRDefault="00010FCE">
      <w:del w:id="1601" w:author="David Conklin" w:date="2020-11-26T14:18:00Z">
        <w:r w:rsidDel="004C77EC">
          <w:br w:type="page"/>
        </w:r>
      </w:del>
    </w:p>
    <w:p w14:paraId="5A25DF07" w14:textId="77777777" w:rsidR="00010FCE" w:rsidRPr="002854B5" w:rsidRDefault="00010FCE" w:rsidP="002854B5"/>
    <w:p w14:paraId="2C48710D" w14:textId="1B938C52" w:rsidR="00E90646" w:rsidRDefault="00E90646" w:rsidP="00E90646">
      <w:pPr>
        <w:pStyle w:val="Heading2"/>
      </w:pPr>
      <w:bookmarkStart w:id="1602" w:name="_Toc58250593"/>
      <w:r>
        <w:t>Clackamas wetlands v. McKenzie wetlands</w:t>
      </w:r>
      <w:bookmarkEnd w:id="1602"/>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del w:id="1603" w:author="David Conklin" w:date="2020-11-26T14:18:00Z">
        <w:r w:rsidDel="004C77EC">
          <w:br w:type="page"/>
        </w:r>
      </w:del>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1604" w:name="_Ref48286765"/>
      <w:bookmarkStart w:id="1605" w:name="_Toc53219841"/>
      <w:r>
        <w:t xml:space="preserve">Figure </w:t>
      </w:r>
      <w:fldSimple w:instr=" SEQ Figure \* ARABIC ">
        <w:r w:rsidR="00F90C07">
          <w:rPr>
            <w:noProof/>
          </w:rPr>
          <w:t>9</w:t>
        </w:r>
      </w:fldSimple>
      <w:bookmarkEnd w:id="1604"/>
      <w:r>
        <w:t>. Clackamas basin in CW3M screen capture</w:t>
      </w:r>
      <w:bookmarkEnd w:id="160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606" w:name="_Toc58250594"/>
      <w:r>
        <w:t>The Clackamas Basin</w:t>
      </w:r>
      <w:bookmarkEnd w:id="1606"/>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607" w:name="_Toc58250595"/>
      <w:r>
        <w:lastRenderedPageBreak/>
        <w:t>Directory structure and file names</w:t>
      </w:r>
      <w:bookmarkEnd w:id="160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608" w:name="_Toc58250596"/>
      <w:r>
        <w:t xml:space="preserve">Release </w:t>
      </w:r>
      <w:r w:rsidR="00E735F4">
        <w:t>Log</w:t>
      </w:r>
      <w:bookmarkEnd w:id="160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49CDA738" w14:textId="30164C49" w:rsidR="004C3F2F" w:rsidRDefault="004C3F2F" w:rsidP="004C3F2F">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6F5CEF82" w14:textId="77777777" w:rsidR="00864A13" w:rsidRDefault="00864A13" w:rsidP="00864A13">
      <w:pPr>
        <w:pStyle w:val="Body"/>
      </w:pPr>
    </w:p>
    <w:p w14:paraId="7840B9A7" w14:textId="77777777" w:rsidR="005F3D22" w:rsidRDefault="005F3D22" w:rsidP="005F3D22">
      <w:pPr>
        <w:pStyle w:val="Heading1"/>
      </w:pPr>
      <w:bookmarkStart w:id="1609" w:name="_Toc58250597"/>
      <w:r>
        <w:t>References</w:t>
      </w:r>
      <w:bookmarkEnd w:id="160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8"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0"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1"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2"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3"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ins w:id="1610" w:author="David Conklin" w:date="2020-12-07T14:26:00Z"/>
          <w:rFonts w:asciiTheme="minorHAnsi" w:hAnsiTheme="minorHAnsi" w:cstheme="minorHAnsi"/>
          <w:sz w:val="22"/>
          <w:szCs w:val="22"/>
        </w:rPr>
      </w:pPr>
      <w:ins w:id="1611" w:author="David Conklin" w:date="2020-12-07T14:24:00Z">
        <w:r>
          <w:rPr>
            <w:rFonts w:asciiTheme="minorHAnsi" w:hAnsiTheme="minorHAnsi" w:cstheme="minorHAnsi"/>
            <w:sz w:val="22"/>
            <w:szCs w:val="22"/>
          </w:rPr>
          <w:t>Legates DR and McCabe GJ</w:t>
        </w:r>
      </w:ins>
      <w:ins w:id="1612" w:author="David Conklin" w:date="2020-12-07T14:25:00Z">
        <w:r>
          <w:rPr>
            <w:rFonts w:asciiTheme="minorHAnsi" w:hAnsiTheme="minorHAnsi" w:cstheme="minorHAnsi"/>
            <w:sz w:val="22"/>
            <w:szCs w:val="22"/>
          </w:rPr>
          <w:t xml:space="preserve"> (1999).  Evaluating the use of “goodness-of-fit” measures in hydr</w:t>
        </w:r>
      </w:ins>
      <w:ins w:id="1613" w:author="David Conklin" w:date="2020-12-07T14:26:00Z">
        <w:r>
          <w:rPr>
            <w:rFonts w:asciiTheme="minorHAnsi" w:hAnsiTheme="minorHAnsi" w:cstheme="minorHAnsi"/>
            <w:sz w:val="22"/>
            <w:szCs w:val="22"/>
          </w:rPr>
          <w:t>o</w:t>
        </w:r>
      </w:ins>
      <w:ins w:id="1614" w:author="David Conklin" w:date="2020-12-07T14:25:00Z">
        <w:r>
          <w:rPr>
            <w:rFonts w:asciiTheme="minorHAnsi" w:hAnsiTheme="minorHAnsi" w:cstheme="minorHAnsi"/>
            <w:sz w:val="22"/>
            <w:szCs w:val="22"/>
          </w:rPr>
          <w:t>logic and hydroclimatic model valid</w:t>
        </w:r>
      </w:ins>
      <w:ins w:id="1615" w:author="David Conklin" w:date="2020-12-07T14:26:00Z">
        <w:r>
          <w:rPr>
            <w:rFonts w:asciiTheme="minorHAnsi" w:hAnsiTheme="minorHAnsi" w:cstheme="minorHAnsi"/>
            <w:sz w:val="22"/>
            <w:szCs w:val="22"/>
          </w:rPr>
          <w:t>ation. Water Resources Research 35(1):233-241.</w:t>
        </w:r>
      </w:ins>
    </w:p>
    <w:p w14:paraId="0BDAADBE" w14:textId="77777777" w:rsidR="00E01961" w:rsidRDefault="00E01961" w:rsidP="00B64193">
      <w:pPr>
        <w:pStyle w:val="NoSpacing"/>
        <w:rPr>
          <w:ins w:id="1616" w:author="David Conklin" w:date="2020-12-07T14:24:00Z"/>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ins w:id="1617" w:author="David Conklin" w:date="2020-12-07T14:08:00Z"/>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ins w:id="1618" w:author="David Conklin" w:date="2020-12-07T14:08:00Z"/>
          <w:rFonts w:cstheme="minorHAnsi"/>
        </w:rPr>
      </w:pPr>
    </w:p>
    <w:p w14:paraId="2E701AAD" w14:textId="0D44E25D" w:rsidR="0065490A" w:rsidRPr="00320149" w:rsidRDefault="0065490A" w:rsidP="00B64193">
      <w:pPr>
        <w:rPr>
          <w:rFonts w:cstheme="minorHAnsi"/>
        </w:rPr>
      </w:pPr>
      <w:ins w:id="1619" w:author="David Conklin" w:date="2020-12-07T14:08:00Z">
        <w:r>
          <w:rPr>
            <w:rFonts w:cstheme="minorHAnsi"/>
          </w:rPr>
          <w:t>Nash JE and Sutcliffe J</w:t>
        </w:r>
      </w:ins>
      <w:ins w:id="1620" w:author="David Conklin" w:date="2020-12-07T14:09:00Z">
        <w:r>
          <w:rPr>
            <w:rFonts w:cstheme="minorHAnsi"/>
          </w:rPr>
          <w:t>V (1970).  River flow forecasting through conceptual models: Part1. Adiscussion of principles. J. Hydrol</w:t>
        </w:r>
      </w:ins>
      <w:ins w:id="1621" w:author="David Conklin" w:date="2020-12-07T14:10:00Z">
        <w:r>
          <w:rPr>
            <w:rFonts w:cstheme="minorHAnsi"/>
          </w:rPr>
          <w:t>ogy 10(3):282-290.</w:t>
        </w:r>
      </w:ins>
    </w:p>
    <w:p w14:paraId="66B583FD" w14:textId="77777777" w:rsidR="00B64193" w:rsidRPr="00320149" w:rsidDel="0065490A" w:rsidRDefault="00B64193" w:rsidP="00B64193">
      <w:pPr>
        <w:rPr>
          <w:del w:id="1622" w:author="David Conklin" w:date="2020-12-07T14:08:00Z"/>
          <w:rFonts w:cstheme="minorHAnsi"/>
        </w:rPr>
      </w:pP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4"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5"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23" w:name="_Toc58250598"/>
      <w:r>
        <w:rPr>
          <w:rFonts w:eastAsiaTheme="minorHAnsi"/>
        </w:rPr>
        <w:t>Acronyms</w:t>
      </w:r>
      <w:r w:rsidR="009D540F">
        <w:rPr>
          <w:rFonts w:eastAsiaTheme="minorHAnsi"/>
        </w:rPr>
        <w:t xml:space="preserve"> and Abbreviations</w:t>
      </w:r>
      <w:bookmarkEnd w:id="162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6"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lastRenderedPageBreak/>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7"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CCF32" w14:textId="77777777" w:rsidR="00B325DA" w:rsidRDefault="00B325DA" w:rsidP="00064E77">
      <w:r>
        <w:separator/>
      </w:r>
    </w:p>
  </w:endnote>
  <w:endnote w:type="continuationSeparator" w:id="0">
    <w:p w14:paraId="650B2D5A" w14:textId="77777777" w:rsidR="00B325DA" w:rsidRDefault="00B325D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081FEC" w:rsidRDefault="00081F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081FEC" w:rsidRDefault="00081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DBE3A" w14:textId="77777777" w:rsidR="00B325DA" w:rsidRDefault="00B325DA" w:rsidP="00064E77">
      <w:r>
        <w:separator/>
      </w:r>
    </w:p>
  </w:footnote>
  <w:footnote w:type="continuationSeparator" w:id="0">
    <w:p w14:paraId="619A6670" w14:textId="77777777" w:rsidR="00B325DA" w:rsidRDefault="00B325DA"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4C75"/>
    <w:rsid w:val="000266FC"/>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1FEC"/>
    <w:rsid w:val="00084A31"/>
    <w:rsid w:val="0009281D"/>
    <w:rsid w:val="00097361"/>
    <w:rsid w:val="00097976"/>
    <w:rsid w:val="000A1E81"/>
    <w:rsid w:val="000A28C2"/>
    <w:rsid w:val="000A466E"/>
    <w:rsid w:val="000B183E"/>
    <w:rsid w:val="000B2249"/>
    <w:rsid w:val="000B611E"/>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48C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71E8"/>
    <w:rsid w:val="002A34F3"/>
    <w:rsid w:val="002A54A5"/>
    <w:rsid w:val="002A588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490A"/>
    <w:rsid w:val="00655BC7"/>
    <w:rsid w:val="006569CE"/>
    <w:rsid w:val="006636CC"/>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AAC"/>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1DC2"/>
    <w:rsid w:val="009655F4"/>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A6F70"/>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C073DE"/>
    <w:rsid w:val="00C13229"/>
    <w:rsid w:val="00C163DA"/>
    <w:rsid w:val="00C26282"/>
    <w:rsid w:val="00C2652D"/>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hyperlink" Target="http://www.jstor.com/stable/19418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07/BF0004519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doi.org/10.1029/2005WR004812" TargetMode="External"/><Relationship Id="rId37" Type="http://schemas.openxmlformats.org/officeDocument/2006/relationships/hyperlink" Target="http://www.dictionary.com"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www.oregon.gov/deq/FilterDocs/heatsourcemanual.pdf" TargetMode="External"/><Relationship Id="rId36" Type="http://schemas.openxmlformats.org/officeDocument/2006/relationships/hyperlink" Target="http://www.climatologylab.org/gridmet.html"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ascelibrary.org/doi/pdf/10.1061/%28ASCE%290733-9429%282002%29128%3A1%2820%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s://cedb.asce.org/CEDBsearch/record.jsp?dockey=0020129" TargetMode="External"/><Relationship Id="rId35" Type="http://schemas.openxmlformats.org/officeDocument/2006/relationships/hyperlink" Target="https://usace.contentdm.oclc.org/digital/collection/p16021coll7/id/13273"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s://doi.org/10.1029/2018WR024236" TargetMode="External"/><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64969</TotalTime>
  <Pages>55</Pages>
  <Words>19690</Words>
  <Characters>112238</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319</cp:revision>
  <cp:lastPrinted>2020-11-18T20:16:00Z</cp:lastPrinted>
  <dcterms:created xsi:type="dcterms:W3CDTF">2018-11-09T13:56:00Z</dcterms:created>
  <dcterms:modified xsi:type="dcterms:W3CDTF">2020-12-08T00:22:00Z</dcterms:modified>
</cp:coreProperties>
</file>