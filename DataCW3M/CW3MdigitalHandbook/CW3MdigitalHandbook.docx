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9E92A76" w:rsidR="00064E77" w:rsidRPr="00064E77" w:rsidRDefault="00484223" w:rsidP="00484223">
      <w:pPr>
        <w:pStyle w:val="Subtitle"/>
        <w:tabs>
          <w:tab w:val="left" w:pos="7950"/>
          <w:tab w:val="right" w:pos="9360"/>
        </w:tabs>
      </w:pPr>
      <w:ins w:id="0" w:author="David Conklin" w:date="2021-04-07T06:23:00Z">
        <w:r>
          <w:t>4/</w:t>
        </w:r>
      </w:ins>
      <w:ins w:id="1" w:author="David Conklin" w:date="2021-04-14T07:00:00Z">
        <w:r w:rsidR="001D27E9">
          <w:t>1</w:t>
        </w:r>
      </w:ins>
      <w:ins w:id="2" w:author="David Conklin" w:date="2021-04-19T08:09:00Z">
        <w:r w:rsidR="002D6752">
          <w:t>9</w:t>
        </w:r>
      </w:ins>
      <w:del w:id="3"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4" w:author="David Conklin" w:date="2021-04-07T06:23:00Z">
        <w:r w:rsidR="00484223">
          <w:rPr>
            <w:rStyle w:val="Hyperlink"/>
            <w:color w:val="auto"/>
          </w:rPr>
          <w:t>3/25</w:t>
        </w:r>
      </w:ins>
      <w:del w:id="5"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57E801E8" w:rsidR="003F7628" w:rsidDel="001D27E9" w:rsidRDefault="00484223">
      <w:pPr>
        <w:ind w:left="288" w:hanging="288"/>
        <w:rPr>
          <w:del w:id="6" w:author="David Conklin" w:date="2021-04-07T06:23:00Z"/>
          <w:rStyle w:val="Hyperlink"/>
          <w:color w:val="auto"/>
          <w:u w:val="none"/>
        </w:rPr>
      </w:pPr>
      <w:ins w:id="7" w:author="David Conklin" w:date="2021-04-07T06:24:00Z">
        <w:r>
          <w:rPr>
            <w:rStyle w:val="Hyperlink"/>
            <w:color w:val="auto"/>
            <w:u w:val="none"/>
          </w:rPr>
          <w:t xml:space="preserve">Add a subsection on autonomous processes and </w:t>
        </w:r>
      </w:ins>
      <w:ins w:id="8" w:author="David Conklin" w:date="2021-04-07T06:25:00Z">
        <w:r>
          <w:rPr>
            <w:rStyle w:val="Hyperlink"/>
            <w:color w:val="auto"/>
            <w:u w:val="none"/>
          </w:rPr>
          <w:t>global methods to the section on the Envision framework</w:t>
        </w:r>
      </w:ins>
      <w:del w:id="9"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7A9DFF76" w14:textId="77777777" w:rsidR="001D27E9" w:rsidRDefault="001D27E9">
      <w:pPr>
        <w:ind w:left="288" w:hanging="288"/>
        <w:rPr>
          <w:ins w:id="10" w:author="David Conklin" w:date="2021-04-14T06:59:00Z"/>
          <w:rStyle w:val="Hyperlink"/>
          <w:color w:val="auto"/>
          <w:u w:val="none"/>
        </w:rPr>
      </w:pPr>
    </w:p>
    <w:p w14:paraId="1C074EBC" w14:textId="241C5586" w:rsidR="002E2334" w:rsidDel="00801BD3" w:rsidRDefault="001D27E9">
      <w:pPr>
        <w:ind w:left="288" w:hanging="288"/>
        <w:rPr>
          <w:del w:id="11" w:author="David Conklin" w:date="2021-04-07T06:23:00Z"/>
          <w:rStyle w:val="Hyperlink"/>
          <w:color w:val="auto"/>
          <w:u w:val="none"/>
        </w:rPr>
      </w:pPr>
      <w:ins w:id="12" w:author="David Conklin" w:date="2021-04-14T07:00:00Z">
        <w:r>
          <w:rPr>
            <w:rStyle w:val="Hyperlink"/>
            <w:color w:val="auto"/>
            <w:u w:val="none"/>
          </w:rPr>
          <w:t>Add release notes for 0.4.12</w:t>
        </w:r>
      </w:ins>
      <w:del w:id="13" w:author="David Conklin" w:date="2021-04-07T06:23:00Z">
        <w:r w:rsidR="002E2334"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6E09B870" w14:textId="77777777" w:rsidR="00801BD3" w:rsidRDefault="00801BD3">
      <w:pPr>
        <w:ind w:left="288" w:hanging="288"/>
        <w:rPr>
          <w:ins w:id="14" w:author="David Conklin" w:date="2021-04-18T06:05:00Z"/>
          <w:rStyle w:val="Hyperlink"/>
          <w:color w:val="auto"/>
          <w:u w:val="none"/>
        </w:rPr>
        <w:pPrChange w:id="15" w:author="David Conklin" w:date="2021-04-07T06:26:00Z">
          <w:pPr/>
        </w:pPrChange>
      </w:pPr>
    </w:p>
    <w:p w14:paraId="04A0A5C6" w14:textId="3BC21348" w:rsidR="00C83F9F" w:rsidDel="00484223" w:rsidRDefault="00801BD3">
      <w:pPr>
        <w:ind w:left="288" w:hanging="288"/>
        <w:rPr>
          <w:del w:id="16" w:author="David Conklin" w:date="2021-04-07T06:23:00Z"/>
          <w:rStyle w:val="Hyperlink"/>
          <w:color w:val="auto"/>
          <w:u w:val="none"/>
        </w:rPr>
      </w:pPr>
      <w:ins w:id="17" w:author="David Conklin" w:date="2021-04-18T06:06:00Z">
        <w:r>
          <w:rPr>
            <w:rStyle w:val="Hyperlink"/>
            <w:color w:val="auto"/>
            <w:u w:val="none"/>
          </w:rPr>
          <w:t>Add an “Initial conditions” section</w:t>
        </w:r>
      </w:ins>
      <w:del w:id="18" w:author="David Conklin" w:date="2021-04-07T06:23:00Z">
        <w:r w:rsidR="00C83F9F"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pPr>
        <w:ind w:left="288" w:hanging="288"/>
        <w:rPr>
          <w:del w:id="19" w:author="David Conklin" w:date="2021-04-07T06:23:00Z"/>
          <w:rStyle w:val="Hyperlink"/>
          <w:color w:val="auto"/>
          <w:u w:val="none"/>
        </w:rPr>
      </w:pPr>
      <w:del w:id="20"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pPr>
        <w:ind w:left="288" w:hanging="288"/>
        <w:rPr>
          <w:del w:id="21" w:author="David Conklin" w:date="2021-04-07T06:23:00Z"/>
        </w:rPr>
      </w:pPr>
      <w:del w:id="22"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pPr>
        <w:ind w:left="288" w:hanging="288"/>
        <w:rPr>
          <w:del w:id="23" w:author="David Conklin" w:date="2021-04-07T06:23:00Z"/>
        </w:rPr>
        <w:pPrChange w:id="24" w:author="David Conklin" w:date="2021-04-07T06:26:00Z">
          <w:pPr/>
        </w:pPrChange>
      </w:pPr>
    </w:p>
    <w:p w14:paraId="3327E607" w14:textId="77777777" w:rsidR="006636CC" w:rsidRPr="00A8214A" w:rsidRDefault="006636CC">
      <w:pPr>
        <w:ind w:left="288" w:hanging="288"/>
        <w:rPr>
          <w:rStyle w:val="Hyperlink"/>
          <w:color w:val="auto"/>
          <w:u w:val="none"/>
        </w:rPr>
        <w:pPrChange w:id="25"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65232A49" w14:textId="5A490150" w:rsidR="002D6752" w:rsidRDefault="006636CC">
          <w:pPr>
            <w:pStyle w:val="TOC1"/>
            <w:tabs>
              <w:tab w:val="right" w:leader="dot" w:pos="9350"/>
            </w:tabs>
            <w:rPr>
              <w:ins w:id="26" w:author="David Conklin" w:date="2021-04-19T08:09:00Z"/>
              <w:rFonts w:eastAsiaTheme="minorEastAsia"/>
              <w:noProof/>
            </w:rPr>
          </w:pPr>
          <w:r>
            <w:fldChar w:fldCharType="begin"/>
          </w:r>
          <w:r>
            <w:instrText xml:space="preserve"> TOC \o "1-3" \h \z \u </w:instrText>
          </w:r>
          <w:r>
            <w:fldChar w:fldCharType="separate"/>
          </w:r>
          <w:ins w:id="27" w:author="David Conklin" w:date="2021-04-19T08:09:00Z">
            <w:r w:rsidR="002D6752" w:rsidRPr="002C0CFD">
              <w:rPr>
                <w:rStyle w:val="Hyperlink"/>
                <w:noProof/>
              </w:rPr>
              <w:fldChar w:fldCharType="begin"/>
            </w:r>
            <w:r w:rsidR="002D6752" w:rsidRPr="002C0CFD">
              <w:rPr>
                <w:rStyle w:val="Hyperlink"/>
                <w:noProof/>
              </w:rPr>
              <w:instrText xml:space="preserve"> </w:instrText>
            </w:r>
            <w:r w:rsidR="002D6752">
              <w:rPr>
                <w:noProof/>
              </w:rPr>
              <w:instrText>HYPERLINK \l "_Toc69712211"</w:instrText>
            </w:r>
            <w:r w:rsidR="002D6752" w:rsidRPr="002C0CFD">
              <w:rPr>
                <w:rStyle w:val="Hyperlink"/>
                <w:noProof/>
              </w:rPr>
              <w:instrText xml:space="preserve"> </w:instrText>
            </w:r>
            <w:r w:rsidR="002D6752" w:rsidRPr="002C0CFD">
              <w:rPr>
                <w:rStyle w:val="Hyperlink"/>
                <w:noProof/>
              </w:rPr>
            </w:r>
            <w:r w:rsidR="002D6752" w:rsidRPr="002C0CFD">
              <w:rPr>
                <w:rStyle w:val="Hyperlink"/>
                <w:noProof/>
              </w:rPr>
              <w:fldChar w:fldCharType="separate"/>
            </w:r>
            <w:r w:rsidR="002D6752" w:rsidRPr="002C0CFD">
              <w:rPr>
                <w:rStyle w:val="Hyperlink"/>
                <w:noProof/>
              </w:rPr>
              <w:t>What is a digital handbook?</w:t>
            </w:r>
            <w:r w:rsidR="002D6752">
              <w:rPr>
                <w:noProof/>
                <w:webHidden/>
              </w:rPr>
              <w:tab/>
            </w:r>
            <w:r w:rsidR="002D6752">
              <w:rPr>
                <w:noProof/>
                <w:webHidden/>
              </w:rPr>
              <w:fldChar w:fldCharType="begin"/>
            </w:r>
            <w:r w:rsidR="002D6752">
              <w:rPr>
                <w:noProof/>
                <w:webHidden/>
              </w:rPr>
              <w:instrText xml:space="preserve"> PAGEREF _Toc69712211 \h </w:instrText>
            </w:r>
            <w:r w:rsidR="002D6752">
              <w:rPr>
                <w:noProof/>
                <w:webHidden/>
              </w:rPr>
            </w:r>
          </w:ins>
          <w:r w:rsidR="002D6752">
            <w:rPr>
              <w:noProof/>
              <w:webHidden/>
            </w:rPr>
            <w:fldChar w:fldCharType="separate"/>
          </w:r>
          <w:ins w:id="28" w:author="David Conklin" w:date="2021-04-19T08:09:00Z">
            <w:r w:rsidR="002D6752">
              <w:rPr>
                <w:noProof/>
                <w:webHidden/>
              </w:rPr>
              <w:t>4</w:t>
            </w:r>
            <w:r w:rsidR="002D6752">
              <w:rPr>
                <w:noProof/>
                <w:webHidden/>
              </w:rPr>
              <w:fldChar w:fldCharType="end"/>
            </w:r>
            <w:r w:rsidR="002D6752" w:rsidRPr="002C0CFD">
              <w:rPr>
                <w:rStyle w:val="Hyperlink"/>
                <w:noProof/>
              </w:rPr>
              <w:fldChar w:fldCharType="end"/>
            </w:r>
          </w:ins>
        </w:p>
        <w:p w14:paraId="111A2A09" w14:textId="629F7B23" w:rsidR="002D6752" w:rsidRDefault="002D6752">
          <w:pPr>
            <w:pStyle w:val="TOC1"/>
            <w:tabs>
              <w:tab w:val="right" w:leader="dot" w:pos="9350"/>
            </w:tabs>
            <w:rPr>
              <w:ins w:id="29" w:author="David Conklin" w:date="2021-04-19T08:09:00Z"/>
              <w:rFonts w:eastAsiaTheme="minorEastAsia"/>
              <w:noProof/>
            </w:rPr>
          </w:pPr>
          <w:ins w:id="3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CW3M concept</w:t>
            </w:r>
            <w:r>
              <w:rPr>
                <w:noProof/>
                <w:webHidden/>
              </w:rPr>
              <w:tab/>
            </w:r>
            <w:r>
              <w:rPr>
                <w:noProof/>
                <w:webHidden/>
              </w:rPr>
              <w:fldChar w:fldCharType="begin"/>
            </w:r>
            <w:r>
              <w:rPr>
                <w:noProof/>
                <w:webHidden/>
              </w:rPr>
              <w:instrText xml:space="preserve"> PAGEREF _Toc69712212 \h </w:instrText>
            </w:r>
            <w:r>
              <w:rPr>
                <w:noProof/>
                <w:webHidden/>
              </w:rPr>
            </w:r>
          </w:ins>
          <w:r>
            <w:rPr>
              <w:noProof/>
              <w:webHidden/>
            </w:rPr>
            <w:fldChar w:fldCharType="separate"/>
          </w:r>
          <w:ins w:id="31" w:author="David Conklin" w:date="2021-04-19T08:09:00Z">
            <w:r>
              <w:rPr>
                <w:noProof/>
                <w:webHidden/>
              </w:rPr>
              <w:t>4</w:t>
            </w:r>
            <w:r>
              <w:rPr>
                <w:noProof/>
                <w:webHidden/>
              </w:rPr>
              <w:fldChar w:fldCharType="end"/>
            </w:r>
            <w:r w:rsidRPr="002C0CFD">
              <w:rPr>
                <w:rStyle w:val="Hyperlink"/>
                <w:noProof/>
              </w:rPr>
              <w:fldChar w:fldCharType="end"/>
            </w:r>
          </w:ins>
        </w:p>
        <w:p w14:paraId="33CB43E2" w14:textId="0DA417D1" w:rsidR="002D6752" w:rsidRDefault="002D6752">
          <w:pPr>
            <w:pStyle w:val="TOC2"/>
            <w:tabs>
              <w:tab w:val="right" w:leader="dot" w:pos="9350"/>
            </w:tabs>
            <w:rPr>
              <w:ins w:id="32" w:author="David Conklin" w:date="2021-04-19T08:09:00Z"/>
              <w:rFonts w:eastAsiaTheme="minorEastAsia"/>
              <w:noProof/>
            </w:rPr>
          </w:pPr>
          <w:ins w:id="3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 different kind of community model</w:t>
            </w:r>
            <w:r>
              <w:rPr>
                <w:noProof/>
                <w:webHidden/>
              </w:rPr>
              <w:tab/>
            </w:r>
            <w:r>
              <w:rPr>
                <w:noProof/>
                <w:webHidden/>
              </w:rPr>
              <w:fldChar w:fldCharType="begin"/>
            </w:r>
            <w:r>
              <w:rPr>
                <w:noProof/>
                <w:webHidden/>
              </w:rPr>
              <w:instrText xml:space="preserve"> PAGEREF _Toc69712213 \h </w:instrText>
            </w:r>
            <w:r>
              <w:rPr>
                <w:noProof/>
                <w:webHidden/>
              </w:rPr>
            </w:r>
          </w:ins>
          <w:r>
            <w:rPr>
              <w:noProof/>
              <w:webHidden/>
            </w:rPr>
            <w:fldChar w:fldCharType="separate"/>
          </w:r>
          <w:ins w:id="34" w:author="David Conklin" w:date="2021-04-19T08:09:00Z">
            <w:r>
              <w:rPr>
                <w:noProof/>
                <w:webHidden/>
              </w:rPr>
              <w:t>4</w:t>
            </w:r>
            <w:r>
              <w:rPr>
                <w:noProof/>
                <w:webHidden/>
              </w:rPr>
              <w:fldChar w:fldCharType="end"/>
            </w:r>
            <w:r w:rsidRPr="002C0CFD">
              <w:rPr>
                <w:rStyle w:val="Hyperlink"/>
                <w:noProof/>
              </w:rPr>
              <w:fldChar w:fldCharType="end"/>
            </w:r>
          </w:ins>
        </w:p>
        <w:p w14:paraId="17F7F9D0" w14:textId="56A01291" w:rsidR="002D6752" w:rsidRDefault="002D6752">
          <w:pPr>
            <w:pStyle w:val="TOC2"/>
            <w:tabs>
              <w:tab w:val="right" w:leader="dot" w:pos="9350"/>
            </w:tabs>
            <w:rPr>
              <w:ins w:id="35" w:author="David Conklin" w:date="2021-04-19T08:09:00Z"/>
              <w:rFonts w:eastAsiaTheme="minorEastAsia"/>
              <w:noProof/>
            </w:rPr>
          </w:pPr>
          <w:ins w:id="3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What CW3M is for</w:t>
            </w:r>
            <w:r>
              <w:rPr>
                <w:noProof/>
                <w:webHidden/>
              </w:rPr>
              <w:tab/>
            </w:r>
            <w:r>
              <w:rPr>
                <w:noProof/>
                <w:webHidden/>
              </w:rPr>
              <w:fldChar w:fldCharType="begin"/>
            </w:r>
            <w:r>
              <w:rPr>
                <w:noProof/>
                <w:webHidden/>
              </w:rPr>
              <w:instrText xml:space="preserve"> PAGEREF _Toc69712214 \h </w:instrText>
            </w:r>
            <w:r>
              <w:rPr>
                <w:noProof/>
                <w:webHidden/>
              </w:rPr>
            </w:r>
          </w:ins>
          <w:r>
            <w:rPr>
              <w:noProof/>
              <w:webHidden/>
            </w:rPr>
            <w:fldChar w:fldCharType="separate"/>
          </w:r>
          <w:ins w:id="37" w:author="David Conklin" w:date="2021-04-19T08:09:00Z">
            <w:r>
              <w:rPr>
                <w:noProof/>
                <w:webHidden/>
              </w:rPr>
              <w:t>4</w:t>
            </w:r>
            <w:r>
              <w:rPr>
                <w:noProof/>
                <w:webHidden/>
              </w:rPr>
              <w:fldChar w:fldCharType="end"/>
            </w:r>
            <w:r w:rsidRPr="002C0CFD">
              <w:rPr>
                <w:rStyle w:val="Hyperlink"/>
                <w:noProof/>
              </w:rPr>
              <w:fldChar w:fldCharType="end"/>
            </w:r>
          </w:ins>
        </w:p>
        <w:p w14:paraId="1F3769B2" w14:textId="3C99DC0D" w:rsidR="002D6752" w:rsidRDefault="002D6752">
          <w:pPr>
            <w:pStyle w:val="TOC2"/>
            <w:tabs>
              <w:tab w:val="right" w:leader="dot" w:pos="9350"/>
            </w:tabs>
            <w:rPr>
              <w:ins w:id="38" w:author="David Conklin" w:date="2021-04-19T08:09:00Z"/>
              <w:rFonts w:eastAsiaTheme="minorEastAsia"/>
              <w:noProof/>
            </w:rPr>
          </w:pPr>
          <w:ins w:id="3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Management and maintenance</w:t>
            </w:r>
            <w:r>
              <w:rPr>
                <w:noProof/>
                <w:webHidden/>
              </w:rPr>
              <w:tab/>
            </w:r>
            <w:r>
              <w:rPr>
                <w:noProof/>
                <w:webHidden/>
              </w:rPr>
              <w:fldChar w:fldCharType="begin"/>
            </w:r>
            <w:r>
              <w:rPr>
                <w:noProof/>
                <w:webHidden/>
              </w:rPr>
              <w:instrText xml:space="preserve"> PAGEREF _Toc69712215 \h </w:instrText>
            </w:r>
            <w:r>
              <w:rPr>
                <w:noProof/>
                <w:webHidden/>
              </w:rPr>
            </w:r>
          </w:ins>
          <w:r>
            <w:rPr>
              <w:noProof/>
              <w:webHidden/>
            </w:rPr>
            <w:fldChar w:fldCharType="separate"/>
          </w:r>
          <w:ins w:id="40" w:author="David Conklin" w:date="2021-04-19T08:09:00Z">
            <w:r>
              <w:rPr>
                <w:noProof/>
                <w:webHidden/>
              </w:rPr>
              <w:t>5</w:t>
            </w:r>
            <w:r>
              <w:rPr>
                <w:noProof/>
                <w:webHidden/>
              </w:rPr>
              <w:fldChar w:fldCharType="end"/>
            </w:r>
            <w:r w:rsidRPr="002C0CFD">
              <w:rPr>
                <w:rStyle w:val="Hyperlink"/>
                <w:noProof/>
              </w:rPr>
              <w:fldChar w:fldCharType="end"/>
            </w:r>
          </w:ins>
        </w:p>
        <w:p w14:paraId="2BDE8FEE" w14:textId="02479FEB" w:rsidR="002D6752" w:rsidRDefault="002D6752">
          <w:pPr>
            <w:pStyle w:val="TOC1"/>
            <w:tabs>
              <w:tab w:val="right" w:leader="dot" w:pos="9350"/>
            </w:tabs>
            <w:rPr>
              <w:ins w:id="41" w:author="David Conklin" w:date="2021-04-19T08:09:00Z"/>
              <w:rFonts w:eastAsiaTheme="minorEastAsia"/>
              <w:noProof/>
            </w:rPr>
          </w:pPr>
          <w:ins w:id="4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CW3M – A “first principles” model with tuning knobs</w:t>
            </w:r>
            <w:r>
              <w:rPr>
                <w:noProof/>
                <w:webHidden/>
              </w:rPr>
              <w:tab/>
            </w:r>
            <w:r>
              <w:rPr>
                <w:noProof/>
                <w:webHidden/>
              </w:rPr>
              <w:fldChar w:fldCharType="begin"/>
            </w:r>
            <w:r>
              <w:rPr>
                <w:noProof/>
                <w:webHidden/>
              </w:rPr>
              <w:instrText xml:space="preserve"> PAGEREF _Toc69712216 \h </w:instrText>
            </w:r>
            <w:r>
              <w:rPr>
                <w:noProof/>
                <w:webHidden/>
              </w:rPr>
            </w:r>
          </w:ins>
          <w:r>
            <w:rPr>
              <w:noProof/>
              <w:webHidden/>
            </w:rPr>
            <w:fldChar w:fldCharType="separate"/>
          </w:r>
          <w:ins w:id="43" w:author="David Conklin" w:date="2021-04-19T08:09:00Z">
            <w:r>
              <w:rPr>
                <w:noProof/>
                <w:webHidden/>
              </w:rPr>
              <w:t>5</w:t>
            </w:r>
            <w:r>
              <w:rPr>
                <w:noProof/>
                <w:webHidden/>
              </w:rPr>
              <w:fldChar w:fldCharType="end"/>
            </w:r>
            <w:r w:rsidRPr="002C0CFD">
              <w:rPr>
                <w:rStyle w:val="Hyperlink"/>
                <w:noProof/>
              </w:rPr>
              <w:fldChar w:fldCharType="end"/>
            </w:r>
          </w:ins>
        </w:p>
        <w:p w14:paraId="14447521" w14:textId="4A92097F" w:rsidR="002D6752" w:rsidRDefault="002D6752">
          <w:pPr>
            <w:pStyle w:val="TOC1"/>
            <w:tabs>
              <w:tab w:val="right" w:leader="dot" w:pos="9350"/>
            </w:tabs>
            <w:rPr>
              <w:ins w:id="44" w:author="David Conklin" w:date="2021-04-19T08:09:00Z"/>
              <w:rFonts w:eastAsiaTheme="minorEastAsia"/>
              <w:noProof/>
            </w:rPr>
          </w:pPr>
          <w:ins w:id="4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tuning knobs</w:t>
            </w:r>
            <w:r>
              <w:rPr>
                <w:noProof/>
                <w:webHidden/>
              </w:rPr>
              <w:tab/>
            </w:r>
            <w:r>
              <w:rPr>
                <w:noProof/>
                <w:webHidden/>
              </w:rPr>
              <w:fldChar w:fldCharType="begin"/>
            </w:r>
            <w:r>
              <w:rPr>
                <w:noProof/>
                <w:webHidden/>
              </w:rPr>
              <w:instrText xml:space="preserve"> PAGEREF _Toc69712217 \h </w:instrText>
            </w:r>
            <w:r>
              <w:rPr>
                <w:noProof/>
                <w:webHidden/>
              </w:rPr>
            </w:r>
          </w:ins>
          <w:r>
            <w:rPr>
              <w:noProof/>
              <w:webHidden/>
            </w:rPr>
            <w:fldChar w:fldCharType="separate"/>
          </w:r>
          <w:ins w:id="46" w:author="David Conklin" w:date="2021-04-19T08:09:00Z">
            <w:r>
              <w:rPr>
                <w:noProof/>
                <w:webHidden/>
              </w:rPr>
              <w:t>6</w:t>
            </w:r>
            <w:r>
              <w:rPr>
                <w:noProof/>
                <w:webHidden/>
              </w:rPr>
              <w:fldChar w:fldCharType="end"/>
            </w:r>
            <w:r w:rsidRPr="002C0CFD">
              <w:rPr>
                <w:rStyle w:val="Hyperlink"/>
                <w:noProof/>
              </w:rPr>
              <w:fldChar w:fldCharType="end"/>
            </w:r>
          </w:ins>
        </w:p>
        <w:p w14:paraId="214E3A66" w14:textId="5B0DFC96" w:rsidR="002D6752" w:rsidRDefault="002D6752">
          <w:pPr>
            <w:pStyle w:val="TOC2"/>
            <w:tabs>
              <w:tab w:val="right" w:leader="dot" w:pos="9350"/>
            </w:tabs>
            <w:rPr>
              <w:ins w:id="47" w:author="David Conklin" w:date="2021-04-19T08:09:00Z"/>
              <w:rFonts w:eastAsiaTheme="minorEastAsia"/>
              <w:noProof/>
            </w:rPr>
          </w:pPr>
          <w:ins w:id="4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ET_MULT – forest evapotranspiration</w:t>
            </w:r>
            <w:r>
              <w:rPr>
                <w:noProof/>
                <w:webHidden/>
              </w:rPr>
              <w:tab/>
            </w:r>
            <w:r>
              <w:rPr>
                <w:noProof/>
                <w:webHidden/>
              </w:rPr>
              <w:fldChar w:fldCharType="begin"/>
            </w:r>
            <w:r>
              <w:rPr>
                <w:noProof/>
                <w:webHidden/>
              </w:rPr>
              <w:instrText xml:space="preserve"> PAGEREF _Toc69712218 \h </w:instrText>
            </w:r>
            <w:r>
              <w:rPr>
                <w:noProof/>
                <w:webHidden/>
              </w:rPr>
            </w:r>
          </w:ins>
          <w:r>
            <w:rPr>
              <w:noProof/>
              <w:webHidden/>
            </w:rPr>
            <w:fldChar w:fldCharType="separate"/>
          </w:r>
          <w:ins w:id="49" w:author="David Conklin" w:date="2021-04-19T08:09:00Z">
            <w:r>
              <w:rPr>
                <w:noProof/>
                <w:webHidden/>
              </w:rPr>
              <w:t>6</w:t>
            </w:r>
            <w:r>
              <w:rPr>
                <w:noProof/>
                <w:webHidden/>
              </w:rPr>
              <w:fldChar w:fldCharType="end"/>
            </w:r>
            <w:r w:rsidRPr="002C0CFD">
              <w:rPr>
                <w:rStyle w:val="Hyperlink"/>
                <w:noProof/>
              </w:rPr>
              <w:fldChar w:fldCharType="end"/>
            </w:r>
          </w:ins>
        </w:p>
        <w:p w14:paraId="51231280" w14:textId="1CF25ECC" w:rsidR="002D6752" w:rsidRDefault="002D6752">
          <w:pPr>
            <w:pStyle w:val="TOC2"/>
            <w:tabs>
              <w:tab w:val="right" w:leader="dot" w:pos="9350"/>
            </w:tabs>
            <w:rPr>
              <w:ins w:id="50" w:author="David Conklin" w:date="2021-04-19T08:09:00Z"/>
              <w:rFonts w:eastAsiaTheme="minorEastAsia"/>
              <w:noProof/>
            </w:rPr>
          </w:pPr>
          <w:ins w:id="5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"_Toc69712219"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SOLAR_RADIATION_MULTIPLIER – reservoir insolation</w:t>
            </w:r>
            <w:r>
              <w:rPr>
                <w:noProof/>
                <w:webHidden/>
              </w:rPr>
              <w:tab/>
            </w:r>
            <w:r>
              <w:rPr>
                <w:noProof/>
                <w:webHidden/>
              </w:rPr>
              <w:fldChar w:fldCharType="begin"/>
            </w:r>
            <w:r>
              <w:rPr>
                <w:noProof/>
                <w:webHidden/>
              </w:rPr>
              <w:instrText xml:space="preserve"> PAGEREF _Toc69712219 \h </w:instrText>
            </w:r>
            <w:r>
              <w:rPr>
                <w:noProof/>
                <w:webHidden/>
              </w:rPr>
            </w:r>
          </w:ins>
          <w:r>
            <w:rPr>
              <w:noProof/>
              <w:webHidden/>
            </w:rPr>
            <w:fldChar w:fldCharType="separate"/>
          </w:r>
          <w:ins w:id="52" w:author="David Conklin" w:date="2021-04-19T08:09:00Z">
            <w:r>
              <w:rPr>
                <w:noProof/>
                <w:webHidden/>
              </w:rPr>
              <w:t>6</w:t>
            </w:r>
            <w:r>
              <w:rPr>
                <w:noProof/>
                <w:webHidden/>
              </w:rPr>
              <w:fldChar w:fldCharType="end"/>
            </w:r>
            <w:r w:rsidRPr="002C0CFD">
              <w:rPr>
                <w:rStyle w:val="Hyperlink"/>
                <w:noProof/>
              </w:rPr>
              <w:fldChar w:fldCharType="end"/>
            </w:r>
          </w:ins>
        </w:p>
        <w:p w14:paraId="4989A239" w14:textId="353CDCDF" w:rsidR="002D6752" w:rsidRDefault="002D6752">
          <w:pPr>
            <w:pStyle w:val="TOC2"/>
            <w:tabs>
              <w:tab w:val="right" w:leader="dot" w:pos="9350"/>
            </w:tabs>
            <w:rPr>
              <w:ins w:id="53" w:author="David Conklin" w:date="2021-04-19T08:09:00Z"/>
              <w:rFonts w:eastAsiaTheme="minorEastAsia"/>
              <w:noProof/>
            </w:rPr>
          </w:pPr>
          <w:ins w:id="5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FLOW_CMS – Discharge from High Cascade springs</w:t>
            </w:r>
            <w:r>
              <w:rPr>
                <w:noProof/>
                <w:webHidden/>
              </w:rPr>
              <w:tab/>
            </w:r>
            <w:r>
              <w:rPr>
                <w:noProof/>
                <w:webHidden/>
              </w:rPr>
              <w:fldChar w:fldCharType="begin"/>
            </w:r>
            <w:r>
              <w:rPr>
                <w:noProof/>
                <w:webHidden/>
              </w:rPr>
              <w:instrText xml:space="preserve"> PAGEREF _Toc69712220 \h </w:instrText>
            </w:r>
            <w:r>
              <w:rPr>
                <w:noProof/>
                <w:webHidden/>
              </w:rPr>
            </w:r>
          </w:ins>
          <w:r>
            <w:rPr>
              <w:noProof/>
              <w:webHidden/>
            </w:rPr>
            <w:fldChar w:fldCharType="separate"/>
          </w:r>
          <w:ins w:id="55" w:author="David Conklin" w:date="2021-04-19T08:09:00Z">
            <w:r>
              <w:rPr>
                <w:noProof/>
                <w:webHidden/>
              </w:rPr>
              <w:t>6</w:t>
            </w:r>
            <w:r>
              <w:rPr>
                <w:noProof/>
                <w:webHidden/>
              </w:rPr>
              <w:fldChar w:fldCharType="end"/>
            </w:r>
            <w:r w:rsidRPr="002C0CFD">
              <w:rPr>
                <w:rStyle w:val="Hyperlink"/>
                <w:noProof/>
              </w:rPr>
              <w:fldChar w:fldCharType="end"/>
            </w:r>
          </w:ins>
        </w:p>
        <w:p w14:paraId="402149DC" w14:textId="2508B893" w:rsidR="002D6752" w:rsidRDefault="002D6752">
          <w:pPr>
            <w:pStyle w:val="TOC1"/>
            <w:tabs>
              <w:tab w:val="right" w:leader="dot" w:pos="9350"/>
            </w:tabs>
            <w:rPr>
              <w:ins w:id="56" w:author="David Conklin" w:date="2021-04-19T08:09:00Z"/>
              <w:rFonts w:eastAsiaTheme="minorEastAsia"/>
              <w:noProof/>
            </w:rPr>
          </w:pPr>
          <w:ins w:id="5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Envision framework and the GIS Layers</w:t>
            </w:r>
            <w:r>
              <w:rPr>
                <w:noProof/>
                <w:webHidden/>
              </w:rPr>
              <w:tab/>
            </w:r>
            <w:r>
              <w:rPr>
                <w:noProof/>
                <w:webHidden/>
              </w:rPr>
              <w:fldChar w:fldCharType="begin"/>
            </w:r>
            <w:r>
              <w:rPr>
                <w:noProof/>
                <w:webHidden/>
              </w:rPr>
              <w:instrText xml:space="preserve"> PAGEREF _Toc69712221 \h </w:instrText>
            </w:r>
            <w:r>
              <w:rPr>
                <w:noProof/>
                <w:webHidden/>
              </w:rPr>
            </w:r>
          </w:ins>
          <w:r>
            <w:rPr>
              <w:noProof/>
              <w:webHidden/>
            </w:rPr>
            <w:fldChar w:fldCharType="separate"/>
          </w:r>
          <w:ins w:id="58" w:author="David Conklin" w:date="2021-04-19T08:09:00Z">
            <w:r>
              <w:rPr>
                <w:noProof/>
                <w:webHidden/>
              </w:rPr>
              <w:t>7</w:t>
            </w:r>
            <w:r>
              <w:rPr>
                <w:noProof/>
                <w:webHidden/>
              </w:rPr>
              <w:fldChar w:fldCharType="end"/>
            </w:r>
            <w:r w:rsidRPr="002C0CFD">
              <w:rPr>
                <w:rStyle w:val="Hyperlink"/>
                <w:noProof/>
              </w:rPr>
              <w:fldChar w:fldCharType="end"/>
            </w:r>
          </w:ins>
        </w:p>
        <w:p w14:paraId="581B5F00" w14:textId="24E56CAB" w:rsidR="002D6752" w:rsidRDefault="002D6752">
          <w:pPr>
            <w:pStyle w:val="TOC2"/>
            <w:tabs>
              <w:tab w:val="right" w:leader="dot" w:pos="9350"/>
            </w:tabs>
            <w:rPr>
              <w:ins w:id="59" w:author="David Conklin" w:date="2021-04-19T08:09:00Z"/>
              <w:rFonts w:eastAsiaTheme="minorEastAsia"/>
              <w:noProof/>
            </w:rPr>
          </w:pPr>
          <w:ins w:id="6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Reach Layer</w:t>
            </w:r>
            <w:r>
              <w:rPr>
                <w:noProof/>
                <w:webHidden/>
              </w:rPr>
              <w:tab/>
            </w:r>
            <w:r>
              <w:rPr>
                <w:noProof/>
                <w:webHidden/>
              </w:rPr>
              <w:fldChar w:fldCharType="begin"/>
            </w:r>
            <w:r>
              <w:rPr>
                <w:noProof/>
                <w:webHidden/>
              </w:rPr>
              <w:instrText xml:space="preserve"> PAGEREF _Toc69712222 \h </w:instrText>
            </w:r>
            <w:r>
              <w:rPr>
                <w:noProof/>
                <w:webHidden/>
              </w:rPr>
            </w:r>
          </w:ins>
          <w:r>
            <w:rPr>
              <w:noProof/>
              <w:webHidden/>
            </w:rPr>
            <w:fldChar w:fldCharType="separate"/>
          </w:r>
          <w:ins w:id="61" w:author="David Conklin" w:date="2021-04-19T08:09:00Z">
            <w:r>
              <w:rPr>
                <w:noProof/>
                <w:webHidden/>
              </w:rPr>
              <w:t>7</w:t>
            </w:r>
            <w:r>
              <w:rPr>
                <w:noProof/>
                <w:webHidden/>
              </w:rPr>
              <w:fldChar w:fldCharType="end"/>
            </w:r>
            <w:r w:rsidRPr="002C0CFD">
              <w:rPr>
                <w:rStyle w:val="Hyperlink"/>
                <w:noProof/>
              </w:rPr>
              <w:fldChar w:fldCharType="end"/>
            </w:r>
          </w:ins>
        </w:p>
        <w:p w14:paraId="2D187A4A" w14:textId="44F5F1B8" w:rsidR="002D6752" w:rsidRDefault="002D6752">
          <w:pPr>
            <w:pStyle w:val="TOC2"/>
            <w:tabs>
              <w:tab w:val="right" w:leader="dot" w:pos="9350"/>
            </w:tabs>
            <w:rPr>
              <w:ins w:id="62" w:author="David Conklin" w:date="2021-04-19T08:09:00Z"/>
              <w:rFonts w:eastAsiaTheme="minorEastAsia"/>
              <w:noProof/>
            </w:rPr>
          </w:pPr>
          <w:ins w:id="6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Time steps, autonomous processes, and global methods</w:t>
            </w:r>
            <w:r>
              <w:rPr>
                <w:noProof/>
                <w:webHidden/>
              </w:rPr>
              <w:tab/>
            </w:r>
            <w:r>
              <w:rPr>
                <w:noProof/>
                <w:webHidden/>
              </w:rPr>
              <w:fldChar w:fldCharType="begin"/>
            </w:r>
            <w:r>
              <w:rPr>
                <w:noProof/>
                <w:webHidden/>
              </w:rPr>
              <w:instrText xml:space="preserve"> PAGEREF _Toc69712223 \h </w:instrText>
            </w:r>
            <w:r>
              <w:rPr>
                <w:noProof/>
                <w:webHidden/>
              </w:rPr>
            </w:r>
          </w:ins>
          <w:r>
            <w:rPr>
              <w:noProof/>
              <w:webHidden/>
            </w:rPr>
            <w:fldChar w:fldCharType="separate"/>
          </w:r>
          <w:ins w:id="64" w:author="David Conklin" w:date="2021-04-19T08:09:00Z">
            <w:r>
              <w:rPr>
                <w:noProof/>
                <w:webHidden/>
              </w:rPr>
              <w:t>7</w:t>
            </w:r>
            <w:r>
              <w:rPr>
                <w:noProof/>
                <w:webHidden/>
              </w:rPr>
              <w:fldChar w:fldCharType="end"/>
            </w:r>
            <w:r w:rsidRPr="002C0CFD">
              <w:rPr>
                <w:rStyle w:val="Hyperlink"/>
                <w:noProof/>
              </w:rPr>
              <w:fldChar w:fldCharType="end"/>
            </w:r>
          </w:ins>
        </w:p>
        <w:p w14:paraId="1F1822F4" w14:textId="318FCC74" w:rsidR="002D6752" w:rsidRDefault="002D6752">
          <w:pPr>
            <w:pStyle w:val="TOC2"/>
            <w:tabs>
              <w:tab w:val="right" w:leader="dot" w:pos="9350"/>
            </w:tabs>
            <w:rPr>
              <w:ins w:id="65" w:author="David Conklin" w:date="2021-04-19T08:09:00Z"/>
              <w:rFonts w:eastAsiaTheme="minorEastAsia"/>
              <w:noProof/>
            </w:rPr>
          </w:pPr>
          <w:ins w:id="6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Some global method details</w:t>
            </w:r>
            <w:r>
              <w:rPr>
                <w:noProof/>
                <w:webHidden/>
              </w:rPr>
              <w:tab/>
            </w:r>
            <w:r>
              <w:rPr>
                <w:noProof/>
                <w:webHidden/>
              </w:rPr>
              <w:fldChar w:fldCharType="begin"/>
            </w:r>
            <w:r>
              <w:rPr>
                <w:noProof/>
                <w:webHidden/>
              </w:rPr>
              <w:instrText xml:space="preserve"> PAGEREF _Toc69712224 \h </w:instrText>
            </w:r>
            <w:r>
              <w:rPr>
                <w:noProof/>
                <w:webHidden/>
              </w:rPr>
            </w:r>
          </w:ins>
          <w:r>
            <w:rPr>
              <w:noProof/>
              <w:webHidden/>
            </w:rPr>
            <w:fldChar w:fldCharType="separate"/>
          </w:r>
          <w:ins w:id="67" w:author="David Conklin" w:date="2021-04-19T08:09:00Z">
            <w:r>
              <w:rPr>
                <w:noProof/>
                <w:webHidden/>
              </w:rPr>
              <w:t>8</w:t>
            </w:r>
            <w:r>
              <w:rPr>
                <w:noProof/>
                <w:webHidden/>
              </w:rPr>
              <w:fldChar w:fldCharType="end"/>
            </w:r>
            <w:r w:rsidRPr="002C0CFD">
              <w:rPr>
                <w:rStyle w:val="Hyperlink"/>
                <w:noProof/>
              </w:rPr>
              <w:fldChar w:fldCharType="end"/>
            </w:r>
          </w:ins>
        </w:p>
        <w:p w14:paraId="7C01BBB6" w14:textId="53CB1F1F" w:rsidR="002D6752" w:rsidRDefault="002D6752">
          <w:pPr>
            <w:pStyle w:val="TOC1"/>
            <w:tabs>
              <w:tab w:val="right" w:leader="dot" w:pos="9350"/>
            </w:tabs>
            <w:rPr>
              <w:ins w:id="68" w:author="David Conklin" w:date="2021-04-19T08:09:00Z"/>
              <w:rFonts w:eastAsiaTheme="minorEastAsia"/>
              <w:noProof/>
            </w:rPr>
          </w:pPr>
          <w:ins w:id="6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Study areas</w:t>
            </w:r>
            <w:r>
              <w:rPr>
                <w:noProof/>
                <w:webHidden/>
              </w:rPr>
              <w:tab/>
            </w:r>
            <w:r>
              <w:rPr>
                <w:noProof/>
                <w:webHidden/>
              </w:rPr>
              <w:fldChar w:fldCharType="begin"/>
            </w:r>
            <w:r>
              <w:rPr>
                <w:noProof/>
                <w:webHidden/>
              </w:rPr>
              <w:instrText xml:space="preserve"> PAGEREF _Toc69712225 \h </w:instrText>
            </w:r>
            <w:r>
              <w:rPr>
                <w:noProof/>
                <w:webHidden/>
              </w:rPr>
            </w:r>
          </w:ins>
          <w:r>
            <w:rPr>
              <w:noProof/>
              <w:webHidden/>
            </w:rPr>
            <w:fldChar w:fldCharType="separate"/>
          </w:r>
          <w:ins w:id="70" w:author="David Conklin" w:date="2021-04-19T08:09:00Z">
            <w:r>
              <w:rPr>
                <w:noProof/>
                <w:webHidden/>
              </w:rPr>
              <w:t>8</w:t>
            </w:r>
            <w:r>
              <w:rPr>
                <w:noProof/>
                <w:webHidden/>
              </w:rPr>
              <w:fldChar w:fldCharType="end"/>
            </w:r>
            <w:r w:rsidRPr="002C0CFD">
              <w:rPr>
                <w:rStyle w:val="Hyperlink"/>
                <w:noProof/>
              </w:rPr>
              <w:fldChar w:fldCharType="end"/>
            </w:r>
          </w:ins>
        </w:p>
        <w:p w14:paraId="698B237C" w14:textId="1EFD6E14" w:rsidR="002D6752" w:rsidRDefault="002D6752">
          <w:pPr>
            <w:pStyle w:val="TOC2"/>
            <w:tabs>
              <w:tab w:val="right" w:leader="dot" w:pos="9350"/>
            </w:tabs>
            <w:rPr>
              <w:ins w:id="71" w:author="David Conklin" w:date="2021-04-19T08:09:00Z"/>
              <w:rFonts w:eastAsiaTheme="minorEastAsia"/>
              <w:noProof/>
            </w:rPr>
          </w:pPr>
          <w:ins w:id="7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DataCW3M directory structure</w:t>
            </w:r>
            <w:r>
              <w:rPr>
                <w:noProof/>
                <w:webHidden/>
              </w:rPr>
              <w:tab/>
            </w:r>
            <w:r>
              <w:rPr>
                <w:noProof/>
                <w:webHidden/>
              </w:rPr>
              <w:fldChar w:fldCharType="begin"/>
            </w:r>
            <w:r>
              <w:rPr>
                <w:noProof/>
                <w:webHidden/>
              </w:rPr>
              <w:instrText xml:space="preserve"> PAGEREF _Toc69712226 \h </w:instrText>
            </w:r>
            <w:r>
              <w:rPr>
                <w:noProof/>
                <w:webHidden/>
              </w:rPr>
            </w:r>
          </w:ins>
          <w:r>
            <w:rPr>
              <w:noProof/>
              <w:webHidden/>
            </w:rPr>
            <w:fldChar w:fldCharType="separate"/>
          </w:r>
          <w:ins w:id="73" w:author="David Conklin" w:date="2021-04-19T08:09:00Z">
            <w:r>
              <w:rPr>
                <w:noProof/>
                <w:webHidden/>
              </w:rPr>
              <w:t>9</w:t>
            </w:r>
            <w:r>
              <w:rPr>
                <w:noProof/>
                <w:webHidden/>
              </w:rPr>
              <w:fldChar w:fldCharType="end"/>
            </w:r>
            <w:r w:rsidRPr="002C0CFD">
              <w:rPr>
                <w:rStyle w:val="Hyperlink"/>
                <w:noProof/>
              </w:rPr>
              <w:fldChar w:fldCharType="end"/>
            </w:r>
          </w:ins>
        </w:p>
        <w:p w14:paraId="19DD3B51" w14:textId="74E0A438" w:rsidR="002D6752" w:rsidRDefault="002D6752">
          <w:pPr>
            <w:pStyle w:val="TOC2"/>
            <w:tabs>
              <w:tab w:val="right" w:leader="dot" w:pos="9350"/>
            </w:tabs>
            <w:rPr>
              <w:ins w:id="74" w:author="David Conklin" w:date="2021-04-19T08:09:00Z"/>
              <w:rFonts w:eastAsiaTheme="minorEastAsia"/>
              <w:noProof/>
            </w:rPr>
          </w:pPr>
          <w:ins w:id="7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DataCW3M\ScenarioData directory structure</w:t>
            </w:r>
            <w:r>
              <w:rPr>
                <w:noProof/>
                <w:webHidden/>
              </w:rPr>
              <w:tab/>
            </w:r>
            <w:r>
              <w:rPr>
                <w:noProof/>
                <w:webHidden/>
              </w:rPr>
              <w:fldChar w:fldCharType="begin"/>
            </w:r>
            <w:r>
              <w:rPr>
                <w:noProof/>
                <w:webHidden/>
              </w:rPr>
              <w:instrText xml:space="preserve"> PAGEREF _Toc69712227 \h </w:instrText>
            </w:r>
            <w:r>
              <w:rPr>
                <w:noProof/>
                <w:webHidden/>
              </w:rPr>
            </w:r>
          </w:ins>
          <w:r>
            <w:rPr>
              <w:noProof/>
              <w:webHidden/>
            </w:rPr>
            <w:fldChar w:fldCharType="separate"/>
          </w:r>
          <w:ins w:id="76" w:author="David Conklin" w:date="2021-04-19T08:09:00Z">
            <w:r>
              <w:rPr>
                <w:noProof/>
                <w:webHidden/>
              </w:rPr>
              <w:t>10</w:t>
            </w:r>
            <w:r>
              <w:rPr>
                <w:noProof/>
                <w:webHidden/>
              </w:rPr>
              <w:fldChar w:fldCharType="end"/>
            </w:r>
            <w:r w:rsidRPr="002C0CFD">
              <w:rPr>
                <w:rStyle w:val="Hyperlink"/>
                <w:noProof/>
              </w:rPr>
              <w:fldChar w:fldCharType="end"/>
            </w:r>
          </w:ins>
        </w:p>
        <w:p w14:paraId="57396226" w14:textId="329CC517" w:rsidR="002D6752" w:rsidRDefault="002D6752">
          <w:pPr>
            <w:pStyle w:val="TOC2"/>
            <w:tabs>
              <w:tab w:val="right" w:leader="dot" w:pos="9350"/>
            </w:tabs>
            <w:rPr>
              <w:ins w:id="77" w:author="David Conklin" w:date="2021-04-19T08:09:00Z"/>
              <w:rFonts w:eastAsiaTheme="minorEastAsia"/>
              <w:noProof/>
            </w:rPr>
          </w:pPr>
          <w:ins w:id="7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DataCW3M\ScenarioData\&lt;scenario&gt; folder contents</w:t>
            </w:r>
            <w:r>
              <w:rPr>
                <w:noProof/>
                <w:webHidden/>
              </w:rPr>
              <w:tab/>
            </w:r>
            <w:r>
              <w:rPr>
                <w:noProof/>
                <w:webHidden/>
              </w:rPr>
              <w:fldChar w:fldCharType="begin"/>
            </w:r>
            <w:r>
              <w:rPr>
                <w:noProof/>
                <w:webHidden/>
              </w:rPr>
              <w:instrText xml:space="preserve"> PAGEREF _Toc69712228 \h </w:instrText>
            </w:r>
            <w:r>
              <w:rPr>
                <w:noProof/>
                <w:webHidden/>
              </w:rPr>
            </w:r>
          </w:ins>
          <w:r>
            <w:rPr>
              <w:noProof/>
              <w:webHidden/>
            </w:rPr>
            <w:fldChar w:fldCharType="separate"/>
          </w:r>
          <w:ins w:id="79" w:author="David Conklin" w:date="2021-04-19T08:09:00Z">
            <w:r>
              <w:rPr>
                <w:noProof/>
                <w:webHidden/>
              </w:rPr>
              <w:t>10</w:t>
            </w:r>
            <w:r>
              <w:rPr>
                <w:noProof/>
                <w:webHidden/>
              </w:rPr>
              <w:fldChar w:fldCharType="end"/>
            </w:r>
            <w:r w:rsidRPr="002C0CFD">
              <w:rPr>
                <w:rStyle w:val="Hyperlink"/>
                <w:noProof/>
              </w:rPr>
              <w:fldChar w:fldCharType="end"/>
            </w:r>
          </w:ins>
        </w:p>
        <w:p w14:paraId="4F772FD5" w14:textId="1ECBAC87" w:rsidR="002D6752" w:rsidRDefault="002D6752">
          <w:pPr>
            <w:pStyle w:val="TOC2"/>
            <w:tabs>
              <w:tab w:val="right" w:leader="dot" w:pos="9350"/>
            </w:tabs>
            <w:rPr>
              <w:ins w:id="80" w:author="David Conklin" w:date="2021-04-19T08:09:00Z"/>
              <w:rFonts w:eastAsiaTheme="minorEastAsia"/>
              <w:noProof/>
            </w:rPr>
          </w:pPr>
          <w:ins w:id="8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"_Toc69712229"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DataCW3M\&lt;study area&gt; folder contents</w:t>
            </w:r>
            <w:r>
              <w:rPr>
                <w:noProof/>
                <w:webHidden/>
              </w:rPr>
              <w:tab/>
            </w:r>
            <w:r>
              <w:rPr>
                <w:noProof/>
                <w:webHidden/>
              </w:rPr>
              <w:fldChar w:fldCharType="begin"/>
            </w:r>
            <w:r>
              <w:rPr>
                <w:noProof/>
                <w:webHidden/>
              </w:rPr>
              <w:instrText xml:space="preserve"> PAGEREF _Toc69712229 \h </w:instrText>
            </w:r>
            <w:r>
              <w:rPr>
                <w:noProof/>
                <w:webHidden/>
              </w:rPr>
            </w:r>
          </w:ins>
          <w:r>
            <w:rPr>
              <w:noProof/>
              <w:webHidden/>
            </w:rPr>
            <w:fldChar w:fldCharType="separate"/>
          </w:r>
          <w:ins w:id="82" w:author="David Conklin" w:date="2021-04-19T08:09:00Z">
            <w:r>
              <w:rPr>
                <w:noProof/>
                <w:webHidden/>
              </w:rPr>
              <w:t>10</w:t>
            </w:r>
            <w:r>
              <w:rPr>
                <w:noProof/>
                <w:webHidden/>
              </w:rPr>
              <w:fldChar w:fldCharType="end"/>
            </w:r>
            <w:r w:rsidRPr="002C0CFD">
              <w:rPr>
                <w:rStyle w:val="Hyperlink"/>
                <w:noProof/>
              </w:rPr>
              <w:fldChar w:fldCharType="end"/>
            </w:r>
          </w:ins>
        </w:p>
        <w:p w14:paraId="2A72EB07" w14:textId="2104D639" w:rsidR="002D6752" w:rsidRDefault="002D6752">
          <w:pPr>
            <w:pStyle w:val="TOC1"/>
            <w:tabs>
              <w:tab w:val="right" w:leader="dot" w:pos="9350"/>
            </w:tabs>
            <w:rPr>
              <w:ins w:id="83" w:author="David Conklin" w:date="2021-04-19T08:09:00Z"/>
              <w:rFonts w:eastAsiaTheme="minorEastAsia"/>
              <w:noProof/>
            </w:rPr>
          </w:pPr>
          <w:ins w:id="8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Calendar conventions</w:t>
            </w:r>
            <w:r>
              <w:rPr>
                <w:noProof/>
                <w:webHidden/>
              </w:rPr>
              <w:tab/>
            </w:r>
            <w:r>
              <w:rPr>
                <w:noProof/>
                <w:webHidden/>
              </w:rPr>
              <w:fldChar w:fldCharType="begin"/>
            </w:r>
            <w:r>
              <w:rPr>
                <w:noProof/>
                <w:webHidden/>
              </w:rPr>
              <w:instrText xml:space="preserve"> PAGEREF _Toc69712230 \h </w:instrText>
            </w:r>
            <w:r>
              <w:rPr>
                <w:noProof/>
                <w:webHidden/>
              </w:rPr>
            </w:r>
          </w:ins>
          <w:r>
            <w:rPr>
              <w:noProof/>
              <w:webHidden/>
            </w:rPr>
            <w:fldChar w:fldCharType="separate"/>
          </w:r>
          <w:ins w:id="85" w:author="David Conklin" w:date="2021-04-19T08:09:00Z">
            <w:r>
              <w:rPr>
                <w:noProof/>
                <w:webHidden/>
              </w:rPr>
              <w:t>16</w:t>
            </w:r>
            <w:r>
              <w:rPr>
                <w:noProof/>
                <w:webHidden/>
              </w:rPr>
              <w:fldChar w:fldCharType="end"/>
            </w:r>
            <w:r w:rsidRPr="002C0CFD">
              <w:rPr>
                <w:rStyle w:val="Hyperlink"/>
                <w:noProof/>
              </w:rPr>
              <w:fldChar w:fldCharType="end"/>
            </w:r>
          </w:ins>
        </w:p>
        <w:p w14:paraId="15AF2D8F" w14:textId="6DE05820" w:rsidR="002D6752" w:rsidRDefault="002D6752">
          <w:pPr>
            <w:pStyle w:val="TOC2"/>
            <w:tabs>
              <w:tab w:val="right" w:leader="dot" w:pos="9350"/>
            </w:tabs>
            <w:rPr>
              <w:ins w:id="86" w:author="David Conklin" w:date="2021-04-19T08:09:00Z"/>
              <w:rFonts w:eastAsiaTheme="minorEastAsia"/>
              <w:noProof/>
            </w:rPr>
          </w:pPr>
          <w:ins w:id="8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Water years</w:t>
            </w:r>
            <w:r>
              <w:rPr>
                <w:noProof/>
                <w:webHidden/>
              </w:rPr>
              <w:tab/>
            </w:r>
            <w:r>
              <w:rPr>
                <w:noProof/>
                <w:webHidden/>
              </w:rPr>
              <w:fldChar w:fldCharType="begin"/>
            </w:r>
            <w:r>
              <w:rPr>
                <w:noProof/>
                <w:webHidden/>
              </w:rPr>
              <w:instrText xml:space="preserve"> PAGEREF _Toc69712231 \h </w:instrText>
            </w:r>
            <w:r>
              <w:rPr>
                <w:noProof/>
                <w:webHidden/>
              </w:rPr>
            </w:r>
          </w:ins>
          <w:r>
            <w:rPr>
              <w:noProof/>
              <w:webHidden/>
            </w:rPr>
            <w:fldChar w:fldCharType="separate"/>
          </w:r>
          <w:ins w:id="88" w:author="David Conklin" w:date="2021-04-19T08:09:00Z">
            <w:r>
              <w:rPr>
                <w:noProof/>
                <w:webHidden/>
              </w:rPr>
              <w:t>16</w:t>
            </w:r>
            <w:r>
              <w:rPr>
                <w:noProof/>
                <w:webHidden/>
              </w:rPr>
              <w:fldChar w:fldCharType="end"/>
            </w:r>
            <w:r w:rsidRPr="002C0CFD">
              <w:rPr>
                <w:rStyle w:val="Hyperlink"/>
                <w:noProof/>
              </w:rPr>
              <w:fldChar w:fldCharType="end"/>
            </w:r>
          </w:ins>
        </w:p>
        <w:p w14:paraId="7C737B65" w14:textId="7CEB9DB0" w:rsidR="002D6752" w:rsidRDefault="002D6752">
          <w:pPr>
            <w:pStyle w:val="TOC1"/>
            <w:tabs>
              <w:tab w:val="right" w:leader="dot" w:pos="9350"/>
            </w:tabs>
            <w:rPr>
              <w:ins w:id="89" w:author="David Conklin" w:date="2021-04-19T08:09:00Z"/>
              <w:rFonts w:eastAsiaTheme="minorEastAsia"/>
              <w:noProof/>
            </w:rPr>
          </w:pPr>
          <w:ins w:id="9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Climate data</w:t>
            </w:r>
            <w:r>
              <w:rPr>
                <w:noProof/>
                <w:webHidden/>
              </w:rPr>
              <w:tab/>
            </w:r>
            <w:r>
              <w:rPr>
                <w:noProof/>
                <w:webHidden/>
              </w:rPr>
              <w:fldChar w:fldCharType="begin"/>
            </w:r>
            <w:r>
              <w:rPr>
                <w:noProof/>
                <w:webHidden/>
              </w:rPr>
              <w:instrText xml:space="preserve"> PAGEREF _Toc69712232 \h </w:instrText>
            </w:r>
            <w:r>
              <w:rPr>
                <w:noProof/>
                <w:webHidden/>
              </w:rPr>
            </w:r>
          </w:ins>
          <w:r>
            <w:rPr>
              <w:noProof/>
              <w:webHidden/>
            </w:rPr>
            <w:fldChar w:fldCharType="separate"/>
          </w:r>
          <w:ins w:id="91" w:author="David Conklin" w:date="2021-04-19T08:09:00Z">
            <w:r>
              <w:rPr>
                <w:noProof/>
                <w:webHidden/>
              </w:rPr>
              <w:t>16</w:t>
            </w:r>
            <w:r>
              <w:rPr>
                <w:noProof/>
                <w:webHidden/>
              </w:rPr>
              <w:fldChar w:fldCharType="end"/>
            </w:r>
            <w:r w:rsidRPr="002C0CFD">
              <w:rPr>
                <w:rStyle w:val="Hyperlink"/>
                <w:noProof/>
              </w:rPr>
              <w:fldChar w:fldCharType="end"/>
            </w:r>
          </w:ins>
        </w:p>
        <w:p w14:paraId="7551D796" w14:textId="41E3900F" w:rsidR="002D6752" w:rsidRDefault="002D6752">
          <w:pPr>
            <w:pStyle w:val="TOC2"/>
            <w:tabs>
              <w:tab w:val="right" w:leader="dot" w:pos="9350"/>
            </w:tabs>
            <w:rPr>
              <w:ins w:id="92" w:author="David Conklin" w:date="2021-04-19T08:09:00Z"/>
              <w:rFonts w:eastAsiaTheme="minorEastAsia"/>
              <w:noProof/>
            </w:rPr>
          </w:pPr>
          <w:ins w:id="9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Numbered climate scenarios in the model</w:t>
            </w:r>
            <w:r>
              <w:rPr>
                <w:noProof/>
                <w:webHidden/>
              </w:rPr>
              <w:tab/>
            </w:r>
            <w:r>
              <w:rPr>
                <w:noProof/>
                <w:webHidden/>
              </w:rPr>
              <w:fldChar w:fldCharType="begin"/>
            </w:r>
            <w:r>
              <w:rPr>
                <w:noProof/>
                <w:webHidden/>
              </w:rPr>
              <w:instrText xml:space="preserve"> PAGEREF _Toc69712233 \h </w:instrText>
            </w:r>
            <w:r>
              <w:rPr>
                <w:noProof/>
                <w:webHidden/>
              </w:rPr>
            </w:r>
          </w:ins>
          <w:r>
            <w:rPr>
              <w:noProof/>
              <w:webHidden/>
            </w:rPr>
            <w:fldChar w:fldCharType="separate"/>
          </w:r>
          <w:ins w:id="94" w:author="David Conklin" w:date="2021-04-19T08:09:00Z">
            <w:r>
              <w:rPr>
                <w:noProof/>
                <w:webHidden/>
              </w:rPr>
              <w:t>16</w:t>
            </w:r>
            <w:r>
              <w:rPr>
                <w:noProof/>
                <w:webHidden/>
              </w:rPr>
              <w:fldChar w:fldCharType="end"/>
            </w:r>
            <w:r w:rsidRPr="002C0CFD">
              <w:rPr>
                <w:rStyle w:val="Hyperlink"/>
                <w:noProof/>
              </w:rPr>
              <w:fldChar w:fldCharType="end"/>
            </w:r>
          </w:ins>
        </w:p>
        <w:p w14:paraId="5FC8861C" w14:textId="47064632" w:rsidR="002D6752" w:rsidRDefault="002D6752">
          <w:pPr>
            <w:pStyle w:val="TOC2"/>
            <w:tabs>
              <w:tab w:val="right" w:leader="dot" w:pos="9350"/>
            </w:tabs>
            <w:rPr>
              <w:ins w:id="95" w:author="David Conklin" w:date="2021-04-19T08:09:00Z"/>
              <w:rFonts w:eastAsiaTheme="minorEastAsia"/>
              <w:noProof/>
            </w:rPr>
          </w:pPr>
          <w:ins w:id="9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Monthly and seasonal weather data</w:t>
            </w:r>
            <w:r>
              <w:rPr>
                <w:noProof/>
                <w:webHidden/>
              </w:rPr>
              <w:tab/>
            </w:r>
            <w:r>
              <w:rPr>
                <w:noProof/>
                <w:webHidden/>
              </w:rPr>
              <w:fldChar w:fldCharType="begin"/>
            </w:r>
            <w:r>
              <w:rPr>
                <w:noProof/>
                <w:webHidden/>
              </w:rPr>
              <w:instrText xml:space="preserve"> PAGEREF _Toc69712234 \h </w:instrText>
            </w:r>
            <w:r>
              <w:rPr>
                <w:noProof/>
                <w:webHidden/>
              </w:rPr>
            </w:r>
          </w:ins>
          <w:r>
            <w:rPr>
              <w:noProof/>
              <w:webHidden/>
            </w:rPr>
            <w:fldChar w:fldCharType="separate"/>
          </w:r>
          <w:ins w:id="97" w:author="David Conklin" w:date="2021-04-19T08:09:00Z">
            <w:r>
              <w:rPr>
                <w:noProof/>
                <w:webHidden/>
              </w:rPr>
              <w:t>17</w:t>
            </w:r>
            <w:r>
              <w:rPr>
                <w:noProof/>
                <w:webHidden/>
              </w:rPr>
              <w:fldChar w:fldCharType="end"/>
            </w:r>
            <w:r w:rsidRPr="002C0CFD">
              <w:rPr>
                <w:rStyle w:val="Hyperlink"/>
                <w:noProof/>
              </w:rPr>
              <w:fldChar w:fldCharType="end"/>
            </w:r>
          </w:ins>
        </w:p>
        <w:p w14:paraId="2ACDBA50" w14:textId="593B33A3" w:rsidR="002D6752" w:rsidRDefault="002D6752">
          <w:pPr>
            <w:pStyle w:val="TOC2"/>
            <w:tabs>
              <w:tab w:val="right" w:leader="dot" w:pos="9350"/>
            </w:tabs>
            <w:rPr>
              <w:ins w:id="98" w:author="David Conklin" w:date="2021-04-19T08:09:00Z"/>
              <w:rFonts w:eastAsiaTheme="minorEastAsia"/>
              <w:noProof/>
            </w:rPr>
          </w:pPr>
          <w:ins w:id="99" w:author="David Conklin" w:date="2021-04-19T08:09:00Z">
            <w:r w:rsidRPr="002C0CFD">
              <w:rPr>
                <w:rStyle w:val="Hyperlink"/>
                <w:noProof/>
              </w:rPr>
              <w:lastRenderedPageBreak/>
              <w:fldChar w:fldCharType="begin"/>
            </w:r>
            <w:r w:rsidRPr="002C0CFD">
              <w:rPr>
                <w:rStyle w:val="Hyperlink"/>
                <w:noProof/>
              </w:rPr>
              <w:instrText xml:space="preserve"> </w:instrText>
            </w:r>
            <w:r>
              <w:rPr>
                <w:noProof/>
              </w:rPr>
              <w:instrText>HYPERLINK \l "_Toc69712235"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Climate data grids</w:t>
            </w:r>
            <w:r>
              <w:rPr>
                <w:noProof/>
                <w:webHidden/>
              </w:rPr>
              <w:tab/>
            </w:r>
            <w:r>
              <w:rPr>
                <w:noProof/>
                <w:webHidden/>
              </w:rPr>
              <w:fldChar w:fldCharType="begin"/>
            </w:r>
            <w:r>
              <w:rPr>
                <w:noProof/>
                <w:webHidden/>
              </w:rPr>
              <w:instrText xml:space="preserve"> PAGEREF _Toc69712235 \h </w:instrText>
            </w:r>
            <w:r>
              <w:rPr>
                <w:noProof/>
                <w:webHidden/>
              </w:rPr>
            </w:r>
          </w:ins>
          <w:r>
            <w:rPr>
              <w:noProof/>
              <w:webHidden/>
            </w:rPr>
            <w:fldChar w:fldCharType="separate"/>
          </w:r>
          <w:ins w:id="100" w:author="David Conklin" w:date="2021-04-19T08:09:00Z">
            <w:r>
              <w:rPr>
                <w:noProof/>
                <w:webHidden/>
              </w:rPr>
              <w:t>18</w:t>
            </w:r>
            <w:r>
              <w:rPr>
                <w:noProof/>
                <w:webHidden/>
              </w:rPr>
              <w:fldChar w:fldCharType="end"/>
            </w:r>
            <w:r w:rsidRPr="002C0CFD">
              <w:rPr>
                <w:rStyle w:val="Hyperlink"/>
                <w:noProof/>
              </w:rPr>
              <w:fldChar w:fldCharType="end"/>
            </w:r>
          </w:ins>
        </w:p>
        <w:p w14:paraId="3171563F" w14:textId="73E215B0" w:rsidR="002D6752" w:rsidRDefault="002D6752">
          <w:pPr>
            <w:pStyle w:val="TOC3"/>
            <w:tabs>
              <w:tab w:val="right" w:leader="dot" w:pos="9350"/>
            </w:tabs>
            <w:rPr>
              <w:ins w:id="101" w:author="David Conklin" w:date="2021-04-19T08:09:00Z"/>
              <w:rFonts w:eastAsiaTheme="minorEastAsia"/>
              <w:noProof/>
            </w:rPr>
          </w:pPr>
          <w:ins w:id="10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WW2100 climate grid</w:t>
            </w:r>
            <w:r>
              <w:rPr>
                <w:noProof/>
                <w:webHidden/>
              </w:rPr>
              <w:tab/>
            </w:r>
            <w:r>
              <w:rPr>
                <w:noProof/>
                <w:webHidden/>
              </w:rPr>
              <w:fldChar w:fldCharType="begin"/>
            </w:r>
            <w:r>
              <w:rPr>
                <w:noProof/>
                <w:webHidden/>
              </w:rPr>
              <w:instrText xml:space="preserve"> PAGEREF _Toc69712236 \h </w:instrText>
            </w:r>
            <w:r>
              <w:rPr>
                <w:noProof/>
                <w:webHidden/>
              </w:rPr>
            </w:r>
          </w:ins>
          <w:r>
            <w:rPr>
              <w:noProof/>
              <w:webHidden/>
            </w:rPr>
            <w:fldChar w:fldCharType="separate"/>
          </w:r>
          <w:ins w:id="103" w:author="David Conklin" w:date="2021-04-19T08:09:00Z">
            <w:r>
              <w:rPr>
                <w:noProof/>
                <w:webHidden/>
              </w:rPr>
              <w:t>18</w:t>
            </w:r>
            <w:r>
              <w:rPr>
                <w:noProof/>
                <w:webHidden/>
              </w:rPr>
              <w:fldChar w:fldCharType="end"/>
            </w:r>
            <w:r w:rsidRPr="002C0CFD">
              <w:rPr>
                <w:rStyle w:val="Hyperlink"/>
                <w:noProof/>
              </w:rPr>
              <w:fldChar w:fldCharType="end"/>
            </w:r>
          </w:ins>
        </w:p>
        <w:p w14:paraId="640677CA" w14:textId="45FBCEFA" w:rsidR="002D6752" w:rsidRDefault="002D6752">
          <w:pPr>
            <w:pStyle w:val="TOC3"/>
            <w:tabs>
              <w:tab w:val="right" w:leader="dot" w:pos="9350"/>
            </w:tabs>
            <w:rPr>
              <w:ins w:id="104" w:author="David Conklin" w:date="2021-04-19T08:09:00Z"/>
              <w:rFonts w:eastAsiaTheme="minorEastAsia"/>
              <w:noProof/>
            </w:rPr>
          </w:pPr>
          <w:ins w:id="10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v2 climate grid</w:t>
            </w:r>
            <w:r>
              <w:rPr>
                <w:noProof/>
                <w:webHidden/>
              </w:rPr>
              <w:tab/>
            </w:r>
            <w:r>
              <w:rPr>
                <w:noProof/>
                <w:webHidden/>
              </w:rPr>
              <w:fldChar w:fldCharType="begin"/>
            </w:r>
            <w:r>
              <w:rPr>
                <w:noProof/>
                <w:webHidden/>
              </w:rPr>
              <w:instrText xml:space="preserve"> PAGEREF _Toc69712237 \h </w:instrText>
            </w:r>
            <w:r>
              <w:rPr>
                <w:noProof/>
                <w:webHidden/>
              </w:rPr>
            </w:r>
          </w:ins>
          <w:r>
            <w:rPr>
              <w:noProof/>
              <w:webHidden/>
            </w:rPr>
            <w:fldChar w:fldCharType="separate"/>
          </w:r>
          <w:ins w:id="106" w:author="David Conklin" w:date="2021-04-19T08:09:00Z">
            <w:r>
              <w:rPr>
                <w:noProof/>
                <w:webHidden/>
              </w:rPr>
              <w:t>19</w:t>
            </w:r>
            <w:r>
              <w:rPr>
                <w:noProof/>
                <w:webHidden/>
              </w:rPr>
              <w:fldChar w:fldCharType="end"/>
            </w:r>
            <w:r w:rsidRPr="002C0CFD">
              <w:rPr>
                <w:rStyle w:val="Hyperlink"/>
                <w:noProof/>
              </w:rPr>
              <w:fldChar w:fldCharType="end"/>
            </w:r>
          </w:ins>
        </w:p>
        <w:p w14:paraId="672E7678" w14:textId="47797A63" w:rsidR="002D6752" w:rsidRDefault="002D6752">
          <w:pPr>
            <w:pStyle w:val="TOC2"/>
            <w:tabs>
              <w:tab w:val="right" w:leader="dot" w:pos="9350"/>
            </w:tabs>
            <w:rPr>
              <w:ins w:id="107" w:author="David Conklin" w:date="2021-04-19T08:09:00Z"/>
              <w:rFonts w:eastAsiaTheme="minorEastAsia"/>
              <w:noProof/>
            </w:rPr>
          </w:pPr>
          <w:ins w:id="10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How climate data is looked up</w:t>
            </w:r>
            <w:r>
              <w:rPr>
                <w:noProof/>
                <w:webHidden/>
              </w:rPr>
              <w:tab/>
            </w:r>
            <w:r>
              <w:rPr>
                <w:noProof/>
                <w:webHidden/>
              </w:rPr>
              <w:fldChar w:fldCharType="begin"/>
            </w:r>
            <w:r>
              <w:rPr>
                <w:noProof/>
                <w:webHidden/>
              </w:rPr>
              <w:instrText xml:space="preserve"> PAGEREF _Toc69712238 \h </w:instrText>
            </w:r>
            <w:r>
              <w:rPr>
                <w:noProof/>
                <w:webHidden/>
              </w:rPr>
            </w:r>
          </w:ins>
          <w:r>
            <w:rPr>
              <w:noProof/>
              <w:webHidden/>
            </w:rPr>
            <w:fldChar w:fldCharType="separate"/>
          </w:r>
          <w:ins w:id="109" w:author="David Conklin" w:date="2021-04-19T08:09:00Z">
            <w:r>
              <w:rPr>
                <w:noProof/>
                <w:webHidden/>
              </w:rPr>
              <w:t>19</w:t>
            </w:r>
            <w:r>
              <w:rPr>
                <w:noProof/>
                <w:webHidden/>
              </w:rPr>
              <w:fldChar w:fldCharType="end"/>
            </w:r>
            <w:r w:rsidRPr="002C0CFD">
              <w:rPr>
                <w:rStyle w:val="Hyperlink"/>
                <w:noProof/>
              </w:rPr>
              <w:fldChar w:fldCharType="end"/>
            </w:r>
          </w:ins>
        </w:p>
        <w:p w14:paraId="7C83BD9F" w14:textId="2E25188B" w:rsidR="002D6752" w:rsidRDefault="002D6752">
          <w:pPr>
            <w:pStyle w:val="TOC2"/>
            <w:tabs>
              <w:tab w:val="right" w:leader="dot" w:pos="9350"/>
            </w:tabs>
            <w:rPr>
              <w:ins w:id="110" w:author="David Conklin" w:date="2021-04-19T08:09:00Z"/>
              <w:rFonts w:eastAsiaTheme="minorEastAsia"/>
              <w:noProof/>
            </w:rPr>
          </w:pPr>
          <w:ins w:id="11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"_Toc69712239"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What is in a climate dataset</w:t>
            </w:r>
            <w:r>
              <w:rPr>
                <w:noProof/>
                <w:webHidden/>
              </w:rPr>
              <w:tab/>
            </w:r>
            <w:r>
              <w:rPr>
                <w:noProof/>
                <w:webHidden/>
              </w:rPr>
              <w:fldChar w:fldCharType="begin"/>
            </w:r>
            <w:r>
              <w:rPr>
                <w:noProof/>
                <w:webHidden/>
              </w:rPr>
              <w:instrText xml:space="preserve"> PAGEREF _Toc69712239 \h </w:instrText>
            </w:r>
            <w:r>
              <w:rPr>
                <w:noProof/>
                <w:webHidden/>
              </w:rPr>
            </w:r>
          </w:ins>
          <w:r>
            <w:rPr>
              <w:noProof/>
              <w:webHidden/>
            </w:rPr>
            <w:fldChar w:fldCharType="separate"/>
          </w:r>
          <w:ins w:id="112" w:author="David Conklin" w:date="2021-04-19T08:09:00Z">
            <w:r>
              <w:rPr>
                <w:noProof/>
                <w:webHidden/>
              </w:rPr>
              <w:t>20</w:t>
            </w:r>
            <w:r>
              <w:rPr>
                <w:noProof/>
                <w:webHidden/>
              </w:rPr>
              <w:fldChar w:fldCharType="end"/>
            </w:r>
            <w:r w:rsidRPr="002C0CFD">
              <w:rPr>
                <w:rStyle w:val="Hyperlink"/>
                <w:noProof/>
              </w:rPr>
              <w:fldChar w:fldCharType="end"/>
            </w:r>
          </w:ins>
        </w:p>
        <w:p w14:paraId="650E6968" w14:textId="3AA67DA8" w:rsidR="002D6752" w:rsidRDefault="002D6752">
          <w:pPr>
            <w:pStyle w:val="TOC1"/>
            <w:tabs>
              <w:tab w:val="right" w:leader="dot" w:pos="9350"/>
            </w:tabs>
            <w:rPr>
              <w:ins w:id="113" w:author="David Conklin" w:date="2021-04-19T08:09:00Z"/>
              <w:rFonts w:eastAsiaTheme="minorEastAsia"/>
              <w:noProof/>
            </w:rPr>
          </w:pPr>
          <w:ins w:id="11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Water rights</w:t>
            </w:r>
            <w:r>
              <w:rPr>
                <w:noProof/>
                <w:webHidden/>
              </w:rPr>
              <w:tab/>
            </w:r>
            <w:r>
              <w:rPr>
                <w:noProof/>
                <w:webHidden/>
              </w:rPr>
              <w:fldChar w:fldCharType="begin"/>
            </w:r>
            <w:r>
              <w:rPr>
                <w:noProof/>
                <w:webHidden/>
              </w:rPr>
              <w:instrText xml:space="preserve"> PAGEREF _Toc69712240 \h </w:instrText>
            </w:r>
            <w:r>
              <w:rPr>
                <w:noProof/>
                <w:webHidden/>
              </w:rPr>
            </w:r>
          </w:ins>
          <w:r>
            <w:rPr>
              <w:noProof/>
              <w:webHidden/>
            </w:rPr>
            <w:fldChar w:fldCharType="separate"/>
          </w:r>
          <w:ins w:id="115" w:author="David Conklin" w:date="2021-04-19T08:09:00Z">
            <w:r>
              <w:rPr>
                <w:noProof/>
                <w:webHidden/>
              </w:rPr>
              <w:t>20</w:t>
            </w:r>
            <w:r>
              <w:rPr>
                <w:noProof/>
                <w:webHidden/>
              </w:rPr>
              <w:fldChar w:fldCharType="end"/>
            </w:r>
            <w:r w:rsidRPr="002C0CFD">
              <w:rPr>
                <w:rStyle w:val="Hyperlink"/>
                <w:noProof/>
              </w:rPr>
              <w:fldChar w:fldCharType="end"/>
            </w:r>
          </w:ins>
        </w:p>
        <w:p w14:paraId="74EEA34E" w14:textId="5E94A24C" w:rsidR="002D6752" w:rsidRDefault="002D6752">
          <w:pPr>
            <w:pStyle w:val="TOC2"/>
            <w:tabs>
              <w:tab w:val="right" w:leader="dot" w:pos="9350"/>
            </w:tabs>
            <w:rPr>
              <w:ins w:id="116" w:author="David Conklin" w:date="2021-04-19T08:09:00Z"/>
              <w:rFonts w:eastAsiaTheme="minorEastAsia"/>
              <w:noProof/>
            </w:rPr>
          </w:pPr>
          <w:ins w:id="11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Water rights data</w:t>
            </w:r>
            <w:r>
              <w:rPr>
                <w:noProof/>
                <w:webHidden/>
              </w:rPr>
              <w:tab/>
            </w:r>
            <w:r>
              <w:rPr>
                <w:noProof/>
                <w:webHidden/>
              </w:rPr>
              <w:fldChar w:fldCharType="begin"/>
            </w:r>
            <w:r>
              <w:rPr>
                <w:noProof/>
                <w:webHidden/>
              </w:rPr>
              <w:instrText xml:space="preserve"> PAGEREF _Toc69712241 \h </w:instrText>
            </w:r>
            <w:r>
              <w:rPr>
                <w:noProof/>
                <w:webHidden/>
              </w:rPr>
            </w:r>
          </w:ins>
          <w:r>
            <w:rPr>
              <w:noProof/>
              <w:webHidden/>
            </w:rPr>
            <w:fldChar w:fldCharType="separate"/>
          </w:r>
          <w:ins w:id="118" w:author="David Conklin" w:date="2021-04-19T08:09:00Z">
            <w:r>
              <w:rPr>
                <w:noProof/>
                <w:webHidden/>
              </w:rPr>
              <w:t>20</w:t>
            </w:r>
            <w:r>
              <w:rPr>
                <w:noProof/>
                <w:webHidden/>
              </w:rPr>
              <w:fldChar w:fldCharType="end"/>
            </w:r>
            <w:r w:rsidRPr="002C0CFD">
              <w:rPr>
                <w:rStyle w:val="Hyperlink"/>
                <w:noProof/>
              </w:rPr>
              <w:fldChar w:fldCharType="end"/>
            </w:r>
          </w:ins>
        </w:p>
        <w:p w14:paraId="01FBD017" w14:textId="73D99CA8" w:rsidR="002D6752" w:rsidRDefault="002D6752">
          <w:pPr>
            <w:pStyle w:val="TOC2"/>
            <w:tabs>
              <w:tab w:val="right" w:leader="dot" w:pos="9350"/>
            </w:tabs>
            <w:rPr>
              <w:ins w:id="119" w:author="David Conklin" w:date="2021-04-19T08:09:00Z"/>
              <w:rFonts w:eastAsiaTheme="minorEastAsia"/>
              <w:noProof/>
            </w:rPr>
          </w:pPr>
          <w:ins w:id="12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wr_pods.csv file</w:t>
            </w:r>
            <w:r>
              <w:rPr>
                <w:noProof/>
                <w:webHidden/>
              </w:rPr>
              <w:tab/>
            </w:r>
            <w:r>
              <w:rPr>
                <w:noProof/>
                <w:webHidden/>
              </w:rPr>
              <w:fldChar w:fldCharType="begin"/>
            </w:r>
            <w:r>
              <w:rPr>
                <w:noProof/>
                <w:webHidden/>
              </w:rPr>
              <w:instrText xml:space="preserve"> PAGEREF _Toc69712242 \h </w:instrText>
            </w:r>
            <w:r>
              <w:rPr>
                <w:noProof/>
                <w:webHidden/>
              </w:rPr>
            </w:r>
          </w:ins>
          <w:r>
            <w:rPr>
              <w:noProof/>
              <w:webHidden/>
            </w:rPr>
            <w:fldChar w:fldCharType="separate"/>
          </w:r>
          <w:ins w:id="121" w:author="David Conklin" w:date="2021-04-19T08:09:00Z">
            <w:r>
              <w:rPr>
                <w:noProof/>
                <w:webHidden/>
              </w:rPr>
              <w:t>21</w:t>
            </w:r>
            <w:r>
              <w:rPr>
                <w:noProof/>
                <w:webHidden/>
              </w:rPr>
              <w:fldChar w:fldCharType="end"/>
            </w:r>
            <w:r w:rsidRPr="002C0CFD">
              <w:rPr>
                <w:rStyle w:val="Hyperlink"/>
                <w:noProof/>
              </w:rPr>
              <w:fldChar w:fldCharType="end"/>
            </w:r>
          </w:ins>
        </w:p>
        <w:p w14:paraId="346AB36F" w14:textId="46220527" w:rsidR="002D6752" w:rsidRDefault="002D6752">
          <w:pPr>
            <w:pStyle w:val="TOC2"/>
            <w:tabs>
              <w:tab w:val="right" w:leader="dot" w:pos="9350"/>
            </w:tabs>
            <w:rPr>
              <w:ins w:id="122" w:author="David Conklin" w:date="2021-04-19T08:09:00Z"/>
              <w:rFonts w:eastAsiaTheme="minorEastAsia"/>
              <w:noProof/>
            </w:rPr>
          </w:pPr>
          <w:ins w:id="12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wr_pous.csv file</w:t>
            </w:r>
            <w:r>
              <w:rPr>
                <w:noProof/>
                <w:webHidden/>
              </w:rPr>
              <w:tab/>
            </w:r>
            <w:r>
              <w:rPr>
                <w:noProof/>
                <w:webHidden/>
              </w:rPr>
              <w:fldChar w:fldCharType="begin"/>
            </w:r>
            <w:r>
              <w:rPr>
                <w:noProof/>
                <w:webHidden/>
              </w:rPr>
              <w:instrText xml:space="preserve"> PAGEREF _Toc69712243 \h </w:instrText>
            </w:r>
            <w:r>
              <w:rPr>
                <w:noProof/>
                <w:webHidden/>
              </w:rPr>
            </w:r>
          </w:ins>
          <w:r>
            <w:rPr>
              <w:noProof/>
              <w:webHidden/>
            </w:rPr>
            <w:fldChar w:fldCharType="separate"/>
          </w:r>
          <w:ins w:id="124" w:author="David Conklin" w:date="2021-04-19T08:09:00Z">
            <w:r>
              <w:rPr>
                <w:noProof/>
                <w:webHidden/>
              </w:rPr>
              <w:t>21</w:t>
            </w:r>
            <w:r>
              <w:rPr>
                <w:noProof/>
                <w:webHidden/>
              </w:rPr>
              <w:fldChar w:fldCharType="end"/>
            </w:r>
            <w:r w:rsidRPr="002C0CFD">
              <w:rPr>
                <w:rStyle w:val="Hyperlink"/>
                <w:noProof/>
              </w:rPr>
              <w:fldChar w:fldCharType="end"/>
            </w:r>
          </w:ins>
        </w:p>
        <w:p w14:paraId="7C728230" w14:textId="7D3EAB22" w:rsidR="002D6752" w:rsidRDefault="002D6752">
          <w:pPr>
            <w:pStyle w:val="TOC2"/>
            <w:tabs>
              <w:tab w:val="right" w:leader="dot" w:pos="9350"/>
            </w:tabs>
            <w:rPr>
              <w:ins w:id="125" w:author="David Conklin" w:date="2021-04-19T08:09:00Z"/>
              <w:rFonts w:eastAsiaTheme="minorEastAsia"/>
              <w:noProof/>
            </w:rPr>
          </w:pPr>
          <w:ins w:id="12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Adding a water right</w:t>
            </w:r>
            <w:r>
              <w:rPr>
                <w:noProof/>
                <w:webHidden/>
              </w:rPr>
              <w:tab/>
            </w:r>
            <w:r>
              <w:rPr>
                <w:noProof/>
                <w:webHidden/>
              </w:rPr>
              <w:fldChar w:fldCharType="begin"/>
            </w:r>
            <w:r>
              <w:rPr>
                <w:noProof/>
                <w:webHidden/>
              </w:rPr>
              <w:instrText xml:space="preserve"> PAGEREF _Toc69712244 \h </w:instrText>
            </w:r>
            <w:r>
              <w:rPr>
                <w:noProof/>
                <w:webHidden/>
              </w:rPr>
            </w:r>
          </w:ins>
          <w:r>
            <w:rPr>
              <w:noProof/>
              <w:webHidden/>
            </w:rPr>
            <w:fldChar w:fldCharType="separate"/>
          </w:r>
          <w:ins w:id="127" w:author="David Conklin" w:date="2021-04-19T08:09:00Z">
            <w:r>
              <w:rPr>
                <w:noProof/>
                <w:webHidden/>
              </w:rPr>
              <w:t>22</w:t>
            </w:r>
            <w:r>
              <w:rPr>
                <w:noProof/>
                <w:webHidden/>
              </w:rPr>
              <w:fldChar w:fldCharType="end"/>
            </w:r>
            <w:r w:rsidRPr="002C0CFD">
              <w:rPr>
                <w:rStyle w:val="Hyperlink"/>
                <w:noProof/>
              </w:rPr>
              <w:fldChar w:fldCharType="end"/>
            </w:r>
          </w:ins>
        </w:p>
        <w:p w14:paraId="4FF96C9D" w14:textId="6D70FF2A" w:rsidR="002D6752" w:rsidRDefault="002D6752">
          <w:pPr>
            <w:pStyle w:val="TOC1"/>
            <w:tabs>
              <w:tab w:val="right" w:leader="dot" w:pos="9350"/>
            </w:tabs>
            <w:rPr>
              <w:ins w:id="128" w:author="David Conklin" w:date="2021-04-19T08:09:00Z"/>
              <w:rFonts w:eastAsiaTheme="minorEastAsia"/>
              <w:noProof/>
            </w:rPr>
          </w:pPr>
          <w:ins w:id="12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Initial conditions</w:t>
            </w:r>
            <w:r>
              <w:rPr>
                <w:noProof/>
                <w:webHidden/>
              </w:rPr>
              <w:tab/>
            </w:r>
            <w:r>
              <w:rPr>
                <w:noProof/>
                <w:webHidden/>
              </w:rPr>
              <w:fldChar w:fldCharType="begin"/>
            </w:r>
            <w:r>
              <w:rPr>
                <w:noProof/>
                <w:webHidden/>
              </w:rPr>
              <w:instrText xml:space="preserve"> PAGEREF _Toc69712245 \h </w:instrText>
            </w:r>
            <w:r>
              <w:rPr>
                <w:noProof/>
                <w:webHidden/>
              </w:rPr>
            </w:r>
          </w:ins>
          <w:r>
            <w:rPr>
              <w:noProof/>
              <w:webHidden/>
            </w:rPr>
            <w:fldChar w:fldCharType="separate"/>
          </w:r>
          <w:ins w:id="130" w:author="David Conklin" w:date="2021-04-19T08:09:00Z">
            <w:r>
              <w:rPr>
                <w:noProof/>
                <w:webHidden/>
              </w:rPr>
              <w:t>23</w:t>
            </w:r>
            <w:r>
              <w:rPr>
                <w:noProof/>
                <w:webHidden/>
              </w:rPr>
              <w:fldChar w:fldCharType="end"/>
            </w:r>
            <w:r w:rsidRPr="002C0CFD">
              <w:rPr>
                <w:rStyle w:val="Hyperlink"/>
                <w:noProof/>
              </w:rPr>
              <w:fldChar w:fldCharType="end"/>
            </w:r>
          </w:ins>
        </w:p>
        <w:p w14:paraId="2EC8A292" w14:textId="61BC4063" w:rsidR="002D6752" w:rsidRDefault="002D6752">
          <w:pPr>
            <w:pStyle w:val="TOC2"/>
            <w:tabs>
              <w:tab w:val="right" w:leader="dot" w:pos="9350"/>
            </w:tabs>
            <w:rPr>
              <w:ins w:id="131" w:author="David Conklin" w:date="2021-04-19T08:09:00Z"/>
              <w:rFonts w:eastAsiaTheme="minorEastAsia"/>
              <w:noProof/>
            </w:rPr>
          </w:pPr>
          <w:ins w:id="13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Initial conditions for Flow: the IC file</w:t>
            </w:r>
            <w:r>
              <w:rPr>
                <w:noProof/>
                <w:webHidden/>
              </w:rPr>
              <w:tab/>
            </w:r>
            <w:r>
              <w:rPr>
                <w:noProof/>
                <w:webHidden/>
              </w:rPr>
              <w:fldChar w:fldCharType="begin"/>
            </w:r>
            <w:r>
              <w:rPr>
                <w:noProof/>
                <w:webHidden/>
              </w:rPr>
              <w:instrText xml:space="preserve"> PAGEREF _Toc69712246 \h </w:instrText>
            </w:r>
            <w:r>
              <w:rPr>
                <w:noProof/>
                <w:webHidden/>
              </w:rPr>
            </w:r>
          </w:ins>
          <w:r>
            <w:rPr>
              <w:noProof/>
              <w:webHidden/>
            </w:rPr>
            <w:fldChar w:fldCharType="separate"/>
          </w:r>
          <w:ins w:id="133" w:author="David Conklin" w:date="2021-04-19T08:09:00Z">
            <w:r>
              <w:rPr>
                <w:noProof/>
                <w:webHidden/>
              </w:rPr>
              <w:t>23</w:t>
            </w:r>
            <w:r>
              <w:rPr>
                <w:noProof/>
                <w:webHidden/>
              </w:rPr>
              <w:fldChar w:fldCharType="end"/>
            </w:r>
            <w:r w:rsidRPr="002C0CFD">
              <w:rPr>
                <w:rStyle w:val="Hyperlink"/>
                <w:noProof/>
              </w:rPr>
              <w:fldChar w:fldCharType="end"/>
            </w:r>
          </w:ins>
        </w:p>
        <w:p w14:paraId="62118537" w14:textId="38D35ED0" w:rsidR="002D6752" w:rsidRDefault="002D6752">
          <w:pPr>
            <w:pStyle w:val="TOC2"/>
            <w:tabs>
              <w:tab w:val="right" w:leader="dot" w:pos="9350"/>
            </w:tabs>
            <w:rPr>
              <w:ins w:id="134" w:author="David Conklin" w:date="2021-04-19T08:09:00Z"/>
              <w:rFonts w:eastAsiaTheme="minorEastAsia"/>
              <w:noProof/>
            </w:rPr>
          </w:pPr>
          <w:ins w:id="13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What is in the IC file</w:t>
            </w:r>
            <w:r>
              <w:rPr>
                <w:noProof/>
                <w:webHidden/>
              </w:rPr>
              <w:tab/>
            </w:r>
            <w:r>
              <w:rPr>
                <w:noProof/>
                <w:webHidden/>
              </w:rPr>
              <w:fldChar w:fldCharType="begin"/>
            </w:r>
            <w:r>
              <w:rPr>
                <w:noProof/>
                <w:webHidden/>
              </w:rPr>
              <w:instrText xml:space="preserve"> PAGEREF _Toc69712247 \h </w:instrText>
            </w:r>
            <w:r>
              <w:rPr>
                <w:noProof/>
                <w:webHidden/>
              </w:rPr>
            </w:r>
          </w:ins>
          <w:r>
            <w:rPr>
              <w:noProof/>
              <w:webHidden/>
            </w:rPr>
            <w:fldChar w:fldCharType="separate"/>
          </w:r>
          <w:ins w:id="136" w:author="David Conklin" w:date="2021-04-19T08:09:00Z">
            <w:r>
              <w:rPr>
                <w:noProof/>
                <w:webHidden/>
              </w:rPr>
              <w:t>23</w:t>
            </w:r>
            <w:r>
              <w:rPr>
                <w:noProof/>
                <w:webHidden/>
              </w:rPr>
              <w:fldChar w:fldCharType="end"/>
            </w:r>
            <w:r w:rsidRPr="002C0CFD">
              <w:rPr>
                <w:rStyle w:val="Hyperlink"/>
                <w:noProof/>
              </w:rPr>
              <w:fldChar w:fldCharType="end"/>
            </w:r>
          </w:ins>
        </w:p>
        <w:p w14:paraId="55308870" w14:textId="17B07FE1" w:rsidR="002D6752" w:rsidRDefault="002D6752">
          <w:pPr>
            <w:pStyle w:val="TOC2"/>
            <w:tabs>
              <w:tab w:val="right" w:leader="dot" w:pos="9350"/>
            </w:tabs>
            <w:rPr>
              <w:ins w:id="137" w:author="David Conklin" w:date="2021-04-19T08:09:00Z"/>
              <w:rFonts w:eastAsiaTheme="minorEastAsia"/>
              <w:noProof/>
            </w:rPr>
          </w:pPr>
          <w:ins w:id="13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_Toc69712248 \h </w:instrText>
            </w:r>
            <w:r>
              <w:rPr>
                <w:noProof/>
                <w:webHidden/>
              </w:rPr>
            </w:r>
          </w:ins>
          <w:r>
            <w:rPr>
              <w:noProof/>
              <w:webHidden/>
            </w:rPr>
            <w:fldChar w:fldCharType="separate"/>
          </w:r>
          <w:ins w:id="139" w:author="David Conklin" w:date="2021-04-19T08:09:00Z">
            <w:r>
              <w:rPr>
                <w:noProof/>
                <w:webHidden/>
              </w:rPr>
              <w:t>2</w:t>
            </w:r>
            <w:r>
              <w:rPr>
                <w:noProof/>
                <w:webHidden/>
              </w:rPr>
              <w:t>3</w:t>
            </w:r>
            <w:r>
              <w:rPr>
                <w:noProof/>
                <w:webHidden/>
              </w:rPr>
              <w:fldChar w:fldCharType="end"/>
            </w:r>
            <w:r w:rsidRPr="002C0CFD">
              <w:rPr>
                <w:rStyle w:val="Hyperlink"/>
                <w:noProof/>
              </w:rPr>
              <w:fldChar w:fldCharType="end"/>
            </w:r>
          </w:ins>
        </w:p>
        <w:p w14:paraId="41EF1B63" w14:textId="3C0205F9" w:rsidR="002D6752" w:rsidRDefault="002D6752">
          <w:pPr>
            <w:pStyle w:val="TOC1"/>
            <w:tabs>
              <w:tab w:val="right" w:leader="dot" w:pos="9350"/>
            </w:tabs>
            <w:rPr>
              <w:ins w:id="140" w:author="David Conklin" w:date="2021-04-19T08:09:00Z"/>
              <w:rFonts w:eastAsiaTheme="minorEastAsia"/>
              <w:noProof/>
            </w:rPr>
          </w:pPr>
          <w:ins w:id="14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"_Toc69712249"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Stream flow and stream temperature</w:t>
            </w:r>
            <w:r>
              <w:rPr>
                <w:noProof/>
                <w:webHidden/>
              </w:rPr>
              <w:tab/>
            </w:r>
            <w:r>
              <w:rPr>
                <w:noProof/>
                <w:webHidden/>
              </w:rPr>
              <w:fldChar w:fldCharType="begin"/>
            </w:r>
            <w:r>
              <w:rPr>
                <w:noProof/>
                <w:webHidden/>
              </w:rPr>
              <w:instrText xml:space="preserve"> PAGEREF _Toc69712249 \h </w:instrText>
            </w:r>
            <w:r>
              <w:rPr>
                <w:noProof/>
                <w:webHidden/>
              </w:rPr>
            </w:r>
          </w:ins>
          <w:r>
            <w:rPr>
              <w:noProof/>
              <w:webHidden/>
            </w:rPr>
            <w:fldChar w:fldCharType="separate"/>
          </w:r>
          <w:ins w:id="142" w:author="David Conklin" w:date="2021-04-19T08:09:00Z">
            <w:r>
              <w:rPr>
                <w:noProof/>
                <w:webHidden/>
              </w:rPr>
              <w:t>24</w:t>
            </w:r>
            <w:r>
              <w:rPr>
                <w:noProof/>
                <w:webHidden/>
              </w:rPr>
              <w:fldChar w:fldCharType="end"/>
            </w:r>
            <w:r w:rsidRPr="002C0CFD">
              <w:rPr>
                <w:rStyle w:val="Hyperlink"/>
                <w:noProof/>
              </w:rPr>
              <w:fldChar w:fldCharType="end"/>
            </w:r>
          </w:ins>
        </w:p>
        <w:p w14:paraId="0CFA719F" w14:textId="75F7F3CF" w:rsidR="002D6752" w:rsidRDefault="002D6752">
          <w:pPr>
            <w:pStyle w:val="TOC2"/>
            <w:tabs>
              <w:tab w:val="right" w:leader="dot" w:pos="9350"/>
            </w:tabs>
            <w:rPr>
              <w:ins w:id="143" w:author="David Conklin" w:date="2021-04-19T08:09:00Z"/>
              <w:rFonts w:eastAsiaTheme="minorEastAsia"/>
              <w:noProof/>
            </w:rPr>
          </w:pPr>
          <w:ins w:id="14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Water parcels</w:t>
            </w:r>
            <w:r>
              <w:rPr>
                <w:noProof/>
                <w:webHidden/>
              </w:rPr>
              <w:tab/>
            </w:r>
            <w:r>
              <w:rPr>
                <w:noProof/>
                <w:webHidden/>
              </w:rPr>
              <w:fldChar w:fldCharType="begin"/>
            </w:r>
            <w:r>
              <w:rPr>
                <w:noProof/>
                <w:webHidden/>
              </w:rPr>
              <w:instrText xml:space="preserve"> PAGEREF _Toc69712250 \h </w:instrText>
            </w:r>
            <w:r>
              <w:rPr>
                <w:noProof/>
                <w:webHidden/>
              </w:rPr>
            </w:r>
          </w:ins>
          <w:r>
            <w:rPr>
              <w:noProof/>
              <w:webHidden/>
            </w:rPr>
            <w:fldChar w:fldCharType="separate"/>
          </w:r>
          <w:ins w:id="145" w:author="David Conklin" w:date="2021-04-19T08:09:00Z">
            <w:r>
              <w:rPr>
                <w:noProof/>
                <w:webHidden/>
              </w:rPr>
              <w:t>24</w:t>
            </w:r>
            <w:r>
              <w:rPr>
                <w:noProof/>
                <w:webHidden/>
              </w:rPr>
              <w:fldChar w:fldCharType="end"/>
            </w:r>
            <w:r w:rsidRPr="002C0CFD">
              <w:rPr>
                <w:rStyle w:val="Hyperlink"/>
                <w:noProof/>
              </w:rPr>
              <w:fldChar w:fldCharType="end"/>
            </w:r>
          </w:ins>
        </w:p>
        <w:p w14:paraId="7EE58D44" w14:textId="2C77F6CD" w:rsidR="002D6752" w:rsidRDefault="002D6752">
          <w:pPr>
            <w:pStyle w:val="TOC2"/>
            <w:tabs>
              <w:tab w:val="right" w:leader="dot" w:pos="9350"/>
            </w:tabs>
            <w:rPr>
              <w:ins w:id="146" w:author="David Conklin" w:date="2021-04-19T08:09:00Z"/>
              <w:rFonts w:eastAsiaTheme="minorEastAsia"/>
              <w:noProof/>
            </w:rPr>
          </w:pPr>
          <w:ins w:id="14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Daily water mass and energy balance</w:t>
            </w:r>
            <w:r>
              <w:rPr>
                <w:noProof/>
                <w:webHidden/>
              </w:rPr>
              <w:tab/>
            </w:r>
            <w:r>
              <w:rPr>
                <w:noProof/>
                <w:webHidden/>
              </w:rPr>
              <w:fldChar w:fldCharType="begin"/>
            </w:r>
            <w:r>
              <w:rPr>
                <w:noProof/>
                <w:webHidden/>
              </w:rPr>
              <w:instrText xml:space="preserve"> PAGEREF _Toc69712251 \h </w:instrText>
            </w:r>
            <w:r>
              <w:rPr>
                <w:noProof/>
                <w:webHidden/>
              </w:rPr>
            </w:r>
          </w:ins>
          <w:r>
            <w:rPr>
              <w:noProof/>
              <w:webHidden/>
            </w:rPr>
            <w:fldChar w:fldCharType="separate"/>
          </w:r>
          <w:ins w:id="148" w:author="David Conklin" w:date="2021-04-19T08:09:00Z">
            <w:r>
              <w:rPr>
                <w:noProof/>
                <w:webHidden/>
              </w:rPr>
              <w:t>25</w:t>
            </w:r>
            <w:r>
              <w:rPr>
                <w:noProof/>
                <w:webHidden/>
              </w:rPr>
              <w:fldChar w:fldCharType="end"/>
            </w:r>
            <w:r w:rsidRPr="002C0CFD">
              <w:rPr>
                <w:rStyle w:val="Hyperlink"/>
                <w:noProof/>
              </w:rPr>
              <w:fldChar w:fldCharType="end"/>
            </w:r>
          </w:ins>
        </w:p>
        <w:p w14:paraId="476965DC" w14:textId="21438A36" w:rsidR="002D6752" w:rsidRDefault="002D6752">
          <w:pPr>
            <w:pStyle w:val="TOC2"/>
            <w:tabs>
              <w:tab w:val="right" w:leader="dot" w:pos="9350"/>
            </w:tabs>
            <w:rPr>
              <w:ins w:id="149" w:author="David Conklin" w:date="2021-04-19T08:09:00Z"/>
              <w:rFonts w:eastAsiaTheme="minorEastAsia"/>
              <w:noProof/>
            </w:rPr>
          </w:pPr>
          <w:ins w:id="15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Estimating the rate of flow in a stream reach</w:t>
            </w:r>
            <w:r>
              <w:rPr>
                <w:noProof/>
                <w:webHidden/>
              </w:rPr>
              <w:tab/>
            </w:r>
            <w:r>
              <w:rPr>
                <w:noProof/>
                <w:webHidden/>
              </w:rPr>
              <w:fldChar w:fldCharType="begin"/>
            </w:r>
            <w:r>
              <w:rPr>
                <w:noProof/>
                <w:webHidden/>
              </w:rPr>
              <w:instrText xml:space="preserve"> PAGEREF _Toc69712252 \h </w:instrText>
            </w:r>
            <w:r>
              <w:rPr>
                <w:noProof/>
                <w:webHidden/>
              </w:rPr>
            </w:r>
          </w:ins>
          <w:r>
            <w:rPr>
              <w:noProof/>
              <w:webHidden/>
            </w:rPr>
            <w:fldChar w:fldCharType="separate"/>
          </w:r>
          <w:ins w:id="151" w:author="David Conklin" w:date="2021-04-19T08:09:00Z">
            <w:r>
              <w:rPr>
                <w:noProof/>
                <w:webHidden/>
              </w:rPr>
              <w:t>26</w:t>
            </w:r>
            <w:r>
              <w:rPr>
                <w:noProof/>
                <w:webHidden/>
              </w:rPr>
              <w:fldChar w:fldCharType="end"/>
            </w:r>
            <w:r w:rsidRPr="002C0CFD">
              <w:rPr>
                <w:rStyle w:val="Hyperlink"/>
                <w:noProof/>
              </w:rPr>
              <w:fldChar w:fldCharType="end"/>
            </w:r>
          </w:ins>
        </w:p>
        <w:p w14:paraId="31758203" w14:textId="75E77455" w:rsidR="002D6752" w:rsidRDefault="002D6752">
          <w:pPr>
            <w:pStyle w:val="TOC2"/>
            <w:tabs>
              <w:tab w:val="right" w:leader="dot" w:pos="9350"/>
            </w:tabs>
            <w:rPr>
              <w:ins w:id="152" w:author="David Conklin" w:date="2021-04-19T08:09:00Z"/>
              <w:rFonts w:eastAsiaTheme="minorEastAsia"/>
              <w:noProof/>
            </w:rPr>
          </w:pPr>
          <w:ins w:id="15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_Toc69712253 \h </w:instrText>
            </w:r>
            <w:r>
              <w:rPr>
                <w:noProof/>
                <w:webHidden/>
              </w:rPr>
            </w:r>
          </w:ins>
          <w:r>
            <w:rPr>
              <w:noProof/>
              <w:webHidden/>
            </w:rPr>
            <w:fldChar w:fldCharType="separate"/>
          </w:r>
          <w:ins w:id="154" w:author="David Conklin" w:date="2021-04-19T08:09:00Z">
            <w:r>
              <w:rPr>
                <w:noProof/>
                <w:webHidden/>
              </w:rPr>
              <w:t>29</w:t>
            </w:r>
            <w:r>
              <w:rPr>
                <w:noProof/>
                <w:webHidden/>
              </w:rPr>
              <w:fldChar w:fldCharType="end"/>
            </w:r>
            <w:r w:rsidRPr="002C0CFD">
              <w:rPr>
                <w:rStyle w:val="Hyperlink"/>
                <w:noProof/>
              </w:rPr>
              <w:fldChar w:fldCharType="end"/>
            </w:r>
          </w:ins>
        </w:p>
        <w:p w14:paraId="040985CF" w14:textId="72CFD290" w:rsidR="002D6752" w:rsidRDefault="002D6752">
          <w:pPr>
            <w:pStyle w:val="TOC2"/>
            <w:tabs>
              <w:tab w:val="right" w:leader="dot" w:pos="9350"/>
            </w:tabs>
            <w:rPr>
              <w:ins w:id="155" w:author="David Conklin" w:date="2021-04-19T08:09:00Z"/>
              <w:rFonts w:eastAsiaTheme="minorEastAsia"/>
              <w:noProof/>
            </w:rPr>
          </w:pPr>
          <w:ins w:id="15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Water temperature from thermal energy</w:t>
            </w:r>
            <w:r>
              <w:rPr>
                <w:noProof/>
                <w:webHidden/>
              </w:rPr>
              <w:tab/>
            </w:r>
            <w:r>
              <w:rPr>
                <w:noProof/>
                <w:webHidden/>
              </w:rPr>
              <w:fldChar w:fldCharType="begin"/>
            </w:r>
            <w:r>
              <w:rPr>
                <w:noProof/>
                <w:webHidden/>
              </w:rPr>
              <w:instrText xml:space="preserve"> PAGEREF _Toc69712254 \h </w:instrText>
            </w:r>
            <w:r>
              <w:rPr>
                <w:noProof/>
                <w:webHidden/>
              </w:rPr>
            </w:r>
          </w:ins>
          <w:r>
            <w:rPr>
              <w:noProof/>
              <w:webHidden/>
            </w:rPr>
            <w:fldChar w:fldCharType="separate"/>
          </w:r>
          <w:ins w:id="157" w:author="David Conklin" w:date="2021-04-19T08:09:00Z">
            <w:r>
              <w:rPr>
                <w:noProof/>
                <w:webHidden/>
              </w:rPr>
              <w:t>29</w:t>
            </w:r>
            <w:r>
              <w:rPr>
                <w:noProof/>
                <w:webHidden/>
              </w:rPr>
              <w:fldChar w:fldCharType="end"/>
            </w:r>
            <w:r w:rsidRPr="002C0CFD">
              <w:rPr>
                <w:rStyle w:val="Hyperlink"/>
                <w:noProof/>
              </w:rPr>
              <w:fldChar w:fldCharType="end"/>
            </w:r>
          </w:ins>
        </w:p>
        <w:p w14:paraId="7C5F0C12" w14:textId="603005E2" w:rsidR="002D6752" w:rsidRDefault="002D6752">
          <w:pPr>
            <w:pStyle w:val="TOC2"/>
            <w:tabs>
              <w:tab w:val="right" w:leader="dot" w:pos="9350"/>
            </w:tabs>
            <w:rPr>
              <w:ins w:id="158" w:author="David Conklin" w:date="2021-04-19T08:09:00Z"/>
              <w:rFonts w:eastAsiaTheme="minorEastAsia"/>
              <w:noProof/>
            </w:rPr>
          </w:pPr>
          <w:ins w:id="15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Boundary conditions for stream water temperature</w:t>
            </w:r>
            <w:r>
              <w:rPr>
                <w:noProof/>
                <w:webHidden/>
              </w:rPr>
              <w:tab/>
            </w:r>
            <w:r>
              <w:rPr>
                <w:noProof/>
                <w:webHidden/>
              </w:rPr>
              <w:fldChar w:fldCharType="begin"/>
            </w:r>
            <w:r>
              <w:rPr>
                <w:noProof/>
                <w:webHidden/>
              </w:rPr>
              <w:instrText xml:space="preserve"> PAGEREF _Toc69712255 \h </w:instrText>
            </w:r>
            <w:r>
              <w:rPr>
                <w:noProof/>
                <w:webHidden/>
              </w:rPr>
            </w:r>
          </w:ins>
          <w:r>
            <w:rPr>
              <w:noProof/>
              <w:webHidden/>
            </w:rPr>
            <w:fldChar w:fldCharType="separate"/>
          </w:r>
          <w:ins w:id="160" w:author="David Conklin" w:date="2021-04-19T08:09:00Z">
            <w:r>
              <w:rPr>
                <w:noProof/>
                <w:webHidden/>
              </w:rPr>
              <w:t>29</w:t>
            </w:r>
            <w:r>
              <w:rPr>
                <w:noProof/>
                <w:webHidden/>
              </w:rPr>
              <w:fldChar w:fldCharType="end"/>
            </w:r>
            <w:r w:rsidRPr="002C0CFD">
              <w:rPr>
                <w:rStyle w:val="Hyperlink"/>
                <w:noProof/>
              </w:rPr>
              <w:fldChar w:fldCharType="end"/>
            </w:r>
          </w:ins>
        </w:p>
        <w:p w14:paraId="655EFF61" w14:textId="40593BD3" w:rsidR="002D6752" w:rsidRDefault="002D6752">
          <w:pPr>
            <w:pStyle w:val="TOC2"/>
            <w:tabs>
              <w:tab w:val="right" w:leader="dot" w:pos="9350"/>
            </w:tabs>
            <w:rPr>
              <w:ins w:id="161" w:author="David Conklin" w:date="2021-04-19T08:09:00Z"/>
              <w:rFonts w:eastAsiaTheme="minorEastAsia"/>
              <w:noProof/>
            </w:rPr>
          </w:pPr>
          <w:ins w:id="16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Thermal stratification in reservoirs</w:t>
            </w:r>
            <w:r>
              <w:rPr>
                <w:noProof/>
                <w:webHidden/>
              </w:rPr>
              <w:tab/>
            </w:r>
            <w:r>
              <w:rPr>
                <w:noProof/>
                <w:webHidden/>
              </w:rPr>
              <w:fldChar w:fldCharType="begin"/>
            </w:r>
            <w:r>
              <w:rPr>
                <w:noProof/>
                <w:webHidden/>
              </w:rPr>
              <w:instrText xml:space="preserve"> PAGEREF _Toc69712256 \h </w:instrText>
            </w:r>
            <w:r>
              <w:rPr>
                <w:noProof/>
                <w:webHidden/>
              </w:rPr>
            </w:r>
          </w:ins>
          <w:r>
            <w:rPr>
              <w:noProof/>
              <w:webHidden/>
            </w:rPr>
            <w:fldChar w:fldCharType="separate"/>
          </w:r>
          <w:ins w:id="163" w:author="David Conklin" w:date="2021-04-19T08:09:00Z">
            <w:r>
              <w:rPr>
                <w:noProof/>
                <w:webHidden/>
              </w:rPr>
              <w:t>30</w:t>
            </w:r>
            <w:r>
              <w:rPr>
                <w:noProof/>
                <w:webHidden/>
              </w:rPr>
              <w:fldChar w:fldCharType="end"/>
            </w:r>
            <w:r w:rsidRPr="002C0CFD">
              <w:rPr>
                <w:rStyle w:val="Hyperlink"/>
                <w:noProof/>
              </w:rPr>
              <w:fldChar w:fldCharType="end"/>
            </w:r>
          </w:ins>
        </w:p>
        <w:p w14:paraId="08781B5C" w14:textId="0C1B73CF" w:rsidR="002D6752" w:rsidRDefault="002D6752">
          <w:pPr>
            <w:pStyle w:val="TOC2"/>
            <w:tabs>
              <w:tab w:val="right" w:leader="dot" w:pos="9350"/>
            </w:tabs>
            <w:rPr>
              <w:ins w:id="164" w:author="David Conklin" w:date="2021-04-19T08:09:00Z"/>
              <w:rFonts w:eastAsiaTheme="minorEastAsia"/>
              <w:noProof/>
            </w:rPr>
          </w:pPr>
          <w:ins w:id="16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Thermal loading</w:t>
            </w:r>
            <w:r>
              <w:rPr>
                <w:noProof/>
                <w:webHidden/>
              </w:rPr>
              <w:tab/>
            </w:r>
            <w:r>
              <w:rPr>
                <w:noProof/>
                <w:webHidden/>
              </w:rPr>
              <w:fldChar w:fldCharType="begin"/>
            </w:r>
            <w:r>
              <w:rPr>
                <w:noProof/>
                <w:webHidden/>
              </w:rPr>
              <w:instrText xml:space="preserve"> PAGEREF _Toc69712257 \h </w:instrText>
            </w:r>
            <w:r>
              <w:rPr>
                <w:noProof/>
                <w:webHidden/>
              </w:rPr>
            </w:r>
          </w:ins>
          <w:r>
            <w:rPr>
              <w:noProof/>
              <w:webHidden/>
            </w:rPr>
            <w:fldChar w:fldCharType="separate"/>
          </w:r>
          <w:ins w:id="166" w:author="David Conklin" w:date="2021-04-19T08:09:00Z">
            <w:r>
              <w:rPr>
                <w:noProof/>
                <w:webHidden/>
              </w:rPr>
              <w:t>30</w:t>
            </w:r>
            <w:r>
              <w:rPr>
                <w:noProof/>
                <w:webHidden/>
              </w:rPr>
              <w:fldChar w:fldCharType="end"/>
            </w:r>
            <w:r w:rsidRPr="002C0CFD">
              <w:rPr>
                <w:rStyle w:val="Hyperlink"/>
                <w:noProof/>
              </w:rPr>
              <w:fldChar w:fldCharType="end"/>
            </w:r>
          </w:ins>
        </w:p>
        <w:p w14:paraId="02BE5A37" w14:textId="20C141DD" w:rsidR="002D6752" w:rsidRDefault="002D6752">
          <w:pPr>
            <w:pStyle w:val="TOC1"/>
            <w:tabs>
              <w:tab w:val="right" w:leader="dot" w:pos="9350"/>
            </w:tabs>
            <w:rPr>
              <w:ins w:id="167" w:author="David Conklin" w:date="2021-04-19T08:09:00Z"/>
              <w:rFonts w:eastAsiaTheme="minorEastAsia"/>
              <w:noProof/>
            </w:rPr>
          </w:pPr>
          <w:ins w:id="16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Reservoirs</w:t>
            </w:r>
            <w:r>
              <w:rPr>
                <w:noProof/>
                <w:webHidden/>
              </w:rPr>
              <w:tab/>
            </w:r>
            <w:r>
              <w:rPr>
                <w:noProof/>
                <w:webHidden/>
              </w:rPr>
              <w:fldChar w:fldCharType="begin"/>
            </w:r>
            <w:r>
              <w:rPr>
                <w:noProof/>
                <w:webHidden/>
              </w:rPr>
              <w:instrText xml:space="preserve"> PAGEREF _Toc69712258 \h </w:instrText>
            </w:r>
            <w:r>
              <w:rPr>
                <w:noProof/>
                <w:webHidden/>
              </w:rPr>
            </w:r>
          </w:ins>
          <w:r>
            <w:rPr>
              <w:noProof/>
              <w:webHidden/>
            </w:rPr>
            <w:fldChar w:fldCharType="separate"/>
          </w:r>
          <w:ins w:id="169" w:author="David Conklin" w:date="2021-04-19T08:09:00Z">
            <w:r>
              <w:rPr>
                <w:noProof/>
                <w:webHidden/>
              </w:rPr>
              <w:t>32</w:t>
            </w:r>
            <w:r>
              <w:rPr>
                <w:noProof/>
                <w:webHidden/>
              </w:rPr>
              <w:fldChar w:fldCharType="end"/>
            </w:r>
            <w:r w:rsidRPr="002C0CFD">
              <w:rPr>
                <w:rStyle w:val="Hyperlink"/>
                <w:noProof/>
              </w:rPr>
              <w:fldChar w:fldCharType="end"/>
            </w:r>
          </w:ins>
        </w:p>
        <w:p w14:paraId="5B978F86" w14:textId="17C8D7A9" w:rsidR="002D6752" w:rsidRDefault="002D6752">
          <w:pPr>
            <w:pStyle w:val="TOC2"/>
            <w:tabs>
              <w:tab w:val="right" w:leader="dot" w:pos="9350"/>
            </w:tabs>
            <w:rPr>
              <w:ins w:id="170" w:author="David Conklin" w:date="2021-04-19T08:09:00Z"/>
              <w:rFonts w:eastAsiaTheme="minorEastAsia"/>
              <w:noProof/>
            </w:rPr>
          </w:pPr>
          <w:ins w:id="17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"_Toc69712259"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Reservoir data</w:t>
            </w:r>
            <w:r>
              <w:rPr>
                <w:noProof/>
                <w:webHidden/>
              </w:rPr>
              <w:tab/>
            </w:r>
            <w:r>
              <w:rPr>
                <w:noProof/>
                <w:webHidden/>
              </w:rPr>
              <w:fldChar w:fldCharType="begin"/>
            </w:r>
            <w:r>
              <w:rPr>
                <w:noProof/>
                <w:webHidden/>
              </w:rPr>
              <w:instrText xml:space="preserve"> PAGEREF _Toc69712259 \h </w:instrText>
            </w:r>
            <w:r>
              <w:rPr>
                <w:noProof/>
                <w:webHidden/>
              </w:rPr>
            </w:r>
          </w:ins>
          <w:r>
            <w:rPr>
              <w:noProof/>
              <w:webHidden/>
            </w:rPr>
            <w:fldChar w:fldCharType="separate"/>
          </w:r>
          <w:ins w:id="172" w:author="David Conklin" w:date="2021-04-19T08:09:00Z">
            <w:r>
              <w:rPr>
                <w:noProof/>
                <w:webHidden/>
              </w:rPr>
              <w:t>32</w:t>
            </w:r>
            <w:r>
              <w:rPr>
                <w:noProof/>
                <w:webHidden/>
              </w:rPr>
              <w:fldChar w:fldCharType="end"/>
            </w:r>
            <w:r w:rsidRPr="002C0CFD">
              <w:rPr>
                <w:rStyle w:val="Hyperlink"/>
                <w:noProof/>
              </w:rPr>
              <w:fldChar w:fldCharType="end"/>
            </w:r>
          </w:ins>
        </w:p>
        <w:p w14:paraId="6069F394" w14:textId="7AF924E7" w:rsidR="002D6752" w:rsidRDefault="002D6752">
          <w:pPr>
            <w:pStyle w:val="TOC2"/>
            <w:tabs>
              <w:tab w:val="right" w:leader="dot" w:pos="9350"/>
            </w:tabs>
            <w:rPr>
              <w:ins w:id="173" w:author="David Conklin" w:date="2021-04-19T08:09:00Z"/>
              <w:rFonts w:eastAsiaTheme="minorEastAsia"/>
              <w:noProof/>
            </w:rPr>
          </w:pPr>
          <w:ins w:id="17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Reservoir data sources</w:t>
            </w:r>
            <w:r>
              <w:rPr>
                <w:noProof/>
                <w:webHidden/>
              </w:rPr>
              <w:tab/>
            </w:r>
            <w:r>
              <w:rPr>
                <w:noProof/>
                <w:webHidden/>
              </w:rPr>
              <w:fldChar w:fldCharType="begin"/>
            </w:r>
            <w:r>
              <w:rPr>
                <w:noProof/>
                <w:webHidden/>
              </w:rPr>
              <w:instrText xml:space="preserve"> PAGEREF _Toc69712260 \h </w:instrText>
            </w:r>
            <w:r>
              <w:rPr>
                <w:noProof/>
                <w:webHidden/>
              </w:rPr>
            </w:r>
          </w:ins>
          <w:r>
            <w:rPr>
              <w:noProof/>
              <w:webHidden/>
            </w:rPr>
            <w:fldChar w:fldCharType="separate"/>
          </w:r>
          <w:ins w:id="175" w:author="David Conklin" w:date="2021-04-19T08:09:00Z">
            <w:r>
              <w:rPr>
                <w:noProof/>
                <w:webHidden/>
              </w:rPr>
              <w:t>34</w:t>
            </w:r>
            <w:r>
              <w:rPr>
                <w:noProof/>
                <w:webHidden/>
              </w:rPr>
              <w:fldChar w:fldCharType="end"/>
            </w:r>
            <w:r w:rsidRPr="002C0CFD">
              <w:rPr>
                <w:rStyle w:val="Hyperlink"/>
                <w:noProof/>
              </w:rPr>
              <w:fldChar w:fldCharType="end"/>
            </w:r>
          </w:ins>
        </w:p>
        <w:p w14:paraId="5BB254D3" w14:textId="3F2EB053" w:rsidR="002D6752" w:rsidRDefault="002D6752">
          <w:pPr>
            <w:pStyle w:val="TOC1"/>
            <w:tabs>
              <w:tab w:val="right" w:leader="dot" w:pos="9350"/>
            </w:tabs>
            <w:rPr>
              <w:ins w:id="176" w:author="David Conklin" w:date="2021-04-19T08:09:00Z"/>
              <w:rFonts w:eastAsiaTheme="minorEastAsia"/>
              <w:noProof/>
            </w:rPr>
          </w:pPr>
          <w:ins w:id="17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_Toc69712261 \h </w:instrText>
            </w:r>
            <w:r>
              <w:rPr>
                <w:noProof/>
                <w:webHidden/>
              </w:rPr>
            </w:r>
          </w:ins>
          <w:r>
            <w:rPr>
              <w:noProof/>
              <w:webHidden/>
            </w:rPr>
            <w:fldChar w:fldCharType="separate"/>
          </w:r>
          <w:ins w:id="178" w:author="David Conklin" w:date="2021-04-19T08:09:00Z">
            <w:r>
              <w:rPr>
                <w:noProof/>
                <w:webHidden/>
              </w:rPr>
              <w:t>34</w:t>
            </w:r>
            <w:r>
              <w:rPr>
                <w:noProof/>
                <w:webHidden/>
              </w:rPr>
              <w:fldChar w:fldCharType="end"/>
            </w:r>
            <w:r w:rsidRPr="002C0CFD">
              <w:rPr>
                <w:rStyle w:val="Hyperlink"/>
                <w:noProof/>
              </w:rPr>
              <w:fldChar w:fldCharType="end"/>
            </w:r>
          </w:ins>
        </w:p>
        <w:p w14:paraId="636CF73F" w14:textId="42914627" w:rsidR="002D6752" w:rsidRDefault="002D6752">
          <w:pPr>
            <w:pStyle w:val="TOC2"/>
            <w:tabs>
              <w:tab w:val="right" w:leader="dot" w:pos="9350"/>
            </w:tabs>
            <w:rPr>
              <w:ins w:id="179" w:author="David Conklin" w:date="2021-04-19T08:09:00Z"/>
              <w:rFonts w:eastAsiaTheme="minorEastAsia"/>
              <w:noProof/>
            </w:rPr>
          </w:pPr>
          <w:ins w:id="18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Limitations of subbasin simulations</w:t>
            </w:r>
            <w:r>
              <w:rPr>
                <w:noProof/>
                <w:webHidden/>
              </w:rPr>
              <w:tab/>
            </w:r>
            <w:r>
              <w:rPr>
                <w:noProof/>
                <w:webHidden/>
              </w:rPr>
              <w:fldChar w:fldCharType="begin"/>
            </w:r>
            <w:r>
              <w:rPr>
                <w:noProof/>
                <w:webHidden/>
              </w:rPr>
              <w:instrText xml:space="preserve"> PAGEREF _Toc69712262 \h </w:instrText>
            </w:r>
            <w:r>
              <w:rPr>
                <w:noProof/>
                <w:webHidden/>
              </w:rPr>
            </w:r>
          </w:ins>
          <w:r>
            <w:rPr>
              <w:noProof/>
              <w:webHidden/>
            </w:rPr>
            <w:fldChar w:fldCharType="separate"/>
          </w:r>
          <w:ins w:id="181" w:author="David Conklin" w:date="2021-04-19T08:09:00Z">
            <w:r>
              <w:rPr>
                <w:noProof/>
                <w:webHidden/>
              </w:rPr>
              <w:t>37</w:t>
            </w:r>
            <w:r>
              <w:rPr>
                <w:noProof/>
                <w:webHidden/>
              </w:rPr>
              <w:fldChar w:fldCharType="end"/>
            </w:r>
            <w:r w:rsidRPr="002C0CFD">
              <w:rPr>
                <w:rStyle w:val="Hyperlink"/>
                <w:noProof/>
              </w:rPr>
              <w:fldChar w:fldCharType="end"/>
            </w:r>
          </w:ins>
        </w:p>
        <w:p w14:paraId="6656087F" w14:textId="37D2D562" w:rsidR="002D6752" w:rsidRDefault="002D6752">
          <w:pPr>
            <w:pStyle w:val="TOC1"/>
            <w:tabs>
              <w:tab w:val="right" w:leader="dot" w:pos="9350"/>
            </w:tabs>
            <w:rPr>
              <w:ins w:id="182" w:author="David Conklin" w:date="2021-04-19T08:09:00Z"/>
              <w:rFonts w:eastAsiaTheme="minorEastAsia"/>
              <w:noProof/>
            </w:rPr>
          </w:pPr>
          <w:ins w:id="18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Calibration procedure</w:t>
            </w:r>
            <w:r>
              <w:rPr>
                <w:noProof/>
                <w:webHidden/>
              </w:rPr>
              <w:tab/>
            </w:r>
            <w:r>
              <w:rPr>
                <w:noProof/>
                <w:webHidden/>
              </w:rPr>
              <w:fldChar w:fldCharType="begin"/>
            </w:r>
            <w:r>
              <w:rPr>
                <w:noProof/>
                <w:webHidden/>
              </w:rPr>
              <w:instrText xml:space="preserve"> PAGEREF _Toc69712263 \h </w:instrText>
            </w:r>
            <w:r>
              <w:rPr>
                <w:noProof/>
                <w:webHidden/>
              </w:rPr>
            </w:r>
          </w:ins>
          <w:r>
            <w:rPr>
              <w:noProof/>
              <w:webHidden/>
            </w:rPr>
            <w:fldChar w:fldCharType="separate"/>
          </w:r>
          <w:ins w:id="184" w:author="David Conklin" w:date="2021-04-19T08:09:00Z">
            <w:r>
              <w:rPr>
                <w:noProof/>
                <w:webHidden/>
              </w:rPr>
              <w:t>37</w:t>
            </w:r>
            <w:r>
              <w:rPr>
                <w:noProof/>
                <w:webHidden/>
              </w:rPr>
              <w:fldChar w:fldCharType="end"/>
            </w:r>
            <w:r w:rsidRPr="002C0CFD">
              <w:rPr>
                <w:rStyle w:val="Hyperlink"/>
                <w:noProof/>
              </w:rPr>
              <w:fldChar w:fldCharType="end"/>
            </w:r>
          </w:ins>
        </w:p>
        <w:p w14:paraId="0D90DD76" w14:textId="6F40FEB2" w:rsidR="002D6752" w:rsidRDefault="002D6752">
          <w:pPr>
            <w:pStyle w:val="TOC2"/>
            <w:tabs>
              <w:tab w:val="right" w:leader="dot" w:pos="9350"/>
            </w:tabs>
            <w:rPr>
              <w:ins w:id="185" w:author="David Conklin" w:date="2021-04-19T08:09:00Z"/>
              <w:rFonts w:eastAsiaTheme="minorEastAsia"/>
              <w:noProof/>
            </w:rPr>
          </w:pPr>
          <w:ins w:id="18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Using PEST to determine HBV parameter values</w:t>
            </w:r>
            <w:r>
              <w:rPr>
                <w:noProof/>
                <w:webHidden/>
              </w:rPr>
              <w:tab/>
            </w:r>
            <w:r>
              <w:rPr>
                <w:noProof/>
                <w:webHidden/>
              </w:rPr>
              <w:fldChar w:fldCharType="begin"/>
            </w:r>
            <w:r>
              <w:rPr>
                <w:noProof/>
                <w:webHidden/>
              </w:rPr>
              <w:instrText xml:space="preserve"> PAGEREF _Toc69712264 \h </w:instrText>
            </w:r>
            <w:r>
              <w:rPr>
                <w:noProof/>
                <w:webHidden/>
              </w:rPr>
            </w:r>
          </w:ins>
          <w:r>
            <w:rPr>
              <w:noProof/>
              <w:webHidden/>
            </w:rPr>
            <w:fldChar w:fldCharType="separate"/>
          </w:r>
          <w:ins w:id="187" w:author="David Conklin" w:date="2021-04-19T08:09:00Z">
            <w:r>
              <w:rPr>
                <w:noProof/>
                <w:webHidden/>
              </w:rPr>
              <w:t>38</w:t>
            </w:r>
            <w:r>
              <w:rPr>
                <w:noProof/>
                <w:webHidden/>
              </w:rPr>
              <w:fldChar w:fldCharType="end"/>
            </w:r>
            <w:r w:rsidRPr="002C0CFD">
              <w:rPr>
                <w:rStyle w:val="Hyperlink"/>
                <w:noProof/>
              </w:rPr>
              <w:fldChar w:fldCharType="end"/>
            </w:r>
          </w:ins>
        </w:p>
        <w:p w14:paraId="098CABDF" w14:textId="0DFE76AA" w:rsidR="002D6752" w:rsidRDefault="002D6752">
          <w:pPr>
            <w:pStyle w:val="TOC2"/>
            <w:tabs>
              <w:tab w:val="right" w:leader="dot" w:pos="9350"/>
            </w:tabs>
            <w:rPr>
              <w:ins w:id="188" w:author="David Conklin" w:date="2021-04-19T08:09:00Z"/>
              <w:rFonts w:eastAsiaTheme="minorEastAsia"/>
              <w:noProof/>
            </w:rPr>
          </w:pPr>
          <w:ins w:id="18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_Toc69712265 \h </w:instrText>
            </w:r>
            <w:r>
              <w:rPr>
                <w:noProof/>
                <w:webHidden/>
              </w:rPr>
            </w:r>
          </w:ins>
          <w:r>
            <w:rPr>
              <w:noProof/>
              <w:webHidden/>
            </w:rPr>
            <w:fldChar w:fldCharType="separate"/>
          </w:r>
          <w:ins w:id="190" w:author="David Conklin" w:date="2021-04-19T08:09:00Z">
            <w:r>
              <w:rPr>
                <w:noProof/>
                <w:webHidden/>
              </w:rPr>
              <w:t>38</w:t>
            </w:r>
            <w:r>
              <w:rPr>
                <w:noProof/>
                <w:webHidden/>
              </w:rPr>
              <w:fldChar w:fldCharType="end"/>
            </w:r>
            <w:r w:rsidRPr="002C0CFD">
              <w:rPr>
                <w:rStyle w:val="Hyperlink"/>
                <w:noProof/>
              </w:rPr>
              <w:fldChar w:fldCharType="end"/>
            </w:r>
          </w:ins>
        </w:p>
        <w:p w14:paraId="74AA3FBB" w14:textId="10D1D0EE" w:rsidR="002D6752" w:rsidRDefault="002D6752">
          <w:pPr>
            <w:pStyle w:val="TOC2"/>
            <w:tabs>
              <w:tab w:val="right" w:leader="dot" w:pos="9350"/>
            </w:tabs>
            <w:rPr>
              <w:ins w:id="191" w:author="David Conklin" w:date="2021-04-19T08:09:00Z"/>
              <w:rFonts w:eastAsiaTheme="minorEastAsia"/>
              <w:noProof/>
            </w:rPr>
          </w:pPr>
          <w:ins w:id="19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Calibrating stream temperatures</w:t>
            </w:r>
            <w:r>
              <w:rPr>
                <w:noProof/>
                <w:webHidden/>
              </w:rPr>
              <w:tab/>
            </w:r>
            <w:r>
              <w:rPr>
                <w:noProof/>
                <w:webHidden/>
              </w:rPr>
              <w:fldChar w:fldCharType="begin"/>
            </w:r>
            <w:r>
              <w:rPr>
                <w:noProof/>
                <w:webHidden/>
              </w:rPr>
              <w:instrText xml:space="preserve"> PAGEREF _Toc69712266 \h </w:instrText>
            </w:r>
            <w:r>
              <w:rPr>
                <w:noProof/>
                <w:webHidden/>
              </w:rPr>
            </w:r>
          </w:ins>
          <w:r>
            <w:rPr>
              <w:noProof/>
              <w:webHidden/>
            </w:rPr>
            <w:fldChar w:fldCharType="separate"/>
          </w:r>
          <w:ins w:id="193" w:author="David Conklin" w:date="2021-04-19T08:09:00Z">
            <w:r>
              <w:rPr>
                <w:noProof/>
                <w:webHidden/>
              </w:rPr>
              <w:t>39</w:t>
            </w:r>
            <w:r>
              <w:rPr>
                <w:noProof/>
                <w:webHidden/>
              </w:rPr>
              <w:fldChar w:fldCharType="end"/>
            </w:r>
            <w:r w:rsidRPr="002C0CFD">
              <w:rPr>
                <w:rStyle w:val="Hyperlink"/>
                <w:noProof/>
              </w:rPr>
              <w:fldChar w:fldCharType="end"/>
            </w:r>
          </w:ins>
        </w:p>
        <w:p w14:paraId="425BF234" w14:textId="1E840445" w:rsidR="002D6752" w:rsidRDefault="002D6752">
          <w:pPr>
            <w:pStyle w:val="TOC1"/>
            <w:tabs>
              <w:tab w:val="right" w:leader="dot" w:pos="9350"/>
            </w:tabs>
            <w:rPr>
              <w:ins w:id="194" w:author="David Conklin" w:date="2021-04-19T08:09:00Z"/>
              <w:rFonts w:eastAsiaTheme="minorEastAsia"/>
              <w:noProof/>
            </w:rPr>
          </w:pPr>
          <w:ins w:id="19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North Santiam study area</w:t>
            </w:r>
            <w:r>
              <w:rPr>
                <w:noProof/>
                <w:webHidden/>
              </w:rPr>
              <w:tab/>
            </w:r>
            <w:r>
              <w:rPr>
                <w:noProof/>
                <w:webHidden/>
              </w:rPr>
              <w:fldChar w:fldCharType="begin"/>
            </w:r>
            <w:r>
              <w:rPr>
                <w:noProof/>
                <w:webHidden/>
              </w:rPr>
              <w:instrText xml:space="preserve"> PAGEREF _Toc69712267 \h </w:instrText>
            </w:r>
            <w:r>
              <w:rPr>
                <w:noProof/>
                <w:webHidden/>
              </w:rPr>
            </w:r>
          </w:ins>
          <w:r>
            <w:rPr>
              <w:noProof/>
              <w:webHidden/>
            </w:rPr>
            <w:fldChar w:fldCharType="separate"/>
          </w:r>
          <w:ins w:id="196" w:author="David Conklin" w:date="2021-04-19T08:09:00Z">
            <w:r>
              <w:rPr>
                <w:noProof/>
                <w:webHidden/>
              </w:rPr>
              <w:t>40</w:t>
            </w:r>
            <w:r>
              <w:rPr>
                <w:noProof/>
                <w:webHidden/>
              </w:rPr>
              <w:fldChar w:fldCharType="end"/>
            </w:r>
            <w:r w:rsidRPr="002C0CFD">
              <w:rPr>
                <w:rStyle w:val="Hyperlink"/>
                <w:noProof/>
              </w:rPr>
              <w:fldChar w:fldCharType="end"/>
            </w:r>
          </w:ins>
        </w:p>
        <w:p w14:paraId="5C6785BD" w14:textId="770635AD" w:rsidR="002D6752" w:rsidRDefault="002D6752">
          <w:pPr>
            <w:pStyle w:val="TOC2"/>
            <w:tabs>
              <w:tab w:val="right" w:leader="dot" w:pos="9350"/>
            </w:tabs>
            <w:rPr>
              <w:ins w:id="197" w:author="David Conklin" w:date="2021-04-19T08:09:00Z"/>
              <w:rFonts w:eastAsiaTheme="minorEastAsia"/>
              <w:noProof/>
            </w:rPr>
          </w:pPr>
          <w:ins w:id="19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_Toc69712268 \h </w:instrText>
            </w:r>
            <w:r>
              <w:rPr>
                <w:noProof/>
                <w:webHidden/>
              </w:rPr>
            </w:r>
          </w:ins>
          <w:r>
            <w:rPr>
              <w:noProof/>
              <w:webHidden/>
            </w:rPr>
            <w:fldChar w:fldCharType="separate"/>
          </w:r>
          <w:ins w:id="199" w:author="David Conklin" w:date="2021-04-19T08:09:00Z">
            <w:r>
              <w:rPr>
                <w:noProof/>
                <w:webHidden/>
              </w:rPr>
              <w:t>40</w:t>
            </w:r>
            <w:r>
              <w:rPr>
                <w:noProof/>
                <w:webHidden/>
              </w:rPr>
              <w:fldChar w:fldCharType="end"/>
            </w:r>
            <w:r w:rsidRPr="002C0CFD">
              <w:rPr>
                <w:rStyle w:val="Hyperlink"/>
                <w:noProof/>
              </w:rPr>
              <w:fldChar w:fldCharType="end"/>
            </w:r>
          </w:ins>
        </w:p>
        <w:p w14:paraId="0A827D21" w14:textId="37BC1A95" w:rsidR="002D6752" w:rsidRDefault="002D6752">
          <w:pPr>
            <w:pStyle w:val="TOC2"/>
            <w:tabs>
              <w:tab w:val="right" w:leader="dot" w:pos="9350"/>
            </w:tabs>
            <w:rPr>
              <w:ins w:id="200" w:author="David Conklin" w:date="2021-04-19T08:09:00Z"/>
              <w:rFonts w:eastAsiaTheme="minorEastAsia"/>
              <w:noProof/>
            </w:rPr>
          </w:pPr>
          <w:ins w:id="20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"_Toc69712269"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Municipal water rights</w:t>
            </w:r>
            <w:r>
              <w:rPr>
                <w:noProof/>
                <w:webHidden/>
              </w:rPr>
              <w:tab/>
            </w:r>
            <w:r>
              <w:rPr>
                <w:noProof/>
                <w:webHidden/>
              </w:rPr>
              <w:fldChar w:fldCharType="begin"/>
            </w:r>
            <w:r>
              <w:rPr>
                <w:noProof/>
                <w:webHidden/>
              </w:rPr>
              <w:instrText xml:space="preserve"> PAGEREF _Toc69712269 \h </w:instrText>
            </w:r>
            <w:r>
              <w:rPr>
                <w:noProof/>
                <w:webHidden/>
              </w:rPr>
            </w:r>
          </w:ins>
          <w:r>
            <w:rPr>
              <w:noProof/>
              <w:webHidden/>
            </w:rPr>
            <w:fldChar w:fldCharType="separate"/>
          </w:r>
          <w:ins w:id="202" w:author="David Conklin" w:date="2021-04-19T08:09:00Z">
            <w:r>
              <w:rPr>
                <w:noProof/>
                <w:webHidden/>
              </w:rPr>
              <w:t>41</w:t>
            </w:r>
            <w:r>
              <w:rPr>
                <w:noProof/>
                <w:webHidden/>
              </w:rPr>
              <w:fldChar w:fldCharType="end"/>
            </w:r>
            <w:r w:rsidRPr="002C0CFD">
              <w:rPr>
                <w:rStyle w:val="Hyperlink"/>
                <w:noProof/>
              </w:rPr>
              <w:fldChar w:fldCharType="end"/>
            </w:r>
          </w:ins>
        </w:p>
        <w:p w14:paraId="4B0709D1" w14:textId="3EC1350A" w:rsidR="002D6752" w:rsidRDefault="002D6752">
          <w:pPr>
            <w:pStyle w:val="TOC1"/>
            <w:tabs>
              <w:tab w:val="right" w:leader="dot" w:pos="9350"/>
            </w:tabs>
            <w:rPr>
              <w:ins w:id="203" w:author="David Conklin" w:date="2021-04-19T08:09:00Z"/>
              <w:rFonts w:eastAsiaTheme="minorEastAsia"/>
              <w:noProof/>
            </w:rPr>
          </w:pPr>
          <w:ins w:id="204" w:author="David Conklin" w:date="2021-04-19T08:09:00Z">
            <w:r w:rsidRPr="002C0CFD">
              <w:rPr>
                <w:rStyle w:val="Hyperlink"/>
                <w:noProof/>
              </w:rPr>
              <w:lastRenderedPageBreak/>
              <w:fldChar w:fldCharType="begin"/>
            </w:r>
            <w:r w:rsidRPr="002C0CFD">
              <w:rPr>
                <w:rStyle w:val="Hyperlink"/>
                <w:noProof/>
              </w:rPr>
              <w:instrText xml:space="preserve"> </w:instrText>
            </w:r>
            <w:r>
              <w:rPr>
                <w:noProof/>
              </w:rPr>
              <w:instrText>HYPERLINK \l "_Toc69712270"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McKenzie Basin Wetlands Study</w:t>
            </w:r>
            <w:r>
              <w:rPr>
                <w:noProof/>
                <w:webHidden/>
              </w:rPr>
              <w:tab/>
            </w:r>
            <w:r>
              <w:rPr>
                <w:noProof/>
                <w:webHidden/>
              </w:rPr>
              <w:fldChar w:fldCharType="begin"/>
            </w:r>
            <w:r>
              <w:rPr>
                <w:noProof/>
                <w:webHidden/>
              </w:rPr>
              <w:instrText xml:space="preserve"> PAGEREF _Toc69712270 \h </w:instrText>
            </w:r>
            <w:r>
              <w:rPr>
                <w:noProof/>
                <w:webHidden/>
              </w:rPr>
            </w:r>
          </w:ins>
          <w:r>
            <w:rPr>
              <w:noProof/>
              <w:webHidden/>
            </w:rPr>
            <w:fldChar w:fldCharType="separate"/>
          </w:r>
          <w:ins w:id="205" w:author="David Conklin" w:date="2021-04-19T08:09:00Z">
            <w:r>
              <w:rPr>
                <w:noProof/>
                <w:webHidden/>
              </w:rPr>
              <w:t>41</w:t>
            </w:r>
            <w:r>
              <w:rPr>
                <w:noProof/>
                <w:webHidden/>
              </w:rPr>
              <w:fldChar w:fldCharType="end"/>
            </w:r>
            <w:r w:rsidRPr="002C0CFD">
              <w:rPr>
                <w:rStyle w:val="Hyperlink"/>
                <w:noProof/>
              </w:rPr>
              <w:fldChar w:fldCharType="end"/>
            </w:r>
          </w:ins>
        </w:p>
        <w:p w14:paraId="681084EB" w14:textId="22327C85" w:rsidR="002D6752" w:rsidRDefault="002D6752">
          <w:pPr>
            <w:pStyle w:val="TOC2"/>
            <w:tabs>
              <w:tab w:val="right" w:leader="dot" w:pos="9350"/>
            </w:tabs>
            <w:rPr>
              <w:ins w:id="206" w:author="David Conklin" w:date="2021-04-19T08:09:00Z"/>
              <w:rFonts w:eastAsiaTheme="minorEastAsia"/>
              <w:noProof/>
            </w:rPr>
          </w:pPr>
          <w:ins w:id="20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Project Overview</w:t>
            </w:r>
            <w:r>
              <w:rPr>
                <w:noProof/>
                <w:webHidden/>
              </w:rPr>
              <w:tab/>
            </w:r>
            <w:r>
              <w:rPr>
                <w:noProof/>
                <w:webHidden/>
              </w:rPr>
              <w:fldChar w:fldCharType="begin"/>
            </w:r>
            <w:r>
              <w:rPr>
                <w:noProof/>
                <w:webHidden/>
              </w:rPr>
              <w:instrText xml:space="preserve"> PAGEREF _Toc69712271 \h </w:instrText>
            </w:r>
            <w:r>
              <w:rPr>
                <w:noProof/>
                <w:webHidden/>
              </w:rPr>
            </w:r>
          </w:ins>
          <w:r>
            <w:rPr>
              <w:noProof/>
              <w:webHidden/>
            </w:rPr>
            <w:fldChar w:fldCharType="separate"/>
          </w:r>
          <w:ins w:id="208" w:author="David Conklin" w:date="2021-04-19T08:09:00Z">
            <w:r>
              <w:rPr>
                <w:noProof/>
                <w:webHidden/>
              </w:rPr>
              <w:t>41</w:t>
            </w:r>
            <w:r>
              <w:rPr>
                <w:noProof/>
                <w:webHidden/>
              </w:rPr>
              <w:fldChar w:fldCharType="end"/>
            </w:r>
            <w:r w:rsidRPr="002C0CFD">
              <w:rPr>
                <w:rStyle w:val="Hyperlink"/>
                <w:noProof/>
              </w:rPr>
              <w:fldChar w:fldCharType="end"/>
            </w:r>
          </w:ins>
        </w:p>
        <w:p w14:paraId="5CC81E16" w14:textId="3C74856F" w:rsidR="002D6752" w:rsidRDefault="002D6752">
          <w:pPr>
            <w:pStyle w:val="TOC2"/>
            <w:tabs>
              <w:tab w:val="right" w:leader="dot" w:pos="9350"/>
            </w:tabs>
            <w:rPr>
              <w:ins w:id="209" w:author="David Conklin" w:date="2021-04-19T08:09:00Z"/>
              <w:rFonts w:eastAsiaTheme="minorEastAsia"/>
              <w:noProof/>
            </w:rPr>
          </w:pPr>
          <w:ins w:id="21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Model and Simulation Overview</w:t>
            </w:r>
            <w:r>
              <w:rPr>
                <w:noProof/>
                <w:webHidden/>
              </w:rPr>
              <w:tab/>
            </w:r>
            <w:r>
              <w:rPr>
                <w:noProof/>
                <w:webHidden/>
              </w:rPr>
              <w:fldChar w:fldCharType="begin"/>
            </w:r>
            <w:r>
              <w:rPr>
                <w:noProof/>
                <w:webHidden/>
              </w:rPr>
              <w:instrText xml:space="preserve"> PAGEREF _Toc69712272 \h </w:instrText>
            </w:r>
            <w:r>
              <w:rPr>
                <w:noProof/>
                <w:webHidden/>
              </w:rPr>
            </w:r>
          </w:ins>
          <w:r>
            <w:rPr>
              <w:noProof/>
              <w:webHidden/>
            </w:rPr>
            <w:fldChar w:fldCharType="separate"/>
          </w:r>
          <w:ins w:id="211" w:author="David Conklin" w:date="2021-04-19T08:09:00Z">
            <w:r>
              <w:rPr>
                <w:noProof/>
                <w:webHidden/>
              </w:rPr>
              <w:t>44</w:t>
            </w:r>
            <w:r>
              <w:rPr>
                <w:noProof/>
                <w:webHidden/>
              </w:rPr>
              <w:fldChar w:fldCharType="end"/>
            </w:r>
            <w:r w:rsidRPr="002C0CFD">
              <w:rPr>
                <w:rStyle w:val="Hyperlink"/>
                <w:noProof/>
              </w:rPr>
              <w:fldChar w:fldCharType="end"/>
            </w:r>
          </w:ins>
        </w:p>
        <w:p w14:paraId="04370F5B" w14:textId="4BEEFDEA" w:rsidR="002D6752" w:rsidRDefault="002D6752">
          <w:pPr>
            <w:pStyle w:val="TOC2"/>
            <w:tabs>
              <w:tab w:val="right" w:leader="dot" w:pos="9350"/>
            </w:tabs>
            <w:rPr>
              <w:ins w:id="212" w:author="David Conklin" w:date="2021-04-19T08:09:00Z"/>
              <w:rFonts w:eastAsiaTheme="minorEastAsia"/>
              <w:noProof/>
            </w:rPr>
          </w:pPr>
          <w:ins w:id="21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_Toc69712273 \h </w:instrText>
            </w:r>
            <w:r>
              <w:rPr>
                <w:noProof/>
                <w:webHidden/>
              </w:rPr>
            </w:r>
          </w:ins>
          <w:r>
            <w:rPr>
              <w:noProof/>
              <w:webHidden/>
            </w:rPr>
            <w:fldChar w:fldCharType="separate"/>
          </w:r>
          <w:ins w:id="214" w:author="David Conklin" w:date="2021-04-19T08:09:00Z">
            <w:r>
              <w:rPr>
                <w:noProof/>
                <w:webHidden/>
              </w:rPr>
              <w:t>45</w:t>
            </w:r>
            <w:r>
              <w:rPr>
                <w:noProof/>
                <w:webHidden/>
              </w:rPr>
              <w:fldChar w:fldCharType="end"/>
            </w:r>
            <w:r w:rsidRPr="002C0CFD">
              <w:rPr>
                <w:rStyle w:val="Hyperlink"/>
                <w:noProof/>
              </w:rPr>
              <w:fldChar w:fldCharType="end"/>
            </w:r>
          </w:ins>
        </w:p>
        <w:p w14:paraId="4F54D5F9" w14:textId="5C785D03" w:rsidR="002D6752" w:rsidRDefault="002D6752">
          <w:pPr>
            <w:pStyle w:val="TOC2"/>
            <w:tabs>
              <w:tab w:val="right" w:leader="dot" w:pos="9350"/>
            </w:tabs>
            <w:rPr>
              <w:ins w:id="215" w:author="David Conklin" w:date="2021-04-19T08:09:00Z"/>
              <w:rFonts w:eastAsiaTheme="minorEastAsia"/>
              <w:noProof/>
            </w:rPr>
          </w:pPr>
          <w:ins w:id="21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Data changes for better representation of wetlands</w:t>
            </w:r>
            <w:r>
              <w:rPr>
                <w:noProof/>
                <w:webHidden/>
              </w:rPr>
              <w:tab/>
            </w:r>
            <w:r>
              <w:rPr>
                <w:noProof/>
                <w:webHidden/>
              </w:rPr>
              <w:fldChar w:fldCharType="begin"/>
            </w:r>
            <w:r>
              <w:rPr>
                <w:noProof/>
                <w:webHidden/>
              </w:rPr>
              <w:instrText xml:space="preserve"> PAGEREF _Toc69712274 \h </w:instrText>
            </w:r>
            <w:r>
              <w:rPr>
                <w:noProof/>
                <w:webHidden/>
              </w:rPr>
            </w:r>
          </w:ins>
          <w:r>
            <w:rPr>
              <w:noProof/>
              <w:webHidden/>
            </w:rPr>
            <w:fldChar w:fldCharType="separate"/>
          </w:r>
          <w:ins w:id="217" w:author="David Conklin" w:date="2021-04-19T08:09:00Z">
            <w:r>
              <w:rPr>
                <w:noProof/>
                <w:webHidden/>
              </w:rPr>
              <w:t>45</w:t>
            </w:r>
            <w:r>
              <w:rPr>
                <w:noProof/>
                <w:webHidden/>
              </w:rPr>
              <w:fldChar w:fldCharType="end"/>
            </w:r>
            <w:r w:rsidRPr="002C0CFD">
              <w:rPr>
                <w:rStyle w:val="Hyperlink"/>
                <w:noProof/>
              </w:rPr>
              <w:fldChar w:fldCharType="end"/>
            </w:r>
          </w:ins>
        </w:p>
        <w:p w14:paraId="04A188FA" w14:textId="76E99F67" w:rsidR="002D6752" w:rsidRDefault="002D6752">
          <w:pPr>
            <w:pStyle w:val="TOC2"/>
            <w:tabs>
              <w:tab w:val="right" w:leader="dot" w:pos="9350"/>
            </w:tabs>
            <w:rPr>
              <w:ins w:id="218" w:author="David Conklin" w:date="2021-04-19T08:09:00Z"/>
              <w:rFonts w:eastAsiaTheme="minorEastAsia"/>
              <w:noProof/>
            </w:rPr>
          </w:pPr>
          <w:ins w:id="21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Projection, Calendar, and Units</w:t>
            </w:r>
            <w:r>
              <w:rPr>
                <w:noProof/>
                <w:webHidden/>
              </w:rPr>
              <w:tab/>
            </w:r>
            <w:r>
              <w:rPr>
                <w:noProof/>
                <w:webHidden/>
              </w:rPr>
              <w:fldChar w:fldCharType="begin"/>
            </w:r>
            <w:r>
              <w:rPr>
                <w:noProof/>
                <w:webHidden/>
              </w:rPr>
              <w:instrText xml:space="preserve"> PAGEREF _Toc69712275 \h </w:instrText>
            </w:r>
            <w:r>
              <w:rPr>
                <w:noProof/>
                <w:webHidden/>
              </w:rPr>
            </w:r>
          </w:ins>
          <w:r>
            <w:rPr>
              <w:noProof/>
              <w:webHidden/>
            </w:rPr>
            <w:fldChar w:fldCharType="separate"/>
          </w:r>
          <w:ins w:id="220" w:author="David Conklin" w:date="2021-04-19T08:09:00Z">
            <w:r>
              <w:rPr>
                <w:noProof/>
                <w:webHidden/>
              </w:rPr>
              <w:t>46</w:t>
            </w:r>
            <w:r>
              <w:rPr>
                <w:noProof/>
                <w:webHidden/>
              </w:rPr>
              <w:fldChar w:fldCharType="end"/>
            </w:r>
            <w:r w:rsidRPr="002C0CFD">
              <w:rPr>
                <w:rStyle w:val="Hyperlink"/>
                <w:noProof/>
              </w:rPr>
              <w:fldChar w:fldCharType="end"/>
            </w:r>
          </w:ins>
        </w:p>
        <w:p w14:paraId="4410984A" w14:textId="692B1FBC" w:rsidR="002D6752" w:rsidRDefault="002D6752">
          <w:pPr>
            <w:pStyle w:val="TOC2"/>
            <w:tabs>
              <w:tab w:val="right" w:leader="dot" w:pos="9350"/>
            </w:tabs>
            <w:rPr>
              <w:ins w:id="221" w:author="David Conklin" w:date="2021-04-19T08:09:00Z"/>
              <w:rFonts w:eastAsiaTheme="minorEastAsia"/>
              <w:noProof/>
            </w:rPr>
          </w:pPr>
          <w:ins w:id="22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Simulation of changes in wetlands over time</w:t>
            </w:r>
            <w:r>
              <w:rPr>
                <w:noProof/>
                <w:webHidden/>
              </w:rPr>
              <w:tab/>
            </w:r>
            <w:r>
              <w:rPr>
                <w:noProof/>
                <w:webHidden/>
              </w:rPr>
              <w:fldChar w:fldCharType="begin"/>
            </w:r>
            <w:r>
              <w:rPr>
                <w:noProof/>
                <w:webHidden/>
              </w:rPr>
              <w:instrText xml:space="preserve"> PAGEREF _Toc69712276 \h </w:instrText>
            </w:r>
            <w:r>
              <w:rPr>
                <w:noProof/>
                <w:webHidden/>
              </w:rPr>
            </w:r>
          </w:ins>
          <w:r>
            <w:rPr>
              <w:noProof/>
              <w:webHidden/>
            </w:rPr>
            <w:fldChar w:fldCharType="separate"/>
          </w:r>
          <w:ins w:id="223" w:author="David Conklin" w:date="2021-04-19T08:09:00Z">
            <w:r>
              <w:rPr>
                <w:noProof/>
                <w:webHidden/>
              </w:rPr>
              <w:t>46</w:t>
            </w:r>
            <w:r>
              <w:rPr>
                <w:noProof/>
                <w:webHidden/>
              </w:rPr>
              <w:fldChar w:fldCharType="end"/>
            </w:r>
            <w:r w:rsidRPr="002C0CFD">
              <w:rPr>
                <w:rStyle w:val="Hyperlink"/>
                <w:noProof/>
              </w:rPr>
              <w:fldChar w:fldCharType="end"/>
            </w:r>
          </w:ins>
        </w:p>
        <w:p w14:paraId="4BAF34EF" w14:textId="37A2630D" w:rsidR="002D6752" w:rsidRDefault="002D6752">
          <w:pPr>
            <w:pStyle w:val="TOC2"/>
            <w:tabs>
              <w:tab w:val="right" w:leader="dot" w:pos="9350"/>
            </w:tabs>
            <w:rPr>
              <w:ins w:id="224" w:author="David Conklin" w:date="2021-04-19T08:09:00Z"/>
              <w:rFonts w:eastAsiaTheme="minorEastAsia"/>
              <w:noProof/>
            </w:rPr>
          </w:pPr>
          <w:ins w:id="22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How wetlands are represented in the model</w:t>
            </w:r>
            <w:r>
              <w:rPr>
                <w:noProof/>
                <w:webHidden/>
              </w:rPr>
              <w:tab/>
            </w:r>
            <w:r>
              <w:rPr>
                <w:noProof/>
                <w:webHidden/>
              </w:rPr>
              <w:fldChar w:fldCharType="begin"/>
            </w:r>
            <w:r>
              <w:rPr>
                <w:noProof/>
                <w:webHidden/>
              </w:rPr>
              <w:instrText xml:space="preserve"> PAGEREF _Toc69712277 \h </w:instrText>
            </w:r>
            <w:r>
              <w:rPr>
                <w:noProof/>
                <w:webHidden/>
              </w:rPr>
            </w:r>
          </w:ins>
          <w:r>
            <w:rPr>
              <w:noProof/>
              <w:webHidden/>
            </w:rPr>
            <w:fldChar w:fldCharType="separate"/>
          </w:r>
          <w:ins w:id="226" w:author="David Conklin" w:date="2021-04-19T08:09:00Z">
            <w:r>
              <w:rPr>
                <w:noProof/>
                <w:webHidden/>
              </w:rPr>
              <w:t>46</w:t>
            </w:r>
            <w:r>
              <w:rPr>
                <w:noProof/>
                <w:webHidden/>
              </w:rPr>
              <w:fldChar w:fldCharType="end"/>
            </w:r>
            <w:r w:rsidRPr="002C0CFD">
              <w:rPr>
                <w:rStyle w:val="Hyperlink"/>
                <w:noProof/>
              </w:rPr>
              <w:fldChar w:fldCharType="end"/>
            </w:r>
          </w:ins>
        </w:p>
        <w:p w14:paraId="1B8E9DCD" w14:textId="0E06A1AD" w:rsidR="002D6752" w:rsidRDefault="002D6752">
          <w:pPr>
            <w:pStyle w:val="TOC2"/>
            <w:tabs>
              <w:tab w:val="right" w:leader="dot" w:pos="9350"/>
            </w:tabs>
            <w:rPr>
              <w:ins w:id="227" w:author="David Conklin" w:date="2021-04-19T08:09:00Z"/>
              <w:rFonts w:eastAsiaTheme="minorEastAsia"/>
              <w:noProof/>
            </w:rPr>
          </w:pPr>
          <w:ins w:id="22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Wetland class and Wetland objects in the C++ code</w:t>
            </w:r>
            <w:r>
              <w:rPr>
                <w:noProof/>
                <w:webHidden/>
              </w:rPr>
              <w:tab/>
            </w:r>
            <w:r>
              <w:rPr>
                <w:noProof/>
                <w:webHidden/>
              </w:rPr>
              <w:fldChar w:fldCharType="begin"/>
            </w:r>
            <w:r>
              <w:rPr>
                <w:noProof/>
                <w:webHidden/>
              </w:rPr>
              <w:instrText xml:space="preserve"> PAGEREF _Toc69712278 \h </w:instrText>
            </w:r>
            <w:r>
              <w:rPr>
                <w:noProof/>
                <w:webHidden/>
              </w:rPr>
            </w:r>
          </w:ins>
          <w:r>
            <w:rPr>
              <w:noProof/>
              <w:webHidden/>
            </w:rPr>
            <w:fldChar w:fldCharType="separate"/>
          </w:r>
          <w:ins w:id="229" w:author="David Conklin" w:date="2021-04-19T08:09:00Z">
            <w:r>
              <w:rPr>
                <w:noProof/>
                <w:webHidden/>
              </w:rPr>
              <w:t>48</w:t>
            </w:r>
            <w:r>
              <w:rPr>
                <w:noProof/>
                <w:webHidden/>
              </w:rPr>
              <w:fldChar w:fldCharType="end"/>
            </w:r>
            <w:r w:rsidRPr="002C0CFD">
              <w:rPr>
                <w:rStyle w:val="Hyperlink"/>
                <w:noProof/>
              </w:rPr>
              <w:fldChar w:fldCharType="end"/>
            </w:r>
          </w:ins>
        </w:p>
        <w:p w14:paraId="4948874E" w14:textId="4244477A" w:rsidR="002D6752" w:rsidRDefault="002D6752">
          <w:pPr>
            <w:pStyle w:val="TOC2"/>
            <w:tabs>
              <w:tab w:val="right" w:leader="dot" w:pos="9350"/>
            </w:tabs>
            <w:rPr>
              <w:ins w:id="230" w:author="David Conklin" w:date="2021-04-19T08:09:00Z"/>
              <w:rFonts w:eastAsiaTheme="minorEastAsia"/>
              <w:noProof/>
            </w:rPr>
          </w:pPr>
          <w:ins w:id="23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"_Toc69712279"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Attributes of interest in the wetlands study</w:t>
            </w:r>
            <w:r>
              <w:rPr>
                <w:noProof/>
                <w:webHidden/>
              </w:rPr>
              <w:tab/>
            </w:r>
            <w:r>
              <w:rPr>
                <w:noProof/>
                <w:webHidden/>
              </w:rPr>
              <w:fldChar w:fldCharType="begin"/>
            </w:r>
            <w:r>
              <w:rPr>
                <w:noProof/>
                <w:webHidden/>
              </w:rPr>
              <w:instrText xml:space="preserve"> PAGEREF _Toc69712279 \h </w:instrText>
            </w:r>
            <w:r>
              <w:rPr>
                <w:noProof/>
                <w:webHidden/>
              </w:rPr>
            </w:r>
          </w:ins>
          <w:r>
            <w:rPr>
              <w:noProof/>
              <w:webHidden/>
            </w:rPr>
            <w:fldChar w:fldCharType="separate"/>
          </w:r>
          <w:ins w:id="232" w:author="David Conklin" w:date="2021-04-19T08:09:00Z">
            <w:r>
              <w:rPr>
                <w:noProof/>
                <w:webHidden/>
              </w:rPr>
              <w:t>48</w:t>
            </w:r>
            <w:r>
              <w:rPr>
                <w:noProof/>
                <w:webHidden/>
              </w:rPr>
              <w:fldChar w:fldCharType="end"/>
            </w:r>
            <w:r w:rsidRPr="002C0CFD">
              <w:rPr>
                <w:rStyle w:val="Hyperlink"/>
                <w:noProof/>
              </w:rPr>
              <w:fldChar w:fldCharType="end"/>
            </w:r>
          </w:ins>
        </w:p>
        <w:p w14:paraId="7E7BA043" w14:textId="364D1FF2" w:rsidR="002D6752" w:rsidRDefault="002D6752">
          <w:pPr>
            <w:pStyle w:val="TOC2"/>
            <w:tabs>
              <w:tab w:val="right" w:leader="dot" w:pos="9350"/>
            </w:tabs>
            <w:rPr>
              <w:ins w:id="233" w:author="David Conklin" w:date="2021-04-19T08:09:00Z"/>
              <w:rFonts w:eastAsiaTheme="minorEastAsia"/>
              <w:noProof/>
            </w:rPr>
          </w:pPr>
          <w:ins w:id="23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 WETNESS attribute</w:t>
            </w:r>
            <w:r>
              <w:rPr>
                <w:noProof/>
                <w:webHidden/>
              </w:rPr>
              <w:tab/>
            </w:r>
            <w:r>
              <w:rPr>
                <w:noProof/>
                <w:webHidden/>
              </w:rPr>
              <w:fldChar w:fldCharType="begin"/>
            </w:r>
            <w:r>
              <w:rPr>
                <w:noProof/>
                <w:webHidden/>
              </w:rPr>
              <w:instrText xml:space="preserve"> PAGEREF _Toc69712280 \h </w:instrText>
            </w:r>
            <w:r>
              <w:rPr>
                <w:noProof/>
                <w:webHidden/>
              </w:rPr>
            </w:r>
          </w:ins>
          <w:r>
            <w:rPr>
              <w:noProof/>
              <w:webHidden/>
            </w:rPr>
            <w:fldChar w:fldCharType="separate"/>
          </w:r>
          <w:ins w:id="235" w:author="David Conklin" w:date="2021-04-19T08:09:00Z">
            <w:r>
              <w:rPr>
                <w:noProof/>
                <w:webHidden/>
              </w:rPr>
              <w:t>48</w:t>
            </w:r>
            <w:r>
              <w:rPr>
                <w:noProof/>
                <w:webHidden/>
              </w:rPr>
              <w:fldChar w:fldCharType="end"/>
            </w:r>
            <w:r w:rsidRPr="002C0CFD">
              <w:rPr>
                <w:rStyle w:val="Hyperlink"/>
                <w:noProof/>
              </w:rPr>
              <w:fldChar w:fldCharType="end"/>
            </w:r>
          </w:ins>
        </w:p>
        <w:p w14:paraId="67C01DE1" w14:textId="44E20FC9" w:rsidR="002D6752" w:rsidRDefault="002D6752">
          <w:pPr>
            <w:pStyle w:val="TOC2"/>
            <w:tabs>
              <w:tab w:val="right" w:leader="dot" w:pos="9350"/>
            </w:tabs>
            <w:rPr>
              <w:ins w:id="236" w:author="David Conklin" w:date="2021-04-19T08:09:00Z"/>
              <w:rFonts w:eastAsiaTheme="minorEastAsia"/>
              <w:noProof/>
            </w:rPr>
          </w:pPr>
          <w:ins w:id="23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_Toc69712281 \h </w:instrText>
            </w:r>
            <w:r>
              <w:rPr>
                <w:noProof/>
                <w:webHidden/>
              </w:rPr>
            </w:r>
          </w:ins>
          <w:r>
            <w:rPr>
              <w:noProof/>
              <w:webHidden/>
            </w:rPr>
            <w:fldChar w:fldCharType="separate"/>
          </w:r>
          <w:ins w:id="238" w:author="David Conklin" w:date="2021-04-19T08:09:00Z">
            <w:r>
              <w:rPr>
                <w:noProof/>
                <w:webHidden/>
              </w:rPr>
              <w:t>49</w:t>
            </w:r>
            <w:r>
              <w:rPr>
                <w:noProof/>
                <w:webHidden/>
              </w:rPr>
              <w:fldChar w:fldCharType="end"/>
            </w:r>
            <w:r w:rsidRPr="002C0CFD">
              <w:rPr>
                <w:rStyle w:val="Hyperlink"/>
                <w:noProof/>
              </w:rPr>
              <w:fldChar w:fldCharType="end"/>
            </w:r>
          </w:ins>
        </w:p>
        <w:p w14:paraId="50471E2C" w14:textId="62EC8055" w:rsidR="002D6752" w:rsidRDefault="002D6752">
          <w:pPr>
            <w:pStyle w:val="TOC3"/>
            <w:tabs>
              <w:tab w:val="right" w:leader="dot" w:pos="9350"/>
            </w:tabs>
            <w:rPr>
              <w:ins w:id="239" w:author="David Conklin" w:date="2021-04-19T08:09:00Z"/>
              <w:rFonts w:eastAsiaTheme="minorEastAsia"/>
              <w:noProof/>
            </w:rPr>
          </w:pPr>
          <w:ins w:id="24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Wetland IDU parameters</w:t>
            </w:r>
            <w:r>
              <w:rPr>
                <w:noProof/>
                <w:webHidden/>
              </w:rPr>
              <w:tab/>
            </w:r>
            <w:r>
              <w:rPr>
                <w:noProof/>
                <w:webHidden/>
              </w:rPr>
              <w:fldChar w:fldCharType="begin"/>
            </w:r>
            <w:r>
              <w:rPr>
                <w:noProof/>
                <w:webHidden/>
              </w:rPr>
              <w:instrText xml:space="preserve"> PAGEREF _Toc69712282 \h </w:instrText>
            </w:r>
            <w:r>
              <w:rPr>
                <w:noProof/>
                <w:webHidden/>
              </w:rPr>
            </w:r>
          </w:ins>
          <w:r>
            <w:rPr>
              <w:noProof/>
              <w:webHidden/>
            </w:rPr>
            <w:fldChar w:fldCharType="separate"/>
          </w:r>
          <w:ins w:id="241" w:author="David Conklin" w:date="2021-04-19T08:09:00Z">
            <w:r>
              <w:rPr>
                <w:noProof/>
                <w:webHidden/>
              </w:rPr>
              <w:t>49</w:t>
            </w:r>
            <w:r>
              <w:rPr>
                <w:noProof/>
                <w:webHidden/>
              </w:rPr>
              <w:fldChar w:fldCharType="end"/>
            </w:r>
            <w:r w:rsidRPr="002C0CFD">
              <w:rPr>
                <w:rStyle w:val="Hyperlink"/>
                <w:noProof/>
              </w:rPr>
              <w:fldChar w:fldCharType="end"/>
            </w:r>
          </w:ins>
        </w:p>
        <w:p w14:paraId="535D6B3B" w14:textId="45553E21" w:rsidR="002D6752" w:rsidRDefault="002D6752">
          <w:pPr>
            <w:pStyle w:val="TOC3"/>
            <w:tabs>
              <w:tab w:val="right" w:leader="dot" w:pos="9350"/>
            </w:tabs>
            <w:rPr>
              <w:ins w:id="242" w:author="David Conklin" w:date="2021-04-19T08:09:00Z"/>
              <w:rFonts w:eastAsiaTheme="minorEastAsia"/>
              <w:noProof/>
            </w:rPr>
          </w:pPr>
          <w:ins w:id="24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Reach parameters</w:t>
            </w:r>
            <w:r>
              <w:rPr>
                <w:noProof/>
                <w:webHidden/>
              </w:rPr>
              <w:tab/>
            </w:r>
            <w:r>
              <w:rPr>
                <w:noProof/>
                <w:webHidden/>
              </w:rPr>
              <w:fldChar w:fldCharType="begin"/>
            </w:r>
            <w:r>
              <w:rPr>
                <w:noProof/>
                <w:webHidden/>
              </w:rPr>
              <w:instrText xml:space="preserve"> PAGEREF _Toc69712283 \h </w:instrText>
            </w:r>
            <w:r>
              <w:rPr>
                <w:noProof/>
                <w:webHidden/>
              </w:rPr>
            </w:r>
          </w:ins>
          <w:r>
            <w:rPr>
              <w:noProof/>
              <w:webHidden/>
            </w:rPr>
            <w:fldChar w:fldCharType="separate"/>
          </w:r>
          <w:ins w:id="244" w:author="David Conklin" w:date="2021-04-19T08:09:00Z">
            <w:r>
              <w:rPr>
                <w:noProof/>
                <w:webHidden/>
              </w:rPr>
              <w:t>49</w:t>
            </w:r>
            <w:r>
              <w:rPr>
                <w:noProof/>
                <w:webHidden/>
              </w:rPr>
              <w:fldChar w:fldCharType="end"/>
            </w:r>
            <w:r w:rsidRPr="002C0CFD">
              <w:rPr>
                <w:rStyle w:val="Hyperlink"/>
                <w:noProof/>
              </w:rPr>
              <w:fldChar w:fldCharType="end"/>
            </w:r>
          </w:ins>
        </w:p>
        <w:p w14:paraId="41E789D4" w14:textId="142BB301" w:rsidR="002D6752" w:rsidRDefault="002D6752">
          <w:pPr>
            <w:pStyle w:val="TOC2"/>
            <w:tabs>
              <w:tab w:val="right" w:leader="dot" w:pos="9350"/>
            </w:tabs>
            <w:rPr>
              <w:ins w:id="245" w:author="David Conklin" w:date="2021-04-19T08:09:00Z"/>
              <w:rFonts w:eastAsiaTheme="minorEastAsia"/>
              <w:noProof/>
            </w:rPr>
          </w:pPr>
          <w:ins w:id="24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_Toc69712284 \h </w:instrText>
            </w:r>
            <w:r>
              <w:rPr>
                <w:noProof/>
                <w:webHidden/>
              </w:rPr>
            </w:r>
          </w:ins>
          <w:r>
            <w:rPr>
              <w:noProof/>
              <w:webHidden/>
            </w:rPr>
            <w:fldChar w:fldCharType="separate"/>
          </w:r>
          <w:ins w:id="247" w:author="David Conklin" w:date="2021-04-19T08:09:00Z">
            <w:r>
              <w:rPr>
                <w:noProof/>
                <w:webHidden/>
              </w:rPr>
              <w:t>50</w:t>
            </w:r>
            <w:r>
              <w:rPr>
                <w:noProof/>
                <w:webHidden/>
              </w:rPr>
              <w:fldChar w:fldCharType="end"/>
            </w:r>
            <w:r w:rsidRPr="002C0CFD">
              <w:rPr>
                <w:rStyle w:val="Hyperlink"/>
                <w:noProof/>
              </w:rPr>
              <w:fldChar w:fldCharType="end"/>
            </w:r>
          </w:ins>
        </w:p>
        <w:p w14:paraId="6A9F6A39" w14:textId="4CB2DA17" w:rsidR="002D6752" w:rsidRDefault="002D6752">
          <w:pPr>
            <w:pStyle w:val="TOC2"/>
            <w:tabs>
              <w:tab w:val="right" w:leader="dot" w:pos="9350"/>
            </w:tabs>
            <w:rPr>
              <w:ins w:id="248" w:author="David Conklin" w:date="2021-04-19T08:09:00Z"/>
              <w:rFonts w:eastAsiaTheme="minorEastAsia"/>
              <w:noProof/>
            </w:rPr>
          </w:pPr>
          <w:ins w:id="24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Standing water temperature</w:t>
            </w:r>
            <w:r>
              <w:rPr>
                <w:noProof/>
                <w:webHidden/>
              </w:rPr>
              <w:tab/>
            </w:r>
            <w:r>
              <w:rPr>
                <w:noProof/>
                <w:webHidden/>
              </w:rPr>
              <w:fldChar w:fldCharType="begin"/>
            </w:r>
            <w:r>
              <w:rPr>
                <w:noProof/>
                <w:webHidden/>
              </w:rPr>
              <w:instrText xml:space="preserve"> PAGEREF _Toc69712285 \h </w:instrText>
            </w:r>
            <w:r>
              <w:rPr>
                <w:noProof/>
                <w:webHidden/>
              </w:rPr>
            </w:r>
          </w:ins>
          <w:r>
            <w:rPr>
              <w:noProof/>
              <w:webHidden/>
            </w:rPr>
            <w:fldChar w:fldCharType="separate"/>
          </w:r>
          <w:ins w:id="250" w:author="David Conklin" w:date="2021-04-19T08:09:00Z">
            <w:r>
              <w:rPr>
                <w:noProof/>
                <w:webHidden/>
              </w:rPr>
              <w:t>52</w:t>
            </w:r>
            <w:r>
              <w:rPr>
                <w:noProof/>
                <w:webHidden/>
              </w:rPr>
              <w:fldChar w:fldCharType="end"/>
            </w:r>
            <w:r w:rsidRPr="002C0CFD">
              <w:rPr>
                <w:rStyle w:val="Hyperlink"/>
                <w:noProof/>
              </w:rPr>
              <w:fldChar w:fldCharType="end"/>
            </w:r>
          </w:ins>
        </w:p>
        <w:p w14:paraId="00BAEF3E" w14:textId="1FE5B019" w:rsidR="002D6752" w:rsidRDefault="002D6752">
          <w:pPr>
            <w:pStyle w:val="TOC2"/>
            <w:tabs>
              <w:tab w:val="right" w:leader="dot" w:pos="9350"/>
            </w:tabs>
            <w:rPr>
              <w:ins w:id="251" w:author="David Conklin" w:date="2021-04-19T08:09:00Z"/>
              <w:rFonts w:eastAsiaTheme="minorEastAsia"/>
              <w:noProof/>
            </w:rPr>
          </w:pPr>
          <w:ins w:id="25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Evapotranspiration from wetlands</w:t>
            </w:r>
            <w:r>
              <w:rPr>
                <w:noProof/>
                <w:webHidden/>
              </w:rPr>
              <w:tab/>
            </w:r>
            <w:r>
              <w:rPr>
                <w:noProof/>
                <w:webHidden/>
              </w:rPr>
              <w:fldChar w:fldCharType="begin"/>
            </w:r>
            <w:r>
              <w:rPr>
                <w:noProof/>
                <w:webHidden/>
              </w:rPr>
              <w:instrText xml:space="preserve"> PAGEREF _Toc69712286 \h </w:instrText>
            </w:r>
            <w:r>
              <w:rPr>
                <w:noProof/>
                <w:webHidden/>
              </w:rPr>
            </w:r>
          </w:ins>
          <w:r>
            <w:rPr>
              <w:noProof/>
              <w:webHidden/>
            </w:rPr>
            <w:fldChar w:fldCharType="separate"/>
          </w:r>
          <w:ins w:id="253" w:author="David Conklin" w:date="2021-04-19T08:09:00Z">
            <w:r>
              <w:rPr>
                <w:noProof/>
                <w:webHidden/>
              </w:rPr>
              <w:t>52</w:t>
            </w:r>
            <w:r>
              <w:rPr>
                <w:noProof/>
                <w:webHidden/>
              </w:rPr>
              <w:fldChar w:fldCharType="end"/>
            </w:r>
            <w:r w:rsidRPr="002C0CFD">
              <w:rPr>
                <w:rStyle w:val="Hyperlink"/>
                <w:noProof/>
              </w:rPr>
              <w:fldChar w:fldCharType="end"/>
            </w:r>
          </w:ins>
        </w:p>
        <w:p w14:paraId="1E78CB88" w14:textId="57D3F586" w:rsidR="002D6752" w:rsidRDefault="002D6752">
          <w:pPr>
            <w:pStyle w:val="TOC2"/>
            <w:tabs>
              <w:tab w:val="right" w:leader="dot" w:pos="9350"/>
            </w:tabs>
            <w:rPr>
              <w:ins w:id="254" w:author="David Conklin" w:date="2021-04-19T08:09:00Z"/>
              <w:rFonts w:eastAsiaTheme="minorEastAsia"/>
              <w:noProof/>
            </w:rPr>
          </w:pPr>
          <w:ins w:id="25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Loss (or gain) of wetlands</w:t>
            </w:r>
            <w:r>
              <w:rPr>
                <w:noProof/>
                <w:webHidden/>
              </w:rPr>
              <w:tab/>
            </w:r>
            <w:r>
              <w:rPr>
                <w:noProof/>
                <w:webHidden/>
              </w:rPr>
              <w:fldChar w:fldCharType="begin"/>
            </w:r>
            <w:r>
              <w:rPr>
                <w:noProof/>
                <w:webHidden/>
              </w:rPr>
              <w:instrText xml:space="preserve"> PAGEREF _Toc69712287 \h </w:instrText>
            </w:r>
            <w:r>
              <w:rPr>
                <w:noProof/>
                <w:webHidden/>
              </w:rPr>
            </w:r>
          </w:ins>
          <w:r>
            <w:rPr>
              <w:noProof/>
              <w:webHidden/>
            </w:rPr>
            <w:fldChar w:fldCharType="separate"/>
          </w:r>
          <w:ins w:id="256" w:author="David Conklin" w:date="2021-04-19T08:09:00Z">
            <w:r>
              <w:rPr>
                <w:noProof/>
                <w:webHidden/>
              </w:rPr>
              <w:t>52</w:t>
            </w:r>
            <w:r>
              <w:rPr>
                <w:noProof/>
                <w:webHidden/>
              </w:rPr>
              <w:fldChar w:fldCharType="end"/>
            </w:r>
            <w:r w:rsidRPr="002C0CFD">
              <w:rPr>
                <w:rStyle w:val="Hyperlink"/>
                <w:noProof/>
              </w:rPr>
              <w:fldChar w:fldCharType="end"/>
            </w:r>
          </w:ins>
        </w:p>
        <w:p w14:paraId="1B24E81E" w14:textId="16F14E44" w:rsidR="002D6752" w:rsidRDefault="002D6752">
          <w:pPr>
            <w:pStyle w:val="TOC2"/>
            <w:tabs>
              <w:tab w:val="right" w:leader="dot" w:pos="9350"/>
            </w:tabs>
            <w:rPr>
              <w:ins w:id="257" w:author="David Conklin" w:date="2021-04-19T08:09:00Z"/>
              <w:rFonts w:eastAsiaTheme="minorEastAsia"/>
              <w:noProof/>
            </w:rPr>
          </w:pPr>
          <w:ins w:id="25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Reality check</w:t>
            </w:r>
            <w:r>
              <w:rPr>
                <w:noProof/>
                <w:webHidden/>
              </w:rPr>
              <w:tab/>
            </w:r>
            <w:r>
              <w:rPr>
                <w:noProof/>
                <w:webHidden/>
              </w:rPr>
              <w:fldChar w:fldCharType="begin"/>
            </w:r>
            <w:r>
              <w:rPr>
                <w:noProof/>
                <w:webHidden/>
              </w:rPr>
              <w:instrText xml:space="preserve"> PAGEREF _Toc69712288 \h </w:instrText>
            </w:r>
            <w:r>
              <w:rPr>
                <w:noProof/>
                <w:webHidden/>
              </w:rPr>
            </w:r>
          </w:ins>
          <w:r>
            <w:rPr>
              <w:noProof/>
              <w:webHidden/>
            </w:rPr>
            <w:fldChar w:fldCharType="separate"/>
          </w:r>
          <w:ins w:id="259" w:author="David Conklin" w:date="2021-04-19T08:09:00Z">
            <w:r>
              <w:rPr>
                <w:noProof/>
                <w:webHidden/>
              </w:rPr>
              <w:t>53</w:t>
            </w:r>
            <w:r>
              <w:rPr>
                <w:noProof/>
                <w:webHidden/>
              </w:rPr>
              <w:fldChar w:fldCharType="end"/>
            </w:r>
            <w:r w:rsidRPr="002C0CFD">
              <w:rPr>
                <w:rStyle w:val="Hyperlink"/>
                <w:noProof/>
              </w:rPr>
              <w:fldChar w:fldCharType="end"/>
            </w:r>
          </w:ins>
        </w:p>
        <w:p w14:paraId="71E97F5B" w14:textId="6DC79AC4" w:rsidR="002D6752" w:rsidRDefault="002D6752">
          <w:pPr>
            <w:pStyle w:val="TOC2"/>
            <w:tabs>
              <w:tab w:val="right" w:leader="dot" w:pos="9350"/>
            </w:tabs>
            <w:rPr>
              <w:ins w:id="260" w:author="David Conklin" w:date="2021-04-19T08:09:00Z"/>
              <w:rFonts w:eastAsiaTheme="minorEastAsia"/>
              <w:noProof/>
            </w:rPr>
          </w:pPr>
          <w:ins w:id="26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"_Toc69712289"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High Cascades Springs</w:t>
            </w:r>
            <w:r>
              <w:rPr>
                <w:noProof/>
                <w:webHidden/>
              </w:rPr>
              <w:tab/>
            </w:r>
            <w:r>
              <w:rPr>
                <w:noProof/>
                <w:webHidden/>
              </w:rPr>
              <w:fldChar w:fldCharType="begin"/>
            </w:r>
            <w:r>
              <w:rPr>
                <w:noProof/>
                <w:webHidden/>
              </w:rPr>
              <w:instrText xml:space="preserve"> PAGEREF _Toc69712289 \h </w:instrText>
            </w:r>
            <w:r>
              <w:rPr>
                <w:noProof/>
                <w:webHidden/>
              </w:rPr>
            </w:r>
          </w:ins>
          <w:r>
            <w:rPr>
              <w:noProof/>
              <w:webHidden/>
            </w:rPr>
            <w:fldChar w:fldCharType="separate"/>
          </w:r>
          <w:ins w:id="262" w:author="David Conklin" w:date="2021-04-19T08:09:00Z">
            <w:r>
              <w:rPr>
                <w:noProof/>
                <w:webHidden/>
              </w:rPr>
              <w:t>55</w:t>
            </w:r>
            <w:r>
              <w:rPr>
                <w:noProof/>
                <w:webHidden/>
              </w:rPr>
              <w:fldChar w:fldCharType="end"/>
            </w:r>
            <w:r w:rsidRPr="002C0CFD">
              <w:rPr>
                <w:rStyle w:val="Hyperlink"/>
                <w:noProof/>
              </w:rPr>
              <w:fldChar w:fldCharType="end"/>
            </w:r>
          </w:ins>
        </w:p>
        <w:p w14:paraId="25C7ADF3" w14:textId="21EDB836" w:rsidR="002D6752" w:rsidRDefault="002D6752">
          <w:pPr>
            <w:pStyle w:val="TOC2"/>
            <w:tabs>
              <w:tab w:val="right" w:leader="dot" w:pos="9350"/>
            </w:tabs>
            <w:rPr>
              <w:ins w:id="263" w:author="David Conklin" w:date="2021-04-19T08:09:00Z"/>
              <w:rFonts w:eastAsiaTheme="minorEastAsia"/>
              <w:noProof/>
            </w:rPr>
          </w:pPr>
          <w:ins w:id="264"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"_Toc69712290"</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Calibration and simulation skill</w:t>
            </w:r>
            <w:r>
              <w:rPr>
                <w:noProof/>
                <w:webHidden/>
              </w:rPr>
              <w:tab/>
            </w:r>
            <w:r>
              <w:rPr>
                <w:noProof/>
                <w:webHidden/>
              </w:rPr>
              <w:fldChar w:fldCharType="begin"/>
            </w:r>
            <w:r>
              <w:rPr>
                <w:noProof/>
                <w:webHidden/>
              </w:rPr>
              <w:instrText xml:space="preserve"> PAGEREF _Toc69712290 \h </w:instrText>
            </w:r>
            <w:r>
              <w:rPr>
                <w:noProof/>
                <w:webHidden/>
              </w:rPr>
            </w:r>
          </w:ins>
          <w:r>
            <w:rPr>
              <w:noProof/>
              <w:webHidden/>
            </w:rPr>
            <w:fldChar w:fldCharType="separate"/>
          </w:r>
          <w:ins w:id="265" w:author="David Conklin" w:date="2021-04-19T08:09:00Z">
            <w:r>
              <w:rPr>
                <w:noProof/>
                <w:webHidden/>
              </w:rPr>
              <w:t>56</w:t>
            </w:r>
            <w:r>
              <w:rPr>
                <w:noProof/>
                <w:webHidden/>
              </w:rPr>
              <w:fldChar w:fldCharType="end"/>
            </w:r>
            <w:r w:rsidRPr="002C0CFD">
              <w:rPr>
                <w:rStyle w:val="Hyperlink"/>
                <w:noProof/>
              </w:rPr>
              <w:fldChar w:fldCharType="end"/>
            </w:r>
          </w:ins>
        </w:p>
        <w:p w14:paraId="78690416" w14:textId="1024EDC7" w:rsidR="002D6752" w:rsidRDefault="002D6752">
          <w:pPr>
            <w:pStyle w:val="TOC2"/>
            <w:tabs>
              <w:tab w:val="right" w:leader="dot" w:pos="9350"/>
            </w:tabs>
            <w:rPr>
              <w:ins w:id="266" w:author="David Conklin" w:date="2021-04-19T08:09:00Z"/>
              <w:rFonts w:eastAsiaTheme="minorEastAsia"/>
              <w:noProof/>
            </w:rPr>
          </w:pPr>
          <w:ins w:id="267"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"_Toc69712291"</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_Toc69712291 \h </w:instrText>
            </w:r>
            <w:r>
              <w:rPr>
                <w:noProof/>
                <w:webHidden/>
              </w:rPr>
            </w:r>
          </w:ins>
          <w:r>
            <w:rPr>
              <w:noProof/>
              <w:webHidden/>
            </w:rPr>
            <w:fldChar w:fldCharType="separate"/>
          </w:r>
          <w:ins w:id="268" w:author="David Conklin" w:date="2021-04-19T08:09:00Z">
            <w:r>
              <w:rPr>
                <w:noProof/>
                <w:webHidden/>
              </w:rPr>
              <w:t>59</w:t>
            </w:r>
            <w:r>
              <w:rPr>
                <w:noProof/>
                <w:webHidden/>
              </w:rPr>
              <w:fldChar w:fldCharType="end"/>
            </w:r>
            <w:r w:rsidRPr="002C0CFD">
              <w:rPr>
                <w:rStyle w:val="Hyperlink"/>
                <w:noProof/>
              </w:rPr>
              <w:fldChar w:fldCharType="end"/>
            </w:r>
          </w:ins>
        </w:p>
        <w:p w14:paraId="6FCEC4C3" w14:textId="713CFC60" w:rsidR="002D6752" w:rsidRDefault="002D6752">
          <w:pPr>
            <w:pStyle w:val="TOC2"/>
            <w:tabs>
              <w:tab w:val="right" w:leader="dot" w:pos="9350"/>
            </w:tabs>
            <w:rPr>
              <w:ins w:id="269" w:author="David Conklin" w:date="2021-04-19T08:09:00Z"/>
              <w:rFonts w:eastAsiaTheme="minorEastAsia"/>
              <w:noProof/>
            </w:rPr>
          </w:pPr>
          <w:ins w:id="270"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"_Toc69712292"</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_Toc69712292 \h </w:instrText>
            </w:r>
            <w:r>
              <w:rPr>
                <w:noProof/>
                <w:webHidden/>
              </w:rPr>
            </w:r>
          </w:ins>
          <w:r>
            <w:rPr>
              <w:noProof/>
              <w:webHidden/>
            </w:rPr>
            <w:fldChar w:fldCharType="separate"/>
          </w:r>
          <w:ins w:id="271" w:author="David Conklin" w:date="2021-04-19T08:09:00Z">
            <w:r>
              <w:rPr>
                <w:noProof/>
                <w:webHidden/>
              </w:rPr>
              <w:t>61</w:t>
            </w:r>
            <w:r>
              <w:rPr>
                <w:noProof/>
                <w:webHidden/>
              </w:rPr>
              <w:fldChar w:fldCharType="end"/>
            </w:r>
            <w:r w:rsidRPr="002C0CFD">
              <w:rPr>
                <w:rStyle w:val="Hyperlink"/>
                <w:noProof/>
              </w:rPr>
              <w:fldChar w:fldCharType="end"/>
            </w:r>
          </w:ins>
        </w:p>
        <w:p w14:paraId="6A5F67F2" w14:textId="639D88B5" w:rsidR="002D6752" w:rsidRDefault="002D6752">
          <w:pPr>
            <w:pStyle w:val="TOC2"/>
            <w:tabs>
              <w:tab w:val="right" w:leader="dot" w:pos="9350"/>
            </w:tabs>
            <w:rPr>
              <w:ins w:id="272" w:author="David Conklin" w:date="2021-04-19T08:09:00Z"/>
              <w:rFonts w:eastAsiaTheme="minorEastAsia"/>
              <w:noProof/>
            </w:rPr>
          </w:pPr>
          <w:ins w:id="273"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"_Toc69712293"</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CW3M v. Shade-a-lator</w:t>
            </w:r>
            <w:r>
              <w:rPr>
                <w:noProof/>
                <w:webHidden/>
              </w:rPr>
              <w:tab/>
            </w:r>
            <w:r>
              <w:rPr>
                <w:noProof/>
                <w:webHidden/>
              </w:rPr>
              <w:fldChar w:fldCharType="begin"/>
            </w:r>
            <w:r>
              <w:rPr>
                <w:noProof/>
                <w:webHidden/>
              </w:rPr>
              <w:instrText xml:space="preserve"> PAGEREF _Toc69712293 \h </w:instrText>
            </w:r>
            <w:r>
              <w:rPr>
                <w:noProof/>
                <w:webHidden/>
              </w:rPr>
            </w:r>
          </w:ins>
          <w:r>
            <w:rPr>
              <w:noProof/>
              <w:webHidden/>
            </w:rPr>
            <w:fldChar w:fldCharType="separate"/>
          </w:r>
          <w:ins w:id="274" w:author="David Conklin" w:date="2021-04-19T08:09:00Z">
            <w:r>
              <w:rPr>
                <w:noProof/>
                <w:webHidden/>
              </w:rPr>
              <w:t>62</w:t>
            </w:r>
            <w:r>
              <w:rPr>
                <w:noProof/>
                <w:webHidden/>
              </w:rPr>
              <w:fldChar w:fldCharType="end"/>
            </w:r>
            <w:r w:rsidRPr="002C0CFD">
              <w:rPr>
                <w:rStyle w:val="Hyperlink"/>
                <w:noProof/>
              </w:rPr>
              <w:fldChar w:fldCharType="end"/>
            </w:r>
          </w:ins>
        </w:p>
        <w:p w14:paraId="69239989" w14:textId="682938A0" w:rsidR="002D6752" w:rsidRDefault="002D6752">
          <w:pPr>
            <w:pStyle w:val="TOC2"/>
            <w:tabs>
              <w:tab w:val="right" w:leader="dot" w:pos="9350"/>
            </w:tabs>
            <w:rPr>
              <w:ins w:id="275" w:author="David Conklin" w:date="2021-04-19T08:09:00Z"/>
              <w:rFonts w:eastAsiaTheme="minorEastAsia"/>
              <w:noProof/>
            </w:rPr>
          </w:pPr>
          <w:ins w:id="276"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"_Toc69712294"</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Comparison of CW3M results to Shade-a-lator results</w:t>
            </w:r>
            <w:r>
              <w:rPr>
                <w:noProof/>
                <w:webHidden/>
              </w:rPr>
              <w:tab/>
            </w:r>
            <w:r>
              <w:rPr>
                <w:noProof/>
                <w:webHidden/>
              </w:rPr>
              <w:fldChar w:fldCharType="begin"/>
            </w:r>
            <w:r>
              <w:rPr>
                <w:noProof/>
                <w:webHidden/>
              </w:rPr>
              <w:instrText xml:space="preserve"> PAGEREF _Toc69712294 \h </w:instrText>
            </w:r>
            <w:r>
              <w:rPr>
                <w:noProof/>
                <w:webHidden/>
              </w:rPr>
            </w:r>
          </w:ins>
          <w:r>
            <w:rPr>
              <w:noProof/>
              <w:webHidden/>
            </w:rPr>
            <w:fldChar w:fldCharType="separate"/>
          </w:r>
          <w:ins w:id="277" w:author="David Conklin" w:date="2021-04-19T08:09:00Z">
            <w:r>
              <w:rPr>
                <w:noProof/>
                <w:webHidden/>
              </w:rPr>
              <w:t>64</w:t>
            </w:r>
            <w:r>
              <w:rPr>
                <w:noProof/>
                <w:webHidden/>
              </w:rPr>
              <w:fldChar w:fldCharType="end"/>
            </w:r>
            <w:r w:rsidRPr="002C0CFD">
              <w:rPr>
                <w:rStyle w:val="Hyperlink"/>
                <w:noProof/>
              </w:rPr>
              <w:fldChar w:fldCharType="end"/>
            </w:r>
          </w:ins>
        </w:p>
        <w:p w14:paraId="15C608D2" w14:textId="4F93D678" w:rsidR="002D6752" w:rsidRDefault="002D6752">
          <w:pPr>
            <w:pStyle w:val="TOC1"/>
            <w:tabs>
              <w:tab w:val="right" w:leader="dot" w:pos="9350"/>
            </w:tabs>
            <w:rPr>
              <w:ins w:id="278" w:author="David Conklin" w:date="2021-04-19T08:09:00Z"/>
              <w:rFonts w:eastAsiaTheme="minorEastAsia"/>
              <w:noProof/>
            </w:rPr>
          </w:pPr>
          <w:ins w:id="279"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"_Toc69712295"</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The Clackamas Basin</w:t>
            </w:r>
            <w:r>
              <w:rPr>
                <w:noProof/>
                <w:webHidden/>
              </w:rPr>
              <w:tab/>
            </w:r>
            <w:r>
              <w:rPr>
                <w:noProof/>
                <w:webHidden/>
              </w:rPr>
              <w:fldChar w:fldCharType="begin"/>
            </w:r>
            <w:r>
              <w:rPr>
                <w:noProof/>
                <w:webHidden/>
              </w:rPr>
              <w:instrText xml:space="preserve"> PAGEREF _Toc69712295 \h </w:instrText>
            </w:r>
            <w:r>
              <w:rPr>
                <w:noProof/>
                <w:webHidden/>
              </w:rPr>
            </w:r>
          </w:ins>
          <w:r>
            <w:rPr>
              <w:noProof/>
              <w:webHidden/>
            </w:rPr>
            <w:fldChar w:fldCharType="separate"/>
          </w:r>
          <w:ins w:id="280" w:author="David Conklin" w:date="2021-04-19T08:09:00Z">
            <w:r>
              <w:rPr>
                <w:noProof/>
                <w:webHidden/>
              </w:rPr>
              <w:t>66</w:t>
            </w:r>
            <w:r>
              <w:rPr>
                <w:noProof/>
                <w:webHidden/>
              </w:rPr>
              <w:fldChar w:fldCharType="end"/>
            </w:r>
            <w:r w:rsidRPr="002C0CFD">
              <w:rPr>
                <w:rStyle w:val="Hyperlink"/>
                <w:noProof/>
              </w:rPr>
              <w:fldChar w:fldCharType="end"/>
            </w:r>
          </w:ins>
        </w:p>
        <w:p w14:paraId="694D10EA" w14:textId="7C44735E" w:rsidR="002D6752" w:rsidRDefault="002D6752">
          <w:pPr>
            <w:pStyle w:val="TOC1"/>
            <w:tabs>
              <w:tab w:val="right" w:leader="dot" w:pos="9350"/>
            </w:tabs>
            <w:rPr>
              <w:ins w:id="281" w:author="David Conklin" w:date="2021-04-19T08:09:00Z"/>
              <w:rFonts w:eastAsiaTheme="minorEastAsia"/>
              <w:noProof/>
            </w:rPr>
          </w:pPr>
          <w:ins w:id="282"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"_Toc69712296"</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Directory structure and file names</w:t>
            </w:r>
            <w:r>
              <w:rPr>
                <w:noProof/>
                <w:webHidden/>
              </w:rPr>
              <w:tab/>
            </w:r>
            <w:r>
              <w:rPr>
                <w:noProof/>
                <w:webHidden/>
              </w:rPr>
              <w:fldChar w:fldCharType="begin"/>
            </w:r>
            <w:r>
              <w:rPr>
                <w:noProof/>
                <w:webHidden/>
              </w:rPr>
              <w:instrText xml:space="preserve"> PAGEREF _Toc69712296 \h </w:instrText>
            </w:r>
            <w:r>
              <w:rPr>
                <w:noProof/>
                <w:webHidden/>
              </w:rPr>
            </w:r>
          </w:ins>
          <w:r>
            <w:rPr>
              <w:noProof/>
              <w:webHidden/>
            </w:rPr>
            <w:fldChar w:fldCharType="separate"/>
          </w:r>
          <w:ins w:id="283" w:author="David Conklin" w:date="2021-04-19T08:09:00Z">
            <w:r>
              <w:rPr>
                <w:noProof/>
                <w:webHidden/>
              </w:rPr>
              <w:t>67</w:t>
            </w:r>
            <w:r>
              <w:rPr>
                <w:noProof/>
                <w:webHidden/>
              </w:rPr>
              <w:fldChar w:fldCharType="end"/>
            </w:r>
            <w:r w:rsidRPr="002C0CFD">
              <w:rPr>
                <w:rStyle w:val="Hyperlink"/>
                <w:noProof/>
              </w:rPr>
              <w:fldChar w:fldCharType="end"/>
            </w:r>
          </w:ins>
        </w:p>
        <w:p w14:paraId="4C8EDCCA" w14:textId="3002C436" w:rsidR="002D6752" w:rsidRDefault="002D6752">
          <w:pPr>
            <w:pStyle w:val="TOC1"/>
            <w:tabs>
              <w:tab w:val="right" w:leader="dot" w:pos="9350"/>
            </w:tabs>
            <w:rPr>
              <w:ins w:id="284" w:author="David Conklin" w:date="2021-04-19T08:09:00Z"/>
              <w:rFonts w:eastAsiaTheme="minorEastAsia"/>
              <w:noProof/>
            </w:rPr>
          </w:pPr>
          <w:ins w:id="285"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"_Toc69712297"</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Release Log</w:t>
            </w:r>
            <w:r>
              <w:rPr>
                <w:noProof/>
                <w:webHidden/>
              </w:rPr>
              <w:tab/>
            </w:r>
            <w:r>
              <w:rPr>
                <w:noProof/>
                <w:webHidden/>
              </w:rPr>
              <w:fldChar w:fldCharType="begin"/>
            </w:r>
            <w:r>
              <w:rPr>
                <w:noProof/>
                <w:webHidden/>
              </w:rPr>
              <w:instrText xml:space="preserve"> PAGEREF _Toc69712297 \h </w:instrText>
            </w:r>
            <w:r>
              <w:rPr>
                <w:noProof/>
                <w:webHidden/>
              </w:rPr>
            </w:r>
          </w:ins>
          <w:r>
            <w:rPr>
              <w:noProof/>
              <w:webHidden/>
            </w:rPr>
            <w:fldChar w:fldCharType="separate"/>
          </w:r>
          <w:ins w:id="286" w:author="David Conklin" w:date="2021-04-19T08:09:00Z">
            <w:r>
              <w:rPr>
                <w:noProof/>
                <w:webHidden/>
              </w:rPr>
              <w:t>68</w:t>
            </w:r>
            <w:r>
              <w:rPr>
                <w:noProof/>
                <w:webHidden/>
              </w:rPr>
              <w:fldChar w:fldCharType="end"/>
            </w:r>
            <w:r w:rsidRPr="002C0CFD">
              <w:rPr>
                <w:rStyle w:val="Hyperlink"/>
                <w:noProof/>
              </w:rPr>
              <w:fldChar w:fldCharType="end"/>
            </w:r>
          </w:ins>
        </w:p>
        <w:p w14:paraId="1FB90DEC" w14:textId="1E8F90C4" w:rsidR="002D6752" w:rsidRDefault="002D6752">
          <w:pPr>
            <w:pStyle w:val="TOC1"/>
            <w:tabs>
              <w:tab w:val="right" w:leader="dot" w:pos="9350"/>
            </w:tabs>
            <w:rPr>
              <w:ins w:id="287" w:author="David Conklin" w:date="2021-04-19T08:09:00Z"/>
              <w:rFonts w:eastAsiaTheme="minorEastAsia"/>
              <w:noProof/>
            </w:rPr>
          </w:pPr>
          <w:ins w:id="288"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"_Toc69712298"</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References</w:t>
            </w:r>
            <w:r>
              <w:rPr>
                <w:noProof/>
                <w:webHidden/>
              </w:rPr>
              <w:tab/>
            </w:r>
            <w:r>
              <w:rPr>
                <w:noProof/>
                <w:webHidden/>
              </w:rPr>
              <w:fldChar w:fldCharType="begin"/>
            </w:r>
            <w:r>
              <w:rPr>
                <w:noProof/>
                <w:webHidden/>
              </w:rPr>
              <w:instrText xml:space="preserve"> PAGEREF _Toc69712298 \h </w:instrText>
            </w:r>
            <w:r>
              <w:rPr>
                <w:noProof/>
                <w:webHidden/>
              </w:rPr>
            </w:r>
          </w:ins>
          <w:r>
            <w:rPr>
              <w:noProof/>
              <w:webHidden/>
            </w:rPr>
            <w:fldChar w:fldCharType="separate"/>
          </w:r>
          <w:ins w:id="289" w:author="David Conklin" w:date="2021-04-19T08:09:00Z">
            <w:r>
              <w:rPr>
                <w:noProof/>
                <w:webHidden/>
              </w:rPr>
              <w:t>71</w:t>
            </w:r>
            <w:r>
              <w:rPr>
                <w:noProof/>
                <w:webHidden/>
              </w:rPr>
              <w:fldChar w:fldCharType="end"/>
            </w:r>
            <w:r w:rsidRPr="002C0CFD">
              <w:rPr>
                <w:rStyle w:val="Hyperlink"/>
                <w:noProof/>
              </w:rPr>
              <w:fldChar w:fldCharType="end"/>
            </w:r>
          </w:ins>
        </w:p>
        <w:p w14:paraId="1957D6BA" w14:textId="567D1656" w:rsidR="002D6752" w:rsidRDefault="002D6752">
          <w:pPr>
            <w:pStyle w:val="TOC1"/>
            <w:tabs>
              <w:tab w:val="right" w:leader="dot" w:pos="9350"/>
            </w:tabs>
            <w:rPr>
              <w:ins w:id="290" w:author="David Conklin" w:date="2021-04-19T08:09:00Z"/>
              <w:rFonts w:eastAsiaTheme="minorEastAsia"/>
              <w:noProof/>
            </w:rPr>
          </w:pPr>
          <w:ins w:id="291" w:author="David Conklin" w:date="2021-04-19T08:09:00Z">
            <w:r w:rsidRPr="002C0CFD">
              <w:rPr>
                <w:rStyle w:val="Hyperlink"/>
                <w:noProof/>
              </w:rPr>
              <w:fldChar w:fldCharType="begin"/>
            </w:r>
            <w:r w:rsidRPr="002C0CFD">
              <w:rPr>
                <w:rStyle w:val="Hyperlink"/>
                <w:noProof/>
              </w:rPr>
              <w:instrText xml:space="preserve"> </w:instrText>
            </w:r>
            <w:r>
              <w:rPr>
                <w:noProof/>
              </w:rPr>
              <w:instrText>HYPERLINK \l "_Toc69712299"</w:instrText>
            </w:r>
            <w:r w:rsidRPr="002C0CFD">
              <w:rPr>
                <w:rStyle w:val="Hyperlink"/>
                <w:noProof/>
              </w:rPr>
              <w:instrText xml:space="preserve"> </w:instrText>
            </w:r>
            <w:r w:rsidRPr="002C0CFD">
              <w:rPr>
                <w:rStyle w:val="Hyperlink"/>
                <w:noProof/>
              </w:rPr>
            </w:r>
            <w:r w:rsidRPr="002C0CFD">
              <w:rPr>
                <w:rStyle w:val="Hyperlink"/>
                <w:noProof/>
              </w:rPr>
              <w:fldChar w:fldCharType="separate"/>
            </w:r>
            <w:r w:rsidRPr="002C0CFD">
              <w:rPr>
                <w:rStyle w:val="Hyperlink"/>
                <w:noProof/>
              </w:rPr>
              <w:t>Acronyms and Abbreviations</w:t>
            </w:r>
            <w:r>
              <w:rPr>
                <w:noProof/>
                <w:webHidden/>
              </w:rPr>
              <w:tab/>
            </w:r>
            <w:r>
              <w:rPr>
                <w:noProof/>
                <w:webHidden/>
              </w:rPr>
              <w:fldChar w:fldCharType="begin"/>
            </w:r>
            <w:r>
              <w:rPr>
                <w:noProof/>
                <w:webHidden/>
              </w:rPr>
              <w:instrText xml:space="preserve"> PAGEREF _Toc69712299 \h </w:instrText>
            </w:r>
            <w:r>
              <w:rPr>
                <w:noProof/>
                <w:webHidden/>
              </w:rPr>
            </w:r>
          </w:ins>
          <w:r>
            <w:rPr>
              <w:noProof/>
              <w:webHidden/>
            </w:rPr>
            <w:fldChar w:fldCharType="separate"/>
          </w:r>
          <w:ins w:id="292" w:author="David Conklin" w:date="2021-04-19T08:09:00Z">
            <w:r>
              <w:rPr>
                <w:noProof/>
                <w:webHidden/>
              </w:rPr>
              <w:t>73</w:t>
            </w:r>
            <w:r>
              <w:rPr>
                <w:noProof/>
                <w:webHidden/>
              </w:rPr>
              <w:fldChar w:fldCharType="end"/>
            </w:r>
            <w:r w:rsidRPr="002C0CFD">
              <w:rPr>
                <w:rStyle w:val="Hyperlink"/>
                <w:noProof/>
              </w:rPr>
              <w:fldChar w:fldCharType="end"/>
            </w:r>
          </w:ins>
        </w:p>
        <w:p w14:paraId="0C4581E5" w14:textId="73758912" w:rsidR="000E6390" w:rsidDel="002C300B" w:rsidRDefault="000E6390">
          <w:pPr>
            <w:pStyle w:val="TOC1"/>
            <w:tabs>
              <w:tab w:val="right" w:leader="dot" w:pos="9350"/>
            </w:tabs>
            <w:rPr>
              <w:del w:id="293" w:author="David Conklin" w:date="2021-04-07T06:46:00Z"/>
              <w:rFonts w:eastAsiaTheme="minorEastAsia"/>
              <w:noProof/>
            </w:rPr>
          </w:pPr>
          <w:del w:id="2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295" w:author="David Conklin" w:date="2021-04-19T08:09:00Z">
            <w:r w:rsidR="002D6752">
              <w:rPr>
                <w:rStyle w:val="Hyperlink"/>
                <w:b/>
                <w:bCs/>
                <w:noProof/>
              </w:rPr>
              <w:t>Error! Hyperlink reference not valid.</w:t>
            </w:r>
          </w:ins>
          <w:del w:id="296"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670D18E9" w:rsidR="000E6390" w:rsidDel="002C300B" w:rsidRDefault="000E6390">
          <w:pPr>
            <w:pStyle w:val="TOC1"/>
            <w:tabs>
              <w:tab w:val="right" w:leader="dot" w:pos="9350"/>
            </w:tabs>
            <w:rPr>
              <w:del w:id="297" w:author="David Conklin" w:date="2021-04-07T06:46:00Z"/>
              <w:rFonts w:eastAsiaTheme="minorEastAsia"/>
              <w:noProof/>
            </w:rPr>
          </w:pPr>
          <w:del w:id="2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299" w:author="David Conklin" w:date="2021-04-19T08:09:00Z">
            <w:r w:rsidR="002D6752">
              <w:rPr>
                <w:rStyle w:val="Hyperlink"/>
                <w:b/>
                <w:bCs/>
                <w:noProof/>
              </w:rPr>
              <w:t>Error! Hyperlink reference not valid.</w:t>
            </w:r>
          </w:ins>
          <w:del w:id="300"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0EF8EE11" w:rsidR="000E6390" w:rsidDel="002C300B" w:rsidRDefault="000E6390">
          <w:pPr>
            <w:pStyle w:val="TOC2"/>
            <w:tabs>
              <w:tab w:val="right" w:leader="dot" w:pos="9350"/>
            </w:tabs>
            <w:rPr>
              <w:del w:id="301" w:author="David Conklin" w:date="2021-04-07T06:46:00Z"/>
              <w:rFonts w:eastAsiaTheme="minorEastAsia"/>
              <w:noProof/>
            </w:rPr>
          </w:pPr>
          <w:del w:id="3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303" w:author="David Conklin" w:date="2021-04-19T08:09:00Z">
            <w:r w:rsidR="002D6752">
              <w:rPr>
                <w:rStyle w:val="Hyperlink"/>
                <w:b/>
                <w:bCs/>
                <w:noProof/>
              </w:rPr>
              <w:t>Error! Hyperlink reference not valid.</w:t>
            </w:r>
          </w:ins>
          <w:del w:id="304"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4EEA9110" w:rsidR="000E6390" w:rsidDel="002C300B" w:rsidRDefault="000E6390">
          <w:pPr>
            <w:pStyle w:val="TOC2"/>
            <w:tabs>
              <w:tab w:val="right" w:leader="dot" w:pos="9350"/>
            </w:tabs>
            <w:rPr>
              <w:del w:id="305" w:author="David Conklin" w:date="2021-04-07T06:46:00Z"/>
              <w:rFonts w:eastAsiaTheme="minorEastAsia"/>
              <w:noProof/>
            </w:rPr>
          </w:pPr>
          <w:del w:id="3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307" w:author="David Conklin" w:date="2021-04-19T08:09:00Z">
            <w:r w:rsidR="002D6752">
              <w:rPr>
                <w:rStyle w:val="Hyperlink"/>
                <w:b/>
                <w:bCs/>
                <w:noProof/>
              </w:rPr>
              <w:t>Error! Hyperlink reference not valid.</w:t>
            </w:r>
          </w:ins>
          <w:del w:id="308"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05EF0C96" w:rsidR="000E6390" w:rsidDel="002C300B" w:rsidRDefault="000E6390">
          <w:pPr>
            <w:pStyle w:val="TOC2"/>
            <w:tabs>
              <w:tab w:val="right" w:leader="dot" w:pos="9350"/>
            </w:tabs>
            <w:rPr>
              <w:del w:id="309" w:author="David Conklin" w:date="2021-04-07T06:46:00Z"/>
              <w:rFonts w:eastAsiaTheme="minorEastAsia"/>
              <w:noProof/>
            </w:rPr>
          </w:pPr>
          <w:del w:id="3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311" w:author="David Conklin" w:date="2021-04-19T08:09:00Z">
            <w:r w:rsidR="002D6752">
              <w:rPr>
                <w:rStyle w:val="Hyperlink"/>
                <w:b/>
                <w:bCs/>
                <w:noProof/>
              </w:rPr>
              <w:t>Error! Hyperlink reference not valid.</w:t>
            </w:r>
          </w:ins>
          <w:del w:id="312"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45931F07" w:rsidR="000E6390" w:rsidDel="002C300B" w:rsidRDefault="000E6390">
          <w:pPr>
            <w:pStyle w:val="TOC1"/>
            <w:tabs>
              <w:tab w:val="right" w:leader="dot" w:pos="9350"/>
            </w:tabs>
            <w:rPr>
              <w:del w:id="313" w:author="David Conklin" w:date="2021-04-07T06:46:00Z"/>
              <w:rFonts w:eastAsiaTheme="minorEastAsia"/>
              <w:noProof/>
            </w:rPr>
          </w:pPr>
          <w:del w:id="3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315" w:author="David Conklin" w:date="2021-04-19T08:09:00Z">
            <w:r w:rsidR="002D6752">
              <w:rPr>
                <w:rStyle w:val="Hyperlink"/>
                <w:b/>
                <w:bCs/>
                <w:noProof/>
              </w:rPr>
              <w:t>Error! Hyperlink reference not valid.</w:t>
            </w:r>
          </w:ins>
          <w:del w:id="316"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5F6A5DFF" w:rsidR="000E6390" w:rsidDel="002C300B" w:rsidRDefault="000E6390">
          <w:pPr>
            <w:pStyle w:val="TOC1"/>
            <w:tabs>
              <w:tab w:val="right" w:leader="dot" w:pos="9350"/>
            </w:tabs>
            <w:rPr>
              <w:del w:id="317" w:author="David Conklin" w:date="2021-04-07T06:46:00Z"/>
              <w:rFonts w:eastAsiaTheme="minorEastAsia"/>
              <w:noProof/>
            </w:rPr>
          </w:pPr>
          <w:del w:id="3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319" w:author="David Conklin" w:date="2021-04-19T08:09:00Z">
            <w:r w:rsidR="002D6752">
              <w:rPr>
                <w:rStyle w:val="Hyperlink"/>
                <w:b/>
                <w:bCs/>
                <w:noProof/>
              </w:rPr>
              <w:t>Error! Hyperlink reference not valid.</w:t>
            </w:r>
          </w:ins>
          <w:del w:id="320"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65DEA77D" w:rsidR="000E6390" w:rsidDel="002C300B" w:rsidRDefault="000E6390">
          <w:pPr>
            <w:pStyle w:val="TOC2"/>
            <w:tabs>
              <w:tab w:val="right" w:leader="dot" w:pos="9350"/>
            </w:tabs>
            <w:rPr>
              <w:del w:id="321" w:author="David Conklin" w:date="2021-04-07T06:46:00Z"/>
              <w:rFonts w:eastAsiaTheme="minorEastAsia"/>
              <w:noProof/>
            </w:rPr>
          </w:pPr>
          <w:del w:id="3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323" w:author="David Conklin" w:date="2021-04-19T08:09:00Z">
            <w:r w:rsidR="002D6752">
              <w:rPr>
                <w:rStyle w:val="Hyperlink"/>
                <w:b/>
                <w:bCs/>
                <w:noProof/>
              </w:rPr>
              <w:t>Error! Hyperlink reference not valid.</w:t>
            </w:r>
          </w:ins>
          <w:del w:id="324"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2024F6BF" w:rsidR="000E6390" w:rsidDel="002C300B" w:rsidRDefault="000E6390">
          <w:pPr>
            <w:pStyle w:val="TOC2"/>
            <w:tabs>
              <w:tab w:val="right" w:leader="dot" w:pos="9350"/>
            </w:tabs>
            <w:rPr>
              <w:del w:id="325" w:author="David Conklin" w:date="2021-04-07T06:46:00Z"/>
              <w:rFonts w:eastAsiaTheme="minorEastAsia"/>
              <w:noProof/>
            </w:rPr>
          </w:pPr>
          <w:del w:id="3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327" w:author="David Conklin" w:date="2021-04-19T08:09:00Z">
            <w:r w:rsidR="002D6752">
              <w:rPr>
                <w:rStyle w:val="Hyperlink"/>
                <w:b/>
                <w:bCs/>
                <w:noProof/>
              </w:rPr>
              <w:t>Error! Hyperlink reference not valid.</w:t>
            </w:r>
          </w:ins>
          <w:del w:id="328"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2DC60B86" w:rsidR="000E6390" w:rsidDel="002C300B" w:rsidRDefault="000E6390">
          <w:pPr>
            <w:pStyle w:val="TOC2"/>
            <w:tabs>
              <w:tab w:val="right" w:leader="dot" w:pos="9350"/>
            </w:tabs>
            <w:rPr>
              <w:del w:id="329" w:author="David Conklin" w:date="2021-04-07T06:46:00Z"/>
              <w:rFonts w:eastAsiaTheme="minorEastAsia"/>
              <w:noProof/>
            </w:rPr>
          </w:pPr>
          <w:del w:id="3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331" w:author="David Conklin" w:date="2021-04-19T08:09:00Z">
            <w:r w:rsidR="002D6752">
              <w:rPr>
                <w:rStyle w:val="Hyperlink"/>
                <w:b/>
                <w:bCs/>
                <w:noProof/>
              </w:rPr>
              <w:t>Error! Hyperlink reference not valid.</w:t>
            </w:r>
          </w:ins>
          <w:del w:id="332"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351FD7F4" w:rsidR="000E6390" w:rsidDel="002C300B" w:rsidRDefault="000E6390">
          <w:pPr>
            <w:pStyle w:val="TOC1"/>
            <w:tabs>
              <w:tab w:val="right" w:leader="dot" w:pos="9350"/>
            </w:tabs>
            <w:rPr>
              <w:del w:id="333" w:author="David Conklin" w:date="2021-04-07T06:46:00Z"/>
              <w:rFonts w:eastAsiaTheme="minorEastAsia"/>
              <w:noProof/>
            </w:rPr>
          </w:pPr>
          <w:del w:id="3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335" w:author="David Conklin" w:date="2021-04-19T08:09:00Z">
            <w:r w:rsidR="002D6752">
              <w:rPr>
                <w:rStyle w:val="Hyperlink"/>
                <w:b/>
                <w:bCs/>
                <w:noProof/>
              </w:rPr>
              <w:t>Error! Hyperlink reference not valid.</w:t>
            </w:r>
          </w:ins>
          <w:del w:id="336"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734748D1" w:rsidR="000E6390" w:rsidDel="002C300B" w:rsidRDefault="000E6390">
          <w:pPr>
            <w:pStyle w:val="TOC2"/>
            <w:tabs>
              <w:tab w:val="right" w:leader="dot" w:pos="9350"/>
            </w:tabs>
            <w:rPr>
              <w:del w:id="337" w:author="David Conklin" w:date="2021-04-07T06:46:00Z"/>
              <w:rFonts w:eastAsiaTheme="minorEastAsia"/>
              <w:noProof/>
            </w:rPr>
          </w:pPr>
          <w:del w:id="3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339" w:author="David Conklin" w:date="2021-04-19T08:09:00Z">
            <w:r w:rsidR="002D6752">
              <w:rPr>
                <w:rStyle w:val="Hyperlink"/>
                <w:b/>
                <w:bCs/>
                <w:noProof/>
              </w:rPr>
              <w:t>Error! Hyperlink reference not valid.</w:t>
            </w:r>
          </w:ins>
          <w:del w:id="340"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68E19C75" w:rsidR="000E6390" w:rsidDel="002C300B" w:rsidRDefault="000E6390">
          <w:pPr>
            <w:pStyle w:val="TOC1"/>
            <w:tabs>
              <w:tab w:val="right" w:leader="dot" w:pos="9350"/>
            </w:tabs>
            <w:rPr>
              <w:del w:id="341" w:author="David Conklin" w:date="2021-04-07T06:46:00Z"/>
              <w:rFonts w:eastAsiaTheme="minorEastAsia"/>
              <w:noProof/>
            </w:rPr>
          </w:pPr>
          <w:del w:id="3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343" w:author="David Conklin" w:date="2021-04-19T08:09:00Z">
            <w:r w:rsidR="002D6752">
              <w:rPr>
                <w:rStyle w:val="Hyperlink"/>
                <w:b/>
                <w:bCs/>
                <w:noProof/>
              </w:rPr>
              <w:t>Error! Hyperlink reference not valid.</w:t>
            </w:r>
          </w:ins>
          <w:del w:id="344"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49578597" w:rsidR="000E6390" w:rsidDel="002C300B" w:rsidRDefault="000E6390">
          <w:pPr>
            <w:pStyle w:val="TOC2"/>
            <w:tabs>
              <w:tab w:val="right" w:leader="dot" w:pos="9350"/>
            </w:tabs>
            <w:rPr>
              <w:del w:id="345" w:author="David Conklin" w:date="2021-04-07T06:46:00Z"/>
              <w:rFonts w:eastAsiaTheme="minorEastAsia"/>
              <w:noProof/>
            </w:rPr>
          </w:pPr>
          <w:del w:id="3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347" w:author="David Conklin" w:date="2021-04-19T08:09:00Z">
            <w:r w:rsidR="002D6752">
              <w:rPr>
                <w:rStyle w:val="Hyperlink"/>
                <w:b/>
                <w:bCs/>
                <w:noProof/>
              </w:rPr>
              <w:t>Error! Hyperlink reference not valid.</w:t>
            </w:r>
          </w:ins>
          <w:del w:id="348"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fldChar w:fldCharType="separate"/>
            </w:r>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2B7381CB" w:rsidR="000E6390" w:rsidDel="002C300B" w:rsidRDefault="000E6390">
          <w:pPr>
            <w:pStyle w:val="TOC2"/>
            <w:tabs>
              <w:tab w:val="right" w:leader="dot" w:pos="9350"/>
            </w:tabs>
            <w:rPr>
              <w:del w:id="349" w:author="David Conklin" w:date="2021-04-07T06:46:00Z"/>
              <w:rFonts w:eastAsiaTheme="minorEastAsia"/>
              <w:noProof/>
            </w:rPr>
          </w:pPr>
          <w:del w:id="3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351" w:author="David Conklin" w:date="2021-04-19T08:09:00Z">
            <w:r w:rsidR="002D6752">
              <w:rPr>
                <w:rStyle w:val="Hyperlink"/>
                <w:b/>
                <w:bCs/>
                <w:noProof/>
              </w:rPr>
              <w:t>Error! Hyperlink reference not valid.</w:t>
            </w:r>
          </w:ins>
          <w:del w:id="352"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03E50145" w:rsidR="000E6390" w:rsidDel="002C300B" w:rsidRDefault="000E6390">
          <w:pPr>
            <w:pStyle w:val="TOC2"/>
            <w:tabs>
              <w:tab w:val="right" w:leader="dot" w:pos="9350"/>
            </w:tabs>
            <w:rPr>
              <w:del w:id="353" w:author="David Conklin" w:date="2021-04-07T06:46:00Z"/>
              <w:rFonts w:eastAsiaTheme="minorEastAsia"/>
              <w:noProof/>
            </w:rPr>
          </w:pPr>
          <w:del w:id="3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355" w:author="David Conklin" w:date="2021-04-19T08:09:00Z">
            <w:r w:rsidR="002D6752">
              <w:rPr>
                <w:rStyle w:val="Hyperlink"/>
                <w:b/>
                <w:bCs/>
                <w:noProof/>
              </w:rPr>
              <w:t>Error! Hyperlink reference not valid.</w:t>
            </w:r>
          </w:ins>
          <w:del w:id="356"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3DFCEBDE" w:rsidR="000E6390" w:rsidDel="002C300B" w:rsidRDefault="000E6390">
          <w:pPr>
            <w:pStyle w:val="TOC2"/>
            <w:tabs>
              <w:tab w:val="right" w:leader="dot" w:pos="9350"/>
            </w:tabs>
            <w:rPr>
              <w:del w:id="357" w:author="David Conklin" w:date="2021-04-07T06:46:00Z"/>
              <w:rFonts w:eastAsiaTheme="minorEastAsia"/>
              <w:noProof/>
            </w:rPr>
          </w:pPr>
          <w:del w:id="3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359" w:author="David Conklin" w:date="2021-04-19T08:09:00Z">
            <w:r w:rsidR="002D6752">
              <w:rPr>
                <w:rStyle w:val="Hyperlink"/>
                <w:b/>
                <w:bCs/>
                <w:noProof/>
              </w:rPr>
              <w:t>Error! Hyperlink reference not valid.</w:t>
            </w:r>
          </w:ins>
          <w:del w:id="360"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0B03B1A2" w:rsidR="000E6390" w:rsidDel="002C300B" w:rsidRDefault="000E6390">
          <w:pPr>
            <w:pStyle w:val="TOC1"/>
            <w:tabs>
              <w:tab w:val="right" w:leader="dot" w:pos="9350"/>
            </w:tabs>
            <w:rPr>
              <w:del w:id="361" w:author="David Conklin" w:date="2021-04-07T06:46:00Z"/>
              <w:rFonts w:eastAsiaTheme="minorEastAsia"/>
              <w:noProof/>
            </w:rPr>
          </w:pPr>
          <w:del w:id="3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363" w:author="David Conklin" w:date="2021-04-19T08:09:00Z">
            <w:r w:rsidR="002D6752">
              <w:rPr>
                <w:rStyle w:val="Hyperlink"/>
                <w:b/>
                <w:bCs/>
                <w:noProof/>
              </w:rPr>
              <w:t>Error! Hyperlink reference not valid.</w:t>
            </w:r>
          </w:ins>
          <w:del w:id="364"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62769BDA" w:rsidR="000E6390" w:rsidDel="002C300B" w:rsidRDefault="000E6390">
          <w:pPr>
            <w:pStyle w:val="TOC2"/>
            <w:tabs>
              <w:tab w:val="right" w:leader="dot" w:pos="9350"/>
            </w:tabs>
            <w:rPr>
              <w:del w:id="365" w:author="David Conklin" w:date="2021-04-07T06:46:00Z"/>
              <w:rFonts w:eastAsiaTheme="minorEastAsia"/>
              <w:noProof/>
            </w:rPr>
          </w:pPr>
          <w:del w:id="3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367" w:author="David Conklin" w:date="2021-04-19T08:09:00Z">
            <w:r w:rsidR="002D6752">
              <w:rPr>
                <w:rStyle w:val="Hyperlink"/>
                <w:b/>
                <w:bCs/>
                <w:noProof/>
              </w:rPr>
              <w:t>Error! Hyperlink reference not valid.</w:t>
            </w:r>
          </w:ins>
          <w:del w:id="368"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41F542A8" w:rsidR="000E6390" w:rsidDel="002C300B" w:rsidRDefault="000E6390">
          <w:pPr>
            <w:pStyle w:val="TOC1"/>
            <w:tabs>
              <w:tab w:val="right" w:leader="dot" w:pos="9350"/>
            </w:tabs>
            <w:rPr>
              <w:del w:id="369" w:author="David Conklin" w:date="2021-04-07T06:46:00Z"/>
              <w:rFonts w:eastAsiaTheme="minorEastAsia"/>
              <w:noProof/>
            </w:rPr>
          </w:pPr>
          <w:del w:id="3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371" w:author="David Conklin" w:date="2021-04-19T08:09:00Z">
            <w:r w:rsidR="002D6752">
              <w:rPr>
                <w:rStyle w:val="Hyperlink"/>
                <w:b/>
                <w:bCs/>
                <w:noProof/>
              </w:rPr>
              <w:t>Error! Hyperlink reference not valid.</w:t>
            </w:r>
          </w:ins>
          <w:del w:id="372"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34F10AE9" w:rsidR="000E6390" w:rsidDel="002C300B" w:rsidRDefault="000E6390">
          <w:pPr>
            <w:pStyle w:val="TOC2"/>
            <w:tabs>
              <w:tab w:val="right" w:leader="dot" w:pos="9350"/>
            </w:tabs>
            <w:rPr>
              <w:del w:id="373" w:author="David Conklin" w:date="2021-04-07T06:46:00Z"/>
              <w:rFonts w:eastAsiaTheme="minorEastAsia"/>
              <w:noProof/>
            </w:rPr>
          </w:pPr>
          <w:del w:id="3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375" w:author="David Conklin" w:date="2021-04-19T08:09:00Z">
            <w:r w:rsidR="002D6752">
              <w:rPr>
                <w:rStyle w:val="Hyperlink"/>
                <w:b/>
                <w:bCs/>
                <w:noProof/>
              </w:rPr>
              <w:t>Error! Hyperlink reference not valid.</w:t>
            </w:r>
          </w:ins>
          <w:del w:id="376"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0D1501A8" w:rsidR="000E6390" w:rsidDel="002C300B" w:rsidRDefault="000E6390">
          <w:pPr>
            <w:pStyle w:val="TOC2"/>
            <w:tabs>
              <w:tab w:val="right" w:leader="dot" w:pos="9350"/>
            </w:tabs>
            <w:rPr>
              <w:del w:id="377" w:author="David Conklin" w:date="2021-04-07T06:46:00Z"/>
              <w:rFonts w:eastAsiaTheme="minorEastAsia"/>
              <w:noProof/>
            </w:rPr>
          </w:pPr>
          <w:del w:id="3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379" w:author="David Conklin" w:date="2021-04-19T08:09:00Z">
            <w:r w:rsidR="002D6752">
              <w:rPr>
                <w:rStyle w:val="Hyperlink"/>
                <w:b/>
                <w:bCs/>
                <w:noProof/>
              </w:rPr>
              <w:t>Error! Hyperlink reference not valid.</w:t>
            </w:r>
          </w:ins>
          <w:del w:id="380"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fldChar w:fldCharType="separate"/>
            </w:r>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1BD0C7BF" w:rsidR="000E6390" w:rsidDel="002C300B" w:rsidRDefault="000E6390">
          <w:pPr>
            <w:pStyle w:val="TOC2"/>
            <w:tabs>
              <w:tab w:val="right" w:leader="dot" w:pos="9350"/>
            </w:tabs>
            <w:rPr>
              <w:del w:id="381" w:author="David Conklin" w:date="2021-04-07T06:46:00Z"/>
              <w:rFonts w:eastAsiaTheme="minorEastAsia"/>
              <w:noProof/>
            </w:rPr>
          </w:pPr>
          <w:del w:id="3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383" w:author="David Conklin" w:date="2021-04-19T08:09:00Z">
            <w:r w:rsidR="002D6752">
              <w:rPr>
                <w:rStyle w:val="Hyperlink"/>
                <w:b/>
                <w:bCs/>
                <w:noProof/>
              </w:rPr>
              <w:t>Error! Hyperlink reference not valid.</w:t>
            </w:r>
          </w:ins>
          <w:del w:id="384"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12DFC329" w:rsidR="000E6390" w:rsidDel="002C300B" w:rsidRDefault="000E6390">
          <w:pPr>
            <w:pStyle w:val="TOC3"/>
            <w:tabs>
              <w:tab w:val="right" w:leader="dot" w:pos="9350"/>
            </w:tabs>
            <w:rPr>
              <w:del w:id="385" w:author="David Conklin" w:date="2021-04-07T06:46:00Z"/>
              <w:rFonts w:eastAsiaTheme="minorEastAsia"/>
              <w:noProof/>
            </w:rPr>
          </w:pPr>
          <w:del w:id="3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387" w:author="David Conklin" w:date="2021-04-19T08:09:00Z">
            <w:r w:rsidR="002D6752">
              <w:rPr>
                <w:rStyle w:val="Hyperlink"/>
                <w:b/>
                <w:bCs/>
                <w:noProof/>
              </w:rPr>
              <w:t>Error! Hyperlink reference not valid.</w:t>
            </w:r>
          </w:ins>
          <w:del w:id="388"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40654D45" w:rsidR="000E6390" w:rsidDel="002C300B" w:rsidRDefault="000E6390">
          <w:pPr>
            <w:pStyle w:val="TOC3"/>
            <w:tabs>
              <w:tab w:val="right" w:leader="dot" w:pos="9350"/>
            </w:tabs>
            <w:rPr>
              <w:del w:id="389" w:author="David Conklin" w:date="2021-04-07T06:46:00Z"/>
              <w:rFonts w:eastAsiaTheme="minorEastAsia"/>
              <w:noProof/>
            </w:rPr>
          </w:pPr>
          <w:del w:id="3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391" w:author="David Conklin" w:date="2021-04-19T08:09:00Z">
            <w:r w:rsidR="002D6752">
              <w:rPr>
                <w:rStyle w:val="Hyperlink"/>
                <w:b/>
                <w:bCs/>
                <w:noProof/>
              </w:rPr>
              <w:t>Error! Hyperlink reference not valid.</w:t>
            </w:r>
          </w:ins>
          <w:del w:id="392"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2CEE1FAF" w:rsidR="000E6390" w:rsidDel="002C300B" w:rsidRDefault="000E6390">
          <w:pPr>
            <w:pStyle w:val="TOC2"/>
            <w:tabs>
              <w:tab w:val="right" w:leader="dot" w:pos="9350"/>
            </w:tabs>
            <w:rPr>
              <w:del w:id="393" w:author="David Conklin" w:date="2021-04-07T06:46:00Z"/>
              <w:rFonts w:eastAsiaTheme="minorEastAsia"/>
              <w:noProof/>
            </w:rPr>
          </w:pPr>
          <w:del w:id="3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395" w:author="David Conklin" w:date="2021-04-19T08:09:00Z">
            <w:r w:rsidR="002D6752">
              <w:rPr>
                <w:rStyle w:val="Hyperlink"/>
                <w:b/>
                <w:bCs/>
                <w:noProof/>
              </w:rPr>
              <w:t>Error! Hyperlink reference not valid.</w:t>
            </w:r>
          </w:ins>
          <w:del w:id="396"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7714538B" w:rsidR="000E6390" w:rsidDel="002C300B" w:rsidRDefault="000E6390">
          <w:pPr>
            <w:pStyle w:val="TOC2"/>
            <w:tabs>
              <w:tab w:val="right" w:leader="dot" w:pos="9350"/>
            </w:tabs>
            <w:rPr>
              <w:del w:id="397" w:author="David Conklin" w:date="2021-04-07T06:46:00Z"/>
              <w:rFonts w:eastAsiaTheme="minorEastAsia"/>
              <w:noProof/>
            </w:rPr>
          </w:pPr>
          <w:del w:id="3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399" w:author="David Conklin" w:date="2021-04-19T08:09:00Z">
            <w:r w:rsidR="002D6752">
              <w:rPr>
                <w:rStyle w:val="Hyperlink"/>
                <w:b/>
                <w:bCs/>
                <w:noProof/>
              </w:rPr>
              <w:t>Error! Hyperlink reference not valid.</w:t>
            </w:r>
          </w:ins>
          <w:del w:id="400"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6770E76E" w:rsidR="000E6390" w:rsidDel="002C300B" w:rsidRDefault="000E6390">
          <w:pPr>
            <w:pStyle w:val="TOC1"/>
            <w:tabs>
              <w:tab w:val="right" w:leader="dot" w:pos="9350"/>
            </w:tabs>
            <w:rPr>
              <w:del w:id="401" w:author="David Conklin" w:date="2021-04-07T06:46:00Z"/>
              <w:rFonts w:eastAsiaTheme="minorEastAsia"/>
              <w:noProof/>
            </w:rPr>
          </w:pPr>
          <w:del w:id="4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403" w:author="David Conklin" w:date="2021-04-19T08:09:00Z">
            <w:r w:rsidR="002D6752">
              <w:rPr>
                <w:rStyle w:val="Hyperlink"/>
                <w:b/>
                <w:bCs/>
                <w:noProof/>
              </w:rPr>
              <w:t>Error! Hyperlink reference not valid.</w:t>
            </w:r>
          </w:ins>
          <w:del w:id="404"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3D7EC92B" w:rsidR="000E6390" w:rsidDel="002C300B" w:rsidRDefault="000E6390">
          <w:pPr>
            <w:pStyle w:val="TOC2"/>
            <w:tabs>
              <w:tab w:val="right" w:leader="dot" w:pos="9350"/>
            </w:tabs>
            <w:rPr>
              <w:del w:id="405" w:author="David Conklin" w:date="2021-04-07T06:46:00Z"/>
              <w:rFonts w:eastAsiaTheme="minorEastAsia"/>
              <w:noProof/>
            </w:rPr>
          </w:pPr>
          <w:del w:id="4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407" w:author="David Conklin" w:date="2021-04-19T08:09:00Z">
            <w:r w:rsidR="002D6752">
              <w:rPr>
                <w:rStyle w:val="Hyperlink"/>
                <w:b/>
                <w:bCs/>
                <w:noProof/>
              </w:rPr>
              <w:t>Error! Hyperlink reference not valid.</w:t>
            </w:r>
          </w:ins>
          <w:del w:id="408"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25E36B2F" w:rsidR="000E6390" w:rsidDel="002C300B" w:rsidRDefault="000E6390">
          <w:pPr>
            <w:pStyle w:val="TOC2"/>
            <w:tabs>
              <w:tab w:val="right" w:leader="dot" w:pos="9350"/>
            </w:tabs>
            <w:rPr>
              <w:del w:id="409" w:author="David Conklin" w:date="2021-04-07T06:46:00Z"/>
              <w:rFonts w:eastAsiaTheme="minorEastAsia"/>
              <w:noProof/>
            </w:rPr>
          </w:pPr>
          <w:del w:id="4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411" w:author="David Conklin" w:date="2021-04-19T08:09:00Z">
            <w:r w:rsidR="002D6752">
              <w:rPr>
                <w:rStyle w:val="Hyperlink"/>
                <w:b/>
                <w:bCs/>
                <w:noProof/>
              </w:rPr>
              <w:t>Error! Hyperlink reference not valid.</w:t>
            </w:r>
          </w:ins>
          <w:del w:id="412"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5ABC7422" w:rsidR="000E6390" w:rsidDel="002C300B" w:rsidRDefault="000E6390">
          <w:pPr>
            <w:pStyle w:val="TOC2"/>
            <w:tabs>
              <w:tab w:val="right" w:leader="dot" w:pos="9350"/>
            </w:tabs>
            <w:rPr>
              <w:del w:id="413" w:author="David Conklin" w:date="2021-04-07T06:46:00Z"/>
              <w:rFonts w:eastAsiaTheme="minorEastAsia"/>
              <w:noProof/>
            </w:rPr>
          </w:pPr>
          <w:del w:id="4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415" w:author="David Conklin" w:date="2021-04-19T08:09:00Z">
            <w:r w:rsidR="002D6752">
              <w:rPr>
                <w:rStyle w:val="Hyperlink"/>
                <w:b/>
                <w:bCs/>
                <w:noProof/>
              </w:rPr>
              <w:t>Error! Hyperlink reference not valid.</w:t>
            </w:r>
          </w:ins>
          <w:del w:id="416"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093F4386" w:rsidR="000E6390" w:rsidDel="002C300B" w:rsidRDefault="000E6390">
          <w:pPr>
            <w:pStyle w:val="TOC2"/>
            <w:tabs>
              <w:tab w:val="right" w:leader="dot" w:pos="9350"/>
            </w:tabs>
            <w:rPr>
              <w:del w:id="417" w:author="David Conklin" w:date="2021-04-07T06:46:00Z"/>
              <w:rFonts w:eastAsiaTheme="minorEastAsia"/>
              <w:noProof/>
            </w:rPr>
          </w:pPr>
          <w:del w:id="4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419" w:author="David Conklin" w:date="2021-04-19T08:09:00Z">
            <w:r w:rsidR="002D6752">
              <w:rPr>
                <w:rStyle w:val="Hyperlink"/>
                <w:b/>
                <w:bCs/>
                <w:noProof/>
              </w:rPr>
              <w:t>Error! Hyperlink reference not valid.</w:t>
            </w:r>
          </w:ins>
          <w:del w:id="420"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fldChar w:fldCharType="separate"/>
            </w:r>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48860AED" w:rsidR="000E6390" w:rsidDel="002C300B" w:rsidRDefault="000E6390">
          <w:pPr>
            <w:pStyle w:val="TOC1"/>
            <w:tabs>
              <w:tab w:val="right" w:leader="dot" w:pos="9350"/>
            </w:tabs>
            <w:rPr>
              <w:del w:id="421" w:author="David Conklin" w:date="2021-04-07T06:46:00Z"/>
              <w:rFonts w:eastAsiaTheme="minorEastAsia"/>
              <w:noProof/>
            </w:rPr>
          </w:pPr>
          <w:del w:id="4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423" w:author="David Conklin" w:date="2021-04-19T08:09:00Z">
            <w:r w:rsidR="002D6752">
              <w:rPr>
                <w:rStyle w:val="Hyperlink"/>
                <w:b/>
                <w:bCs/>
                <w:noProof/>
              </w:rPr>
              <w:t>Error! Hyperlink reference not valid.</w:t>
            </w:r>
          </w:ins>
          <w:del w:id="424"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06D7245D" w:rsidR="000E6390" w:rsidDel="002C300B" w:rsidRDefault="000E6390">
          <w:pPr>
            <w:pStyle w:val="TOC2"/>
            <w:tabs>
              <w:tab w:val="right" w:leader="dot" w:pos="9350"/>
            </w:tabs>
            <w:rPr>
              <w:del w:id="425" w:author="David Conklin" w:date="2021-04-07T06:46:00Z"/>
              <w:rFonts w:eastAsiaTheme="minorEastAsia"/>
              <w:noProof/>
            </w:rPr>
          </w:pPr>
          <w:del w:id="4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427" w:author="David Conklin" w:date="2021-04-19T08:09:00Z">
            <w:r w:rsidR="002D6752">
              <w:rPr>
                <w:rStyle w:val="Hyperlink"/>
                <w:b/>
                <w:bCs/>
                <w:noProof/>
              </w:rPr>
              <w:t>Error! Hyperlink reference not valid.</w:t>
            </w:r>
          </w:ins>
          <w:del w:id="428"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7710E70C" w:rsidR="000E6390" w:rsidDel="002C300B" w:rsidRDefault="000E6390">
          <w:pPr>
            <w:pStyle w:val="TOC2"/>
            <w:tabs>
              <w:tab w:val="right" w:leader="dot" w:pos="9350"/>
            </w:tabs>
            <w:rPr>
              <w:del w:id="429" w:author="David Conklin" w:date="2021-04-07T06:46:00Z"/>
              <w:rFonts w:eastAsiaTheme="minorEastAsia"/>
              <w:noProof/>
            </w:rPr>
          </w:pPr>
          <w:del w:id="4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431" w:author="David Conklin" w:date="2021-04-19T08:09:00Z">
            <w:r w:rsidR="002D6752">
              <w:rPr>
                <w:rStyle w:val="Hyperlink"/>
                <w:b/>
                <w:bCs/>
                <w:noProof/>
              </w:rPr>
              <w:t>Error! Hyperlink reference not valid.</w:t>
            </w:r>
          </w:ins>
          <w:del w:id="432"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6DA14ED7" w:rsidR="000E6390" w:rsidDel="002C300B" w:rsidRDefault="000E6390">
          <w:pPr>
            <w:pStyle w:val="TOC2"/>
            <w:tabs>
              <w:tab w:val="right" w:leader="dot" w:pos="9350"/>
            </w:tabs>
            <w:rPr>
              <w:del w:id="433" w:author="David Conklin" w:date="2021-04-07T06:46:00Z"/>
              <w:rFonts w:eastAsiaTheme="minorEastAsia"/>
              <w:noProof/>
            </w:rPr>
          </w:pPr>
          <w:del w:id="4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435" w:author="David Conklin" w:date="2021-04-19T08:09:00Z">
            <w:r w:rsidR="002D6752">
              <w:rPr>
                <w:rStyle w:val="Hyperlink"/>
                <w:b/>
                <w:bCs/>
                <w:noProof/>
              </w:rPr>
              <w:t>Error! Hyperlink reference not valid.</w:t>
            </w:r>
          </w:ins>
          <w:del w:id="436"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fldChar w:fldCharType="separate"/>
            </w:r>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0874D387" w:rsidR="000E6390" w:rsidDel="002C300B" w:rsidRDefault="000E6390">
          <w:pPr>
            <w:pStyle w:val="TOC2"/>
            <w:tabs>
              <w:tab w:val="right" w:leader="dot" w:pos="9350"/>
            </w:tabs>
            <w:rPr>
              <w:del w:id="437" w:author="David Conklin" w:date="2021-04-07T06:46:00Z"/>
              <w:rFonts w:eastAsiaTheme="minorEastAsia"/>
              <w:noProof/>
            </w:rPr>
          </w:pPr>
          <w:del w:id="4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439" w:author="David Conklin" w:date="2021-04-19T08:09:00Z">
            <w:r w:rsidR="002D6752">
              <w:rPr>
                <w:rStyle w:val="Hyperlink"/>
                <w:b/>
                <w:bCs/>
                <w:noProof/>
              </w:rPr>
              <w:t>Error! Hyperlink reference not valid.</w:t>
            </w:r>
          </w:ins>
          <w:del w:id="440"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2AB7F7CF" w:rsidR="000E6390" w:rsidDel="002C300B" w:rsidRDefault="000E6390">
          <w:pPr>
            <w:pStyle w:val="TOC2"/>
            <w:tabs>
              <w:tab w:val="right" w:leader="dot" w:pos="9350"/>
            </w:tabs>
            <w:rPr>
              <w:del w:id="441" w:author="David Conklin" w:date="2021-04-07T06:46:00Z"/>
              <w:rFonts w:eastAsiaTheme="minorEastAsia"/>
              <w:noProof/>
            </w:rPr>
          </w:pPr>
          <w:del w:id="4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443" w:author="David Conklin" w:date="2021-04-19T08:09:00Z">
            <w:r w:rsidR="002D6752">
              <w:rPr>
                <w:rStyle w:val="Hyperlink"/>
                <w:b/>
                <w:bCs/>
                <w:noProof/>
              </w:rPr>
              <w:t>Error! Hyperlink reference not valid.</w:t>
            </w:r>
          </w:ins>
          <w:del w:id="444"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1E384D99" w:rsidR="000E6390" w:rsidDel="002C300B" w:rsidRDefault="000E6390">
          <w:pPr>
            <w:pStyle w:val="TOC2"/>
            <w:tabs>
              <w:tab w:val="right" w:leader="dot" w:pos="9350"/>
            </w:tabs>
            <w:rPr>
              <w:del w:id="445" w:author="David Conklin" w:date="2021-04-07T06:46:00Z"/>
              <w:rFonts w:eastAsiaTheme="minorEastAsia"/>
              <w:noProof/>
            </w:rPr>
          </w:pPr>
          <w:del w:id="4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447" w:author="David Conklin" w:date="2021-04-19T08:09:00Z">
            <w:r w:rsidR="002D6752">
              <w:rPr>
                <w:rStyle w:val="Hyperlink"/>
                <w:b/>
                <w:bCs/>
                <w:noProof/>
              </w:rPr>
              <w:t>Error! Hyperlink reference not valid.</w:t>
            </w:r>
          </w:ins>
          <w:del w:id="448"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7FA07B5C" w:rsidR="000E6390" w:rsidDel="002C300B" w:rsidRDefault="000E6390">
          <w:pPr>
            <w:pStyle w:val="TOC2"/>
            <w:tabs>
              <w:tab w:val="right" w:leader="dot" w:pos="9350"/>
            </w:tabs>
            <w:rPr>
              <w:del w:id="449" w:author="David Conklin" w:date="2021-04-07T06:46:00Z"/>
              <w:rFonts w:eastAsiaTheme="minorEastAsia"/>
              <w:noProof/>
            </w:rPr>
          </w:pPr>
          <w:del w:id="4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451" w:author="David Conklin" w:date="2021-04-19T08:09:00Z">
            <w:r w:rsidR="002D6752">
              <w:rPr>
                <w:rStyle w:val="Hyperlink"/>
                <w:b/>
                <w:bCs/>
                <w:noProof/>
              </w:rPr>
              <w:t>Error! Hyperlink reference not valid.</w:t>
            </w:r>
          </w:ins>
          <w:del w:id="452"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5FEA81E0" w:rsidR="000E6390" w:rsidDel="002C300B" w:rsidRDefault="000E6390">
          <w:pPr>
            <w:pStyle w:val="TOC2"/>
            <w:tabs>
              <w:tab w:val="right" w:leader="dot" w:pos="9350"/>
            </w:tabs>
            <w:rPr>
              <w:del w:id="453" w:author="David Conklin" w:date="2021-04-07T06:46:00Z"/>
              <w:rFonts w:eastAsiaTheme="minorEastAsia"/>
              <w:noProof/>
            </w:rPr>
          </w:pPr>
          <w:del w:id="4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455" w:author="David Conklin" w:date="2021-04-19T08:09:00Z">
            <w:r w:rsidR="002D6752">
              <w:rPr>
                <w:rStyle w:val="Hyperlink"/>
                <w:b/>
                <w:bCs/>
                <w:noProof/>
              </w:rPr>
              <w:t>Error! Hyperlink reference not valid.</w:t>
            </w:r>
          </w:ins>
          <w:del w:id="456"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0EB75194" w:rsidR="000E6390" w:rsidDel="002C300B" w:rsidRDefault="000E6390">
          <w:pPr>
            <w:pStyle w:val="TOC2"/>
            <w:tabs>
              <w:tab w:val="right" w:leader="dot" w:pos="9350"/>
            </w:tabs>
            <w:rPr>
              <w:del w:id="457" w:author="David Conklin" w:date="2021-04-07T06:46:00Z"/>
              <w:rFonts w:eastAsiaTheme="minorEastAsia"/>
              <w:noProof/>
            </w:rPr>
          </w:pPr>
          <w:del w:id="4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459" w:author="David Conklin" w:date="2021-04-19T08:09:00Z">
            <w:r w:rsidR="002D6752">
              <w:rPr>
                <w:rStyle w:val="Hyperlink"/>
                <w:b/>
                <w:bCs/>
                <w:noProof/>
              </w:rPr>
              <w:t>Error! Hyperlink reference not valid.</w:t>
            </w:r>
          </w:ins>
          <w:del w:id="460"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778A5634" w:rsidR="000E6390" w:rsidDel="002C300B" w:rsidRDefault="000E6390">
          <w:pPr>
            <w:pStyle w:val="TOC1"/>
            <w:tabs>
              <w:tab w:val="right" w:leader="dot" w:pos="9350"/>
            </w:tabs>
            <w:rPr>
              <w:del w:id="461" w:author="David Conklin" w:date="2021-04-07T06:46:00Z"/>
              <w:rFonts w:eastAsiaTheme="minorEastAsia"/>
              <w:noProof/>
            </w:rPr>
          </w:pPr>
          <w:del w:id="4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463" w:author="David Conklin" w:date="2021-04-19T08:09:00Z">
            <w:r w:rsidR="002D6752">
              <w:rPr>
                <w:rStyle w:val="Hyperlink"/>
                <w:b/>
                <w:bCs/>
                <w:noProof/>
              </w:rPr>
              <w:t>Error! Hyperlink reference not valid.</w:t>
            </w:r>
          </w:ins>
          <w:del w:id="464"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fldChar w:fldCharType="separate"/>
            </w:r>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2AF07CAD" w:rsidR="000E6390" w:rsidDel="002C300B" w:rsidRDefault="000E6390">
          <w:pPr>
            <w:pStyle w:val="TOC2"/>
            <w:tabs>
              <w:tab w:val="right" w:leader="dot" w:pos="9350"/>
            </w:tabs>
            <w:rPr>
              <w:del w:id="465" w:author="David Conklin" w:date="2021-04-07T06:46:00Z"/>
              <w:rFonts w:eastAsiaTheme="minorEastAsia"/>
              <w:noProof/>
            </w:rPr>
          </w:pPr>
          <w:del w:id="4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467" w:author="David Conklin" w:date="2021-04-19T08:09:00Z">
            <w:r w:rsidR="002D6752">
              <w:rPr>
                <w:rStyle w:val="Hyperlink"/>
                <w:b/>
                <w:bCs/>
                <w:noProof/>
              </w:rPr>
              <w:t>Error! Hyperlink reference not valid.</w:t>
            </w:r>
          </w:ins>
          <w:del w:id="468"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fldChar w:fldCharType="separate"/>
            </w:r>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7F15A615" w:rsidR="000E6390" w:rsidDel="002C300B" w:rsidRDefault="000E6390">
          <w:pPr>
            <w:pStyle w:val="TOC2"/>
            <w:tabs>
              <w:tab w:val="right" w:leader="dot" w:pos="9350"/>
            </w:tabs>
            <w:rPr>
              <w:del w:id="469" w:author="David Conklin" w:date="2021-04-07T06:46:00Z"/>
              <w:rFonts w:eastAsiaTheme="minorEastAsia"/>
              <w:noProof/>
            </w:rPr>
          </w:pPr>
          <w:del w:id="4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471" w:author="David Conklin" w:date="2021-04-19T08:09:00Z">
            <w:r w:rsidR="002D6752">
              <w:rPr>
                <w:rStyle w:val="Hyperlink"/>
                <w:b/>
                <w:bCs/>
                <w:noProof/>
              </w:rPr>
              <w:t>Error! Hyperlink reference not valid.</w:t>
            </w:r>
          </w:ins>
          <w:del w:id="472"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714C789C" w:rsidR="000E6390" w:rsidDel="002C300B" w:rsidRDefault="000E6390">
          <w:pPr>
            <w:pStyle w:val="TOC1"/>
            <w:tabs>
              <w:tab w:val="right" w:leader="dot" w:pos="9350"/>
            </w:tabs>
            <w:rPr>
              <w:del w:id="473" w:author="David Conklin" w:date="2021-04-07T06:46:00Z"/>
              <w:rFonts w:eastAsiaTheme="minorEastAsia"/>
              <w:noProof/>
            </w:rPr>
          </w:pPr>
          <w:del w:id="4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475" w:author="David Conklin" w:date="2021-04-19T08:09:00Z">
            <w:r w:rsidR="002D6752">
              <w:rPr>
                <w:rStyle w:val="Hyperlink"/>
                <w:b/>
                <w:bCs/>
                <w:noProof/>
              </w:rPr>
              <w:t>Error! Hyperlink reference not valid.</w:t>
            </w:r>
          </w:ins>
          <w:del w:id="476"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4FAEF677" w:rsidR="000E6390" w:rsidDel="002C300B" w:rsidRDefault="000E6390">
          <w:pPr>
            <w:pStyle w:val="TOC2"/>
            <w:tabs>
              <w:tab w:val="right" w:leader="dot" w:pos="9350"/>
            </w:tabs>
            <w:rPr>
              <w:del w:id="477" w:author="David Conklin" w:date="2021-04-07T06:46:00Z"/>
              <w:rFonts w:eastAsiaTheme="minorEastAsia"/>
              <w:noProof/>
            </w:rPr>
          </w:pPr>
          <w:del w:id="4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479" w:author="David Conklin" w:date="2021-04-19T08:09:00Z">
            <w:r w:rsidR="002D6752">
              <w:rPr>
                <w:rStyle w:val="Hyperlink"/>
                <w:b/>
                <w:bCs/>
                <w:noProof/>
              </w:rPr>
              <w:t>Error! Hyperlink reference not valid.</w:t>
            </w:r>
          </w:ins>
          <w:del w:id="480"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4AE9C92A" w:rsidR="000E6390" w:rsidDel="002C300B" w:rsidRDefault="000E6390">
          <w:pPr>
            <w:pStyle w:val="TOC1"/>
            <w:tabs>
              <w:tab w:val="right" w:leader="dot" w:pos="9350"/>
            </w:tabs>
            <w:rPr>
              <w:del w:id="481" w:author="David Conklin" w:date="2021-04-07T06:46:00Z"/>
              <w:rFonts w:eastAsiaTheme="minorEastAsia"/>
              <w:noProof/>
            </w:rPr>
          </w:pPr>
          <w:del w:id="4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483" w:author="David Conklin" w:date="2021-04-19T08:09:00Z">
            <w:r w:rsidR="002D6752">
              <w:rPr>
                <w:rStyle w:val="Hyperlink"/>
                <w:b/>
                <w:bCs/>
                <w:noProof/>
              </w:rPr>
              <w:t>Error! Hyperlink reference not valid.</w:t>
            </w:r>
          </w:ins>
          <w:del w:id="484"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2C681C62" w:rsidR="000E6390" w:rsidDel="002C300B" w:rsidRDefault="000E6390">
          <w:pPr>
            <w:pStyle w:val="TOC2"/>
            <w:tabs>
              <w:tab w:val="right" w:leader="dot" w:pos="9350"/>
            </w:tabs>
            <w:rPr>
              <w:del w:id="485" w:author="David Conklin" w:date="2021-04-07T06:46:00Z"/>
              <w:rFonts w:eastAsiaTheme="minorEastAsia"/>
              <w:noProof/>
            </w:rPr>
          </w:pPr>
          <w:del w:id="4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487" w:author="David Conklin" w:date="2021-04-19T08:09:00Z">
            <w:r w:rsidR="002D6752">
              <w:rPr>
                <w:rStyle w:val="Hyperlink"/>
                <w:b/>
                <w:bCs/>
                <w:noProof/>
              </w:rPr>
              <w:t>Error! Hyperlink reference not valid.</w:t>
            </w:r>
          </w:ins>
          <w:del w:id="488"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2571C92B" w:rsidR="000E6390" w:rsidDel="002C300B" w:rsidRDefault="000E6390">
          <w:pPr>
            <w:pStyle w:val="TOC2"/>
            <w:tabs>
              <w:tab w:val="right" w:leader="dot" w:pos="9350"/>
            </w:tabs>
            <w:rPr>
              <w:del w:id="489" w:author="David Conklin" w:date="2021-04-07T06:46:00Z"/>
              <w:rFonts w:eastAsiaTheme="minorEastAsia"/>
              <w:noProof/>
            </w:rPr>
          </w:pPr>
          <w:del w:id="4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491" w:author="David Conklin" w:date="2021-04-19T08:09:00Z">
            <w:r w:rsidR="002D6752">
              <w:rPr>
                <w:rStyle w:val="Hyperlink"/>
                <w:b/>
                <w:bCs/>
                <w:noProof/>
              </w:rPr>
              <w:t>Error! Hyperlink reference not valid.</w:t>
            </w:r>
          </w:ins>
          <w:del w:id="492"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2B9180F7" w:rsidR="000E6390" w:rsidDel="002C300B" w:rsidRDefault="000E6390">
          <w:pPr>
            <w:pStyle w:val="TOC2"/>
            <w:tabs>
              <w:tab w:val="right" w:leader="dot" w:pos="9350"/>
            </w:tabs>
            <w:rPr>
              <w:del w:id="493" w:author="David Conklin" w:date="2021-04-07T06:46:00Z"/>
              <w:rFonts w:eastAsiaTheme="minorEastAsia"/>
              <w:noProof/>
            </w:rPr>
          </w:pPr>
          <w:del w:id="4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495" w:author="David Conklin" w:date="2021-04-19T08:09:00Z">
            <w:r w:rsidR="002D6752">
              <w:rPr>
                <w:rStyle w:val="Hyperlink"/>
                <w:b/>
                <w:bCs/>
                <w:noProof/>
              </w:rPr>
              <w:t>Error! Hyperlink reference not valid.</w:t>
            </w:r>
          </w:ins>
          <w:del w:id="496"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01AC3428" w:rsidR="000E6390" w:rsidDel="002C300B" w:rsidRDefault="000E6390">
          <w:pPr>
            <w:pStyle w:val="TOC1"/>
            <w:tabs>
              <w:tab w:val="right" w:leader="dot" w:pos="9350"/>
            </w:tabs>
            <w:rPr>
              <w:del w:id="497" w:author="David Conklin" w:date="2021-04-07T06:46:00Z"/>
              <w:rFonts w:eastAsiaTheme="minorEastAsia"/>
              <w:noProof/>
            </w:rPr>
          </w:pPr>
          <w:del w:id="4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499" w:author="David Conklin" w:date="2021-04-19T08:09:00Z">
            <w:r w:rsidR="002D6752">
              <w:rPr>
                <w:rStyle w:val="Hyperlink"/>
                <w:b/>
                <w:bCs/>
                <w:noProof/>
              </w:rPr>
              <w:t>Error! Hyperlink reference not valid.</w:t>
            </w:r>
          </w:ins>
          <w:del w:id="500"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7788E921" w:rsidR="000E6390" w:rsidDel="002C300B" w:rsidRDefault="000E6390">
          <w:pPr>
            <w:pStyle w:val="TOC2"/>
            <w:tabs>
              <w:tab w:val="right" w:leader="dot" w:pos="9350"/>
            </w:tabs>
            <w:rPr>
              <w:del w:id="501" w:author="David Conklin" w:date="2021-04-07T06:46:00Z"/>
              <w:rFonts w:eastAsiaTheme="minorEastAsia"/>
              <w:noProof/>
            </w:rPr>
          </w:pPr>
          <w:del w:id="5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503" w:author="David Conklin" w:date="2021-04-19T08:09:00Z">
            <w:r w:rsidR="002D6752">
              <w:rPr>
                <w:rStyle w:val="Hyperlink"/>
                <w:b/>
                <w:bCs/>
                <w:noProof/>
              </w:rPr>
              <w:t>Error! Hyperlink reference not valid.</w:t>
            </w:r>
          </w:ins>
          <w:del w:id="504"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fldChar w:fldCharType="separate"/>
            </w:r>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5DA1E039" w:rsidR="000E6390" w:rsidDel="002C300B" w:rsidRDefault="000E6390">
          <w:pPr>
            <w:pStyle w:val="TOC2"/>
            <w:tabs>
              <w:tab w:val="right" w:leader="dot" w:pos="9350"/>
            </w:tabs>
            <w:rPr>
              <w:del w:id="505" w:author="David Conklin" w:date="2021-04-07T06:46:00Z"/>
              <w:rFonts w:eastAsiaTheme="minorEastAsia"/>
              <w:noProof/>
            </w:rPr>
          </w:pPr>
          <w:del w:id="5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507" w:author="David Conklin" w:date="2021-04-19T08:09:00Z">
            <w:r w:rsidR="002D6752">
              <w:rPr>
                <w:rStyle w:val="Hyperlink"/>
                <w:b/>
                <w:bCs/>
                <w:noProof/>
              </w:rPr>
              <w:t>Error! Hyperlink reference not valid.</w:t>
            </w:r>
          </w:ins>
          <w:del w:id="508"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4620D60E" w:rsidR="000E6390" w:rsidDel="002C300B" w:rsidRDefault="000E6390">
          <w:pPr>
            <w:pStyle w:val="TOC1"/>
            <w:tabs>
              <w:tab w:val="right" w:leader="dot" w:pos="9350"/>
            </w:tabs>
            <w:rPr>
              <w:del w:id="509" w:author="David Conklin" w:date="2021-04-07T06:46:00Z"/>
              <w:rFonts w:eastAsiaTheme="minorEastAsia"/>
              <w:noProof/>
            </w:rPr>
          </w:pPr>
          <w:del w:id="5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511" w:author="David Conklin" w:date="2021-04-19T08:09:00Z">
            <w:r w:rsidR="002D6752">
              <w:rPr>
                <w:rStyle w:val="Hyperlink"/>
                <w:b/>
                <w:bCs/>
                <w:noProof/>
              </w:rPr>
              <w:t>Error! Hyperlink reference not valid.</w:t>
            </w:r>
          </w:ins>
          <w:del w:id="512"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20F6D2C3" w:rsidR="000E6390" w:rsidDel="002C300B" w:rsidRDefault="000E6390">
          <w:pPr>
            <w:pStyle w:val="TOC2"/>
            <w:tabs>
              <w:tab w:val="right" w:leader="dot" w:pos="9350"/>
            </w:tabs>
            <w:rPr>
              <w:del w:id="513" w:author="David Conklin" w:date="2021-04-07T06:46:00Z"/>
              <w:rFonts w:eastAsiaTheme="minorEastAsia"/>
              <w:noProof/>
            </w:rPr>
          </w:pPr>
          <w:del w:id="5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515" w:author="David Conklin" w:date="2021-04-19T08:09:00Z">
            <w:r w:rsidR="002D6752">
              <w:rPr>
                <w:rStyle w:val="Hyperlink"/>
                <w:b/>
                <w:bCs/>
                <w:noProof/>
              </w:rPr>
              <w:t>Error! Hyperlink reference not valid.</w:t>
            </w:r>
          </w:ins>
          <w:del w:id="516"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7C55C5E7" w:rsidR="000E6390" w:rsidDel="002C300B" w:rsidRDefault="000E6390">
          <w:pPr>
            <w:pStyle w:val="TOC2"/>
            <w:tabs>
              <w:tab w:val="right" w:leader="dot" w:pos="9350"/>
            </w:tabs>
            <w:rPr>
              <w:del w:id="517" w:author="David Conklin" w:date="2021-04-07T06:46:00Z"/>
              <w:rFonts w:eastAsiaTheme="minorEastAsia"/>
              <w:noProof/>
            </w:rPr>
          </w:pPr>
          <w:del w:id="5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519" w:author="David Conklin" w:date="2021-04-19T08:09:00Z">
            <w:r w:rsidR="002D6752">
              <w:rPr>
                <w:rStyle w:val="Hyperlink"/>
                <w:b/>
                <w:bCs/>
                <w:noProof/>
              </w:rPr>
              <w:t>Error! Hyperlink reference not valid.</w:t>
            </w:r>
          </w:ins>
          <w:del w:id="520"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fldChar w:fldCharType="separate"/>
            </w:r>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79C887F0" w:rsidR="000E6390" w:rsidDel="002C300B" w:rsidRDefault="000E6390">
          <w:pPr>
            <w:pStyle w:val="TOC2"/>
            <w:tabs>
              <w:tab w:val="right" w:leader="dot" w:pos="9350"/>
            </w:tabs>
            <w:rPr>
              <w:del w:id="521" w:author="David Conklin" w:date="2021-04-07T06:46:00Z"/>
              <w:rFonts w:eastAsiaTheme="minorEastAsia"/>
              <w:noProof/>
            </w:rPr>
          </w:pPr>
          <w:del w:id="5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523" w:author="David Conklin" w:date="2021-04-19T08:09:00Z">
            <w:r w:rsidR="002D6752">
              <w:rPr>
                <w:rStyle w:val="Hyperlink"/>
                <w:b/>
                <w:bCs/>
                <w:noProof/>
              </w:rPr>
              <w:t>Error! Hyperlink reference not valid.</w:t>
            </w:r>
          </w:ins>
          <w:del w:id="524"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2084D7E2" w:rsidR="000E6390" w:rsidDel="002C300B" w:rsidRDefault="000E6390">
          <w:pPr>
            <w:pStyle w:val="TOC2"/>
            <w:tabs>
              <w:tab w:val="right" w:leader="dot" w:pos="9350"/>
            </w:tabs>
            <w:rPr>
              <w:del w:id="525" w:author="David Conklin" w:date="2021-04-07T06:46:00Z"/>
              <w:rFonts w:eastAsiaTheme="minorEastAsia"/>
              <w:noProof/>
            </w:rPr>
          </w:pPr>
          <w:del w:id="5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527" w:author="David Conklin" w:date="2021-04-19T08:09:00Z">
            <w:r w:rsidR="002D6752">
              <w:rPr>
                <w:rStyle w:val="Hyperlink"/>
                <w:b/>
                <w:bCs/>
                <w:noProof/>
              </w:rPr>
              <w:t>Error! Hyperlink reference not valid.</w:t>
            </w:r>
          </w:ins>
          <w:del w:id="528"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697311BC" w:rsidR="000E6390" w:rsidDel="002C300B" w:rsidRDefault="000E6390">
          <w:pPr>
            <w:pStyle w:val="TOC2"/>
            <w:tabs>
              <w:tab w:val="right" w:leader="dot" w:pos="9350"/>
            </w:tabs>
            <w:rPr>
              <w:del w:id="529" w:author="David Conklin" w:date="2021-04-07T06:46:00Z"/>
              <w:rFonts w:eastAsiaTheme="minorEastAsia"/>
              <w:noProof/>
            </w:rPr>
          </w:pPr>
          <w:del w:id="5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531" w:author="David Conklin" w:date="2021-04-19T08:09:00Z">
            <w:r w:rsidR="002D6752">
              <w:rPr>
                <w:rStyle w:val="Hyperlink"/>
                <w:b/>
                <w:bCs/>
                <w:noProof/>
              </w:rPr>
              <w:t>Error! Hyperlink reference not valid.</w:t>
            </w:r>
          </w:ins>
          <w:del w:id="532"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031DB9B4" w:rsidR="000E6390" w:rsidDel="002C300B" w:rsidRDefault="000E6390">
          <w:pPr>
            <w:pStyle w:val="TOC2"/>
            <w:tabs>
              <w:tab w:val="right" w:leader="dot" w:pos="9350"/>
            </w:tabs>
            <w:rPr>
              <w:del w:id="533" w:author="David Conklin" w:date="2021-04-07T06:46:00Z"/>
              <w:rFonts w:eastAsiaTheme="minorEastAsia"/>
              <w:noProof/>
            </w:rPr>
          </w:pPr>
          <w:del w:id="5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535" w:author="David Conklin" w:date="2021-04-19T08:09:00Z">
            <w:r w:rsidR="002D6752">
              <w:rPr>
                <w:rStyle w:val="Hyperlink"/>
                <w:b/>
                <w:bCs/>
                <w:noProof/>
              </w:rPr>
              <w:t>Error! Hyperlink reference not valid.</w:t>
            </w:r>
          </w:ins>
          <w:del w:id="536"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459AE3E0" w:rsidR="000E6390" w:rsidDel="002C300B" w:rsidRDefault="000E6390">
          <w:pPr>
            <w:pStyle w:val="TOC2"/>
            <w:tabs>
              <w:tab w:val="right" w:leader="dot" w:pos="9350"/>
            </w:tabs>
            <w:rPr>
              <w:del w:id="537" w:author="David Conklin" w:date="2021-04-07T06:46:00Z"/>
              <w:rFonts w:eastAsiaTheme="minorEastAsia"/>
              <w:noProof/>
            </w:rPr>
          </w:pPr>
          <w:del w:id="5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539" w:author="David Conklin" w:date="2021-04-19T08:09:00Z">
            <w:r w:rsidR="002D6752">
              <w:rPr>
                <w:rStyle w:val="Hyperlink"/>
                <w:b/>
                <w:bCs/>
                <w:noProof/>
              </w:rPr>
              <w:t>Error! Hyperlink reference not valid.</w:t>
            </w:r>
          </w:ins>
          <w:del w:id="540"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3DF87348" w:rsidR="000E6390" w:rsidDel="002C300B" w:rsidRDefault="000E6390">
          <w:pPr>
            <w:pStyle w:val="TOC2"/>
            <w:tabs>
              <w:tab w:val="right" w:leader="dot" w:pos="9350"/>
            </w:tabs>
            <w:rPr>
              <w:del w:id="541" w:author="David Conklin" w:date="2021-04-07T06:46:00Z"/>
              <w:rFonts w:eastAsiaTheme="minorEastAsia"/>
              <w:noProof/>
            </w:rPr>
          </w:pPr>
          <w:del w:id="5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543" w:author="David Conklin" w:date="2021-04-19T08:09:00Z">
            <w:r w:rsidR="002D6752">
              <w:rPr>
                <w:rStyle w:val="Hyperlink"/>
                <w:b/>
                <w:bCs/>
                <w:noProof/>
              </w:rPr>
              <w:t>Error! Hyperlink reference not valid.</w:t>
            </w:r>
          </w:ins>
          <w:del w:id="544"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5387D1C1" w:rsidR="000E6390" w:rsidDel="002C300B" w:rsidRDefault="000E6390">
          <w:pPr>
            <w:pStyle w:val="TOC2"/>
            <w:tabs>
              <w:tab w:val="right" w:leader="dot" w:pos="9350"/>
            </w:tabs>
            <w:rPr>
              <w:del w:id="545" w:author="David Conklin" w:date="2021-04-07T06:46:00Z"/>
              <w:rFonts w:eastAsiaTheme="minorEastAsia"/>
              <w:noProof/>
            </w:rPr>
          </w:pPr>
          <w:del w:id="5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547" w:author="David Conklin" w:date="2021-04-19T08:09:00Z">
            <w:r w:rsidR="002D6752">
              <w:rPr>
                <w:rStyle w:val="Hyperlink"/>
                <w:b/>
                <w:bCs/>
                <w:noProof/>
              </w:rPr>
              <w:t>Error! Hyperlink reference not valid.</w:t>
            </w:r>
          </w:ins>
          <w:del w:id="548"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7521DC9B" w:rsidR="000E6390" w:rsidDel="002C300B" w:rsidRDefault="000E6390">
          <w:pPr>
            <w:pStyle w:val="TOC2"/>
            <w:tabs>
              <w:tab w:val="right" w:leader="dot" w:pos="9350"/>
            </w:tabs>
            <w:rPr>
              <w:del w:id="549" w:author="David Conklin" w:date="2021-04-07T06:46:00Z"/>
              <w:rFonts w:eastAsiaTheme="minorEastAsia"/>
              <w:noProof/>
            </w:rPr>
          </w:pPr>
          <w:del w:id="5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551" w:author="David Conklin" w:date="2021-04-19T08:09:00Z">
            <w:r w:rsidR="002D6752">
              <w:rPr>
                <w:rStyle w:val="Hyperlink"/>
                <w:b/>
                <w:bCs/>
                <w:noProof/>
              </w:rPr>
              <w:t>Error! Hyperlink reference not valid.</w:t>
            </w:r>
          </w:ins>
          <w:del w:id="552"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7029E0E4" w:rsidR="000E6390" w:rsidDel="002C300B" w:rsidRDefault="000E6390">
          <w:pPr>
            <w:pStyle w:val="TOC2"/>
            <w:tabs>
              <w:tab w:val="right" w:leader="dot" w:pos="9350"/>
            </w:tabs>
            <w:rPr>
              <w:del w:id="553" w:author="David Conklin" w:date="2021-04-07T06:46:00Z"/>
              <w:rFonts w:eastAsiaTheme="minorEastAsia"/>
              <w:noProof/>
            </w:rPr>
          </w:pPr>
          <w:del w:id="5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555" w:author="David Conklin" w:date="2021-04-19T08:09:00Z">
            <w:r w:rsidR="002D6752">
              <w:rPr>
                <w:rStyle w:val="Hyperlink"/>
                <w:b/>
                <w:bCs/>
                <w:noProof/>
              </w:rPr>
              <w:t>Error! Hyperlink reference not valid.</w:t>
            </w:r>
          </w:ins>
          <w:del w:id="556"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13444CBA" w:rsidR="000E6390" w:rsidDel="002C300B" w:rsidRDefault="000E6390">
          <w:pPr>
            <w:pStyle w:val="TOC3"/>
            <w:tabs>
              <w:tab w:val="right" w:leader="dot" w:pos="9350"/>
            </w:tabs>
            <w:rPr>
              <w:del w:id="557" w:author="David Conklin" w:date="2021-04-07T06:46:00Z"/>
              <w:rFonts w:eastAsiaTheme="minorEastAsia"/>
              <w:noProof/>
            </w:rPr>
          </w:pPr>
          <w:del w:id="5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559" w:author="David Conklin" w:date="2021-04-19T08:09:00Z">
            <w:r w:rsidR="002D6752">
              <w:rPr>
                <w:rStyle w:val="Hyperlink"/>
                <w:b/>
                <w:bCs/>
                <w:noProof/>
              </w:rPr>
              <w:t>Error! Hyperlink reference not valid.</w:t>
            </w:r>
          </w:ins>
          <w:del w:id="560"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41ACB643" w:rsidR="000E6390" w:rsidDel="002C300B" w:rsidRDefault="000E6390">
          <w:pPr>
            <w:pStyle w:val="TOC3"/>
            <w:tabs>
              <w:tab w:val="right" w:leader="dot" w:pos="9350"/>
            </w:tabs>
            <w:rPr>
              <w:del w:id="561" w:author="David Conklin" w:date="2021-04-07T06:46:00Z"/>
              <w:rFonts w:eastAsiaTheme="minorEastAsia"/>
              <w:noProof/>
            </w:rPr>
          </w:pPr>
          <w:del w:id="5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563" w:author="David Conklin" w:date="2021-04-19T08:09:00Z">
            <w:r w:rsidR="002D6752">
              <w:rPr>
                <w:rStyle w:val="Hyperlink"/>
                <w:b/>
                <w:bCs/>
                <w:noProof/>
              </w:rPr>
              <w:t>Error! Hyperlink reference not valid.</w:t>
            </w:r>
          </w:ins>
          <w:del w:id="564"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33C860CF" w:rsidR="000E6390" w:rsidDel="002C300B" w:rsidRDefault="000E6390">
          <w:pPr>
            <w:pStyle w:val="TOC2"/>
            <w:tabs>
              <w:tab w:val="right" w:leader="dot" w:pos="9350"/>
            </w:tabs>
            <w:rPr>
              <w:del w:id="565" w:author="David Conklin" w:date="2021-04-07T06:46:00Z"/>
              <w:rFonts w:eastAsiaTheme="minorEastAsia"/>
              <w:noProof/>
            </w:rPr>
          </w:pPr>
          <w:del w:id="5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567" w:author="David Conklin" w:date="2021-04-19T08:09:00Z">
            <w:r w:rsidR="002D6752">
              <w:rPr>
                <w:rStyle w:val="Hyperlink"/>
                <w:b/>
                <w:bCs/>
                <w:noProof/>
              </w:rPr>
              <w:t>Error! Hyperlink reference not valid.</w:t>
            </w:r>
          </w:ins>
          <w:del w:id="568"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fldChar w:fldCharType="separate"/>
            </w:r>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322C6CC0" w:rsidR="000E6390" w:rsidDel="002C300B" w:rsidRDefault="000E6390">
          <w:pPr>
            <w:pStyle w:val="TOC2"/>
            <w:tabs>
              <w:tab w:val="right" w:leader="dot" w:pos="9350"/>
            </w:tabs>
            <w:rPr>
              <w:del w:id="569" w:author="David Conklin" w:date="2021-04-07T06:46:00Z"/>
              <w:rFonts w:eastAsiaTheme="minorEastAsia"/>
              <w:noProof/>
            </w:rPr>
          </w:pPr>
          <w:del w:id="5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571" w:author="David Conklin" w:date="2021-04-19T08:09:00Z">
            <w:r w:rsidR="002D6752">
              <w:rPr>
                <w:rStyle w:val="Hyperlink"/>
                <w:b/>
                <w:bCs/>
                <w:noProof/>
              </w:rPr>
              <w:t>Error! Hyperlink reference not valid.</w:t>
            </w:r>
          </w:ins>
          <w:del w:id="572"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67659078" w:rsidR="000E6390" w:rsidDel="002C300B" w:rsidRDefault="000E6390">
          <w:pPr>
            <w:pStyle w:val="TOC2"/>
            <w:tabs>
              <w:tab w:val="right" w:leader="dot" w:pos="9350"/>
            </w:tabs>
            <w:rPr>
              <w:del w:id="573" w:author="David Conklin" w:date="2021-04-07T06:46:00Z"/>
              <w:rFonts w:eastAsiaTheme="minorEastAsia"/>
              <w:noProof/>
            </w:rPr>
          </w:pPr>
          <w:del w:id="5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575" w:author="David Conklin" w:date="2021-04-19T08:09:00Z">
            <w:r w:rsidR="002D6752">
              <w:rPr>
                <w:rStyle w:val="Hyperlink"/>
                <w:b/>
                <w:bCs/>
                <w:noProof/>
              </w:rPr>
              <w:t>Error! Hyperlink reference not valid.</w:t>
            </w:r>
          </w:ins>
          <w:del w:id="576"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28A5A3D1" w:rsidR="000E6390" w:rsidDel="002C300B" w:rsidRDefault="000E6390">
          <w:pPr>
            <w:pStyle w:val="TOC2"/>
            <w:tabs>
              <w:tab w:val="right" w:leader="dot" w:pos="9350"/>
            </w:tabs>
            <w:rPr>
              <w:del w:id="577" w:author="David Conklin" w:date="2021-04-07T06:46:00Z"/>
              <w:rFonts w:eastAsiaTheme="minorEastAsia"/>
              <w:noProof/>
            </w:rPr>
          </w:pPr>
          <w:del w:id="5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579" w:author="David Conklin" w:date="2021-04-19T08:09:00Z">
            <w:r w:rsidR="002D6752">
              <w:rPr>
                <w:rStyle w:val="Hyperlink"/>
                <w:b/>
                <w:bCs/>
                <w:noProof/>
              </w:rPr>
              <w:t>Error! Hyperlink reference not valid.</w:t>
            </w:r>
          </w:ins>
          <w:del w:id="580"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581B94F6" w:rsidR="000E6390" w:rsidDel="002C300B" w:rsidRDefault="000E6390">
          <w:pPr>
            <w:pStyle w:val="TOC2"/>
            <w:tabs>
              <w:tab w:val="right" w:leader="dot" w:pos="9350"/>
            </w:tabs>
            <w:rPr>
              <w:del w:id="581" w:author="David Conklin" w:date="2021-04-07T06:46:00Z"/>
              <w:rFonts w:eastAsiaTheme="minorEastAsia"/>
              <w:noProof/>
            </w:rPr>
          </w:pPr>
          <w:del w:id="5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583" w:author="David Conklin" w:date="2021-04-19T08:09:00Z">
            <w:r w:rsidR="002D6752">
              <w:rPr>
                <w:rStyle w:val="Hyperlink"/>
                <w:b/>
                <w:bCs/>
                <w:noProof/>
              </w:rPr>
              <w:t>Error! Hyperlink reference not valid.</w:t>
            </w:r>
          </w:ins>
          <w:del w:id="584"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fldChar w:fldCharType="separate"/>
            </w:r>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5555D99D" w:rsidR="000E6390" w:rsidDel="002C300B" w:rsidRDefault="000E6390">
          <w:pPr>
            <w:pStyle w:val="TOC2"/>
            <w:tabs>
              <w:tab w:val="right" w:leader="dot" w:pos="9350"/>
            </w:tabs>
            <w:rPr>
              <w:del w:id="585" w:author="David Conklin" w:date="2021-04-07T06:46:00Z"/>
              <w:rFonts w:eastAsiaTheme="minorEastAsia"/>
              <w:noProof/>
            </w:rPr>
          </w:pPr>
          <w:del w:id="5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587" w:author="David Conklin" w:date="2021-04-19T08:09:00Z">
            <w:r w:rsidR="002D6752">
              <w:rPr>
                <w:rStyle w:val="Hyperlink"/>
                <w:b/>
                <w:bCs/>
                <w:noProof/>
              </w:rPr>
              <w:t>Error! Hyperlink reference not valid.</w:t>
            </w:r>
          </w:ins>
          <w:del w:id="588"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fldChar w:fldCharType="separate"/>
            </w:r>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2510F1C2" w:rsidR="000E6390" w:rsidDel="002C300B" w:rsidRDefault="000E6390">
          <w:pPr>
            <w:pStyle w:val="TOC2"/>
            <w:tabs>
              <w:tab w:val="right" w:leader="dot" w:pos="9350"/>
            </w:tabs>
            <w:rPr>
              <w:del w:id="589" w:author="David Conklin" w:date="2021-04-07T06:46:00Z"/>
              <w:rFonts w:eastAsiaTheme="minorEastAsia"/>
              <w:noProof/>
            </w:rPr>
          </w:pPr>
          <w:del w:id="5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591" w:author="David Conklin" w:date="2021-04-19T08:09:00Z">
            <w:r w:rsidR="002D6752">
              <w:rPr>
                <w:rStyle w:val="Hyperlink"/>
                <w:b/>
                <w:bCs/>
                <w:noProof/>
              </w:rPr>
              <w:t>Error! Hyperlink reference not valid.</w:t>
            </w:r>
          </w:ins>
          <w:del w:id="592"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fldChar w:fldCharType="separate"/>
            </w:r>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19FE137C" w:rsidR="000E6390" w:rsidDel="002C300B" w:rsidRDefault="000E6390">
          <w:pPr>
            <w:pStyle w:val="TOC2"/>
            <w:tabs>
              <w:tab w:val="right" w:leader="dot" w:pos="9350"/>
            </w:tabs>
            <w:rPr>
              <w:del w:id="593" w:author="David Conklin" w:date="2021-04-07T06:46:00Z"/>
              <w:rFonts w:eastAsiaTheme="minorEastAsia"/>
              <w:noProof/>
            </w:rPr>
          </w:pPr>
          <w:del w:id="5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595" w:author="David Conklin" w:date="2021-04-19T08:09:00Z">
            <w:r w:rsidR="002D6752">
              <w:rPr>
                <w:rStyle w:val="Hyperlink"/>
                <w:b/>
                <w:bCs/>
                <w:noProof/>
              </w:rPr>
              <w:t>Error! Hyperlink reference not valid.</w:t>
            </w:r>
          </w:ins>
          <w:del w:id="596"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fldChar w:fldCharType="separate"/>
            </w:r>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45C8A14C" w:rsidR="000E6390" w:rsidDel="002C300B" w:rsidRDefault="000E6390">
          <w:pPr>
            <w:pStyle w:val="TOC2"/>
            <w:tabs>
              <w:tab w:val="right" w:leader="dot" w:pos="9350"/>
            </w:tabs>
            <w:rPr>
              <w:del w:id="597" w:author="David Conklin" w:date="2021-04-07T06:46:00Z"/>
              <w:rFonts w:eastAsiaTheme="minorEastAsia"/>
              <w:noProof/>
            </w:rPr>
          </w:pPr>
          <w:del w:id="5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599" w:author="David Conklin" w:date="2021-04-19T08:09:00Z">
            <w:r w:rsidR="002D6752">
              <w:rPr>
                <w:rStyle w:val="Hyperlink"/>
                <w:b/>
                <w:bCs/>
                <w:noProof/>
              </w:rPr>
              <w:t>Error! Hyperlink reference not valid.</w:t>
            </w:r>
          </w:ins>
          <w:del w:id="600"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fldChar w:fldCharType="separate"/>
            </w:r>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14691EEF" w:rsidR="000E6390" w:rsidDel="002C300B" w:rsidRDefault="000E6390">
          <w:pPr>
            <w:pStyle w:val="TOC2"/>
            <w:tabs>
              <w:tab w:val="right" w:leader="dot" w:pos="9350"/>
            </w:tabs>
            <w:rPr>
              <w:del w:id="601" w:author="David Conklin" w:date="2021-04-07T06:46:00Z"/>
              <w:rFonts w:eastAsiaTheme="minorEastAsia"/>
              <w:noProof/>
            </w:rPr>
          </w:pPr>
          <w:del w:id="6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603" w:author="David Conklin" w:date="2021-04-19T08:09:00Z">
            <w:r w:rsidR="002D6752">
              <w:rPr>
                <w:rStyle w:val="Hyperlink"/>
                <w:b/>
                <w:bCs/>
                <w:noProof/>
              </w:rPr>
              <w:t>Error! Hyperlink reference not valid.</w:t>
            </w:r>
          </w:ins>
          <w:del w:id="604"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fldChar w:fldCharType="separate"/>
            </w:r>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3634F8A9" w:rsidR="000E6390" w:rsidDel="002C300B" w:rsidRDefault="000E6390">
          <w:pPr>
            <w:pStyle w:val="TOC2"/>
            <w:tabs>
              <w:tab w:val="right" w:leader="dot" w:pos="9350"/>
            </w:tabs>
            <w:rPr>
              <w:del w:id="605" w:author="David Conklin" w:date="2021-04-07T06:46:00Z"/>
              <w:rFonts w:eastAsiaTheme="minorEastAsia"/>
              <w:noProof/>
            </w:rPr>
          </w:pPr>
          <w:del w:id="6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607" w:author="David Conklin" w:date="2021-04-19T08:09:00Z">
            <w:r w:rsidR="002D6752">
              <w:rPr>
                <w:rStyle w:val="Hyperlink"/>
                <w:b/>
                <w:bCs/>
                <w:noProof/>
              </w:rPr>
              <w:t>Error! Hyperlink reference not valid.</w:t>
            </w:r>
          </w:ins>
          <w:del w:id="608"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fldChar w:fldCharType="separate"/>
            </w:r>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51181118" w:rsidR="000E6390" w:rsidDel="002C300B" w:rsidRDefault="000E6390">
          <w:pPr>
            <w:pStyle w:val="TOC1"/>
            <w:tabs>
              <w:tab w:val="right" w:leader="dot" w:pos="9350"/>
            </w:tabs>
            <w:rPr>
              <w:del w:id="609" w:author="David Conklin" w:date="2021-04-07T06:46:00Z"/>
              <w:rFonts w:eastAsiaTheme="minorEastAsia"/>
              <w:noProof/>
            </w:rPr>
          </w:pPr>
          <w:del w:id="6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611" w:author="David Conklin" w:date="2021-04-19T08:09:00Z">
            <w:r w:rsidR="002D6752">
              <w:rPr>
                <w:rStyle w:val="Hyperlink"/>
                <w:b/>
                <w:bCs/>
                <w:noProof/>
              </w:rPr>
              <w:t>Error! Hyperlink reference not valid.</w:t>
            </w:r>
          </w:ins>
          <w:del w:id="612"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fldChar w:fldCharType="separate"/>
            </w:r>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02A7A989" w:rsidR="000E6390" w:rsidDel="002C300B" w:rsidRDefault="000E6390">
          <w:pPr>
            <w:pStyle w:val="TOC1"/>
            <w:tabs>
              <w:tab w:val="right" w:leader="dot" w:pos="9350"/>
            </w:tabs>
            <w:rPr>
              <w:del w:id="613" w:author="David Conklin" w:date="2021-04-07T06:46:00Z"/>
              <w:rFonts w:eastAsiaTheme="minorEastAsia"/>
              <w:noProof/>
            </w:rPr>
          </w:pPr>
          <w:del w:id="6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615" w:author="David Conklin" w:date="2021-04-19T08:09:00Z">
            <w:r w:rsidR="002D6752">
              <w:rPr>
                <w:rStyle w:val="Hyperlink"/>
                <w:b/>
                <w:bCs/>
                <w:noProof/>
              </w:rPr>
              <w:t>Error! Hyperlink reference not valid.</w:t>
            </w:r>
          </w:ins>
          <w:del w:id="616"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fldChar w:fldCharType="separate"/>
            </w:r>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5A2DD8BB" w:rsidR="000E6390" w:rsidDel="002C300B" w:rsidRDefault="000E6390">
          <w:pPr>
            <w:pStyle w:val="TOC1"/>
            <w:tabs>
              <w:tab w:val="right" w:leader="dot" w:pos="9350"/>
            </w:tabs>
            <w:rPr>
              <w:del w:id="617" w:author="David Conklin" w:date="2021-04-07T06:46:00Z"/>
              <w:rFonts w:eastAsiaTheme="minorEastAsia"/>
              <w:noProof/>
            </w:rPr>
          </w:pPr>
          <w:del w:id="6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619" w:author="David Conklin" w:date="2021-04-19T08:09:00Z">
            <w:r w:rsidR="002D6752">
              <w:rPr>
                <w:rStyle w:val="Hyperlink"/>
                <w:b/>
                <w:bCs/>
                <w:noProof/>
              </w:rPr>
              <w:t>Error! Hyperlink reference not valid.</w:t>
            </w:r>
          </w:ins>
          <w:del w:id="620"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fldChar w:fldCharType="separate"/>
            </w:r>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5B06BC68" w:rsidR="000E6390" w:rsidDel="002C300B" w:rsidRDefault="000E6390">
          <w:pPr>
            <w:pStyle w:val="TOC1"/>
            <w:tabs>
              <w:tab w:val="right" w:leader="dot" w:pos="9350"/>
            </w:tabs>
            <w:rPr>
              <w:del w:id="621" w:author="David Conklin" w:date="2021-04-07T06:46:00Z"/>
              <w:rFonts w:eastAsiaTheme="minorEastAsia"/>
              <w:noProof/>
            </w:rPr>
          </w:pPr>
          <w:del w:id="6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623" w:author="David Conklin" w:date="2021-04-19T08:09:00Z">
            <w:r w:rsidR="002D6752">
              <w:rPr>
                <w:rStyle w:val="Hyperlink"/>
                <w:b/>
                <w:bCs/>
                <w:noProof/>
              </w:rPr>
              <w:t>Error! Hyperlink reference not valid.</w:t>
            </w:r>
          </w:ins>
          <w:del w:id="624"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fldChar w:fldCharType="separate"/>
            </w:r>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654FEEAB" w:rsidR="000E6390" w:rsidDel="002C300B" w:rsidRDefault="000E6390">
          <w:pPr>
            <w:pStyle w:val="TOC1"/>
            <w:tabs>
              <w:tab w:val="right" w:leader="dot" w:pos="9350"/>
            </w:tabs>
            <w:rPr>
              <w:del w:id="625" w:author="David Conklin" w:date="2021-04-07T06:46:00Z"/>
              <w:rFonts w:eastAsiaTheme="minorEastAsia"/>
              <w:noProof/>
            </w:rPr>
          </w:pPr>
          <w:del w:id="6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627" w:author="David Conklin" w:date="2021-04-19T08:09:00Z">
            <w:r w:rsidR="002D6752">
              <w:rPr>
                <w:rStyle w:val="Hyperlink"/>
                <w:b/>
                <w:bCs/>
                <w:noProof/>
              </w:rPr>
              <w:t>Error! Hyperlink reference not valid.</w:t>
            </w:r>
          </w:ins>
          <w:del w:id="628"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fldChar w:fldCharType="separate"/>
            </w:r>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7E12E49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29" w:author="David Conklin" w:date="2021-04-18T09:57:00Z">
        <w:r w:rsidR="002D6752">
          <w:rPr>
            <w:noProof/>
            <w:webHidden/>
          </w:rPr>
          <w:t>11</w:t>
        </w:r>
      </w:ins>
      <w:del w:id="630" w:author="David Conklin" w:date="2021-04-12T14:56:00Z">
        <w:r w:rsidR="00151332" w:rsidDel="00B86E24">
          <w:rPr>
            <w:noProof/>
            <w:webHidden/>
          </w:rPr>
          <w:delText>10</w:delText>
        </w:r>
      </w:del>
      <w:r w:rsidR="006A13B7">
        <w:rPr>
          <w:noProof/>
          <w:webHidden/>
        </w:rPr>
        <w:fldChar w:fldCharType="end"/>
      </w:r>
      <w:r w:rsidR="006C0136">
        <w:rPr>
          <w:noProof/>
        </w:rPr>
        <w:fldChar w:fldCharType="end"/>
      </w:r>
    </w:p>
    <w:p w14:paraId="4268C92E" w14:textId="2560EFCD"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31" w:author="David Conklin" w:date="2021-04-18T09:57:00Z">
        <w:r w:rsidR="002D6752">
          <w:rPr>
            <w:noProof/>
            <w:webHidden/>
          </w:rPr>
          <w:t>12</w:t>
        </w:r>
      </w:ins>
      <w:del w:id="632" w:author="David Conklin" w:date="2021-04-12T14:56:00Z">
        <w:r w:rsidR="00151332" w:rsidDel="00B86E24">
          <w:rPr>
            <w:noProof/>
            <w:webHidden/>
          </w:rPr>
          <w:delText>11</w:delText>
        </w:r>
      </w:del>
      <w:r w:rsidR="006A13B7">
        <w:rPr>
          <w:noProof/>
          <w:webHidden/>
        </w:rPr>
        <w:fldChar w:fldCharType="end"/>
      </w:r>
      <w:r>
        <w:rPr>
          <w:noProof/>
        </w:rPr>
        <w:fldChar w:fldCharType="end"/>
      </w:r>
    </w:p>
    <w:p w14:paraId="48FAB7CA" w14:textId="28D1C625"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33" w:author="David Conklin" w:date="2021-04-18T09:57:00Z">
        <w:r w:rsidR="002D6752">
          <w:rPr>
            <w:noProof/>
            <w:webHidden/>
          </w:rPr>
          <w:t>13</w:t>
        </w:r>
      </w:ins>
      <w:del w:id="634" w:author="David Conklin" w:date="2021-04-12T14:56:00Z">
        <w:r w:rsidR="00151332" w:rsidDel="00B86E24">
          <w:rPr>
            <w:noProof/>
            <w:webHidden/>
          </w:rPr>
          <w:delText>12</w:delText>
        </w:r>
      </w:del>
      <w:r w:rsidR="006A13B7">
        <w:rPr>
          <w:noProof/>
          <w:webHidden/>
        </w:rPr>
        <w:fldChar w:fldCharType="end"/>
      </w:r>
      <w:r>
        <w:rPr>
          <w:noProof/>
        </w:rPr>
        <w:fldChar w:fldCharType="end"/>
      </w:r>
    </w:p>
    <w:p w14:paraId="556989A9" w14:textId="5108A9F1"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35" w:author="David Conklin" w:date="2021-04-18T09:57:00Z">
        <w:r w:rsidR="002D6752">
          <w:rPr>
            <w:noProof/>
            <w:webHidden/>
          </w:rPr>
          <w:t>14</w:t>
        </w:r>
      </w:ins>
      <w:del w:id="636" w:author="David Conklin" w:date="2021-04-12T14:56:00Z">
        <w:r w:rsidR="00151332" w:rsidDel="00B86E24">
          <w:rPr>
            <w:noProof/>
            <w:webHidden/>
          </w:rPr>
          <w:delText>13</w:delText>
        </w:r>
      </w:del>
      <w:r w:rsidR="006A13B7">
        <w:rPr>
          <w:noProof/>
          <w:webHidden/>
        </w:rPr>
        <w:fldChar w:fldCharType="end"/>
      </w:r>
      <w:r>
        <w:rPr>
          <w:noProof/>
        </w:rPr>
        <w:fldChar w:fldCharType="end"/>
      </w:r>
    </w:p>
    <w:p w14:paraId="4CD30AF6" w14:textId="5B88E0DA"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37" w:author="David Conklin" w:date="2021-04-18T09:57:00Z">
        <w:r w:rsidR="002D6752">
          <w:rPr>
            <w:noProof/>
            <w:webHidden/>
          </w:rPr>
          <w:t>15</w:t>
        </w:r>
      </w:ins>
      <w:del w:id="638" w:author="David Conklin" w:date="2021-04-12T14:56:00Z">
        <w:r w:rsidR="00151332" w:rsidDel="00B86E24">
          <w:rPr>
            <w:noProof/>
            <w:webHidden/>
          </w:rPr>
          <w:delText>14</w:delText>
        </w:r>
      </w:del>
      <w:r w:rsidR="006A13B7">
        <w:rPr>
          <w:noProof/>
          <w:webHidden/>
        </w:rPr>
        <w:fldChar w:fldCharType="end"/>
      </w:r>
      <w:r>
        <w:rPr>
          <w:noProof/>
        </w:rPr>
        <w:fldChar w:fldCharType="end"/>
      </w:r>
    </w:p>
    <w:p w14:paraId="57584ECA" w14:textId="4C188ECE"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39" w:author="David Conklin" w:date="2021-04-18T09:57:00Z">
        <w:r w:rsidR="002D6752">
          <w:rPr>
            <w:noProof/>
            <w:webHidden/>
          </w:rPr>
          <w:t>41</w:t>
        </w:r>
      </w:ins>
      <w:del w:id="640" w:author="David Conklin" w:date="2021-04-12T14:56:00Z">
        <w:r w:rsidR="00151332" w:rsidDel="00B86E24">
          <w:rPr>
            <w:noProof/>
            <w:webHidden/>
          </w:rPr>
          <w:delText>38</w:delText>
        </w:r>
      </w:del>
      <w:r w:rsidR="006A13B7">
        <w:rPr>
          <w:noProof/>
          <w:webHidden/>
        </w:rPr>
        <w:fldChar w:fldCharType="end"/>
      </w:r>
      <w:r>
        <w:rPr>
          <w:noProof/>
        </w:rPr>
        <w:fldChar w:fldCharType="end"/>
      </w:r>
    </w:p>
    <w:p w14:paraId="71D389E6" w14:textId="4C53138A"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641" w:author="David Conklin" w:date="2021-04-18T09:57:00Z">
        <w:r w:rsidR="002D6752">
          <w:rPr>
            <w:noProof/>
            <w:webHidden/>
          </w:rPr>
          <w:t>43</w:t>
        </w:r>
      </w:ins>
      <w:del w:id="642" w:author="David Conklin" w:date="2021-04-12T14:56:00Z">
        <w:r w:rsidR="00151332" w:rsidDel="00B86E24">
          <w:rPr>
            <w:noProof/>
            <w:webHidden/>
          </w:rPr>
          <w:delText>40</w:delText>
        </w:r>
      </w:del>
      <w:r w:rsidR="006A13B7">
        <w:rPr>
          <w:noProof/>
          <w:webHidden/>
        </w:rPr>
        <w:fldChar w:fldCharType="end"/>
      </w:r>
      <w:r>
        <w:rPr>
          <w:noProof/>
        </w:rPr>
        <w:fldChar w:fldCharType="end"/>
      </w:r>
    </w:p>
    <w:p w14:paraId="5B5E39AF" w14:textId="6317D0AF"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643" w:author="David Conklin" w:date="2021-04-18T09:57:00Z">
        <w:r w:rsidR="002D6752">
          <w:rPr>
            <w:noProof/>
            <w:webHidden/>
          </w:rPr>
          <w:t>44</w:t>
        </w:r>
      </w:ins>
      <w:del w:id="644" w:author="David Conklin" w:date="2021-04-12T14:56:00Z">
        <w:r w:rsidR="00151332" w:rsidDel="00B86E24">
          <w:rPr>
            <w:noProof/>
            <w:webHidden/>
          </w:rPr>
          <w:delText>41</w:delText>
        </w:r>
      </w:del>
      <w:r w:rsidR="006A13B7">
        <w:rPr>
          <w:noProof/>
          <w:webHidden/>
        </w:rPr>
        <w:fldChar w:fldCharType="end"/>
      </w:r>
      <w:r>
        <w:rPr>
          <w:noProof/>
        </w:rPr>
        <w:fldChar w:fldCharType="end"/>
      </w:r>
    </w:p>
    <w:p w14:paraId="48D7D59A" w14:textId="58AD7C4E"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45" w:author="David Conklin" w:date="2021-04-18T09:57:00Z">
        <w:r w:rsidR="002D6752">
          <w:rPr>
            <w:noProof/>
            <w:webHidden/>
          </w:rPr>
          <w:t>66</w:t>
        </w:r>
      </w:ins>
      <w:del w:id="646" w:author="David Conklin" w:date="2021-04-12T14:56:00Z">
        <w:r w:rsidR="00151332" w:rsidDel="00B86E24">
          <w:rPr>
            <w:noProof/>
            <w:webHidden/>
          </w:rPr>
          <w:delText>62</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47" w:name="_Toc69712211"/>
      <w:r>
        <w:t>What is a digital handbook?</w:t>
      </w:r>
      <w:bookmarkEnd w:id="647"/>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48" w:name="_Toc69712212"/>
      <w:r>
        <w:t>CW3M c</w:t>
      </w:r>
      <w:r w:rsidR="00C70B81">
        <w:t>oncept</w:t>
      </w:r>
      <w:bookmarkEnd w:id="648"/>
      <w:r>
        <w:t xml:space="preserve"> </w:t>
      </w:r>
    </w:p>
    <w:p w14:paraId="7E41CEB8" w14:textId="77777777" w:rsidR="000D6396" w:rsidRDefault="000D6396" w:rsidP="00A43D30"/>
    <w:p w14:paraId="3DA45CFC" w14:textId="77777777" w:rsidR="000D6396" w:rsidRDefault="00C46F0A" w:rsidP="00C46F0A">
      <w:pPr>
        <w:pStyle w:val="Heading2"/>
      </w:pPr>
      <w:bookmarkStart w:id="649" w:name="_Toc69712213"/>
      <w:r>
        <w:t>A different kind of community model</w:t>
      </w:r>
      <w:bookmarkEnd w:id="649"/>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50" w:name="_Toc69712214"/>
      <w:r>
        <w:t>What CW3M is for</w:t>
      </w:r>
      <w:bookmarkEnd w:id="65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 xml:space="preserve">This effort is expected to improve the calibration of many of the constituent submodels: not just streamflow but also </w:t>
      </w:r>
      <w:r w:rsidRPr="00EC7B8F">
        <w:rPr>
          <w:rFonts w:cstheme="minorHAnsi"/>
        </w:rPr>
        <w:lastRenderedPageBreak/>
        <w:t>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51" w:name="_Toc69712215"/>
      <w:r>
        <w:t>Management and maintenance</w:t>
      </w:r>
      <w:bookmarkEnd w:id="65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52" w:name="_Toc69712216"/>
      <w:r>
        <w:t xml:space="preserve">CW3M – A </w:t>
      </w:r>
      <w:r w:rsidR="007E0920">
        <w:t>“</w:t>
      </w:r>
      <w:r>
        <w:t>first principles</w:t>
      </w:r>
      <w:r w:rsidR="007E0920">
        <w:t>”</w:t>
      </w:r>
      <w:r>
        <w:t xml:space="preserve"> model with tuning knobs</w:t>
      </w:r>
      <w:bookmarkEnd w:id="652"/>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w:t>
      </w:r>
      <w:r w:rsidR="00891B8A">
        <w:lastRenderedPageBreak/>
        <w:t>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53" w:name="_Toc69712217"/>
      <w:r>
        <w:t>The tuning knobs</w:t>
      </w:r>
      <w:bookmarkEnd w:id="653"/>
    </w:p>
    <w:p w14:paraId="357A9712" w14:textId="3B026DD3" w:rsidR="00CF4F65" w:rsidRDefault="00CF4F65" w:rsidP="00CF4F65"/>
    <w:p w14:paraId="386F14D4" w14:textId="7E6DF33D" w:rsidR="00227342" w:rsidRDefault="00CF4F65" w:rsidP="00872B5B">
      <w:pPr>
        <w:pStyle w:val="Heading2"/>
      </w:pPr>
      <w:bookmarkStart w:id="654" w:name="_Toc69712218"/>
      <w:r>
        <w:t xml:space="preserve">ET_MULT </w:t>
      </w:r>
      <w:r w:rsidR="00227342">
        <w:t>– forest evapotranspiration</w:t>
      </w:r>
      <w:bookmarkEnd w:id="654"/>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55" w:name="_Toc69712219"/>
      <w:r>
        <w:t>SOLAR_RADIATION_MULTIPLIER – reservoir insolation</w:t>
      </w:r>
      <w:bookmarkEnd w:id="655"/>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56" w:name="_Toc69712220"/>
      <w:r>
        <w:t>FLOW_CMS – Discharge from High Cascade springs</w:t>
      </w:r>
      <w:bookmarkEnd w:id="656"/>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57" w:name="_Toc69712221"/>
      <w:r>
        <w:lastRenderedPageBreak/>
        <w:t>The Envision framework and the GIS Layers</w:t>
      </w:r>
      <w:bookmarkEnd w:id="657"/>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58" w:name="_Toc69712222"/>
      <w:r>
        <w:t>The Reach Layer</w:t>
      </w:r>
      <w:bookmarkEnd w:id="658"/>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659"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660" w:author="David Conklin" w:date="2021-04-07T06:29:00Z"/>
        </w:rPr>
      </w:pPr>
    </w:p>
    <w:p w14:paraId="39904C61" w14:textId="49626078" w:rsidR="00484223" w:rsidRDefault="00484223" w:rsidP="00484223">
      <w:pPr>
        <w:pStyle w:val="Heading2"/>
        <w:rPr>
          <w:ins w:id="661" w:author="David Conklin" w:date="2021-04-07T06:30:00Z"/>
        </w:rPr>
      </w:pPr>
      <w:bookmarkStart w:id="662" w:name="_Toc69712223"/>
      <w:ins w:id="663" w:author="David Conklin" w:date="2021-04-07T06:29:00Z">
        <w:r>
          <w:t>Time ste</w:t>
        </w:r>
      </w:ins>
      <w:ins w:id="664" w:author="David Conklin" w:date="2021-04-07T06:30:00Z">
        <w:r>
          <w:t>ps, autonomous processes, and global methods</w:t>
        </w:r>
        <w:bookmarkEnd w:id="662"/>
      </w:ins>
    </w:p>
    <w:p w14:paraId="5E1BABB1" w14:textId="2045EA84" w:rsidR="00484223" w:rsidRPr="001D27E9" w:rsidRDefault="00484223">
      <w:pPr>
        <w:rPr>
          <w:ins w:id="665" w:author="David Conklin" w:date="2021-04-07T06:30:00Z"/>
        </w:rPr>
        <w:pPrChange w:id="666" w:author="David Conklin" w:date="2021-04-07T06:30:00Z">
          <w:pPr>
            <w:pStyle w:val="Heading2"/>
          </w:pPr>
        </w:pPrChange>
      </w:pPr>
      <w:ins w:id="667" w:author="David Conklin" w:date="2021-04-07T06:30:00Z">
        <w:r>
          <w:t>Envision wa</w:t>
        </w:r>
      </w:ins>
      <w:ins w:id="668" w:author="David Conklin" w:date="2021-04-07T06:31:00Z">
        <w:r>
          <w:t xml:space="preserve">s originally designed to run at a yearly timestep.  </w:t>
        </w:r>
      </w:ins>
      <w:ins w:id="669" w:author="David Conklin" w:date="2021-04-07T06:33:00Z">
        <w:r w:rsidR="002F4860">
          <w:t xml:space="preserve">Autonomous processes </w:t>
        </w:r>
      </w:ins>
      <w:ins w:id="670" w:author="David Conklin" w:date="2021-04-07T06:35:00Z">
        <w:r w:rsidR="002F4860">
          <w:t xml:space="preserve">(APs) </w:t>
        </w:r>
      </w:ins>
      <w:ins w:id="671" w:author="David Conklin" w:date="2021-04-07T06:33:00Z">
        <w:r w:rsidR="002F4860">
          <w:t xml:space="preserve">are executed </w:t>
        </w:r>
      </w:ins>
      <w:ins w:id="672" w:author="David Conklin" w:date="2021-04-07T06:40:00Z">
        <w:r w:rsidR="002F4860">
          <w:t>at the</w:t>
        </w:r>
      </w:ins>
      <w:ins w:id="673" w:author="David Conklin" w:date="2021-04-07T06:33:00Z">
        <w:r w:rsidR="002F4860">
          <w:t xml:space="preserve"> yearly timestep</w:t>
        </w:r>
      </w:ins>
      <w:ins w:id="674" w:author="David Conklin" w:date="2021-04-07T06:34:00Z">
        <w:r w:rsidR="002F4860">
          <w:t>; the order in which the APs execute is important, and is specified in the ENVX file.</w:t>
        </w:r>
      </w:ins>
    </w:p>
    <w:p w14:paraId="6858596C" w14:textId="0B1A8381" w:rsidR="00484223" w:rsidRDefault="00484223" w:rsidP="00484223">
      <w:pPr>
        <w:rPr>
          <w:ins w:id="675" w:author="David Conklin" w:date="2021-04-07T06:35:00Z"/>
        </w:rPr>
      </w:pPr>
    </w:p>
    <w:p w14:paraId="1333AE67" w14:textId="17CC5C60" w:rsidR="002F4860" w:rsidRDefault="002F4860" w:rsidP="00484223">
      <w:pPr>
        <w:rPr>
          <w:ins w:id="676" w:author="David Conklin" w:date="2021-04-07T06:41:00Z"/>
        </w:rPr>
      </w:pPr>
      <w:ins w:id="677" w:author="David Conklin" w:date="2021-04-07T06:35:00Z">
        <w:r>
          <w:t>The Flow model is an autonomous process and executes once</w:t>
        </w:r>
      </w:ins>
      <w:ins w:id="678" w:author="David Conklin" w:date="2021-04-07T06:36:00Z">
        <w:r>
          <w:t xml:space="preserve"> per yearly timestep.  Within the Flow model there is a daily timestep</w:t>
        </w:r>
      </w:ins>
      <w:ins w:id="679" w:author="David Conklin" w:date="2021-04-07T06:37:00Z">
        <w:r>
          <w:t xml:space="preserve">.  The Flow XML file </w:t>
        </w:r>
      </w:ins>
      <w:ins w:id="680" w:author="David Conklin" w:date="2021-04-07T06:38:00Z">
        <w:r>
          <w:t>determines</w:t>
        </w:r>
      </w:ins>
      <w:ins w:id="681" w:author="David Conklin" w:date="2021-04-07T06:37:00Z">
        <w:r>
          <w:t xml:space="preserve"> what happens in the daily timestep, among</w:t>
        </w:r>
      </w:ins>
      <w:ins w:id="682" w:author="David Conklin" w:date="2021-04-07T06:38:00Z">
        <w:r>
          <w:t xml:space="preserve"> other things, by specifying “global methods” w</w:t>
        </w:r>
      </w:ins>
      <w:ins w:id="683" w:author="David Conklin" w:date="2021-04-07T06:39:00Z">
        <w:r>
          <w:t xml:space="preserve">hich execute </w:t>
        </w:r>
      </w:ins>
      <w:ins w:id="684" w:author="David Conklin" w:date="2021-04-07T06:40:00Z">
        <w:r>
          <w:t>at the daily timestep.</w:t>
        </w:r>
      </w:ins>
    </w:p>
    <w:p w14:paraId="16009742" w14:textId="2FB78449" w:rsidR="002F4860" w:rsidRDefault="002F4860" w:rsidP="00484223">
      <w:pPr>
        <w:rPr>
          <w:ins w:id="685" w:author="David Conklin" w:date="2021-04-07T06:41:00Z"/>
        </w:rPr>
      </w:pPr>
    </w:p>
    <w:p w14:paraId="3D59A40B" w14:textId="422977AF" w:rsidR="00DF3307" w:rsidRDefault="002F4860" w:rsidP="00484223">
      <w:pPr>
        <w:rPr>
          <w:ins w:id="686" w:author="David Conklin" w:date="2021-04-07T06:57:00Z"/>
        </w:rPr>
      </w:pPr>
      <w:ins w:id="687" w:author="David Conklin" w:date="2021-04-07T06:41:00Z">
        <w:r>
          <w:t xml:space="preserve">It is helpful to </w:t>
        </w:r>
      </w:ins>
      <w:ins w:id="688" w:author="David Conklin" w:date="2021-04-07T06:42:00Z">
        <w:r w:rsidR="002C300B">
          <w:t>remember</w:t>
        </w:r>
      </w:ins>
      <w:ins w:id="689" w:author="David Conklin" w:date="2021-04-07T06:41:00Z">
        <w:r>
          <w:t xml:space="preserve"> the </w:t>
        </w:r>
      </w:ins>
      <w:ins w:id="690" w:author="David Conklin" w:date="2021-04-07T06:42:00Z">
        <w:r w:rsidR="002C300B">
          <w:t xml:space="preserve">APs as yearly processes and the </w:t>
        </w:r>
      </w:ins>
      <w:ins w:id="691" w:author="David Conklin" w:date="2021-04-07T06:43:00Z">
        <w:r w:rsidR="002C300B">
          <w:t>global methods as daily processes.</w:t>
        </w:r>
      </w:ins>
      <w:ins w:id="692" w:author="David Conklin" w:date="2021-04-07T06:48:00Z">
        <w:r w:rsidR="002C300B">
          <w:t xml:space="preserve">  </w:t>
        </w:r>
      </w:ins>
      <w:ins w:id="693" w:author="David Conklin" w:date="2021-04-07T07:07:00Z">
        <w:r w:rsidR="002A728C">
          <w:t>T</w:t>
        </w:r>
      </w:ins>
      <w:ins w:id="694" w:author="David Conklin" w:date="2021-04-07T06:55:00Z">
        <w:r w:rsidR="00DF3307">
          <w:t>he yearly and daily proce</w:t>
        </w:r>
      </w:ins>
      <w:ins w:id="695" w:author="David Conklin" w:date="2021-04-07T06:56:00Z">
        <w:r w:rsidR="00DF3307">
          <w:t>sses used in CW3M version 333 (April</w:t>
        </w:r>
      </w:ins>
      <w:ins w:id="696" w:author="David Conklin" w:date="2021-04-07T06:57:00Z">
        <w:r w:rsidR="00DF3307">
          <w:t xml:space="preserve"> 2021) in the McKenzie Wetlands project</w:t>
        </w:r>
      </w:ins>
      <w:ins w:id="697" w:author="David Conklin" w:date="2021-04-07T07:08:00Z">
        <w:r w:rsidR="002A728C">
          <w:t xml:space="preserve"> are listed below. </w:t>
        </w:r>
      </w:ins>
      <w:ins w:id="698" w:author="David Conklin" w:date="2021-04-07T07:05:00Z">
        <w:r w:rsidR="002A728C">
          <w:t xml:space="preserve"> The processes are grouped in the executable code e</w:t>
        </w:r>
      </w:ins>
      <w:ins w:id="699" w:author="David Conklin" w:date="2021-04-07T07:06:00Z">
        <w:r w:rsidR="002A728C">
          <w:t>lements which implement them.</w:t>
        </w:r>
      </w:ins>
    </w:p>
    <w:p w14:paraId="4C84589F" w14:textId="77777777" w:rsidR="00DF3307" w:rsidRDefault="00DF3307" w:rsidP="00484223">
      <w:pPr>
        <w:rPr>
          <w:ins w:id="700" w:author="David Conklin" w:date="2021-04-07T06:57:00Z"/>
        </w:rPr>
      </w:pPr>
    </w:p>
    <w:p w14:paraId="515D998C" w14:textId="4BE14EDD" w:rsidR="00DF3307" w:rsidRPr="002A728C" w:rsidRDefault="00DF3307" w:rsidP="00484223">
      <w:pPr>
        <w:rPr>
          <w:ins w:id="701" w:author="David Conklin" w:date="2021-04-07T07:08:00Z"/>
          <w:u w:val="single"/>
          <w:rPrChange w:id="702" w:author="David Conklin" w:date="2021-04-07T07:10:00Z">
            <w:rPr>
              <w:ins w:id="703" w:author="David Conklin" w:date="2021-04-07T07:08:00Z"/>
            </w:rPr>
          </w:rPrChange>
        </w:rPr>
      </w:pPr>
      <w:ins w:id="704" w:author="David Conklin" w:date="2021-04-07T06:57:00Z">
        <w:r w:rsidRPr="002A728C">
          <w:rPr>
            <w:u w:val="single"/>
            <w:rPrChange w:id="705" w:author="David Conklin" w:date="2021-04-07T07:10:00Z">
              <w:rPr/>
            </w:rPrChange>
          </w:rPr>
          <w:t>Yearly processes</w:t>
        </w:r>
      </w:ins>
      <w:ins w:id="706" w:author="David Conklin" w:date="2021-04-07T07:00:00Z">
        <w:r w:rsidRPr="002A728C">
          <w:rPr>
            <w:u w:val="single"/>
            <w:rPrChange w:id="707" w:author="David Conklin" w:date="2021-04-07T07:10:00Z">
              <w:rPr/>
            </w:rPrChange>
          </w:rPr>
          <w:t xml:space="preserve">, as in </w:t>
        </w:r>
      </w:ins>
      <w:ins w:id="708" w:author="David Conklin" w:date="2021-04-07T07:01:00Z">
        <w:r w:rsidRPr="002A728C">
          <w:rPr>
            <w:u w:val="single"/>
            <w:rPrChange w:id="709" w:author="David Conklin" w:date="2021-04-07T07:10:00Z">
              <w:rPr/>
            </w:rPrChange>
          </w:rPr>
          <w:t>CW3M_McKenzie.envx ver. 333</w:t>
        </w:r>
      </w:ins>
    </w:p>
    <w:p w14:paraId="5C141CEC" w14:textId="567D0A95" w:rsidR="002C300B" w:rsidRDefault="002A728C">
      <w:pPr>
        <w:ind w:left="288" w:hanging="288"/>
        <w:rPr>
          <w:ins w:id="710" w:author="David Conklin" w:date="2021-04-07T06:43:00Z"/>
        </w:rPr>
        <w:pPrChange w:id="711" w:author="David Conklin" w:date="2021-04-07T07:12:00Z">
          <w:pPr/>
        </w:pPrChange>
      </w:pPr>
      <w:ins w:id="712" w:author="David Conklin" w:date="2021-04-07T07:09:00Z">
        <w:r>
          <w:lastRenderedPageBreak/>
          <w:t xml:space="preserve">Modeler.dll – ResetIRRIGATION, ResetFireDISTURB, </w:t>
        </w:r>
      </w:ins>
      <w:ins w:id="713" w:author="David Conklin" w:date="2021-04-07T07:10:00Z">
        <w:r>
          <w:t>ResetCCdisturb, ResetHarvestDISTURB</w:t>
        </w:r>
      </w:ins>
      <w:ins w:id="714" w:author="David Conklin" w:date="2021-04-07T07:11:00Z">
        <w:r>
          <w:t>, ResetVEGTRNTYPE, ResetCropChoice</w:t>
        </w:r>
      </w:ins>
      <w:ins w:id="715" w:author="David Conklin" w:date="2021-04-07T07:14:00Z">
        <w:r w:rsidR="006510D4">
          <w:t>, PVTdisturb</w:t>
        </w:r>
      </w:ins>
    </w:p>
    <w:p w14:paraId="2B7219A5" w14:textId="62716336" w:rsidR="002C300B" w:rsidRDefault="002A728C" w:rsidP="002A728C">
      <w:pPr>
        <w:ind w:left="288" w:hanging="288"/>
        <w:rPr>
          <w:ins w:id="716" w:author="David Conklin" w:date="2021-04-07T07:14:00Z"/>
        </w:rPr>
      </w:pPr>
      <w:ins w:id="717" w:author="David Conklin" w:date="2021-04-07T07:12:00Z">
        <w:r>
          <w:t>APs.dll – GetWeather,</w:t>
        </w:r>
      </w:ins>
      <w:ins w:id="718" w:author="David Conklin" w:date="2021-04-07T07:13:00Z">
        <w:r>
          <w:t xml:space="preserve"> PopGrowth, IrrigationDecision, CropChoice, UrbanWater</w:t>
        </w:r>
      </w:ins>
      <w:ins w:id="719" w:author="David Conklin" w:date="2021-04-07T07:16:00Z">
        <w:r w:rsidR="006510D4">
          <w:t>, FarmlandRent, LandUseTransitions,</w:t>
        </w:r>
      </w:ins>
      <w:ins w:id="720" w:author="David Conklin" w:date="2021-04-07T07:17:00Z">
        <w:r w:rsidR="006510D4">
          <w:t xml:space="preserve"> UGAexpansion, FishModel</w:t>
        </w:r>
      </w:ins>
    </w:p>
    <w:p w14:paraId="7FBF27BF" w14:textId="58EA2B33" w:rsidR="002A728C" w:rsidRDefault="006510D4" w:rsidP="002A728C">
      <w:pPr>
        <w:ind w:left="288" w:hanging="288"/>
        <w:rPr>
          <w:ins w:id="721" w:author="David Conklin" w:date="2021-04-07T07:14:00Z"/>
        </w:rPr>
      </w:pPr>
      <w:ins w:id="722" w:author="David Conklin" w:date="2021-04-07T07:14:00Z">
        <w:r>
          <w:t>Flow.</w:t>
        </w:r>
      </w:ins>
      <w:ins w:id="723" w:author="David Conklin" w:date="2021-04-07T07:15:00Z">
        <w:r>
          <w:t>dl</w:t>
        </w:r>
      </w:ins>
      <w:ins w:id="724" w:author="David Conklin" w:date="2021-04-07T07:14:00Z">
        <w:r>
          <w:t>l – Flow</w:t>
        </w:r>
      </w:ins>
    </w:p>
    <w:p w14:paraId="60ABB271" w14:textId="268F4DE7" w:rsidR="006510D4" w:rsidRDefault="006510D4" w:rsidP="002A728C">
      <w:pPr>
        <w:ind w:left="288" w:hanging="288"/>
        <w:rPr>
          <w:ins w:id="725" w:author="David Conklin" w:date="2021-04-07T07:15:00Z"/>
        </w:rPr>
      </w:pPr>
      <w:ins w:id="726" w:author="David Conklin" w:date="2021-04-07T07:14:00Z">
        <w:r>
          <w:t>SpatialAllocat</w:t>
        </w:r>
      </w:ins>
      <w:ins w:id="727" w:author="David Conklin" w:date="2021-04-07T07:15:00Z">
        <w:r>
          <w:t>or.dll – StandDisturbance</w:t>
        </w:r>
      </w:ins>
    </w:p>
    <w:p w14:paraId="465F2857" w14:textId="3F43283A" w:rsidR="006510D4" w:rsidRDefault="006510D4" w:rsidP="002A728C">
      <w:pPr>
        <w:ind w:left="288" w:hanging="288"/>
        <w:rPr>
          <w:ins w:id="728" w:author="David Conklin" w:date="2021-04-07T07:17:00Z"/>
        </w:rPr>
      </w:pPr>
      <w:ins w:id="729" w:author="David Conklin" w:date="2021-04-07T07:15:00Z">
        <w:r>
          <w:t>VegSTM.dll</w:t>
        </w:r>
      </w:ins>
      <w:ins w:id="730" w:author="David Conklin" w:date="2021-04-07T07:16:00Z">
        <w:r>
          <w:t xml:space="preserve"> </w:t>
        </w:r>
      </w:ins>
      <w:ins w:id="731" w:author="David Conklin" w:date="2021-04-07T07:17:00Z">
        <w:r>
          <w:t>–</w:t>
        </w:r>
      </w:ins>
      <w:ins w:id="732" w:author="David Conklin" w:date="2021-04-07T07:16:00Z">
        <w:r>
          <w:t xml:space="preserve"> VegSTMengine</w:t>
        </w:r>
      </w:ins>
    </w:p>
    <w:p w14:paraId="6C303B94" w14:textId="0EF7492C" w:rsidR="006510D4" w:rsidRDefault="006510D4" w:rsidP="002A728C">
      <w:pPr>
        <w:ind w:left="288" w:hanging="288"/>
        <w:rPr>
          <w:ins w:id="733" w:author="David Conklin" w:date="2021-04-07T07:17:00Z"/>
        </w:rPr>
      </w:pPr>
      <w:ins w:id="734" w:author="David Conklin" w:date="2021-04-07T07:17:00Z">
        <w:r>
          <w:t>Reporter.dll – YearlyReports</w:t>
        </w:r>
      </w:ins>
    </w:p>
    <w:p w14:paraId="06C879B8" w14:textId="3CAEAF70" w:rsidR="006510D4" w:rsidRPr="002E696A" w:rsidRDefault="006510D4" w:rsidP="002A728C">
      <w:pPr>
        <w:ind w:left="288" w:hanging="288"/>
        <w:rPr>
          <w:ins w:id="735" w:author="David Conklin" w:date="2021-04-07T07:19:00Z"/>
          <w:u w:val="single"/>
          <w:rPrChange w:id="736" w:author="David Conklin" w:date="2021-04-07T12:10:00Z">
            <w:rPr>
              <w:ins w:id="737" w:author="David Conklin" w:date="2021-04-07T07:19:00Z"/>
            </w:rPr>
          </w:rPrChange>
        </w:rPr>
      </w:pPr>
      <w:ins w:id="738" w:author="David Conklin" w:date="2021-04-07T07:18:00Z">
        <w:r w:rsidRPr="002E696A">
          <w:rPr>
            <w:u w:val="single"/>
            <w:rPrChange w:id="739" w:author="David Conklin" w:date="2021-04-07T12:10:00Z">
              <w:rPr/>
            </w:rPrChange>
          </w:rPr>
          <w:t xml:space="preserve">Daily processes, as in McKenzie/Flow.xml </w:t>
        </w:r>
      </w:ins>
      <w:ins w:id="740" w:author="David Conklin" w:date="2021-04-07T07:19:00Z">
        <w:r w:rsidRPr="002E696A">
          <w:rPr>
            <w:u w:val="single"/>
            <w:rPrChange w:id="741" w:author="David Conklin" w:date="2021-04-07T12:10:00Z">
              <w:rPr/>
            </w:rPrChange>
          </w:rPr>
          <w:t>ver. 333</w:t>
        </w:r>
      </w:ins>
    </w:p>
    <w:p w14:paraId="148D3741" w14:textId="110189C4" w:rsidR="006510D4" w:rsidRDefault="006510D4" w:rsidP="002A728C">
      <w:pPr>
        <w:ind w:left="288" w:hanging="288"/>
        <w:rPr>
          <w:ins w:id="742" w:author="David Conklin" w:date="2021-04-07T07:20:00Z"/>
        </w:rPr>
      </w:pPr>
      <w:ins w:id="743" w:author="David Conklin" w:date="2021-04-07T07:19:00Z">
        <w:r>
          <w:t xml:space="preserve">Flow.dll </w:t>
        </w:r>
      </w:ins>
      <w:ins w:id="744" w:author="David Conklin" w:date="2021-04-07T07:20:00Z">
        <w:r>
          <w:t xml:space="preserve">– </w:t>
        </w:r>
      </w:ins>
      <w:ins w:id="745" w:author="David Conklin" w:date="2021-04-07T07:22:00Z">
        <w:r>
          <w:t>reach routing</w:t>
        </w:r>
      </w:ins>
      <w:ins w:id="746" w:author="David Conklin" w:date="2021-04-07T07:21:00Z">
        <w:r>
          <w:t>, evap_trans</w:t>
        </w:r>
      </w:ins>
      <w:ins w:id="747" w:author="David Conklin" w:date="2021-04-07T07:23:00Z">
        <w:r>
          <w:t xml:space="preserve"> (</w:t>
        </w:r>
      </w:ins>
      <w:ins w:id="748" w:author="David Conklin" w:date="2021-04-07T07:22:00Z">
        <w:r>
          <w:t xml:space="preserve">ForestET, </w:t>
        </w:r>
      </w:ins>
      <w:ins w:id="749" w:author="David Conklin" w:date="2021-04-07T07:23:00Z">
        <w:r>
          <w:t>AgET,</w:t>
        </w:r>
      </w:ins>
      <w:ins w:id="750" w:author="David Conklin" w:date="2021-04-07T07:24:00Z">
        <w:r w:rsidR="006B1B03">
          <w:t xml:space="preserve"> </w:t>
        </w:r>
      </w:ins>
      <w:ins w:id="751" w:author="David Conklin" w:date="2021-04-07T07:25:00Z">
        <w:r w:rsidR="006B1B03">
          <w:t>W</w:t>
        </w:r>
      </w:ins>
      <w:ins w:id="752" w:author="David Conklin" w:date="2021-04-07T07:24:00Z">
        <w:r w:rsidR="006B1B03">
          <w:t>etlandET</w:t>
        </w:r>
      </w:ins>
      <w:ins w:id="753" w:author="David Conklin" w:date="2021-04-07T07:25:00Z">
        <w:r w:rsidR="006B1B03">
          <w:t>), urban_wate</w:t>
        </w:r>
      </w:ins>
      <w:ins w:id="754" w:author="David Conklin" w:date="2021-04-07T07:26:00Z">
        <w:r w:rsidR="006B1B03">
          <w:t>r_demand, allocation, Spring (</w:t>
        </w:r>
      </w:ins>
      <w:ins w:id="755" w:author="David Conklin" w:date="2021-04-07T07:27:00Z">
        <w:r w:rsidR="006B1B03">
          <w:t>8 springs)</w:t>
        </w:r>
      </w:ins>
    </w:p>
    <w:p w14:paraId="043D8B71" w14:textId="5D2DB70D" w:rsidR="006510D4" w:rsidRDefault="006510D4" w:rsidP="002A728C">
      <w:pPr>
        <w:ind w:left="288" w:hanging="288"/>
        <w:rPr>
          <w:ins w:id="756" w:author="David Conklin" w:date="2021-04-07T07:28:00Z"/>
        </w:rPr>
      </w:pPr>
      <w:ins w:id="757" w:author="David Conklin" w:date="2021-04-07T07:20:00Z">
        <w:r>
          <w:t>HBV.dll – HBV_IrrigatedSoil</w:t>
        </w:r>
      </w:ins>
    </w:p>
    <w:p w14:paraId="3DD45ABE" w14:textId="49DF27AA" w:rsidR="006B1B03" w:rsidRDefault="006B1B03" w:rsidP="002A728C">
      <w:pPr>
        <w:ind w:left="288" w:hanging="288"/>
        <w:rPr>
          <w:ins w:id="758" w:author="David Conklin" w:date="2021-04-07T07:20:00Z"/>
        </w:rPr>
      </w:pPr>
      <w:ins w:id="759" w:author="David Conklin" w:date="2021-04-07T07:28:00Z">
        <w:r>
          <w:t>MCfire.dll – CW3Mfire_DailyProcess</w:t>
        </w:r>
      </w:ins>
    </w:p>
    <w:p w14:paraId="3C266303" w14:textId="77777777" w:rsidR="006510D4" w:rsidRDefault="006510D4" w:rsidP="002A728C">
      <w:pPr>
        <w:ind w:left="288" w:hanging="288"/>
        <w:rPr>
          <w:ins w:id="760" w:author="David Conklin" w:date="2021-04-07T07:14:00Z"/>
        </w:rPr>
      </w:pPr>
    </w:p>
    <w:p w14:paraId="44EDBABC" w14:textId="77777777" w:rsidR="006510D4" w:rsidRDefault="006510D4">
      <w:pPr>
        <w:ind w:left="288" w:hanging="288"/>
        <w:rPr>
          <w:ins w:id="761" w:author="David Conklin" w:date="2021-04-07T06:43:00Z"/>
        </w:rPr>
        <w:pPrChange w:id="762" w:author="David Conklin" w:date="2021-04-07T07:12:00Z">
          <w:pPr/>
        </w:pPrChange>
      </w:pPr>
    </w:p>
    <w:p w14:paraId="2E5ABF09" w14:textId="00F40E68" w:rsidR="002F4860" w:rsidRDefault="002C300B" w:rsidP="00706EE7">
      <w:pPr>
        <w:pStyle w:val="Heading2"/>
        <w:rPr>
          <w:ins w:id="763" w:author="David Conklin" w:date="2021-04-08T06:46:00Z"/>
        </w:rPr>
      </w:pPr>
      <w:ins w:id="764" w:author="David Conklin" w:date="2021-04-07T06:42:00Z">
        <w:r>
          <w:t xml:space="preserve"> </w:t>
        </w:r>
      </w:ins>
      <w:bookmarkStart w:id="765" w:name="_Toc69712224"/>
      <w:ins w:id="766" w:author="David Conklin" w:date="2021-04-08T07:20:00Z">
        <w:r w:rsidR="00702439">
          <w:t>Some g</w:t>
        </w:r>
      </w:ins>
      <w:ins w:id="767" w:author="David Conklin" w:date="2021-04-08T06:45:00Z">
        <w:r w:rsidR="00706EE7">
          <w:t>lobal method de</w:t>
        </w:r>
      </w:ins>
      <w:ins w:id="768" w:author="David Conklin" w:date="2021-04-08T06:46:00Z">
        <w:r w:rsidR="00706EE7">
          <w:t>tails</w:t>
        </w:r>
        <w:bookmarkEnd w:id="765"/>
      </w:ins>
    </w:p>
    <w:p w14:paraId="300D6266" w14:textId="02884042" w:rsidR="00706EE7" w:rsidRDefault="00706EE7" w:rsidP="00706EE7">
      <w:pPr>
        <w:rPr>
          <w:ins w:id="769" w:author="David Conklin" w:date="2021-04-08T06:50:00Z"/>
        </w:rPr>
      </w:pPr>
      <w:ins w:id="770" w:author="David Conklin" w:date="2021-04-08T06:47:00Z">
        <w:r>
          <w:t xml:space="preserve">Near the beginning of the Flow XML file, there is a </w:t>
        </w:r>
      </w:ins>
      <w:ins w:id="771" w:author="David Conklin" w:date="2021-04-08T06:48:00Z">
        <w:r>
          <w:t>&lt;global_methods&gt; block.  Within that block, a variety of g</w:t>
        </w:r>
      </w:ins>
      <w:ins w:id="772" w:author="David Conklin" w:date="2021-04-08T06:49:00Z">
        <w:r>
          <w:t>lobal methods are recognized; Flow.xml in CW3M ver. 335</w:t>
        </w:r>
      </w:ins>
      <w:ins w:id="773" w:author="David Conklin" w:date="2021-04-08T06:50:00Z">
        <w:r>
          <w:t xml:space="preserve"> specifies these global methods:</w:t>
        </w:r>
      </w:ins>
    </w:p>
    <w:p w14:paraId="4015CEFC" w14:textId="69957A92" w:rsidR="00706EE7" w:rsidRDefault="00706EE7" w:rsidP="00706EE7">
      <w:pPr>
        <w:rPr>
          <w:ins w:id="774" w:author="David Conklin" w:date="2021-04-08T06:50:00Z"/>
        </w:rPr>
      </w:pPr>
      <w:ins w:id="775" w:author="David Conklin" w:date="2021-04-08T06:50:00Z">
        <w:r>
          <w:tab/>
        </w:r>
        <w:r>
          <w:tab/>
          <w:t>&lt;reach_routing&gt;</w:t>
        </w:r>
      </w:ins>
    </w:p>
    <w:p w14:paraId="268C3065" w14:textId="756A9702" w:rsidR="00706EE7" w:rsidRDefault="00706EE7" w:rsidP="00706EE7">
      <w:pPr>
        <w:rPr>
          <w:ins w:id="776" w:author="David Conklin" w:date="2021-04-08T06:51:00Z"/>
        </w:rPr>
      </w:pPr>
      <w:ins w:id="777" w:author="David Conklin" w:date="2021-04-08T06:50:00Z">
        <w:r>
          <w:tab/>
        </w:r>
        <w:r>
          <w:tab/>
          <w:t>&lt;lateral_ex</w:t>
        </w:r>
      </w:ins>
      <w:ins w:id="778" w:author="David Conklin" w:date="2021-04-08T06:51:00Z">
        <w:r>
          <w:t>change&gt;</w:t>
        </w:r>
      </w:ins>
    </w:p>
    <w:p w14:paraId="1530174C" w14:textId="4B89021C" w:rsidR="00706EE7" w:rsidRDefault="00706EE7" w:rsidP="00706EE7">
      <w:pPr>
        <w:rPr>
          <w:ins w:id="779" w:author="David Conklin" w:date="2021-04-08T06:51:00Z"/>
        </w:rPr>
      </w:pPr>
      <w:ins w:id="780" w:author="David Conklin" w:date="2021-04-08T06:51:00Z">
        <w:r>
          <w:tab/>
        </w:r>
        <w:r>
          <w:tab/>
          <w:t>&lt;hru_vertical_exchange&gt;</w:t>
        </w:r>
      </w:ins>
    </w:p>
    <w:p w14:paraId="6222DA51" w14:textId="0DE5E35F" w:rsidR="00706EE7" w:rsidRDefault="00706EE7" w:rsidP="00706EE7">
      <w:pPr>
        <w:rPr>
          <w:ins w:id="781" w:author="David Conklin" w:date="2021-04-08T06:52:00Z"/>
        </w:rPr>
      </w:pPr>
      <w:ins w:id="782" w:author="David Conklin" w:date="2021-04-08T06:51:00Z">
        <w:r>
          <w:tab/>
        </w:r>
        <w:r>
          <w:tab/>
          <w:t>&lt;external</w:t>
        </w:r>
      </w:ins>
      <w:ins w:id="783" w:author="David Conklin" w:date="2021-04-08T06:52:00Z">
        <w:r>
          <w:t>&gt;, used for HBV</w:t>
        </w:r>
      </w:ins>
      <w:ins w:id="784" w:author="David Conklin" w:date="2021-04-08T06:54:00Z">
        <w:r>
          <w:t xml:space="preserve"> and M</w:t>
        </w:r>
      </w:ins>
      <w:ins w:id="785" w:author="David Conklin" w:date="2021-04-08T06:55:00Z">
        <w:r>
          <w:t>Cfire</w:t>
        </w:r>
      </w:ins>
    </w:p>
    <w:p w14:paraId="6C52F2FC" w14:textId="3680E273" w:rsidR="00706EE7" w:rsidRDefault="00706EE7" w:rsidP="00706EE7">
      <w:pPr>
        <w:rPr>
          <w:ins w:id="786" w:author="David Conklin" w:date="2021-04-08T06:53:00Z"/>
        </w:rPr>
      </w:pPr>
      <w:ins w:id="787" w:author="David Conklin" w:date="2021-04-08T06:52:00Z">
        <w:r>
          <w:tab/>
        </w:r>
        <w:r>
          <w:tab/>
          <w:t xml:space="preserve">&lt;evap_trans&gt;, for ForestET, </w:t>
        </w:r>
      </w:ins>
      <w:ins w:id="788" w:author="David Conklin" w:date="2021-04-08T06:53:00Z">
        <w:r>
          <w:t>AgET, and WetlandET</w:t>
        </w:r>
      </w:ins>
    </w:p>
    <w:p w14:paraId="097C3444" w14:textId="31899D7D" w:rsidR="00706EE7" w:rsidRDefault="00706EE7" w:rsidP="00706EE7">
      <w:pPr>
        <w:rPr>
          <w:ins w:id="789" w:author="David Conklin" w:date="2021-04-08T06:53:00Z"/>
        </w:rPr>
      </w:pPr>
      <w:ins w:id="790" w:author="David Conklin" w:date="2021-04-08T06:53:00Z">
        <w:r>
          <w:tab/>
        </w:r>
        <w:r>
          <w:tab/>
          <w:t>&lt;urban_water_demand&gt;</w:t>
        </w:r>
      </w:ins>
    </w:p>
    <w:p w14:paraId="076B8693" w14:textId="435F49E6" w:rsidR="00706EE7" w:rsidRDefault="00706EE7" w:rsidP="00706EE7">
      <w:pPr>
        <w:rPr>
          <w:ins w:id="791" w:author="David Conklin" w:date="2021-04-08T06:54:00Z"/>
        </w:rPr>
      </w:pPr>
      <w:ins w:id="792" w:author="David Conklin" w:date="2021-04-08T06:53:00Z">
        <w:r>
          <w:tab/>
        </w:r>
        <w:r>
          <w:tab/>
          <w:t>&lt;allocation&gt;</w:t>
        </w:r>
      </w:ins>
    </w:p>
    <w:p w14:paraId="39A2C336" w14:textId="475076CC" w:rsidR="00706EE7" w:rsidRDefault="00706EE7" w:rsidP="00706EE7">
      <w:pPr>
        <w:rPr>
          <w:ins w:id="793" w:author="David Conklin" w:date="2021-04-08T06:55:00Z"/>
        </w:rPr>
      </w:pPr>
      <w:ins w:id="794" w:author="David Conklin" w:date="2021-04-08T06:54:00Z">
        <w:r>
          <w:tab/>
        </w:r>
        <w:r>
          <w:tab/>
          <w:t>&lt;Spring&gt;, for 8 springs in the High Cascades</w:t>
        </w:r>
      </w:ins>
    </w:p>
    <w:p w14:paraId="74EA4E4B" w14:textId="5F53EBD6" w:rsidR="00706EE7" w:rsidRDefault="003E3B67" w:rsidP="00706EE7">
      <w:pPr>
        <w:rPr>
          <w:ins w:id="795" w:author="David Conklin" w:date="2021-04-08T07:00:00Z"/>
        </w:rPr>
      </w:pPr>
      <w:ins w:id="796" w:author="David Conklin" w:date="2021-04-08T06:55:00Z">
        <w:r>
          <w:t>The sour</w:t>
        </w:r>
      </w:ins>
      <w:ins w:id="797" w:author="David Conklin" w:date="2021-04-08T06:56:00Z">
        <w:r>
          <w:t>ce code for all the global methods except &lt;external&gt; ones is part of the Flow project in Visual Studios</w:t>
        </w:r>
      </w:ins>
      <w:ins w:id="798" w:author="David Conklin" w:date="2021-04-08T06:58:00Z">
        <w:r>
          <w:t xml:space="preserve"> (VS).</w:t>
        </w:r>
      </w:ins>
      <w:ins w:id="799" w:author="David Conklin" w:date="2021-04-08T06:57:00Z">
        <w:r>
          <w:t xml:space="preserve">  There are separate V</w:t>
        </w:r>
      </w:ins>
      <w:ins w:id="800" w:author="David Conklin" w:date="2021-04-08T06:58:00Z">
        <w:r>
          <w:t>S projects for HBV and MCfire.</w:t>
        </w:r>
      </w:ins>
    </w:p>
    <w:p w14:paraId="318B5B37" w14:textId="4A372B17" w:rsidR="003E3B67" w:rsidRDefault="003E3B67" w:rsidP="00706EE7">
      <w:pPr>
        <w:rPr>
          <w:ins w:id="801" w:author="David Conklin" w:date="2021-04-08T07:00:00Z"/>
        </w:rPr>
      </w:pPr>
    </w:p>
    <w:p w14:paraId="417CF097" w14:textId="722D7E0A" w:rsidR="003E3B67" w:rsidRDefault="003E3B67" w:rsidP="00706EE7">
      <w:pPr>
        <w:rPr>
          <w:ins w:id="802" w:author="David Conklin" w:date="2021-04-08T07:07:00Z"/>
        </w:rPr>
      </w:pPr>
      <w:ins w:id="803" w:author="David Conklin" w:date="2021-04-08T07:00:00Z">
        <w:r>
          <w:t>Withi</w:t>
        </w:r>
      </w:ins>
      <w:ins w:id="804" w:author="David Conklin" w:date="2021-04-08T07:01:00Z">
        <w:r>
          <w:t xml:space="preserve">n the individual global method specification blocks, there is always a </w:t>
        </w:r>
        <w:r w:rsidRPr="003E3B67">
          <w:rPr>
            <w:i/>
            <w:iCs/>
            <w:rPrChange w:id="805" w:author="David Conklin" w:date="2021-04-08T07:03:00Z">
              <w:rPr/>
            </w:rPrChange>
          </w:rPr>
          <w:t>name</w:t>
        </w:r>
        <w:r>
          <w:t xml:space="preserve"> </w:t>
        </w:r>
      </w:ins>
      <w:ins w:id="806" w:author="David Conklin" w:date="2021-04-08T07:03:00Z">
        <w:r>
          <w:t>field</w:t>
        </w:r>
      </w:ins>
      <w:ins w:id="807" w:author="David Conklin" w:date="2021-04-08T07:02:00Z">
        <w:r>
          <w:t xml:space="preserve"> and often but not always </w:t>
        </w:r>
        <w:r>
          <w:rPr>
            <w:i/>
            <w:iCs/>
          </w:rPr>
          <w:t>method</w:t>
        </w:r>
        <w:r>
          <w:t xml:space="preserve"> and </w:t>
        </w:r>
        <w:r>
          <w:rPr>
            <w:i/>
            <w:iCs/>
          </w:rPr>
          <w:t>query</w:t>
        </w:r>
        <w:r>
          <w:t xml:space="preserve"> </w:t>
        </w:r>
      </w:ins>
      <w:ins w:id="808" w:author="David Conklin" w:date="2021-04-08T07:03:00Z">
        <w:r>
          <w:t>field</w:t>
        </w:r>
      </w:ins>
      <w:ins w:id="809" w:author="David Conklin" w:date="2021-04-08T07:02:00Z">
        <w:r>
          <w:t>s</w:t>
        </w:r>
      </w:ins>
      <w:ins w:id="810" w:author="David Conklin" w:date="2021-04-08T07:03:00Z">
        <w:r>
          <w:t xml:space="preserve">.  A value of </w:t>
        </w:r>
      </w:ins>
      <w:ins w:id="811" w:author="David Conklin" w:date="2021-04-08T07:04:00Z">
        <w:r>
          <w:t xml:space="preserve">“none” for the </w:t>
        </w:r>
        <w:r>
          <w:rPr>
            <w:i/>
            <w:iCs/>
          </w:rPr>
          <w:t>method</w:t>
        </w:r>
        <w:r>
          <w:t xml:space="preserve"> field indicates that the global method is not</w:t>
        </w:r>
      </w:ins>
      <w:ins w:id="812" w:author="David Conklin" w:date="2021-04-08T07:05:00Z">
        <w:r>
          <w:t xml:space="preserve"> used; that’s the case for the &lt;lateral_exchange&gt; and &lt;</w:t>
        </w:r>
        <w:r w:rsidR="005D32C3">
          <w:t>hru_vertical</w:t>
        </w:r>
      </w:ins>
      <w:ins w:id="813" w:author="David Conklin" w:date="2021-04-08T07:06:00Z">
        <w:r w:rsidR="005D32C3">
          <w:t>_exchange&gt; methods in Flow.xml in CW3M ver. 335.</w:t>
        </w:r>
      </w:ins>
    </w:p>
    <w:p w14:paraId="56493C65" w14:textId="529EC4C9" w:rsidR="005D32C3" w:rsidRDefault="005D32C3" w:rsidP="00706EE7">
      <w:pPr>
        <w:rPr>
          <w:ins w:id="814" w:author="David Conklin" w:date="2021-04-08T07:07:00Z"/>
        </w:rPr>
      </w:pPr>
    </w:p>
    <w:p w14:paraId="2FF0218C" w14:textId="1E166A8F" w:rsidR="005D32C3" w:rsidRDefault="005D32C3" w:rsidP="00706EE7">
      <w:pPr>
        <w:rPr>
          <w:ins w:id="815" w:author="David Conklin" w:date="2021-04-08T07:13:00Z"/>
        </w:rPr>
      </w:pPr>
      <w:ins w:id="816" w:author="David Conklin" w:date="2021-04-08T07:07:00Z">
        <w:r>
          <w:t xml:space="preserve">The expression in the </w:t>
        </w:r>
        <w:r>
          <w:rPr>
            <w:i/>
            <w:iCs/>
          </w:rPr>
          <w:t>query</w:t>
        </w:r>
        <w:r>
          <w:t xml:space="preserve"> field identi</w:t>
        </w:r>
      </w:ins>
      <w:ins w:id="817" w:author="David Conklin" w:date="2021-04-08T07:08:00Z">
        <w:r>
          <w:t>fies the IDUs to which the method will be applied.  The query is evaluated at the beginning of each simulation year</w:t>
        </w:r>
      </w:ins>
      <w:ins w:id="818" w:author="David Conklin" w:date="2021-04-08T07:09:00Z">
        <w:r>
          <w:t>.  An integer array with one element for each IDU is used to record</w:t>
        </w:r>
      </w:ins>
      <w:ins w:id="819" w:author="David Conklin" w:date="2021-04-08T07:10:00Z">
        <w:r>
          <w:t>, for each global method, whether the IDU satisfies the global method’s query.  E</w:t>
        </w:r>
      </w:ins>
      <w:ins w:id="820" w:author="David Conklin" w:date="2021-04-08T07:11:00Z">
        <w:r>
          <w:t>ach bit in the integer corresponds to a different global method.  Since integers are 32 bits wid</w:t>
        </w:r>
      </w:ins>
      <w:ins w:id="821" w:author="David Conklin" w:date="2021-04-08T07:12:00Z">
        <w:r>
          <w:t>e, there is a limit of 32 global methods</w:t>
        </w:r>
      </w:ins>
      <w:ins w:id="822" w:author="David Conklin" w:date="2021-04-08T07:13:00Z">
        <w:r>
          <w:t>.</w:t>
        </w:r>
      </w:ins>
    </w:p>
    <w:p w14:paraId="5D02B5EE" w14:textId="4C0A5E53" w:rsidR="005D32C3" w:rsidRDefault="005D32C3" w:rsidP="00706EE7">
      <w:pPr>
        <w:rPr>
          <w:ins w:id="823" w:author="David Conklin" w:date="2021-04-08T07:13:00Z"/>
        </w:rPr>
      </w:pPr>
    </w:p>
    <w:p w14:paraId="44D18173" w14:textId="40C6A9A9" w:rsidR="005D32C3" w:rsidRPr="005D32C3" w:rsidRDefault="005D32C3">
      <w:ins w:id="824" w:author="David Conklin" w:date="2021-04-08T07:14:00Z">
        <w:r>
          <w:t xml:space="preserve">The fact that the query is evaluated just once per simulation year means that it is insensitive to </w:t>
        </w:r>
      </w:ins>
      <w:ins w:id="825" w:author="David Conklin" w:date="2021-04-08T07:15:00Z">
        <w:r>
          <w:t xml:space="preserve">day-to-day </w:t>
        </w:r>
      </w:ins>
      <w:ins w:id="826" w:author="David Conklin" w:date="2021-04-08T07:14:00Z">
        <w:r>
          <w:t xml:space="preserve">changes </w:t>
        </w:r>
      </w:ins>
      <w:ins w:id="827" w:author="David Conklin" w:date="2021-04-08T07:15:00Z">
        <w:r>
          <w:t>in attribute values.</w:t>
        </w:r>
      </w:ins>
      <w:ins w:id="828" w:author="David Conklin" w:date="2021-04-08T07:16:00Z">
        <w:r w:rsidR="00702439">
          <w:t xml:space="preserve">  LULC attributes</w:t>
        </w:r>
      </w:ins>
      <w:ins w:id="829" w:author="David Conklin" w:date="2021-04-08T07:17:00Z">
        <w:r w:rsidR="00702439">
          <w:t xml:space="preserve"> are commonly used in the queries</w:t>
        </w:r>
      </w:ins>
      <w:ins w:id="830" w:author="David Conklin" w:date="2021-04-08T07:18:00Z">
        <w:r w:rsidR="00702439">
          <w:t>.  It would not make sense to use an attribute like PRECIP in a global</w:t>
        </w:r>
      </w:ins>
      <w:ins w:id="831" w:author="David Conklin" w:date="2021-04-08T07:19:00Z">
        <w:r w:rsidR="00702439">
          <w:t xml:space="preserve"> method query, but PRECIP_YR would make sense.</w:t>
        </w:r>
      </w:ins>
    </w:p>
    <w:p w14:paraId="49961FC3" w14:textId="77777777" w:rsidR="00FD7767" w:rsidRPr="00151332" w:rsidRDefault="00FD7767" w:rsidP="00484223"/>
    <w:p w14:paraId="3112A3CF" w14:textId="3250FB5C" w:rsidR="00867943" w:rsidRDefault="00D37681" w:rsidP="00D37681">
      <w:pPr>
        <w:pStyle w:val="Heading1"/>
      </w:pPr>
      <w:bookmarkStart w:id="832" w:name="_Toc69712225"/>
      <w:r>
        <w:t>Study areas</w:t>
      </w:r>
      <w:bookmarkEnd w:id="83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9F9EB18" w:rsidR="00D37681" w:rsidRDefault="00D37681" w:rsidP="00D37681">
      <w:r>
        <w:lastRenderedPageBreak/>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D6752">
        <w:t xml:space="preserve">Figure </w:t>
      </w:r>
      <w:r w:rsidR="002D6752">
        <w:rPr>
          <w:noProof/>
        </w:rPr>
        <w:t>1</w:t>
      </w:r>
      <w:r w:rsidR="00064E77">
        <w:fldChar w:fldCharType="end"/>
      </w:r>
      <w:r w:rsidR="00064E77">
        <w:t>)</w:t>
      </w:r>
    </w:p>
    <w:p w14:paraId="03CAE907" w14:textId="2BAFBE1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D6752">
        <w:t xml:space="preserve">Figure </w:t>
      </w:r>
      <w:r w:rsidR="002D6752">
        <w:rPr>
          <w:noProof/>
        </w:rPr>
        <w:t>2</w:t>
      </w:r>
      <w:r w:rsidR="00064E77">
        <w:fldChar w:fldCharType="end"/>
      </w:r>
      <w:r w:rsidR="00064E77">
        <w:t>)</w:t>
      </w:r>
    </w:p>
    <w:p w14:paraId="1A5A767B" w14:textId="2E1750E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D6752">
        <w:t xml:space="preserve">Figure </w:t>
      </w:r>
      <w:r w:rsidR="002D6752">
        <w:rPr>
          <w:noProof/>
        </w:rPr>
        <w:t>5</w:t>
      </w:r>
      <w:r w:rsidR="00893F4B">
        <w:fldChar w:fldCharType="end"/>
      </w:r>
      <w:r>
        <w:t>)</w:t>
      </w:r>
    </w:p>
    <w:p w14:paraId="1B80045C" w14:textId="765900C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D6752">
        <w:t xml:space="preserve">Figure </w:t>
      </w:r>
      <w:r w:rsidR="002D6752">
        <w:rPr>
          <w:noProof/>
        </w:rPr>
        <w:t>3</w:t>
      </w:r>
      <w:r w:rsidR="00064E77">
        <w:fldChar w:fldCharType="end"/>
      </w:r>
      <w:r w:rsidR="00064E77">
        <w:t>)</w:t>
      </w:r>
    </w:p>
    <w:p w14:paraId="1933EF54" w14:textId="6050426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D6752">
        <w:t xml:space="preserve">Figure </w:t>
      </w:r>
      <w:r w:rsidR="002D675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3" w:name="_Toc69712226"/>
      <w:r>
        <w:t>Data</w:t>
      </w:r>
      <w:r w:rsidR="00A92F06">
        <w:t>CW3M</w:t>
      </w:r>
      <w:r>
        <w:t xml:space="preserve"> directory structure</w:t>
      </w:r>
      <w:bookmarkEnd w:id="83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lastRenderedPageBreak/>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4" w:name="_Toc69712227"/>
      <w:r>
        <w:t>DataCW3M\ScenarioData directory structure</w:t>
      </w:r>
      <w:bookmarkEnd w:id="83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5" w:name="_Toc69712228"/>
      <w:r>
        <w:t>DataCW3M\ScenarioData\&lt;scenario&gt; folder contents</w:t>
      </w:r>
      <w:bookmarkEnd w:id="83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6" w:name="_Toc69712229"/>
      <w:r>
        <w:t>DataCW3M\&lt;study area&gt; folder contents</w:t>
      </w:r>
      <w:bookmarkEnd w:id="83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B1A2460" w:rsidR="00D37681" w:rsidRDefault="00D37681" w:rsidP="00D37681">
      <w:pPr>
        <w:pStyle w:val="Caption"/>
      </w:pPr>
      <w:bookmarkStart w:id="837" w:name="_Ref529607484"/>
      <w:bookmarkStart w:id="83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1</w:t>
      </w:r>
      <w:r w:rsidR="006C64CF">
        <w:rPr>
          <w:noProof/>
        </w:rPr>
        <w:fldChar w:fldCharType="end"/>
      </w:r>
      <w:bookmarkEnd w:id="837"/>
      <w:r>
        <w:t xml:space="preserve">. Willamette River basin study area; embedded study areas are </w:t>
      </w:r>
      <w:r w:rsidR="0005603B">
        <w:t>colored</w:t>
      </w:r>
      <w:r w:rsidR="0097392C">
        <w:t xml:space="preserve"> other than gray.  The 2 lighter blues together make up the upper Willamette basin study area.</w:t>
      </w:r>
      <w:bookmarkEnd w:id="83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E93640" w:rsidR="00D37681" w:rsidRDefault="00D37681" w:rsidP="00D37681">
      <w:pPr>
        <w:pStyle w:val="Caption"/>
      </w:pPr>
      <w:bookmarkStart w:id="839" w:name="_Ref529607514"/>
      <w:bookmarkStart w:id="84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2</w:t>
      </w:r>
      <w:r w:rsidR="006C64CF">
        <w:rPr>
          <w:noProof/>
        </w:rPr>
        <w:fldChar w:fldCharType="end"/>
      </w:r>
      <w:bookmarkEnd w:id="839"/>
      <w:r>
        <w:t>. Tualatin basin study area; Chicken Creek watershed is highlighted.</w:t>
      </w:r>
      <w:bookmarkEnd w:id="84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046D31F" w:rsidR="00D37681" w:rsidRDefault="00064E77" w:rsidP="00064E77">
      <w:pPr>
        <w:pStyle w:val="Caption"/>
      </w:pPr>
      <w:bookmarkStart w:id="841" w:name="_Ref529607587"/>
      <w:bookmarkStart w:id="84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3</w:t>
      </w:r>
      <w:r w:rsidR="006C64CF">
        <w:rPr>
          <w:noProof/>
        </w:rPr>
        <w:fldChar w:fldCharType="end"/>
      </w:r>
      <w:bookmarkEnd w:id="841"/>
      <w:r>
        <w:t>. North Santiam watershed study area.</w:t>
      </w:r>
      <w:bookmarkEnd w:id="84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C89934C" w:rsidR="00C70B81" w:rsidRDefault="00064E77" w:rsidP="00064E77">
      <w:pPr>
        <w:pStyle w:val="Caption"/>
      </w:pPr>
      <w:bookmarkStart w:id="843" w:name="_Ref529607628"/>
      <w:bookmarkStart w:id="84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4</w:t>
      </w:r>
      <w:r w:rsidR="006C64CF">
        <w:rPr>
          <w:noProof/>
        </w:rPr>
        <w:fldChar w:fldCharType="end"/>
      </w:r>
      <w:bookmarkEnd w:id="843"/>
      <w:r>
        <w:t>. Upper Willamette study area.</w:t>
      </w:r>
      <w:bookmarkEnd w:id="84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DD340FF" w:rsidR="00E66BC2" w:rsidRDefault="006F30D2" w:rsidP="006F30D2">
      <w:pPr>
        <w:pStyle w:val="Caption"/>
      </w:pPr>
      <w:bookmarkStart w:id="845" w:name="_Ref529611388"/>
      <w:bookmarkStart w:id="84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5</w:t>
      </w:r>
      <w:r w:rsidR="006C64CF">
        <w:rPr>
          <w:noProof/>
        </w:rPr>
        <w:fldChar w:fldCharType="end"/>
      </w:r>
      <w:bookmarkEnd w:id="845"/>
      <w:r>
        <w:t>. Chicken Creek watershed study area.</w:t>
      </w:r>
      <w:bookmarkEnd w:id="84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7" w:name="_Toc69712230"/>
      <w:r>
        <w:t>Calendar conventions</w:t>
      </w:r>
      <w:bookmarkEnd w:id="84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48" w:name="_Toc69712231"/>
      <w:r>
        <w:t>Water years</w:t>
      </w:r>
      <w:bookmarkEnd w:id="84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49" w:name="_Toc69712232"/>
      <w:r>
        <w:t>Climate data</w:t>
      </w:r>
      <w:bookmarkEnd w:id="849"/>
    </w:p>
    <w:p w14:paraId="4E201698" w14:textId="77777777" w:rsidR="00CB152A" w:rsidRPr="00A06758" w:rsidRDefault="00CB152A" w:rsidP="00A06758"/>
    <w:p w14:paraId="400F9551" w14:textId="77777777" w:rsidR="00CB152A" w:rsidRDefault="00CB152A" w:rsidP="00CB152A">
      <w:pPr>
        <w:pStyle w:val="Heading2"/>
      </w:pPr>
      <w:bookmarkStart w:id="850" w:name="_Toc2858729"/>
      <w:bookmarkStart w:id="851" w:name="_Toc69712233"/>
      <w:r>
        <w:t>Numbered climate scenarios in the model</w:t>
      </w:r>
      <w:bookmarkEnd w:id="850"/>
      <w:bookmarkEnd w:id="851"/>
    </w:p>
    <w:p w14:paraId="30E024EF" w14:textId="77777777" w:rsidR="00823D41" w:rsidRDefault="00823D41" w:rsidP="00823D41">
      <w:pPr>
        <w:pStyle w:val="Body"/>
      </w:pPr>
    </w:p>
    <w:p w14:paraId="21F5BCDE" w14:textId="1E330DD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D675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852" w:name="_Ref6032062"/>
      <w:bookmarkStart w:id="853" w:name="_Ref6033311"/>
      <w:bookmarkStart w:id="854" w:name="_Toc6121576"/>
      <w:r>
        <w:t xml:space="preserve">Table </w:t>
      </w:r>
      <w:bookmarkEnd w:id="852"/>
      <w:r>
        <w:t>1. Numbered climate scenarios</w:t>
      </w:r>
      <w:bookmarkEnd w:id="853"/>
      <w:bookmarkEnd w:id="85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55" w:name="_Toc7759621"/>
      <w:bookmarkStart w:id="856" w:name="_Toc69712234"/>
      <w:r>
        <w:t>Monthly and seasonal weather data</w:t>
      </w:r>
      <w:bookmarkEnd w:id="855"/>
      <w:bookmarkEnd w:id="85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57" w:name="_Toc69712235"/>
      <w:r>
        <w:t>Climate data grid</w:t>
      </w:r>
      <w:r w:rsidR="009F132A">
        <w:t>s</w:t>
      </w:r>
      <w:bookmarkEnd w:id="85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58" w:name="_Toc69712236"/>
      <w:r>
        <w:t>The WW2100 climate grid</w:t>
      </w:r>
      <w:bookmarkEnd w:id="85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59" w:name="_Toc69712237"/>
      <w:r>
        <w:t>The v2 climate grid</w:t>
      </w:r>
      <w:bookmarkEnd w:id="85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60" w:name="_Toc69712238"/>
      <w:r>
        <w:t>How climate data is looked up</w:t>
      </w:r>
      <w:bookmarkEnd w:id="86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61" w:name="_Toc69712239"/>
      <w:r>
        <w:t>What is in a climate dataset</w:t>
      </w:r>
      <w:bookmarkEnd w:id="86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862" w:name="_Toc69712240"/>
      <w:r>
        <w:t>Water rights</w:t>
      </w:r>
      <w:bookmarkEnd w:id="862"/>
    </w:p>
    <w:p w14:paraId="7ECEE8A5" w14:textId="77777777" w:rsidR="00D35AF7" w:rsidRDefault="00D35AF7" w:rsidP="00D35AF7">
      <w:pPr>
        <w:pStyle w:val="Heading2"/>
      </w:pPr>
      <w:bookmarkStart w:id="863" w:name="_Toc69712241"/>
      <w:r>
        <w:t>Water rights data</w:t>
      </w:r>
      <w:bookmarkEnd w:id="863"/>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864" w:name="_Toc69712242"/>
      <w:r>
        <w:t>The wr_pods.csv file</w:t>
      </w:r>
      <w:bookmarkEnd w:id="86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865" w:name="_Toc69712243"/>
      <w:r>
        <w:t>The wr_pous.csv file</w:t>
      </w:r>
      <w:bookmarkEnd w:id="86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866" w:name="_Toc69712244"/>
      <w:r>
        <w:t>Adding a water right</w:t>
      </w:r>
      <w:bookmarkEnd w:id="86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080446D" w:rsidR="00EC2225" w:rsidRDefault="000A466E" w:rsidP="00EB66B0">
      <w:pPr>
        <w:rPr>
          <w:ins w:id="867" w:author="David Conklin" w:date="2021-04-18T06:04:00Z"/>
        </w:rPr>
      </w:pPr>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03CDF1E7" w14:textId="0EC5D867" w:rsidR="00801BD3" w:rsidRDefault="00801BD3" w:rsidP="00EB66B0">
      <w:pPr>
        <w:rPr>
          <w:ins w:id="868" w:author="David Conklin" w:date="2021-04-18T06:04:00Z"/>
        </w:rPr>
      </w:pPr>
    </w:p>
    <w:p w14:paraId="570BA4B5" w14:textId="492CC561" w:rsidR="00801BD3" w:rsidRDefault="00801BD3" w:rsidP="00801BD3">
      <w:pPr>
        <w:pStyle w:val="Heading1"/>
        <w:rPr>
          <w:ins w:id="869" w:author="David Conklin" w:date="2021-04-18T06:05:00Z"/>
        </w:rPr>
      </w:pPr>
      <w:bookmarkStart w:id="870" w:name="_Toc69712245"/>
      <w:ins w:id="871" w:author="David Conklin" w:date="2021-04-18T06:05:00Z">
        <w:r>
          <w:t>Initial conditions</w:t>
        </w:r>
        <w:bookmarkEnd w:id="870"/>
      </w:ins>
    </w:p>
    <w:p w14:paraId="559D07DB" w14:textId="77777777" w:rsidR="00801BD3" w:rsidRPr="00801BD3" w:rsidDel="00801BD3" w:rsidRDefault="00801BD3" w:rsidP="00801BD3">
      <w:pPr>
        <w:rPr>
          <w:del w:id="872" w:author="David Conklin" w:date="2021-04-18T06:07:00Z"/>
        </w:rPr>
      </w:pPr>
    </w:p>
    <w:p w14:paraId="29F93D2E" w14:textId="77777777" w:rsidR="00801BD3" w:rsidRDefault="00801BD3" w:rsidP="00801BD3">
      <w:pPr>
        <w:rPr>
          <w:moveTo w:id="873" w:author="David Conklin" w:date="2021-04-18T06:07:00Z"/>
          <w:rFonts w:ascii="Times New Roman" w:hAnsi="Times New Roman" w:cs="Times New Roman"/>
          <w:sz w:val="24"/>
          <w:szCs w:val="24"/>
        </w:rPr>
      </w:pPr>
      <w:moveToRangeStart w:id="874" w:author="David Conklin" w:date="2021-04-18T06:07:00Z" w:name="move69618508"/>
    </w:p>
    <w:p w14:paraId="59ACE8E6" w14:textId="77777777" w:rsidR="00801BD3" w:rsidRDefault="00801BD3" w:rsidP="00801BD3">
      <w:pPr>
        <w:pStyle w:val="Heading2"/>
        <w:rPr>
          <w:moveTo w:id="875" w:author="David Conklin" w:date="2021-04-18T06:07:00Z"/>
        </w:rPr>
      </w:pPr>
      <w:bookmarkStart w:id="876" w:name="_Toc69712246"/>
      <w:moveTo w:id="877" w:author="David Conklin" w:date="2021-04-18T06:07:00Z">
        <w:r>
          <w:t>Initial conditions for Flow: the IC file</w:t>
        </w:r>
        <w:bookmarkEnd w:id="876"/>
      </w:moveTo>
    </w:p>
    <w:p w14:paraId="1B6E1413" w14:textId="751BB44F" w:rsidR="00283EA5" w:rsidRDefault="00801BD3" w:rsidP="00801BD3">
      <w:pPr>
        <w:ind w:firstLine="720"/>
        <w:rPr>
          <w:ins w:id="878" w:author="David Conklin" w:date="2021-04-18T06:21:00Z"/>
        </w:rPr>
      </w:pPr>
      <w:moveTo w:id="879" w:author="David Conklin" w:date="2021-04-18T06:07:00Z">
        <w:r>
          <w:t xml:space="preserve">The Flow model has the ability to read initial values for the water in the stream network from an IC file.  </w:t>
        </w:r>
      </w:moveTo>
      <w:ins w:id="880" w:author="David Conklin" w:date="2021-04-18T06:21:00Z">
        <w:r w:rsidR="00283EA5">
          <w:t>The IC file is named “fl</w:t>
        </w:r>
      </w:ins>
      <w:ins w:id="881" w:author="David Conklin" w:date="2021-04-18T06:22:00Z">
        <w:r w:rsidR="00283EA5">
          <w:t>ow&lt;year&gt;.ic” where &lt;year&gt;, e.g. “2010”, is the calendar year to which the initial conditions apply</w:t>
        </w:r>
      </w:ins>
      <w:ins w:id="882" w:author="David Conklin" w:date="2021-04-18T06:23:00Z">
        <w:r w:rsidR="00283EA5">
          <w:t xml:space="preserve">.  The IC file is located in the same folder as </w:t>
        </w:r>
      </w:ins>
      <w:ins w:id="883" w:author="David Conklin" w:date="2021-04-18T06:28:00Z">
        <w:r w:rsidR="00283EA5">
          <w:t>the IDU</w:t>
        </w:r>
      </w:ins>
      <w:ins w:id="884" w:author="David Conklin" w:date="2021-04-18T06:24:00Z">
        <w:r w:rsidR="00283EA5">
          <w:t xml:space="preserve"> layer.</w:t>
        </w:r>
      </w:ins>
    </w:p>
    <w:p w14:paraId="596F9B91" w14:textId="32CD5BFF" w:rsidR="00801BD3" w:rsidRDefault="00801BD3" w:rsidP="00801BD3">
      <w:pPr>
        <w:ind w:firstLine="720"/>
        <w:rPr>
          <w:ins w:id="885" w:author="David Conklin" w:date="2021-04-18T06:30:00Z"/>
        </w:rPr>
      </w:pPr>
      <w:moveTo w:id="886" w:author="David Conklin" w:date="2021-04-18T06:07:00Z">
        <w:del w:id="887" w:author="David Conklin" w:date="2021-04-18T06:24:00Z">
          <w:r w:rsidDel="00283EA5">
            <w:delText xml:space="preserve">The name and location of the IC file are specified in the </w:delText>
          </w:r>
          <w:r w:rsidDel="00283EA5">
            <w:rPr>
              <w:rFonts w:ascii="Consolas" w:hAnsi="Consolas" w:cs="Consolas"/>
              <w:sz w:val="19"/>
              <w:szCs w:val="19"/>
            </w:rPr>
            <w:delText>initial_conditions</w:delText>
          </w:r>
          <w:r w:rsidDel="00283EA5">
            <w:delText xml:space="preserve"> field of the </w:delText>
          </w:r>
          <w:r w:rsidDel="00283EA5">
            <w:rPr>
              <w:rFonts w:ascii="Consolas" w:hAnsi="Consolas" w:cs="Consolas"/>
              <w:sz w:val="19"/>
              <w:szCs w:val="19"/>
            </w:rPr>
            <w:delText>&lt;flow_model&gt;</w:delText>
          </w:r>
          <w:r w:rsidDel="00283EA5">
            <w:delText xml:space="preserve"> block of the Flow XML file.  The Flow XML file itself is specified in the ENVX file.  </w:delText>
          </w:r>
        </w:del>
        <w:r>
          <w:t xml:space="preserve">When the IC file is not specified or cannot be accessed, </w:t>
        </w:r>
      </w:moveTo>
      <w:ins w:id="888" w:author="David Conklin" w:date="2021-04-18T06:25:00Z">
        <w:r w:rsidR="00283EA5">
          <w:t xml:space="preserve">a warning message is issued and </w:t>
        </w:r>
      </w:ins>
      <w:moveTo w:id="889" w:author="David Conklin" w:date="2021-04-18T06:07:00Z">
        <w:r>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del w:id="890" w:author="David Conklin" w:date="2021-04-18T06:26:00Z">
          <w:r w:rsidDel="00283EA5">
            <w:delText xml:space="preserve">suffixed with “.ic&lt;year&gt;” (e.g. “.ic2006”), where “year” is the calendar year following the final year of the simulation run. </w:delText>
          </w:r>
        </w:del>
      </w:moveTo>
      <w:ins w:id="891" w:author="David Conklin" w:date="2021-04-18T06:26:00Z">
        <w:r w:rsidR="00283EA5">
          <w:t>simply the calendar year to which it applies</w:t>
        </w:r>
      </w:ins>
      <w:ins w:id="892" w:author="David Conklin" w:date="2021-04-18T06:27:00Z">
        <w:r w:rsidR="00283EA5">
          <w:t>, for example, “2010”.  To be used in a subsequent simulation, the file must be moved or copied to the folder</w:t>
        </w:r>
      </w:ins>
      <w:ins w:id="893" w:author="David Conklin" w:date="2021-04-18T06:28:00Z">
        <w:r w:rsidR="00283EA5">
          <w:t xml:space="preserve"> where the IDU layer is located and renamed</w:t>
        </w:r>
      </w:ins>
      <w:ins w:id="894" w:author="David Conklin" w:date="2021-04-18T06:29:00Z">
        <w:r w:rsidR="00283EA5">
          <w:t xml:space="preserve"> in the required format: “2010” would be renamed as “flow2010.ic”.</w:t>
        </w:r>
      </w:ins>
    </w:p>
    <w:p w14:paraId="0B4F2313" w14:textId="4FEB04A8" w:rsidR="00283EA5" w:rsidRDefault="00283EA5" w:rsidP="00801BD3">
      <w:pPr>
        <w:ind w:firstLine="720"/>
        <w:rPr>
          <w:ins w:id="895" w:author="David Conklin" w:date="2021-04-18T06:31:00Z"/>
        </w:rPr>
      </w:pPr>
    </w:p>
    <w:p w14:paraId="061E7421" w14:textId="36D0D059" w:rsidR="00283EA5" w:rsidRDefault="006D4D31" w:rsidP="00283EA5">
      <w:pPr>
        <w:pStyle w:val="Heading2"/>
        <w:rPr>
          <w:ins w:id="896" w:author="David Conklin" w:date="2021-04-18T06:31:00Z"/>
        </w:rPr>
      </w:pPr>
      <w:bookmarkStart w:id="897" w:name="_Toc69712247"/>
      <w:ins w:id="898" w:author="David Conklin" w:date="2021-04-18T06:31:00Z">
        <w:r>
          <w:t>What is in the IC file</w:t>
        </w:r>
        <w:bookmarkEnd w:id="897"/>
      </w:ins>
    </w:p>
    <w:p w14:paraId="03D5B0F7" w14:textId="487C4A20" w:rsidR="006D4D31" w:rsidRDefault="006D4D31" w:rsidP="006D4D31">
      <w:pPr>
        <w:rPr>
          <w:ins w:id="899" w:author="David Conklin" w:date="2021-04-18T06:41:00Z"/>
        </w:rPr>
      </w:pPr>
      <w:ins w:id="900" w:author="David Conklin" w:date="2021-04-18T06:32:00Z">
        <w:r>
          <w:tab/>
          <w:t>Th</w:t>
        </w:r>
      </w:ins>
      <w:ins w:id="901" w:author="David Conklin" w:date="2021-04-18T06:33:00Z">
        <w:r>
          <w:t xml:space="preserve">e IC file is a binary file consisting of a long series of </w:t>
        </w:r>
      </w:ins>
      <w:ins w:id="902" w:author="David Conklin" w:date="2021-04-18T06:34:00Z">
        <w:r>
          <w:t xml:space="preserve">C++ </w:t>
        </w:r>
        <w:r>
          <w:rPr>
            <w:i/>
            <w:iCs/>
          </w:rPr>
          <w:t>doub</w:t>
        </w:r>
      </w:ins>
      <w:ins w:id="903" w:author="David Conklin" w:date="2021-04-18T06:35:00Z">
        <w:r>
          <w:rPr>
            <w:i/>
            <w:iCs/>
          </w:rPr>
          <w:t>le</w:t>
        </w:r>
        <w:r>
          <w:t xml:space="preserve"> values, i.e. double precision floating point number</w:t>
        </w:r>
      </w:ins>
      <w:ins w:id="904" w:author="David Conklin" w:date="2021-04-18T06:36:00Z">
        <w:r>
          <w:t xml:space="preserve">s, conceptually representing the </w:t>
        </w:r>
      </w:ins>
      <w:ins w:id="905" w:author="David Conklin" w:date="2021-04-18T06:37:00Z">
        <w:r>
          <w:t>state variables of the Flow model as applied to the current IDU, HRU, and Reach shapefiles</w:t>
        </w:r>
      </w:ins>
      <w:ins w:id="906" w:author="David Conklin" w:date="2021-04-18T06:38:00Z">
        <w:r>
          <w:t>.  The first value is the number of state variables</w:t>
        </w:r>
      </w:ins>
      <w:ins w:id="907" w:author="David Conklin" w:date="2021-04-18T06:39:00Z">
        <w:r>
          <w:t xml:space="preserve">, </w:t>
        </w:r>
        <w:r>
          <w:rPr>
            <w:i/>
            <w:iCs/>
          </w:rPr>
          <w:t>modelStateVarCoun</w:t>
        </w:r>
      </w:ins>
      <w:ins w:id="908" w:author="David Conklin" w:date="2021-04-18T06:40:00Z">
        <w:r>
          <w:rPr>
            <w:i/>
            <w:iCs/>
          </w:rPr>
          <w:t>t</w:t>
        </w:r>
      </w:ins>
      <w:ins w:id="909" w:author="David Conklin" w:date="2021-04-18T06:41:00Z">
        <w:r>
          <w:rPr>
            <w:i/>
            <w:iCs/>
          </w:rPr>
          <w:t>WP</w:t>
        </w:r>
      </w:ins>
      <w:ins w:id="910" w:author="David Conklin" w:date="2021-04-18T06:40:00Z">
        <w:r>
          <w:t xml:space="preserve">, the sum of </w:t>
        </w:r>
      </w:ins>
    </w:p>
    <w:p w14:paraId="63347D0C" w14:textId="235FA0A8" w:rsidR="006D4D31" w:rsidRDefault="006D4D31" w:rsidP="006D4D31">
      <w:pPr>
        <w:rPr>
          <w:ins w:id="911" w:author="David Conklin" w:date="2021-04-18T06:42:00Z"/>
          <w:i/>
          <w:iCs/>
        </w:rPr>
      </w:pPr>
      <w:ins w:id="912" w:author="David Conklin" w:date="2021-04-18T06:41:00Z">
        <w:r>
          <w:tab/>
        </w:r>
        <w:r>
          <w:rPr>
            <w:i/>
            <w:iCs/>
          </w:rPr>
          <w:t>hruCount</w:t>
        </w:r>
        <w:r w:rsidR="00EE13DE">
          <w:rPr>
            <w:i/>
            <w:iCs/>
          </w:rPr>
          <w:t>WP * hruLayerCount</w:t>
        </w:r>
      </w:ins>
      <w:ins w:id="913" w:author="David Conklin" w:date="2021-04-18T06:42:00Z">
        <w:r w:rsidR="00EE13DE">
          <w:rPr>
            <w:i/>
            <w:iCs/>
          </w:rPr>
          <w:t xml:space="preserve"> + subreach_countWP + reservoir_countWP</w:t>
        </w:r>
      </w:ins>
    </w:p>
    <w:p w14:paraId="4124B9AD" w14:textId="6B9AA417" w:rsidR="00EE13DE" w:rsidRPr="00EE13DE" w:rsidRDefault="00EE13DE" w:rsidP="006D4D31">
      <w:pPr>
        <w:rPr>
          <w:ins w:id="914" w:author="David Conklin" w:date="2021-04-18T06:32:00Z"/>
          <w:rPrChange w:id="915" w:author="David Conklin" w:date="2021-04-18T06:43:00Z">
            <w:rPr>
              <w:ins w:id="916" w:author="David Conklin" w:date="2021-04-18T06:32:00Z"/>
            </w:rPr>
          </w:rPrChange>
        </w:rPr>
      </w:pPr>
      <w:ins w:id="917" w:author="David Conklin" w:date="2021-04-18T06:42:00Z">
        <w:r>
          <w:t>The “WP” suffix in these C++ variable names</w:t>
        </w:r>
      </w:ins>
      <w:ins w:id="918" w:author="David Conklin" w:date="2021-04-18T06:43:00Z">
        <w:r>
          <w:t xml:space="preserve"> indicates that they apply to model versions which use </w:t>
        </w:r>
        <w:r>
          <w:rPr>
            <w:i/>
            <w:iCs/>
          </w:rPr>
          <w:t>WaterParcel</w:t>
        </w:r>
        <w:r>
          <w:t xml:space="preserve"> objects to </w:t>
        </w:r>
      </w:ins>
      <w:ins w:id="919" w:author="David Conklin" w:date="2021-04-18T06:44:00Z">
        <w:r>
          <w:t>track water temperature as well as water volume.</w:t>
        </w:r>
      </w:ins>
      <w:ins w:id="920" w:author="David Conklin" w:date="2021-04-18T06:46:00Z">
        <w:r>
          <w:t xml:space="preserve">  The various ...</w:t>
        </w:r>
      </w:ins>
      <w:ins w:id="921" w:author="David Conklin" w:date="2021-04-18T06:47:00Z">
        <w:r>
          <w:rPr>
            <w:i/>
            <w:iCs/>
          </w:rPr>
          <w:t>CountWP</w:t>
        </w:r>
        <w:r>
          <w:t xml:space="preserve"> variables take into account how many values are saved for each</w:t>
        </w:r>
      </w:ins>
      <w:ins w:id="922" w:author="David Conklin" w:date="2021-04-18T06:48:00Z">
        <w:r>
          <w:t xml:space="preserve"> kind of object.  For instance, for </w:t>
        </w:r>
      </w:ins>
      <w:ins w:id="923" w:author="David Conklin" w:date="2021-04-18T06:52:00Z">
        <w:r w:rsidR="003B5586">
          <w:t xml:space="preserve">each </w:t>
        </w:r>
      </w:ins>
      <w:ins w:id="924" w:author="David Conklin" w:date="2021-04-18T06:48:00Z">
        <w:r>
          <w:t xml:space="preserve">subreach, 3 values are saved: </w:t>
        </w:r>
      </w:ins>
      <w:ins w:id="925" w:author="David Conklin" w:date="2021-04-18T06:50:00Z">
        <w:r>
          <w:t>discharge (cms), volume (m</w:t>
        </w:r>
        <w:r>
          <w:rPr>
            <w:vertAlign w:val="superscript"/>
          </w:rPr>
          <w:t>3</w:t>
        </w:r>
        <w:r>
          <w:t>), and temperature (</w:t>
        </w:r>
      </w:ins>
      <w:ins w:id="926" w:author="David Conklin" w:date="2021-04-18T06:51:00Z">
        <w:r>
          <w:rPr>
            <w:rFonts w:cstheme="minorHAnsi"/>
          </w:rPr>
          <w:t>°</w:t>
        </w:r>
        <w:r>
          <w:t>C).</w:t>
        </w:r>
      </w:ins>
      <w:ins w:id="927" w:author="David Conklin" w:date="2021-04-18T06:52:00Z">
        <w:r w:rsidR="003B5586">
          <w:t xml:space="preserve">  For eac</w:t>
        </w:r>
      </w:ins>
      <w:ins w:id="928" w:author="David Conklin" w:date="2021-04-18T06:53:00Z">
        <w:r w:rsidR="003B5586">
          <w:t xml:space="preserve">h reservoir, 2 values are saved: </w:t>
        </w:r>
        <w:r w:rsidR="003B5586">
          <w:t>volume (m</w:t>
        </w:r>
        <w:r w:rsidR="003B5586">
          <w:rPr>
            <w:vertAlign w:val="superscript"/>
          </w:rPr>
          <w:t>3</w:t>
        </w:r>
        <w:r w:rsidR="003B5586">
          <w:t>), and temperature (</w:t>
        </w:r>
        <w:r w:rsidR="003B5586">
          <w:rPr>
            <w:rFonts w:cstheme="minorHAnsi"/>
          </w:rPr>
          <w:t>°</w:t>
        </w:r>
        <w:r w:rsidR="003B5586">
          <w:t xml:space="preserve">C).  </w:t>
        </w:r>
      </w:ins>
      <w:ins w:id="929" w:author="David Conklin" w:date="2021-04-18T06:55:00Z">
        <w:r w:rsidR="00AC1926">
          <w:t>HRUs have 6 “layers”</w:t>
        </w:r>
      </w:ins>
      <w:ins w:id="930" w:author="David Conklin" w:date="2021-04-18T06:56:00Z">
        <w:r w:rsidR="00AC1926">
          <w:t>, i.e. compartments in the</w:t>
        </w:r>
      </w:ins>
      <w:ins w:id="931" w:author="David Conklin" w:date="2021-04-18T06:57:00Z">
        <w:r w:rsidR="00AC1926">
          <w:t xml:space="preserve"> HBV precip/runoff model.  For each layer of each H</w:t>
        </w:r>
      </w:ins>
      <w:ins w:id="932" w:author="David Conklin" w:date="2021-04-18T06:58:00Z">
        <w:r w:rsidR="00AC1926">
          <w:t>RU</w:t>
        </w:r>
      </w:ins>
      <w:ins w:id="933" w:author="David Conklin" w:date="2021-04-18T06:59:00Z">
        <w:r w:rsidR="00AC1926">
          <w:t xml:space="preserve">, 2 values are saved: </w:t>
        </w:r>
        <w:r w:rsidR="00AC1926">
          <w:t>volume (m</w:t>
        </w:r>
        <w:r w:rsidR="00AC1926">
          <w:rPr>
            <w:vertAlign w:val="superscript"/>
          </w:rPr>
          <w:t>3</w:t>
        </w:r>
        <w:r w:rsidR="00AC1926">
          <w:t>), and temperature (</w:t>
        </w:r>
        <w:r w:rsidR="00AC1926">
          <w:rPr>
            <w:rFonts w:cstheme="minorHAnsi"/>
          </w:rPr>
          <w:t>°</w:t>
        </w:r>
        <w:r w:rsidR="00AC1926">
          <w:t>C).</w:t>
        </w:r>
      </w:ins>
    </w:p>
    <w:p w14:paraId="3D76C122" w14:textId="77777777" w:rsidR="006D4D31" w:rsidRPr="006D4D31" w:rsidRDefault="006D4D31" w:rsidP="006D4D31">
      <w:pPr>
        <w:rPr>
          <w:ins w:id="934" w:author="David Conklin" w:date="2021-04-18T06:30:00Z"/>
          <w:rPrChange w:id="935" w:author="David Conklin" w:date="2021-04-18T06:31:00Z">
            <w:rPr>
              <w:ins w:id="936" w:author="David Conklin" w:date="2021-04-18T06:30:00Z"/>
            </w:rPr>
          </w:rPrChange>
        </w:rPr>
        <w:pPrChange w:id="937" w:author="David Conklin" w:date="2021-04-18T06:31:00Z">
          <w:pPr>
            <w:ind w:firstLine="720"/>
          </w:pPr>
        </w:pPrChange>
      </w:pPr>
    </w:p>
    <w:p w14:paraId="2C6B306B" w14:textId="43EC57A6" w:rsidR="00283EA5" w:rsidRDefault="00283EA5" w:rsidP="00283EA5">
      <w:pPr>
        <w:pStyle w:val="Heading2"/>
        <w:rPr>
          <w:ins w:id="938" w:author="David Conklin" w:date="2021-04-18T07:01:00Z"/>
        </w:rPr>
      </w:pPr>
      <w:bookmarkStart w:id="939" w:name="_Toc69712248"/>
      <w:ins w:id="940" w:author="David Conklin" w:date="2021-04-18T06:30:00Z">
        <w:r>
          <w:t>Initial conditions for HBV</w:t>
        </w:r>
      </w:ins>
      <w:ins w:id="941" w:author="David Conklin" w:date="2021-04-18T07:00:00Z">
        <w:r w:rsidR="00FF29F2">
          <w:t xml:space="preserve">: the IC file and </w:t>
        </w:r>
      </w:ins>
      <w:ins w:id="942" w:author="David Conklin" w:date="2021-04-18T07:01:00Z">
        <w:r w:rsidR="00FF29F2">
          <w:t>the IDU shapefile</w:t>
        </w:r>
        <w:bookmarkEnd w:id="939"/>
      </w:ins>
    </w:p>
    <w:p w14:paraId="5CEB4B8D" w14:textId="3F12FC02" w:rsidR="00FF29F2" w:rsidRDefault="00FF29F2" w:rsidP="00FF29F2">
      <w:pPr>
        <w:rPr>
          <w:ins w:id="943" w:author="David Conklin" w:date="2021-04-18T08:36:00Z"/>
        </w:rPr>
      </w:pPr>
      <w:ins w:id="944" w:author="David Conklin" w:date="2021-04-18T07:01:00Z">
        <w:r>
          <w:tab/>
        </w:r>
      </w:ins>
      <w:ins w:id="945" w:author="David Conklin" w:date="2021-04-18T08:25:00Z">
        <w:r w:rsidR="0061184C">
          <w:t xml:space="preserve">HRUs which include cropland or wetland IDUs will vary in the amount of </w:t>
        </w:r>
      </w:ins>
      <w:ins w:id="946" w:author="David Conklin" w:date="2021-04-18T08:26:00Z">
        <w:r w:rsidR="0061184C">
          <w:t>water from IDU to IDU.  Cropland IDUs use water at different rates depending on wh</w:t>
        </w:r>
      </w:ins>
      <w:ins w:id="947" w:author="David Conklin" w:date="2021-04-18T08:27:00Z">
        <w:r w:rsidR="0061184C">
          <w:t>ich crop is being grown.  Wetland IDUs may be inundated to different depths, or may have standing water a</w:t>
        </w:r>
      </w:ins>
      <w:ins w:id="948" w:author="David Conklin" w:date="2021-04-18T08:28:00Z">
        <w:r w:rsidR="0061184C">
          <w:t xml:space="preserve">t the same time upland IDUs have snow </w:t>
        </w:r>
        <w:r w:rsidR="0061184C">
          <w:lastRenderedPageBreak/>
          <w:t xml:space="preserve">cover.  Some IDU </w:t>
        </w:r>
      </w:ins>
      <w:ins w:id="949" w:author="David Conklin" w:date="2021-04-18T08:29:00Z">
        <w:r w:rsidR="0061184C">
          <w:t xml:space="preserve">attributes are used to keep track of these different states: </w:t>
        </w:r>
      </w:ins>
      <w:ins w:id="950" w:author="David Conklin" w:date="2021-04-18T08:30:00Z">
        <w:r w:rsidR="0061184C">
          <w:t>SNOW</w:t>
        </w:r>
      </w:ins>
      <w:ins w:id="951" w:author="David Conklin" w:date="2021-04-18T08:35:00Z">
        <w:r w:rsidR="0071094C">
          <w:t>P</w:t>
        </w:r>
      </w:ins>
      <w:ins w:id="952" w:author="David Conklin" w:date="2021-04-18T08:36:00Z">
        <w:r w:rsidR="0071094C">
          <w:t>ACK</w:t>
        </w:r>
      </w:ins>
      <w:ins w:id="953" w:author="David Conklin" w:date="2021-04-18T08:30:00Z">
        <w:r w:rsidR="0061184C">
          <w:t>, H2O_MELT, WETNESS, and SM_DAY.</w:t>
        </w:r>
      </w:ins>
      <w:ins w:id="954" w:author="David Conklin" w:date="2021-04-18T08:31:00Z">
        <w:r w:rsidR="0061184C">
          <w:t xml:space="preserve">  The values o</w:t>
        </w:r>
      </w:ins>
      <w:ins w:id="955" w:author="David Conklin" w:date="2021-04-18T08:32:00Z">
        <w:r w:rsidR="0061184C">
          <w:t xml:space="preserve">f those attributes at the time a simulation begins </w:t>
        </w:r>
      </w:ins>
      <w:ins w:id="956" w:author="David Conklin" w:date="2021-04-18T08:33:00Z">
        <w:r w:rsidR="0061184C">
          <w:t>also count as initial conditions, even though they are not included in the IC file.  Those ID</w:t>
        </w:r>
      </w:ins>
      <w:ins w:id="957" w:author="David Conklin" w:date="2021-04-18T08:34:00Z">
        <w:r w:rsidR="0061184C">
          <w:t xml:space="preserve">U values and the HRU layer values are combined to </w:t>
        </w:r>
      </w:ins>
      <w:ins w:id="958" w:author="David Conklin" w:date="2021-04-18T08:35:00Z">
        <w:r w:rsidR="0061184C">
          <w:t>set the initial state of the HBV</w:t>
        </w:r>
        <w:r w:rsidR="0071094C">
          <w:t xml:space="preserve"> model.</w:t>
        </w:r>
      </w:ins>
    </w:p>
    <w:p w14:paraId="768325BB" w14:textId="77777777" w:rsidR="0066715F" w:rsidRDefault="0071094C" w:rsidP="00FF29F2">
      <w:pPr>
        <w:rPr>
          <w:ins w:id="959" w:author="David Conklin" w:date="2021-04-18T09:49:00Z"/>
        </w:rPr>
      </w:pPr>
      <w:ins w:id="960" w:author="David Conklin" w:date="2021-04-18T08:36:00Z">
        <w:r>
          <w:tab/>
          <w:t xml:space="preserve">SNOWPACK </w:t>
        </w:r>
      </w:ins>
      <w:ins w:id="961" w:author="David Conklin" w:date="2021-04-18T08:37:00Z">
        <w:r>
          <w:t xml:space="preserve">(mm) </w:t>
        </w:r>
      </w:ins>
      <w:ins w:id="962" w:author="David Conklin" w:date="2021-04-18T08:36:00Z">
        <w:r>
          <w:t>is the liquid water equivalent</w:t>
        </w:r>
      </w:ins>
      <w:ins w:id="963" w:author="David Conklin" w:date="2021-04-18T08:37:00Z">
        <w:r>
          <w:t xml:space="preserve"> depth of the frozen part of the snow on the ground. </w:t>
        </w:r>
      </w:ins>
      <w:ins w:id="964" w:author="David Conklin" w:date="2021-04-18T08:38:00Z">
        <w:r>
          <w:t xml:space="preserve"> </w:t>
        </w:r>
      </w:ins>
      <w:ins w:id="965" w:author="David Conklin" w:date="2021-04-18T08:37:00Z">
        <w:r>
          <w:t>H2O_MEL</w:t>
        </w:r>
      </w:ins>
      <w:ins w:id="966" w:author="David Conklin" w:date="2021-04-18T08:38:00Z">
        <w:r>
          <w:t>T (mm) is the liquid water present in the snowpack</w:t>
        </w:r>
      </w:ins>
      <w:ins w:id="967" w:author="David Conklin" w:date="2021-04-18T08:39:00Z">
        <w:r>
          <w:t>.  SM_DAY (mm) is the soil moisture</w:t>
        </w:r>
      </w:ins>
      <w:ins w:id="968" w:author="David Conklin" w:date="2021-04-18T08:40:00Z">
        <w:r>
          <w:t xml:space="preserve"> in the part of the soil accessible to plant roots.  WETNESS</w:t>
        </w:r>
      </w:ins>
      <w:ins w:id="969" w:author="David Conklin" w:date="2021-04-18T08:41:00Z">
        <w:r>
          <w:t xml:space="preserve"> (mm)</w:t>
        </w:r>
      </w:ins>
      <w:ins w:id="970" w:author="David Conklin" w:date="2021-04-18T08:40:00Z">
        <w:r>
          <w:t xml:space="preserve"> is an attribut</w:t>
        </w:r>
      </w:ins>
      <w:ins w:id="971" w:author="David Conklin" w:date="2021-04-18T08:41:00Z">
        <w:r>
          <w:t xml:space="preserve">e defined for wetlands.  When WETNESS </w:t>
        </w:r>
      </w:ins>
      <w:ins w:id="972" w:author="David Conklin" w:date="2021-04-18T08:42:00Z">
        <w:r>
          <w:t>is zero or positive, it signifies that the soil is saturated and may be inundated; the</w:t>
        </w:r>
      </w:ins>
      <w:ins w:id="973" w:author="David Conklin" w:date="2021-04-18T08:43:00Z">
        <w:r>
          <w:t xml:space="preserve"> numeric value is the depth in mm of standing water.  When WETNESS is negative, its absolute va</w:t>
        </w:r>
      </w:ins>
      <w:ins w:id="974" w:author="David Conklin" w:date="2021-04-18T08:44:00Z">
        <w:r>
          <w:t>lue is the amount of water in mm which would have to be added to the soil to bring it back up to its field capacity.</w:t>
        </w:r>
      </w:ins>
      <w:ins w:id="975" w:author="David Conklin" w:date="2021-04-18T08:55:00Z">
        <w:r w:rsidR="00CB55F8">
          <w:t xml:space="preserve">  </w:t>
        </w:r>
      </w:ins>
    </w:p>
    <w:p w14:paraId="565AB99C" w14:textId="39BF61E5" w:rsidR="0071094C" w:rsidRDefault="00CB55F8" w:rsidP="0066715F">
      <w:pPr>
        <w:ind w:firstLine="720"/>
        <w:rPr>
          <w:ins w:id="976" w:author="David Conklin" w:date="2021-04-18T08:56:00Z"/>
        </w:rPr>
        <w:pPrChange w:id="977" w:author="David Conklin" w:date="2021-04-18T09:49:00Z">
          <w:pPr/>
        </w:pPrChange>
      </w:pPr>
      <w:ins w:id="978" w:author="David Conklin" w:date="2021-04-18T08:55:00Z">
        <w:r>
          <w:t>As of April 2021, CW3M ignores the differen</w:t>
        </w:r>
      </w:ins>
      <w:ins w:id="979" w:author="David Conklin" w:date="2021-04-18T08:56:00Z">
        <w:r>
          <w:t>ce between field capacity and saturation.</w:t>
        </w:r>
      </w:ins>
      <w:ins w:id="980" w:author="David Conklin" w:date="2021-04-18T09:49:00Z">
        <w:r w:rsidR="0066715F">
          <w:t xml:space="preserve">  This simplification is necessitated by the absence</w:t>
        </w:r>
      </w:ins>
      <w:ins w:id="981" w:author="David Conklin" w:date="2021-04-18T09:50:00Z">
        <w:r w:rsidR="0066715F">
          <w:t xml:space="preserve"> of data on saturation from the HBV parameter set.  However, since the </w:t>
        </w:r>
      </w:ins>
      <w:ins w:id="982" w:author="David Conklin" w:date="2021-04-18T09:51:00Z">
        <w:r w:rsidR="0066715F">
          <w:t>extra water held by the soil at saturation is just the amount expected to drain out by gravity flow in 1 day</w:t>
        </w:r>
      </w:ins>
      <w:ins w:id="983" w:author="David Conklin" w:date="2021-04-18T09:52:00Z">
        <w:r w:rsidR="0066715F">
          <w:t xml:space="preserve">, </w:t>
        </w:r>
      </w:ins>
      <w:ins w:id="984" w:author="David Conklin" w:date="2021-04-18T09:55:00Z">
        <w:r w:rsidR="0066715F">
          <w:t>and given that the t</w:t>
        </w:r>
      </w:ins>
      <w:ins w:id="985" w:author="David Conklin" w:date="2021-04-18T09:56:00Z">
        <w:r w:rsidR="0066715F">
          <w:t xml:space="preserve">imestep of the model is also 1 day, </w:t>
        </w:r>
      </w:ins>
      <w:ins w:id="986" w:author="David Conklin" w:date="2021-04-18T09:52:00Z">
        <w:r w:rsidR="0066715F">
          <w:t>we expect that glossing</w:t>
        </w:r>
      </w:ins>
      <w:ins w:id="987" w:author="David Conklin" w:date="2021-04-18T09:53:00Z">
        <w:r w:rsidR="0066715F">
          <w:t xml:space="preserve"> over the difference between field capacity and saturation will introduce an error in the depth of inundation</w:t>
        </w:r>
      </w:ins>
      <w:ins w:id="988" w:author="David Conklin" w:date="2021-04-18T09:56:00Z">
        <w:r w:rsidR="0066715F">
          <w:t>,</w:t>
        </w:r>
      </w:ins>
      <w:ins w:id="989" w:author="David Conklin" w:date="2021-04-18T09:54:00Z">
        <w:r w:rsidR="0066715F">
          <w:t xml:space="preserve"> </w:t>
        </w:r>
      </w:ins>
      <w:ins w:id="990" w:author="David Conklin" w:date="2021-04-18T09:56:00Z">
        <w:r w:rsidR="0066715F">
          <w:t xml:space="preserve">as </w:t>
        </w:r>
      </w:ins>
      <w:ins w:id="991" w:author="David Conklin" w:date="2021-04-18T09:54:00Z">
        <w:r w:rsidR="0066715F">
          <w:t>represented by positive values of WETNESS</w:t>
        </w:r>
      </w:ins>
      <w:ins w:id="992" w:author="David Conklin" w:date="2021-04-18T09:56:00Z">
        <w:r w:rsidR="0066715F">
          <w:t>,</w:t>
        </w:r>
      </w:ins>
      <w:ins w:id="993" w:author="David Conklin" w:date="2021-04-18T09:54:00Z">
        <w:r w:rsidR="0066715F">
          <w:t xml:space="preserve"> limited to no more than </w:t>
        </w:r>
      </w:ins>
      <w:ins w:id="994" w:author="David Conklin" w:date="2021-04-18T09:55:00Z">
        <w:r w:rsidR="0066715F">
          <w:t>saturation water capacity minus field capacity.</w:t>
        </w:r>
      </w:ins>
    </w:p>
    <w:p w14:paraId="0D6E2A83" w14:textId="0EAF904A" w:rsidR="00262C41" w:rsidRDefault="00CB55F8" w:rsidP="00FF29F2">
      <w:pPr>
        <w:rPr>
          <w:ins w:id="995" w:author="David Conklin" w:date="2021-04-18T09:18:00Z"/>
        </w:rPr>
      </w:pPr>
      <w:ins w:id="996" w:author="David Conklin" w:date="2021-04-18T08:56:00Z">
        <w:r>
          <w:tab/>
        </w:r>
      </w:ins>
      <w:ins w:id="997" w:author="David Conklin" w:date="2021-04-18T08:57:00Z">
        <w:r>
          <w:t xml:space="preserve">When CW3M first initializes, </w:t>
        </w:r>
      </w:ins>
      <w:ins w:id="998" w:author="David Conklin" w:date="2021-04-19T08:10:00Z">
        <w:r w:rsidR="002D6752">
          <w:t>if an IC file is not availa</w:t>
        </w:r>
      </w:ins>
      <w:ins w:id="999" w:author="David Conklin" w:date="2021-04-19T08:11:00Z">
        <w:r w:rsidR="002D6752">
          <w:t>ble,</w:t>
        </w:r>
      </w:ins>
      <w:ins w:id="1000" w:author="David Conklin" w:date="2021-04-18T09:00:00Z">
        <w:r>
          <w:t xml:space="preserve"> CW3M initializes the compartments in the HBV model and the corresponding IDU a</w:t>
        </w:r>
      </w:ins>
      <w:ins w:id="1001" w:author="David Conklin" w:date="2021-04-18T09:01:00Z">
        <w:r>
          <w:t xml:space="preserve">ttributes to </w:t>
        </w:r>
      </w:ins>
      <w:ins w:id="1002" w:author="David Conklin" w:date="2021-04-18T09:02:00Z">
        <w:r>
          <w:t>a value</w:t>
        </w:r>
      </w:ins>
      <w:ins w:id="1003" w:author="David Conklin" w:date="2021-04-18T09:01:00Z">
        <w:r>
          <w:t xml:space="preserve"> specified in the </w:t>
        </w:r>
      </w:ins>
      <w:ins w:id="1004" w:author="David Conklin" w:date="2021-04-18T09:03:00Z">
        <w:r>
          <w:t xml:space="preserve">init_water_content field of the &lt;catchments&gt; block of the </w:t>
        </w:r>
      </w:ins>
      <w:ins w:id="1005" w:author="David Conklin" w:date="2021-04-18T09:01:00Z">
        <w:r>
          <w:t>Flow XML file</w:t>
        </w:r>
      </w:ins>
      <w:ins w:id="1006" w:author="David Conklin" w:date="2021-04-18T09:03:00Z">
        <w:r>
          <w:t>.</w:t>
        </w:r>
      </w:ins>
      <w:ins w:id="1007" w:author="David Conklin" w:date="2021-04-18T09:11:00Z">
        <w:r w:rsidR="00262C41">
          <w:t xml:space="preserve">  The current setting for the init_water_content is the single value 0.1, which results in </w:t>
        </w:r>
      </w:ins>
      <w:ins w:id="1008" w:author="David Conklin" w:date="2021-04-18T09:12:00Z">
        <w:r w:rsidR="00262C41">
          <w:t>values</w:t>
        </w:r>
      </w:ins>
      <w:ins w:id="1009" w:author="David Conklin" w:date="2021-04-18T09:13:00Z">
        <w:r w:rsidR="00262C41">
          <w:t xml:space="preserve"> of 0.0</w:t>
        </w:r>
      </w:ins>
      <w:ins w:id="1010" w:author="David Conklin" w:date="2021-04-18T09:12:00Z">
        <w:r w:rsidR="00262C41">
          <w:t xml:space="preserve"> for SNOWPACK</w:t>
        </w:r>
      </w:ins>
      <w:ins w:id="1011" w:author="David Conklin" w:date="2021-04-18T09:14:00Z">
        <w:r w:rsidR="00262C41">
          <w:t xml:space="preserve"> and </w:t>
        </w:r>
      </w:ins>
      <w:ins w:id="1012" w:author="David Conklin" w:date="2021-04-18T09:12:00Z">
        <w:r w:rsidR="00262C41">
          <w:t>H2O_MELT</w:t>
        </w:r>
      </w:ins>
      <w:ins w:id="1013" w:author="David Conklin" w:date="2021-04-18T09:14:00Z">
        <w:r w:rsidR="00262C41">
          <w:t>, a value in m</w:t>
        </w:r>
        <w:r w:rsidR="00262C41">
          <w:rPr>
            <w:vertAlign w:val="superscript"/>
          </w:rPr>
          <w:t>3</w:t>
        </w:r>
        <w:r w:rsidR="00262C41">
          <w:t xml:space="preserve"> equivalent to </w:t>
        </w:r>
      </w:ins>
      <w:ins w:id="1014" w:author="David Conklin" w:date="2021-04-18T09:15:00Z">
        <w:r w:rsidR="00262C41">
          <w:t xml:space="preserve">40 mm for SM_DAY, and a </w:t>
        </w:r>
      </w:ins>
      <w:ins w:id="1015" w:author="David Conklin" w:date="2021-04-18T09:16:00Z">
        <w:r w:rsidR="00262C41">
          <w:t xml:space="preserve">negative </w:t>
        </w:r>
      </w:ins>
      <w:ins w:id="1016" w:author="David Conklin" w:date="2021-04-18T09:15:00Z">
        <w:r w:rsidR="00262C41">
          <w:t>value of WETNESS</w:t>
        </w:r>
      </w:ins>
      <w:ins w:id="1017" w:author="David Conklin" w:date="2021-04-18T09:16:00Z">
        <w:r w:rsidR="00262C41">
          <w:t xml:space="preserve"> </w:t>
        </w:r>
      </w:ins>
      <w:ins w:id="1018" w:author="David Conklin" w:date="2021-04-18T09:17:00Z">
        <w:r w:rsidR="00262C41">
          <w:t>equal to 40 mm minus the field capacity of the soil, obtained from the HBV</w:t>
        </w:r>
      </w:ins>
      <w:ins w:id="1019" w:author="David Conklin" w:date="2021-04-18T09:18:00Z">
        <w:r w:rsidR="00262C41">
          <w:t xml:space="preserve"> parameter file.</w:t>
        </w:r>
      </w:ins>
    </w:p>
    <w:p w14:paraId="1D461ACB" w14:textId="0D1593E2" w:rsidR="00CB55F8" w:rsidRPr="00262C41" w:rsidDel="00B6190A" w:rsidRDefault="00262C41" w:rsidP="00FF29F2">
      <w:pPr>
        <w:rPr>
          <w:del w:id="1020" w:author="David Conklin" w:date="2021-04-18T09:23:00Z"/>
          <w:moveTo w:id="1021" w:author="David Conklin" w:date="2021-04-18T06:07:00Z"/>
          <w:rPrChange w:id="1022" w:author="David Conklin" w:date="2021-04-18T09:14:00Z">
            <w:rPr>
              <w:del w:id="1023" w:author="David Conklin" w:date="2021-04-18T09:23:00Z"/>
              <w:moveTo w:id="1024" w:author="David Conklin" w:date="2021-04-18T06:07:00Z"/>
            </w:rPr>
          </w:rPrChange>
        </w:rPr>
        <w:pPrChange w:id="1025" w:author="David Conklin" w:date="2021-04-18T07:01:00Z">
          <w:pPr>
            <w:ind w:firstLine="720"/>
          </w:pPr>
        </w:pPrChange>
      </w:pPr>
      <w:ins w:id="1026" w:author="David Conklin" w:date="2021-04-18T09:18:00Z">
        <w:r>
          <w:tab/>
          <w:t xml:space="preserve">If on the other hand </w:t>
        </w:r>
      </w:ins>
      <w:ins w:id="1027" w:author="David Conklin" w:date="2021-04-19T08:11:00Z">
        <w:r w:rsidR="002D6752">
          <w:t>an IC file is available</w:t>
        </w:r>
      </w:ins>
      <w:ins w:id="1028" w:author="David Conklin" w:date="2021-04-18T09:19:00Z">
        <w:r>
          <w:t>, then CW3M</w:t>
        </w:r>
      </w:ins>
      <w:ins w:id="1029" w:author="David Conklin" w:date="2021-04-18T09:20:00Z">
        <w:r>
          <w:t xml:space="preserve"> constructs the </w:t>
        </w:r>
      </w:ins>
      <w:ins w:id="1030" w:author="David Conklin" w:date="2021-04-18T09:21:00Z">
        <w:r w:rsidR="00B6190A">
          <w:t xml:space="preserve">HRU </w:t>
        </w:r>
      </w:ins>
      <w:ins w:id="1031" w:author="David Conklin" w:date="2021-04-18T09:20:00Z">
        <w:r>
          <w:t xml:space="preserve">values for snowpack, surface water, </w:t>
        </w:r>
        <w:r w:rsidR="00B6190A">
          <w:t>and root</w:t>
        </w:r>
      </w:ins>
      <w:ins w:id="1032" w:author="David Conklin" w:date="2021-04-18T09:21:00Z">
        <w:r w:rsidR="00B6190A">
          <w:t>-accessible compartments of the HBV model by aggregating the values of the corresponding IDU att</w:t>
        </w:r>
      </w:ins>
      <w:ins w:id="1033" w:author="David Conklin" w:date="2021-04-18T09:22:00Z">
        <w:r w:rsidR="00B6190A">
          <w:t xml:space="preserve">ributes across the IDUs which make up each HRU.  Warning messages </w:t>
        </w:r>
      </w:ins>
      <w:ins w:id="1034" w:author="David Conklin" w:date="2021-04-18T09:23:00Z">
        <w:r w:rsidR="00B6190A">
          <w:t>are produced when the HRU values in the IC file are inconsistent with those aggregated from the IDU attributes.</w:t>
        </w:r>
      </w:ins>
      <w:ins w:id="1035" w:author="David Conklin" w:date="2021-04-18T09:16:00Z">
        <w:r>
          <w:t xml:space="preserve"> </w:t>
        </w:r>
      </w:ins>
    </w:p>
    <w:p w14:paraId="29AFE59D" w14:textId="77777777" w:rsidR="00801BD3" w:rsidDel="00B6190A" w:rsidRDefault="00801BD3" w:rsidP="00801BD3">
      <w:pPr>
        <w:rPr>
          <w:del w:id="1036" w:author="David Conklin" w:date="2021-04-18T09:23:00Z"/>
          <w:moveTo w:id="1037" w:author="David Conklin" w:date="2021-04-18T06:07:00Z"/>
          <w:rFonts w:ascii="Times New Roman" w:hAnsi="Times New Roman" w:cs="Times New Roman"/>
          <w:sz w:val="24"/>
          <w:szCs w:val="24"/>
        </w:rPr>
      </w:pPr>
    </w:p>
    <w:moveToRangeEnd w:id="874"/>
    <w:p w14:paraId="107B9E01" w14:textId="77777777" w:rsidR="002D2159" w:rsidRDefault="002D2159" w:rsidP="00EB66B0"/>
    <w:p w14:paraId="6D87310E" w14:textId="1899533E" w:rsidR="00BD69AE" w:rsidRDefault="00BD69AE" w:rsidP="002D2159">
      <w:pPr>
        <w:pStyle w:val="Heading1"/>
      </w:pPr>
      <w:bookmarkStart w:id="1038" w:name="_Toc69712249"/>
      <w:r>
        <w:t>Stream flow and stream temperature</w:t>
      </w:r>
      <w:bookmarkEnd w:id="1038"/>
    </w:p>
    <w:p w14:paraId="224B0981" w14:textId="77777777" w:rsidR="008C7362" w:rsidRDefault="008C7362" w:rsidP="008C7362">
      <w:pPr>
        <w:pStyle w:val="Heading2"/>
      </w:pPr>
      <w:bookmarkStart w:id="1039" w:name="_Toc50800503"/>
      <w:bookmarkStart w:id="1040" w:name="_Toc54090937"/>
      <w:bookmarkStart w:id="1041" w:name="_Toc69712250"/>
      <w:r>
        <w:t>Water parcels</w:t>
      </w:r>
      <w:bookmarkEnd w:id="1039"/>
      <w:bookmarkEnd w:id="1040"/>
      <w:bookmarkEnd w:id="104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w:t>
      </w:r>
      <w:r>
        <w:lastRenderedPageBreak/>
        <w:t xml:space="preserve">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042" w:name="_Toc69712251"/>
      <w:r>
        <w:t>Daily water mass and energy balance</w:t>
      </w:r>
      <w:bookmarkEnd w:id="104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lastRenderedPageBreak/>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043" w:name="_Toc69712252"/>
      <w:r>
        <w:t>Estimating the rate of flow</w:t>
      </w:r>
      <w:r w:rsidR="006A13B7">
        <w:t xml:space="preserve"> </w:t>
      </w:r>
      <w:r>
        <w:t>in a stream reach</w:t>
      </w:r>
      <w:bookmarkEnd w:id="104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lastRenderedPageBreak/>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lastRenderedPageBreak/>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44" w:name="_Toc69712253"/>
      <w:r>
        <w:lastRenderedPageBreak/>
        <w:t>Estimating the surface area of the water in a subreach</w:t>
      </w:r>
      <w:bookmarkEnd w:id="1044"/>
    </w:p>
    <w:p w14:paraId="6663A824" w14:textId="6468D2E1" w:rsidR="00263AF4" w:rsidRDefault="00263AF4" w:rsidP="00263AF4">
      <w:pPr>
        <w:rPr>
          <w:ins w:id="1045" w:author="David Conklin" w:date="2021-04-08T07:30:00Z"/>
        </w:rPr>
      </w:pPr>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ins w:id="1046" w:author="David Conklin" w:date="2021-04-08T07:27:00Z">
        <w:r w:rsidR="007C48B1">
          <w:t>In principle,</w:t>
        </w:r>
      </w:ins>
      <w:r w:rsidR="00D165C3">
        <w:t xml:space="preserve"> </w:t>
      </w:r>
      <w:ins w:id="1047" w:author="David Conklin" w:date="2021-04-08T07:27:00Z">
        <w:r w:rsidR="007C48B1">
          <w:t>t</w:t>
        </w:r>
      </w:ins>
      <w:del w:id="1048" w:author="David Conklin" w:date="2021-04-08T07:27:00Z">
        <w:r w:rsidR="00D165C3" w:rsidDel="007C48B1">
          <w:delText>T</w:delText>
        </w:r>
      </w:del>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ins w:id="1049" w:author="David Conklin" w:date="2021-04-08T07:28:00Z">
        <w:r w:rsidR="007C48B1">
          <w:t xml:space="preserve">  CW3M has a built-in, default method for estimating stream width</w:t>
        </w:r>
      </w:ins>
      <w:ins w:id="1050" w:author="David Conklin" w:date="2021-04-08T07:29:00Z">
        <w:r w:rsidR="007C48B1">
          <w:t>; the estimate goes into the Reach attribute WIDTH_CALC.</w:t>
        </w:r>
      </w:ins>
    </w:p>
    <w:p w14:paraId="246EF282" w14:textId="3518AA60" w:rsidR="007C48B1" w:rsidRDefault="007C48B1" w:rsidP="00263AF4">
      <w:ins w:id="1051" w:author="David Conklin" w:date="2021-04-08T07:30:00Z">
        <w:r>
          <w:tab/>
          <w:t>In some places, the width of the reach is relatively constant</w:t>
        </w:r>
      </w:ins>
      <w:ins w:id="1052" w:author="David Conklin" w:date="2021-04-08T07:31:00Z">
        <w:r>
          <w:t xml:space="preserve">.  Where the width of the reach is known, it may be specified explicitly </w:t>
        </w:r>
      </w:ins>
      <w:ins w:id="1053" w:author="David Conklin" w:date="2021-04-08T07:32:00Z">
        <w:r>
          <w:t xml:space="preserve">in the Reach attribute WIDTHGIVEN.  Values greater than zero in WIDTHGIVEN override the </w:t>
        </w:r>
      </w:ins>
      <w:ins w:id="1054" w:author="David Conklin" w:date="2021-04-08T07:33:00Z">
        <w:r>
          <w:t>value in WIDTH_CALC.  The operative width value is held in the a</w:t>
        </w:r>
      </w:ins>
      <w:ins w:id="1055" w:author="David Conklin" w:date="2021-04-08T07:34:00Z">
        <w:r>
          <w:t>ttribute WIDTHREACH.</w:t>
        </w:r>
      </w:ins>
    </w:p>
    <w:p w14:paraId="70196CC4" w14:textId="0FF7FAA4" w:rsidR="00B57E25" w:rsidRDefault="00D165C3" w:rsidP="003F72F2">
      <w:pPr>
        <w:rPr>
          <w:ins w:id="1056" w:author="David Conklin" w:date="2021-04-08T07:46:00Z"/>
        </w:rPr>
      </w:pPr>
      <w:r>
        <w:tab/>
        <w:t xml:space="preserve">The </w:t>
      </w:r>
      <w:del w:id="1057" w:author="David Conklin" w:date="2021-04-08T07:35:00Z">
        <w:r w:rsidDel="007C48B1">
          <w:delText xml:space="preserve">effective </w:delText>
        </w:r>
      </w:del>
      <w:r>
        <w:t xml:space="preserve">width </w:t>
      </w:r>
      <w:ins w:id="1058" w:author="David Conklin" w:date="2021-04-08T07:35:00Z">
        <w:r w:rsidR="007C48B1">
          <w:t>estimate that goes into WIDTH_CAL</w:t>
        </w:r>
      </w:ins>
      <w:del w:id="1059" w:author="David Conklin" w:date="2021-04-08T07:35:00Z">
        <w:r w:rsidDel="0075078A">
          <w:delText>of the stream, for the purpose of calculating the water surface area</w:delText>
        </w:r>
      </w:del>
      <w:ins w:id="1060" w:author="David Conklin" w:date="2021-04-08T07:36:00Z">
        <w:r w:rsidR="0075078A">
          <w:t>C</w:t>
        </w:r>
      </w:ins>
      <w:del w:id="1061" w:author="David Conklin" w:date="2021-04-08T07:36:00Z">
        <w:r w:rsidDel="0075078A">
          <w:delText>,</w:delText>
        </w:r>
      </w:del>
      <w:r>
        <w:t xml:space="preserve"> is </w:t>
      </w:r>
      <w:ins w:id="1062" w:author="David Conklin" w:date="2021-04-08T07:43:00Z">
        <w:r w:rsidR="005460BC">
          <w:t>the average of the calculated widths for the su</w:t>
        </w:r>
      </w:ins>
      <w:ins w:id="1063" w:author="David Conklin" w:date="2021-04-08T07:44:00Z">
        <w:r w:rsidR="005460BC">
          <w:t xml:space="preserve">breaches that make up the reach.  Subreach widths are estimated as a function of the </w:t>
        </w:r>
      </w:ins>
      <w:ins w:id="1064" w:author="David Conklin" w:date="2021-04-08T07:45:00Z">
        <w:r w:rsidR="005460BC">
          <w:t>length of the subreach, the volume of water it contains, and a prescribed width-to-depth ratio</w:t>
        </w:r>
      </w:ins>
      <w:ins w:id="1065" w:author="David Conklin" w:date="2021-04-08T07:53:00Z">
        <w:r w:rsidR="00B57E25">
          <w:t xml:space="preserve"> = 10</w:t>
        </w:r>
      </w:ins>
      <w:ins w:id="1066" w:author="David Conklin" w:date="2021-04-08T07:46:00Z">
        <w:r w:rsidR="00B57E25">
          <w:t>.</w:t>
        </w:r>
      </w:ins>
    </w:p>
    <w:p w14:paraId="5C0C8505" w14:textId="1E9E984F" w:rsidR="00D165C3" w:rsidRPr="003F72F2" w:rsidDel="00EE1044" w:rsidRDefault="00D165C3" w:rsidP="003F72F2">
      <w:pPr>
        <w:rPr>
          <w:del w:id="1067" w:author="David Conklin" w:date="2021-04-08T08:24:00Z"/>
        </w:rPr>
      </w:pPr>
      <w:del w:id="1068" w:author="David Conklin" w:date="2021-04-08T07:36:00Z">
        <w:r w:rsidDel="0075078A">
          <w:delText>estimate</w:delText>
        </w:r>
      </w:del>
      <w:del w:id="1069" w:author="David Conklin" w:date="2021-04-08T08:24:00Z">
        <w:r w:rsidDel="00EE1044">
          <w:delText xml:space="preserve">d by a two-step process.  First, a “Manniing depth” is calculated using </w:delText>
        </w:r>
        <w:r w:rsidDel="00EE1044">
          <w:rPr>
            <w:i/>
            <w:iCs/>
          </w:rPr>
          <w:delText>GetManningDepthFromQ()</w:delText>
        </w:r>
        <w:r w:rsidDel="00EE1044">
          <w:delText>, and then it is used with the known volume and length to solve for a “Manning width”</w:delText>
        </w:r>
        <w:r w:rsidR="00264293" w:rsidDel="00EE1044">
          <w:delText>.  The second step is to compare the Manning width to a second estimate of the width made by multiplying the Manning depth by the parameterized width:depth ratio.  The lesser of the two width estimates is retained and used in the calculation of the water surface area.</w:delText>
        </w:r>
      </w:del>
    </w:p>
    <w:p w14:paraId="5DFFEFA5" w14:textId="77777777" w:rsidR="00B20483" w:rsidRDefault="00B20483" w:rsidP="00684B5F"/>
    <w:p w14:paraId="3E997B9C" w14:textId="77777777" w:rsidR="009123A7" w:rsidRDefault="009123A7" w:rsidP="007B1928">
      <w:pPr>
        <w:pStyle w:val="Heading2"/>
      </w:pPr>
      <w:bookmarkStart w:id="1070" w:name="_Toc69712254"/>
      <w:r>
        <w:t>Water temperature from thermal energy</w:t>
      </w:r>
      <w:bookmarkEnd w:id="107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714016B" w:rsidR="007512E5" w:rsidDel="00801BD3" w:rsidRDefault="007512E5" w:rsidP="009123A7">
      <w:pPr>
        <w:rPr>
          <w:moveFrom w:id="1071" w:author="David Conklin" w:date="2021-04-18T06:07:00Z"/>
          <w:rFonts w:ascii="Times New Roman" w:hAnsi="Times New Roman" w:cs="Times New Roman"/>
          <w:sz w:val="24"/>
          <w:szCs w:val="24"/>
        </w:rPr>
      </w:pPr>
      <w:moveFromRangeStart w:id="1072" w:author="David Conklin" w:date="2021-04-18T06:07:00Z" w:name="move69618508"/>
    </w:p>
    <w:p w14:paraId="57244CE9" w14:textId="15415773" w:rsidR="007E2AF3" w:rsidDel="00801BD3" w:rsidRDefault="007E2AF3" w:rsidP="007B1928">
      <w:pPr>
        <w:pStyle w:val="Heading2"/>
        <w:rPr>
          <w:moveFrom w:id="1073" w:author="David Conklin" w:date="2021-04-18T06:07:00Z"/>
        </w:rPr>
      </w:pPr>
      <w:moveFrom w:id="1074" w:author="David Conklin" w:date="2021-04-18T06:07:00Z">
        <w:r w:rsidDel="00801BD3">
          <w:t>Initial conditions for Flow: the IC file</w:t>
        </w:r>
      </w:moveFrom>
    </w:p>
    <w:p w14:paraId="0409386C" w14:textId="27974650" w:rsidR="007E2AF3" w:rsidDel="00801BD3" w:rsidRDefault="007E2AF3" w:rsidP="007B1928">
      <w:pPr>
        <w:ind w:firstLine="720"/>
        <w:rPr>
          <w:moveFrom w:id="1075" w:author="David Conklin" w:date="2021-04-18T06:07:00Z"/>
        </w:rPr>
      </w:pPr>
      <w:moveFrom w:id="1076" w:author="David Conklin" w:date="2021-04-18T06:07:00Z">
        <w:r w:rsidDel="00801BD3">
          <w:t xml:space="preserve">The Flow model has the ability to read initial values for the water in the stream network from an IC file.  The name and location of the IC file are specified in the </w:t>
        </w:r>
        <w:r w:rsidDel="00801BD3">
          <w:rPr>
            <w:rFonts w:ascii="Consolas" w:hAnsi="Consolas" w:cs="Consolas"/>
            <w:sz w:val="19"/>
            <w:szCs w:val="19"/>
          </w:rPr>
          <w:t>initial_conditions</w:t>
        </w:r>
        <w:r w:rsidDel="00801BD3">
          <w:t xml:space="preserve"> field of the </w:t>
        </w:r>
        <w:r w:rsidDel="00801BD3">
          <w:rPr>
            <w:rFonts w:ascii="Consolas" w:hAnsi="Consolas" w:cs="Consolas"/>
            <w:sz w:val="19"/>
            <w:szCs w:val="19"/>
          </w:rPr>
          <w:t>&lt;flow_model&gt;</w:t>
        </w:r>
        <w:r w:rsidDel="00801BD3">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moveFrom>
    </w:p>
    <w:p w14:paraId="2B221FA2" w14:textId="717127D4" w:rsidR="007E2AF3" w:rsidDel="00801BD3" w:rsidRDefault="007E2AF3" w:rsidP="009123A7">
      <w:pPr>
        <w:rPr>
          <w:moveFrom w:id="1077" w:author="David Conklin" w:date="2021-04-18T06:07:00Z"/>
          <w:rFonts w:ascii="Times New Roman" w:hAnsi="Times New Roman" w:cs="Times New Roman"/>
          <w:sz w:val="24"/>
          <w:szCs w:val="24"/>
        </w:rPr>
      </w:pPr>
    </w:p>
    <w:moveFromRangeEnd w:id="1072"/>
    <w:p w14:paraId="5042B3D1" w14:textId="77777777" w:rsidR="00801BD3" w:rsidRDefault="00801BD3" w:rsidP="007B1928">
      <w:pPr>
        <w:pStyle w:val="Heading2"/>
        <w:rPr>
          <w:ins w:id="1078" w:author="David Conklin" w:date="2021-04-18T06:07:00Z"/>
        </w:rPr>
      </w:pPr>
    </w:p>
    <w:p w14:paraId="4150B7FF" w14:textId="1D11D5C5" w:rsidR="007512E5" w:rsidRDefault="007512E5" w:rsidP="007B1928">
      <w:pPr>
        <w:pStyle w:val="Heading2"/>
      </w:pPr>
      <w:bookmarkStart w:id="1079" w:name="_Toc69712255"/>
      <w:r>
        <w:t>Boundary conditions for stream water temperature</w:t>
      </w:r>
      <w:bookmarkEnd w:id="107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lastRenderedPageBreak/>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80" w:name="_Toc69712256"/>
      <w:r>
        <w:t>Thermal stratification in reservoirs</w:t>
      </w:r>
      <w:bookmarkEnd w:id="108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81" w:name="_Toc69712257"/>
      <w:r>
        <w:t>Thermal loading</w:t>
      </w:r>
      <w:bookmarkEnd w:id="108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w:t>
      </w:r>
      <w:r>
        <w:lastRenderedPageBreak/>
        <w:t xml:space="preserve">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 xml:space="preserve">Some of the data needed for the thermal loading calculations will be constant and can be precalculated offline, for example topographic shading characteristics.  Other data may change </w:t>
      </w:r>
      <w:r>
        <w:lastRenderedPageBreak/>
        <w:t>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82" w:name="_Toc69712258"/>
      <w:r>
        <w:t>Reservoirs</w:t>
      </w:r>
      <w:bookmarkEnd w:id="108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83" w:name="_Toc69712259"/>
      <w:r>
        <w:t>Reservoir data</w:t>
      </w:r>
      <w:bookmarkEnd w:id="108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lastRenderedPageBreak/>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lastRenderedPageBreak/>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84" w:name="_Toc69712260"/>
      <w:r>
        <w:t>Reservoir data sources</w:t>
      </w:r>
      <w:bookmarkEnd w:id="108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85" w:name="_Toc69712261"/>
      <w:r>
        <w:t>Creating a new study area</w:t>
      </w:r>
      <w:r w:rsidR="00A55502">
        <w:t xml:space="preserve"> from a watershed within the WRB</w:t>
      </w:r>
      <w:bookmarkEnd w:id="108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 xml:space="preserve">Once a particular drainage has been </w:t>
      </w:r>
      <w:r w:rsidR="00691D6A">
        <w:lastRenderedPageBreak/>
        <w:t>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pPr>
        <w:rPr>
          <w:ins w:id="1086" w:author="David Conklin" w:date="2021-04-13T04:53:00Z"/>
        </w:rPr>
      </w:pPr>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pPr>
        <w:rPr>
          <w:ins w:id="1087" w:author="David Conklin" w:date="2021-04-13T04:53:00Z"/>
        </w:rPr>
      </w:pPr>
      <w:ins w:id="1088" w:author="David Conklin" w:date="2021-04-13T04:53:00Z">
        <w:r>
          <w:br w:type="page"/>
        </w:r>
      </w:ins>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29DBC5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D6752">
        <w:t xml:space="preserve">Figure </w:t>
      </w:r>
      <w:r w:rsidR="002D675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89" w:name="_Toc69712262"/>
      <w:r>
        <w:t>Limitations of subbasin simulations</w:t>
      </w:r>
      <w:bookmarkEnd w:id="108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90" w:name="_Toc69712263"/>
      <w:r>
        <w:t>Calibration procedure</w:t>
      </w:r>
      <w:bookmarkEnd w:id="1090"/>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91" w:name="_Toc69712264"/>
      <w:r>
        <w:t>Using PEST to determine HBV parameter values</w:t>
      </w:r>
      <w:bookmarkEnd w:id="109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92" w:name="_Toc69712265"/>
      <w:r>
        <w:t>Calibrating streamflows using stream gage measurements</w:t>
      </w:r>
      <w:bookmarkEnd w:id="109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93" w:name="_Toc69712266"/>
      <w:r>
        <w:t>Calibrating stream temperatures</w:t>
      </w:r>
      <w:bookmarkEnd w:id="109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94" w:name="_Toc69712267"/>
      <w:r>
        <w:lastRenderedPageBreak/>
        <w:t>North Santiam study area</w:t>
      </w:r>
      <w:bookmarkEnd w:id="1094"/>
    </w:p>
    <w:p w14:paraId="24DE991F" w14:textId="77777777" w:rsidR="000C5A18" w:rsidRDefault="000C5A18" w:rsidP="000C5A18"/>
    <w:p w14:paraId="0AA4F828" w14:textId="7B5D572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D6752">
        <w:t xml:space="preserve">Figure </w:t>
      </w:r>
      <w:r w:rsidR="002D675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95" w:name="_Toc69712268"/>
      <w:r>
        <w:rPr>
          <w:rFonts w:eastAsia="Times New Roman"/>
        </w:rPr>
        <w:t>Instream water rights</w:t>
      </w:r>
      <w:bookmarkEnd w:id="109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03CBB0A4" w:rsidR="00AE364B" w:rsidRDefault="005C1A69" w:rsidP="005C1A69">
      <w:pPr>
        <w:pStyle w:val="Caption"/>
      </w:pPr>
      <w:bookmarkStart w:id="109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D6752">
        <w:rPr>
          <w:noProof/>
        </w:rPr>
        <w:t>6</w:t>
      </w:r>
      <w:r w:rsidR="000B183E">
        <w:rPr>
          <w:noProof/>
        </w:rPr>
        <w:fldChar w:fldCharType="end"/>
      </w:r>
      <w:r>
        <w:t xml:space="preserve">. Instream water rights in </w:t>
      </w:r>
      <w:r w:rsidR="00077987">
        <w:t>the North Santiam watershed</w:t>
      </w:r>
      <w:bookmarkEnd w:id="1096"/>
    </w:p>
    <w:p w14:paraId="0FD5899C" w14:textId="77777777" w:rsidR="0092040E" w:rsidRDefault="0092040E" w:rsidP="0092040E"/>
    <w:p w14:paraId="0E0CDFE5" w14:textId="77777777" w:rsidR="00B91F45" w:rsidRDefault="00B47486" w:rsidP="00B91F45">
      <w:pPr>
        <w:pStyle w:val="Heading2"/>
      </w:pPr>
      <w:bookmarkStart w:id="1097" w:name="_Toc69712269"/>
      <w:r>
        <w:t xml:space="preserve">Municipal </w:t>
      </w:r>
      <w:r w:rsidR="00057A5D">
        <w:t>w</w:t>
      </w:r>
      <w:r>
        <w:t xml:space="preserve">ater </w:t>
      </w:r>
      <w:r w:rsidR="00D97755">
        <w:t>r</w:t>
      </w:r>
      <w:r>
        <w:t>ights</w:t>
      </w:r>
      <w:bookmarkEnd w:id="1097"/>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98" w:name="_Toc69712270"/>
      <w:r>
        <w:t>McKenzie Basin Wetlands Study</w:t>
      </w:r>
      <w:bookmarkEnd w:id="1098"/>
    </w:p>
    <w:p w14:paraId="79498AD8" w14:textId="77777777" w:rsidR="00736461" w:rsidRPr="00D97CDA" w:rsidRDefault="00736461" w:rsidP="00A8214A"/>
    <w:p w14:paraId="2403DDA0" w14:textId="063D759E" w:rsidR="00275338" w:rsidRDefault="003613A1" w:rsidP="00A8214A">
      <w:pPr>
        <w:pStyle w:val="Heading2"/>
      </w:pPr>
      <w:bookmarkStart w:id="1099" w:name="_Toc69712271"/>
      <w:r>
        <w:t xml:space="preserve">Project </w:t>
      </w:r>
      <w:r w:rsidR="00DC262D">
        <w:t>Overview</w:t>
      </w:r>
      <w:bookmarkEnd w:id="1099"/>
    </w:p>
    <w:p w14:paraId="6C66CC56" w14:textId="2BB084D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D6752">
        <w:t xml:space="preserve">Figure </w:t>
      </w:r>
      <w:r w:rsidR="002D6752">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685563A" w:rsidR="00275338" w:rsidRDefault="009767A5" w:rsidP="00A8214A">
      <w:pPr>
        <w:pStyle w:val="Caption"/>
      </w:pPr>
      <w:bookmarkStart w:id="1100" w:name="_Ref48282850"/>
      <w:bookmarkStart w:id="1101" w:name="_Toc53219839"/>
      <w:r>
        <w:t xml:space="preserve">Figure </w:t>
      </w:r>
      <w:fldSimple w:instr=" SEQ Figure \* ARABIC ">
        <w:r w:rsidR="002D6752">
          <w:rPr>
            <w:noProof/>
          </w:rPr>
          <w:t>7</w:t>
        </w:r>
      </w:fldSimple>
      <w:bookmarkEnd w:id="1100"/>
      <w:r>
        <w:t>. McKenzie basin in CW3M screen capture</w:t>
      </w:r>
      <w:bookmarkEnd w:id="110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F1D0A4B" w:rsidR="004D33B7" w:rsidRDefault="009767A5" w:rsidP="00A8214A">
      <w:pPr>
        <w:pStyle w:val="Caption"/>
      </w:pPr>
      <w:bookmarkStart w:id="1102" w:name="_Ref48282776"/>
      <w:bookmarkStart w:id="1103" w:name="_Ref48282732"/>
      <w:bookmarkStart w:id="1104" w:name="_Toc53219840"/>
      <w:r>
        <w:t xml:space="preserve">Figure </w:t>
      </w:r>
      <w:fldSimple w:instr=" SEQ Figure \* ARABIC ">
        <w:r w:rsidR="002D6752">
          <w:rPr>
            <w:noProof/>
          </w:rPr>
          <w:t>8</w:t>
        </w:r>
      </w:fldSimple>
      <w:bookmarkEnd w:id="1102"/>
      <w:r>
        <w:t>. Wetlands in the lower McKenzie basin, with their WETL_ID attribute values</w:t>
      </w:r>
      <w:bookmarkEnd w:id="1103"/>
      <w:bookmarkEnd w:id="1104"/>
    </w:p>
    <w:p w14:paraId="364BDC9E" w14:textId="77777777" w:rsidR="004D33B7" w:rsidRDefault="004D33B7" w:rsidP="00275338"/>
    <w:p w14:paraId="6EF95807" w14:textId="5E566C26" w:rsidR="003613A1" w:rsidRDefault="003613A1" w:rsidP="00A8214A">
      <w:pPr>
        <w:pStyle w:val="Heading2"/>
      </w:pPr>
      <w:bookmarkStart w:id="1105" w:name="_Toc69712272"/>
      <w:r>
        <w:t>Model and Simulation Overview</w:t>
      </w:r>
      <w:bookmarkEnd w:id="1105"/>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06" w:name="_Toc69712273"/>
      <w:r>
        <w:t>McKenzie wetlands in the initial versions of the IDU, HRU, and Reach data layers</w:t>
      </w:r>
      <w:bookmarkEnd w:id="1106"/>
    </w:p>
    <w:p w14:paraId="79661602" w14:textId="1076F6A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D6752">
        <w:t xml:space="preserve">Figure </w:t>
      </w:r>
      <w:r w:rsidR="002D675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07" w:name="_Toc49175988"/>
      <w:bookmarkStart w:id="1108" w:name="_Toc69712274"/>
      <w:r>
        <w:t>Data changes for better representation of wetlands</w:t>
      </w:r>
      <w:bookmarkEnd w:id="1107"/>
      <w:bookmarkEnd w:id="110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09" w:name="_Toc69712275"/>
      <w:r>
        <w:t xml:space="preserve">Projection, </w:t>
      </w:r>
      <w:r w:rsidR="006F174A">
        <w:t>Calendar</w:t>
      </w:r>
      <w:r>
        <w:t>,</w:t>
      </w:r>
      <w:r w:rsidR="006F174A">
        <w:t xml:space="preserve"> and </w:t>
      </w:r>
      <w:r w:rsidR="009D540F">
        <w:t>Units</w:t>
      </w:r>
      <w:bookmarkEnd w:id="110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10" w:name="_Toc69712276"/>
      <w:r>
        <w:t>Simulation of changes in wetlands over time</w:t>
      </w:r>
      <w:bookmarkEnd w:id="111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11" w:name="_Toc69712277"/>
      <w:r>
        <w:t xml:space="preserve">How wetlands </w:t>
      </w:r>
      <w:r w:rsidR="000806A1">
        <w:t>are</w:t>
      </w:r>
      <w:r>
        <w:t xml:space="preserve"> represented</w:t>
      </w:r>
      <w:r w:rsidR="006D6388">
        <w:t xml:space="preserve"> in the model</w:t>
      </w:r>
      <w:bookmarkEnd w:id="111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12" w:name="_Toc69712278"/>
      <w:r>
        <w:t xml:space="preserve">The Wetland class and </w:t>
      </w:r>
      <w:r w:rsidR="00875B17">
        <w:t>Wetland objects in the C++ code</w:t>
      </w:r>
      <w:bookmarkEnd w:id="1112"/>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113" w:name="_Toc69712279"/>
      <w:r>
        <w:t>Attributes of interest in the wetlands study</w:t>
      </w:r>
      <w:bookmarkEnd w:id="111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14" w:name="_Toc69712280"/>
      <w:r>
        <w:t>A WETNESS attribute</w:t>
      </w:r>
      <w:bookmarkEnd w:id="111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15" w:name="_Toc69712281"/>
      <w:r>
        <w:t>Calculating the exchange of water between the wetland and the reach</w:t>
      </w:r>
      <w:bookmarkEnd w:id="111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16" w:name="_Toc69712282"/>
      <w:r>
        <w:t xml:space="preserve">Wetland </w:t>
      </w:r>
      <w:r w:rsidR="007A55EC">
        <w:t xml:space="preserve">IDU </w:t>
      </w:r>
      <w:r>
        <w:t>parameters</w:t>
      </w:r>
      <w:bookmarkEnd w:id="111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17" w:name="_Toc69712283"/>
      <w:r>
        <w:t>Reach parameters</w:t>
      </w:r>
      <w:bookmarkEnd w:id="111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118" w:name="_Toc69712284"/>
      <w:r>
        <w:t>Implementation of the exchange of water between the wetland and the reach</w:t>
      </w:r>
      <w:bookmarkEnd w:id="1118"/>
    </w:p>
    <w:p w14:paraId="5F583CA4" w14:textId="622E59CA" w:rsidR="00A06517" w:rsidRDefault="00405568" w:rsidP="00E5652B">
      <w:pPr>
        <w:rPr>
          <w:ins w:id="1119" w:author="David Conklin" w:date="2021-04-14T17:13:00Z"/>
        </w:rPr>
      </w:pPr>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ins w:id="1120" w:author="David Conklin" w:date="2021-04-14T17:08:00Z">
        <w:r w:rsidR="00A06517">
          <w:t>Since th</w:t>
        </w:r>
      </w:ins>
      <w:ins w:id="1121" w:author="David Conklin" w:date="2021-04-14T17:09:00Z">
        <w:r w:rsidR="00A06517">
          <w:t>e amounts in that compartment may be a mixture of meltwater at some IDUs and standing water at othe</w:t>
        </w:r>
      </w:ins>
      <w:ins w:id="1122" w:author="David Conklin" w:date="2021-04-14T17:10:00Z">
        <w:r w:rsidR="00A06517">
          <w:t>r IDUs, we will rename it as the “surface water” compartment</w:t>
        </w:r>
      </w:ins>
      <w:ins w:id="1123" w:author="David Conklin" w:date="2021-04-14T17:11:00Z">
        <w:r w:rsidR="00A06517">
          <w:t>, distinguishing it</w:t>
        </w:r>
      </w:ins>
      <w:ins w:id="1124" w:author="David Conklin" w:date="2021-04-14T17:12:00Z">
        <w:r w:rsidR="00A06517">
          <w:t xml:space="preserve"> both from the snowpack’s frozen water and the water in the soil.</w:t>
        </w:r>
      </w:ins>
      <w:del w:id="1125" w:author="David Conklin" w:date="2021-04-14T17:07:00Z">
        <w:r w:rsidR="00416577" w:rsidDel="00A06517">
          <w:delText xml:space="preserve">This is a compromise, and carries with it the consequence that on any given day an HRU may contain either snow on the ground or standing water in wetland IDUs, but not both.  </w:delText>
        </w:r>
      </w:del>
    </w:p>
    <w:p w14:paraId="27377D84" w14:textId="1EAD7F97" w:rsidR="00A06517" w:rsidRDefault="00A06517" w:rsidP="00E5652B">
      <w:pPr>
        <w:rPr>
          <w:ins w:id="1126" w:author="David Conklin" w:date="2021-04-14T17:07:00Z"/>
        </w:rPr>
      </w:pPr>
      <w:ins w:id="1127" w:author="David Conklin" w:date="2021-04-14T17:13:00Z">
        <w:r>
          <w:tab/>
          <w:t xml:space="preserve">CW3M’s algorithms already make use of </w:t>
        </w:r>
      </w:ins>
      <w:ins w:id="1128" w:author="David Conklin" w:date="2021-04-14T17:14:00Z">
        <w:r>
          <w:t>simplifying assumptions about the flowing water in the reaches: that the reaches never freeze and never stop flowing</w:t>
        </w:r>
      </w:ins>
      <w:ins w:id="1129" w:author="David Conklin" w:date="2021-04-14T17:15:00Z">
        <w:r>
          <w:t>.  The wetland implementation will make use of a</w:t>
        </w:r>
      </w:ins>
      <w:ins w:id="1130" w:author="David Conklin" w:date="2021-04-14T17:16:00Z">
        <w:r>
          <w:t>dditional</w:t>
        </w:r>
      </w:ins>
      <w:ins w:id="1131" w:author="David Conklin" w:date="2021-04-14T17:15:00Z">
        <w:r>
          <w:t xml:space="preserve"> simplifying assumption</w:t>
        </w:r>
      </w:ins>
      <w:ins w:id="1132" w:author="David Conklin" w:date="2021-04-14T17:16:00Z">
        <w:r>
          <w:t>s</w:t>
        </w:r>
      </w:ins>
      <w:ins w:id="1133" w:author="David Conklin" w:date="2021-04-14T17:15:00Z">
        <w:r>
          <w:t xml:space="preserve">: </w:t>
        </w:r>
      </w:ins>
      <w:ins w:id="1134" w:author="David Conklin" w:date="2021-04-14T17:18:00Z">
        <w:r w:rsidR="00E66D99">
          <w:t xml:space="preserve">1) </w:t>
        </w:r>
      </w:ins>
      <w:ins w:id="1135" w:author="David Conklin" w:date="2021-04-14T17:16:00Z">
        <w:r>
          <w:t xml:space="preserve">any given IDU may have standing water or may </w:t>
        </w:r>
      </w:ins>
      <w:ins w:id="1136" w:author="David Conklin" w:date="2021-04-14T17:17:00Z">
        <w:r>
          <w:t xml:space="preserve">have snow on the surface, but </w:t>
        </w:r>
        <w:r w:rsidR="00E66D99">
          <w:t>not both at the same time, and</w:t>
        </w:r>
      </w:ins>
      <w:ins w:id="1137" w:author="David Conklin" w:date="2021-04-14T17:18:00Z">
        <w:r w:rsidR="00E66D99">
          <w:t xml:space="preserve"> 2) when snow falls on standing water, it melts.  A consequence of these assumptions is </w:t>
        </w:r>
      </w:ins>
      <w:ins w:id="1138" w:author="David Conklin" w:date="2021-04-14T17:19:00Z">
        <w:r w:rsidR="00E66D99">
          <w:t>that all the standing water must be absorbed into the soil before a snowpack can form</w:t>
        </w:r>
      </w:ins>
      <w:ins w:id="1139" w:author="David Conklin" w:date="2021-04-14T17:20:00Z">
        <w:r w:rsidR="00E66D99">
          <w:t xml:space="preserve">, in a wetland IDU.  </w:t>
        </w:r>
      </w:ins>
      <w:ins w:id="1140" w:author="David Conklin" w:date="2021-04-14T17:21:00Z">
        <w:r w:rsidR="00E66D99">
          <w:t>Liquid s</w:t>
        </w:r>
      </w:ins>
      <w:ins w:id="1141" w:author="David Conklin" w:date="2021-04-14T17:23:00Z">
        <w:r w:rsidR="00E66D99">
          <w:t>tanding</w:t>
        </w:r>
      </w:ins>
      <w:ins w:id="1142" w:author="David Conklin" w:date="2021-04-14T17:21:00Z">
        <w:r w:rsidR="00E66D99">
          <w:t xml:space="preserve"> water in CW3M is represented </w:t>
        </w:r>
      </w:ins>
      <w:ins w:id="1143" w:author="David Conklin" w:date="2021-04-14T17:22:00Z">
        <w:r w:rsidR="00E66D99">
          <w:t xml:space="preserve">in computational units of complete IDUs </w:t>
        </w:r>
      </w:ins>
      <w:ins w:id="1144" w:author="David Conklin" w:date="2021-04-14T17:24:00Z">
        <w:r w:rsidR="00E66D99">
          <w:t>only – wetlands or water bodies; there is no representation of puddles or ponds smaller than an ID</w:t>
        </w:r>
      </w:ins>
      <w:ins w:id="1145" w:author="David Conklin" w:date="2021-04-14T17:25:00Z">
        <w:r w:rsidR="00E66D99">
          <w:t>U.  The situation is similar for snow</w:t>
        </w:r>
      </w:ins>
      <w:ins w:id="1146" w:author="David Conklin" w:date="2021-04-14T17:26:00Z">
        <w:r w:rsidR="00E66D99">
          <w:t>; there is no representation of snowdrifts or patches of snow smaller than an IDU.  Finer spatial resolu</w:t>
        </w:r>
      </w:ins>
      <w:ins w:id="1147" w:author="David Conklin" w:date="2021-04-14T17:27:00Z">
        <w:r w:rsidR="00E66D99">
          <w:t>tion could conceivably be achieved by constructing a new IDU layer with more and smaller IDUs.</w:t>
        </w:r>
      </w:ins>
    </w:p>
    <w:p w14:paraId="2F0BE6BA" w14:textId="40523547" w:rsidR="00405568" w:rsidDel="008C3C9A" w:rsidRDefault="00416577" w:rsidP="00E5652B">
      <w:pPr>
        <w:rPr>
          <w:del w:id="1148" w:author="David Conklin" w:date="2021-04-14T17:28:00Z"/>
        </w:rPr>
      </w:pPr>
      <w:del w:id="1149" w:author="David Conklin" w:date="2021-04-14T17:28:00Z">
        <w:r w:rsidDel="008C3C9A">
          <w:delText xml:space="preserve">That limitation is similar to other limitations already present in CW3M – the assumptions that reaches never freeze and never stop flowing.  </w:delText>
        </w:r>
      </w:del>
    </w:p>
    <w:p w14:paraId="1CD49C48" w14:textId="18914B89" w:rsidR="008C3C9A" w:rsidRPr="00801BD3" w:rsidRDefault="00E5652B" w:rsidP="00E5652B">
      <w:pPr>
        <w:rPr>
          <w:ins w:id="1150" w:author="David Conklin" w:date="2021-04-14T17:31:00Z"/>
        </w:rPr>
      </w:pPr>
      <w:r>
        <w:tab/>
      </w:r>
      <w:ins w:id="1151" w:author="David Conklin" w:date="2021-04-14T17:28:00Z">
        <w:r w:rsidR="008C3C9A">
          <w:t>Two</w:t>
        </w:r>
      </w:ins>
      <w:del w:id="1152" w:author="David Conklin" w:date="2021-04-14T17:28:00Z">
        <w:r w:rsidR="00310B10" w:rsidDel="008C3C9A">
          <w:delText>A</w:delText>
        </w:r>
      </w:del>
      <w:r w:rsidR="00310B10">
        <w:t xml:space="preserve"> boolean variable</w:t>
      </w:r>
      <w:ins w:id="1153" w:author="David Conklin" w:date="2021-04-14T17:28:00Z">
        <w:r w:rsidR="008C3C9A">
          <w:t>s</w:t>
        </w:r>
      </w:ins>
      <w:ins w:id="1154" w:author="David Conklin" w:date="2021-04-14T17:29:00Z">
        <w:r w:rsidR="008C3C9A">
          <w:t>,</w:t>
        </w:r>
      </w:ins>
      <w:r w:rsidR="00310B10">
        <w:t xml:space="preserve"> </w:t>
      </w:r>
      <w:r w:rsidR="00310B10" w:rsidRPr="00484223">
        <w:rPr>
          <w:i/>
          <w:iCs/>
        </w:rPr>
        <w:t>m_standingH2Oflag</w:t>
      </w:r>
      <w:r w:rsidR="00310B10">
        <w:t xml:space="preserve"> </w:t>
      </w:r>
      <w:ins w:id="1155" w:author="David Conklin" w:date="2021-04-14T17:29:00Z">
        <w:r w:rsidR="008C3C9A">
          <w:t xml:space="preserve">and </w:t>
        </w:r>
        <w:r w:rsidR="008C3C9A">
          <w:rPr>
            <w:i/>
            <w:iCs/>
          </w:rPr>
          <w:t xml:space="preserve">m_snowpackFlag, </w:t>
        </w:r>
      </w:ins>
      <w:ins w:id="1156" w:author="David Conklin" w:date="2021-04-14T17:30:00Z">
        <w:r w:rsidR="008C3C9A">
          <w:t>are being</w:t>
        </w:r>
      </w:ins>
      <w:del w:id="1157" w:author="David Conklin" w:date="2021-04-14T17:30:00Z">
        <w:r w:rsidR="00310B10" w:rsidDel="008C3C9A">
          <w:delText>has been</w:delText>
        </w:r>
      </w:del>
      <w:r w:rsidR="00310B10">
        <w:t xml:space="preserve"> added to the HRU class to indicate when </w:t>
      </w:r>
      <w:ins w:id="1158" w:author="David Conklin" w:date="2021-04-14T17:30:00Z">
        <w:r w:rsidR="008C3C9A">
          <w:t>any IDUs in the HRU have standing water or snow</w:t>
        </w:r>
      </w:ins>
      <w:ins w:id="1159" w:author="David Conklin" w:date="2021-04-14T17:31:00Z">
        <w:r w:rsidR="008C3C9A">
          <w:t xml:space="preserve"> on the ground.  While a single IDU can’t have</w:t>
        </w:r>
      </w:ins>
      <w:ins w:id="1160" w:author="David Conklin" w:date="2021-04-14T17:32:00Z">
        <w:r w:rsidR="008C3C9A">
          <w:t xml:space="preserve"> both standing water and snow at the same time, an HRU may contain IDUs</w:t>
        </w:r>
      </w:ins>
      <w:ins w:id="1161" w:author="David Conklin" w:date="2021-04-14T17:33:00Z">
        <w:r w:rsidR="008C3C9A">
          <w:t xml:space="preserve"> with snow, different IDUs with standing water, and/or IDUs with neither.  Thus at the </w:t>
        </w:r>
      </w:ins>
      <w:ins w:id="1162" w:author="David Conklin" w:date="2021-04-14T17:34:00Z">
        <w:r w:rsidR="008C3C9A">
          <w:t xml:space="preserve">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w:t>
        </w:r>
      </w:ins>
      <w:ins w:id="1163" w:author="David Conklin" w:date="2021-04-14T17:35:00Z">
        <w:r w:rsidR="008C3C9A">
          <w:t xml:space="preserve">.  The HRU’s snow compartment </w:t>
        </w:r>
      </w:ins>
      <w:ins w:id="1164" w:author="David Conklin" w:date="2021-04-14T17:39:00Z">
        <w:r w:rsidR="00850534">
          <w:t>(BOX_SNOW</w:t>
        </w:r>
      </w:ins>
      <w:ins w:id="1165" w:author="David Conklin" w:date="2021-04-14T17:44:00Z">
        <w:r w:rsidR="00850534">
          <w:t>PACK</w:t>
        </w:r>
      </w:ins>
      <w:ins w:id="1166" w:author="David Conklin" w:date="2021-04-14T17:39:00Z">
        <w:r w:rsidR="00850534">
          <w:t xml:space="preserve">) </w:t>
        </w:r>
      </w:ins>
      <w:ins w:id="1167" w:author="David Conklin" w:date="2021-04-14T17:35:00Z">
        <w:r w:rsidR="008C3C9A">
          <w:t xml:space="preserve">accounts for the </w:t>
        </w:r>
      </w:ins>
      <w:ins w:id="1168" w:author="David Conklin" w:date="2021-04-14T17:37:00Z">
        <w:r w:rsidR="008C3C9A">
          <w:t xml:space="preserve">aboveground </w:t>
        </w:r>
      </w:ins>
      <w:ins w:id="1169" w:author="David Conklin" w:date="2021-04-14T17:35:00Z">
        <w:r w:rsidR="008C3C9A">
          <w:t>froz</w:t>
        </w:r>
      </w:ins>
      <w:ins w:id="1170" w:author="David Conklin" w:date="2021-04-14T17:36:00Z">
        <w:r w:rsidR="008C3C9A">
          <w:t>en water in all the IDUs in the HRU.  The HRU’s surface water compartment</w:t>
        </w:r>
      </w:ins>
      <w:ins w:id="1171" w:author="David Conklin" w:date="2021-04-14T17:40:00Z">
        <w:r w:rsidR="00850534">
          <w:t xml:space="preserve"> (was </w:t>
        </w:r>
      </w:ins>
      <w:ins w:id="1172" w:author="David Conklin" w:date="2021-04-14T17:41:00Z">
        <w:r w:rsidR="00850534">
          <w:t>BOX_MELT, now BOX_SURFACE_H2O)</w:t>
        </w:r>
      </w:ins>
      <w:ins w:id="1173" w:author="David Conklin" w:date="2021-04-14T17:36:00Z">
        <w:r w:rsidR="008C3C9A">
          <w:t xml:space="preserve"> accounts for the</w:t>
        </w:r>
      </w:ins>
      <w:ins w:id="1174" w:author="David Conklin" w:date="2021-04-14T17:37:00Z">
        <w:r w:rsidR="008C3C9A">
          <w:t xml:space="preserve"> aboveground liquid water</w:t>
        </w:r>
        <w:r w:rsidR="00850534">
          <w:t xml:space="preserve"> in all the IDUs</w:t>
        </w:r>
      </w:ins>
      <w:ins w:id="1175" w:author="David Conklin" w:date="2021-04-14T17:46:00Z">
        <w:r w:rsidR="00850534">
          <w:t xml:space="preserve"> other than those representing</w:t>
        </w:r>
      </w:ins>
      <w:ins w:id="1176" w:author="David Conklin" w:date="2021-04-14T17:47:00Z">
        <w:r w:rsidR="00850534">
          <w:t xml:space="preserve"> reservoirs </w:t>
        </w:r>
      </w:ins>
      <w:ins w:id="1177" w:author="David Conklin" w:date="2021-04-14T17:48:00Z">
        <w:r w:rsidR="00BA08F8">
          <w:t xml:space="preserve">or </w:t>
        </w:r>
      </w:ins>
      <w:ins w:id="1178" w:author="David Conklin" w:date="2021-04-14T17:49:00Z">
        <w:r w:rsidR="00BA08F8">
          <w:t>other s</w:t>
        </w:r>
      </w:ins>
      <w:ins w:id="1179" w:author="David Conklin" w:date="2021-04-14T17:50:00Z">
        <w:r w:rsidR="00BA08F8">
          <w:t>ubstantial</w:t>
        </w:r>
      </w:ins>
      <w:ins w:id="1180" w:author="David Conklin" w:date="2021-04-14T17:46:00Z">
        <w:r w:rsidR="00850534">
          <w:t xml:space="preserve"> bodies of water</w:t>
        </w:r>
      </w:ins>
      <w:ins w:id="1181" w:author="David Conklin" w:date="2021-04-14T17:50:00Z">
        <w:r w:rsidR="00BA08F8">
          <w:t>.</w:t>
        </w:r>
      </w:ins>
      <w:ins w:id="1182" w:author="David Conklin" w:date="2021-04-14T17:37:00Z">
        <w:r w:rsidR="00850534">
          <w:t xml:space="preserve">  The model has</w:t>
        </w:r>
      </w:ins>
      <w:ins w:id="1183" w:author="David Conklin" w:date="2021-04-14T17:38:00Z">
        <w:r w:rsidR="00850534">
          <w:t xml:space="preserve"> no representation of ice in the soil, nor of surface ice on standing or flowing water.</w:t>
        </w:r>
      </w:ins>
    </w:p>
    <w:p w14:paraId="71B7EE30" w14:textId="77777777" w:rsidR="00B854B0" w:rsidRDefault="00310B10" w:rsidP="00E5652B">
      <w:pPr>
        <w:rPr>
          <w:ins w:id="1184" w:author="David Conklin" w:date="2021-04-14T17:51:00Z"/>
        </w:rPr>
      </w:pPr>
      <w:r>
        <w:t>BOX_MELT is being used to track standing water in wetland IDUs instead of melt water in a snowpack.</w:t>
      </w:r>
      <w:r w:rsidR="00E24ADB">
        <w:t xml:space="preserve">  </w:t>
      </w:r>
    </w:p>
    <w:p w14:paraId="35143BDC" w14:textId="3239E2A0" w:rsidR="00E5652B" w:rsidRDefault="00E5652B" w:rsidP="00B854B0">
      <w:pPr>
        <w:ind w:firstLine="720"/>
        <w:pPrChange w:id="1185" w:author="David Conklin" w:date="2021-04-14T17:51:00Z">
          <w:pPr/>
        </w:pPrChange>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ins w:id="1186" w:author="David Conklin" w:date="2021-04-14T10:04:00Z"/>
          <w:u w:val="single"/>
        </w:rPr>
      </w:pPr>
    </w:p>
    <w:p w14:paraId="250AECA5" w14:textId="1F042C92" w:rsidR="000867E6" w:rsidRPr="00F9365F" w:rsidRDefault="00D43E08" w:rsidP="00F9365F">
      <w:pPr>
        <w:ind w:firstLine="360"/>
        <w:rPr>
          <w:ins w:id="1187" w:author="David Conklin" w:date="2021-04-14T09:57:00Z"/>
          <w:u w:val="single"/>
          <w:rPrChange w:id="1188" w:author="David Conklin" w:date="2021-04-14T10:04:00Z">
            <w:rPr>
              <w:ins w:id="1189" w:author="David Conklin" w:date="2021-04-14T09:57:00Z"/>
            </w:rPr>
          </w:rPrChange>
        </w:rPr>
        <w:pPrChange w:id="1190" w:author="David Conklin" w:date="2021-04-14T10:04:00Z">
          <w:pPr/>
        </w:pPrChange>
      </w:pPr>
      <w:ins w:id="1191" w:author="David Conklin" w:date="2021-04-14T09:56:00Z">
        <w:r w:rsidRPr="00F9365F">
          <w:rPr>
            <w:u w:val="single"/>
            <w:rPrChange w:id="1192" w:author="David Conklin" w:date="2021-04-14T10:04:00Z">
              <w:rPr/>
            </w:rPrChange>
          </w:rPr>
          <w:t xml:space="preserve">Wetland logic in </w:t>
        </w:r>
      </w:ins>
      <w:ins w:id="1193" w:author="David Conklin" w:date="2021-04-14T09:57:00Z">
        <w:r w:rsidRPr="00F9365F">
          <w:rPr>
            <w:u w:val="single"/>
            <w:rPrChange w:id="1194" w:author="David Conklin" w:date="2021-04-14T10:04:00Z">
              <w:rPr/>
            </w:rPrChange>
          </w:rPr>
          <w:t>FlowModel::InitHRUs()</w:t>
        </w:r>
      </w:ins>
    </w:p>
    <w:p w14:paraId="13862FF1" w14:textId="28003F3F" w:rsidR="00D43E08" w:rsidRDefault="00D43E08" w:rsidP="00D43E08">
      <w:pPr>
        <w:pStyle w:val="ListParagraph"/>
        <w:numPr>
          <w:ilvl w:val="0"/>
          <w:numId w:val="12"/>
        </w:numPr>
        <w:pPrChange w:id="1195" w:author="David Conklin" w:date="2021-04-14T09:57:00Z">
          <w:pPr/>
        </w:pPrChange>
      </w:pPr>
      <w:ins w:id="1196" w:author="David Conklin" w:date="2021-04-14T09:58:00Z">
        <w:r>
          <w:t xml:space="preserve">Clear </w:t>
        </w:r>
        <w:r w:rsidRPr="00D43E08">
          <w:rPr>
            <w:i/>
            <w:iCs/>
            <w:rPrChange w:id="1197" w:author="David Conklin" w:date="2021-04-14T10:01:00Z">
              <w:rPr/>
            </w:rPrChange>
          </w:rPr>
          <w:t>m_standingH2Oflag</w:t>
        </w:r>
        <w:r>
          <w:t xml:space="preserve"> to false for each HRU except when there is no snowpack</w:t>
        </w:r>
      </w:ins>
      <w:ins w:id="1198" w:author="David Conklin" w:date="2021-04-14T09:59:00Z">
        <w:r>
          <w:t xml:space="preserve">, there is water in the </w:t>
        </w:r>
      </w:ins>
      <w:ins w:id="1199" w:author="David Conklin" w:date="2021-04-14T10:00:00Z">
        <w:r>
          <w:t>meltwater/standing water compartment, and the HRU contains a wetland IDU with WETNESS &gt; 0</w:t>
        </w:r>
      </w:ins>
      <w:ins w:id="1200" w:author="David Conklin" w:date="2021-04-14T10:01:00Z">
        <w:r w:rsidR="00B830E8">
          <w:t xml:space="preserve">; in that case, set </w:t>
        </w:r>
      </w:ins>
      <w:ins w:id="1201" w:author="David Conklin" w:date="2021-04-14T10:02:00Z">
        <w:r w:rsidR="00B830E8">
          <w:rPr>
            <w:i/>
            <w:iCs/>
          </w:rPr>
          <w:t>m_standingH2Oflag</w:t>
        </w:r>
        <w:r w:rsidR="00B830E8">
          <w:t xml:space="preserve"> to true.</w:t>
        </w:r>
      </w:ins>
    </w:p>
    <w:p w14:paraId="21FAF4C2" w14:textId="77777777" w:rsidR="00D43E08" w:rsidRDefault="00B14B08" w:rsidP="00E5652B">
      <w:pPr>
        <w:rPr>
          <w:ins w:id="1202" w:author="David Conklin" w:date="2021-04-14T09:55:00Z"/>
        </w:rPr>
      </w:pPr>
      <w:r>
        <w:tab/>
      </w:r>
    </w:p>
    <w:p w14:paraId="3F304D91" w14:textId="3A1A6755" w:rsidR="00B14B08" w:rsidRPr="00484223" w:rsidRDefault="00B14B08" w:rsidP="00D43E08">
      <w:pPr>
        <w:ind w:firstLine="360"/>
        <w:rPr>
          <w:u w:val="single"/>
        </w:rPr>
        <w:pPrChange w:id="1203" w:author="David Conklin" w:date="2021-04-14T09:55:00Z">
          <w:pPr/>
        </w:pPrChange>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588D6EC4" w:rsidR="00B14B08" w:rsidRDefault="00B830E8" w:rsidP="00B14B08">
      <w:pPr>
        <w:pStyle w:val="ListParagraph"/>
        <w:numPr>
          <w:ilvl w:val="0"/>
          <w:numId w:val="11"/>
        </w:numPr>
      </w:pPr>
      <w:ins w:id="1204" w:author="David Conklin" w:date="2021-04-14T10:02:00Z">
        <w:r>
          <w:t>F</w:t>
        </w:r>
      </w:ins>
      <w:del w:id="1205" w:author="David Conklin" w:date="2021-04-14T10:02:00Z">
        <w:r w:rsidR="00E24ADB" w:rsidDel="00B830E8">
          <w:delText>f</w:delText>
        </w:r>
      </w:del>
      <w:r w:rsidR="00E24ADB">
        <w:t xml:space="preserve">or each HRU, </w:t>
      </w:r>
      <w:r w:rsidR="00B14B08">
        <w:t>infiltrate water</w:t>
      </w:r>
      <w:r w:rsidR="00752704">
        <w:t xml:space="preserve"> from the surface water compartment as if soil water is at field capacity</w:t>
      </w:r>
      <w:ins w:id="1206" w:author="David Conklin" w:date="2021-04-14T10:02:00Z">
        <w:r>
          <w:t>.</w:t>
        </w:r>
      </w:ins>
    </w:p>
    <w:p w14:paraId="44A049F6" w14:textId="45697923" w:rsidR="00752704" w:rsidRDefault="00B830E8" w:rsidP="00852CA3">
      <w:pPr>
        <w:pStyle w:val="ListParagraph"/>
        <w:numPr>
          <w:ilvl w:val="0"/>
          <w:numId w:val="11"/>
        </w:numPr>
      </w:pPr>
      <w:ins w:id="1207" w:author="David Conklin" w:date="2021-04-14T10:03:00Z">
        <w:r>
          <w:t>F</w:t>
        </w:r>
      </w:ins>
      <w:del w:id="1208" w:author="David Conklin" w:date="2021-04-14T10:02:00Z">
        <w:r w:rsidR="00E24ADB" w:rsidDel="00B830E8">
          <w:delText>f</w:delText>
        </w:r>
      </w:del>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ins w:id="1209" w:author="David Conklin" w:date="2021-04-14T10:03:00Z">
        <w:r>
          <w:t>.</w:t>
        </w:r>
      </w:ins>
    </w:p>
    <w:p w14:paraId="481EDA39" w14:textId="1C082D1B" w:rsidR="00752704" w:rsidRDefault="00B830E8" w:rsidP="00B14B08">
      <w:pPr>
        <w:pStyle w:val="ListParagraph"/>
        <w:numPr>
          <w:ilvl w:val="0"/>
          <w:numId w:val="11"/>
        </w:numPr>
      </w:pPr>
      <w:ins w:id="1210" w:author="David Conklin" w:date="2021-04-14T10:03:00Z">
        <w:r>
          <w:t>F</w:t>
        </w:r>
      </w:ins>
      <w:del w:id="1211" w:author="David Conklin" w:date="2021-04-14T10:03:00Z">
        <w:r w:rsidR="00E24ADB" w:rsidDel="00B830E8">
          <w:delText>f</w:delText>
        </w:r>
      </w:del>
      <w:r w:rsidR="00E24ADB">
        <w:t xml:space="preserve">or each wetland IDU, </w:t>
      </w:r>
      <w:r w:rsidR="00752704">
        <w:t>update WETNESS</w:t>
      </w:r>
      <w:ins w:id="1212" w:author="David Conklin" w:date="2021-04-14T10:03:00Z">
        <w:r>
          <w:t>.</w:t>
        </w:r>
      </w:ins>
      <w:ins w:id="1213" w:author="David Conklin" w:date="2021-04-14T15:42:00Z">
        <w:r w:rsidR="00582805">
          <w:t xml:space="preserve">  When WETNESS goes to zero or negative for every wetland </w:t>
        </w:r>
      </w:ins>
      <w:ins w:id="1214" w:author="David Conklin" w:date="2021-04-14T15:43:00Z">
        <w:r w:rsidR="00582805">
          <w:t xml:space="preserve">IDU in a given HRU, clear </w:t>
        </w:r>
        <w:r w:rsidR="00582805">
          <w:rPr>
            <w:i/>
            <w:iCs/>
          </w:rPr>
          <w:t>m_standingH2Oflag</w:t>
        </w:r>
      </w:ins>
      <w:ins w:id="1215" w:author="David Conklin" w:date="2021-04-14T15:44:00Z">
        <w:r w:rsidR="00582805">
          <w:t xml:space="preserve"> for that HRU.</w:t>
        </w:r>
      </w:ins>
    </w:p>
    <w:p w14:paraId="57839F8D" w14:textId="733DDA34" w:rsidR="00B14B08" w:rsidRDefault="00B14B08" w:rsidP="00B14B08">
      <w:pPr>
        <w:pStyle w:val="ListParagraph"/>
      </w:pPr>
    </w:p>
    <w:p w14:paraId="26E8FF58" w14:textId="3C99CA76" w:rsidR="00B14B08" w:rsidRDefault="00B14B08" w:rsidP="00D43E08">
      <w:pPr>
        <w:pStyle w:val="ListParagraph"/>
        <w:ind w:left="360"/>
        <w:pPrChange w:id="1216" w:author="David Conklin" w:date="2021-04-14T09:56:00Z">
          <w:pPr>
            <w:pStyle w:val="ListParagraph"/>
          </w:pPr>
        </w:pPrChange>
      </w:pPr>
      <w:r>
        <w:rPr>
          <w:u w:val="single"/>
        </w:rPr>
        <w:t>Wetland logic in EvapTrans</w:t>
      </w:r>
      <w:r w:rsidR="00752704">
        <w:rPr>
          <w:u w:val="single"/>
        </w:rPr>
        <w:t xml:space="preserve"> for each wetland IDU</w:t>
      </w:r>
      <w:r w:rsidR="008F5F08">
        <w:rPr>
          <w:u w:val="single"/>
        </w:rPr>
        <w:t xml:space="preserve"> (GMT_CATCHMENT time)</w:t>
      </w:r>
    </w:p>
    <w:p w14:paraId="74CE647B" w14:textId="1C018F3A" w:rsidR="00B14B08" w:rsidRDefault="00B830E8" w:rsidP="00B14B08">
      <w:pPr>
        <w:pStyle w:val="ListParagraph"/>
        <w:numPr>
          <w:ilvl w:val="0"/>
          <w:numId w:val="11"/>
        </w:numPr>
      </w:pPr>
      <w:ins w:id="1217" w:author="David Conklin" w:date="2021-04-14T10:03:00Z">
        <w:r>
          <w:t>C</w:t>
        </w:r>
      </w:ins>
      <w:del w:id="1218" w:author="David Conklin" w:date="2021-04-14T10:03:00Z">
        <w:r w:rsidR="00B14B08" w:rsidDel="00B830E8">
          <w:delText>c</w:delText>
        </w:r>
      </w:del>
      <w:r w:rsidR="00B14B08">
        <w:t>alculate ET from standing water</w:t>
      </w:r>
      <w:ins w:id="1219" w:author="David Conklin" w:date="2021-04-14T10:03:00Z">
        <w:r>
          <w:t>.</w:t>
        </w:r>
      </w:ins>
    </w:p>
    <w:p w14:paraId="30437132" w14:textId="6921CC07" w:rsidR="00752704" w:rsidRDefault="00752704" w:rsidP="00752704">
      <w:pPr>
        <w:pStyle w:val="ListParagraph"/>
      </w:pPr>
    </w:p>
    <w:p w14:paraId="509D22D3" w14:textId="386F78A8" w:rsidR="00752704" w:rsidRDefault="00752704" w:rsidP="00D43E08">
      <w:pPr>
        <w:pStyle w:val="ListParagraph"/>
        <w:ind w:left="360"/>
        <w:pPrChange w:id="1220" w:author="David Conklin" w:date="2021-04-14T09:56:00Z">
          <w:pPr>
            <w:pStyle w:val="ListParagraph"/>
          </w:pPr>
        </w:pPrChange>
      </w:pPr>
      <w:r>
        <w:rPr>
          <w:u w:val="single"/>
        </w:rPr>
        <w:t>Wetland logic in ReachRouting for each reach</w:t>
      </w:r>
      <w:r w:rsidR="008F5F08">
        <w:rPr>
          <w:u w:val="single"/>
        </w:rPr>
        <w:t xml:space="preserve"> (GMT_REACH time)</w:t>
      </w:r>
    </w:p>
    <w:p w14:paraId="79C20065" w14:textId="780933CC" w:rsidR="00752704" w:rsidRDefault="00B830E8" w:rsidP="00752704">
      <w:pPr>
        <w:pStyle w:val="ListParagraph"/>
        <w:numPr>
          <w:ilvl w:val="0"/>
          <w:numId w:val="11"/>
        </w:numPr>
      </w:pPr>
      <w:ins w:id="1221" w:author="David Conklin" w:date="2021-04-14T10:03:00Z">
        <w:r>
          <w:t>I</w:t>
        </w:r>
      </w:ins>
      <w:del w:id="1222" w:author="David Conklin" w:date="2021-04-14T10:03:00Z">
        <w:r w:rsidR="00752704" w:rsidDel="00B830E8">
          <w:delText>i</w:delText>
        </w:r>
      </w:del>
      <w:r w:rsidR="00752704">
        <w:t>ncorporate WETL2Q</w:t>
      </w:r>
      <w:r w:rsidR="00F07906">
        <w:t xml:space="preserve"> via</w:t>
      </w:r>
      <w:r w:rsidR="00A84A18">
        <w:t xml:space="preserve"> the global flux handler</w:t>
      </w:r>
      <w:ins w:id="1223" w:author="David Conklin" w:date="2021-04-14T10:03:00Z">
        <w:r>
          <w:t>.</w:t>
        </w:r>
      </w:ins>
      <w:r w:rsidR="00A84A18">
        <w:t xml:space="preserve"> </w:t>
      </w:r>
    </w:p>
    <w:p w14:paraId="3E5B81FA" w14:textId="0895B973" w:rsidR="00752704" w:rsidRDefault="00B830E8" w:rsidP="00752704">
      <w:pPr>
        <w:pStyle w:val="ListParagraph"/>
        <w:numPr>
          <w:ilvl w:val="0"/>
          <w:numId w:val="11"/>
        </w:numPr>
      </w:pPr>
      <w:ins w:id="1224" w:author="David Conklin" w:date="2021-04-14T10:03:00Z">
        <w:r>
          <w:t>C</w:t>
        </w:r>
      </w:ins>
      <w:del w:id="1225" w:author="David Conklin" w:date="2021-04-14T10:03:00Z">
        <w:r w:rsidR="00752704" w:rsidDel="00B830E8">
          <w:delText>c</w:delText>
        </w:r>
      </w:del>
      <w:r w:rsidR="00752704">
        <w:t>alculate Q2WETL</w:t>
      </w:r>
      <w:ins w:id="1226" w:author="David Conklin" w:date="2021-04-14T10:03:00Z">
        <w:r>
          <w:t>.</w:t>
        </w:r>
      </w:ins>
    </w:p>
    <w:p w14:paraId="2AE6F4F5" w14:textId="7CFFFB27" w:rsidR="00752704" w:rsidRDefault="00752704" w:rsidP="00484223"/>
    <w:p w14:paraId="0352F94A" w14:textId="565FF3D7" w:rsidR="00752704" w:rsidRDefault="00752704" w:rsidP="00D43E08">
      <w:pPr>
        <w:pStyle w:val="ListParagraph"/>
        <w:ind w:left="360"/>
        <w:pPrChange w:id="1227" w:author="David Conklin" w:date="2021-04-14T09:56:00Z">
          <w:pPr>
            <w:pStyle w:val="ListParagraph"/>
          </w:pPr>
        </w:pPrChange>
      </w:pPr>
      <w:r>
        <w:rPr>
          <w:u w:val="single"/>
        </w:rPr>
        <w:t xml:space="preserve">Wetland </w:t>
      </w:r>
      <w:ins w:id="1228" w:author="David Conklin" w:date="2021-04-14T09:55:00Z">
        <w:r w:rsidR="00D43E08">
          <w:rPr>
            <w:u w:val="single"/>
          </w:rPr>
          <w:t xml:space="preserve">logic </w:t>
        </w:r>
      </w:ins>
      <w:r w:rsidR="008F5F08">
        <w:rPr>
          <w:u w:val="single"/>
        </w:rPr>
        <w:t>in ApplyQ2WETL</w:t>
      </w:r>
      <w:r>
        <w:rPr>
          <w:u w:val="single"/>
        </w:rPr>
        <w:t xml:space="preserve"> </w:t>
      </w:r>
      <w:r w:rsidR="008F5F08">
        <w:rPr>
          <w:u w:val="single"/>
        </w:rPr>
        <w:t>(GMT_REACH time)</w:t>
      </w:r>
    </w:p>
    <w:p w14:paraId="5C32F920" w14:textId="32B958A0" w:rsidR="00E24ADB" w:rsidRDefault="00B830E8" w:rsidP="00E24ADB">
      <w:pPr>
        <w:pStyle w:val="ListParagraph"/>
        <w:numPr>
          <w:ilvl w:val="0"/>
          <w:numId w:val="11"/>
        </w:numPr>
      </w:pPr>
      <w:ins w:id="1229" w:author="David Conklin" w:date="2021-04-14T10:04:00Z">
        <w:r>
          <w:t>U</w:t>
        </w:r>
      </w:ins>
      <w:del w:id="1230" w:author="David Conklin" w:date="2021-04-14T10:03:00Z">
        <w:r w:rsidR="00E24ADB" w:rsidDel="00B830E8">
          <w:delText>u</w:delText>
        </w:r>
      </w:del>
      <w:r w:rsidR="00E24ADB">
        <w:t>pdate the surface water compartment</w:t>
      </w:r>
      <w:r w:rsidR="0056594C">
        <w:t>s of the HRUs</w:t>
      </w:r>
      <w:ins w:id="1231" w:author="David Conklin" w:date="2021-04-14T10:04:00Z">
        <w:r>
          <w:t>.</w:t>
        </w:r>
      </w:ins>
    </w:p>
    <w:p w14:paraId="1795E702" w14:textId="4196836E" w:rsidR="00582805" w:rsidRDefault="00582805" w:rsidP="00484223">
      <w:pPr>
        <w:pStyle w:val="ListParagraph"/>
        <w:numPr>
          <w:ilvl w:val="0"/>
          <w:numId w:val="11"/>
        </w:numPr>
        <w:rPr>
          <w:ins w:id="1232" w:author="David Conklin" w:date="2021-04-14T15:49:00Z"/>
        </w:rPr>
      </w:pPr>
      <w:ins w:id="1233" w:author="David Conklin" w:date="2021-04-14T15:46:00Z">
        <w:r>
          <w:t>For each HRU</w:t>
        </w:r>
      </w:ins>
      <w:ins w:id="1234" w:author="David Conklin" w:date="2021-04-14T15:48:00Z">
        <w:r>
          <w:t xml:space="preserve">, </w:t>
        </w:r>
      </w:ins>
      <w:ins w:id="1235" w:author="David Conklin" w:date="2021-04-14T15:49:00Z">
        <w:r>
          <w:t xml:space="preserve">set or clear </w:t>
        </w:r>
      </w:ins>
      <w:ins w:id="1236" w:author="David Conklin" w:date="2021-04-14T15:46:00Z">
        <w:r>
          <w:rPr>
            <w:i/>
            <w:iCs/>
          </w:rPr>
          <w:t xml:space="preserve">m_standingH2Oflag </w:t>
        </w:r>
      </w:ins>
      <w:ins w:id="1237" w:author="David Conklin" w:date="2021-04-14T15:49:00Z">
        <w:r>
          <w:t>as appropriate.</w:t>
        </w:r>
      </w:ins>
    </w:p>
    <w:p w14:paraId="0C452D85" w14:textId="3DD9A452" w:rsidR="00582805" w:rsidRPr="00852CA3" w:rsidDel="00582805" w:rsidRDefault="0056594C" w:rsidP="00484223">
      <w:pPr>
        <w:pStyle w:val="ListParagraph"/>
        <w:numPr>
          <w:ilvl w:val="0"/>
          <w:numId w:val="11"/>
        </w:numPr>
        <w:rPr>
          <w:del w:id="1238" w:author="David Conklin" w:date="2021-04-14T15:49:00Z"/>
        </w:rPr>
      </w:pPr>
      <w:del w:id="1239" w:author="David Conklin" w:date="2021-04-14T10:04:00Z">
        <w:r w:rsidDel="00B830E8">
          <w:delText>u</w:delText>
        </w:r>
      </w:del>
      <w:del w:id="1240" w:author="David Conklin" w:date="2021-04-14T15:49:00Z">
        <w:r w:rsidDel="00582805">
          <w:delText>pdate the WETNESS attribute of wetland IDUs</w:delText>
        </w:r>
      </w:del>
    </w:p>
    <w:p w14:paraId="277A65DF" w14:textId="1DA2D842" w:rsidR="001F60FF" w:rsidRDefault="001F60FF" w:rsidP="006B199A"/>
    <w:p w14:paraId="6BF84F52" w14:textId="01549ED0" w:rsidR="001F60FF" w:rsidRDefault="001F60FF" w:rsidP="001F60FF">
      <w:pPr>
        <w:pStyle w:val="Heading2"/>
      </w:pPr>
      <w:bookmarkStart w:id="1241" w:name="_Toc69712285"/>
      <w:r>
        <w:t>Standing water temperature</w:t>
      </w:r>
      <w:bookmarkEnd w:id="1241"/>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242" w:name="_Toc69712286"/>
      <w:r>
        <w:t>Evapotranspiration from wetlands</w:t>
      </w:r>
      <w:bookmarkEnd w:id="1242"/>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43" w:name="_Toc69712287"/>
      <w:r>
        <w:t>Loss (or gain) of wetlands</w:t>
      </w:r>
      <w:bookmarkEnd w:id="1243"/>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244" w:name="_Toc69712288"/>
      <w:r>
        <w:t>Reality check</w:t>
      </w:r>
      <w:bookmarkEnd w:id="124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45" w:name="_Toc69712289"/>
      <w:r>
        <w:lastRenderedPageBreak/>
        <w:t>High Cascades Springs</w:t>
      </w:r>
      <w:bookmarkEnd w:id="124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46" w:name="_Toc69712290"/>
      <w:r>
        <w:t>Calibration</w:t>
      </w:r>
      <w:r w:rsidR="00B06ED6">
        <w:t xml:space="preserve"> and simulation skill</w:t>
      </w:r>
      <w:bookmarkEnd w:id="124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247" w:name="_Toc69712291"/>
      <w:r>
        <w:t>Analysis of</w:t>
      </w:r>
      <w:r w:rsidR="003024C9">
        <w:t xml:space="preserve"> locations where the model has low skill</w:t>
      </w:r>
      <w:bookmarkEnd w:id="124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248" w:name="_Toc69712292"/>
      <w:r>
        <w:t>Simulated McKenzie basin water budget</w:t>
      </w:r>
      <w:r w:rsidR="00334ED8">
        <w:t xml:space="preserve"> and thermal energy budget</w:t>
      </w:r>
      <w:bookmarkEnd w:id="1248"/>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49" w:name="_Toc69712293"/>
      <w:r>
        <w:t>CW3M v. Shade-a-lator</w:t>
      </w:r>
      <w:bookmarkEnd w:id="124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50" w:name="_Toc69712294"/>
      <w:r>
        <w:t>Comparison of CW3M results to Shade-a-lator results</w:t>
      </w:r>
      <w:bookmarkEnd w:id="125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3171B74" w:rsidR="005C537E" w:rsidRDefault="005C537E" w:rsidP="005C537E">
      <w:pPr>
        <w:pStyle w:val="Caption"/>
      </w:pPr>
      <w:bookmarkStart w:id="1251" w:name="_Ref48286765"/>
      <w:bookmarkStart w:id="1252" w:name="_Toc53219841"/>
      <w:r>
        <w:t xml:space="preserve">Figure </w:t>
      </w:r>
      <w:fldSimple w:instr=" SEQ Figure \* ARABIC ">
        <w:r w:rsidR="002D6752">
          <w:rPr>
            <w:noProof/>
          </w:rPr>
          <w:t>9</w:t>
        </w:r>
      </w:fldSimple>
      <w:bookmarkEnd w:id="1251"/>
      <w:r>
        <w:t>. Clackamas basin in CW3M screen capture</w:t>
      </w:r>
      <w:bookmarkEnd w:id="125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53" w:name="_Toc69712295"/>
      <w:r>
        <w:t>The Clackamas Basin</w:t>
      </w:r>
      <w:bookmarkEnd w:id="1253"/>
    </w:p>
    <w:p w14:paraId="4A96B042" w14:textId="77777777" w:rsidR="005C537E" w:rsidRPr="000E6A65" w:rsidRDefault="005C537E" w:rsidP="005C537E"/>
    <w:p w14:paraId="11F4A966" w14:textId="2FB89A4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D6752">
        <w:t xml:space="preserve">Figure </w:t>
      </w:r>
      <w:r w:rsidR="002D675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54" w:name="_Toc69712296"/>
      <w:r>
        <w:t>Directory structure and file names</w:t>
      </w:r>
      <w:bookmarkEnd w:id="12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55" w:name="_Toc69712297"/>
      <w:r>
        <w:lastRenderedPageBreak/>
        <w:t xml:space="preserve">Release </w:t>
      </w:r>
      <w:r w:rsidR="00E735F4">
        <w:t>Log</w:t>
      </w:r>
      <w:bookmarkEnd w:id="12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ins w:id="1256" w:author="David Conklin" w:date="2021-04-14T06:55:00Z"/>
          <w:rFonts w:cs="Times New Roman"/>
          <w:szCs w:val="24"/>
        </w:rPr>
      </w:pPr>
      <w:ins w:id="1257" w:author="David Conklin" w:date="2021-04-14T06:55:00Z">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ins>
    </w:p>
    <w:p w14:paraId="37B0D970" w14:textId="77777777" w:rsidR="001D27E9" w:rsidRDefault="001D27E9" w:rsidP="001D27E9">
      <w:pPr>
        <w:pStyle w:val="Body"/>
        <w:rPr>
          <w:ins w:id="1258" w:author="David Conklin" w:date="2021-04-14T06:55:00Z"/>
        </w:rPr>
      </w:pPr>
    </w:p>
    <w:p w14:paraId="16926BFE" w14:textId="7FBD8BD4" w:rsidR="001D27E9" w:rsidRPr="008B6340" w:rsidRDefault="001D27E9" w:rsidP="001D27E9">
      <w:pPr>
        <w:pStyle w:val="Body"/>
        <w:rPr>
          <w:ins w:id="1259" w:author="David Conklin" w:date="2021-04-14T06:55:00Z"/>
          <w:rFonts w:cs="Times New Roman"/>
          <w:szCs w:val="24"/>
        </w:rPr>
      </w:pPr>
      <w:ins w:id="1260" w:author="David Conklin" w:date="2021-04-14T06:55:00Z">
        <w:r>
          <w:rPr>
            <w:rFonts w:cs="Times New Roman"/>
            <w:szCs w:val="24"/>
          </w:rPr>
          <w:t>CW3M_Installer_McKenzie-0.4.1</w:t>
        </w:r>
      </w:ins>
      <w:ins w:id="1261" w:author="David Conklin" w:date="2021-04-14T06:56:00Z">
        <w:r>
          <w:rPr>
            <w:rFonts w:cs="Times New Roman"/>
            <w:szCs w:val="24"/>
          </w:rPr>
          <w:t>1</w:t>
        </w:r>
      </w:ins>
      <w:ins w:id="1262" w:author="David Conklin" w:date="2021-04-14T06:55:00Z">
        <w:r>
          <w:rPr>
            <w:rFonts w:cs="Times New Roman"/>
            <w:szCs w:val="24"/>
          </w:rPr>
          <w:t xml:space="preserve">.exe fromCW3M ver. </w:t>
        </w:r>
      </w:ins>
    </w:p>
    <w:p w14:paraId="0A459BA2" w14:textId="77777777" w:rsidR="001D27E9" w:rsidRDefault="001D27E9" w:rsidP="001D27E9">
      <w:pPr>
        <w:pStyle w:val="Body"/>
        <w:rPr>
          <w:ins w:id="1263" w:author="David Conklin" w:date="2021-04-14T06:55:00Z"/>
        </w:rPr>
      </w:pPr>
    </w:p>
    <w:p w14:paraId="2B705DB6" w14:textId="3856D6B2" w:rsidR="001D27E9" w:rsidRPr="008B6340" w:rsidRDefault="001D27E9" w:rsidP="001D27E9">
      <w:pPr>
        <w:pStyle w:val="Body"/>
        <w:rPr>
          <w:ins w:id="1264" w:author="David Conklin" w:date="2021-04-14T06:55:00Z"/>
          <w:rFonts w:cs="Times New Roman"/>
          <w:szCs w:val="24"/>
        </w:rPr>
      </w:pPr>
      <w:ins w:id="1265" w:author="David Conklin" w:date="2021-04-14T06:55:00Z">
        <w:r>
          <w:rPr>
            <w:rFonts w:cs="Times New Roman"/>
            <w:szCs w:val="24"/>
          </w:rPr>
          <w:t>CW3M_Installer_McKenzie-0.4.1</w:t>
        </w:r>
      </w:ins>
      <w:ins w:id="1266" w:author="David Conklin" w:date="2021-04-14T06:56:00Z">
        <w:r>
          <w:rPr>
            <w:rFonts w:cs="Times New Roman"/>
            <w:szCs w:val="24"/>
          </w:rPr>
          <w:t>2</w:t>
        </w:r>
      </w:ins>
      <w:ins w:id="1267" w:author="David Conklin" w:date="2021-04-14T06:55:00Z">
        <w:r>
          <w:rPr>
            <w:rFonts w:cs="Times New Roman"/>
            <w:szCs w:val="24"/>
          </w:rPr>
          <w:t>.exe fromCW3M ver. 3</w:t>
        </w:r>
      </w:ins>
      <w:ins w:id="1268" w:author="David Conklin" w:date="2021-04-14T06:56:00Z">
        <w:r>
          <w:rPr>
            <w:rFonts w:cs="Times New Roman"/>
            <w:szCs w:val="24"/>
          </w:rPr>
          <w:t>53</w:t>
        </w:r>
      </w:ins>
      <w:ins w:id="1269" w:author="David Conklin" w:date="2021-04-14T06:55:00Z">
        <w:r>
          <w:rPr>
            <w:rFonts w:cs="Times New Roman"/>
            <w:szCs w:val="24"/>
          </w:rPr>
          <w:t xml:space="preserve"> </w:t>
        </w:r>
      </w:ins>
      <w:ins w:id="1270" w:author="David Conklin" w:date="2021-04-14T06:56:00Z">
        <w:r>
          <w:rPr>
            <w:rFonts w:cs="Times New Roman"/>
            <w:szCs w:val="24"/>
          </w:rPr>
          <w:t>4/14</w:t>
        </w:r>
      </w:ins>
      <w:ins w:id="1271" w:author="David Conklin" w:date="2021-04-14T06:55:00Z">
        <w:r>
          <w:rPr>
            <w:rFonts w:cs="Times New Roman"/>
            <w:szCs w:val="24"/>
          </w:rPr>
          <w:t xml:space="preserve">/21.  </w:t>
        </w:r>
      </w:ins>
      <w:ins w:id="1272" w:author="David Conklin" w:date="2021-04-14T06:57:00Z">
        <w:r>
          <w:rPr>
            <w:rFonts w:cs="Times New Roman"/>
            <w:szCs w:val="24"/>
          </w:rPr>
          <w:t xml:space="preserve">For David Holman running PEST to recalibrate the NSantiam basin.  </w:t>
        </w:r>
      </w:ins>
      <w:ins w:id="1273" w:author="David Conklin" w:date="2021-04-14T06:58:00Z">
        <w:r>
          <w:rPr>
            <w:rFonts w:cs="Times New Roman"/>
            <w:szCs w:val="24"/>
          </w:rPr>
          <w:t>Has logic for wetland ET, but doesn’t yet have the code working for flows bet</w:t>
        </w:r>
      </w:ins>
      <w:ins w:id="1274" w:author="David Conklin" w:date="2021-04-14T06:59:00Z">
        <w:r>
          <w:rPr>
            <w:rFonts w:cs="Times New Roman"/>
            <w:szCs w:val="24"/>
          </w:rPr>
          <w:t>ween the reaches and the wetlands.</w:t>
        </w:r>
      </w:ins>
    </w:p>
    <w:p w14:paraId="10C7CA04" w14:textId="77777777" w:rsidR="001D27E9" w:rsidRDefault="001D27E9" w:rsidP="001D27E9">
      <w:pPr>
        <w:pStyle w:val="Body"/>
        <w:rPr>
          <w:ins w:id="1275" w:author="David Conklin" w:date="2021-04-14T06:55:00Z"/>
        </w:rPr>
      </w:pPr>
    </w:p>
    <w:p w14:paraId="7C9049A5" w14:textId="64E7ABD9" w:rsidR="001B1970" w:rsidRPr="008B6340" w:rsidDel="001D27E9" w:rsidRDefault="001B1970" w:rsidP="001B1970">
      <w:pPr>
        <w:pStyle w:val="Body"/>
        <w:rPr>
          <w:del w:id="1276" w:author="David Conklin" w:date="2021-04-14T06:55:00Z"/>
          <w:rFonts w:cs="Times New Roman"/>
          <w:szCs w:val="24"/>
        </w:rPr>
      </w:pPr>
      <w:del w:id="1277" w:author="David Conklin" w:date="2021-04-14T06:55:00Z">
        <w:r w:rsidDel="001D27E9">
          <w:rPr>
            <w:rFonts w:cs="Times New Roman"/>
            <w:szCs w:val="24"/>
          </w:rPr>
          <w:delText>CW3M_Installer_McKenzie-0.4.10.exe fromCW3M ver. 305 3/4/21.  For David Rupp running Marys River, fix data errors in the specification for climate scenario 9 MIROC5 20</w:delText>
        </w:r>
        <w:r w:rsidRPr="00484223" w:rsidDel="001D27E9">
          <w:rPr>
            <w:rFonts w:cs="Times New Roman"/>
            <w:szCs w:val="24"/>
            <w:vertAlign w:val="superscript"/>
          </w:rPr>
          <w:delText>th</w:delText>
        </w:r>
        <w:r w:rsidDel="001D27E9">
          <w:rPr>
            <w:rFonts w:cs="Times New Roman"/>
            <w:szCs w:val="24"/>
          </w:rPr>
          <w:delText xml:space="preserve"> century.</w:delText>
        </w:r>
        <w:r w:rsidR="00BE5AC5" w:rsidDel="001D27E9">
          <w:rPr>
            <w:rFonts w:cs="Times New Roman"/>
            <w:szCs w:val="24"/>
          </w:rPr>
          <w:delText xml:space="preserve"> For David Holman, turn on Land Use Transitions in PEST_Smith47.</w:delText>
        </w:r>
      </w:del>
    </w:p>
    <w:p w14:paraId="46664A02" w14:textId="26B87D87" w:rsidR="001B1970" w:rsidDel="001D27E9" w:rsidRDefault="001B1970" w:rsidP="001B1970">
      <w:pPr>
        <w:pStyle w:val="Body"/>
        <w:rPr>
          <w:del w:id="1278" w:author="David Conklin" w:date="2021-04-14T06:55:00Z"/>
        </w:rPr>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279" w:name="_Toc69712298"/>
      <w:r>
        <w:t>References</w:t>
      </w:r>
      <w:bookmarkEnd w:id="127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ins w:id="1280" w:author="David Conklin" w:date="2021-04-07T06:45:00Z"/>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81" w:name="_Toc69712299"/>
      <w:r>
        <w:rPr>
          <w:rFonts w:eastAsiaTheme="minorHAnsi"/>
        </w:rPr>
        <w:t>Acronyms</w:t>
      </w:r>
      <w:r w:rsidR="009D540F">
        <w:rPr>
          <w:rFonts w:eastAsiaTheme="minorHAnsi"/>
        </w:rPr>
        <w:t xml:space="preserve"> and Abbreviations</w:t>
      </w:r>
      <w:bookmarkEnd w:id="1281"/>
    </w:p>
    <w:p w14:paraId="3926A59D" w14:textId="5BCDF27D" w:rsidR="006F5915" w:rsidRDefault="006F5915" w:rsidP="006F5915"/>
    <w:p w14:paraId="0B51D678" w14:textId="68AE079C" w:rsidR="002C300B" w:rsidRDefault="002C300B" w:rsidP="006F5915">
      <w:pPr>
        <w:rPr>
          <w:ins w:id="1282" w:author="David Conklin" w:date="2021-04-07T06:45:00Z"/>
        </w:rPr>
      </w:pPr>
      <w:ins w:id="1283" w:author="David Conklin" w:date="2021-04-07T06:45:00Z">
        <w:r>
          <w:rPr>
            <w:b/>
            <w:bCs/>
          </w:rPr>
          <w:t>AP</w:t>
        </w:r>
        <w:r>
          <w:t xml:space="preserve"> – autonomous process</w:t>
        </w:r>
      </w:ins>
    </w:p>
    <w:p w14:paraId="7766EABF" w14:textId="77777777" w:rsidR="002C300B" w:rsidRPr="002C300B" w:rsidRDefault="002C300B" w:rsidP="006F5915">
      <w:pPr>
        <w:rPr>
          <w:ins w:id="1284" w:author="David Conklin" w:date="2021-04-07T06:45:00Z"/>
          <w:rPrChange w:id="1285" w:author="David Conklin" w:date="2021-04-07T06:45:00Z">
            <w:rPr>
              <w:ins w:id="1286"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ins w:id="1287" w:author="David Conklin" w:date="2021-04-08T06:59:00Z"/>
          <w:rFonts w:cstheme="minorHAnsi"/>
          <w:color w:val="222222"/>
          <w:shd w:val="clear" w:color="auto" w:fill="FFFFFF"/>
        </w:rPr>
      </w:pPr>
      <w:r w:rsidRPr="003E3B67">
        <w:rPr>
          <w:rFonts w:cstheme="minorHAnsi"/>
          <w:b/>
          <w:bCs/>
          <w:color w:val="222222"/>
          <w:shd w:val="clear" w:color="auto" w:fill="FFFFFF"/>
          <w:rPrChange w:id="1288" w:author="David Conklin" w:date="2021-04-08T06:59:00Z">
            <w:rPr>
              <w:rFonts w:cstheme="minorHAnsi"/>
              <w:color w:val="222222"/>
              <w:shd w:val="clear" w:color="auto" w:fill="FFFFFF"/>
            </w:rPr>
          </w:rPrChange>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ins w:id="1289" w:author="David Conklin" w:date="2021-04-08T06:59:00Z"/>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ins w:id="1290" w:author="David Conklin" w:date="2021-04-08T06:59:00Z">
        <w:r w:rsidRPr="003E3B67">
          <w:rPr>
            <w:rFonts w:cstheme="minorHAnsi"/>
            <w:b/>
            <w:bCs/>
            <w:color w:val="222222"/>
            <w:shd w:val="clear" w:color="auto" w:fill="FFFFFF"/>
            <w:rPrChange w:id="1291" w:author="David Conklin" w:date="2021-04-08T06:59:00Z">
              <w:rPr>
                <w:rFonts w:cstheme="minorHAnsi"/>
                <w:color w:val="222222"/>
                <w:shd w:val="clear" w:color="auto" w:fill="FFFFFF"/>
              </w:rPr>
            </w:rPrChange>
          </w:rPr>
          <w:t xml:space="preserve">VS </w:t>
        </w:r>
        <w:r>
          <w:rPr>
            <w:rFonts w:cstheme="minorHAnsi"/>
            <w:color w:val="222222"/>
            <w:shd w:val="clear" w:color="auto" w:fill="FFFFFF"/>
          </w:rPr>
          <w:t>– Visual Studios</w:t>
        </w:r>
      </w:ins>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08C52" w14:textId="77777777" w:rsidR="00E700C9" w:rsidRDefault="00E700C9" w:rsidP="00064E77">
      <w:r>
        <w:separator/>
      </w:r>
    </w:p>
  </w:endnote>
  <w:endnote w:type="continuationSeparator" w:id="0">
    <w:p w14:paraId="123F793B" w14:textId="77777777" w:rsidR="00E700C9" w:rsidRDefault="00E700C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283EA5" w:rsidRDefault="00283E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83EA5" w:rsidRDefault="00283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E34B2" w14:textId="77777777" w:rsidR="00E700C9" w:rsidRDefault="00E700C9" w:rsidP="00064E77">
      <w:r>
        <w:separator/>
      </w:r>
    </w:p>
  </w:footnote>
  <w:footnote w:type="continuationSeparator" w:id="0">
    <w:p w14:paraId="06B2D73C" w14:textId="77777777" w:rsidR="00E700C9" w:rsidRDefault="00E700C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60BC"/>
    <w:rsid w:val="0055476E"/>
    <w:rsid w:val="00554CA6"/>
    <w:rsid w:val="0056152A"/>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184C"/>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D31"/>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125103</TotalTime>
  <Pages>74</Pages>
  <Words>27901</Words>
  <Characters>159037</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512</cp:revision>
  <cp:lastPrinted>2021-04-18T16:57:00Z</cp:lastPrinted>
  <dcterms:created xsi:type="dcterms:W3CDTF">2018-11-09T13:56:00Z</dcterms:created>
  <dcterms:modified xsi:type="dcterms:W3CDTF">2021-04-19T15:11:00Z</dcterms:modified>
</cp:coreProperties>
</file>