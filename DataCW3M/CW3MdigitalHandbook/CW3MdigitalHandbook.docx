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28F42864" w:rsidR="00064E77" w:rsidRPr="00064E77" w:rsidRDefault="003F1C20" w:rsidP="00484223">
      <w:pPr>
        <w:pStyle w:val="Subtitle"/>
        <w:tabs>
          <w:tab w:val="left" w:pos="7950"/>
          <w:tab w:val="right" w:pos="9360"/>
        </w:tabs>
      </w:pPr>
      <w:ins w:id="0" w:author="David Conklin" w:date="2021-07-01T11:42:00Z">
        <w:r>
          <w:t>7/</w:t>
        </w:r>
      </w:ins>
      <w:ins w:id="1" w:author="David Conklin" w:date="2021-07-14T10:28:00Z">
        <w:r w:rsidR="002055EB">
          <w:t>1</w:t>
        </w:r>
      </w:ins>
      <w:ins w:id="2" w:author="David Conklin" w:date="2021-07-15T09:59:00Z">
        <w:r w:rsidR="00F7466B">
          <w:t>5</w:t>
        </w:r>
      </w:ins>
      <w:del w:id="3" w:author="David Conklin" w:date="2021-06-25T12:18:00Z">
        <w:r w:rsidR="0000027B" w:rsidDel="008F7442">
          <w:delText>5/1</w:delText>
        </w:r>
      </w:del>
      <w:del w:id="4" w:author="David Conklin" w:date="2021-05-11T06:53:00Z">
        <w:r w:rsidR="0000027B" w:rsidDel="007E39D9">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60FF01BB"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00027B">
        <w:rPr>
          <w:rStyle w:val="Hyperlink"/>
          <w:color w:val="auto"/>
        </w:rPr>
        <w:t>0.4.13 (5/19/21)</w:t>
      </w:r>
      <w:r w:rsidRPr="00DE1B0B">
        <w:rPr>
          <w:rStyle w:val="Hyperlink"/>
          <w:color w:val="auto"/>
        </w:rPr>
        <w:t xml:space="preserve"> version</w:t>
      </w:r>
    </w:p>
    <w:p w14:paraId="7F281963" w14:textId="63945984" w:rsidR="006231D1" w:rsidRDefault="00801BD3">
      <w:pPr>
        <w:ind w:left="288" w:hanging="288"/>
        <w:rPr>
          <w:ins w:id="5" w:author="David Conklin" w:date="2021-06-25T12:18:00Z"/>
          <w:rStyle w:val="Hyperlink"/>
          <w:color w:val="auto"/>
          <w:u w:val="none"/>
        </w:rPr>
      </w:pPr>
      <w:r>
        <w:rPr>
          <w:rStyle w:val="Hyperlink"/>
          <w:color w:val="auto"/>
          <w:u w:val="none"/>
        </w:rPr>
        <w:t>Add</w:t>
      </w:r>
      <w:r w:rsidR="0000027B">
        <w:rPr>
          <w:rStyle w:val="Hyperlink"/>
          <w:color w:val="auto"/>
          <w:u w:val="none"/>
        </w:rPr>
        <w:t xml:space="preserve"> to the</w:t>
      </w:r>
      <w:r>
        <w:rPr>
          <w:rStyle w:val="Hyperlink"/>
          <w:color w:val="auto"/>
          <w:u w:val="none"/>
        </w:rPr>
        <w:t xml:space="preserve">  “Initial conditions” section</w:t>
      </w:r>
      <w:r w:rsidR="006231D1">
        <w:rPr>
          <w:rStyle w:val="Hyperlink"/>
          <w:color w:val="auto"/>
          <w:u w:val="none"/>
        </w:rPr>
        <w:t>.</w:t>
      </w:r>
    </w:p>
    <w:p w14:paraId="4D3B185C" w14:textId="0920465A" w:rsidR="008F7442" w:rsidRDefault="008F7442">
      <w:pPr>
        <w:ind w:left="288" w:hanging="288"/>
        <w:rPr>
          <w:ins w:id="6" w:author="David Conklin" w:date="2021-07-07T06:33:00Z"/>
          <w:rStyle w:val="Hyperlink"/>
          <w:color w:val="auto"/>
          <w:u w:val="none"/>
        </w:rPr>
      </w:pPr>
      <w:ins w:id="7" w:author="David Conklin" w:date="2021-06-25T12:18:00Z">
        <w:r>
          <w:rPr>
            <w:rStyle w:val="Hyperlink"/>
            <w:color w:val="auto"/>
            <w:u w:val="none"/>
          </w:rPr>
          <w:t xml:space="preserve">Add to </w:t>
        </w:r>
      </w:ins>
      <w:ins w:id="8" w:author="David Conklin" w:date="2021-06-27T11:24:00Z">
        <w:r w:rsidR="00103D58">
          <w:rPr>
            <w:rStyle w:val="Hyperlink"/>
            <w:color w:val="auto"/>
            <w:u w:val="none"/>
          </w:rPr>
          <w:t xml:space="preserve">the </w:t>
        </w:r>
      </w:ins>
      <w:ins w:id="9" w:author="David Conklin" w:date="2021-06-25T12:19:00Z">
        <w:r>
          <w:rPr>
            <w:rStyle w:val="Hyperlink"/>
            <w:color w:val="auto"/>
            <w:u w:val="none"/>
          </w:rPr>
          <w:t>“</w:t>
        </w:r>
      </w:ins>
      <w:ins w:id="10" w:author="David Conklin" w:date="2021-06-25T12:18:00Z">
        <w:r>
          <w:rPr>
            <w:rStyle w:val="Hyperlink"/>
            <w:color w:val="auto"/>
            <w:u w:val="none"/>
          </w:rPr>
          <w:t>Water rights”</w:t>
        </w:r>
      </w:ins>
      <w:ins w:id="11" w:author="David Conklin" w:date="2021-06-25T12:19:00Z">
        <w:r>
          <w:rPr>
            <w:rStyle w:val="Hyperlink"/>
            <w:color w:val="auto"/>
            <w:u w:val="none"/>
          </w:rPr>
          <w:t xml:space="preserve"> section.</w:t>
        </w:r>
      </w:ins>
    </w:p>
    <w:p w14:paraId="36379900" w14:textId="1AE638C3" w:rsidR="00924909" w:rsidRDefault="00924909">
      <w:pPr>
        <w:ind w:left="288" w:hanging="288"/>
        <w:rPr>
          <w:rStyle w:val="Hyperlink"/>
          <w:color w:val="auto"/>
          <w:u w:val="none"/>
        </w:rPr>
      </w:pPr>
      <w:ins w:id="12" w:author="David Conklin" w:date="2021-07-07T06:33:00Z">
        <w:r>
          <w:rPr>
            <w:rStyle w:val="Hyperlink"/>
            <w:color w:val="auto"/>
            <w:u w:val="none"/>
          </w:rPr>
          <w:t>Expand the section on the North Santiam study area to include calibration and simula</w:t>
        </w:r>
      </w:ins>
      <w:ins w:id="13" w:author="David Conklin" w:date="2021-07-07T06:34:00Z">
        <w:r>
          <w:rPr>
            <w:rStyle w:val="Hyperlink"/>
            <w:color w:val="auto"/>
            <w:u w:val="none"/>
          </w:rPr>
          <w:t>tion skill.</w:t>
        </w:r>
      </w:ins>
    </w:p>
    <w:p w14:paraId="3327E607" w14:textId="429B2993" w:rsidR="006636CC" w:rsidRDefault="00A50A5B" w:rsidP="006231D1">
      <w:pPr>
        <w:ind w:left="288" w:hanging="288"/>
        <w:rPr>
          <w:ins w:id="14" w:author="David Conklin" w:date="2021-07-14T10:29:00Z"/>
          <w:rStyle w:val="Hyperlink"/>
          <w:color w:val="auto"/>
          <w:u w:val="none"/>
        </w:rPr>
      </w:pPr>
      <w:ins w:id="15" w:author="David Conklin" w:date="2021-07-09T08:34:00Z">
        <w:r>
          <w:rPr>
            <w:rStyle w:val="Hyperlink"/>
            <w:color w:val="auto"/>
            <w:u w:val="none"/>
          </w:rPr>
          <w:t xml:space="preserve">Add </w:t>
        </w:r>
        <w:r w:rsidR="00F9196F">
          <w:rPr>
            <w:rStyle w:val="Hyperlink"/>
            <w:color w:val="auto"/>
            <w:u w:val="none"/>
          </w:rPr>
          <w:t>water and thermal energy budg</w:t>
        </w:r>
      </w:ins>
      <w:ins w:id="16" w:author="David Conklin" w:date="2021-07-09T08:35:00Z">
        <w:r w:rsidR="00F9196F">
          <w:rPr>
            <w:rStyle w:val="Hyperlink"/>
            <w:color w:val="auto"/>
            <w:u w:val="none"/>
          </w:rPr>
          <w:t>ets to the North Santiam section.</w:t>
        </w:r>
      </w:ins>
    </w:p>
    <w:p w14:paraId="5596CAA9" w14:textId="1CD53C59" w:rsidR="002055EB" w:rsidRPr="00A8214A" w:rsidRDefault="002055EB" w:rsidP="006231D1">
      <w:pPr>
        <w:ind w:left="288" w:hanging="288"/>
        <w:rPr>
          <w:rStyle w:val="Hyperlink"/>
          <w:color w:val="auto"/>
          <w:u w:val="none"/>
        </w:rPr>
      </w:pPr>
      <w:ins w:id="17" w:author="David Conklin" w:date="2021-07-14T10:29:00Z">
        <w:r>
          <w:rPr>
            <w:rStyle w:val="Hyperlink"/>
            <w:color w:val="auto"/>
            <w:u w:val="none"/>
          </w:rPr>
          <w:t>Bring the McKenzie section up to date.</w:t>
        </w:r>
      </w:ins>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4A0E570A" w14:textId="01DC18DC" w:rsidR="002055EB" w:rsidRDefault="006636CC">
          <w:pPr>
            <w:pStyle w:val="TOC1"/>
            <w:tabs>
              <w:tab w:val="right" w:leader="dot" w:pos="9350"/>
            </w:tabs>
            <w:rPr>
              <w:ins w:id="18" w:author="David Conklin" w:date="2021-07-14T10:29:00Z"/>
              <w:rFonts w:eastAsiaTheme="minorEastAsia"/>
              <w:noProof/>
            </w:rPr>
          </w:pPr>
          <w:r>
            <w:fldChar w:fldCharType="begin"/>
          </w:r>
          <w:r>
            <w:instrText xml:space="preserve"> TOC \o "1-3" \h \z \u </w:instrText>
          </w:r>
          <w:r>
            <w:fldChar w:fldCharType="separate"/>
          </w:r>
          <w:ins w:id="19" w:author="David Conklin" w:date="2021-07-14T10:29:00Z">
            <w:r w:rsidR="002055EB" w:rsidRPr="00BC7433">
              <w:rPr>
                <w:rStyle w:val="Hyperlink"/>
                <w:noProof/>
              </w:rPr>
              <w:fldChar w:fldCharType="begin"/>
            </w:r>
            <w:r w:rsidR="002055EB" w:rsidRPr="00BC7433">
              <w:rPr>
                <w:rStyle w:val="Hyperlink"/>
                <w:noProof/>
              </w:rPr>
              <w:instrText xml:space="preserve"> </w:instrText>
            </w:r>
            <w:r w:rsidR="002055EB">
              <w:rPr>
                <w:noProof/>
              </w:rPr>
              <w:instrText>HYPERLINK \l "_Toc77150986"</w:instrText>
            </w:r>
            <w:r w:rsidR="002055EB" w:rsidRPr="00BC7433">
              <w:rPr>
                <w:rStyle w:val="Hyperlink"/>
                <w:noProof/>
              </w:rPr>
              <w:instrText xml:space="preserve"> </w:instrText>
            </w:r>
            <w:r w:rsidR="002055EB" w:rsidRPr="00BC7433">
              <w:rPr>
                <w:rStyle w:val="Hyperlink"/>
                <w:noProof/>
              </w:rPr>
            </w:r>
            <w:r w:rsidR="002055EB" w:rsidRPr="00BC7433">
              <w:rPr>
                <w:rStyle w:val="Hyperlink"/>
                <w:noProof/>
              </w:rPr>
              <w:fldChar w:fldCharType="separate"/>
            </w:r>
            <w:r w:rsidR="002055EB" w:rsidRPr="00BC7433">
              <w:rPr>
                <w:rStyle w:val="Hyperlink"/>
                <w:noProof/>
              </w:rPr>
              <w:t>What is a digital handbook?</w:t>
            </w:r>
            <w:r w:rsidR="002055EB">
              <w:rPr>
                <w:noProof/>
                <w:webHidden/>
              </w:rPr>
              <w:tab/>
            </w:r>
            <w:r w:rsidR="002055EB">
              <w:rPr>
                <w:noProof/>
                <w:webHidden/>
              </w:rPr>
              <w:fldChar w:fldCharType="begin"/>
            </w:r>
            <w:r w:rsidR="002055EB">
              <w:rPr>
                <w:noProof/>
                <w:webHidden/>
              </w:rPr>
              <w:instrText xml:space="preserve"> PAGEREF _Toc77150986 \h </w:instrText>
            </w:r>
            <w:r w:rsidR="002055EB">
              <w:rPr>
                <w:noProof/>
                <w:webHidden/>
              </w:rPr>
            </w:r>
          </w:ins>
          <w:r w:rsidR="002055EB">
            <w:rPr>
              <w:noProof/>
              <w:webHidden/>
            </w:rPr>
            <w:fldChar w:fldCharType="separate"/>
          </w:r>
          <w:ins w:id="20" w:author="David Conklin" w:date="2021-07-14T10:29:00Z">
            <w:r w:rsidR="002055EB">
              <w:rPr>
                <w:noProof/>
                <w:webHidden/>
              </w:rPr>
              <w:t>4</w:t>
            </w:r>
            <w:r w:rsidR="002055EB">
              <w:rPr>
                <w:noProof/>
                <w:webHidden/>
              </w:rPr>
              <w:fldChar w:fldCharType="end"/>
            </w:r>
            <w:r w:rsidR="002055EB" w:rsidRPr="00BC7433">
              <w:rPr>
                <w:rStyle w:val="Hyperlink"/>
                <w:noProof/>
              </w:rPr>
              <w:fldChar w:fldCharType="end"/>
            </w:r>
          </w:ins>
        </w:p>
        <w:p w14:paraId="232E0329" w14:textId="225BF201" w:rsidR="002055EB" w:rsidRDefault="002055EB">
          <w:pPr>
            <w:pStyle w:val="TOC1"/>
            <w:tabs>
              <w:tab w:val="right" w:leader="dot" w:pos="9350"/>
            </w:tabs>
            <w:rPr>
              <w:ins w:id="21" w:author="David Conklin" w:date="2021-07-14T10:29:00Z"/>
              <w:rFonts w:eastAsiaTheme="minorEastAsia"/>
              <w:noProof/>
            </w:rPr>
          </w:pPr>
          <w:ins w:id="2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"_Toc77150987"</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CW3M concept</w:t>
            </w:r>
            <w:r>
              <w:rPr>
                <w:noProof/>
                <w:webHidden/>
              </w:rPr>
              <w:tab/>
            </w:r>
            <w:r>
              <w:rPr>
                <w:noProof/>
                <w:webHidden/>
              </w:rPr>
              <w:fldChar w:fldCharType="begin"/>
            </w:r>
            <w:r>
              <w:rPr>
                <w:noProof/>
                <w:webHidden/>
              </w:rPr>
              <w:instrText xml:space="preserve"> PAGEREF _Toc77150987 \h </w:instrText>
            </w:r>
            <w:r>
              <w:rPr>
                <w:noProof/>
                <w:webHidden/>
              </w:rPr>
            </w:r>
          </w:ins>
          <w:r>
            <w:rPr>
              <w:noProof/>
              <w:webHidden/>
            </w:rPr>
            <w:fldChar w:fldCharType="separate"/>
          </w:r>
          <w:ins w:id="23" w:author="David Conklin" w:date="2021-07-14T10:29:00Z">
            <w:r>
              <w:rPr>
                <w:noProof/>
                <w:webHidden/>
              </w:rPr>
              <w:t>4</w:t>
            </w:r>
            <w:r>
              <w:rPr>
                <w:noProof/>
                <w:webHidden/>
              </w:rPr>
              <w:fldChar w:fldCharType="end"/>
            </w:r>
            <w:r w:rsidRPr="00BC7433">
              <w:rPr>
                <w:rStyle w:val="Hyperlink"/>
                <w:noProof/>
              </w:rPr>
              <w:fldChar w:fldCharType="end"/>
            </w:r>
          </w:ins>
        </w:p>
        <w:p w14:paraId="373BFE48" w14:textId="6B50E88C" w:rsidR="002055EB" w:rsidRDefault="002055EB">
          <w:pPr>
            <w:pStyle w:val="TOC2"/>
            <w:tabs>
              <w:tab w:val="right" w:leader="dot" w:pos="9350"/>
            </w:tabs>
            <w:rPr>
              <w:ins w:id="24" w:author="David Conklin" w:date="2021-07-14T10:29:00Z"/>
              <w:rFonts w:eastAsiaTheme="minorEastAsia"/>
              <w:noProof/>
            </w:rPr>
          </w:pPr>
          <w:ins w:id="2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"_Toc77150988"</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A different kind of community model</w:t>
            </w:r>
            <w:r>
              <w:rPr>
                <w:noProof/>
                <w:webHidden/>
              </w:rPr>
              <w:tab/>
            </w:r>
            <w:r>
              <w:rPr>
                <w:noProof/>
                <w:webHidden/>
              </w:rPr>
              <w:fldChar w:fldCharType="begin"/>
            </w:r>
            <w:r>
              <w:rPr>
                <w:noProof/>
                <w:webHidden/>
              </w:rPr>
              <w:instrText xml:space="preserve"> PAGEREF _Toc77150988 \h </w:instrText>
            </w:r>
            <w:r>
              <w:rPr>
                <w:noProof/>
                <w:webHidden/>
              </w:rPr>
            </w:r>
          </w:ins>
          <w:r>
            <w:rPr>
              <w:noProof/>
              <w:webHidden/>
            </w:rPr>
            <w:fldChar w:fldCharType="separate"/>
          </w:r>
          <w:ins w:id="26" w:author="David Conklin" w:date="2021-07-14T10:29:00Z">
            <w:r>
              <w:rPr>
                <w:noProof/>
                <w:webHidden/>
              </w:rPr>
              <w:t>4</w:t>
            </w:r>
            <w:r>
              <w:rPr>
                <w:noProof/>
                <w:webHidden/>
              </w:rPr>
              <w:fldChar w:fldCharType="end"/>
            </w:r>
            <w:r w:rsidRPr="00BC7433">
              <w:rPr>
                <w:rStyle w:val="Hyperlink"/>
                <w:noProof/>
              </w:rPr>
              <w:fldChar w:fldCharType="end"/>
            </w:r>
          </w:ins>
        </w:p>
        <w:p w14:paraId="1396E773" w14:textId="58C8D6F1" w:rsidR="002055EB" w:rsidRDefault="002055EB">
          <w:pPr>
            <w:pStyle w:val="TOC2"/>
            <w:tabs>
              <w:tab w:val="right" w:leader="dot" w:pos="9350"/>
            </w:tabs>
            <w:rPr>
              <w:ins w:id="27" w:author="David Conklin" w:date="2021-07-14T10:29:00Z"/>
              <w:rFonts w:eastAsiaTheme="minorEastAsia"/>
              <w:noProof/>
            </w:rPr>
          </w:pPr>
          <w:ins w:id="2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"_Toc77150989"</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What CW3M is for</w:t>
            </w:r>
            <w:r>
              <w:rPr>
                <w:noProof/>
                <w:webHidden/>
              </w:rPr>
              <w:tab/>
            </w:r>
            <w:r>
              <w:rPr>
                <w:noProof/>
                <w:webHidden/>
              </w:rPr>
              <w:fldChar w:fldCharType="begin"/>
            </w:r>
            <w:r>
              <w:rPr>
                <w:noProof/>
                <w:webHidden/>
              </w:rPr>
              <w:instrText xml:space="preserve"> PAGEREF _Toc77150989 \h </w:instrText>
            </w:r>
            <w:r>
              <w:rPr>
                <w:noProof/>
                <w:webHidden/>
              </w:rPr>
            </w:r>
          </w:ins>
          <w:r>
            <w:rPr>
              <w:noProof/>
              <w:webHidden/>
            </w:rPr>
            <w:fldChar w:fldCharType="separate"/>
          </w:r>
          <w:ins w:id="29" w:author="David Conklin" w:date="2021-07-14T10:29:00Z">
            <w:r>
              <w:rPr>
                <w:noProof/>
                <w:webHidden/>
              </w:rPr>
              <w:t>5</w:t>
            </w:r>
            <w:r>
              <w:rPr>
                <w:noProof/>
                <w:webHidden/>
              </w:rPr>
              <w:fldChar w:fldCharType="end"/>
            </w:r>
            <w:r w:rsidRPr="00BC7433">
              <w:rPr>
                <w:rStyle w:val="Hyperlink"/>
                <w:noProof/>
              </w:rPr>
              <w:fldChar w:fldCharType="end"/>
            </w:r>
          </w:ins>
        </w:p>
        <w:p w14:paraId="1F39F1B5" w14:textId="097D6582" w:rsidR="002055EB" w:rsidRDefault="002055EB">
          <w:pPr>
            <w:pStyle w:val="TOC2"/>
            <w:tabs>
              <w:tab w:val="right" w:leader="dot" w:pos="9350"/>
            </w:tabs>
            <w:rPr>
              <w:ins w:id="30" w:author="David Conklin" w:date="2021-07-14T10:29:00Z"/>
              <w:rFonts w:eastAsiaTheme="minorEastAsia"/>
              <w:noProof/>
            </w:rPr>
          </w:pPr>
          <w:ins w:id="3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"_Toc77150990"</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Management and maintenance</w:t>
            </w:r>
            <w:r>
              <w:rPr>
                <w:noProof/>
                <w:webHidden/>
              </w:rPr>
              <w:tab/>
            </w:r>
            <w:r>
              <w:rPr>
                <w:noProof/>
                <w:webHidden/>
              </w:rPr>
              <w:fldChar w:fldCharType="begin"/>
            </w:r>
            <w:r>
              <w:rPr>
                <w:noProof/>
                <w:webHidden/>
              </w:rPr>
              <w:instrText xml:space="preserve"> PAGEREF _Toc77150990 \h </w:instrText>
            </w:r>
            <w:r>
              <w:rPr>
                <w:noProof/>
                <w:webHidden/>
              </w:rPr>
            </w:r>
          </w:ins>
          <w:r>
            <w:rPr>
              <w:noProof/>
              <w:webHidden/>
            </w:rPr>
            <w:fldChar w:fldCharType="separate"/>
          </w:r>
          <w:ins w:id="32" w:author="David Conklin" w:date="2021-07-14T10:29:00Z">
            <w:r>
              <w:rPr>
                <w:noProof/>
                <w:webHidden/>
              </w:rPr>
              <w:t>5</w:t>
            </w:r>
            <w:r>
              <w:rPr>
                <w:noProof/>
                <w:webHidden/>
              </w:rPr>
              <w:fldChar w:fldCharType="end"/>
            </w:r>
            <w:r w:rsidRPr="00BC7433">
              <w:rPr>
                <w:rStyle w:val="Hyperlink"/>
                <w:noProof/>
              </w:rPr>
              <w:fldChar w:fldCharType="end"/>
            </w:r>
          </w:ins>
        </w:p>
        <w:p w14:paraId="0CFA78CF" w14:textId="016AEA00" w:rsidR="002055EB" w:rsidRDefault="002055EB">
          <w:pPr>
            <w:pStyle w:val="TOC1"/>
            <w:tabs>
              <w:tab w:val="right" w:leader="dot" w:pos="9350"/>
            </w:tabs>
            <w:rPr>
              <w:ins w:id="33" w:author="David Conklin" w:date="2021-07-14T10:29:00Z"/>
              <w:rFonts w:eastAsiaTheme="minorEastAsia"/>
              <w:noProof/>
            </w:rPr>
          </w:pPr>
          <w:ins w:id="3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"_Toc77150991"</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CW3M – A “first principles” model with tuning knobs</w:t>
            </w:r>
            <w:r>
              <w:rPr>
                <w:noProof/>
                <w:webHidden/>
              </w:rPr>
              <w:tab/>
            </w:r>
            <w:r>
              <w:rPr>
                <w:noProof/>
                <w:webHidden/>
              </w:rPr>
              <w:fldChar w:fldCharType="begin"/>
            </w:r>
            <w:r>
              <w:rPr>
                <w:noProof/>
                <w:webHidden/>
              </w:rPr>
              <w:instrText xml:space="preserve"> PAGEREF _Toc77150991 \h </w:instrText>
            </w:r>
            <w:r>
              <w:rPr>
                <w:noProof/>
                <w:webHidden/>
              </w:rPr>
            </w:r>
          </w:ins>
          <w:r>
            <w:rPr>
              <w:noProof/>
              <w:webHidden/>
            </w:rPr>
            <w:fldChar w:fldCharType="separate"/>
          </w:r>
          <w:ins w:id="35" w:author="David Conklin" w:date="2021-07-14T10:29:00Z">
            <w:r>
              <w:rPr>
                <w:noProof/>
                <w:webHidden/>
              </w:rPr>
              <w:t>5</w:t>
            </w:r>
            <w:r>
              <w:rPr>
                <w:noProof/>
                <w:webHidden/>
              </w:rPr>
              <w:fldChar w:fldCharType="end"/>
            </w:r>
            <w:r w:rsidRPr="00BC7433">
              <w:rPr>
                <w:rStyle w:val="Hyperlink"/>
                <w:noProof/>
              </w:rPr>
              <w:fldChar w:fldCharType="end"/>
            </w:r>
          </w:ins>
        </w:p>
        <w:p w14:paraId="7FF95EAF" w14:textId="6CEB81FF" w:rsidR="002055EB" w:rsidRDefault="002055EB">
          <w:pPr>
            <w:pStyle w:val="TOC1"/>
            <w:tabs>
              <w:tab w:val="right" w:leader="dot" w:pos="9350"/>
            </w:tabs>
            <w:rPr>
              <w:ins w:id="36" w:author="David Conklin" w:date="2021-07-14T10:29:00Z"/>
              <w:rFonts w:eastAsiaTheme="minorEastAsia"/>
              <w:noProof/>
            </w:rPr>
          </w:pPr>
          <w:ins w:id="3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"_Toc77150992"</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The tuning knobs</w:t>
            </w:r>
            <w:r>
              <w:rPr>
                <w:noProof/>
                <w:webHidden/>
              </w:rPr>
              <w:tab/>
            </w:r>
            <w:r>
              <w:rPr>
                <w:noProof/>
                <w:webHidden/>
              </w:rPr>
              <w:fldChar w:fldCharType="begin"/>
            </w:r>
            <w:r>
              <w:rPr>
                <w:noProof/>
                <w:webHidden/>
              </w:rPr>
              <w:instrText xml:space="preserve"> PAGEREF _Toc77150992 \h </w:instrText>
            </w:r>
            <w:r>
              <w:rPr>
                <w:noProof/>
                <w:webHidden/>
              </w:rPr>
            </w:r>
          </w:ins>
          <w:r>
            <w:rPr>
              <w:noProof/>
              <w:webHidden/>
            </w:rPr>
            <w:fldChar w:fldCharType="separate"/>
          </w:r>
          <w:ins w:id="38" w:author="David Conklin" w:date="2021-07-14T10:29:00Z">
            <w:r>
              <w:rPr>
                <w:noProof/>
                <w:webHidden/>
              </w:rPr>
              <w:t>6</w:t>
            </w:r>
            <w:r>
              <w:rPr>
                <w:noProof/>
                <w:webHidden/>
              </w:rPr>
              <w:fldChar w:fldCharType="end"/>
            </w:r>
            <w:r w:rsidRPr="00BC7433">
              <w:rPr>
                <w:rStyle w:val="Hyperlink"/>
                <w:noProof/>
              </w:rPr>
              <w:fldChar w:fldCharType="end"/>
            </w:r>
          </w:ins>
        </w:p>
        <w:p w14:paraId="1CB25657" w14:textId="5B002CCC" w:rsidR="002055EB" w:rsidRDefault="002055EB">
          <w:pPr>
            <w:pStyle w:val="TOC2"/>
            <w:tabs>
              <w:tab w:val="right" w:leader="dot" w:pos="9350"/>
            </w:tabs>
            <w:rPr>
              <w:ins w:id="39" w:author="David Conklin" w:date="2021-07-14T10:29:00Z"/>
              <w:rFonts w:eastAsiaTheme="minorEastAsia"/>
              <w:noProof/>
            </w:rPr>
          </w:pPr>
          <w:ins w:id="4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"_Toc77150993"</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ET_MULT – forest evapotranspiration</w:t>
            </w:r>
            <w:r>
              <w:rPr>
                <w:noProof/>
                <w:webHidden/>
              </w:rPr>
              <w:tab/>
            </w:r>
            <w:r>
              <w:rPr>
                <w:noProof/>
                <w:webHidden/>
              </w:rPr>
              <w:fldChar w:fldCharType="begin"/>
            </w:r>
            <w:r>
              <w:rPr>
                <w:noProof/>
                <w:webHidden/>
              </w:rPr>
              <w:instrText xml:space="preserve"> PAGEREF _Toc77150993 \h </w:instrText>
            </w:r>
            <w:r>
              <w:rPr>
                <w:noProof/>
                <w:webHidden/>
              </w:rPr>
            </w:r>
          </w:ins>
          <w:r>
            <w:rPr>
              <w:noProof/>
              <w:webHidden/>
            </w:rPr>
            <w:fldChar w:fldCharType="separate"/>
          </w:r>
          <w:ins w:id="41" w:author="David Conklin" w:date="2021-07-14T10:29:00Z">
            <w:r>
              <w:rPr>
                <w:noProof/>
                <w:webHidden/>
              </w:rPr>
              <w:t>6</w:t>
            </w:r>
            <w:r>
              <w:rPr>
                <w:noProof/>
                <w:webHidden/>
              </w:rPr>
              <w:fldChar w:fldCharType="end"/>
            </w:r>
            <w:r w:rsidRPr="00BC7433">
              <w:rPr>
                <w:rStyle w:val="Hyperlink"/>
                <w:noProof/>
              </w:rPr>
              <w:fldChar w:fldCharType="end"/>
            </w:r>
          </w:ins>
        </w:p>
        <w:p w14:paraId="00A6F757" w14:textId="50C2EA18" w:rsidR="002055EB" w:rsidRDefault="002055EB">
          <w:pPr>
            <w:pStyle w:val="TOC2"/>
            <w:tabs>
              <w:tab w:val="right" w:leader="dot" w:pos="9350"/>
            </w:tabs>
            <w:rPr>
              <w:ins w:id="42" w:author="David Conklin" w:date="2021-07-14T10:29:00Z"/>
              <w:rFonts w:eastAsiaTheme="minorEastAsia"/>
              <w:noProof/>
            </w:rPr>
          </w:pPr>
          <w:ins w:id="4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"_Toc77150994"</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SOLAR_RADIATION_MULTIPLIER – reservoir insolation</w:t>
            </w:r>
            <w:r>
              <w:rPr>
                <w:noProof/>
                <w:webHidden/>
              </w:rPr>
              <w:tab/>
            </w:r>
            <w:r>
              <w:rPr>
                <w:noProof/>
                <w:webHidden/>
              </w:rPr>
              <w:fldChar w:fldCharType="begin"/>
            </w:r>
            <w:r>
              <w:rPr>
                <w:noProof/>
                <w:webHidden/>
              </w:rPr>
              <w:instrText xml:space="preserve"> PAGEREF _Toc77150994 \h </w:instrText>
            </w:r>
            <w:r>
              <w:rPr>
                <w:noProof/>
                <w:webHidden/>
              </w:rPr>
            </w:r>
          </w:ins>
          <w:r>
            <w:rPr>
              <w:noProof/>
              <w:webHidden/>
            </w:rPr>
            <w:fldChar w:fldCharType="separate"/>
          </w:r>
          <w:ins w:id="44" w:author="David Conklin" w:date="2021-07-14T10:29:00Z">
            <w:r>
              <w:rPr>
                <w:noProof/>
                <w:webHidden/>
              </w:rPr>
              <w:t>6</w:t>
            </w:r>
            <w:r>
              <w:rPr>
                <w:noProof/>
                <w:webHidden/>
              </w:rPr>
              <w:fldChar w:fldCharType="end"/>
            </w:r>
            <w:r w:rsidRPr="00BC7433">
              <w:rPr>
                <w:rStyle w:val="Hyperlink"/>
                <w:noProof/>
              </w:rPr>
              <w:fldChar w:fldCharType="end"/>
            </w:r>
          </w:ins>
        </w:p>
        <w:p w14:paraId="206B6CC5" w14:textId="2AEF0033" w:rsidR="002055EB" w:rsidRDefault="002055EB">
          <w:pPr>
            <w:pStyle w:val="TOC2"/>
            <w:tabs>
              <w:tab w:val="right" w:leader="dot" w:pos="9350"/>
            </w:tabs>
            <w:rPr>
              <w:ins w:id="45" w:author="David Conklin" w:date="2021-07-14T10:29:00Z"/>
              <w:rFonts w:eastAsiaTheme="minorEastAsia"/>
              <w:noProof/>
            </w:rPr>
          </w:pPr>
          <w:ins w:id="4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"_Toc77150995"</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FLOW_CMS – Discharge from High Cascade springs</w:t>
            </w:r>
            <w:r>
              <w:rPr>
                <w:noProof/>
                <w:webHidden/>
              </w:rPr>
              <w:tab/>
            </w:r>
            <w:r>
              <w:rPr>
                <w:noProof/>
                <w:webHidden/>
              </w:rPr>
              <w:fldChar w:fldCharType="begin"/>
            </w:r>
            <w:r>
              <w:rPr>
                <w:noProof/>
                <w:webHidden/>
              </w:rPr>
              <w:instrText xml:space="preserve"> PAGEREF _Toc77150995 \h </w:instrText>
            </w:r>
            <w:r>
              <w:rPr>
                <w:noProof/>
                <w:webHidden/>
              </w:rPr>
            </w:r>
          </w:ins>
          <w:r>
            <w:rPr>
              <w:noProof/>
              <w:webHidden/>
            </w:rPr>
            <w:fldChar w:fldCharType="separate"/>
          </w:r>
          <w:ins w:id="47" w:author="David Conklin" w:date="2021-07-14T10:29:00Z">
            <w:r>
              <w:rPr>
                <w:noProof/>
                <w:webHidden/>
              </w:rPr>
              <w:t>7</w:t>
            </w:r>
            <w:r>
              <w:rPr>
                <w:noProof/>
                <w:webHidden/>
              </w:rPr>
              <w:fldChar w:fldCharType="end"/>
            </w:r>
            <w:r w:rsidRPr="00BC7433">
              <w:rPr>
                <w:rStyle w:val="Hyperlink"/>
                <w:noProof/>
              </w:rPr>
              <w:fldChar w:fldCharType="end"/>
            </w:r>
          </w:ins>
        </w:p>
        <w:p w14:paraId="543882D4" w14:textId="1888D48D" w:rsidR="002055EB" w:rsidRDefault="002055EB">
          <w:pPr>
            <w:pStyle w:val="TOC1"/>
            <w:tabs>
              <w:tab w:val="right" w:leader="dot" w:pos="9350"/>
            </w:tabs>
            <w:rPr>
              <w:ins w:id="48" w:author="David Conklin" w:date="2021-07-14T10:29:00Z"/>
              <w:rFonts w:eastAsiaTheme="minorEastAsia"/>
              <w:noProof/>
            </w:rPr>
          </w:pPr>
          <w:ins w:id="4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"_Toc77150996"</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The Envision framework and the GIS Layers</w:t>
            </w:r>
            <w:r>
              <w:rPr>
                <w:noProof/>
                <w:webHidden/>
              </w:rPr>
              <w:tab/>
            </w:r>
            <w:r>
              <w:rPr>
                <w:noProof/>
                <w:webHidden/>
              </w:rPr>
              <w:fldChar w:fldCharType="begin"/>
            </w:r>
            <w:r>
              <w:rPr>
                <w:noProof/>
                <w:webHidden/>
              </w:rPr>
              <w:instrText xml:space="preserve"> PAGEREF _Toc77150996 \h </w:instrText>
            </w:r>
            <w:r>
              <w:rPr>
                <w:noProof/>
                <w:webHidden/>
              </w:rPr>
            </w:r>
          </w:ins>
          <w:r>
            <w:rPr>
              <w:noProof/>
              <w:webHidden/>
            </w:rPr>
            <w:fldChar w:fldCharType="separate"/>
          </w:r>
          <w:ins w:id="50" w:author="David Conklin" w:date="2021-07-14T10:29:00Z">
            <w:r>
              <w:rPr>
                <w:noProof/>
                <w:webHidden/>
              </w:rPr>
              <w:t>7</w:t>
            </w:r>
            <w:r>
              <w:rPr>
                <w:noProof/>
                <w:webHidden/>
              </w:rPr>
              <w:fldChar w:fldCharType="end"/>
            </w:r>
            <w:r w:rsidRPr="00BC7433">
              <w:rPr>
                <w:rStyle w:val="Hyperlink"/>
                <w:noProof/>
              </w:rPr>
              <w:fldChar w:fldCharType="end"/>
            </w:r>
          </w:ins>
        </w:p>
        <w:p w14:paraId="16FFEC60" w14:textId="239EC92B" w:rsidR="002055EB" w:rsidRDefault="002055EB">
          <w:pPr>
            <w:pStyle w:val="TOC2"/>
            <w:tabs>
              <w:tab w:val="right" w:leader="dot" w:pos="9350"/>
            </w:tabs>
            <w:rPr>
              <w:ins w:id="51" w:author="David Conklin" w:date="2021-07-14T10:29:00Z"/>
              <w:rFonts w:eastAsiaTheme="minorEastAsia"/>
              <w:noProof/>
            </w:rPr>
          </w:pPr>
          <w:ins w:id="5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"_Toc77150997"</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The Reach Layer</w:t>
            </w:r>
            <w:r>
              <w:rPr>
                <w:noProof/>
                <w:webHidden/>
              </w:rPr>
              <w:tab/>
            </w:r>
            <w:r>
              <w:rPr>
                <w:noProof/>
                <w:webHidden/>
              </w:rPr>
              <w:fldChar w:fldCharType="begin"/>
            </w:r>
            <w:r>
              <w:rPr>
                <w:noProof/>
                <w:webHidden/>
              </w:rPr>
              <w:instrText xml:space="preserve"> PAGEREF _Toc77150997 \h </w:instrText>
            </w:r>
            <w:r>
              <w:rPr>
                <w:noProof/>
                <w:webHidden/>
              </w:rPr>
            </w:r>
          </w:ins>
          <w:r>
            <w:rPr>
              <w:noProof/>
              <w:webHidden/>
            </w:rPr>
            <w:fldChar w:fldCharType="separate"/>
          </w:r>
          <w:ins w:id="53" w:author="David Conklin" w:date="2021-07-14T10:29:00Z">
            <w:r>
              <w:rPr>
                <w:noProof/>
                <w:webHidden/>
              </w:rPr>
              <w:t>7</w:t>
            </w:r>
            <w:r>
              <w:rPr>
                <w:noProof/>
                <w:webHidden/>
              </w:rPr>
              <w:fldChar w:fldCharType="end"/>
            </w:r>
            <w:r w:rsidRPr="00BC7433">
              <w:rPr>
                <w:rStyle w:val="Hyperlink"/>
                <w:noProof/>
              </w:rPr>
              <w:fldChar w:fldCharType="end"/>
            </w:r>
          </w:ins>
        </w:p>
        <w:p w14:paraId="731BE980" w14:textId="4935CCD6" w:rsidR="002055EB" w:rsidRDefault="002055EB">
          <w:pPr>
            <w:pStyle w:val="TOC2"/>
            <w:tabs>
              <w:tab w:val="right" w:leader="dot" w:pos="9350"/>
            </w:tabs>
            <w:rPr>
              <w:ins w:id="54" w:author="David Conklin" w:date="2021-07-14T10:29:00Z"/>
              <w:rFonts w:eastAsiaTheme="minorEastAsia"/>
              <w:noProof/>
            </w:rPr>
          </w:pPr>
          <w:ins w:id="5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"_Toc77150998"</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Time steps, autonomous processes, and global methods</w:t>
            </w:r>
            <w:r>
              <w:rPr>
                <w:noProof/>
                <w:webHidden/>
              </w:rPr>
              <w:tab/>
            </w:r>
            <w:r>
              <w:rPr>
                <w:noProof/>
                <w:webHidden/>
              </w:rPr>
              <w:fldChar w:fldCharType="begin"/>
            </w:r>
            <w:r>
              <w:rPr>
                <w:noProof/>
                <w:webHidden/>
              </w:rPr>
              <w:instrText xml:space="preserve"> PAGEREF _Toc77150998 \h </w:instrText>
            </w:r>
            <w:r>
              <w:rPr>
                <w:noProof/>
                <w:webHidden/>
              </w:rPr>
            </w:r>
          </w:ins>
          <w:r>
            <w:rPr>
              <w:noProof/>
              <w:webHidden/>
            </w:rPr>
            <w:fldChar w:fldCharType="separate"/>
          </w:r>
          <w:ins w:id="56" w:author="David Conklin" w:date="2021-07-14T10:29:00Z">
            <w:r>
              <w:rPr>
                <w:noProof/>
                <w:webHidden/>
              </w:rPr>
              <w:t>8</w:t>
            </w:r>
            <w:r>
              <w:rPr>
                <w:noProof/>
                <w:webHidden/>
              </w:rPr>
              <w:fldChar w:fldCharType="end"/>
            </w:r>
            <w:r w:rsidRPr="00BC7433">
              <w:rPr>
                <w:rStyle w:val="Hyperlink"/>
                <w:noProof/>
              </w:rPr>
              <w:fldChar w:fldCharType="end"/>
            </w:r>
          </w:ins>
        </w:p>
        <w:p w14:paraId="10D9D069" w14:textId="44ECA672" w:rsidR="002055EB" w:rsidRDefault="002055EB">
          <w:pPr>
            <w:pStyle w:val="TOC2"/>
            <w:tabs>
              <w:tab w:val="right" w:leader="dot" w:pos="9350"/>
            </w:tabs>
            <w:rPr>
              <w:ins w:id="57" w:author="David Conklin" w:date="2021-07-14T10:29:00Z"/>
              <w:rFonts w:eastAsiaTheme="minorEastAsia"/>
              <w:noProof/>
            </w:rPr>
          </w:pPr>
          <w:ins w:id="5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"_Toc77150999"</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Some global method details</w:t>
            </w:r>
            <w:r>
              <w:rPr>
                <w:noProof/>
                <w:webHidden/>
              </w:rPr>
              <w:tab/>
            </w:r>
            <w:r>
              <w:rPr>
                <w:noProof/>
                <w:webHidden/>
              </w:rPr>
              <w:fldChar w:fldCharType="begin"/>
            </w:r>
            <w:r>
              <w:rPr>
                <w:noProof/>
                <w:webHidden/>
              </w:rPr>
              <w:instrText xml:space="preserve"> PAGEREF _Toc77150999 \h </w:instrText>
            </w:r>
            <w:r>
              <w:rPr>
                <w:noProof/>
                <w:webHidden/>
              </w:rPr>
            </w:r>
          </w:ins>
          <w:r>
            <w:rPr>
              <w:noProof/>
              <w:webHidden/>
            </w:rPr>
            <w:fldChar w:fldCharType="separate"/>
          </w:r>
          <w:ins w:id="59" w:author="David Conklin" w:date="2021-07-14T10:29:00Z">
            <w:r>
              <w:rPr>
                <w:noProof/>
                <w:webHidden/>
              </w:rPr>
              <w:t>8</w:t>
            </w:r>
            <w:r>
              <w:rPr>
                <w:noProof/>
                <w:webHidden/>
              </w:rPr>
              <w:fldChar w:fldCharType="end"/>
            </w:r>
            <w:r w:rsidRPr="00BC7433">
              <w:rPr>
                <w:rStyle w:val="Hyperlink"/>
                <w:noProof/>
              </w:rPr>
              <w:fldChar w:fldCharType="end"/>
            </w:r>
          </w:ins>
        </w:p>
        <w:p w14:paraId="0F1CF7D5" w14:textId="0CCE88F5" w:rsidR="002055EB" w:rsidRDefault="002055EB">
          <w:pPr>
            <w:pStyle w:val="TOC1"/>
            <w:tabs>
              <w:tab w:val="right" w:leader="dot" w:pos="9350"/>
            </w:tabs>
            <w:rPr>
              <w:ins w:id="60" w:author="David Conklin" w:date="2021-07-14T10:29:00Z"/>
              <w:rFonts w:eastAsiaTheme="minorEastAsia"/>
              <w:noProof/>
            </w:rPr>
          </w:pPr>
          <w:ins w:id="6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"_Toc77151000"</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Study areas</w:t>
            </w:r>
            <w:r>
              <w:rPr>
                <w:noProof/>
                <w:webHidden/>
              </w:rPr>
              <w:tab/>
            </w:r>
            <w:r>
              <w:rPr>
                <w:noProof/>
                <w:webHidden/>
              </w:rPr>
              <w:fldChar w:fldCharType="begin"/>
            </w:r>
            <w:r>
              <w:rPr>
                <w:noProof/>
                <w:webHidden/>
              </w:rPr>
              <w:instrText xml:space="preserve"> PAGEREF _Toc77151000 \h </w:instrText>
            </w:r>
            <w:r>
              <w:rPr>
                <w:noProof/>
                <w:webHidden/>
              </w:rPr>
            </w:r>
          </w:ins>
          <w:r>
            <w:rPr>
              <w:noProof/>
              <w:webHidden/>
            </w:rPr>
            <w:fldChar w:fldCharType="separate"/>
          </w:r>
          <w:ins w:id="62" w:author="David Conklin" w:date="2021-07-14T10:29:00Z">
            <w:r>
              <w:rPr>
                <w:noProof/>
                <w:webHidden/>
              </w:rPr>
              <w:t>9</w:t>
            </w:r>
            <w:r>
              <w:rPr>
                <w:noProof/>
                <w:webHidden/>
              </w:rPr>
              <w:fldChar w:fldCharType="end"/>
            </w:r>
            <w:r w:rsidRPr="00BC7433">
              <w:rPr>
                <w:rStyle w:val="Hyperlink"/>
                <w:noProof/>
              </w:rPr>
              <w:fldChar w:fldCharType="end"/>
            </w:r>
          </w:ins>
        </w:p>
        <w:p w14:paraId="655C55E2" w14:textId="4A4C727E" w:rsidR="002055EB" w:rsidRDefault="002055EB">
          <w:pPr>
            <w:pStyle w:val="TOC2"/>
            <w:tabs>
              <w:tab w:val="right" w:leader="dot" w:pos="9350"/>
            </w:tabs>
            <w:rPr>
              <w:ins w:id="63" w:author="David Conklin" w:date="2021-07-14T10:29:00Z"/>
              <w:rFonts w:eastAsiaTheme="minorEastAsia"/>
              <w:noProof/>
            </w:rPr>
          </w:pPr>
          <w:ins w:id="6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"_Toc77151001"</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DataCW3M directory structure</w:t>
            </w:r>
            <w:r>
              <w:rPr>
                <w:noProof/>
                <w:webHidden/>
              </w:rPr>
              <w:tab/>
            </w:r>
            <w:r>
              <w:rPr>
                <w:noProof/>
                <w:webHidden/>
              </w:rPr>
              <w:fldChar w:fldCharType="begin"/>
            </w:r>
            <w:r>
              <w:rPr>
                <w:noProof/>
                <w:webHidden/>
              </w:rPr>
              <w:instrText xml:space="preserve"> PAGEREF _Toc77151001 \h </w:instrText>
            </w:r>
            <w:r>
              <w:rPr>
                <w:noProof/>
                <w:webHidden/>
              </w:rPr>
            </w:r>
          </w:ins>
          <w:r>
            <w:rPr>
              <w:noProof/>
              <w:webHidden/>
            </w:rPr>
            <w:fldChar w:fldCharType="separate"/>
          </w:r>
          <w:ins w:id="65" w:author="David Conklin" w:date="2021-07-14T10:29:00Z">
            <w:r>
              <w:rPr>
                <w:noProof/>
                <w:webHidden/>
              </w:rPr>
              <w:t>9</w:t>
            </w:r>
            <w:r>
              <w:rPr>
                <w:noProof/>
                <w:webHidden/>
              </w:rPr>
              <w:fldChar w:fldCharType="end"/>
            </w:r>
            <w:r w:rsidRPr="00BC7433">
              <w:rPr>
                <w:rStyle w:val="Hyperlink"/>
                <w:noProof/>
              </w:rPr>
              <w:fldChar w:fldCharType="end"/>
            </w:r>
          </w:ins>
        </w:p>
        <w:p w14:paraId="22579F16" w14:textId="6DA89C94" w:rsidR="002055EB" w:rsidRDefault="002055EB">
          <w:pPr>
            <w:pStyle w:val="TOC2"/>
            <w:tabs>
              <w:tab w:val="right" w:leader="dot" w:pos="9350"/>
            </w:tabs>
            <w:rPr>
              <w:ins w:id="66" w:author="David Conklin" w:date="2021-07-14T10:29:00Z"/>
              <w:rFonts w:eastAsiaTheme="minorEastAsia"/>
              <w:noProof/>
            </w:rPr>
          </w:pPr>
          <w:ins w:id="6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"_Toc77151002"</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DataCW3M\ScenarioData directory structure</w:t>
            </w:r>
            <w:r>
              <w:rPr>
                <w:noProof/>
                <w:webHidden/>
              </w:rPr>
              <w:tab/>
            </w:r>
            <w:r>
              <w:rPr>
                <w:noProof/>
                <w:webHidden/>
              </w:rPr>
              <w:fldChar w:fldCharType="begin"/>
            </w:r>
            <w:r>
              <w:rPr>
                <w:noProof/>
                <w:webHidden/>
              </w:rPr>
              <w:instrText xml:space="preserve"> PAGEREF _Toc77151002 \h </w:instrText>
            </w:r>
            <w:r>
              <w:rPr>
                <w:noProof/>
                <w:webHidden/>
              </w:rPr>
            </w:r>
          </w:ins>
          <w:r>
            <w:rPr>
              <w:noProof/>
              <w:webHidden/>
            </w:rPr>
            <w:fldChar w:fldCharType="separate"/>
          </w:r>
          <w:ins w:id="68" w:author="David Conklin" w:date="2021-07-14T10:29:00Z">
            <w:r>
              <w:rPr>
                <w:noProof/>
                <w:webHidden/>
              </w:rPr>
              <w:t>10</w:t>
            </w:r>
            <w:r>
              <w:rPr>
                <w:noProof/>
                <w:webHidden/>
              </w:rPr>
              <w:fldChar w:fldCharType="end"/>
            </w:r>
            <w:r w:rsidRPr="00BC7433">
              <w:rPr>
                <w:rStyle w:val="Hyperlink"/>
                <w:noProof/>
              </w:rPr>
              <w:fldChar w:fldCharType="end"/>
            </w:r>
          </w:ins>
        </w:p>
        <w:p w14:paraId="167EDC9F" w14:textId="30B49530" w:rsidR="002055EB" w:rsidRDefault="002055EB">
          <w:pPr>
            <w:pStyle w:val="TOC2"/>
            <w:tabs>
              <w:tab w:val="right" w:leader="dot" w:pos="9350"/>
            </w:tabs>
            <w:rPr>
              <w:ins w:id="69" w:author="David Conklin" w:date="2021-07-14T10:29:00Z"/>
              <w:rFonts w:eastAsiaTheme="minorEastAsia"/>
              <w:noProof/>
            </w:rPr>
          </w:pPr>
          <w:ins w:id="7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"_Toc77151003"</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DataCW3M\ScenarioData\&lt;scenario&gt; folder contents</w:t>
            </w:r>
            <w:r>
              <w:rPr>
                <w:noProof/>
                <w:webHidden/>
              </w:rPr>
              <w:tab/>
            </w:r>
            <w:r>
              <w:rPr>
                <w:noProof/>
                <w:webHidden/>
              </w:rPr>
              <w:fldChar w:fldCharType="begin"/>
            </w:r>
            <w:r>
              <w:rPr>
                <w:noProof/>
                <w:webHidden/>
              </w:rPr>
              <w:instrText xml:space="preserve"> PAGEREF _Toc77151003 \h </w:instrText>
            </w:r>
            <w:r>
              <w:rPr>
                <w:noProof/>
                <w:webHidden/>
              </w:rPr>
            </w:r>
          </w:ins>
          <w:r>
            <w:rPr>
              <w:noProof/>
              <w:webHidden/>
            </w:rPr>
            <w:fldChar w:fldCharType="separate"/>
          </w:r>
          <w:ins w:id="71" w:author="David Conklin" w:date="2021-07-14T10:29:00Z">
            <w:r>
              <w:rPr>
                <w:noProof/>
                <w:webHidden/>
              </w:rPr>
              <w:t>11</w:t>
            </w:r>
            <w:r>
              <w:rPr>
                <w:noProof/>
                <w:webHidden/>
              </w:rPr>
              <w:fldChar w:fldCharType="end"/>
            </w:r>
            <w:r w:rsidRPr="00BC7433">
              <w:rPr>
                <w:rStyle w:val="Hyperlink"/>
                <w:noProof/>
              </w:rPr>
              <w:fldChar w:fldCharType="end"/>
            </w:r>
          </w:ins>
        </w:p>
        <w:p w14:paraId="1BE27A22" w14:textId="6C541E56" w:rsidR="002055EB" w:rsidRDefault="002055EB">
          <w:pPr>
            <w:pStyle w:val="TOC2"/>
            <w:tabs>
              <w:tab w:val="right" w:leader="dot" w:pos="9350"/>
            </w:tabs>
            <w:rPr>
              <w:ins w:id="72" w:author="David Conklin" w:date="2021-07-14T10:29:00Z"/>
              <w:rFonts w:eastAsiaTheme="minorEastAsia"/>
              <w:noProof/>
            </w:rPr>
          </w:pPr>
          <w:ins w:id="7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"_Toc77151004"</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DataCW3M\&lt;study area&gt; folder contents</w:t>
            </w:r>
            <w:r>
              <w:rPr>
                <w:noProof/>
                <w:webHidden/>
              </w:rPr>
              <w:tab/>
            </w:r>
            <w:r>
              <w:rPr>
                <w:noProof/>
                <w:webHidden/>
              </w:rPr>
              <w:fldChar w:fldCharType="begin"/>
            </w:r>
            <w:r>
              <w:rPr>
                <w:noProof/>
                <w:webHidden/>
              </w:rPr>
              <w:instrText xml:space="preserve"> PAGEREF _Toc77151004 \h </w:instrText>
            </w:r>
            <w:r>
              <w:rPr>
                <w:noProof/>
                <w:webHidden/>
              </w:rPr>
            </w:r>
          </w:ins>
          <w:r>
            <w:rPr>
              <w:noProof/>
              <w:webHidden/>
            </w:rPr>
            <w:fldChar w:fldCharType="separate"/>
          </w:r>
          <w:ins w:id="74" w:author="David Conklin" w:date="2021-07-14T10:29:00Z">
            <w:r>
              <w:rPr>
                <w:noProof/>
                <w:webHidden/>
              </w:rPr>
              <w:t>11</w:t>
            </w:r>
            <w:r>
              <w:rPr>
                <w:noProof/>
                <w:webHidden/>
              </w:rPr>
              <w:fldChar w:fldCharType="end"/>
            </w:r>
            <w:r w:rsidRPr="00BC7433">
              <w:rPr>
                <w:rStyle w:val="Hyperlink"/>
                <w:noProof/>
              </w:rPr>
              <w:fldChar w:fldCharType="end"/>
            </w:r>
          </w:ins>
        </w:p>
        <w:p w14:paraId="5A7430EF" w14:textId="5C5EBD17" w:rsidR="002055EB" w:rsidRDefault="002055EB">
          <w:pPr>
            <w:pStyle w:val="TOC1"/>
            <w:tabs>
              <w:tab w:val="right" w:leader="dot" w:pos="9350"/>
            </w:tabs>
            <w:rPr>
              <w:ins w:id="75" w:author="David Conklin" w:date="2021-07-14T10:29:00Z"/>
              <w:rFonts w:eastAsiaTheme="minorEastAsia"/>
              <w:noProof/>
            </w:rPr>
          </w:pPr>
          <w:ins w:id="7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"_Toc77151005"</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Calendar conventions</w:t>
            </w:r>
            <w:r>
              <w:rPr>
                <w:noProof/>
                <w:webHidden/>
              </w:rPr>
              <w:tab/>
            </w:r>
            <w:r>
              <w:rPr>
                <w:noProof/>
                <w:webHidden/>
              </w:rPr>
              <w:fldChar w:fldCharType="begin"/>
            </w:r>
            <w:r>
              <w:rPr>
                <w:noProof/>
                <w:webHidden/>
              </w:rPr>
              <w:instrText xml:space="preserve"> PAGEREF _Toc77151005 \h </w:instrText>
            </w:r>
            <w:r>
              <w:rPr>
                <w:noProof/>
                <w:webHidden/>
              </w:rPr>
            </w:r>
          </w:ins>
          <w:r>
            <w:rPr>
              <w:noProof/>
              <w:webHidden/>
            </w:rPr>
            <w:fldChar w:fldCharType="separate"/>
          </w:r>
          <w:ins w:id="77" w:author="David Conklin" w:date="2021-07-14T10:29:00Z">
            <w:r>
              <w:rPr>
                <w:noProof/>
                <w:webHidden/>
              </w:rPr>
              <w:t>17</w:t>
            </w:r>
            <w:r>
              <w:rPr>
                <w:noProof/>
                <w:webHidden/>
              </w:rPr>
              <w:fldChar w:fldCharType="end"/>
            </w:r>
            <w:r w:rsidRPr="00BC7433">
              <w:rPr>
                <w:rStyle w:val="Hyperlink"/>
                <w:noProof/>
              </w:rPr>
              <w:fldChar w:fldCharType="end"/>
            </w:r>
          </w:ins>
        </w:p>
        <w:p w14:paraId="36861EB6" w14:textId="47455F2D" w:rsidR="002055EB" w:rsidRDefault="002055EB">
          <w:pPr>
            <w:pStyle w:val="TOC2"/>
            <w:tabs>
              <w:tab w:val="right" w:leader="dot" w:pos="9350"/>
            </w:tabs>
            <w:rPr>
              <w:ins w:id="78" w:author="David Conklin" w:date="2021-07-14T10:29:00Z"/>
              <w:rFonts w:eastAsiaTheme="minorEastAsia"/>
              <w:noProof/>
            </w:rPr>
          </w:pPr>
          <w:ins w:id="7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"_Toc77151006"</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Water years</w:t>
            </w:r>
            <w:r>
              <w:rPr>
                <w:noProof/>
                <w:webHidden/>
              </w:rPr>
              <w:tab/>
            </w:r>
            <w:r>
              <w:rPr>
                <w:noProof/>
                <w:webHidden/>
              </w:rPr>
              <w:fldChar w:fldCharType="begin"/>
            </w:r>
            <w:r>
              <w:rPr>
                <w:noProof/>
                <w:webHidden/>
              </w:rPr>
              <w:instrText xml:space="preserve"> PAGEREF _Toc77151006 \h </w:instrText>
            </w:r>
            <w:r>
              <w:rPr>
                <w:noProof/>
                <w:webHidden/>
              </w:rPr>
            </w:r>
          </w:ins>
          <w:r>
            <w:rPr>
              <w:noProof/>
              <w:webHidden/>
            </w:rPr>
            <w:fldChar w:fldCharType="separate"/>
          </w:r>
          <w:ins w:id="80" w:author="David Conklin" w:date="2021-07-14T10:29:00Z">
            <w:r>
              <w:rPr>
                <w:noProof/>
                <w:webHidden/>
              </w:rPr>
              <w:t>17</w:t>
            </w:r>
            <w:r>
              <w:rPr>
                <w:noProof/>
                <w:webHidden/>
              </w:rPr>
              <w:fldChar w:fldCharType="end"/>
            </w:r>
            <w:r w:rsidRPr="00BC7433">
              <w:rPr>
                <w:rStyle w:val="Hyperlink"/>
                <w:noProof/>
              </w:rPr>
              <w:fldChar w:fldCharType="end"/>
            </w:r>
          </w:ins>
        </w:p>
        <w:p w14:paraId="5254F672" w14:textId="3A1B05A2" w:rsidR="002055EB" w:rsidRDefault="002055EB">
          <w:pPr>
            <w:pStyle w:val="TOC1"/>
            <w:tabs>
              <w:tab w:val="right" w:leader="dot" w:pos="9350"/>
            </w:tabs>
            <w:rPr>
              <w:ins w:id="81" w:author="David Conklin" w:date="2021-07-14T10:29:00Z"/>
              <w:rFonts w:eastAsiaTheme="minorEastAsia"/>
              <w:noProof/>
            </w:rPr>
          </w:pPr>
          <w:ins w:id="8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"_Toc77151007"</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Climate data</w:t>
            </w:r>
            <w:r>
              <w:rPr>
                <w:noProof/>
                <w:webHidden/>
              </w:rPr>
              <w:tab/>
            </w:r>
            <w:r>
              <w:rPr>
                <w:noProof/>
                <w:webHidden/>
              </w:rPr>
              <w:fldChar w:fldCharType="begin"/>
            </w:r>
            <w:r>
              <w:rPr>
                <w:noProof/>
                <w:webHidden/>
              </w:rPr>
              <w:instrText xml:space="preserve"> PAGEREF _Toc77151007 \h </w:instrText>
            </w:r>
            <w:r>
              <w:rPr>
                <w:noProof/>
                <w:webHidden/>
              </w:rPr>
            </w:r>
          </w:ins>
          <w:r>
            <w:rPr>
              <w:noProof/>
              <w:webHidden/>
            </w:rPr>
            <w:fldChar w:fldCharType="separate"/>
          </w:r>
          <w:ins w:id="83" w:author="David Conklin" w:date="2021-07-14T10:29:00Z">
            <w:r>
              <w:rPr>
                <w:noProof/>
                <w:webHidden/>
              </w:rPr>
              <w:t>17</w:t>
            </w:r>
            <w:r>
              <w:rPr>
                <w:noProof/>
                <w:webHidden/>
              </w:rPr>
              <w:fldChar w:fldCharType="end"/>
            </w:r>
            <w:r w:rsidRPr="00BC7433">
              <w:rPr>
                <w:rStyle w:val="Hyperlink"/>
                <w:noProof/>
              </w:rPr>
              <w:fldChar w:fldCharType="end"/>
            </w:r>
          </w:ins>
        </w:p>
        <w:p w14:paraId="207F5473" w14:textId="54BD4D5A" w:rsidR="002055EB" w:rsidRDefault="002055EB">
          <w:pPr>
            <w:pStyle w:val="TOC2"/>
            <w:tabs>
              <w:tab w:val="right" w:leader="dot" w:pos="9350"/>
            </w:tabs>
            <w:rPr>
              <w:ins w:id="84" w:author="David Conklin" w:date="2021-07-14T10:29:00Z"/>
              <w:rFonts w:eastAsiaTheme="minorEastAsia"/>
              <w:noProof/>
            </w:rPr>
          </w:pPr>
          <w:ins w:id="8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"_Toc77151008"</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Numbered climate scenarios in the model</w:t>
            </w:r>
            <w:r>
              <w:rPr>
                <w:noProof/>
                <w:webHidden/>
              </w:rPr>
              <w:tab/>
            </w:r>
            <w:r>
              <w:rPr>
                <w:noProof/>
                <w:webHidden/>
              </w:rPr>
              <w:fldChar w:fldCharType="begin"/>
            </w:r>
            <w:r>
              <w:rPr>
                <w:noProof/>
                <w:webHidden/>
              </w:rPr>
              <w:instrText xml:space="preserve"> PAGEREF _Toc77151008 \h </w:instrText>
            </w:r>
            <w:r>
              <w:rPr>
                <w:noProof/>
                <w:webHidden/>
              </w:rPr>
            </w:r>
          </w:ins>
          <w:r>
            <w:rPr>
              <w:noProof/>
              <w:webHidden/>
            </w:rPr>
            <w:fldChar w:fldCharType="separate"/>
          </w:r>
          <w:ins w:id="86" w:author="David Conklin" w:date="2021-07-14T10:29:00Z">
            <w:r>
              <w:rPr>
                <w:noProof/>
                <w:webHidden/>
              </w:rPr>
              <w:t>17</w:t>
            </w:r>
            <w:r>
              <w:rPr>
                <w:noProof/>
                <w:webHidden/>
              </w:rPr>
              <w:fldChar w:fldCharType="end"/>
            </w:r>
            <w:r w:rsidRPr="00BC7433">
              <w:rPr>
                <w:rStyle w:val="Hyperlink"/>
                <w:noProof/>
              </w:rPr>
              <w:fldChar w:fldCharType="end"/>
            </w:r>
          </w:ins>
        </w:p>
        <w:p w14:paraId="4FD77BDF" w14:textId="53AB89CF" w:rsidR="002055EB" w:rsidRDefault="002055EB">
          <w:pPr>
            <w:pStyle w:val="TOC2"/>
            <w:tabs>
              <w:tab w:val="right" w:leader="dot" w:pos="9350"/>
            </w:tabs>
            <w:rPr>
              <w:ins w:id="87" w:author="David Conklin" w:date="2021-07-14T10:29:00Z"/>
              <w:rFonts w:eastAsiaTheme="minorEastAsia"/>
              <w:noProof/>
            </w:rPr>
          </w:pPr>
          <w:ins w:id="88" w:author="David Conklin" w:date="2021-07-14T10:29:00Z">
            <w:r w:rsidRPr="00BC7433">
              <w:rPr>
                <w:rStyle w:val="Hyperlink"/>
                <w:noProof/>
              </w:rPr>
              <w:lastRenderedPageBreak/>
              <w:fldChar w:fldCharType="begin"/>
            </w:r>
            <w:r w:rsidRPr="00BC7433">
              <w:rPr>
                <w:rStyle w:val="Hyperlink"/>
                <w:noProof/>
              </w:rPr>
              <w:instrText xml:space="preserve"> </w:instrText>
            </w:r>
            <w:r>
              <w:rPr>
                <w:noProof/>
              </w:rPr>
              <w:instrText>HYPERLINK \l "_Toc77151009"</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Monthly and seasonal weather data</w:t>
            </w:r>
            <w:r>
              <w:rPr>
                <w:noProof/>
                <w:webHidden/>
              </w:rPr>
              <w:tab/>
            </w:r>
            <w:r>
              <w:rPr>
                <w:noProof/>
                <w:webHidden/>
              </w:rPr>
              <w:fldChar w:fldCharType="begin"/>
            </w:r>
            <w:r>
              <w:rPr>
                <w:noProof/>
                <w:webHidden/>
              </w:rPr>
              <w:instrText xml:space="preserve"> PAGEREF _Toc77151009 \h </w:instrText>
            </w:r>
            <w:r>
              <w:rPr>
                <w:noProof/>
                <w:webHidden/>
              </w:rPr>
            </w:r>
          </w:ins>
          <w:r>
            <w:rPr>
              <w:noProof/>
              <w:webHidden/>
            </w:rPr>
            <w:fldChar w:fldCharType="separate"/>
          </w:r>
          <w:ins w:id="89" w:author="David Conklin" w:date="2021-07-14T10:29:00Z">
            <w:r>
              <w:rPr>
                <w:noProof/>
                <w:webHidden/>
              </w:rPr>
              <w:t>18</w:t>
            </w:r>
            <w:r>
              <w:rPr>
                <w:noProof/>
                <w:webHidden/>
              </w:rPr>
              <w:fldChar w:fldCharType="end"/>
            </w:r>
            <w:r w:rsidRPr="00BC7433">
              <w:rPr>
                <w:rStyle w:val="Hyperlink"/>
                <w:noProof/>
              </w:rPr>
              <w:fldChar w:fldCharType="end"/>
            </w:r>
          </w:ins>
        </w:p>
        <w:p w14:paraId="18B7E76A" w14:textId="2ED01CAB" w:rsidR="002055EB" w:rsidRDefault="002055EB">
          <w:pPr>
            <w:pStyle w:val="TOC2"/>
            <w:tabs>
              <w:tab w:val="right" w:leader="dot" w:pos="9350"/>
            </w:tabs>
            <w:rPr>
              <w:ins w:id="90" w:author="David Conklin" w:date="2021-07-14T10:29:00Z"/>
              <w:rFonts w:eastAsiaTheme="minorEastAsia"/>
              <w:noProof/>
            </w:rPr>
          </w:pPr>
          <w:ins w:id="9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"_Toc77151010"</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Climate data grids</w:t>
            </w:r>
            <w:r>
              <w:rPr>
                <w:noProof/>
                <w:webHidden/>
              </w:rPr>
              <w:tab/>
            </w:r>
            <w:r>
              <w:rPr>
                <w:noProof/>
                <w:webHidden/>
              </w:rPr>
              <w:fldChar w:fldCharType="begin"/>
            </w:r>
            <w:r>
              <w:rPr>
                <w:noProof/>
                <w:webHidden/>
              </w:rPr>
              <w:instrText xml:space="preserve"> PAGEREF _Toc77151010 \h </w:instrText>
            </w:r>
            <w:r>
              <w:rPr>
                <w:noProof/>
                <w:webHidden/>
              </w:rPr>
            </w:r>
          </w:ins>
          <w:r>
            <w:rPr>
              <w:noProof/>
              <w:webHidden/>
            </w:rPr>
            <w:fldChar w:fldCharType="separate"/>
          </w:r>
          <w:ins w:id="92" w:author="David Conklin" w:date="2021-07-14T10:29:00Z">
            <w:r>
              <w:rPr>
                <w:noProof/>
                <w:webHidden/>
              </w:rPr>
              <w:t>19</w:t>
            </w:r>
            <w:r>
              <w:rPr>
                <w:noProof/>
                <w:webHidden/>
              </w:rPr>
              <w:fldChar w:fldCharType="end"/>
            </w:r>
            <w:r w:rsidRPr="00BC7433">
              <w:rPr>
                <w:rStyle w:val="Hyperlink"/>
                <w:noProof/>
              </w:rPr>
              <w:fldChar w:fldCharType="end"/>
            </w:r>
          </w:ins>
        </w:p>
        <w:p w14:paraId="62359955" w14:textId="4623AB34" w:rsidR="002055EB" w:rsidRDefault="002055EB">
          <w:pPr>
            <w:pStyle w:val="TOC3"/>
            <w:tabs>
              <w:tab w:val="right" w:leader="dot" w:pos="9350"/>
            </w:tabs>
            <w:rPr>
              <w:ins w:id="93" w:author="David Conklin" w:date="2021-07-14T10:29:00Z"/>
              <w:rFonts w:eastAsiaTheme="minorEastAsia"/>
              <w:noProof/>
            </w:rPr>
          </w:pPr>
          <w:ins w:id="9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"_Toc77151011"</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The WW2100 climate grid</w:t>
            </w:r>
            <w:r>
              <w:rPr>
                <w:noProof/>
                <w:webHidden/>
              </w:rPr>
              <w:tab/>
            </w:r>
            <w:r>
              <w:rPr>
                <w:noProof/>
                <w:webHidden/>
              </w:rPr>
              <w:fldChar w:fldCharType="begin"/>
            </w:r>
            <w:r>
              <w:rPr>
                <w:noProof/>
                <w:webHidden/>
              </w:rPr>
              <w:instrText xml:space="preserve"> PAGEREF _Toc77151011 \h </w:instrText>
            </w:r>
            <w:r>
              <w:rPr>
                <w:noProof/>
                <w:webHidden/>
              </w:rPr>
            </w:r>
          </w:ins>
          <w:r>
            <w:rPr>
              <w:noProof/>
              <w:webHidden/>
            </w:rPr>
            <w:fldChar w:fldCharType="separate"/>
          </w:r>
          <w:ins w:id="95" w:author="David Conklin" w:date="2021-07-14T10:29:00Z">
            <w:r>
              <w:rPr>
                <w:noProof/>
                <w:webHidden/>
              </w:rPr>
              <w:t>19</w:t>
            </w:r>
            <w:r>
              <w:rPr>
                <w:noProof/>
                <w:webHidden/>
              </w:rPr>
              <w:fldChar w:fldCharType="end"/>
            </w:r>
            <w:r w:rsidRPr="00BC7433">
              <w:rPr>
                <w:rStyle w:val="Hyperlink"/>
                <w:noProof/>
              </w:rPr>
              <w:fldChar w:fldCharType="end"/>
            </w:r>
          </w:ins>
        </w:p>
        <w:p w14:paraId="3D484B30" w14:textId="63B29078" w:rsidR="002055EB" w:rsidRDefault="002055EB">
          <w:pPr>
            <w:pStyle w:val="TOC3"/>
            <w:tabs>
              <w:tab w:val="right" w:leader="dot" w:pos="9350"/>
            </w:tabs>
            <w:rPr>
              <w:ins w:id="96" w:author="David Conklin" w:date="2021-07-14T10:29:00Z"/>
              <w:rFonts w:eastAsiaTheme="minorEastAsia"/>
              <w:noProof/>
            </w:rPr>
          </w:pPr>
          <w:ins w:id="9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"_Toc77151012"</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The v2 climate grid</w:t>
            </w:r>
            <w:r>
              <w:rPr>
                <w:noProof/>
                <w:webHidden/>
              </w:rPr>
              <w:tab/>
            </w:r>
            <w:r>
              <w:rPr>
                <w:noProof/>
                <w:webHidden/>
              </w:rPr>
              <w:fldChar w:fldCharType="begin"/>
            </w:r>
            <w:r>
              <w:rPr>
                <w:noProof/>
                <w:webHidden/>
              </w:rPr>
              <w:instrText xml:space="preserve"> PAGEREF _Toc77151012 \h </w:instrText>
            </w:r>
            <w:r>
              <w:rPr>
                <w:noProof/>
                <w:webHidden/>
              </w:rPr>
            </w:r>
          </w:ins>
          <w:r>
            <w:rPr>
              <w:noProof/>
              <w:webHidden/>
            </w:rPr>
            <w:fldChar w:fldCharType="separate"/>
          </w:r>
          <w:ins w:id="98" w:author="David Conklin" w:date="2021-07-14T10:29:00Z">
            <w:r>
              <w:rPr>
                <w:noProof/>
                <w:webHidden/>
              </w:rPr>
              <w:t>20</w:t>
            </w:r>
            <w:r>
              <w:rPr>
                <w:noProof/>
                <w:webHidden/>
              </w:rPr>
              <w:fldChar w:fldCharType="end"/>
            </w:r>
            <w:r w:rsidRPr="00BC7433">
              <w:rPr>
                <w:rStyle w:val="Hyperlink"/>
                <w:noProof/>
              </w:rPr>
              <w:fldChar w:fldCharType="end"/>
            </w:r>
          </w:ins>
        </w:p>
        <w:p w14:paraId="19794D34" w14:textId="1A47A61C" w:rsidR="002055EB" w:rsidRDefault="002055EB">
          <w:pPr>
            <w:pStyle w:val="TOC2"/>
            <w:tabs>
              <w:tab w:val="right" w:leader="dot" w:pos="9350"/>
            </w:tabs>
            <w:rPr>
              <w:ins w:id="99" w:author="David Conklin" w:date="2021-07-14T10:29:00Z"/>
              <w:rFonts w:eastAsiaTheme="minorEastAsia"/>
              <w:noProof/>
            </w:rPr>
          </w:pPr>
          <w:ins w:id="10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"_Toc77151013"</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How climate data is looked up</w:t>
            </w:r>
            <w:r>
              <w:rPr>
                <w:noProof/>
                <w:webHidden/>
              </w:rPr>
              <w:tab/>
            </w:r>
            <w:r>
              <w:rPr>
                <w:noProof/>
                <w:webHidden/>
              </w:rPr>
              <w:fldChar w:fldCharType="begin"/>
            </w:r>
            <w:r>
              <w:rPr>
                <w:noProof/>
                <w:webHidden/>
              </w:rPr>
              <w:instrText xml:space="preserve"> PAGEREF _Toc77151013 \h </w:instrText>
            </w:r>
            <w:r>
              <w:rPr>
                <w:noProof/>
                <w:webHidden/>
              </w:rPr>
            </w:r>
          </w:ins>
          <w:r>
            <w:rPr>
              <w:noProof/>
              <w:webHidden/>
            </w:rPr>
            <w:fldChar w:fldCharType="separate"/>
          </w:r>
          <w:ins w:id="101" w:author="David Conklin" w:date="2021-07-14T10:29:00Z">
            <w:r>
              <w:rPr>
                <w:noProof/>
                <w:webHidden/>
              </w:rPr>
              <w:t>2</w:t>
            </w:r>
            <w:r>
              <w:rPr>
                <w:noProof/>
                <w:webHidden/>
              </w:rPr>
              <w:t>0</w:t>
            </w:r>
            <w:r>
              <w:rPr>
                <w:noProof/>
                <w:webHidden/>
              </w:rPr>
              <w:fldChar w:fldCharType="end"/>
            </w:r>
            <w:r w:rsidRPr="00BC7433">
              <w:rPr>
                <w:rStyle w:val="Hyperlink"/>
                <w:noProof/>
              </w:rPr>
              <w:fldChar w:fldCharType="end"/>
            </w:r>
          </w:ins>
        </w:p>
        <w:p w14:paraId="5D93726B" w14:textId="20ED0327" w:rsidR="002055EB" w:rsidRDefault="002055EB">
          <w:pPr>
            <w:pStyle w:val="TOC2"/>
            <w:tabs>
              <w:tab w:val="right" w:leader="dot" w:pos="9350"/>
            </w:tabs>
            <w:rPr>
              <w:ins w:id="102" w:author="David Conklin" w:date="2021-07-14T10:29:00Z"/>
              <w:rFonts w:eastAsiaTheme="minorEastAsia"/>
              <w:noProof/>
            </w:rPr>
          </w:pPr>
          <w:ins w:id="10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"_Toc77151014"</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What is in a climate dataset</w:t>
            </w:r>
            <w:r>
              <w:rPr>
                <w:noProof/>
                <w:webHidden/>
              </w:rPr>
              <w:tab/>
            </w:r>
            <w:r>
              <w:rPr>
                <w:noProof/>
                <w:webHidden/>
              </w:rPr>
              <w:fldChar w:fldCharType="begin"/>
            </w:r>
            <w:r>
              <w:rPr>
                <w:noProof/>
                <w:webHidden/>
              </w:rPr>
              <w:instrText xml:space="preserve"> PAGEREF _Toc77151014 \h </w:instrText>
            </w:r>
            <w:r>
              <w:rPr>
                <w:noProof/>
                <w:webHidden/>
              </w:rPr>
            </w:r>
          </w:ins>
          <w:r>
            <w:rPr>
              <w:noProof/>
              <w:webHidden/>
            </w:rPr>
            <w:fldChar w:fldCharType="separate"/>
          </w:r>
          <w:ins w:id="104" w:author="David Conklin" w:date="2021-07-14T10:29:00Z">
            <w:r>
              <w:rPr>
                <w:noProof/>
                <w:webHidden/>
              </w:rPr>
              <w:t>21</w:t>
            </w:r>
            <w:r>
              <w:rPr>
                <w:noProof/>
                <w:webHidden/>
              </w:rPr>
              <w:fldChar w:fldCharType="end"/>
            </w:r>
            <w:r w:rsidRPr="00BC7433">
              <w:rPr>
                <w:rStyle w:val="Hyperlink"/>
                <w:noProof/>
              </w:rPr>
              <w:fldChar w:fldCharType="end"/>
            </w:r>
          </w:ins>
        </w:p>
        <w:p w14:paraId="7C996B5A" w14:textId="1A3B9B4F" w:rsidR="002055EB" w:rsidRDefault="002055EB">
          <w:pPr>
            <w:pStyle w:val="TOC1"/>
            <w:tabs>
              <w:tab w:val="right" w:leader="dot" w:pos="9350"/>
            </w:tabs>
            <w:rPr>
              <w:ins w:id="105" w:author="David Conklin" w:date="2021-07-14T10:29:00Z"/>
              <w:rFonts w:eastAsiaTheme="minorEastAsia"/>
              <w:noProof/>
            </w:rPr>
          </w:pPr>
          <w:ins w:id="10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"_Toc77151015"</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Water rights</w:t>
            </w:r>
            <w:r>
              <w:rPr>
                <w:noProof/>
                <w:webHidden/>
              </w:rPr>
              <w:tab/>
            </w:r>
            <w:r>
              <w:rPr>
                <w:noProof/>
                <w:webHidden/>
              </w:rPr>
              <w:fldChar w:fldCharType="begin"/>
            </w:r>
            <w:r>
              <w:rPr>
                <w:noProof/>
                <w:webHidden/>
              </w:rPr>
              <w:instrText xml:space="preserve"> PAGEREF _Toc77151015 \h </w:instrText>
            </w:r>
            <w:r>
              <w:rPr>
                <w:noProof/>
                <w:webHidden/>
              </w:rPr>
            </w:r>
          </w:ins>
          <w:r>
            <w:rPr>
              <w:noProof/>
              <w:webHidden/>
            </w:rPr>
            <w:fldChar w:fldCharType="separate"/>
          </w:r>
          <w:ins w:id="107" w:author="David Conklin" w:date="2021-07-14T10:29:00Z">
            <w:r>
              <w:rPr>
                <w:noProof/>
                <w:webHidden/>
              </w:rPr>
              <w:t>22</w:t>
            </w:r>
            <w:r>
              <w:rPr>
                <w:noProof/>
                <w:webHidden/>
              </w:rPr>
              <w:fldChar w:fldCharType="end"/>
            </w:r>
            <w:r w:rsidRPr="00BC7433">
              <w:rPr>
                <w:rStyle w:val="Hyperlink"/>
                <w:noProof/>
              </w:rPr>
              <w:fldChar w:fldCharType="end"/>
            </w:r>
          </w:ins>
        </w:p>
        <w:p w14:paraId="24B85EE6" w14:textId="151F00AD" w:rsidR="002055EB" w:rsidRDefault="002055EB">
          <w:pPr>
            <w:pStyle w:val="TOC2"/>
            <w:tabs>
              <w:tab w:val="right" w:leader="dot" w:pos="9350"/>
            </w:tabs>
            <w:rPr>
              <w:ins w:id="108" w:author="David Conklin" w:date="2021-07-14T10:29:00Z"/>
              <w:rFonts w:eastAsiaTheme="minorEastAsia"/>
              <w:noProof/>
            </w:rPr>
          </w:pPr>
          <w:ins w:id="10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"_Toc77151016"</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Water rights data</w:t>
            </w:r>
            <w:r>
              <w:rPr>
                <w:noProof/>
                <w:webHidden/>
              </w:rPr>
              <w:tab/>
            </w:r>
            <w:r>
              <w:rPr>
                <w:noProof/>
                <w:webHidden/>
              </w:rPr>
              <w:fldChar w:fldCharType="begin"/>
            </w:r>
            <w:r>
              <w:rPr>
                <w:noProof/>
                <w:webHidden/>
              </w:rPr>
              <w:instrText xml:space="preserve"> PAGEREF _Toc77151016 \h </w:instrText>
            </w:r>
            <w:r>
              <w:rPr>
                <w:noProof/>
                <w:webHidden/>
              </w:rPr>
            </w:r>
          </w:ins>
          <w:r>
            <w:rPr>
              <w:noProof/>
              <w:webHidden/>
            </w:rPr>
            <w:fldChar w:fldCharType="separate"/>
          </w:r>
          <w:ins w:id="110" w:author="David Conklin" w:date="2021-07-14T10:29:00Z">
            <w:r>
              <w:rPr>
                <w:noProof/>
                <w:webHidden/>
              </w:rPr>
              <w:t>22</w:t>
            </w:r>
            <w:r>
              <w:rPr>
                <w:noProof/>
                <w:webHidden/>
              </w:rPr>
              <w:fldChar w:fldCharType="end"/>
            </w:r>
            <w:r w:rsidRPr="00BC7433">
              <w:rPr>
                <w:rStyle w:val="Hyperlink"/>
                <w:noProof/>
              </w:rPr>
              <w:fldChar w:fldCharType="end"/>
            </w:r>
          </w:ins>
        </w:p>
        <w:p w14:paraId="501D5321" w14:textId="0CB236FC" w:rsidR="002055EB" w:rsidRDefault="002055EB">
          <w:pPr>
            <w:pStyle w:val="TOC2"/>
            <w:tabs>
              <w:tab w:val="right" w:leader="dot" w:pos="9350"/>
            </w:tabs>
            <w:rPr>
              <w:ins w:id="111" w:author="David Conklin" w:date="2021-07-14T10:29:00Z"/>
              <w:rFonts w:eastAsiaTheme="minorEastAsia"/>
              <w:noProof/>
            </w:rPr>
          </w:pPr>
          <w:ins w:id="11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"_Toc77151017"</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The wr_pods.csv file</w:t>
            </w:r>
            <w:r>
              <w:rPr>
                <w:noProof/>
                <w:webHidden/>
              </w:rPr>
              <w:tab/>
            </w:r>
            <w:r>
              <w:rPr>
                <w:noProof/>
                <w:webHidden/>
              </w:rPr>
              <w:fldChar w:fldCharType="begin"/>
            </w:r>
            <w:r>
              <w:rPr>
                <w:noProof/>
                <w:webHidden/>
              </w:rPr>
              <w:instrText xml:space="preserve"> PAGEREF _Toc77151017 \h </w:instrText>
            </w:r>
            <w:r>
              <w:rPr>
                <w:noProof/>
                <w:webHidden/>
              </w:rPr>
            </w:r>
          </w:ins>
          <w:r>
            <w:rPr>
              <w:noProof/>
              <w:webHidden/>
            </w:rPr>
            <w:fldChar w:fldCharType="separate"/>
          </w:r>
          <w:ins w:id="113" w:author="David Conklin" w:date="2021-07-14T10:29:00Z">
            <w:r>
              <w:rPr>
                <w:noProof/>
                <w:webHidden/>
              </w:rPr>
              <w:t>22</w:t>
            </w:r>
            <w:r>
              <w:rPr>
                <w:noProof/>
                <w:webHidden/>
              </w:rPr>
              <w:fldChar w:fldCharType="end"/>
            </w:r>
            <w:r w:rsidRPr="00BC7433">
              <w:rPr>
                <w:rStyle w:val="Hyperlink"/>
                <w:noProof/>
              </w:rPr>
              <w:fldChar w:fldCharType="end"/>
            </w:r>
          </w:ins>
        </w:p>
        <w:p w14:paraId="100AEDF6" w14:textId="78F22822" w:rsidR="002055EB" w:rsidRDefault="002055EB">
          <w:pPr>
            <w:pStyle w:val="TOC2"/>
            <w:tabs>
              <w:tab w:val="right" w:leader="dot" w:pos="9350"/>
            </w:tabs>
            <w:rPr>
              <w:ins w:id="114" w:author="David Conklin" w:date="2021-07-14T10:29:00Z"/>
              <w:rFonts w:eastAsiaTheme="minorEastAsia"/>
              <w:noProof/>
            </w:rPr>
          </w:pPr>
          <w:ins w:id="11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"_Toc77151018"</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The wr_pous.csv file</w:t>
            </w:r>
            <w:r>
              <w:rPr>
                <w:noProof/>
                <w:webHidden/>
              </w:rPr>
              <w:tab/>
            </w:r>
            <w:r>
              <w:rPr>
                <w:noProof/>
                <w:webHidden/>
              </w:rPr>
              <w:fldChar w:fldCharType="begin"/>
            </w:r>
            <w:r>
              <w:rPr>
                <w:noProof/>
                <w:webHidden/>
              </w:rPr>
              <w:instrText xml:space="preserve"> PAGEREF _Toc77151018 \h </w:instrText>
            </w:r>
            <w:r>
              <w:rPr>
                <w:noProof/>
                <w:webHidden/>
              </w:rPr>
            </w:r>
          </w:ins>
          <w:r>
            <w:rPr>
              <w:noProof/>
              <w:webHidden/>
            </w:rPr>
            <w:fldChar w:fldCharType="separate"/>
          </w:r>
          <w:ins w:id="116" w:author="David Conklin" w:date="2021-07-14T10:29:00Z">
            <w:r>
              <w:rPr>
                <w:noProof/>
                <w:webHidden/>
              </w:rPr>
              <w:t>23</w:t>
            </w:r>
            <w:r>
              <w:rPr>
                <w:noProof/>
                <w:webHidden/>
              </w:rPr>
              <w:fldChar w:fldCharType="end"/>
            </w:r>
            <w:r w:rsidRPr="00BC7433">
              <w:rPr>
                <w:rStyle w:val="Hyperlink"/>
                <w:noProof/>
              </w:rPr>
              <w:fldChar w:fldCharType="end"/>
            </w:r>
          </w:ins>
        </w:p>
        <w:p w14:paraId="0E57A919" w14:textId="0820D299" w:rsidR="002055EB" w:rsidRDefault="002055EB">
          <w:pPr>
            <w:pStyle w:val="TOC2"/>
            <w:tabs>
              <w:tab w:val="right" w:leader="dot" w:pos="9350"/>
            </w:tabs>
            <w:rPr>
              <w:ins w:id="117" w:author="David Conklin" w:date="2021-07-14T10:29:00Z"/>
              <w:rFonts w:eastAsiaTheme="minorEastAsia"/>
              <w:noProof/>
            </w:rPr>
          </w:pPr>
          <w:ins w:id="11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"_Toc77151019"</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Allocating surface water rights to irrigation</w:t>
            </w:r>
            <w:r>
              <w:rPr>
                <w:noProof/>
                <w:webHidden/>
              </w:rPr>
              <w:tab/>
            </w:r>
            <w:r>
              <w:rPr>
                <w:noProof/>
                <w:webHidden/>
              </w:rPr>
              <w:fldChar w:fldCharType="begin"/>
            </w:r>
            <w:r>
              <w:rPr>
                <w:noProof/>
                <w:webHidden/>
              </w:rPr>
              <w:instrText xml:space="preserve"> PAGEREF _Toc77151019 \h </w:instrText>
            </w:r>
            <w:r>
              <w:rPr>
                <w:noProof/>
                <w:webHidden/>
              </w:rPr>
            </w:r>
          </w:ins>
          <w:r>
            <w:rPr>
              <w:noProof/>
              <w:webHidden/>
            </w:rPr>
            <w:fldChar w:fldCharType="separate"/>
          </w:r>
          <w:ins w:id="119" w:author="David Conklin" w:date="2021-07-14T10:29:00Z">
            <w:r>
              <w:rPr>
                <w:noProof/>
                <w:webHidden/>
              </w:rPr>
              <w:t>24</w:t>
            </w:r>
            <w:r>
              <w:rPr>
                <w:noProof/>
                <w:webHidden/>
              </w:rPr>
              <w:fldChar w:fldCharType="end"/>
            </w:r>
            <w:r w:rsidRPr="00BC7433">
              <w:rPr>
                <w:rStyle w:val="Hyperlink"/>
                <w:noProof/>
              </w:rPr>
              <w:fldChar w:fldCharType="end"/>
            </w:r>
          </w:ins>
        </w:p>
        <w:p w14:paraId="53FED66F" w14:textId="4CF45C0E" w:rsidR="002055EB" w:rsidRDefault="002055EB">
          <w:pPr>
            <w:pStyle w:val="TOC2"/>
            <w:tabs>
              <w:tab w:val="right" w:leader="dot" w:pos="9350"/>
            </w:tabs>
            <w:rPr>
              <w:ins w:id="120" w:author="David Conklin" w:date="2021-07-14T10:29:00Z"/>
              <w:rFonts w:eastAsiaTheme="minorEastAsia"/>
              <w:noProof/>
            </w:rPr>
          </w:pPr>
          <w:ins w:id="12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"_Toc77151020"</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Adding a water right</w:t>
            </w:r>
            <w:r>
              <w:rPr>
                <w:noProof/>
                <w:webHidden/>
              </w:rPr>
              <w:tab/>
            </w:r>
            <w:r>
              <w:rPr>
                <w:noProof/>
                <w:webHidden/>
              </w:rPr>
              <w:fldChar w:fldCharType="begin"/>
            </w:r>
            <w:r>
              <w:rPr>
                <w:noProof/>
                <w:webHidden/>
              </w:rPr>
              <w:instrText xml:space="preserve"> PAGEREF _Toc77151020 \h </w:instrText>
            </w:r>
            <w:r>
              <w:rPr>
                <w:noProof/>
                <w:webHidden/>
              </w:rPr>
            </w:r>
          </w:ins>
          <w:r>
            <w:rPr>
              <w:noProof/>
              <w:webHidden/>
            </w:rPr>
            <w:fldChar w:fldCharType="separate"/>
          </w:r>
          <w:ins w:id="122" w:author="David Conklin" w:date="2021-07-14T10:29:00Z">
            <w:r>
              <w:rPr>
                <w:noProof/>
                <w:webHidden/>
              </w:rPr>
              <w:t>24</w:t>
            </w:r>
            <w:r>
              <w:rPr>
                <w:noProof/>
                <w:webHidden/>
              </w:rPr>
              <w:fldChar w:fldCharType="end"/>
            </w:r>
            <w:r w:rsidRPr="00BC7433">
              <w:rPr>
                <w:rStyle w:val="Hyperlink"/>
                <w:noProof/>
              </w:rPr>
              <w:fldChar w:fldCharType="end"/>
            </w:r>
          </w:ins>
        </w:p>
        <w:p w14:paraId="72753C8F" w14:textId="607BBFBE" w:rsidR="002055EB" w:rsidRDefault="002055EB">
          <w:pPr>
            <w:pStyle w:val="TOC1"/>
            <w:tabs>
              <w:tab w:val="right" w:leader="dot" w:pos="9350"/>
            </w:tabs>
            <w:rPr>
              <w:ins w:id="123" w:author="David Conklin" w:date="2021-07-14T10:29:00Z"/>
              <w:rFonts w:eastAsiaTheme="minorEastAsia"/>
              <w:noProof/>
            </w:rPr>
          </w:pPr>
          <w:ins w:id="12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"_Toc77151021"</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Initial conditions</w:t>
            </w:r>
            <w:r>
              <w:rPr>
                <w:noProof/>
                <w:webHidden/>
              </w:rPr>
              <w:tab/>
            </w:r>
            <w:r>
              <w:rPr>
                <w:noProof/>
                <w:webHidden/>
              </w:rPr>
              <w:fldChar w:fldCharType="begin"/>
            </w:r>
            <w:r>
              <w:rPr>
                <w:noProof/>
                <w:webHidden/>
              </w:rPr>
              <w:instrText xml:space="preserve"> PAGEREF _Toc77151021 \h </w:instrText>
            </w:r>
            <w:r>
              <w:rPr>
                <w:noProof/>
                <w:webHidden/>
              </w:rPr>
            </w:r>
          </w:ins>
          <w:r>
            <w:rPr>
              <w:noProof/>
              <w:webHidden/>
            </w:rPr>
            <w:fldChar w:fldCharType="separate"/>
          </w:r>
          <w:ins w:id="125" w:author="David Conklin" w:date="2021-07-14T10:29:00Z">
            <w:r>
              <w:rPr>
                <w:noProof/>
                <w:webHidden/>
              </w:rPr>
              <w:t>25</w:t>
            </w:r>
            <w:r>
              <w:rPr>
                <w:noProof/>
                <w:webHidden/>
              </w:rPr>
              <w:fldChar w:fldCharType="end"/>
            </w:r>
            <w:r w:rsidRPr="00BC7433">
              <w:rPr>
                <w:rStyle w:val="Hyperlink"/>
                <w:noProof/>
              </w:rPr>
              <w:fldChar w:fldCharType="end"/>
            </w:r>
          </w:ins>
        </w:p>
        <w:p w14:paraId="16A12ACB" w14:textId="3BA5BB99" w:rsidR="002055EB" w:rsidRDefault="002055EB">
          <w:pPr>
            <w:pStyle w:val="TOC2"/>
            <w:tabs>
              <w:tab w:val="right" w:leader="dot" w:pos="9350"/>
            </w:tabs>
            <w:rPr>
              <w:ins w:id="126" w:author="David Conklin" w:date="2021-07-14T10:29:00Z"/>
              <w:rFonts w:eastAsiaTheme="minorEastAsia"/>
              <w:noProof/>
            </w:rPr>
          </w:pPr>
          <w:ins w:id="12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"_Toc77151022"</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State variables</w:t>
            </w:r>
            <w:r>
              <w:rPr>
                <w:noProof/>
                <w:webHidden/>
              </w:rPr>
              <w:tab/>
            </w:r>
            <w:r>
              <w:rPr>
                <w:noProof/>
                <w:webHidden/>
              </w:rPr>
              <w:fldChar w:fldCharType="begin"/>
            </w:r>
            <w:r>
              <w:rPr>
                <w:noProof/>
                <w:webHidden/>
              </w:rPr>
              <w:instrText xml:space="preserve"> PAGEREF _Toc77151022 \h </w:instrText>
            </w:r>
            <w:r>
              <w:rPr>
                <w:noProof/>
                <w:webHidden/>
              </w:rPr>
            </w:r>
          </w:ins>
          <w:r>
            <w:rPr>
              <w:noProof/>
              <w:webHidden/>
            </w:rPr>
            <w:fldChar w:fldCharType="separate"/>
          </w:r>
          <w:ins w:id="128" w:author="David Conklin" w:date="2021-07-14T10:29:00Z">
            <w:r>
              <w:rPr>
                <w:noProof/>
                <w:webHidden/>
              </w:rPr>
              <w:t>25</w:t>
            </w:r>
            <w:r>
              <w:rPr>
                <w:noProof/>
                <w:webHidden/>
              </w:rPr>
              <w:fldChar w:fldCharType="end"/>
            </w:r>
            <w:r w:rsidRPr="00BC7433">
              <w:rPr>
                <w:rStyle w:val="Hyperlink"/>
                <w:noProof/>
              </w:rPr>
              <w:fldChar w:fldCharType="end"/>
            </w:r>
          </w:ins>
        </w:p>
        <w:p w14:paraId="3FF37680" w14:textId="295AA380" w:rsidR="002055EB" w:rsidRDefault="002055EB">
          <w:pPr>
            <w:pStyle w:val="TOC2"/>
            <w:tabs>
              <w:tab w:val="right" w:leader="dot" w:pos="9350"/>
            </w:tabs>
            <w:rPr>
              <w:ins w:id="129" w:author="David Conklin" w:date="2021-07-14T10:29:00Z"/>
              <w:rFonts w:eastAsiaTheme="minorEastAsia"/>
              <w:noProof/>
            </w:rPr>
          </w:pPr>
          <w:ins w:id="13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"_Toc77151023"</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_Toc77151023 \h </w:instrText>
            </w:r>
            <w:r>
              <w:rPr>
                <w:noProof/>
                <w:webHidden/>
              </w:rPr>
            </w:r>
          </w:ins>
          <w:r>
            <w:rPr>
              <w:noProof/>
              <w:webHidden/>
            </w:rPr>
            <w:fldChar w:fldCharType="separate"/>
          </w:r>
          <w:ins w:id="131" w:author="David Conklin" w:date="2021-07-14T10:29:00Z">
            <w:r>
              <w:rPr>
                <w:noProof/>
                <w:webHidden/>
              </w:rPr>
              <w:t>25</w:t>
            </w:r>
            <w:r>
              <w:rPr>
                <w:noProof/>
                <w:webHidden/>
              </w:rPr>
              <w:fldChar w:fldCharType="end"/>
            </w:r>
            <w:r w:rsidRPr="00BC7433">
              <w:rPr>
                <w:rStyle w:val="Hyperlink"/>
                <w:noProof/>
              </w:rPr>
              <w:fldChar w:fldCharType="end"/>
            </w:r>
          </w:ins>
        </w:p>
        <w:p w14:paraId="7A15F4A6" w14:textId="7CE865B5" w:rsidR="002055EB" w:rsidRDefault="002055EB">
          <w:pPr>
            <w:pStyle w:val="TOC2"/>
            <w:tabs>
              <w:tab w:val="right" w:leader="dot" w:pos="9350"/>
            </w:tabs>
            <w:rPr>
              <w:ins w:id="132" w:author="David Conklin" w:date="2021-07-14T10:29:00Z"/>
              <w:rFonts w:eastAsiaTheme="minorEastAsia"/>
              <w:noProof/>
            </w:rPr>
          </w:pPr>
          <w:ins w:id="13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"_Toc77151024"</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Initializing ID numbers: coldstart</w:t>
            </w:r>
            <w:r>
              <w:rPr>
                <w:noProof/>
                <w:webHidden/>
              </w:rPr>
              <w:tab/>
            </w:r>
            <w:r>
              <w:rPr>
                <w:noProof/>
                <w:webHidden/>
              </w:rPr>
              <w:fldChar w:fldCharType="begin"/>
            </w:r>
            <w:r>
              <w:rPr>
                <w:noProof/>
                <w:webHidden/>
              </w:rPr>
              <w:instrText xml:space="preserve"> PAGEREF _Toc77151024 \h </w:instrText>
            </w:r>
            <w:r>
              <w:rPr>
                <w:noProof/>
                <w:webHidden/>
              </w:rPr>
            </w:r>
          </w:ins>
          <w:r>
            <w:rPr>
              <w:noProof/>
              <w:webHidden/>
            </w:rPr>
            <w:fldChar w:fldCharType="separate"/>
          </w:r>
          <w:ins w:id="134" w:author="David Conklin" w:date="2021-07-14T10:29:00Z">
            <w:r>
              <w:rPr>
                <w:noProof/>
                <w:webHidden/>
              </w:rPr>
              <w:t>25</w:t>
            </w:r>
            <w:r>
              <w:rPr>
                <w:noProof/>
                <w:webHidden/>
              </w:rPr>
              <w:fldChar w:fldCharType="end"/>
            </w:r>
            <w:r w:rsidRPr="00BC7433">
              <w:rPr>
                <w:rStyle w:val="Hyperlink"/>
                <w:noProof/>
              </w:rPr>
              <w:fldChar w:fldCharType="end"/>
            </w:r>
          </w:ins>
        </w:p>
        <w:p w14:paraId="37577094" w14:textId="19C19D5D" w:rsidR="002055EB" w:rsidRDefault="002055EB">
          <w:pPr>
            <w:pStyle w:val="TOC2"/>
            <w:tabs>
              <w:tab w:val="right" w:leader="dot" w:pos="9350"/>
            </w:tabs>
            <w:rPr>
              <w:ins w:id="135" w:author="David Conklin" w:date="2021-07-14T10:29:00Z"/>
              <w:rFonts w:eastAsiaTheme="minorEastAsia"/>
              <w:noProof/>
            </w:rPr>
          </w:pPr>
          <w:ins w:id="13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"_Toc77151025"</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_Toc77151025 \h </w:instrText>
            </w:r>
            <w:r>
              <w:rPr>
                <w:noProof/>
                <w:webHidden/>
              </w:rPr>
            </w:r>
          </w:ins>
          <w:r>
            <w:rPr>
              <w:noProof/>
              <w:webHidden/>
            </w:rPr>
            <w:fldChar w:fldCharType="separate"/>
          </w:r>
          <w:ins w:id="137" w:author="David Conklin" w:date="2021-07-14T10:29:00Z">
            <w:r>
              <w:rPr>
                <w:noProof/>
                <w:webHidden/>
              </w:rPr>
              <w:t>26</w:t>
            </w:r>
            <w:r>
              <w:rPr>
                <w:noProof/>
                <w:webHidden/>
              </w:rPr>
              <w:fldChar w:fldCharType="end"/>
            </w:r>
            <w:r w:rsidRPr="00BC7433">
              <w:rPr>
                <w:rStyle w:val="Hyperlink"/>
                <w:noProof/>
              </w:rPr>
              <w:fldChar w:fldCharType="end"/>
            </w:r>
          </w:ins>
        </w:p>
        <w:p w14:paraId="3086A360" w14:textId="3622FE94" w:rsidR="002055EB" w:rsidRDefault="002055EB">
          <w:pPr>
            <w:pStyle w:val="TOC2"/>
            <w:tabs>
              <w:tab w:val="right" w:leader="dot" w:pos="9350"/>
            </w:tabs>
            <w:rPr>
              <w:ins w:id="138" w:author="David Conklin" w:date="2021-07-14T10:29:00Z"/>
              <w:rFonts w:eastAsiaTheme="minorEastAsia"/>
              <w:noProof/>
            </w:rPr>
          </w:pPr>
          <w:ins w:id="13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"_Toc77151026"</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Initializing HBVCALIB attributes: spinup</w:t>
            </w:r>
            <w:r>
              <w:rPr>
                <w:noProof/>
                <w:webHidden/>
              </w:rPr>
              <w:tab/>
            </w:r>
            <w:r>
              <w:rPr>
                <w:noProof/>
                <w:webHidden/>
              </w:rPr>
              <w:fldChar w:fldCharType="begin"/>
            </w:r>
            <w:r>
              <w:rPr>
                <w:noProof/>
                <w:webHidden/>
              </w:rPr>
              <w:instrText xml:space="preserve"> PAGEREF _Toc77151026 \h </w:instrText>
            </w:r>
            <w:r>
              <w:rPr>
                <w:noProof/>
                <w:webHidden/>
              </w:rPr>
            </w:r>
          </w:ins>
          <w:r>
            <w:rPr>
              <w:noProof/>
              <w:webHidden/>
            </w:rPr>
            <w:fldChar w:fldCharType="separate"/>
          </w:r>
          <w:ins w:id="140" w:author="David Conklin" w:date="2021-07-14T10:29:00Z">
            <w:r>
              <w:rPr>
                <w:noProof/>
                <w:webHidden/>
              </w:rPr>
              <w:t>26</w:t>
            </w:r>
            <w:r>
              <w:rPr>
                <w:noProof/>
                <w:webHidden/>
              </w:rPr>
              <w:fldChar w:fldCharType="end"/>
            </w:r>
            <w:r w:rsidRPr="00BC7433">
              <w:rPr>
                <w:rStyle w:val="Hyperlink"/>
                <w:noProof/>
              </w:rPr>
              <w:fldChar w:fldCharType="end"/>
            </w:r>
          </w:ins>
        </w:p>
        <w:p w14:paraId="383669E6" w14:textId="646467ED" w:rsidR="002055EB" w:rsidRDefault="002055EB">
          <w:pPr>
            <w:pStyle w:val="TOC2"/>
            <w:tabs>
              <w:tab w:val="right" w:leader="dot" w:pos="9350"/>
            </w:tabs>
            <w:rPr>
              <w:ins w:id="141" w:author="David Conklin" w:date="2021-07-14T10:29:00Z"/>
              <w:rFonts w:eastAsiaTheme="minorEastAsia"/>
              <w:noProof/>
            </w:rPr>
          </w:pPr>
          <w:ins w:id="14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"_Toc77151027"</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_Toc77151027 \h </w:instrText>
            </w:r>
            <w:r>
              <w:rPr>
                <w:noProof/>
                <w:webHidden/>
              </w:rPr>
            </w:r>
          </w:ins>
          <w:r>
            <w:rPr>
              <w:noProof/>
              <w:webHidden/>
            </w:rPr>
            <w:fldChar w:fldCharType="separate"/>
          </w:r>
          <w:ins w:id="143" w:author="David Conklin" w:date="2021-07-14T10:29:00Z">
            <w:r>
              <w:rPr>
                <w:noProof/>
                <w:webHidden/>
              </w:rPr>
              <w:t>27</w:t>
            </w:r>
            <w:r>
              <w:rPr>
                <w:noProof/>
                <w:webHidden/>
              </w:rPr>
              <w:fldChar w:fldCharType="end"/>
            </w:r>
            <w:r w:rsidRPr="00BC7433">
              <w:rPr>
                <w:rStyle w:val="Hyperlink"/>
                <w:noProof/>
              </w:rPr>
              <w:fldChar w:fldCharType="end"/>
            </w:r>
          </w:ins>
        </w:p>
        <w:p w14:paraId="1A897619" w14:textId="7D6479AB" w:rsidR="002055EB" w:rsidRDefault="002055EB">
          <w:pPr>
            <w:pStyle w:val="TOC2"/>
            <w:tabs>
              <w:tab w:val="right" w:leader="dot" w:pos="9350"/>
            </w:tabs>
            <w:rPr>
              <w:ins w:id="144" w:author="David Conklin" w:date="2021-07-14T10:29:00Z"/>
              <w:rFonts w:eastAsiaTheme="minorEastAsia"/>
              <w:noProof/>
            </w:rPr>
          </w:pPr>
          <w:ins w:id="14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"_Toc77151028"</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What is in the IC file</w:t>
            </w:r>
            <w:r>
              <w:rPr>
                <w:noProof/>
                <w:webHidden/>
              </w:rPr>
              <w:tab/>
            </w:r>
            <w:r>
              <w:rPr>
                <w:noProof/>
                <w:webHidden/>
              </w:rPr>
              <w:fldChar w:fldCharType="begin"/>
            </w:r>
            <w:r>
              <w:rPr>
                <w:noProof/>
                <w:webHidden/>
              </w:rPr>
              <w:instrText xml:space="preserve"> PAGEREF _Toc77151028 \h </w:instrText>
            </w:r>
            <w:r>
              <w:rPr>
                <w:noProof/>
                <w:webHidden/>
              </w:rPr>
            </w:r>
          </w:ins>
          <w:r>
            <w:rPr>
              <w:noProof/>
              <w:webHidden/>
            </w:rPr>
            <w:fldChar w:fldCharType="separate"/>
          </w:r>
          <w:ins w:id="146" w:author="David Conklin" w:date="2021-07-14T10:29:00Z">
            <w:r>
              <w:rPr>
                <w:noProof/>
                <w:webHidden/>
              </w:rPr>
              <w:t>27</w:t>
            </w:r>
            <w:r>
              <w:rPr>
                <w:noProof/>
                <w:webHidden/>
              </w:rPr>
              <w:fldChar w:fldCharType="end"/>
            </w:r>
            <w:r w:rsidRPr="00BC7433">
              <w:rPr>
                <w:rStyle w:val="Hyperlink"/>
                <w:noProof/>
              </w:rPr>
              <w:fldChar w:fldCharType="end"/>
            </w:r>
          </w:ins>
        </w:p>
        <w:p w14:paraId="268452E2" w14:textId="7AFD5ED2" w:rsidR="002055EB" w:rsidRDefault="002055EB">
          <w:pPr>
            <w:pStyle w:val="TOC2"/>
            <w:tabs>
              <w:tab w:val="right" w:leader="dot" w:pos="9350"/>
            </w:tabs>
            <w:rPr>
              <w:ins w:id="147" w:author="David Conklin" w:date="2021-07-14T10:29:00Z"/>
              <w:rFonts w:eastAsiaTheme="minorEastAsia"/>
              <w:noProof/>
            </w:rPr>
          </w:pPr>
          <w:ins w:id="14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"_Toc77151029"</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State variables in the IDU shapefile</w:t>
            </w:r>
            <w:r>
              <w:rPr>
                <w:noProof/>
                <w:webHidden/>
              </w:rPr>
              <w:tab/>
            </w:r>
            <w:r>
              <w:rPr>
                <w:noProof/>
                <w:webHidden/>
              </w:rPr>
              <w:fldChar w:fldCharType="begin"/>
            </w:r>
            <w:r>
              <w:rPr>
                <w:noProof/>
                <w:webHidden/>
              </w:rPr>
              <w:instrText xml:space="preserve"> PAGEREF _Toc77151029 \h </w:instrText>
            </w:r>
            <w:r>
              <w:rPr>
                <w:noProof/>
                <w:webHidden/>
              </w:rPr>
            </w:r>
          </w:ins>
          <w:r>
            <w:rPr>
              <w:noProof/>
              <w:webHidden/>
            </w:rPr>
            <w:fldChar w:fldCharType="separate"/>
          </w:r>
          <w:ins w:id="149" w:author="David Conklin" w:date="2021-07-14T10:29:00Z">
            <w:r>
              <w:rPr>
                <w:noProof/>
                <w:webHidden/>
              </w:rPr>
              <w:t>27</w:t>
            </w:r>
            <w:r>
              <w:rPr>
                <w:noProof/>
                <w:webHidden/>
              </w:rPr>
              <w:fldChar w:fldCharType="end"/>
            </w:r>
            <w:r w:rsidRPr="00BC7433">
              <w:rPr>
                <w:rStyle w:val="Hyperlink"/>
                <w:noProof/>
              </w:rPr>
              <w:fldChar w:fldCharType="end"/>
            </w:r>
          </w:ins>
        </w:p>
        <w:p w14:paraId="3D6C6B9D" w14:textId="76DB02CA" w:rsidR="002055EB" w:rsidRDefault="002055EB">
          <w:pPr>
            <w:pStyle w:val="TOC2"/>
            <w:tabs>
              <w:tab w:val="right" w:leader="dot" w:pos="9350"/>
            </w:tabs>
            <w:rPr>
              <w:ins w:id="150" w:author="David Conklin" w:date="2021-07-14T10:29:00Z"/>
              <w:rFonts w:eastAsiaTheme="minorEastAsia"/>
              <w:noProof/>
            </w:rPr>
          </w:pPr>
          <w:ins w:id="15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"_Toc77151030"</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_Toc77151030 \h </w:instrText>
            </w:r>
            <w:r>
              <w:rPr>
                <w:noProof/>
                <w:webHidden/>
              </w:rPr>
            </w:r>
          </w:ins>
          <w:r>
            <w:rPr>
              <w:noProof/>
              <w:webHidden/>
            </w:rPr>
            <w:fldChar w:fldCharType="separate"/>
          </w:r>
          <w:ins w:id="152" w:author="David Conklin" w:date="2021-07-14T10:29:00Z">
            <w:r>
              <w:rPr>
                <w:noProof/>
                <w:webHidden/>
              </w:rPr>
              <w:t>27</w:t>
            </w:r>
            <w:r>
              <w:rPr>
                <w:noProof/>
                <w:webHidden/>
              </w:rPr>
              <w:fldChar w:fldCharType="end"/>
            </w:r>
            <w:r w:rsidRPr="00BC7433">
              <w:rPr>
                <w:rStyle w:val="Hyperlink"/>
                <w:noProof/>
              </w:rPr>
              <w:fldChar w:fldCharType="end"/>
            </w:r>
          </w:ins>
        </w:p>
        <w:p w14:paraId="036932C4" w14:textId="609A0054" w:rsidR="002055EB" w:rsidRDefault="002055EB">
          <w:pPr>
            <w:pStyle w:val="TOC2"/>
            <w:tabs>
              <w:tab w:val="right" w:leader="dot" w:pos="9350"/>
            </w:tabs>
            <w:rPr>
              <w:ins w:id="153" w:author="David Conklin" w:date="2021-07-14T10:29:00Z"/>
              <w:rFonts w:eastAsiaTheme="minorEastAsia"/>
              <w:noProof/>
            </w:rPr>
          </w:pPr>
          <w:ins w:id="15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"_Toc77151031"</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Default values used when the data is incomplete</w:t>
            </w:r>
            <w:r>
              <w:rPr>
                <w:noProof/>
                <w:webHidden/>
              </w:rPr>
              <w:tab/>
            </w:r>
            <w:r>
              <w:rPr>
                <w:noProof/>
                <w:webHidden/>
              </w:rPr>
              <w:fldChar w:fldCharType="begin"/>
            </w:r>
            <w:r>
              <w:rPr>
                <w:noProof/>
                <w:webHidden/>
              </w:rPr>
              <w:instrText xml:space="preserve"> PAGEREF _Toc77151031 \h </w:instrText>
            </w:r>
            <w:r>
              <w:rPr>
                <w:noProof/>
                <w:webHidden/>
              </w:rPr>
            </w:r>
          </w:ins>
          <w:r>
            <w:rPr>
              <w:noProof/>
              <w:webHidden/>
            </w:rPr>
            <w:fldChar w:fldCharType="separate"/>
          </w:r>
          <w:ins w:id="155" w:author="David Conklin" w:date="2021-07-14T10:29:00Z">
            <w:r>
              <w:rPr>
                <w:noProof/>
                <w:webHidden/>
              </w:rPr>
              <w:t>28</w:t>
            </w:r>
            <w:r>
              <w:rPr>
                <w:noProof/>
                <w:webHidden/>
              </w:rPr>
              <w:fldChar w:fldCharType="end"/>
            </w:r>
            <w:r w:rsidRPr="00BC7433">
              <w:rPr>
                <w:rStyle w:val="Hyperlink"/>
                <w:noProof/>
              </w:rPr>
              <w:fldChar w:fldCharType="end"/>
            </w:r>
          </w:ins>
        </w:p>
        <w:p w14:paraId="75CD3CAD" w14:textId="5836EC85" w:rsidR="002055EB" w:rsidRDefault="002055EB">
          <w:pPr>
            <w:pStyle w:val="TOC1"/>
            <w:tabs>
              <w:tab w:val="right" w:leader="dot" w:pos="9350"/>
            </w:tabs>
            <w:rPr>
              <w:ins w:id="156" w:author="David Conklin" w:date="2021-07-14T10:29:00Z"/>
              <w:rFonts w:eastAsiaTheme="minorEastAsia"/>
              <w:noProof/>
            </w:rPr>
          </w:pPr>
          <w:ins w:id="15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"_Toc77151032"</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Stream flow and stream temperature</w:t>
            </w:r>
            <w:r>
              <w:rPr>
                <w:noProof/>
                <w:webHidden/>
              </w:rPr>
              <w:tab/>
            </w:r>
            <w:r>
              <w:rPr>
                <w:noProof/>
                <w:webHidden/>
              </w:rPr>
              <w:fldChar w:fldCharType="begin"/>
            </w:r>
            <w:r>
              <w:rPr>
                <w:noProof/>
                <w:webHidden/>
              </w:rPr>
              <w:instrText xml:space="preserve"> PAGEREF _Toc77151032 \h </w:instrText>
            </w:r>
            <w:r>
              <w:rPr>
                <w:noProof/>
                <w:webHidden/>
              </w:rPr>
            </w:r>
          </w:ins>
          <w:r>
            <w:rPr>
              <w:noProof/>
              <w:webHidden/>
            </w:rPr>
            <w:fldChar w:fldCharType="separate"/>
          </w:r>
          <w:ins w:id="158" w:author="David Conklin" w:date="2021-07-14T10:29:00Z">
            <w:r>
              <w:rPr>
                <w:noProof/>
                <w:webHidden/>
              </w:rPr>
              <w:t>29</w:t>
            </w:r>
            <w:r>
              <w:rPr>
                <w:noProof/>
                <w:webHidden/>
              </w:rPr>
              <w:fldChar w:fldCharType="end"/>
            </w:r>
            <w:r w:rsidRPr="00BC7433">
              <w:rPr>
                <w:rStyle w:val="Hyperlink"/>
                <w:noProof/>
              </w:rPr>
              <w:fldChar w:fldCharType="end"/>
            </w:r>
          </w:ins>
        </w:p>
        <w:p w14:paraId="5D9DB0E2" w14:textId="0040C104" w:rsidR="002055EB" w:rsidRDefault="002055EB">
          <w:pPr>
            <w:pStyle w:val="TOC2"/>
            <w:tabs>
              <w:tab w:val="right" w:leader="dot" w:pos="9350"/>
            </w:tabs>
            <w:rPr>
              <w:ins w:id="159" w:author="David Conklin" w:date="2021-07-14T10:29:00Z"/>
              <w:rFonts w:eastAsiaTheme="minorEastAsia"/>
              <w:noProof/>
            </w:rPr>
          </w:pPr>
          <w:ins w:id="16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"_Toc77151033"</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Water parcels</w:t>
            </w:r>
            <w:r>
              <w:rPr>
                <w:noProof/>
                <w:webHidden/>
              </w:rPr>
              <w:tab/>
            </w:r>
            <w:r>
              <w:rPr>
                <w:noProof/>
                <w:webHidden/>
              </w:rPr>
              <w:fldChar w:fldCharType="begin"/>
            </w:r>
            <w:r>
              <w:rPr>
                <w:noProof/>
                <w:webHidden/>
              </w:rPr>
              <w:instrText xml:space="preserve"> PAGEREF _Toc77151033 \h </w:instrText>
            </w:r>
            <w:r>
              <w:rPr>
                <w:noProof/>
                <w:webHidden/>
              </w:rPr>
            </w:r>
          </w:ins>
          <w:r>
            <w:rPr>
              <w:noProof/>
              <w:webHidden/>
            </w:rPr>
            <w:fldChar w:fldCharType="separate"/>
          </w:r>
          <w:ins w:id="161" w:author="David Conklin" w:date="2021-07-14T10:29:00Z">
            <w:r>
              <w:rPr>
                <w:noProof/>
                <w:webHidden/>
              </w:rPr>
              <w:t>29</w:t>
            </w:r>
            <w:r>
              <w:rPr>
                <w:noProof/>
                <w:webHidden/>
              </w:rPr>
              <w:fldChar w:fldCharType="end"/>
            </w:r>
            <w:r w:rsidRPr="00BC7433">
              <w:rPr>
                <w:rStyle w:val="Hyperlink"/>
                <w:noProof/>
              </w:rPr>
              <w:fldChar w:fldCharType="end"/>
            </w:r>
          </w:ins>
        </w:p>
        <w:p w14:paraId="0597A7A5" w14:textId="13AF7CE0" w:rsidR="002055EB" w:rsidRDefault="002055EB">
          <w:pPr>
            <w:pStyle w:val="TOC2"/>
            <w:tabs>
              <w:tab w:val="right" w:leader="dot" w:pos="9350"/>
            </w:tabs>
            <w:rPr>
              <w:ins w:id="162" w:author="David Conklin" w:date="2021-07-14T10:29:00Z"/>
              <w:rFonts w:eastAsiaTheme="minorEastAsia"/>
              <w:noProof/>
            </w:rPr>
          </w:pPr>
          <w:ins w:id="16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"_Toc77151034"</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Daily water mass and energy balance</w:t>
            </w:r>
            <w:r>
              <w:rPr>
                <w:noProof/>
                <w:webHidden/>
              </w:rPr>
              <w:tab/>
            </w:r>
            <w:r>
              <w:rPr>
                <w:noProof/>
                <w:webHidden/>
              </w:rPr>
              <w:fldChar w:fldCharType="begin"/>
            </w:r>
            <w:r>
              <w:rPr>
                <w:noProof/>
                <w:webHidden/>
              </w:rPr>
              <w:instrText xml:space="preserve"> PAGEREF _Toc77151034 \h </w:instrText>
            </w:r>
            <w:r>
              <w:rPr>
                <w:noProof/>
                <w:webHidden/>
              </w:rPr>
            </w:r>
          </w:ins>
          <w:r>
            <w:rPr>
              <w:noProof/>
              <w:webHidden/>
            </w:rPr>
            <w:fldChar w:fldCharType="separate"/>
          </w:r>
          <w:ins w:id="164" w:author="David Conklin" w:date="2021-07-14T10:29:00Z">
            <w:r>
              <w:rPr>
                <w:noProof/>
                <w:webHidden/>
              </w:rPr>
              <w:t>29</w:t>
            </w:r>
            <w:r>
              <w:rPr>
                <w:noProof/>
                <w:webHidden/>
              </w:rPr>
              <w:fldChar w:fldCharType="end"/>
            </w:r>
            <w:r w:rsidRPr="00BC7433">
              <w:rPr>
                <w:rStyle w:val="Hyperlink"/>
                <w:noProof/>
              </w:rPr>
              <w:fldChar w:fldCharType="end"/>
            </w:r>
          </w:ins>
        </w:p>
        <w:p w14:paraId="26071ABE" w14:textId="5CA4F9F7" w:rsidR="002055EB" w:rsidRDefault="002055EB">
          <w:pPr>
            <w:pStyle w:val="TOC2"/>
            <w:tabs>
              <w:tab w:val="right" w:leader="dot" w:pos="9350"/>
            </w:tabs>
            <w:rPr>
              <w:ins w:id="165" w:author="David Conklin" w:date="2021-07-14T10:29:00Z"/>
              <w:rFonts w:eastAsiaTheme="minorEastAsia"/>
              <w:noProof/>
            </w:rPr>
          </w:pPr>
          <w:ins w:id="16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"_Toc77151035"</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Estimating the rate of flow in a stream reach</w:t>
            </w:r>
            <w:r>
              <w:rPr>
                <w:noProof/>
                <w:webHidden/>
              </w:rPr>
              <w:tab/>
            </w:r>
            <w:r>
              <w:rPr>
                <w:noProof/>
                <w:webHidden/>
              </w:rPr>
              <w:fldChar w:fldCharType="begin"/>
            </w:r>
            <w:r>
              <w:rPr>
                <w:noProof/>
                <w:webHidden/>
              </w:rPr>
              <w:instrText xml:space="preserve"> PAGEREF _Toc77151035 \h </w:instrText>
            </w:r>
            <w:r>
              <w:rPr>
                <w:noProof/>
                <w:webHidden/>
              </w:rPr>
            </w:r>
          </w:ins>
          <w:r>
            <w:rPr>
              <w:noProof/>
              <w:webHidden/>
            </w:rPr>
            <w:fldChar w:fldCharType="separate"/>
          </w:r>
          <w:ins w:id="167" w:author="David Conklin" w:date="2021-07-14T10:29:00Z">
            <w:r>
              <w:rPr>
                <w:noProof/>
                <w:webHidden/>
              </w:rPr>
              <w:t>30</w:t>
            </w:r>
            <w:r>
              <w:rPr>
                <w:noProof/>
                <w:webHidden/>
              </w:rPr>
              <w:fldChar w:fldCharType="end"/>
            </w:r>
            <w:r w:rsidRPr="00BC7433">
              <w:rPr>
                <w:rStyle w:val="Hyperlink"/>
                <w:noProof/>
              </w:rPr>
              <w:fldChar w:fldCharType="end"/>
            </w:r>
          </w:ins>
        </w:p>
        <w:p w14:paraId="7999AE88" w14:textId="5E6EA7BC" w:rsidR="002055EB" w:rsidRDefault="002055EB">
          <w:pPr>
            <w:pStyle w:val="TOC2"/>
            <w:tabs>
              <w:tab w:val="right" w:leader="dot" w:pos="9350"/>
            </w:tabs>
            <w:rPr>
              <w:ins w:id="168" w:author="David Conklin" w:date="2021-07-14T10:29:00Z"/>
              <w:rFonts w:eastAsiaTheme="minorEastAsia"/>
              <w:noProof/>
            </w:rPr>
          </w:pPr>
          <w:ins w:id="16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"_Toc77151036"</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_Toc77151036 \h </w:instrText>
            </w:r>
            <w:r>
              <w:rPr>
                <w:noProof/>
                <w:webHidden/>
              </w:rPr>
            </w:r>
          </w:ins>
          <w:r>
            <w:rPr>
              <w:noProof/>
              <w:webHidden/>
            </w:rPr>
            <w:fldChar w:fldCharType="separate"/>
          </w:r>
          <w:ins w:id="170" w:author="David Conklin" w:date="2021-07-14T10:29:00Z">
            <w:r>
              <w:rPr>
                <w:noProof/>
                <w:webHidden/>
              </w:rPr>
              <w:t>33</w:t>
            </w:r>
            <w:r>
              <w:rPr>
                <w:noProof/>
                <w:webHidden/>
              </w:rPr>
              <w:fldChar w:fldCharType="end"/>
            </w:r>
            <w:r w:rsidRPr="00BC7433">
              <w:rPr>
                <w:rStyle w:val="Hyperlink"/>
                <w:noProof/>
              </w:rPr>
              <w:fldChar w:fldCharType="end"/>
            </w:r>
          </w:ins>
        </w:p>
        <w:p w14:paraId="17C98A80" w14:textId="656AAC0B" w:rsidR="002055EB" w:rsidRDefault="002055EB">
          <w:pPr>
            <w:pStyle w:val="TOC2"/>
            <w:tabs>
              <w:tab w:val="right" w:leader="dot" w:pos="9350"/>
            </w:tabs>
            <w:rPr>
              <w:ins w:id="171" w:author="David Conklin" w:date="2021-07-14T10:29:00Z"/>
              <w:rFonts w:eastAsiaTheme="minorEastAsia"/>
              <w:noProof/>
            </w:rPr>
          </w:pPr>
          <w:ins w:id="17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"_Toc77151037"</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Water temperature from thermal energy</w:t>
            </w:r>
            <w:r>
              <w:rPr>
                <w:noProof/>
                <w:webHidden/>
              </w:rPr>
              <w:tab/>
            </w:r>
            <w:r>
              <w:rPr>
                <w:noProof/>
                <w:webHidden/>
              </w:rPr>
              <w:fldChar w:fldCharType="begin"/>
            </w:r>
            <w:r>
              <w:rPr>
                <w:noProof/>
                <w:webHidden/>
              </w:rPr>
              <w:instrText xml:space="preserve"> PAGEREF _Toc77151037 \h </w:instrText>
            </w:r>
            <w:r>
              <w:rPr>
                <w:noProof/>
                <w:webHidden/>
              </w:rPr>
            </w:r>
          </w:ins>
          <w:r>
            <w:rPr>
              <w:noProof/>
              <w:webHidden/>
            </w:rPr>
            <w:fldChar w:fldCharType="separate"/>
          </w:r>
          <w:ins w:id="173" w:author="David Conklin" w:date="2021-07-14T10:29:00Z">
            <w:r>
              <w:rPr>
                <w:noProof/>
                <w:webHidden/>
              </w:rPr>
              <w:t>34</w:t>
            </w:r>
            <w:r>
              <w:rPr>
                <w:noProof/>
                <w:webHidden/>
              </w:rPr>
              <w:fldChar w:fldCharType="end"/>
            </w:r>
            <w:r w:rsidRPr="00BC7433">
              <w:rPr>
                <w:rStyle w:val="Hyperlink"/>
                <w:noProof/>
              </w:rPr>
              <w:fldChar w:fldCharType="end"/>
            </w:r>
          </w:ins>
        </w:p>
        <w:p w14:paraId="29D303FA" w14:textId="7B778915" w:rsidR="002055EB" w:rsidRDefault="002055EB">
          <w:pPr>
            <w:pStyle w:val="TOC2"/>
            <w:tabs>
              <w:tab w:val="right" w:leader="dot" w:pos="9350"/>
            </w:tabs>
            <w:rPr>
              <w:ins w:id="174" w:author="David Conklin" w:date="2021-07-14T10:29:00Z"/>
              <w:rFonts w:eastAsiaTheme="minorEastAsia"/>
              <w:noProof/>
            </w:rPr>
          </w:pPr>
          <w:ins w:id="17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"_Toc77151038"</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Boundary conditions for stream water temperature</w:t>
            </w:r>
            <w:r>
              <w:rPr>
                <w:noProof/>
                <w:webHidden/>
              </w:rPr>
              <w:tab/>
            </w:r>
            <w:r>
              <w:rPr>
                <w:noProof/>
                <w:webHidden/>
              </w:rPr>
              <w:fldChar w:fldCharType="begin"/>
            </w:r>
            <w:r>
              <w:rPr>
                <w:noProof/>
                <w:webHidden/>
              </w:rPr>
              <w:instrText xml:space="preserve"> PAGEREF _Toc77151038 \h </w:instrText>
            </w:r>
            <w:r>
              <w:rPr>
                <w:noProof/>
                <w:webHidden/>
              </w:rPr>
            </w:r>
          </w:ins>
          <w:r>
            <w:rPr>
              <w:noProof/>
              <w:webHidden/>
            </w:rPr>
            <w:fldChar w:fldCharType="separate"/>
          </w:r>
          <w:ins w:id="176" w:author="David Conklin" w:date="2021-07-14T10:29:00Z">
            <w:r>
              <w:rPr>
                <w:noProof/>
                <w:webHidden/>
              </w:rPr>
              <w:t>34</w:t>
            </w:r>
            <w:r>
              <w:rPr>
                <w:noProof/>
                <w:webHidden/>
              </w:rPr>
              <w:fldChar w:fldCharType="end"/>
            </w:r>
            <w:r w:rsidRPr="00BC7433">
              <w:rPr>
                <w:rStyle w:val="Hyperlink"/>
                <w:noProof/>
              </w:rPr>
              <w:fldChar w:fldCharType="end"/>
            </w:r>
          </w:ins>
        </w:p>
        <w:p w14:paraId="1F4C5F7F" w14:textId="62E5CFF9" w:rsidR="002055EB" w:rsidRDefault="002055EB">
          <w:pPr>
            <w:pStyle w:val="TOC2"/>
            <w:tabs>
              <w:tab w:val="right" w:leader="dot" w:pos="9350"/>
            </w:tabs>
            <w:rPr>
              <w:ins w:id="177" w:author="David Conklin" w:date="2021-07-14T10:29:00Z"/>
              <w:rFonts w:eastAsiaTheme="minorEastAsia"/>
              <w:noProof/>
            </w:rPr>
          </w:pPr>
          <w:ins w:id="17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"_Toc77151039"</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Thermal stratification in reservoirs</w:t>
            </w:r>
            <w:r>
              <w:rPr>
                <w:noProof/>
                <w:webHidden/>
              </w:rPr>
              <w:tab/>
            </w:r>
            <w:r>
              <w:rPr>
                <w:noProof/>
                <w:webHidden/>
              </w:rPr>
              <w:fldChar w:fldCharType="begin"/>
            </w:r>
            <w:r>
              <w:rPr>
                <w:noProof/>
                <w:webHidden/>
              </w:rPr>
              <w:instrText xml:space="preserve"> PAGEREF _Toc77151039 \h </w:instrText>
            </w:r>
            <w:r>
              <w:rPr>
                <w:noProof/>
                <w:webHidden/>
              </w:rPr>
            </w:r>
          </w:ins>
          <w:r>
            <w:rPr>
              <w:noProof/>
              <w:webHidden/>
            </w:rPr>
            <w:fldChar w:fldCharType="separate"/>
          </w:r>
          <w:ins w:id="179" w:author="David Conklin" w:date="2021-07-14T10:29:00Z">
            <w:r>
              <w:rPr>
                <w:noProof/>
                <w:webHidden/>
              </w:rPr>
              <w:t>35</w:t>
            </w:r>
            <w:r>
              <w:rPr>
                <w:noProof/>
                <w:webHidden/>
              </w:rPr>
              <w:fldChar w:fldCharType="end"/>
            </w:r>
            <w:r w:rsidRPr="00BC7433">
              <w:rPr>
                <w:rStyle w:val="Hyperlink"/>
                <w:noProof/>
              </w:rPr>
              <w:fldChar w:fldCharType="end"/>
            </w:r>
          </w:ins>
        </w:p>
        <w:p w14:paraId="4FF83E2A" w14:textId="1D754355" w:rsidR="002055EB" w:rsidRDefault="002055EB">
          <w:pPr>
            <w:pStyle w:val="TOC2"/>
            <w:tabs>
              <w:tab w:val="right" w:leader="dot" w:pos="9350"/>
            </w:tabs>
            <w:rPr>
              <w:ins w:id="180" w:author="David Conklin" w:date="2021-07-14T10:29:00Z"/>
              <w:rFonts w:eastAsiaTheme="minorEastAsia"/>
              <w:noProof/>
            </w:rPr>
          </w:pPr>
          <w:ins w:id="18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"_Toc77151040"</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Thermal loading</w:t>
            </w:r>
            <w:r>
              <w:rPr>
                <w:noProof/>
                <w:webHidden/>
              </w:rPr>
              <w:tab/>
            </w:r>
            <w:r>
              <w:rPr>
                <w:noProof/>
                <w:webHidden/>
              </w:rPr>
              <w:fldChar w:fldCharType="begin"/>
            </w:r>
            <w:r>
              <w:rPr>
                <w:noProof/>
                <w:webHidden/>
              </w:rPr>
              <w:instrText xml:space="preserve"> PAGEREF _Toc77151040 \h </w:instrText>
            </w:r>
            <w:r>
              <w:rPr>
                <w:noProof/>
                <w:webHidden/>
              </w:rPr>
            </w:r>
          </w:ins>
          <w:r>
            <w:rPr>
              <w:noProof/>
              <w:webHidden/>
            </w:rPr>
            <w:fldChar w:fldCharType="separate"/>
          </w:r>
          <w:ins w:id="182" w:author="David Conklin" w:date="2021-07-14T10:29:00Z">
            <w:r>
              <w:rPr>
                <w:noProof/>
                <w:webHidden/>
              </w:rPr>
              <w:t>35</w:t>
            </w:r>
            <w:r>
              <w:rPr>
                <w:noProof/>
                <w:webHidden/>
              </w:rPr>
              <w:fldChar w:fldCharType="end"/>
            </w:r>
            <w:r w:rsidRPr="00BC7433">
              <w:rPr>
                <w:rStyle w:val="Hyperlink"/>
                <w:noProof/>
              </w:rPr>
              <w:fldChar w:fldCharType="end"/>
            </w:r>
          </w:ins>
        </w:p>
        <w:p w14:paraId="01759F7D" w14:textId="7D53B6C1" w:rsidR="002055EB" w:rsidRDefault="002055EB">
          <w:pPr>
            <w:pStyle w:val="TOC1"/>
            <w:tabs>
              <w:tab w:val="right" w:leader="dot" w:pos="9350"/>
            </w:tabs>
            <w:rPr>
              <w:ins w:id="183" w:author="David Conklin" w:date="2021-07-14T10:29:00Z"/>
              <w:rFonts w:eastAsiaTheme="minorEastAsia"/>
              <w:noProof/>
            </w:rPr>
          </w:pPr>
          <w:ins w:id="18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"_Toc77151041"</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Reservoirs</w:t>
            </w:r>
            <w:r>
              <w:rPr>
                <w:noProof/>
                <w:webHidden/>
              </w:rPr>
              <w:tab/>
            </w:r>
            <w:r>
              <w:rPr>
                <w:noProof/>
                <w:webHidden/>
              </w:rPr>
              <w:fldChar w:fldCharType="begin"/>
            </w:r>
            <w:r>
              <w:rPr>
                <w:noProof/>
                <w:webHidden/>
              </w:rPr>
              <w:instrText xml:space="preserve"> PAGEREF _Toc77151041 \h </w:instrText>
            </w:r>
            <w:r>
              <w:rPr>
                <w:noProof/>
                <w:webHidden/>
              </w:rPr>
            </w:r>
          </w:ins>
          <w:r>
            <w:rPr>
              <w:noProof/>
              <w:webHidden/>
            </w:rPr>
            <w:fldChar w:fldCharType="separate"/>
          </w:r>
          <w:ins w:id="185" w:author="David Conklin" w:date="2021-07-14T10:29:00Z">
            <w:r>
              <w:rPr>
                <w:noProof/>
                <w:webHidden/>
              </w:rPr>
              <w:t>36</w:t>
            </w:r>
            <w:r>
              <w:rPr>
                <w:noProof/>
                <w:webHidden/>
              </w:rPr>
              <w:fldChar w:fldCharType="end"/>
            </w:r>
            <w:r w:rsidRPr="00BC7433">
              <w:rPr>
                <w:rStyle w:val="Hyperlink"/>
                <w:noProof/>
              </w:rPr>
              <w:fldChar w:fldCharType="end"/>
            </w:r>
          </w:ins>
        </w:p>
        <w:p w14:paraId="187423CD" w14:textId="08BF3BAB" w:rsidR="002055EB" w:rsidRDefault="002055EB">
          <w:pPr>
            <w:pStyle w:val="TOC2"/>
            <w:tabs>
              <w:tab w:val="right" w:leader="dot" w:pos="9350"/>
            </w:tabs>
            <w:rPr>
              <w:ins w:id="186" w:author="David Conklin" w:date="2021-07-14T10:29:00Z"/>
              <w:rFonts w:eastAsiaTheme="minorEastAsia"/>
              <w:noProof/>
            </w:rPr>
          </w:pPr>
          <w:ins w:id="18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"_Toc77151042"</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Reservoir data</w:t>
            </w:r>
            <w:r>
              <w:rPr>
                <w:noProof/>
                <w:webHidden/>
              </w:rPr>
              <w:tab/>
            </w:r>
            <w:r>
              <w:rPr>
                <w:noProof/>
                <w:webHidden/>
              </w:rPr>
              <w:fldChar w:fldCharType="begin"/>
            </w:r>
            <w:r>
              <w:rPr>
                <w:noProof/>
                <w:webHidden/>
              </w:rPr>
              <w:instrText xml:space="preserve"> PAGEREF _Toc77151042 \h </w:instrText>
            </w:r>
            <w:r>
              <w:rPr>
                <w:noProof/>
                <w:webHidden/>
              </w:rPr>
            </w:r>
          </w:ins>
          <w:r>
            <w:rPr>
              <w:noProof/>
              <w:webHidden/>
            </w:rPr>
            <w:fldChar w:fldCharType="separate"/>
          </w:r>
          <w:ins w:id="188" w:author="David Conklin" w:date="2021-07-14T10:29:00Z">
            <w:r>
              <w:rPr>
                <w:noProof/>
                <w:webHidden/>
              </w:rPr>
              <w:t>37</w:t>
            </w:r>
            <w:r>
              <w:rPr>
                <w:noProof/>
                <w:webHidden/>
              </w:rPr>
              <w:fldChar w:fldCharType="end"/>
            </w:r>
            <w:r w:rsidRPr="00BC7433">
              <w:rPr>
                <w:rStyle w:val="Hyperlink"/>
                <w:noProof/>
              </w:rPr>
              <w:fldChar w:fldCharType="end"/>
            </w:r>
          </w:ins>
        </w:p>
        <w:p w14:paraId="3A8E3B74" w14:textId="07D07F5F" w:rsidR="002055EB" w:rsidRDefault="002055EB">
          <w:pPr>
            <w:pStyle w:val="TOC2"/>
            <w:tabs>
              <w:tab w:val="right" w:leader="dot" w:pos="9350"/>
            </w:tabs>
            <w:rPr>
              <w:ins w:id="189" w:author="David Conklin" w:date="2021-07-14T10:29:00Z"/>
              <w:rFonts w:eastAsiaTheme="minorEastAsia"/>
              <w:noProof/>
            </w:rPr>
          </w:pPr>
          <w:ins w:id="19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"_Toc77151043"</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Reservoir data sources</w:t>
            </w:r>
            <w:r>
              <w:rPr>
                <w:noProof/>
                <w:webHidden/>
              </w:rPr>
              <w:tab/>
            </w:r>
            <w:r>
              <w:rPr>
                <w:noProof/>
                <w:webHidden/>
              </w:rPr>
              <w:fldChar w:fldCharType="begin"/>
            </w:r>
            <w:r>
              <w:rPr>
                <w:noProof/>
                <w:webHidden/>
              </w:rPr>
              <w:instrText xml:space="preserve"> PAGEREF _Toc77151043 \h </w:instrText>
            </w:r>
            <w:r>
              <w:rPr>
                <w:noProof/>
                <w:webHidden/>
              </w:rPr>
            </w:r>
          </w:ins>
          <w:r>
            <w:rPr>
              <w:noProof/>
              <w:webHidden/>
            </w:rPr>
            <w:fldChar w:fldCharType="separate"/>
          </w:r>
          <w:ins w:id="191" w:author="David Conklin" w:date="2021-07-14T10:29:00Z">
            <w:r>
              <w:rPr>
                <w:noProof/>
                <w:webHidden/>
              </w:rPr>
              <w:t>39</w:t>
            </w:r>
            <w:r>
              <w:rPr>
                <w:noProof/>
                <w:webHidden/>
              </w:rPr>
              <w:fldChar w:fldCharType="end"/>
            </w:r>
            <w:r w:rsidRPr="00BC7433">
              <w:rPr>
                <w:rStyle w:val="Hyperlink"/>
                <w:noProof/>
              </w:rPr>
              <w:fldChar w:fldCharType="end"/>
            </w:r>
          </w:ins>
        </w:p>
        <w:p w14:paraId="7D8B9728" w14:textId="71C82C13" w:rsidR="002055EB" w:rsidRDefault="002055EB">
          <w:pPr>
            <w:pStyle w:val="TOC1"/>
            <w:tabs>
              <w:tab w:val="right" w:leader="dot" w:pos="9350"/>
            </w:tabs>
            <w:rPr>
              <w:ins w:id="192" w:author="David Conklin" w:date="2021-07-14T10:29:00Z"/>
              <w:rFonts w:eastAsiaTheme="minorEastAsia"/>
              <w:noProof/>
            </w:rPr>
          </w:pPr>
          <w:ins w:id="193" w:author="David Conklin" w:date="2021-07-14T10:29:00Z">
            <w:r w:rsidRPr="00BC7433">
              <w:rPr>
                <w:rStyle w:val="Hyperlink"/>
                <w:noProof/>
              </w:rPr>
              <w:lastRenderedPageBreak/>
              <w:fldChar w:fldCharType="begin"/>
            </w:r>
            <w:r w:rsidRPr="00BC7433">
              <w:rPr>
                <w:rStyle w:val="Hyperlink"/>
                <w:noProof/>
              </w:rPr>
              <w:instrText xml:space="preserve"> </w:instrText>
            </w:r>
            <w:r>
              <w:rPr>
                <w:noProof/>
              </w:rPr>
              <w:instrText>HYPERLINK \l "_Toc77151044"</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_Toc77151044 \h </w:instrText>
            </w:r>
            <w:r>
              <w:rPr>
                <w:noProof/>
                <w:webHidden/>
              </w:rPr>
            </w:r>
          </w:ins>
          <w:r>
            <w:rPr>
              <w:noProof/>
              <w:webHidden/>
            </w:rPr>
            <w:fldChar w:fldCharType="separate"/>
          </w:r>
          <w:ins w:id="194" w:author="David Conklin" w:date="2021-07-14T10:29:00Z">
            <w:r>
              <w:rPr>
                <w:noProof/>
                <w:webHidden/>
              </w:rPr>
              <w:t>3</w:t>
            </w:r>
            <w:r>
              <w:rPr>
                <w:noProof/>
                <w:webHidden/>
              </w:rPr>
              <w:t>9</w:t>
            </w:r>
            <w:r>
              <w:rPr>
                <w:noProof/>
                <w:webHidden/>
              </w:rPr>
              <w:fldChar w:fldCharType="end"/>
            </w:r>
            <w:r w:rsidRPr="00BC7433">
              <w:rPr>
                <w:rStyle w:val="Hyperlink"/>
                <w:noProof/>
              </w:rPr>
              <w:fldChar w:fldCharType="end"/>
            </w:r>
          </w:ins>
        </w:p>
        <w:p w14:paraId="6F32E319" w14:textId="304BAECB" w:rsidR="002055EB" w:rsidRDefault="002055EB">
          <w:pPr>
            <w:pStyle w:val="TOC2"/>
            <w:tabs>
              <w:tab w:val="right" w:leader="dot" w:pos="9350"/>
            </w:tabs>
            <w:rPr>
              <w:ins w:id="195" w:author="David Conklin" w:date="2021-07-14T10:29:00Z"/>
              <w:rFonts w:eastAsiaTheme="minorEastAsia"/>
              <w:noProof/>
            </w:rPr>
          </w:pPr>
          <w:ins w:id="19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"_Toc77151045"</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Limitations of subbasin simulations</w:t>
            </w:r>
            <w:r>
              <w:rPr>
                <w:noProof/>
                <w:webHidden/>
              </w:rPr>
              <w:tab/>
            </w:r>
            <w:r>
              <w:rPr>
                <w:noProof/>
                <w:webHidden/>
              </w:rPr>
              <w:fldChar w:fldCharType="begin"/>
            </w:r>
            <w:r>
              <w:rPr>
                <w:noProof/>
                <w:webHidden/>
              </w:rPr>
              <w:instrText xml:space="preserve"> PAGEREF _Toc77151045 \h </w:instrText>
            </w:r>
            <w:r>
              <w:rPr>
                <w:noProof/>
                <w:webHidden/>
              </w:rPr>
            </w:r>
          </w:ins>
          <w:r>
            <w:rPr>
              <w:noProof/>
              <w:webHidden/>
            </w:rPr>
            <w:fldChar w:fldCharType="separate"/>
          </w:r>
          <w:ins w:id="197" w:author="David Conklin" w:date="2021-07-14T10:29:00Z">
            <w:r>
              <w:rPr>
                <w:noProof/>
                <w:webHidden/>
              </w:rPr>
              <w:t>41</w:t>
            </w:r>
            <w:r>
              <w:rPr>
                <w:noProof/>
                <w:webHidden/>
              </w:rPr>
              <w:fldChar w:fldCharType="end"/>
            </w:r>
            <w:r w:rsidRPr="00BC7433">
              <w:rPr>
                <w:rStyle w:val="Hyperlink"/>
                <w:noProof/>
              </w:rPr>
              <w:fldChar w:fldCharType="end"/>
            </w:r>
          </w:ins>
        </w:p>
        <w:p w14:paraId="0E3F22CE" w14:textId="1C07BA12" w:rsidR="002055EB" w:rsidRDefault="002055EB">
          <w:pPr>
            <w:pStyle w:val="TOC1"/>
            <w:tabs>
              <w:tab w:val="right" w:leader="dot" w:pos="9350"/>
            </w:tabs>
            <w:rPr>
              <w:ins w:id="198" w:author="David Conklin" w:date="2021-07-14T10:29:00Z"/>
              <w:rFonts w:eastAsiaTheme="minorEastAsia"/>
              <w:noProof/>
            </w:rPr>
          </w:pPr>
          <w:ins w:id="19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"_Toc77151046"</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Calibration procedure</w:t>
            </w:r>
            <w:r>
              <w:rPr>
                <w:noProof/>
                <w:webHidden/>
              </w:rPr>
              <w:tab/>
            </w:r>
            <w:r>
              <w:rPr>
                <w:noProof/>
                <w:webHidden/>
              </w:rPr>
              <w:fldChar w:fldCharType="begin"/>
            </w:r>
            <w:r>
              <w:rPr>
                <w:noProof/>
                <w:webHidden/>
              </w:rPr>
              <w:instrText xml:space="preserve"> PAGEREF _Toc77151046 \h </w:instrText>
            </w:r>
            <w:r>
              <w:rPr>
                <w:noProof/>
                <w:webHidden/>
              </w:rPr>
            </w:r>
          </w:ins>
          <w:r>
            <w:rPr>
              <w:noProof/>
              <w:webHidden/>
            </w:rPr>
            <w:fldChar w:fldCharType="separate"/>
          </w:r>
          <w:ins w:id="200" w:author="David Conklin" w:date="2021-07-14T10:29:00Z">
            <w:r>
              <w:rPr>
                <w:noProof/>
                <w:webHidden/>
              </w:rPr>
              <w:t>41</w:t>
            </w:r>
            <w:r>
              <w:rPr>
                <w:noProof/>
                <w:webHidden/>
              </w:rPr>
              <w:fldChar w:fldCharType="end"/>
            </w:r>
            <w:r w:rsidRPr="00BC7433">
              <w:rPr>
                <w:rStyle w:val="Hyperlink"/>
                <w:noProof/>
              </w:rPr>
              <w:fldChar w:fldCharType="end"/>
            </w:r>
          </w:ins>
        </w:p>
        <w:p w14:paraId="272701E5" w14:textId="69EF7766" w:rsidR="002055EB" w:rsidRDefault="002055EB">
          <w:pPr>
            <w:pStyle w:val="TOC2"/>
            <w:tabs>
              <w:tab w:val="right" w:leader="dot" w:pos="9350"/>
            </w:tabs>
            <w:rPr>
              <w:ins w:id="201" w:author="David Conklin" w:date="2021-07-14T10:29:00Z"/>
              <w:rFonts w:eastAsiaTheme="minorEastAsia"/>
              <w:noProof/>
            </w:rPr>
          </w:pPr>
          <w:ins w:id="20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"_Toc77151047"</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Using PEST to determine HBV parameter values</w:t>
            </w:r>
            <w:r>
              <w:rPr>
                <w:noProof/>
                <w:webHidden/>
              </w:rPr>
              <w:tab/>
            </w:r>
            <w:r>
              <w:rPr>
                <w:noProof/>
                <w:webHidden/>
              </w:rPr>
              <w:fldChar w:fldCharType="begin"/>
            </w:r>
            <w:r>
              <w:rPr>
                <w:noProof/>
                <w:webHidden/>
              </w:rPr>
              <w:instrText xml:space="preserve"> PAGEREF _Toc77151047 \h </w:instrText>
            </w:r>
            <w:r>
              <w:rPr>
                <w:noProof/>
                <w:webHidden/>
              </w:rPr>
            </w:r>
          </w:ins>
          <w:r>
            <w:rPr>
              <w:noProof/>
              <w:webHidden/>
            </w:rPr>
            <w:fldChar w:fldCharType="separate"/>
          </w:r>
          <w:ins w:id="203" w:author="David Conklin" w:date="2021-07-14T10:29:00Z">
            <w:r>
              <w:rPr>
                <w:noProof/>
                <w:webHidden/>
              </w:rPr>
              <w:t>42</w:t>
            </w:r>
            <w:r>
              <w:rPr>
                <w:noProof/>
                <w:webHidden/>
              </w:rPr>
              <w:fldChar w:fldCharType="end"/>
            </w:r>
            <w:r w:rsidRPr="00BC7433">
              <w:rPr>
                <w:rStyle w:val="Hyperlink"/>
                <w:noProof/>
              </w:rPr>
              <w:fldChar w:fldCharType="end"/>
            </w:r>
          </w:ins>
        </w:p>
        <w:p w14:paraId="1E80657E" w14:textId="64660633" w:rsidR="002055EB" w:rsidRDefault="002055EB">
          <w:pPr>
            <w:pStyle w:val="TOC2"/>
            <w:tabs>
              <w:tab w:val="right" w:leader="dot" w:pos="9350"/>
            </w:tabs>
            <w:rPr>
              <w:ins w:id="204" w:author="David Conklin" w:date="2021-07-14T10:29:00Z"/>
              <w:rFonts w:eastAsiaTheme="minorEastAsia"/>
              <w:noProof/>
            </w:rPr>
          </w:pPr>
          <w:ins w:id="20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"_Toc77151048"</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_Toc77151048 \h </w:instrText>
            </w:r>
            <w:r>
              <w:rPr>
                <w:noProof/>
                <w:webHidden/>
              </w:rPr>
            </w:r>
          </w:ins>
          <w:r>
            <w:rPr>
              <w:noProof/>
              <w:webHidden/>
            </w:rPr>
            <w:fldChar w:fldCharType="separate"/>
          </w:r>
          <w:ins w:id="206" w:author="David Conklin" w:date="2021-07-14T10:29:00Z">
            <w:r>
              <w:rPr>
                <w:noProof/>
                <w:webHidden/>
              </w:rPr>
              <w:t>42</w:t>
            </w:r>
            <w:r>
              <w:rPr>
                <w:noProof/>
                <w:webHidden/>
              </w:rPr>
              <w:fldChar w:fldCharType="end"/>
            </w:r>
            <w:r w:rsidRPr="00BC7433">
              <w:rPr>
                <w:rStyle w:val="Hyperlink"/>
                <w:noProof/>
              </w:rPr>
              <w:fldChar w:fldCharType="end"/>
            </w:r>
          </w:ins>
        </w:p>
        <w:p w14:paraId="3EC24833" w14:textId="2616AA8F" w:rsidR="002055EB" w:rsidRDefault="002055EB">
          <w:pPr>
            <w:pStyle w:val="TOC2"/>
            <w:tabs>
              <w:tab w:val="right" w:leader="dot" w:pos="9350"/>
            </w:tabs>
            <w:rPr>
              <w:ins w:id="207" w:author="David Conklin" w:date="2021-07-14T10:29:00Z"/>
              <w:rFonts w:eastAsiaTheme="minorEastAsia"/>
              <w:noProof/>
            </w:rPr>
          </w:pPr>
          <w:ins w:id="20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"_Toc77151049"</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Calibrating stream temperatures</w:t>
            </w:r>
            <w:r>
              <w:rPr>
                <w:noProof/>
                <w:webHidden/>
              </w:rPr>
              <w:tab/>
            </w:r>
            <w:r>
              <w:rPr>
                <w:noProof/>
                <w:webHidden/>
              </w:rPr>
              <w:fldChar w:fldCharType="begin"/>
            </w:r>
            <w:r>
              <w:rPr>
                <w:noProof/>
                <w:webHidden/>
              </w:rPr>
              <w:instrText xml:space="preserve"> PAGEREF _Toc77151049 \h </w:instrText>
            </w:r>
            <w:r>
              <w:rPr>
                <w:noProof/>
                <w:webHidden/>
              </w:rPr>
            </w:r>
          </w:ins>
          <w:r>
            <w:rPr>
              <w:noProof/>
              <w:webHidden/>
            </w:rPr>
            <w:fldChar w:fldCharType="separate"/>
          </w:r>
          <w:ins w:id="209" w:author="David Conklin" w:date="2021-07-14T10:29:00Z">
            <w:r>
              <w:rPr>
                <w:noProof/>
                <w:webHidden/>
              </w:rPr>
              <w:t>43</w:t>
            </w:r>
            <w:r>
              <w:rPr>
                <w:noProof/>
                <w:webHidden/>
              </w:rPr>
              <w:fldChar w:fldCharType="end"/>
            </w:r>
            <w:r w:rsidRPr="00BC7433">
              <w:rPr>
                <w:rStyle w:val="Hyperlink"/>
                <w:noProof/>
              </w:rPr>
              <w:fldChar w:fldCharType="end"/>
            </w:r>
          </w:ins>
        </w:p>
        <w:p w14:paraId="3E58938F" w14:textId="065BB2C6" w:rsidR="002055EB" w:rsidRDefault="002055EB">
          <w:pPr>
            <w:pStyle w:val="TOC1"/>
            <w:tabs>
              <w:tab w:val="right" w:leader="dot" w:pos="9350"/>
            </w:tabs>
            <w:rPr>
              <w:ins w:id="210" w:author="David Conklin" w:date="2021-07-14T10:29:00Z"/>
              <w:rFonts w:eastAsiaTheme="minorEastAsia"/>
              <w:noProof/>
            </w:rPr>
          </w:pPr>
          <w:ins w:id="21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"_Toc77151050"</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North Santiam study area</w:t>
            </w:r>
            <w:r>
              <w:rPr>
                <w:noProof/>
                <w:webHidden/>
              </w:rPr>
              <w:tab/>
            </w:r>
            <w:r>
              <w:rPr>
                <w:noProof/>
                <w:webHidden/>
              </w:rPr>
              <w:fldChar w:fldCharType="begin"/>
            </w:r>
            <w:r>
              <w:rPr>
                <w:noProof/>
                <w:webHidden/>
              </w:rPr>
              <w:instrText xml:space="preserve"> PAGEREF _Toc77151050 \h </w:instrText>
            </w:r>
            <w:r>
              <w:rPr>
                <w:noProof/>
                <w:webHidden/>
              </w:rPr>
            </w:r>
          </w:ins>
          <w:r>
            <w:rPr>
              <w:noProof/>
              <w:webHidden/>
            </w:rPr>
            <w:fldChar w:fldCharType="separate"/>
          </w:r>
          <w:ins w:id="212" w:author="David Conklin" w:date="2021-07-14T10:29:00Z">
            <w:r>
              <w:rPr>
                <w:noProof/>
                <w:webHidden/>
              </w:rPr>
              <w:t>44</w:t>
            </w:r>
            <w:r>
              <w:rPr>
                <w:noProof/>
                <w:webHidden/>
              </w:rPr>
              <w:fldChar w:fldCharType="end"/>
            </w:r>
            <w:r w:rsidRPr="00BC7433">
              <w:rPr>
                <w:rStyle w:val="Hyperlink"/>
                <w:noProof/>
              </w:rPr>
              <w:fldChar w:fldCharType="end"/>
            </w:r>
          </w:ins>
        </w:p>
        <w:p w14:paraId="6721B647" w14:textId="4AE8F626" w:rsidR="002055EB" w:rsidRDefault="002055EB">
          <w:pPr>
            <w:pStyle w:val="TOC2"/>
            <w:tabs>
              <w:tab w:val="right" w:leader="dot" w:pos="9350"/>
            </w:tabs>
            <w:rPr>
              <w:ins w:id="213" w:author="David Conklin" w:date="2021-07-14T10:29:00Z"/>
              <w:rFonts w:eastAsiaTheme="minorEastAsia"/>
              <w:noProof/>
            </w:rPr>
          </w:pPr>
          <w:ins w:id="21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"_Toc77151051"</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_Toc77151051 \h </w:instrText>
            </w:r>
            <w:r>
              <w:rPr>
                <w:noProof/>
                <w:webHidden/>
              </w:rPr>
            </w:r>
          </w:ins>
          <w:r>
            <w:rPr>
              <w:noProof/>
              <w:webHidden/>
            </w:rPr>
            <w:fldChar w:fldCharType="separate"/>
          </w:r>
          <w:ins w:id="215" w:author="David Conklin" w:date="2021-07-14T10:29:00Z">
            <w:r>
              <w:rPr>
                <w:noProof/>
                <w:webHidden/>
              </w:rPr>
              <w:t>44</w:t>
            </w:r>
            <w:r>
              <w:rPr>
                <w:noProof/>
                <w:webHidden/>
              </w:rPr>
              <w:fldChar w:fldCharType="end"/>
            </w:r>
            <w:r w:rsidRPr="00BC7433">
              <w:rPr>
                <w:rStyle w:val="Hyperlink"/>
                <w:noProof/>
              </w:rPr>
              <w:fldChar w:fldCharType="end"/>
            </w:r>
          </w:ins>
        </w:p>
        <w:p w14:paraId="135AC020" w14:textId="7855B5B6" w:rsidR="002055EB" w:rsidRDefault="002055EB">
          <w:pPr>
            <w:pStyle w:val="TOC2"/>
            <w:tabs>
              <w:tab w:val="right" w:leader="dot" w:pos="9350"/>
            </w:tabs>
            <w:rPr>
              <w:ins w:id="216" w:author="David Conklin" w:date="2021-07-14T10:29:00Z"/>
              <w:rFonts w:eastAsiaTheme="minorEastAsia"/>
              <w:noProof/>
            </w:rPr>
          </w:pPr>
          <w:ins w:id="21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"_Toc77151052"</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Municipal water rights</w:t>
            </w:r>
            <w:r>
              <w:rPr>
                <w:noProof/>
                <w:webHidden/>
              </w:rPr>
              <w:tab/>
            </w:r>
            <w:r>
              <w:rPr>
                <w:noProof/>
                <w:webHidden/>
              </w:rPr>
              <w:fldChar w:fldCharType="begin"/>
            </w:r>
            <w:r>
              <w:rPr>
                <w:noProof/>
                <w:webHidden/>
              </w:rPr>
              <w:instrText xml:space="preserve"> PAGEREF _Toc77151052 \h </w:instrText>
            </w:r>
            <w:r>
              <w:rPr>
                <w:noProof/>
                <w:webHidden/>
              </w:rPr>
            </w:r>
          </w:ins>
          <w:r>
            <w:rPr>
              <w:noProof/>
              <w:webHidden/>
            </w:rPr>
            <w:fldChar w:fldCharType="separate"/>
          </w:r>
          <w:ins w:id="218" w:author="David Conklin" w:date="2021-07-14T10:29:00Z">
            <w:r>
              <w:rPr>
                <w:noProof/>
                <w:webHidden/>
              </w:rPr>
              <w:t>45</w:t>
            </w:r>
            <w:r>
              <w:rPr>
                <w:noProof/>
                <w:webHidden/>
              </w:rPr>
              <w:fldChar w:fldCharType="end"/>
            </w:r>
            <w:r w:rsidRPr="00BC7433">
              <w:rPr>
                <w:rStyle w:val="Hyperlink"/>
                <w:noProof/>
              </w:rPr>
              <w:fldChar w:fldCharType="end"/>
            </w:r>
          </w:ins>
        </w:p>
        <w:p w14:paraId="1B89488B" w14:textId="382458DD" w:rsidR="002055EB" w:rsidRDefault="002055EB">
          <w:pPr>
            <w:pStyle w:val="TOC2"/>
            <w:tabs>
              <w:tab w:val="right" w:leader="dot" w:pos="9350"/>
            </w:tabs>
            <w:rPr>
              <w:ins w:id="219" w:author="David Conklin" w:date="2021-07-14T10:29:00Z"/>
              <w:rFonts w:eastAsiaTheme="minorEastAsia"/>
              <w:noProof/>
            </w:rPr>
          </w:pPr>
          <w:ins w:id="22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"_Toc77151053"</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Reality check</w:t>
            </w:r>
            <w:r>
              <w:rPr>
                <w:noProof/>
                <w:webHidden/>
              </w:rPr>
              <w:tab/>
            </w:r>
            <w:r>
              <w:rPr>
                <w:noProof/>
                <w:webHidden/>
              </w:rPr>
              <w:fldChar w:fldCharType="begin"/>
            </w:r>
            <w:r>
              <w:rPr>
                <w:noProof/>
                <w:webHidden/>
              </w:rPr>
              <w:instrText xml:space="preserve"> PAGEREF _Toc77151053 \h </w:instrText>
            </w:r>
            <w:r>
              <w:rPr>
                <w:noProof/>
                <w:webHidden/>
              </w:rPr>
            </w:r>
          </w:ins>
          <w:r>
            <w:rPr>
              <w:noProof/>
              <w:webHidden/>
            </w:rPr>
            <w:fldChar w:fldCharType="separate"/>
          </w:r>
          <w:ins w:id="221" w:author="David Conklin" w:date="2021-07-14T10:29:00Z">
            <w:r>
              <w:rPr>
                <w:noProof/>
                <w:webHidden/>
              </w:rPr>
              <w:t>45</w:t>
            </w:r>
            <w:r>
              <w:rPr>
                <w:noProof/>
                <w:webHidden/>
              </w:rPr>
              <w:fldChar w:fldCharType="end"/>
            </w:r>
            <w:r w:rsidRPr="00BC7433">
              <w:rPr>
                <w:rStyle w:val="Hyperlink"/>
                <w:noProof/>
              </w:rPr>
              <w:fldChar w:fldCharType="end"/>
            </w:r>
          </w:ins>
        </w:p>
        <w:p w14:paraId="7CB0C9D2" w14:textId="6E29825A" w:rsidR="002055EB" w:rsidRDefault="002055EB">
          <w:pPr>
            <w:pStyle w:val="TOC2"/>
            <w:tabs>
              <w:tab w:val="right" w:leader="dot" w:pos="9350"/>
            </w:tabs>
            <w:rPr>
              <w:ins w:id="222" w:author="David Conklin" w:date="2021-07-14T10:29:00Z"/>
              <w:rFonts w:eastAsiaTheme="minorEastAsia"/>
              <w:noProof/>
            </w:rPr>
          </w:pPr>
          <w:ins w:id="22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"_Toc77151054"</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Inflows from springs</w:t>
            </w:r>
            <w:r>
              <w:rPr>
                <w:noProof/>
                <w:webHidden/>
              </w:rPr>
              <w:tab/>
            </w:r>
            <w:r>
              <w:rPr>
                <w:noProof/>
                <w:webHidden/>
              </w:rPr>
              <w:fldChar w:fldCharType="begin"/>
            </w:r>
            <w:r>
              <w:rPr>
                <w:noProof/>
                <w:webHidden/>
              </w:rPr>
              <w:instrText xml:space="preserve"> PAGEREF _Toc77151054 \h </w:instrText>
            </w:r>
            <w:r>
              <w:rPr>
                <w:noProof/>
                <w:webHidden/>
              </w:rPr>
            </w:r>
          </w:ins>
          <w:r>
            <w:rPr>
              <w:noProof/>
              <w:webHidden/>
            </w:rPr>
            <w:fldChar w:fldCharType="separate"/>
          </w:r>
          <w:ins w:id="224" w:author="David Conklin" w:date="2021-07-14T10:29:00Z">
            <w:r>
              <w:rPr>
                <w:noProof/>
                <w:webHidden/>
              </w:rPr>
              <w:t>47</w:t>
            </w:r>
            <w:r>
              <w:rPr>
                <w:noProof/>
                <w:webHidden/>
              </w:rPr>
              <w:fldChar w:fldCharType="end"/>
            </w:r>
            <w:r w:rsidRPr="00BC7433">
              <w:rPr>
                <w:rStyle w:val="Hyperlink"/>
                <w:noProof/>
              </w:rPr>
              <w:fldChar w:fldCharType="end"/>
            </w:r>
          </w:ins>
        </w:p>
        <w:p w14:paraId="253B6883" w14:textId="48000312" w:rsidR="002055EB" w:rsidRDefault="002055EB">
          <w:pPr>
            <w:pStyle w:val="TOC2"/>
            <w:tabs>
              <w:tab w:val="right" w:leader="dot" w:pos="9350"/>
            </w:tabs>
            <w:rPr>
              <w:ins w:id="225" w:author="David Conklin" w:date="2021-07-14T10:29:00Z"/>
              <w:rFonts w:eastAsiaTheme="minorEastAsia"/>
              <w:noProof/>
            </w:rPr>
          </w:pPr>
          <w:ins w:id="22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"_Toc77151055"</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Calibration and simulation skill</w:t>
            </w:r>
            <w:r>
              <w:rPr>
                <w:noProof/>
                <w:webHidden/>
              </w:rPr>
              <w:tab/>
            </w:r>
            <w:r>
              <w:rPr>
                <w:noProof/>
                <w:webHidden/>
              </w:rPr>
              <w:fldChar w:fldCharType="begin"/>
            </w:r>
            <w:r>
              <w:rPr>
                <w:noProof/>
                <w:webHidden/>
              </w:rPr>
              <w:instrText xml:space="preserve"> PAGEREF _Toc77151055 \h </w:instrText>
            </w:r>
            <w:r>
              <w:rPr>
                <w:noProof/>
                <w:webHidden/>
              </w:rPr>
            </w:r>
          </w:ins>
          <w:r>
            <w:rPr>
              <w:noProof/>
              <w:webHidden/>
            </w:rPr>
            <w:fldChar w:fldCharType="separate"/>
          </w:r>
          <w:ins w:id="227" w:author="David Conklin" w:date="2021-07-14T10:29:00Z">
            <w:r>
              <w:rPr>
                <w:noProof/>
                <w:webHidden/>
              </w:rPr>
              <w:t>47</w:t>
            </w:r>
            <w:r>
              <w:rPr>
                <w:noProof/>
                <w:webHidden/>
              </w:rPr>
              <w:fldChar w:fldCharType="end"/>
            </w:r>
            <w:r w:rsidRPr="00BC7433">
              <w:rPr>
                <w:rStyle w:val="Hyperlink"/>
                <w:noProof/>
              </w:rPr>
              <w:fldChar w:fldCharType="end"/>
            </w:r>
          </w:ins>
        </w:p>
        <w:p w14:paraId="732540BB" w14:textId="0C1784C2" w:rsidR="002055EB" w:rsidRDefault="002055EB">
          <w:pPr>
            <w:pStyle w:val="TOC2"/>
            <w:tabs>
              <w:tab w:val="right" w:leader="dot" w:pos="9350"/>
            </w:tabs>
            <w:rPr>
              <w:ins w:id="228" w:author="David Conklin" w:date="2021-07-14T10:29:00Z"/>
              <w:rFonts w:eastAsiaTheme="minorEastAsia"/>
              <w:noProof/>
            </w:rPr>
          </w:pPr>
          <w:ins w:id="22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"_Toc77151056"</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_Toc77151056 \h </w:instrText>
            </w:r>
            <w:r>
              <w:rPr>
                <w:noProof/>
                <w:webHidden/>
              </w:rPr>
            </w:r>
          </w:ins>
          <w:r>
            <w:rPr>
              <w:noProof/>
              <w:webHidden/>
            </w:rPr>
            <w:fldChar w:fldCharType="separate"/>
          </w:r>
          <w:ins w:id="230" w:author="David Conklin" w:date="2021-07-14T10:29:00Z">
            <w:r>
              <w:rPr>
                <w:noProof/>
                <w:webHidden/>
              </w:rPr>
              <w:t>50</w:t>
            </w:r>
            <w:r>
              <w:rPr>
                <w:noProof/>
                <w:webHidden/>
              </w:rPr>
              <w:fldChar w:fldCharType="end"/>
            </w:r>
            <w:r w:rsidRPr="00BC7433">
              <w:rPr>
                <w:rStyle w:val="Hyperlink"/>
                <w:noProof/>
              </w:rPr>
              <w:fldChar w:fldCharType="end"/>
            </w:r>
          </w:ins>
        </w:p>
        <w:p w14:paraId="77312949" w14:textId="0649995E" w:rsidR="002055EB" w:rsidRDefault="002055EB">
          <w:pPr>
            <w:pStyle w:val="TOC2"/>
            <w:tabs>
              <w:tab w:val="right" w:leader="dot" w:pos="9350"/>
            </w:tabs>
            <w:rPr>
              <w:ins w:id="231" w:author="David Conklin" w:date="2021-07-14T10:29:00Z"/>
              <w:rFonts w:eastAsiaTheme="minorEastAsia"/>
              <w:noProof/>
            </w:rPr>
          </w:pPr>
          <w:ins w:id="23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"_Toc77151057"</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_Toc77151057 \h </w:instrText>
            </w:r>
            <w:r>
              <w:rPr>
                <w:noProof/>
                <w:webHidden/>
              </w:rPr>
            </w:r>
          </w:ins>
          <w:r>
            <w:rPr>
              <w:noProof/>
              <w:webHidden/>
            </w:rPr>
            <w:fldChar w:fldCharType="separate"/>
          </w:r>
          <w:ins w:id="233" w:author="David Conklin" w:date="2021-07-14T10:29:00Z">
            <w:r>
              <w:rPr>
                <w:noProof/>
                <w:webHidden/>
              </w:rPr>
              <w:t>51</w:t>
            </w:r>
            <w:r>
              <w:rPr>
                <w:noProof/>
                <w:webHidden/>
              </w:rPr>
              <w:fldChar w:fldCharType="end"/>
            </w:r>
            <w:r w:rsidRPr="00BC7433">
              <w:rPr>
                <w:rStyle w:val="Hyperlink"/>
                <w:noProof/>
              </w:rPr>
              <w:fldChar w:fldCharType="end"/>
            </w:r>
          </w:ins>
        </w:p>
        <w:p w14:paraId="3409D054" w14:textId="45E98CDF" w:rsidR="002055EB" w:rsidRDefault="002055EB">
          <w:pPr>
            <w:pStyle w:val="TOC1"/>
            <w:tabs>
              <w:tab w:val="right" w:leader="dot" w:pos="9350"/>
            </w:tabs>
            <w:rPr>
              <w:ins w:id="234" w:author="David Conklin" w:date="2021-07-14T10:29:00Z"/>
              <w:rFonts w:eastAsiaTheme="minorEastAsia"/>
              <w:noProof/>
            </w:rPr>
          </w:pPr>
          <w:ins w:id="23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"_Toc77151058"</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McKenzie Basin Wetlands Study</w:t>
            </w:r>
            <w:r>
              <w:rPr>
                <w:noProof/>
                <w:webHidden/>
              </w:rPr>
              <w:tab/>
            </w:r>
            <w:r>
              <w:rPr>
                <w:noProof/>
                <w:webHidden/>
              </w:rPr>
              <w:fldChar w:fldCharType="begin"/>
            </w:r>
            <w:r>
              <w:rPr>
                <w:noProof/>
                <w:webHidden/>
              </w:rPr>
              <w:instrText xml:space="preserve"> PAGEREF _Toc77151058 \h </w:instrText>
            </w:r>
            <w:r>
              <w:rPr>
                <w:noProof/>
                <w:webHidden/>
              </w:rPr>
            </w:r>
          </w:ins>
          <w:r>
            <w:rPr>
              <w:noProof/>
              <w:webHidden/>
            </w:rPr>
            <w:fldChar w:fldCharType="separate"/>
          </w:r>
          <w:ins w:id="236" w:author="David Conklin" w:date="2021-07-14T10:29:00Z">
            <w:r>
              <w:rPr>
                <w:noProof/>
                <w:webHidden/>
              </w:rPr>
              <w:t>53</w:t>
            </w:r>
            <w:r>
              <w:rPr>
                <w:noProof/>
                <w:webHidden/>
              </w:rPr>
              <w:fldChar w:fldCharType="end"/>
            </w:r>
            <w:r w:rsidRPr="00BC7433">
              <w:rPr>
                <w:rStyle w:val="Hyperlink"/>
                <w:noProof/>
              </w:rPr>
              <w:fldChar w:fldCharType="end"/>
            </w:r>
          </w:ins>
        </w:p>
        <w:p w14:paraId="7789F543" w14:textId="69B83C20" w:rsidR="002055EB" w:rsidRDefault="002055EB">
          <w:pPr>
            <w:pStyle w:val="TOC2"/>
            <w:tabs>
              <w:tab w:val="right" w:leader="dot" w:pos="9350"/>
            </w:tabs>
            <w:rPr>
              <w:ins w:id="237" w:author="David Conklin" w:date="2021-07-14T10:29:00Z"/>
              <w:rFonts w:eastAsiaTheme="minorEastAsia"/>
              <w:noProof/>
            </w:rPr>
          </w:pPr>
          <w:ins w:id="23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"_Toc77151059"</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Project Overview</w:t>
            </w:r>
            <w:r>
              <w:rPr>
                <w:noProof/>
                <w:webHidden/>
              </w:rPr>
              <w:tab/>
            </w:r>
            <w:r>
              <w:rPr>
                <w:noProof/>
                <w:webHidden/>
              </w:rPr>
              <w:fldChar w:fldCharType="begin"/>
            </w:r>
            <w:r>
              <w:rPr>
                <w:noProof/>
                <w:webHidden/>
              </w:rPr>
              <w:instrText xml:space="preserve"> PAGEREF _Toc77151059 \h </w:instrText>
            </w:r>
            <w:r>
              <w:rPr>
                <w:noProof/>
                <w:webHidden/>
              </w:rPr>
            </w:r>
          </w:ins>
          <w:r>
            <w:rPr>
              <w:noProof/>
              <w:webHidden/>
            </w:rPr>
            <w:fldChar w:fldCharType="separate"/>
          </w:r>
          <w:ins w:id="239" w:author="David Conklin" w:date="2021-07-14T10:29:00Z">
            <w:r>
              <w:rPr>
                <w:noProof/>
                <w:webHidden/>
              </w:rPr>
              <w:t>53</w:t>
            </w:r>
            <w:r>
              <w:rPr>
                <w:noProof/>
                <w:webHidden/>
              </w:rPr>
              <w:fldChar w:fldCharType="end"/>
            </w:r>
            <w:r w:rsidRPr="00BC7433">
              <w:rPr>
                <w:rStyle w:val="Hyperlink"/>
                <w:noProof/>
              </w:rPr>
              <w:fldChar w:fldCharType="end"/>
            </w:r>
          </w:ins>
        </w:p>
        <w:p w14:paraId="029307E0" w14:textId="48F2A708" w:rsidR="002055EB" w:rsidRDefault="002055EB">
          <w:pPr>
            <w:pStyle w:val="TOC2"/>
            <w:tabs>
              <w:tab w:val="right" w:leader="dot" w:pos="9350"/>
            </w:tabs>
            <w:rPr>
              <w:ins w:id="240" w:author="David Conklin" w:date="2021-07-14T10:29:00Z"/>
              <w:rFonts w:eastAsiaTheme="minorEastAsia"/>
              <w:noProof/>
            </w:rPr>
          </w:pPr>
          <w:ins w:id="24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"_Toc77151060"</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Model and Simulation Overview</w:t>
            </w:r>
            <w:r>
              <w:rPr>
                <w:noProof/>
                <w:webHidden/>
              </w:rPr>
              <w:tab/>
            </w:r>
            <w:r>
              <w:rPr>
                <w:noProof/>
                <w:webHidden/>
              </w:rPr>
              <w:fldChar w:fldCharType="begin"/>
            </w:r>
            <w:r>
              <w:rPr>
                <w:noProof/>
                <w:webHidden/>
              </w:rPr>
              <w:instrText xml:space="preserve"> PAGEREF _Toc77151060 \h </w:instrText>
            </w:r>
            <w:r>
              <w:rPr>
                <w:noProof/>
                <w:webHidden/>
              </w:rPr>
            </w:r>
          </w:ins>
          <w:r>
            <w:rPr>
              <w:noProof/>
              <w:webHidden/>
            </w:rPr>
            <w:fldChar w:fldCharType="separate"/>
          </w:r>
          <w:ins w:id="242" w:author="David Conklin" w:date="2021-07-14T10:29:00Z">
            <w:r>
              <w:rPr>
                <w:noProof/>
                <w:webHidden/>
              </w:rPr>
              <w:t>55</w:t>
            </w:r>
            <w:r>
              <w:rPr>
                <w:noProof/>
                <w:webHidden/>
              </w:rPr>
              <w:fldChar w:fldCharType="end"/>
            </w:r>
            <w:r w:rsidRPr="00BC7433">
              <w:rPr>
                <w:rStyle w:val="Hyperlink"/>
                <w:noProof/>
              </w:rPr>
              <w:fldChar w:fldCharType="end"/>
            </w:r>
          </w:ins>
        </w:p>
        <w:p w14:paraId="5DA1CBA7" w14:textId="53B2B538" w:rsidR="002055EB" w:rsidRDefault="002055EB">
          <w:pPr>
            <w:pStyle w:val="TOC2"/>
            <w:tabs>
              <w:tab w:val="right" w:leader="dot" w:pos="9350"/>
            </w:tabs>
            <w:rPr>
              <w:ins w:id="243" w:author="David Conklin" w:date="2021-07-14T10:29:00Z"/>
              <w:rFonts w:eastAsiaTheme="minorEastAsia"/>
              <w:noProof/>
            </w:rPr>
          </w:pPr>
          <w:ins w:id="24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"_Toc77151061"</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_Toc77151061 \h </w:instrText>
            </w:r>
            <w:r>
              <w:rPr>
                <w:noProof/>
                <w:webHidden/>
              </w:rPr>
            </w:r>
          </w:ins>
          <w:r>
            <w:rPr>
              <w:noProof/>
              <w:webHidden/>
            </w:rPr>
            <w:fldChar w:fldCharType="separate"/>
          </w:r>
          <w:ins w:id="245" w:author="David Conklin" w:date="2021-07-14T10:29:00Z">
            <w:r>
              <w:rPr>
                <w:noProof/>
                <w:webHidden/>
              </w:rPr>
              <w:t>56</w:t>
            </w:r>
            <w:r>
              <w:rPr>
                <w:noProof/>
                <w:webHidden/>
              </w:rPr>
              <w:fldChar w:fldCharType="end"/>
            </w:r>
            <w:r w:rsidRPr="00BC7433">
              <w:rPr>
                <w:rStyle w:val="Hyperlink"/>
                <w:noProof/>
              </w:rPr>
              <w:fldChar w:fldCharType="end"/>
            </w:r>
          </w:ins>
        </w:p>
        <w:p w14:paraId="230EB71D" w14:textId="2E7E513C" w:rsidR="002055EB" w:rsidRDefault="002055EB">
          <w:pPr>
            <w:pStyle w:val="TOC2"/>
            <w:tabs>
              <w:tab w:val="right" w:leader="dot" w:pos="9350"/>
            </w:tabs>
            <w:rPr>
              <w:ins w:id="246" w:author="David Conklin" w:date="2021-07-14T10:29:00Z"/>
              <w:rFonts w:eastAsiaTheme="minorEastAsia"/>
              <w:noProof/>
            </w:rPr>
          </w:pPr>
          <w:ins w:id="24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"_Toc77151062"</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Data changes for better representation of wetlands</w:t>
            </w:r>
            <w:r>
              <w:rPr>
                <w:noProof/>
                <w:webHidden/>
              </w:rPr>
              <w:tab/>
            </w:r>
            <w:r>
              <w:rPr>
                <w:noProof/>
                <w:webHidden/>
              </w:rPr>
              <w:fldChar w:fldCharType="begin"/>
            </w:r>
            <w:r>
              <w:rPr>
                <w:noProof/>
                <w:webHidden/>
              </w:rPr>
              <w:instrText xml:space="preserve"> PAGEREF _Toc77151062 \h </w:instrText>
            </w:r>
            <w:r>
              <w:rPr>
                <w:noProof/>
                <w:webHidden/>
              </w:rPr>
            </w:r>
          </w:ins>
          <w:r>
            <w:rPr>
              <w:noProof/>
              <w:webHidden/>
            </w:rPr>
            <w:fldChar w:fldCharType="separate"/>
          </w:r>
          <w:ins w:id="248" w:author="David Conklin" w:date="2021-07-14T10:29:00Z">
            <w:r>
              <w:rPr>
                <w:noProof/>
                <w:webHidden/>
              </w:rPr>
              <w:t>56</w:t>
            </w:r>
            <w:r>
              <w:rPr>
                <w:noProof/>
                <w:webHidden/>
              </w:rPr>
              <w:fldChar w:fldCharType="end"/>
            </w:r>
            <w:r w:rsidRPr="00BC7433">
              <w:rPr>
                <w:rStyle w:val="Hyperlink"/>
                <w:noProof/>
              </w:rPr>
              <w:fldChar w:fldCharType="end"/>
            </w:r>
          </w:ins>
        </w:p>
        <w:p w14:paraId="06939E2B" w14:textId="247C7A1E" w:rsidR="002055EB" w:rsidRDefault="002055EB">
          <w:pPr>
            <w:pStyle w:val="TOC2"/>
            <w:tabs>
              <w:tab w:val="right" w:leader="dot" w:pos="9350"/>
            </w:tabs>
            <w:rPr>
              <w:ins w:id="249" w:author="David Conklin" w:date="2021-07-14T10:29:00Z"/>
              <w:rFonts w:eastAsiaTheme="minorEastAsia"/>
              <w:noProof/>
            </w:rPr>
          </w:pPr>
          <w:ins w:id="25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"_Toc77151063"</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Projection, Calendar, and Units</w:t>
            </w:r>
            <w:r>
              <w:rPr>
                <w:noProof/>
                <w:webHidden/>
              </w:rPr>
              <w:tab/>
            </w:r>
            <w:r>
              <w:rPr>
                <w:noProof/>
                <w:webHidden/>
              </w:rPr>
              <w:fldChar w:fldCharType="begin"/>
            </w:r>
            <w:r>
              <w:rPr>
                <w:noProof/>
                <w:webHidden/>
              </w:rPr>
              <w:instrText xml:space="preserve"> PAGEREF _Toc77151063 \h </w:instrText>
            </w:r>
            <w:r>
              <w:rPr>
                <w:noProof/>
                <w:webHidden/>
              </w:rPr>
            </w:r>
          </w:ins>
          <w:r>
            <w:rPr>
              <w:noProof/>
              <w:webHidden/>
            </w:rPr>
            <w:fldChar w:fldCharType="separate"/>
          </w:r>
          <w:ins w:id="251" w:author="David Conklin" w:date="2021-07-14T10:29:00Z">
            <w:r>
              <w:rPr>
                <w:noProof/>
                <w:webHidden/>
              </w:rPr>
              <w:t>5</w:t>
            </w:r>
            <w:r>
              <w:rPr>
                <w:noProof/>
                <w:webHidden/>
              </w:rPr>
              <w:t>7</w:t>
            </w:r>
            <w:r>
              <w:rPr>
                <w:noProof/>
                <w:webHidden/>
              </w:rPr>
              <w:fldChar w:fldCharType="end"/>
            </w:r>
            <w:r w:rsidRPr="00BC7433">
              <w:rPr>
                <w:rStyle w:val="Hyperlink"/>
                <w:noProof/>
              </w:rPr>
              <w:fldChar w:fldCharType="end"/>
            </w:r>
          </w:ins>
        </w:p>
        <w:p w14:paraId="682787CC" w14:textId="5971B5C6" w:rsidR="002055EB" w:rsidRDefault="002055EB">
          <w:pPr>
            <w:pStyle w:val="TOC2"/>
            <w:tabs>
              <w:tab w:val="right" w:leader="dot" w:pos="9350"/>
            </w:tabs>
            <w:rPr>
              <w:ins w:id="252" w:author="David Conklin" w:date="2021-07-14T10:29:00Z"/>
              <w:rFonts w:eastAsiaTheme="minorEastAsia"/>
              <w:noProof/>
            </w:rPr>
          </w:pPr>
          <w:ins w:id="25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"_Toc77151064"</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Simulation of changes in wetlands over time</w:t>
            </w:r>
            <w:r>
              <w:rPr>
                <w:noProof/>
                <w:webHidden/>
              </w:rPr>
              <w:tab/>
            </w:r>
            <w:r>
              <w:rPr>
                <w:noProof/>
                <w:webHidden/>
              </w:rPr>
              <w:fldChar w:fldCharType="begin"/>
            </w:r>
            <w:r>
              <w:rPr>
                <w:noProof/>
                <w:webHidden/>
              </w:rPr>
              <w:instrText xml:space="preserve"> PAGEREF _Toc77151064 \h </w:instrText>
            </w:r>
            <w:r>
              <w:rPr>
                <w:noProof/>
                <w:webHidden/>
              </w:rPr>
            </w:r>
          </w:ins>
          <w:r>
            <w:rPr>
              <w:noProof/>
              <w:webHidden/>
            </w:rPr>
            <w:fldChar w:fldCharType="separate"/>
          </w:r>
          <w:ins w:id="254" w:author="David Conklin" w:date="2021-07-14T10:29:00Z">
            <w:r>
              <w:rPr>
                <w:noProof/>
                <w:webHidden/>
              </w:rPr>
              <w:t>57</w:t>
            </w:r>
            <w:r>
              <w:rPr>
                <w:noProof/>
                <w:webHidden/>
              </w:rPr>
              <w:fldChar w:fldCharType="end"/>
            </w:r>
            <w:r w:rsidRPr="00BC7433">
              <w:rPr>
                <w:rStyle w:val="Hyperlink"/>
                <w:noProof/>
              </w:rPr>
              <w:fldChar w:fldCharType="end"/>
            </w:r>
          </w:ins>
        </w:p>
        <w:p w14:paraId="4F919572" w14:textId="338AFE94" w:rsidR="002055EB" w:rsidRDefault="002055EB">
          <w:pPr>
            <w:pStyle w:val="TOC2"/>
            <w:tabs>
              <w:tab w:val="right" w:leader="dot" w:pos="9350"/>
            </w:tabs>
            <w:rPr>
              <w:ins w:id="255" w:author="David Conklin" w:date="2021-07-14T10:29:00Z"/>
              <w:rFonts w:eastAsiaTheme="minorEastAsia"/>
              <w:noProof/>
            </w:rPr>
          </w:pPr>
          <w:ins w:id="25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"_Toc77151065"</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How wetlands are represented in the model</w:t>
            </w:r>
            <w:r>
              <w:rPr>
                <w:noProof/>
                <w:webHidden/>
              </w:rPr>
              <w:tab/>
            </w:r>
            <w:r>
              <w:rPr>
                <w:noProof/>
                <w:webHidden/>
              </w:rPr>
              <w:fldChar w:fldCharType="begin"/>
            </w:r>
            <w:r>
              <w:rPr>
                <w:noProof/>
                <w:webHidden/>
              </w:rPr>
              <w:instrText xml:space="preserve"> PAGEREF _Toc77151065 \h </w:instrText>
            </w:r>
            <w:r>
              <w:rPr>
                <w:noProof/>
                <w:webHidden/>
              </w:rPr>
            </w:r>
          </w:ins>
          <w:r>
            <w:rPr>
              <w:noProof/>
              <w:webHidden/>
            </w:rPr>
            <w:fldChar w:fldCharType="separate"/>
          </w:r>
          <w:ins w:id="257" w:author="David Conklin" w:date="2021-07-14T10:29:00Z">
            <w:r>
              <w:rPr>
                <w:noProof/>
                <w:webHidden/>
              </w:rPr>
              <w:t>57</w:t>
            </w:r>
            <w:r>
              <w:rPr>
                <w:noProof/>
                <w:webHidden/>
              </w:rPr>
              <w:fldChar w:fldCharType="end"/>
            </w:r>
            <w:r w:rsidRPr="00BC7433">
              <w:rPr>
                <w:rStyle w:val="Hyperlink"/>
                <w:noProof/>
              </w:rPr>
              <w:fldChar w:fldCharType="end"/>
            </w:r>
          </w:ins>
        </w:p>
        <w:p w14:paraId="1F1F0551" w14:textId="5610F6BE" w:rsidR="002055EB" w:rsidRDefault="002055EB">
          <w:pPr>
            <w:pStyle w:val="TOC2"/>
            <w:tabs>
              <w:tab w:val="right" w:leader="dot" w:pos="9350"/>
            </w:tabs>
            <w:rPr>
              <w:ins w:id="258" w:author="David Conklin" w:date="2021-07-14T10:29:00Z"/>
              <w:rFonts w:eastAsiaTheme="minorEastAsia"/>
              <w:noProof/>
            </w:rPr>
          </w:pPr>
          <w:ins w:id="25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"_Toc77151066"</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The Wetland class and Wetland objects in the C++ code</w:t>
            </w:r>
            <w:r>
              <w:rPr>
                <w:noProof/>
                <w:webHidden/>
              </w:rPr>
              <w:tab/>
            </w:r>
            <w:r>
              <w:rPr>
                <w:noProof/>
                <w:webHidden/>
              </w:rPr>
              <w:fldChar w:fldCharType="begin"/>
            </w:r>
            <w:r>
              <w:rPr>
                <w:noProof/>
                <w:webHidden/>
              </w:rPr>
              <w:instrText xml:space="preserve"> PAGEREF _Toc77151066 \h </w:instrText>
            </w:r>
            <w:r>
              <w:rPr>
                <w:noProof/>
                <w:webHidden/>
              </w:rPr>
            </w:r>
          </w:ins>
          <w:r>
            <w:rPr>
              <w:noProof/>
              <w:webHidden/>
            </w:rPr>
            <w:fldChar w:fldCharType="separate"/>
          </w:r>
          <w:ins w:id="260" w:author="David Conklin" w:date="2021-07-14T10:29:00Z">
            <w:r>
              <w:rPr>
                <w:noProof/>
                <w:webHidden/>
              </w:rPr>
              <w:t>59</w:t>
            </w:r>
            <w:r>
              <w:rPr>
                <w:noProof/>
                <w:webHidden/>
              </w:rPr>
              <w:fldChar w:fldCharType="end"/>
            </w:r>
            <w:r w:rsidRPr="00BC7433">
              <w:rPr>
                <w:rStyle w:val="Hyperlink"/>
                <w:noProof/>
              </w:rPr>
              <w:fldChar w:fldCharType="end"/>
            </w:r>
          </w:ins>
        </w:p>
        <w:p w14:paraId="041BB22C" w14:textId="3FD7872D" w:rsidR="002055EB" w:rsidRDefault="002055EB">
          <w:pPr>
            <w:pStyle w:val="TOC2"/>
            <w:tabs>
              <w:tab w:val="right" w:leader="dot" w:pos="9350"/>
            </w:tabs>
            <w:rPr>
              <w:ins w:id="261" w:author="David Conklin" w:date="2021-07-14T10:29:00Z"/>
              <w:rFonts w:eastAsiaTheme="minorEastAsia"/>
              <w:noProof/>
            </w:rPr>
          </w:pPr>
          <w:ins w:id="26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"_Toc77151067"</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Attributes of interest in the wetlands study</w:t>
            </w:r>
            <w:r>
              <w:rPr>
                <w:noProof/>
                <w:webHidden/>
              </w:rPr>
              <w:tab/>
            </w:r>
            <w:r>
              <w:rPr>
                <w:noProof/>
                <w:webHidden/>
              </w:rPr>
              <w:fldChar w:fldCharType="begin"/>
            </w:r>
            <w:r>
              <w:rPr>
                <w:noProof/>
                <w:webHidden/>
              </w:rPr>
              <w:instrText xml:space="preserve"> PAGEREF _Toc77151067 \h </w:instrText>
            </w:r>
            <w:r>
              <w:rPr>
                <w:noProof/>
                <w:webHidden/>
              </w:rPr>
            </w:r>
          </w:ins>
          <w:r>
            <w:rPr>
              <w:noProof/>
              <w:webHidden/>
            </w:rPr>
            <w:fldChar w:fldCharType="separate"/>
          </w:r>
          <w:ins w:id="263" w:author="David Conklin" w:date="2021-07-14T10:29:00Z">
            <w:r>
              <w:rPr>
                <w:noProof/>
                <w:webHidden/>
              </w:rPr>
              <w:t>59</w:t>
            </w:r>
            <w:r>
              <w:rPr>
                <w:noProof/>
                <w:webHidden/>
              </w:rPr>
              <w:fldChar w:fldCharType="end"/>
            </w:r>
            <w:r w:rsidRPr="00BC7433">
              <w:rPr>
                <w:rStyle w:val="Hyperlink"/>
                <w:noProof/>
              </w:rPr>
              <w:fldChar w:fldCharType="end"/>
            </w:r>
          </w:ins>
        </w:p>
        <w:p w14:paraId="358EE8E0" w14:textId="1F733EAA" w:rsidR="002055EB" w:rsidRDefault="002055EB">
          <w:pPr>
            <w:pStyle w:val="TOC2"/>
            <w:tabs>
              <w:tab w:val="right" w:leader="dot" w:pos="9350"/>
            </w:tabs>
            <w:rPr>
              <w:ins w:id="264" w:author="David Conklin" w:date="2021-07-14T10:29:00Z"/>
              <w:rFonts w:eastAsiaTheme="minorEastAsia"/>
              <w:noProof/>
            </w:rPr>
          </w:pPr>
          <w:ins w:id="26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"_Toc77151068"</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A WETNESS attribute</w:t>
            </w:r>
            <w:r>
              <w:rPr>
                <w:noProof/>
                <w:webHidden/>
              </w:rPr>
              <w:tab/>
            </w:r>
            <w:r>
              <w:rPr>
                <w:noProof/>
                <w:webHidden/>
              </w:rPr>
              <w:fldChar w:fldCharType="begin"/>
            </w:r>
            <w:r>
              <w:rPr>
                <w:noProof/>
                <w:webHidden/>
              </w:rPr>
              <w:instrText xml:space="preserve"> PAGEREF _Toc77151068 \h </w:instrText>
            </w:r>
            <w:r>
              <w:rPr>
                <w:noProof/>
                <w:webHidden/>
              </w:rPr>
            </w:r>
          </w:ins>
          <w:r>
            <w:rPr>
              <w:noProof/>
              <w:webHidden/>
            </w:rPr>
            <w:fldChar w:fldCharType="separate"/>
          </w:r>
          <w:ins w:id="266" w:author="David Conklin" w:date="2021-07-14T10:29:00Z">
            <w:r>
              <w:rPr>
                <w:noProof/>
                <w:webHidden/>
              </w:rPr>
              <w:t>59</w:t>
            </w:r>
            <w:r>
              <w:rPr>
                <w:noProof/>
                <w:webHidden/>
              </w:rPr>
              <w:fldChar w:fldCharType="end"/>
            </w:r>
            <w:r w:rsidRPr="00BC7433">
              <w:rPr>
                <w:rStyle w:val="Hyperlink"/>
                <w:noProof/>
              </w:rPr>
              <w:fldChar w:fldCharType="end"/>
            </w:r>
          </w:ins>
        </w:p>
        <w:p w14:paraId="46889744" w14:textId="3294C72D" w:rsidR="002055EB" w:rsidRDefault="002055EB">
          <w:pPr>
            <w:pStyle w:val="TOC2"/>
            <w:tabs>
              <w:tab w:val="right" w:leader="dot" w:pos="9350"/>
            </w:tabs>
            <w:rPr>
              <w:ins w:id="267" w:author="David Conklin" w:date="2021-07-14T10:29:00Z"/>
              <w:rFonts w:eastAsiaTheme="minorEastAsia"/>
              <w:noProof/>
            </w:rPr>
          </w:pPr>
          <w:ins w:id="26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"_Toc77151069"</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_Toc77151069 \h </w:instrText>
            </w:r>
            <w:r>
              <w:rPr>
                <w:noProof/>
                <w:webHidden/>
              </w:rPr>
            </w:r>
          </w:ins>
          <w:r>
            <w:rPr>
              <w:noProof/>
              <w:webHidden/>
            </w:rPr>
            <w:fldChar w:fldCharType="separate"/>
          </w:r>
          <w:ins w:id="269" w:author="David Conklin" w:date="2021-07-14T10:29:00Z">
            <w:r>
              <w:rPr>
                <w:noProof/>
                <w:webHidden/>
              </w:rPr>
              <w:t>60</w:t>
            </w:r>
            <w:r>
              <w:rPr>
                <w:noProof/>
                <w:webHidden/>
              </w:rPr>
              <w:fldChar w:fldCharType="end"/>
            </w:r>
            <w:r w:rsidRPr="00BC7433">
              <w:rPr>
                <w:rStyle w:val="Hyperlink"/>
                <w:noProof/>
              </w:rPr>
              <w:fldChar w:fldCharType="end"/>
            </w:r>
          </w:ins>
        </w:p>
        <w:p w14:paraId="011FE6E5" w14:textId="157F1CE1" w:rsidR="002055EB" w:rsidRDefault="002055EB">
          <w:pPr>
            <w:pStyle w:val="TOC3"/>
            <w:tabs>
              <w:tab w:val="right" w:leader="dot" w:pos="9350"/>
            </w:tabs>
            <w:rPr>
              <w:ins w:id="270" w:author="David Conklin" w:date="2021-07-14T10:29:00Z"/>
              <w:rFonts w:eastAsiaTheme="minorEastAsia"/>
              <w:noProof/>
            </w:rPr>
          </w:pPr>
          <w:ins w:id="27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"_Toc77151070"</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Wetland IDU parameters</w:t>
            </w:r>
            <w:r>
              <w:rPr>
                <w:noProof/>
                <w:webHidden/>
              </w:rPr>
              <w:tab/>
            </w:r>
            <w:r>
              <w:rPr>
                <w:noProof/>
                <w:webHidden/>
              </w:rPr>
              <w:fldChar w:fldCharType="begin"/>
            </w:r>
            <w:r>
              <w:rPr>
                <w:noProof/>
                <w:webHidden/>
              </w:rPr>
              <w:instrText xml:space="preserve"> PAGEREF _Toc77151070 \h </w:instrText>
            </w:r>
            <w:r>
              <w:rPr>
                <w:noProof/>
                <w:webHidden/>
              </w:rPr>
            </w:r>
          </w:ins>
          <w:r>
            <w:rPr>
              <w:noProof/>
              <w:webHidden/>
            </w:rPr>
            <w:fldChar w:fldCharType="separate"/>
          </w:r>
          <w:ins w:id="272" w:author="David Conklin" w:date="2021-07-14T10:29:00Z">
            <w:r>
              <w:rPr>
                <w:noProof/>
                <w:webHidden/>
              </w:rPr>
              <w:t>60</w:t>
            </w:r>
            <w:r>
              <w:rPr>
                <w:noProof/>
                <w:webHidden/>
              </w:rPr>
              <w:fldChar w:fldCharType="end"/>
            </w:r>
            <w:r w:rsidRPr="00BC7433">
              <w:rPr>
                <w:rStyle w:val="Hyperlink"/>
                <w:noProof/>
              </w:rPr>
              <w:fldChar w:fldCharType="end"/>
            </w:r>
          </w:ins>
        </w:p>
        <w:p w14:paraId="3FE994D7" w14:textId="5DB975F3" w:rsidR="002055EB" w:rsidRDefault="002055EB">
          <w:pPr>
            <w:pStyle w:val="TOC3"/>
            <w:tabs>
              <w:tab w:val="right" w:leader="dot" w:pos="9350"/>
            </w:tabs>
            <w:rPr>
              <w:ins w:id="273" w:author="David Conklin" w:date="2021-07-14T10:29:00Z"/>
              <w:rFonts w:eastAsiaTheme="minorEastAsia"/>
              <w:noProof/>
            </w:rPr>
          </w:pPr>
          <w:ins w:id="27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"_Toc77151071"</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Reach parameters</w:t>
            </w:r>
            <w:r>
              <w:rPr>
                <w:noProof/>
                <w:webHidden/>
              </w:rPr>
              <w:tab/>
            </w:r>
            <w:r>
              <w:rPr>
                <w:noProof/>
                <w:webHidden/>
              </w:rPr>
              <w:fldChar w:fldCharType="begin"/>
            </w:r>
            <w:r>
              <w:rPr>
                <w:noProof/>
                <w:webHidden/>
              </w:rPr>
              <w:instrText xml:space="preserve"> PAGEREF _Toc77151071 \h </w:instrText>
            </w:r>
            <w:r>
              <w:rPr>
                <w:noProof/>
                <w:webHidden/>
              </w:rPr>
            </w:r>
          </w:ins>
          <w:r>
            <w:rPr>
              <w:noProof/>
              <w:webHidden/>
            </w:rPr>
            <w:fldChar w:fldCharType="separate"/>
          </w:r>
          <w:ins w:id="275" w:author="David Conklin" w:date="2021-07-14T10:29:00Z">
            <w:r>
              <w:rPr>
                <w:noProof/>
                <w:webHidden/>
              </w:rPr>
              <w:t>60</w:t>
            </w:r>
            <w:r>
              <w:rPr>
                <w:noProof/>
                <w:webHidden/>
              </w:rPr>
              <w:fldChar w:fldCharType="end"/>
            </w:r>
            <w:r w:rsidRPr="00BC7433">
              <w:rPr>
                <w:rStyle w:val="Hyperlink"/>
                <w:noProof/>
              </w:rPr>
              <w:fldChar w:fldCharType="end"/>
            </w:r>
          </w:ins>
        </w:p>
        <w:p w14:paraId="7EFFD80A" w14:textId="2629ACA8" w:rsidR="002055EB" w:rsidRDefault="002055EB">
          <w:pPr>
            <w:pStyle w:val="TOC2"/>
            <w:tabs>
              <w:tab w:val="right" w:leader="dot" w:pos="9350"/>
            </w:tabs>
            <w:rPr>
              <w:ins w:id="276" w:author="David Conklin" w:date="2021-07-14T10:29:00Z"/>
              <w:rFonts w:eastAsiaTheme="minorEastAsia"/>
              <w:noProof/>
            </w:rPr>
          </w:pPr>
          <w:ins w:id="27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"_Toc77151072"</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_Toc77151072 \h </w:instrText>
            </w:r>
            <w:r>
              <w:rPr>
                <w:noProof/>
                <w:webHidden/>
              </w:rPr>
            </w:r>
          </w:ins>
          <w:r>
            <w:rPr>
              <w:noProof/>
              <w:webHidden/>
            </w:rPr>
            <w:fldChar w:fldCharType="separate"/>
          </w:r>
          <w:ins w:id="278" w:author="David Conklin" w:date="2021-07-14T10:29:00Z">
            <w:r>
              <w:rPr>
                <w:noProof/>
                <w:webHidden/>
              </w:rPr>
              <w:t>61</w:t>
            </w:r>
            <w:r>
              <w:rPr>
                <w:noProof/>
                <w:webHidden/>
              </w:rPr>
              <w:fldChar w:fldCharType="end"/>
            </w:r>
            <w:r w:rsidRPr="00BC7433">
              <w:rPr>
                <w:rStyle w:val="Hyperlink"/>
                <w:noProof/>
              </w:rPr>
              <w:fldChar w:fldCharType="end"/>
            </w:r>
          </w:ins>
        </w:p>
        <w:p w14:paraId="380FFE6E" w14:textId="3CF5B566" w:rsidR="002055EB" w:rsidRDefault="002055EB">
          <w:pPr>
            <w:pStyle w:val="TOC2"/>
            <w:tabs>
              <w:tab w:val="right" w:leader="dot" w:pos="9350"/>
            </w:tabs>
            <w:rPr>
              <w:ins w:id="279" w:author="David Conklin" w:date="2021-07-14T10:29:00Z"/>
              <w:rFonts w:eastAsiaTheme="minorEastAsia"/>
              <w:noProof/>
            </w:rPr>
          </w:pPr>
          <w:ins w:id="28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"_Toc77151073"</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Standing water temperature</w:t>
            </w:r>
            <w:r>
              <w:rPr>
                <w:noProof/>
                <w:webHidden/>
              </w:rPr>
              <w:tab/>
            </w:r>
            <w:r>
              <w:rPr>
                <w:noProof/>
                <w:webHidden/>
              </w:rPr>
              <w:fldChar w:fldCharType="begin"/>
            </w:r>
            <w:r>
              <w:rPr>
                <w:noProof/>
                <w:webHidden/>
              </w:rPr>
              <w:instrText xml:space="preserve"> PAGEREF _Toc77151073 \h </w:instrText>
            </w:r>
            <w:r>
              <w:rPr>
                <w:noProof/>
                <w:webHidden/>
              </w:rPr>
            </w:r>
          </w:ins>
          <w:r>
            <w:rPr>
              <w:noProof/>
              <w:webHidden/>
            </w:rPr>
            <w:fldChar w:fldCharType="separate"/>
          </w:r>
          <w:ins w:id="281" w:author="David Conklin" w:date="2021-07-14T10:29:00Z">
            <w:r>
              <w:rPr>
                <w:noProof/>
                <w:webHidden/>
              </w:rPr>
              <w:t>63</w:t>
            </w:r>
            <w:r>
              <w:rPr>
                <w:noProof/>
                <w:webHidden/>
              </w:rPr>
              <w:fldChar w:fldCharType="end"/>
            </w:r>
            <w:r w:rsidRPr="00BC7433">
              <w:rPr>
                <w:rStyle w:val="Hyperlink"/>
                <w:noProof/>
              </w:rPr>
              <w:fldChar w:fldCharType="end"/>
            </w:r>
          </w:ins>
        </w:p>
        <w:p w14:paraId="58A0931B" w14:textId="57D0E99F" w:rsidR="002055EB" w:rsidRDefault="002055EB">
          <w:pPr>
            <w:pStyle w:val="TOC2"/>
            <w:tabs>
              <w:tab w:val="right" w:leader="dot" w:pos="9350"/>
            </w:tabs>
            <w:rPr>
              <w:ins w:id="282" w:author="David Conklin" w:date="2021-07-14T10:29:00Z"/>
              <w:rFonts w:eastAsiaTheme="minorEastAsia"/>
              <w:noProof/>
            </w:rPr>
          </w:pPr>
          <w:ins w:id="28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"_Toc77151074"</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Evapotranspiration from wetlands</w:t>
            </w:r>
            <w:r>
              <w:rPr>
                <w:noProof/>
                <w:webHidden/>
              </w:rPr>
              <w:tab/>
            </w:r>
            <w:r>
              <w:rPr>
                <w:noProof/>
                <w:webHidden/>
              </w:rPr>
              <w:fldChar w:fldCharType="begin"/>
            </w:r>
            <w:r>
              <w:rPr>
                <w:noProof/>
                <w:webHidden/>
              </w:rPr>
              <w:instrText xml:space="preserve"> PAGEREF _Toc77151074 \h </w:instrText>
            </w:r>
            <w:r>
              <w:rPr>
                <w:noProof/>
                <w:webHidden/>
              </w:rPr>
            </w:r>
          </w:ins>
          <w:r>
            <w:rPr>
              <w:noProof/>
              <w:webHidden/>
            </w:rPr>
            <w:fldChar w:fldCharType="separate"/>
          </w:r>
          <w:ins w:id="284" w:author="David Conklin" w:date="2021-07-14T10:29:00Z">
            <w:r>
              <w:rPr>
                <w:noProof/>
                <w:webHidden/>
              </w:rPr>
              <w:t>63</w:t>
            </w:r>
            <w:r>
              <w:rPr>
                <w:noProof/>
                <w:webHidden/>
              </w:rPr>
              <w:fldChar w:fldCharType="end"/>
            </w:r>
            <w:r w:rsidRPr="00BC7433">
              <w:rPr>
                <w:rStyle w:val="Hyperlink"/>
                <w:noProof/>
              </w:rPr>
              <w:fldChar w:fldCharType="end"/>
            </w:r>
          </w:ins>
        </w:p>
        <w:p w14:paraId="23386826" w14:textId="391B6BE9" w:rsidR="002055EB" w:rsidRDefault="002055EB">
          <w:pPr>
            <w:pStyle w:val="TOC2"/>
            <w:tabs>
              <w:tab w:val="right" w:leader="dot" w:pos="9350"/>
            </w:tabs>
            <w:rPr>
              <w:ins w:id="285" w:author="David Conklin" w:date="2021-07-14T10:29:00Z"/>
              <w:rFonts w:eastAsiaTheme="minorEastAsia"/>
              <w:noProof/>
            </w:rPr>
          </w:pPr>
          <w:ins w:id="28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"_Toc77151075"</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Loss (or gain) of wetlands</w:t>
            </w:r>
            <w:r>
              <w:rPr>
                <w:noProof/>
                <w:webHidden/>
              </w:rPr>
              <w:tab/>
            </w:r>
            <w:r>
              <w:rPr>
                <w:noProof/>
                <w:webHidden/>
              </w:rPr>
              <w:fldChar w:fldCharType="begin"/>
            </w:r>
            <w:r>
              <w:rPr>
                <w:noProof/>
                <w:webHidden/>
              </w:rPr>
              <w:instrText xml:space="preserve"> PAGEREF _Toc77151075 \h </w:instrText>
            </w:r>
            <w:r>
              <w:rPr>
                <w:noProof/>
                <w:webHidden/>
              </w:rPr>
            </w:r>
          </w:ins>
          <w:r>
            <w:rPr>
              <w:noProof/>
              <w:webHidden/>
            </w:rPr>
            <w:fldChar w:fldCharType="separate"/>
          </w:r>
          <w:ins w:id="287" w:author="David Conklin" w:date="2021-07-14T10:29:00Z">
            <w:r>
              <w:rPr>
                <w:noProof/>
                <w:webHidden/>
              </w:rPr>
              <w:t>63</w:t>
            </w:r>
            <w:r>
              <w:rPr>
                <w:noProof/>
                <w:webHidden/>
              </w:rPr>
              <w:fldChar w:fldCharType="end"/>
            </w:r>
            <w:r w:rsidRPr="00BC7433">
              <w:rPr>
                <w:rStyle w:val="Hyperlink"/>
                <w:noProof/>
              </w:rPr>
              <w:fldChar w:fldCharType="end"/>
            </w:r>
          </w:ins>
        </w:p>
        <w:p w14:paraId="46003E84" w14:textId="21AAAC1B" w:rsidR="002055EB" w:rsidRDefault="002055EB">
          <w:pPr>
            <w:pStyle w:val="TOC2"/>
            <w:tabs>
              <w:tab w:val="right" w:leader="dot" w:pos="9350"/>
            </w:tabs>
            <w:rPr>
              <w:ins w:id="288" w:author="David Conklin" w:date="2021-07-14T10:29:00Z"/>
              <w:rFonts w:eastAsiaTheme="minorEastAsia"/>
              <w:noProof/>
            </w:rPr>
          </w:pPr>
          <w:ins w:id="28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"_Toc77151076"</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Reality check</w:t>
            </w:r>
            <w:r>
              <w:rPr>
                <w:noProof/>
                <w:webHidden/>
              </w:rPr>
              <w:tab/>
            </w:r>
            <w:r>
              <w:rPr>
                <w:noProof/>
                <w:webHidden/>
              </w:rPr>
              <w:fldChar w:fldCharType="begin"/>
            </w:r>
            <w:r>
              <w:rPr>
                <w:noProof/>
                <w:webHidden/>
              </w:rPr>
              <w:instrText xml:space="preserve"> PAGEREF _Toc77151076 \h </w:instrText>
            </w:r>
            <w:r>
              <w:rPr>
                <w:noProof/>
                <w:webHidden/>
              </w:rPr>
            </w:r>
          </w:ins>
          <w:r>
            <w:rPr>
              <w:noProof/>
              <w:webHidden/>
            </w:rPr>
            <w:fldChar w:fldCharType="separate"/>
          </w:r>
          <w:ins w:id="290" w:author="David Conklin" w:date="2021-07-14T10:29:00Z">
            <w:r>
              <w:rPr>
                <w:noProof/>
                <w:webHidden/>
              </w:rPr>
              <w:t>63</w:t>
            </w:r>
            <w:r>
              <w:rPr>
                <w:noProof/>
                <w:webHidden/>
              </w:rPr>
              <w:fldChar w:fldCharType="end"/>
            </w:r>
            <w:r w:rsidRPr="00BC7433">
              <w:rPr>
                <w:rStyle w:val="Hyperlink"/>
                <w:noProof/>
              </w:rPr>
              <w:fldChar w:fldCharType="end"/>
            </w:r>
          </w:ins>
        </w:p>
        <w:p w14:paraId="126B1716" w14:textId="3664DF58" w:rsidR="002055EB" w:rsidRDefault="002055EB">
          <w:pPr>
            <w:pStyle w:val="TOC2"/>
            <w:tabs>
              <w:tab w:val="right" w:leader="dot" w:pos="9350"/>
            </w:tabs>
            <w:rPr>
              <w:ins w:id="291" w:author="David Conklin" w:date="2021-07-14T10:29:00Z"/>
              <w:rFonts w:eastAsiaTheme="minorEastAsia"/>
              <w:noProof/>
            </w:rPr>
          </w:pPr>
          <w:ins w:id="29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"_Toc77151077"</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High Cascades Springs</w:t>
            </w:r>
            <w:r>
              <w:rPr>
                <w:noProof/>
                <w:webHidden/>
              </w:rPr>
              <w:tab/>
            </w:r>
            <w:r>
              <w:rPr>
                <w:noProof/>
                <w:webHidden/>
              </w:rPr>
              <w:fldChar w:fldCharType="begin"/>
            </w:r>
            <w:r>
              <w:rPr>
                <w:noProof/>
                <w:webHidden/>
              </w:rPr>
              <w:instrText xml:space="preserve"> PAGEREF _Toc77151077 \h </w:instrText>
            </w:r>
            <w:r>
              <w:rPr>
                <w:noProof/>
                <w:webHidden/>
              </w:rPr>
            </w:r>
          </w:ins>
          <w:r>
            <w:rPr>
              <w:noProof/>
              <w:webHidden/>
            </w:rPr>
            <w:fldChar w:fldCharType="separate"/>
          </w:r>
          <w:ins w:id="293" w:author="David Conklin" w:date="2021-07-14T10:29:00Z">
            <w:r>
              <w:rPr>
                <w:noProof/>
                <w:webHidden/>
              </w:rPr>
              <w:t>65</w:t>
            </w:r>
            <w:r>
              <w:rPr>
                <w:noProof/>
                <w:webHidden/>
              </w:rPr>
              <w:fldChar w:fldCharType="end"/>
            </w:r>
            <w:r w:rsidRPr="00BC7433">
              <w:rPr>
                <w:rStyle w:val="Hyperlink"/>
                <w:noProof/>
              </w:rPr>
              <w:fldChar w:fldCharType="end"/>
            </w:r>
          </w:ins>
        </w:p>
        <w:p w14:paraId="31616542" w14:textId="6C634D81" w:rsidR="002055EB" w:rsidRDefault="002055EB">
          <w:pPr>
            <w:pStyle w:val="TOC2"/>
            <w:tabs>
              <w:tab w:val="right" w:leader="dot" w:pos="9350"/>
            </w:tabs>
            <w:rPr>
              <w:ins w:id="294" w:author="David Conklin" w:date="2021-07-14T10:29:00Z"/>
              <w:rFonts w:eastAsiaTheme="minorEastAsia"/>
              <w:noProof/>
            </w:rPr>
          </w:pPr>
          <w:ins w:id="29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"_Toc77151078"</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Calibration and simulation skill</w:t>
            </w:r>
            <w:r>
              <w:rPr>
                <w:noProof/>
                <w:webHidden/>
              </w:rPr>
              <w:tab/>
            </w:r>
            <w:r>
              <w:rPr>
                <w:noProof/>
                <w:webHidden/>
              </w:rPr>
              <w:fldChar w:fldCharType="begin"/>
            </w:r>
            <w:r>
              <w:rPr>
                <w:noProof/>
                <w:webHidden/>
              </w:rPr>
              <w:instrText xml:space="preserve"> PAGEREF _Toc77151078 \h </w:instrText>
            </w:r>
            <w:r>
              <w:rPr>
                <w:noProof/>
                <w:webHidden/>
              </w:rPr>
            </w:r>
          </w:ins>
          <w:r>
            <w:rPr>
              <w:noProof/>
              <w:webHidden/>
            </w:rPr>
            <w:fldChar w:fldCharType="separate"/>
          </w:r>
          <w:ins w:id="296" w:author="David Conklin" w:date="2021-07-14T10:29:00Z">
            <w:r>
              <w:rPr>
                <w:noProof/>
                <w:webHidden/>
              </w:rPr>
              <w:t>66</w:t>
            </w:r>
            <w:r>
              <w:rPr>
                <w:noProof/>
                <w:webHidden/>
              </w:rPr>
              <w:fldChar w:fldCharType="end"/>
            </w:r>
            <w:r w:rsidRPr="00BC7433">
              <w:rPr>
                <w:rStyle w:val="Hyperlink"/>
                <w:noProof/>
              </w:rPr>
              <w:fldChar w:fldCharType="end"/>
            </w:r>
          </w:ins>
        </w:p>
        <w:p w14:paraId="00766CA6" w14:textId="72CC956E" w:rsidR="002055EB" w:rsidRDefault="002055EB">
          <w:pPr>
            <w:pStyle w:val="TOC2"/>
            <w:tabs>
              <w:tab w:val="right" w:leader="dot" w:pos="9350"/>
            </w:tabs>
            <w:rPr>
              <w:ins w:id="297" w:author="David Conklin" w:date="2021-07-14T10:29:00Z"/>
              <w:rFonts w:eastAsiaTheme="minorEastAsia"/>
              <w:noProof/>
            </w:rPr>
          </w:pPr>
          <w:ins w:id="298" w:author="David Conklin" w:date="2021-07-14T10:29:00Z">
            <w:r w:rsidRPr="00BC7433">
              <w:rPr>
                <w:rStyle w:val="Hyperlink"/>
                <w:noProof/>
              </w:rPr>
              <w:lastRenderedPageBreak/>
              <w:fldChar w:fldCharType="begin"/>
            </w:r>
            <w:r w:rsidRPr="00BC7433">
              <w:rPr>
                <w:rStyle w:val="Hyperlink"/>
                <w:noProof/>
              </w:rPr>
              <w:instrText xml:space="preserve"> </w:instrText>
            </w:r>
            <w:r>
              <w:rPr>
                <w:noProof/>
              </w:rPr>
              <w:instrText>HYPERLINK \l "_Toc77151079"</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Analysis of locations where the model has low skill</w:t>
            </w:r>
            <w:r>
              <w:rPr>
                <w:noProof/>
                <w:webHidden/>
              </w:rPr>
              <w:tab/>
            </w:r>
            <w:r>
              <w:rPr>
                <w:noProof/>
                <w:webHidden/>
              </w:rPr>
              <w:fldChar w:fldCharType="begin"/>
            </w:r>
            <w:r>
              <w:rPr>
                <w:noProof/>
                <w:webHidden/>
              </w:rPr>
              <w:instrText xml:space="preserve"> PAGEREF _Toc77151079 \h </w:instrText>
            </w:r>
            <w:r>
              <w:rPr>
                <w:noProof/>
                <w:webHidden/>
              </w:rPr>
            </w:r>
          </w:ins>
          <w:r>
            <w:rPr>
              <w:noProof/>
              <w:webHidden/>
            </w:rPr>
            <w:fldChar w:fldCharType="separate"/>
          </w:r>
          <w:ins w:id="299" w:author="David Conklin" w:date="2021-07-14T10:29:00Z">
            <w:r>
              <w:rPr>
                <w:noProof/>
                <w:webHidden/>
              </w:rPr>
              <w:t>69</w:t>
            </w:r>
            <w:r>
              <w:rPr>
                <w:noProof/>
                <w:webHidden/>
              </w:rPr>
              <w:fldChar w:fldCharType="end"/>
            </w:r>
            <w:r w:rsidRPr="00BC7433">
              <w:rPr>
                <w:rStyle w:val="Hyperlink"/>
                <w:noProof/>
              </w:rPr>
              <w:fldChar w:fldCharType="end"/>
            </w:r>
          </w:ins>
        </w:p>
        <w:p w14:paraId="5A32BD59" w14:textId="0AFD21B6" w:rsidR="002055EB" w:rsidRDefault="002055EB">
          <w:pPr>
            <w:pStyle w:val="TOC2"/>
            <w:tabs>
              <w:tab w:val="right" w:leader="dot" w:pos="9350"/>
            </w:tabs>
            <w:rPr>
              <w:ins w:id="300" w:author="David Conklin" w:date="2021-07-14T10:29:00Z"/>
              <w:rFonts w:eastAsiaTheme="minorEastAsia"/>
              <w:noProof/>
            </w:rPr>
          </w:pPr>
          <w:ins w:id="30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"_Toc77151080"</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_Toc77151080 \h </w:instrText>
            </w:r>
            <w:r>
              <w:rPr>
                <w:noProof/>
                <w:webHidden/>
              </w:rPr>
            </w:r>
          </w:ins>
          <w:r>
            <w:rPr>
              <w:noProof/>
              <w:webHidden/>
            </w:rPr>
            <w:fldChar w:fldCharType="separate"/>
          </w:r>
          <w:ins w:id="302" w:author="David Conklin" w:date="2021-07-14T10:29:00Z">
            <w:r>
              <w:rPr>
                <w:noProof/>
                <w:webHidden/>
              </w:rPr>
              <w:t>70</w:t>
            </w:r>
            <w:r>
              <w:rPr>
                <w:noProof/>
                <w:webHidden/>
              </w:rPr>
              <w:fldChar w:fldCharType="end"/>
            </w:r>
            <w:r w:rsidRPr="00BC7433">
              <w:rPr>
                <w:rStyle w:val="Hyperlink"/>
                <w:noProof/>
              </w:rPr>
              <w:fldChar w:fldCharType="end"/>
            </w:r>
          </w:ins>
        </w:p>
        <w:p w14:paraId="6796DD24" w14:textId="48EFCE04" w:rsidR="002055EB" w:rsidRDefault="002055EB">
          <w:pPr>
            <w:pStyle w:val="TOC2"/>
            <w:tabs>
              <w:tab w:val="right" w:leader="dot" w:pos="9350"/>
            </w:tabs>
            <w:rPr>
              <w:ins w:id="303" w:author="David Conklin" w:date="2021-07-14T10:29:00Z"/>
              <w:rFonts w:eastAsiaTheme="minorEastAsia"/>
              <w:noProof/>
            </w:rPr>
          </w:pPr>
          <w:ins w:id="30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"_Toc77151081"</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CW3M v. Shade-a-lator</w:t>
            </w:r>
            <w:r>
              <w:rPr>
                <w:noProof/>
                <w:webHidden/>
              </w:rPr>
              <w:tab/>
            </w:r>
            <w:r>
              <w:rPr>
                <w:noProof/>
                <w:webHidden/>
              </w:rPr>
              <w:fldChar w:fldCharType="begin"/>
            </w:r>
            <w:r>
              <w:rPr>
                <w:noProof/>
                <w:webHidden/>
              </w:rPr>
              <w:instrText xml:space="preserve"> PAGEREF _Toc77151081 \h </w:instrText>
            </w:r>
            <w:r>
              <w:rPr>
                <w:noProof/>
                <w:webHidden/>
              </w:rPr>
            </w:r>
          </w:ins>
          <w:r>
            <w:rPr>
              <w:noProof/>
              <w:webHidden/>
            </w:rPr>
            <w:fldChar w:fldCharType="separate"/>
          </w:r>
          <w:ins w:id="305" w:author="David Conklin" w:date="2021-07-14T10:29:00Z">
            <w:r>
              <w:rPr>
                <w:noProof/>
                <w:webHidden/>
              </w:rPr>
              <w:t>71</w:t>
            </w:r>
            <w:r>
              <w:rPr>
                <w:noProof/>
                <w:webHidden/>
              </w:rPr>
              <w:fldChar w:fldCharType="end"/>
            </w:r>
            <w:r w:rsidRPr="00BC7433">
              <w:rPr>
                <w:rStyle w:val="Hyperlink"/>
                <w:noProof/>
              </w:rPr>
              <w:fldChar w:fldCharType="end"/>
            </w:r>
          </w:ins>
        </w:p>
        <w:p w14:paraId="21AEA345" w14:textId="46A7699E" w:rsidR="002055EB" w:rsidRDefault="002055EB">
          <w:pPr>
            <w:pStyle w:val="TOC2"/>
            <w:tabs>
              <w:tab w:val="right" w:leader="dot" w:pos="9350"/>
            </w:tabs>
            <w:rPr>
              <w:ins w:id="306" w:author="David Conklin" w:date="2021-07-14T10:29:00Z"/>
              <w:rFonts w:eastAsiaTheme="minorEastAsia"/>
              <w:noProof/>
            </w:rPr>
          </w:pPr>
          <w:ins w:id="30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"_Toc77151082"</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Comparison of CW3M results to Shade-a-lator results</w:t>
            </w:r>
            <w:r>
              <w:rPr>
                <w:noProof/>
                <w:webHidden/>
              </w:rPr>
              <w:tab/>
            </w:r>
            <w:r>
              <w:rPr>
                <w:noProof/>
                <w:webHidden/>
              </w:rPr>
              <w:fldChar w:fldCharType="begin"/>
            </w:r>
            <w:r>
              <w:rPr>
                <w:noProof/>
                <w:webHidden/>
              </w:rPr>
              <w:instrText xml:space="preserve"> PAGEREF _Toc77151082 \h </w:instrText>
            </w:r>
            <w:r>
              <w:rPr>
                <w:noProof/>
                <w:webHidden/>
              </w:rPr>
            </w:r>
          </w:ins>
          <w:r>
            <w:rPr>
              <w:noProof/>
              <w:webHidden/>
            </w:rPr>
            <w:fldChar w:fldCharType="separate"/>
          </w:r>
          <w:ins w:id="308" w:author="David Conklin" w:date="2021-07-14T10:29:00Z">
            <w:r>
              <w:rPr>
                <w:noProof/>
                <w:webHidden/>
              </w:rPr>
              <w:t>73</w:t>
            </w:r>
            <w:r>
              <w:rPr>
                <w:noProof/>
                <w:webHidden/>
              </w:rPr>
              <w:fldChar w:fldCharType="end"/>
            </w:r>
            <w:r w:rsidRPr="00BC7433">
              <w:rPr>
                <w:rStyle w:val="Hyperlink"/>
                <w:noProof/>
              </w:rPr>
              <w:fldChar w:fldCharType="end"/>
            </w:r>
          </w:ins>
        </w:p>
        <w:p w14:paraId="43BA44D7" w14:textId="0F8A4627" w:rsidR="002055EB" w:rsidRDefault="002055EB">
          <w:pPr>
            <w:pStyle w:val="TOC1"/>
            <w:tabs>
              <w:tab w:val="right" w:leader="dot" w:pos="9350"/>
            </w:tabs>
            <w:rPr>
              <w:ins w:id="309" w:author="David Conklin" w:date="2021-07-14T10:29:00Z"/>
              <w:rFonts w:eastAsiaTheme="minorEastAsia"/>
              <w:noProof/>
            </w:rPr>
          </w:pPr>
          <w:ins w:id="31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"_Toc77151083"</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The Clackamas Basin</w:t>
            </w:r>
            <w:r>
              <w:rPr>
                <w:noProof/>
                <w:webHidden/>
              </w:rPr>
              <w:tab/>
            </w:r>
            <w:r>
              <w:rPr>
                <w:noProof/>
                <w:webHidden/>
              </w:rPr>
              <w:fldChar w:fldCharType="begin"/>
            </w:r>
            <w:r>
              <w:rPr>
                <w:noProof/>
                <w:webHidden/>
              </w:rPr>
              <w:instrText xml:space="preserve"> PAGEREF _Toc77151083 \h </w:instrText>
            </w:r>
            <w:r>
              <w:rPr>
                <w:noProof/>
                <w:webHidden/>
              </w:rPr>
            </w:r>
          </w:ins>
          <w:r>
            <w:rPr>
              <w:noProof/>
              <w:webHidden/>
            </w:rPr>
            <w:fldChar w:fldCharType="separate"/>
          </w:r>
          <w:ins w:id="311" w:author="David Conklin" w:date="2021-07-14T10:29:00Z">
            <w:r>
              <w:rPr>
                <w:noProof/>
                <w:webHidden/>
              </w:rPr>
              <w:t>76</w:t>
            </w:r>
            <w:r>
              <w:rPr>
                <w:noProof/>
                <w:webHidden/>
              </w:rPr>
              <w:fldChar w:fldCharType="end"/>
            </w:r>
            <w:r w:rsidRPr="00BC7433">
              <w:rPr>
                <w:rStyle w:val="Hyperlink"/>
                <w:noProof/>
              </w:rPr>
              <w:fldChar w:fldCharType="end"/>
            </w:r>
          </w:ins>
        </w:p>
        <w:p w14:paraId="5BEFBD7A" w14:textId="30CBAE85" w:rsidR="002055EB" w:rsidRDefault="002055EB">
          <w:pPr>
            <w:pStyle w:val="TOC1"/>
            <w:tabs>
              <w:tab w:val="right" w:leader="dot" w:pos="9350"/>
            </w:tabs>
            <w:rPr>
              <w:ins w:id="312" w:author="David Conklin" w:date="2021-07-14T10:29:00Z"/>
              <w:rFonts w:eastAsiaTheme="minorEastAsia"/>
              <w:noProof/>
            </w:rPr>
          </w:pPr>
          <w:ins w:id="31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"_Toc77151084"</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Directory structure and file names</w:t>
            </w:r>
            <w:r>
              <w:rPr>
                <w:noProof/>
                <w:webHidden/>
              </w:rPr>
              <w:tab/>
            </w:r>
            <w:r>
              <w:rPr>
                <w:noProof/>
                <w:webHidden/>
              </w:rPr>
              <w:fldChar w:fldCharType="begin"/>
            </w:r>
            <w:r>
              <w:rPr>
                <w:noProof/>
                <w:webHidden/>
              </w:rPr>
              <w:instrText xml:space="preserve"> PAGEREF _Toc77151084 \h </w:instrText>
            </w:r>
            <w:r>
              <w:rPr>
                <w:noProof/>
                <w:webHidden/>
              </w:rPr>
            </w:r>
          </w:ins>
          <w:r>
            <w:rPr>
              <w:noProof/>
              <w:webHidden/>
            </w:rPr>
            <w:fldChar w:fldCharType="separate"/>
          </w:r>
          <w:ins w:id="314" w:author="David Conklin" w:date="2021-07-14T10:29:00Z">
            <w:r>
              <w:rPr>
                <w:noProof/>
                <w:webHidden/>
              </w:rPr>
              <w:t>77</w:t>
            </w:r>
            <w:r>
              <w:rPr>
                <w:noProof/>
                <w:webHidden/>
              </w:rPr>
              <w:fldChar w:fldCharType="end"/>
            </w:r>
            <w:r w:rsidRPr="00BC7433">
              <w:rPr>
                <w:rStyle w:val="Hyperlink"/>
                <w:noProof/>
              </w:rPr>
              <w:fldChar w:fldCharType="end"/>
            </w:r>
          </w:ins>
        </w:p>
        <w:p w14:paraId="1744D534" w14:textId="6B18DCA2" w:rsidR="002055EB" w:rsidRDefault="002055EB">
          <w:pPr>
            <w:pStyle w:val="TOC1"/>
            <w:tabs>
              <w:tab w:val="right" w:leader="dot" w:pos="9350"/>
            </w:tabs>
            <w:rPr>
              <w:ins w:id="315" w:author="David Conklin" w:date="2021-07-14T10:29:00Z"/>
              <w:rFonts w:eastAsiaTheme="minorEastAsia"/>
              <w:noProof/>
            </w:rPr>
          </w:pPr>
          <w:ins w:id="31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"_Toc77151085"</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Release Log</w:t>
            </w:r>
            <w:r>
              <w:rPr>
                <w:noProof/>
                <w:webHidden/>
              </w:rPr>
              <w:tab/>
            </w:r>
            <w:r>
              <w:rPr>
                <w:noProof/>
                <w:webHidden/>
              </w:rPr>
              <w:fldChar w:fldCharType="begin"/>
            </w:r>
            <w:r>
              <w:rPr>
                <w:noProof/>
                <w:webHidden/>
              </w:rPr>
              <w:instrText xml:space="preserve"> PAGEREF _Toc77151085 \h </w:instrText>
            </w:r>
            <w:r>
              <w:rPr>
                <w:noProof/>
                <w:webHidden/>
              </w:rPr>
            </w:r>
          </w:ins>
          <w:r>
            <w:rPr>
              <w:noProof/>
              <w:webHidden/>
            </w:rPr>
            <w:fldChar w:fldCharType="separate"/>
          </w:r>
          <w:ins w:id="317" w:author="David Conklin" w:date="2021-07-14T10:29:00Z">
            <w:r>
              <w:rPr>
                <w:noProof/>
                <w:webHidden/>
              </w:rPr>
              <w:t>78</w:t>
            </w:r>
            <w:r>
              <w:rPr>
                <w:noProof/>
                <w:webHidden/>
              </w:rPr>
              <w:fldChar w:fldCharType="end"/>
            </w:r>
            <w:r w:rsidRPr="00BC7433">
              <w:rPr>
                <w:rStyle w:val="Hyperlink"/>
                <w:noProof/>
              </w:rPr>
              <w:fldChar w:fldCharType="end"/>
            </w:r>
          </w:ins>
        </w:p>
        <w:p w14:paraId="46B3E43D" w14:textId="0A0AE2B4" w:rsidR="002055EB" w:rsidRDefault="002055EB">
          <w:pPr>
            <w:pStyle w:val="TOC1"/>
            <w:tabs>
              <w:tab w:val="right" w:leader="dot" w:pos="9350"/>
            </w:tabs>
            <w:rPr>
              <w:ins w:id="318" w:author="David Conklin" w:date="2021-07-14T10:29:00Z"/>
              <w:rFonts w:eastAsiaTheme="minorEastAsia"/>
              <w:noProof/>
            </w:rPr>
          </w:pPr>
          <w:ins w:id="31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"_Toc77151086"</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References</w:t>
            </w:r>
            <w:r>
              <w:rPr>
                <w:noProof/>
                <w:webHidden/>
              </w:rPr>
              <w:tab/>
            </w:r>
            <w:r>
              <w:rPr>
                <w:noProof/>
                <w:webHidden/>
              </w:rPr>
              <w:fldChar w:fldCharType="begin"/>
            </w:r>
            <w:r>
              <w:rPr>
                <w:noProof/>
                <w:webHidden/>
              </w:rPr>
              <w:instrText xml:space="preserve"> PAGEREF _Toc77151086 \h </w:instrText>
            </w:r>
            <w:r>
              <w:rPr>
                <w:noProof/>
                <w:webHidden/>
              </w:rPr>
            </w:r>
          </w:ins>
          <w:r>
            <w:rPr>
              <w:noProof/>
              <w:webHidden/>
            </w:rPr>
            <w:fldChar w:fldCharType="separate"/>
          </w:r>
          <w:ins w:id="320" w:author="David Conklin" w:date="2021-07-14T10:29:00Z">
            <w:r>
              <w:rPr>
                <w:noProof/>
                <w:webHidden/>
              </w:rPr>
              <w:t>81</w:t>
            </w:r>
            <w:r>
              <w:rPr>
                <w:noProof/>
                <w:webHidden/>
              </w:rPr>
              <w:fldChar w:fldCharType="end"/>
            </w:r>
            <w:r w:rsidRPr="00BC7433">
              <w:rPr>
                <w:rStyle w:val="Hyperlink"/>
                <w:noProof/>
              </w:rPr>
              <w:fldChar w:fldCharType="end"/>
            </w:r>
          </w:ins>
        </w:p>
        <w:p w14:paraId="7E47C269" w14:textId="11104C8A" w:rsidR="002055EB" w:rsidRDefault="002055EB">
          <w:pPr>
            <w:pStyle w:val="TOC1"/>
            <w:tabs>
              <w:tab w:val="right" w:leader="dot" w:pos="9350"/>
            </w:tabs>
            <w:rPr>
              <w:ins w:id="321" w:author="David Conklin" w:date="2021-07-14T10:29:00Z"/>
              <w:rFonts w:eastAsiaTheme="minorEastAsia"/>
              <w:noProof/>
            </w:rPr>
          </w:pPr>
          <w:ins w:id="32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"_Toc77151087"</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Acronyms and Abbreviations</w:t>
            </w:r>
            <w:r>
              <w:rPr>
                <w:noProof/>
                <w:webHidden/>
              </w:rPr>
              <w:tab/>
            </w:r>
            <w:r>
              <w:rPr>
                <w:noProof/>
                <w:webHidden/>
              </w:rPr>
              <w:fldChar w:fldCharType="begin"/>
            </w:r>
            <w:r>
              <w:rPr>
                <w:noProof/>
                <w:webHidden/>
              </w:rPr>
              <w:instrText xml:space="preserve"> PAGEREF _Toc77151087 \h </w:instrText>
            </w:r>
            <w:r>
              <w:rPr>
                <w:noProof/>
                <w:webHidden/>
              </w:rPr>
            </w:r>
          </w:ins>
          <w:r>
            <w:rPr>
              <w:noProof/>
              <w:webHidden/>
            </w:rPr>
            <w:fldChar w:fldCharType="separate"/>
          </w:r>
          <w:ins w:id="323" w:author="David Conklin" w:date="2021-07-14T10:29:00Z">
            <w:r>
              <w:rPr>
                <w:noProof/>
                <w:webHidden/>
              </w:rPr>
              <w:t>83</w:t>
            </w:r>
            <w:r>
              <w:rPr>
                <w:noProof/>
                <w:webHidden/>
              </w:rPr>
              <w:fldChar w:fldCharType="end"/>
            </w:r>
            <w:r w:rsidRPr="00BC7433">
              <w:rPr>
                <w:rStyle w:val="Hyperlink"/>
                <w:noProof/>
              </w:rPr>
              <w:fldChar w:fldCharType="end"/>
            </w:r>
          </w:ins>
        </w:p>
        <w:p w14:paraId="4DC3E686" w14:textId="0EEAE051" w:rsidR="006231D1" w:rsidDel="00EF6419" w:rsidRDefault="006231D1">
          <w:pPr>
            <w:pStyle w:val="TOC1"/>
            <w:tabs>
              <w:tab w:val="right" w:leader="dot" w:pos="9350"/>
            </w:tabs>
            <w:rPr>
              <w:del w:id="324" w:author="David Conklin" w:date="2021-05-12T11:03:00Z"/>
              <w:rFonts w:eastAsiaTheme="minorEastAsia"/>
              <w:noProof/>
            </w:rPr>
          </w:pPr>
          <w:del w:id="32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"_Toc71555619"</w:delInstrText>
            </w:r>
            <w:r w:rsidRPr="00DA2E90" w:rsidDel="00EF6419">
              <w:rPr>
                <w:rStyle w:val="Hyperlink"/>
                <w:noProof/>
              </w:rPr>
              <w:delInstrText xml:space="preserve"> </w:delInstrText>
            </w:r>
            <w:r w:rsidRPr="00DA2E90" w:rsidDel="00EF6419">
              <w:rPr>
                <w:rStyle w:val="Hyperlink"/>
                <w:noProof/>
              </w:rPr>
              <w:fldChar w:fldCharType="separate"/>
            </w:r>
          </w:del>
          <w:ins w:id="326" w:author="David Conklin" w:date="2021-07-14T10:29:00Z">
            <w:r w:rsidR="002055EB">
              <w:rPr>
                <w:rStyle w:val="Hyperlink"/>
                <w:b/>
                <w:bCs/>
                <w:noProof/>
              </w:rPr>
              <w:t>Error! Hyperlink reference not valid.</w:t>
            </w:r>
          </w:ins>
          <w:del w:id="327" w:author="David Conklin" w:date="2021-05-12T11:03:00Z">
            <w:r w:rsidRPr="00DA2E90" w:rsidDel="00EF6419">
              <w:rPr>
                <w:rStyle w:val="Hyperlink"/>
                <w:noProof/>
              </w:rPr>
              <w:delText>What is a digital handbook?</w:delText>
            </w:r>
            <w:r w:rsidDel="00EF6419">
              <w:rPr>
                <w:noProof/>
                <w:webHidden/>
              </w:rPr>
              <w:tab/>
            </w:r>
            <w:r w:rsidDel="00EF6419">
              <w:rPr>
                <w:noProof/>
                <w:webHidden/>
              </w:rPr>
              <w:fldChar w:fldCharType="begin"/>
            </w:r>
            <w:r w:rsidDel="00EF6419">
              <w:rPr>
                <w:noProof/>
                <w:webHidden/>
              </w:rPr>
              <w:delInstrText xml:space="preserve"> PAGEREF _Toc71555619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6F6F8788" w14:textId="63D98A06" w:rsidR="006231D1" w:rsidDel="00EF6419" w:rsidRDefault="006231D1">
          <w:pPr>
            <w:pStyle w:val="TOC1"/>
            <w:tabs>
              <w:tab w:val="right" w:leader="dot" w:pos="9350"/>
            </w:tabs>
            <w:rPr>
              <w:del w:id="328" w:author="David Conklin" w:date="2021-05-12T11:03:00Z"/>
              <w:rFonts w:eastAsiaTheme="minorEastAsia"/>
              <w:noProof/>
            </w:rPr>
          </w:pPr>
          <w:del w:id="32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"_Toc71555620"</w:delInstrText>
            </w:r>
            <w:r w:rsidRPr="00DA2E90" w:rsidDel="00EF6419">
              <w:rPr>
                <w:rStyle w:val="Hyperlink"/>
                <w:noProof/>
              </w:rPr>
              <w:delInstrText xml:space="preserve"> </w:delInstrText>
            </w:r>
            <w:r w:rsidRPr="00DA2E90" w:rsidDel="00EF6419">
              <w:rPr>
                <w:rStyle w:val="Hyperlink"/>
                <w:noProof/>
              </w:rPr>
              <w:fldChar w:fldCharType="separate"/>
            </w:r>
          </w:del>
          <w:ins w:id="330" w:author="David Conklin" w:date="2021-07-14T10:29:00Z">
            <w:r w:rsidR="002055EB">
              <w:rPr>
                <w:rStyle w:val="Hyperlink"/>
                <w:b/>
                <w:bCs/>
                <w:noProof/>
              </w:rPr>
              <w:t>Error! Hyperlink reference not valid.</w:t>
            </w:r>
          </w:ins>
          <w:del w:id="331" w:author="David Conklin" w:date="2021-05-12T11:03:00Z">
            <w:r w:rsidRPr="00DA2E90" w:rsidDel="00EF6419">
              <w:rPr>
                <w:rStyle w:val="Hyperlink"/>
                <w:noProof/>
              </w:rPr>
              <w:delText>CW3M concept</w:delText>
            </w:r>
            <w:r w:rsidDel="00EF6419">
              <w:rPr>
                <w:noProof/>
                <w:webHidden/>
              </w:rPr>
              <w:tab/>
            </w:r>
            <w:r w:rsidDel="00EF6419">
              <w:rPr>
                <w:noProof/>
                <w:webHidden/>
              </w:rPr>
              <w:fldChar w:fldCharType="begin"/>
            </w:r>
            <w:r w:rsidDel="00EF6419">
              <w:rPr>
                <w:noProof/>
                <w:webHidden/>
              </w:rPr>
              <w:delInstrText xml:space="preserve"> PAGEREF _Toc71555620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24AF58FB" w14:textId="72CDEDDF" w:rsidR="006231D1" w:rsidDel="00EF6419" w:rsidRDefault="006231D1">
          <w:pPr>
            <w:pStyle w:val="TOC2"/>
            <w:tabs>
              <w:tab w:val="right" w:leader="dot" w:pos="9350"/>
            </w:tabs>
            <w:rPr>
              <w:del w:id="332" w:author="David Conklin" w:date="2021-05-12T11:03:00Z"/>
              <w:rFonts w:eastAsiaTheme="minorEastAsia"/>
              <w:noProof/>
            </w:rPr>
          </w:pPr>
          <w:del w:id="33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"_Toc71555621"</w:delInstrText>
            </w:r>
            <w:r w:rsidRPr="00DA2E90" w:rsidDel="00EF6419">
              <w:rPr>
                <w:rStyle w:val="Hyperlink"/>
                <w:noProof/>
              </w:rPr>
              <w:delInstrText xml:space="preserve"> </w:delInstrText>
            </w:r>
            <w:r w:rsidRPr="00DA2E90" w:rsidDel="00EF6419">
              <w:rPr>
                <w:rStyle w:val="Hyperlink"/>
                <w:noProof/>
              </w:rPr>
              <w:fldChar w:fldCharType="separate"/>
            </w:r>
          </w:del>
          <w:ins w:id="334" w:author="David Conklin" w:date="2021-07-14T10:29:00Z">
            <w:r w:rsidR="002055EB">
              <w:rPr>
                <w:rStyle w:val="Hyperlink"/>
                <w:b/>
                <w:bCs/>
                <w:noProof/>
              </w:rPr>
              <w:t>Error! Hyperlink reference not valid.</w:t>
            </w:r>
          </w:ins>
          <w:del w:id="335" w:author="David Conklin" w:date="2021-05-12T11:03:00Z">
            <w:r w:rsidRPr="00DA2E90" w:rsidDel="00EF6419">
              <w:rPr>
                <w:rStyle w:val="Hyperlink"/>
                <w:noProof/>
              </w:rPr>
              <w:delText>A different kind of community model</w:delText>
            </w:r>
            <w:r w:rsidDel="00EF6419">
              <w:rPr>
                <w:noProof/>
                <w:webHidden/>
              </w:rPr>
              <w:tab/>
            </w:r>
            <w:r w:rsidDel="00EF6419">
              <w:rPr>
                <w:noProof/>
                <w:webHidden/>
              </w:rPr>
              <w:fldChar w:fldCharType="begin"/>
            </w:r>
            <w:r w:rsidDel="00EF6419">
              <w:rPr>
                <w:noProof/>
                <w:webHidden/>
              </w:rPr>
              <w:delInstrText xml:space="preserve"> PAGEREF _Toc71555621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75F5504D" w14:textId="59F84C48" w:rsidR="006231D1" w:rsidDel="00EF6419" w:rsidRDefault="006231D1">
          <w:pPr>
            <w:pStyle w:val="TOC2"/>
            <w:tabs>
              <w:tab w:val="right" w:leader="dot" w:pos="9350"/>
            </w:tabs>
            <w:rPr>
              <w:del w:id="336" w:author="David Conklin" w:date="2021-05-12T11:03:00Z"/>
              <w:rFonts w:eastAsiaTheme="minorEastAsia"/>
              <w:noProof/>
            </w:rPr>
          </w:pPr>
          <w:del w:id="33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"_Toc71555622"</w:delInstrText>
            </w:r>
            <w:r w:rsidRPr="00DA2E90" w:rsidDel="00EF6419">
              <w:rPr>
                <w:rStyle w:val="Hyperlink"/>
                <w:noProof/>
              </w:rPr>
              <w:delInstrText xml:space="preserve"> </w:delInstrText>
            </w:r>
            <w:r w:rsidRPr="00DA2E90" w:rsidDel="00EF6419">
              <w:rPr>
                <w:rStyle w:val="Hyperlink"/>
                <w:noProof/>
              </w:rPr>
              <w:fldChar w:fldCharType="separate"/>
            </w:r>
          </w:del>
          <w:ins w:id="338" w:author="David Conklin" w:date="2021-07-14T10:29:00Z">
            <w:r w:rsidR="002055EB">
              <w:rPr>
                <w:rStyle w:val="Hyperlink"/>
                <w:b/>
                <w:bCs/>
                <w:noProof/>
              </w:rPr>
              <w:t>Error! Hyperlink reference not valid.</w:t>
            </w:r>
          </w:ins>
          <w:del w:id="339" w:author="David Conklin" w:date="2021-05-12T11:03:00Z">
            <w:r w:rsidRPr="00DA2E90" w:rsidDel="00EF6419">
              <w:rPr>
                <w:rStyle w:val="Hyperlink"/>
                <w:noProof/>
              </w:rPr>
              <w:delText>What CW3M is for</w:delText>
            </w:r>
            <w:r w:rsidDel="00EF6419">
              <w:rPr>
                <w:noProof/>
                <w:webHidden/>
              </w:rPr>
              <w:tab/>
            </w:r>
            <w:r w:rsidDel="00EF6419">
              <w:rPr>
                <w:noProof/>
                <w:webHidden/>
              </w:rPr>
              <w:fldChar w:fldCharType="begin"/>
            </w:r>
            <w:r w:rsidDel="00EF6419">
              <w:rPr>
                <w:noProof/>
                <w:webHidden/>
              </w:rPr>
              <w:delInstrText xml:space="preserve"> PAGEREF _Toc71555622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5F167FE0" w14:textId="1CE58CFE" w:rsidR="006231D1" w:rsidDel="00EF6419" w:rsidRDefault="006231D1">
          <w:pPr>
            <w:pStyle w:val="TOC2"/>
            <w:tabs>
              <w:tab w:val="right" w:leader="dot" w:pos="9350"/>
            </w:tabs>
            <w:rPr>
              <w:del w:id="340" w:author="David Conklin" w:date="2021-05-12T11:03:00Z"/>
              <w:rFonts w:eastAsiaTheme="minorEastAsia"/>
              <w:noProof/>
            </w:rPr>
          </w:pPr>
          <w:del w:id="34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"_Toc71555623"</w:delInstrText>
            </w:r>
            <w:r w:rsidRPr="00DA2E90" w:rsidDel="00EF6419">
              <w:rPr>
                <w:rStyle w:val="Hyperlink"/>
                <w:noProof/>
              </w:rPr>
              <w:delInstrText xml:space="preserve"> </w:delInstrText>
            </w:r>
            <w:r w:rsidRPr="00DA2E90" w:rsidDel="00EF6419">
              <w:rPr>
                <w:rStyle w:val="Hyperlink"/>
                <w:noProof/>
              </w:rPr>
              <w:fldChar w:fldCharType="separate"/>
            </w:r>
          </w:del>
          <w:ins w:id="342" w:author="David Conklin" w:date="2021-07-14T10:29:00Z">
            <w:r w:rsidR="002055EB">
              <w:rPr>
                <w:rStyle w:val="Hyperlink"/>
                <w:b/>
                <w:bCs/>
                <w:noProof/>
              </w:rPr>
              <w:t>Error! Hyperlink reference not valid.</w:t>
            </w:r>
          </w:ins>
          <w:del w:id="343" w:author="David Conklin" w:date="2021-05-12T11:03:00Z">
            <w:r w:rsidRPr="00DA2E90" w:rsidDel="00EF6419">
              <w:rPr>
                <w:rStyle w:val="Hyperlink"/>
                <w:noProof/>
              </w:rPr>
              <w:delText>Management and maintenance</w:delText>
            </w:r>
            <w:r w:rsidDel="00EF6419">
              <w:rPr>
                <w:noProof/>
                <w:webHidden/>
              </w:rPr>
              <w:tab/>
            </w:r>
            <w:r w:rsidDel="00EF6419">
              <w:rPr>
                <w:noProof/>
                <w:webHidden/>
              </w:rPr>
              <w:fldChar w:fldCharType="begin"/>
            </w:r>
            <w:r w:rsidDel="00EF6419">
              <w:rPr>
                <w:noProof/>
                <w:webHidden/>
              </w:rPr>
              <w:delInstrText xml:space="preserve"> PAGEREF _Toc71555623 \h </w:delInstrText>
            </w:r>
            <w:r w:rsidDel="00EF6419">
              <w:rPr>
                <w:noProof/>
                <w:webHidden/>
              </w:rPr>
            </w:r>
            <w:r w:rsidDel="00EF6419">
              <w:rPr>
                <w:noProof/>
                <w:webHidden/>
              </w:rPr>
              <w:fldChar w:fldCharType="separate"/>
            </w:r>
            <w:r w:rsidDel="00EF6419">
              <w:rPr>
                <w:noProof/>
                <w:webHidden/>
              </w:rPr>
              <w:delText>5</w:delText>
            </w:r>
            <w:r w:rsidDel="00EF6419">
              <w:rPr>
                <w:noProof/>
                <w:webHidden/>
              </w:rPr>
              <w:fldChar w:fldCharType="end"/>
            </w:r>
            <w:r w:rsidRPr="00DA2E90" w:rsidDel="00EF6419">
              <w:rPr>
                <w:rStyle w:val="Hyperlink"/>
                <w:noProof/>
              </w:rPr>
              <w:fldChar w:fldCharType="end"/>
            </w:r>
          </w:del>
        </w:p>
        <w:p w14:paraId="7D348F69" w14:textId="2459A0F2" w:rsidR="006231D1" w:rsidDel="00EF6419" w:rsidRDefault="006231D1">
          <w:pPr>
            <w:pStyle w:val="TOC1"/>
            <w:tabs>
              <w:tab w:val="right" w:leader="dot" w:pos="9350"/>
            </w:tabs>
            <w:rPr>
              <w:del w:id="344" w:author="David Conklin" w:date="2021-05-12T11:03:00Z"/>
              <w:rFonts w:eastAsiaTheme="minorEastAsia"/>
              <w:noProof/>
            </w:rPr>
          </w:pPr>
          <w:del w:id="34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"_Toc71555624"</w:delInstrText>
            </w:r>
            <w:r w:rsidRPr="00DA2E90" w:rsidDel="00EF6419">
              <w:rPr>
                <w:rStyle w:val="Hyperlink"/>
                <w:noProof/>
              </w:rPr>
              <w:delInstrText xml:space="preserve"> </w:delInstrText>
            </w:r>
            <w:r w:rsidRPr="00DA2E90" w:rsidDel="00EF6419">
              <w:rPr>
                <w:rStyle w:val="Hyperlink"/>
                <w:noProof/>
              </w:rPr>
              <w:fldChar w:fldCharType="separate"/>
            </w:r>
          </w:del>
          <w:ins w:id="346" w:author="David Conklin" w:date="2021-07-14T10:29:00Z">
            <w:r w:rsidR="002055EB">
              <w:rPr>
                <w:rStyle w:val="Hyperlink"/>
                <w:b/>
                <w:bCs/>
                <w:noProof/>
              </w:rPr>
              <w:t>Error! Hyperlink reference not valid.</w:t>
            </w:r>
          </w:ins>
          <w:del w:id="347" w:author="David Conklin" w:date="2021-05-12T11:03:00Z">
            <w:r w:rsidRPr="00DA2E90" w:rsidDel="00EF6419">
              <w:rPr>
                <w:rStyle w:val="Hyperlink"/>
                <w:noProof/>
              </w:rPr>
              <w:delText>CW3M – A “first principles” model with tuning knobs</w:delText>
            </w:r>
            <w:r w:rsidDel="00EF6419">
              <w:rPr>
                <w:noProof/>
                <w:webHidden/>
              </w:rPr>
              <w:tab/>
            </w:r>
            <w:r w:rsidDel="00EF6419">
              <w:rPr>
                <w:noProof/>
                <w:webHidden/>
              </w:rPr>
              <w:fldChar w:fldCharType="begin"/>
            </w:r>
            <w:r w:rsidDel="00EF6419">
              <w:rPr>
                <w:noProof/>
                <w:webHidden/>
              </w:rPr>
              <w:delInstrText xml:space="preserve"> PAGEREF _Toc71555624 \h </w:delInstrText>
            </w:r>
            <w:r w:rsidDel="00EF6419">
              <w:rPr>
                <w:noProof/>
                <w:webHidden/>
              </w:rPr>
            </w:r>
            <w:r w:rsidDel="00EF6419">
              <w:rPr>
                <w:noProof/>
                <w:webHidden/>
              </w:rPr>
              <w:fldChar w:fldCharType="separate"/>
            </w:r>
            <w:r w:rsidDel="00EF6419">
              <w:rPr>
                <w:noProof/>
                <w:webHidden/>
              </w:rPr>
              <w:delText>5</w:delText>
            </w:r>
            <w:r w:rsidDel="00EF6419">
              <w:rPr>
                <w:noProof/>
                <w:webHidden/>
              </w:rPr>
              <w:fldChar w:fldCharType="end"/>
            </w:r>
            <w:r w:rsidRPr="00DA2E90" w:rsidDel="00EF6419">
              <w:rPr>
                <w:rStyle w:val="Hyperlink"/>
                <w:noProof/>
              </w:rPr>
              <w:fldChar w:fldCharType="end"/>
            </w:r>
          </w:del>
        </w:p>
        <w:p w14:paraId="646EA395" w14:textId="5ACE124B" w:rsidR="006231D1" w:rsidDel="00EF6419" w:rsidRDefault="006231D1">
          <w:pPr>
            <w:pStyle w:val="TOC1"/>
            <w:tabs>
              <w:tab w:val="right" w:leader="dot" w:pos="9350"/>
            </w:tabs>
            <w:rPr>
              <w:del w:id="348" w:author="David Conklin" w:date="2021-05-12T11:03:00Z"/>
              <w:rFonts w:eastAsiaTheme="minorEastAsia"/>
              <w:noProof/>
            </w:rPr>
          </w:pPr>
          <w:del w:id="34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"_Toc71555625"</w:delInstrText>
            </w:r>
            <w:r w:rsidRPr="00DA2E90" w:rsidDel="00EF6419">
              <w:rPr>
                <w:rStyle w:val="Hyperlink"/>
                <w:noProof/>
              </w:rPr>
              <w:delInstrText xml:space="preserve"> </w:delInstrText>
            </w:r>
            <w:r w:rsidRPr="00DA2E90" w:rsidDel="00EF6419">
              <w:rPr>
                <w:rStyle w:val="Hyperlink"/>
                <w:noProof/>
              </w:rPr>
              <w:fldChar w:fldCharType="separate"/>
            </w:r>
          </w:del>
          <w:ins w:id="350" w:author="David Conklin" w:date="2021-07-14T10:29:00Z">
            <w:r w:rsidR="002055EB">
              <w:rPr>
                <w:rStyle w:val="Hyperlink"/>
                <w:b/>
                <w:bCs/>
                <w:noProof/>
              </w:rPr>
              <w:t>Error! Hyperlink reference not valid.</w:t>
            </w:r>
          </w:ins>
          <w:del w:id="351" w:author="David Conklin" w:date="2021-05-12T11:03:00Z">
            <w:r w:rsidRPr="00DA2E90" w:rsidDel="00EF6419">
              <w:rPr>
                <w:rStyle w:val="Hyperlink"/>
                <w:noProof/>
              </w:rPr>
              <w:delText>The tuning knobs</w:delText>
            </w:r>
            <w:r w:rsidDel="00EF6419">
              <w:rPr>
                <w:noProof/>
                <w:webHidden/>
              </w:rPr>
              <w:tab/>
            </w:r>
            <w:r w:rsidDel="00EF6419">
              <w:rPr>
                <w:noProof/>
                <w:webHidden/>
              </w:rPr>
              <w:fldChar w:fldCharType="begin"/>
            </w:r>
            <w:r w:rsidDel="00EF6419">
              <w:rPr>
                <w:noProof/>
                <w:webHidden/>
              </w:rPr>
              <w:delInstrText xml:space="preserve"> PAGEREF _Toc71555625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03866F76" w14:textId="66785652" w:rsidR="006231D1" w:rsidDel="00EF6419" w:rsidRDefault="006231D1">
          <w:pPr>
            <w:pStyle w:val="TOC2"/>
            <w:tabs>
              <w:tab w:val="right" w:leader="dot" w:pos="9350"/>
            </w:tabs>
            <w:rPr>
              <w:del w:id="352" w:author="David Conklin" w:date="2021-05-12T11:03:00Z"/>
              <w:rFonts w:eastAsiaTheme="minorEastAsia"/>
              <w:noProof/>
            </w:rPr>
          </w:pPr>
          <w:del w:id="35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"_Toc71555626"</w:delInstrText>
            </w:r>
            <w:r w:rsidRPr="00DA2E90" w:rsidDel="00EF6419">
              <w:rPr>
                <w:rStyle w:val="Hyperlink"/>
                <w:noProof/>
              </w:rPr>
              <w:delInstrText xml:space="preserve"> </w:delInstrText>
            </w:r>
            <w:r w:rsidRPr="00DA2E90" w:rsidDel="00EF6419">
              <w:rPr>
                <w:rStyle w:val="Hyperlink"/>
                <w:noProof/>
              </w:rPr>
              <w:fldChar w:fldCharType="separate"/>
            </w:r>
          </w:del>
          <w:ins w:id="354" w:author="David Conklin" w:date="2021-07-14T10:29:00Z">
            <w:r w:rsidR="002055EB">
              <w:rPr>
                <w:rStyle w:val="Hyperlink"/>
                <w:b/>
                <w:bCs/>
                <w:noProof/>
              </w:rPr>
              <w:t>Error! Hyperlink reference not valid.</w:t>
            </w:r>
          </w:ins>
          <w:del w:id="355" w:author="David Conklin" w:date="2021-05-12T11:03:00Z">
            <w:r w:rsidRPr="00DA2E90" w:rsidDel="00EF6419">
              <w:rPr>
                <w:rStyle w:val="Hyperlink"/>
                <w:noProof/>
              </w:rPr>
              <w:delText>ET_MULT – forest evapotranspiration</w:delText>
            </w:r>
            <w:r w:rsidDel="00EF6419">
              <w:rPr>
                <w:noProof/>
                <w:webHidden/>
              </w:rPr>
              <w:tab/>
            </w:r>
            <w:r w:rsidDel="00EF6419">
              <w:rPr>
                <w:noProof/>
                <w:webHidden/>
              </w:rPr>
              <w:fldChar w:fldCharType="begin"/>
            </w:r>
            <w:r w:rsidDel="00EF6419">
              <w:rPr>
                <w:noProof/>
                <w:webHidden/>
              </w:rPr>
              <w:delInstrText xml:space="preserve"> PAGEREF _Toc71555626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576EBDA9" w14:textId="290F9A02" w:rsidR="006231D1" w:rsidDel="00EF6419" w:rsidRDefault="006231D1">
          <w:pPr>
            <w:pStyle w:val="TOC2"/>
            <w:tabs>
              <w:tab w:val="right" w:leader="dot" w:pos="9350"/>
            </w:tabs>
            <w:rPr>
              <w:del w:id="356" w:author="David Conklin" w:date="2021-05-12T11:03:00Z"/>
              <w:rFonts w:eastAsiaTheme="minorEastAsia"/>
              <w:noProof/>
            </w:rPr>
          </w:pPr>
          <w:del w:id="35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"_Toc71555627"</w:delInstrText>
            </w:r>
            <w:r w:rsidRPr="00DA2E90" w:rsidDel="00EF6419">
              <w:rPr>
                <w:rStyle w:val="Hyperlink"/>
                <w:noProof/>
              </w:rPr>
              <w:delInstrText xml:space="preserve"> </w:delInstrText>
            </w:r>
            <w:r w:rsidRPr="00DA2E90" w:rsidDel="00EF6419">
              <w:rPr>
                <w:rStyle w:val="Hyperlink"/>
                <w:noProof/>
              </w:rPr>
              <w:fldChar w:fldCharType="separate"/>
            </w:r>
          </w:del>
          <w:ins w:id="358" w:author="David Conklin" w:date="2021-07-14T10:29:00Z">
            <w:r w:rsidR="002055EB">
              <w:rPr>
                <w:rStyle w:val="Hyperlink"/>
                <w:b/>
                <w:bCs/>
                <w:noProof/>
              </w:rPr>
              <w:t>Error! Hyperlink reference not valid.</w:t>
            </w:r>
          </w:ins>
          <w:del w:id="359" w:author="David Conklin" w:date="2021-05-12T11:03:00Z">
            <w:r w:rsidRPr="00DA2E90" w:rsidDel="00EF6419">
              <w:rPr>
                <w:rStyle w:val="Hyperlink"/>
                <w:noProof/>
              </w:rPr>
              <w:delText>SOLAR_RADIATION_MULTIPLIER – reservoir insolation</w:delText>
            </w:r>
            <w:r w:rsidDel="00EF6419">
              <w:rPr>
                <w:noProof/>
                <w:webHidden/>
              </w:rPr>
              <w:tab/>
            </w:r>
            <w:r w:rsidDel="00EF6419">
              <w:rPr>
                <w:noProof/>
                <w:webHidden/>
              </w:rPr>
              <w:fldChar w:fldCharType="begin"/>
            </w:r>
            <w:r w:rsidDel="00EF6419">
              <w:rPr>
                <w:noProof/>
                <w:webHidden/>
              </w:rPr>
              <w:delInstrText xml:space="preserve"> PAGEREF _Toc71555627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4E6ED449" w14:textId="0990AF16" w:rsidR="006231D1" w:rsidDel="00EF6419" w:rsidRDefault="006231D1">
          <w:pPr>
            <w:pStyle w:val="TOC2"/>
            <w:tabs>
              <w:tab w:val="right" w:leader="dot" w:pos="9350"/>
            </w:tabs>
            <w:rPr>
              <w:del w:id="360" w:author="David Conklin" w:date="2021-05-12T11:03:00Z"/>
              <w:rFonts w:eastAsiaTheme="minorEastAsia"/>
              <w:noProof/>
            </w:rPr>
          </w:pPr>
          <w:del w:id="36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"_Toc71555628"</w:delInstrText>
            </w:r>
            <w:r w:rsidRPr="00DA2E90" w:rsidDel="00EF6419">
              <w:rPr>
                <w:rStyle w:val="Hyperlink"/>
                <w:noProof/>
              </w:rPr>
              <w:delInstrText xml:space="preserve"> </w:delInstrText>
            </w:r>
            <w:r w:rsidRPr="00DA2E90" w:rsidDel="00EF6419">
              <w:rPr>
                <w:rStyle w:val="Hyperlink"/>
                <w:noProof/>
              </w:rPr>
              <w:fldChar w:fldCharType="separate"/>
            </w:r>
          </w:del>
          <w:ins w:id="362" w:author="David Conklin" w:date="2021-07-14T10:29:00Z">
            <w:r w:rsidR="002055EB">
              <w:rPr>
                <w:rStyle w:val="Hyperlink"/>
                <w:b/>
                <w:bCs/>
                <w:noProof/>
              </w:rPr>
              <w:t>Error! Hyperlink reference not valid.</w:t>
            </w:r>
          </w:ins>
          <w:del w:id="363" w:author="David Conklin" w:date="2021-05-12T11:03:00Z">
            <w:r w:rsidRPr="00DA2E90" w:rsidDel="00EF6419">
              <w:rPr>
                <w:rStyle w:val="Hyperlink"/>
                <w:noProof/>
              </w:rPr>
              <w:delText>FLOW_CMS – Discharge from High Cascade springs</w:delText>
            </w:r>
            <w:r w:rsidDel="00EF6419">
              <w:rPr>
                <w:noProof/>
                <w:webHidden/>
              </w:rPr>
              <w:tab/>
            </w:r>
            <w:r w:rsidDel="00EF6419">
              <w:rPr>
                <w:noProof/>
                <w:webHidden/>
              </w:rPr>
              <w:fldChar w:fldCharType="begin"/>
            </w:r>
            <w:r w:rsidDel="00EF6419">
              <w:rPr>
                <w:noProof/>
                <w:webHidden/>
              </w:rPr>
              <w:delInstrText xml:space="preserve"> PAGEREF _Toc71555628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0CD2D0D6" w14:textId="3407FD9B" w:rsidR="006231D1" w:rsidDel="00EF6419" w:rsidRDefault="006231D1">
          <w:pPr>
            <w:pStyle w:val="TOC1"/>
            <w:tabs>
              <w:tab w:val="right" w:leader="dot" w:pos="9350"/>
            </w:tabs>
            <w:rPr>
              <w:del w:id="364" w:author="David Conklin" w:date="2021-05-12T11:03:00Z"/>
              <w:rFonts w:eastAsiaTheme="minorEastAsia"/>
              <w:noProof/>
            </w:rPr>
          </w:pPr>
          <w:del w:id="36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"_Toc71555629"</w:delInstrText>
            </w:r>
            <w:r w:rsidRPr="00DA2E90" w:rsidDel="00EF6419">
              <w:rPr>
                <w:rStyle w:val="Hyperlink"/>
                <w:noProof/>
              </w:rPr>
              <w:delInstrText xml:space="preserve"> </w:delInstrText>
            </w:r>
            <w:r w:rsidRPr="00DA2E90" w:rsidDel="00EF6419">
              <w:rPr>
                <w:rStyle w:val="Hyperlink"/>
                <w:noProof/>
              </w:rPr>
              <w:fldChar w:fldCharType="separate"/>
            </w:r>
          </w:del>
          <w:ins w:id="366" w:author="David Conklin" w:date="2021-07-14T10:29:00Z">
            <w:r w:rsidR="002055EB">
              <w:rPr>
                <w:rStyle w:val="Hyperlink"/>
                <w:b/>
                <w:bCs/>
                <w:noProof/>
              </w:rPr>
              <w:t>Error! Hyperlink reference not valid.</w:t>
            </w:r>
          </w:ins>
          <w:del w:id="367" w:author="David Conklin" w:date="2021-05-12T11:03:00Z">
            <w:r w:rsidRPr="00DA2E90" w:rsidDel="00EF6419">
              <w:rPr>
                <w:rStyle w:val="Hyperlink"/>
                <w:noProof/>
              </w:rPr>
              <w:delText>The Envision framework and the GIS Layers</w:delText>
            </w:r>
            <w:r w:rsidDel="00EF6419">
              <w:rPr>
                <w:noProof/>
                <w:webHidden/>
              </w:rPr>
              <w:tab/>
            </w:r>
            <w:r w:rsidDel="00EF6419">
              <w:rPr>
                <w:noProof/>
                <w:webHidden/>
              </w:rPr>
              <w:fldChar w:fldCharType="begin"/>
            </w:r>
            <w:r w:rsidDel="00EF6419">
              <w:rPr>
                <w:noProof/>
                <w:webHidden/>
              </w:rPr>
              <w:delInstrText xml:space="preserve"> PAGEREF _Toc71555629 \h </w:delInstrText>
            </w:r>
            <w:r w:rsidDel="00EF6419">
              <w:rPr>
                <w:noProof/>
                <w:webHidden/>
              </w:rPr>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0EA24CD4" w14:textId="50E77E02" w:rsidR="006231D1" w:rsidDel="00EF6419" w:rsidRDefault="006231D1">
          <w:pPr>
            <w:pStyle w:val="TOC2"/>
            <w:tabs>
              <w:tab w:val="right" w:leader="dot" w:pos="9350"/>
            </w:tabs>
            <w:rPr>
              <w:del w:id="368" w:author="David Conklin" w:date="2021-05-12T11:03:00Z"/>
              <w:rFonts w:eastAsiaTheme="minorEastAsia"/>
              <w:noProof/>
            </w:rPr>
          </w:pPr>
          <w:del w:id="36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"_Toc71555630"</w:delInstrText>
            </w:r>
            <w:r w:rsidRPr="00DA2E90" w:rsidDel="00EF6419">
              <w:rPr>
                <w:rStyle w:val="Hyperlink"/>
                <w:noProof/>
              </w:rPr>
              <w:delInstrText xml:space="preserve"> </w:delInstrText>
            </w:r>
            <w:r w:rsidRPr="00DA2E90" w:rsidDel="00EF6419">
              <w:rPr>
                <w:rStyle w:val="Hyperlink"/>
                <w:noProof/>
              </w:rPr>
              <w:fldChar w:fldCharType="separate"/>
            </w:r>
          </w:del>
          <w:ins w:id="370" w:author="David Conklin" w:date="2021-07-14T10:29:00Z">
            <w:r w:rsidR="002055EB">
              <w:rPr>
                <w:rStyle w:val="Hyperlink"/>
                <w:b/>
                <w:bCs/>
                <w:noProof/>
              </w:rPr>
              <w:t>Error! Hyperlink reference not valid.</w:t>
            </w:r>
          </w:ins>
          <w:del w:id="371" w:author="David Conklin" w:date="2021-05-12T11:03:00Z">
            <w:r w:rsidRPr="00DA2E90" w:rsidDel="00EF6419">
              <w:rPr>
                <w:rStyle w:val="Hyperlink"/>
                <w:noProof/>
              </w:rPr>
              <w:delText>The Reach Layer</w:delText>
            </w:r>
            <w:r w:rsidDel="00EF6419">
              <w:rPr>
                <w:noProof/>
                <w:webHidden/>
              </w:rPr>
              <w:tab/>
            </w:r>
            <w:r w:rsidDel="00EF6419">
              <w:rPr>
                <w:noProof/>
                <w:webHidden/>
              </w:rPr>
              <w:fldChar w:fldCharType="begin"/>
            </w:r>
            <w:r w:rsidDel="00EF6419">
              <w:rPr>
                <w:noProof/>
                <w:webHidden/>
              </w:rPr>
              <w:delInstrText xml:space="preserve"> PAGEREF _Toc71555630 \h </w:delInstrText>
            </w:r>
            <w:r w:rsidDel="00EF6419">
              <w:rPr>
                <w:noProof/>
                <w:webHidden/>
              </w:rPr>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036A2581" w14:textId="5315DFAF" w:rsidR="006231D1" w:rsidDel="00EF6419" w:rsidRDefault="006231D1">
          <w:pPr>
            <w:pStyle w:val="TOC2"/>
            <w:tabs>
              <w:tab w:val="right" w:leader="dot" w:pos="9350"/>
            </w:tabs>
            <w:rPr>
              <w:del w:id="372" w:author="David Conklin" w:date="2021-05-12T11:03:00Z"/>
              <w:rFonts w:eastAsiaTheme="minorEastAsia"/>
              <w:noProof/>
            </w:rPr>
          </w:pPr>
          <w:del w:id="37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"_Toc71555631"</w:delInstrText>
            </w:r>
            <w:r w:rsidRPr="00DA2E90" w:rsidDel="00EF6419">
              <w:rPr>
                <w:rStyle w:val="Hyperlink"/>
                <w:noProof/>
              </w:rPr>
              <w:delInstrText xml:space="preserve"> </w:delInstrText>
            </w:r>
            <w:r w:rsidRPr="00DA2E90" w:rsidDel="00EF6419">
              <w:rPr>
                <w:rStyle w:val="Hyperlink"/>
                <w:noProof/>
              </w:rPr>
              <w:fldChar w:fldCharType="separate"/>
            </w:r>
          </w:del>
          <w:ins w:id="374" w:author="David Conklin" w:date="2021-07-14T10:29:00Z">
            <w:r w:rsidR="002055EB">
              <w:rPr>
                <w:rStyle w:val="Hyperlink"/>
                <w:b/>
                <w:bCs/>
                <w:noProof/>
              </w:rPr>
              <w:t>Error! Hyperlink reference not valid.</w:t>
            </w:r>
          </w:ins>
          <w:del w:id="375" w:author="David Conklin" w:date="2021-05-12T11:03:00Z">
            <w:r w:rsidRPr="00DA2E90" w:rsidDel="00EF6419">
              <w:rPr>
                <w:rStyle w:val="Hyperlink"/>
                <w:noProof/>
              </w:rPr>
              <w:delText>Time steps, autonomous processes, and global methods</w:delText>
            </w:r>
            <w:r w:rsidDel="00EF6419">
              <w:rPr>
                <w:noProof/>
                <w:webHidden/>
              </w:rPr>
              <w:tab/>
            </w:r>
            <w:r w:rsidDel="00EF6419">
              <w:rPr>
                <w:noProof/>
                <w:webHidden/>
              </w:rPr>
              <w:fldChar w:fldCharType="begin"/>
            </w:r>
            <w:r w:rsidDel="00EF6419">
              <w:rPr>
                <w:noProof/>
                <w:webHidden/>
              </w:rPr>
              <w:delInstrText xml:space="preserve"> PAGEREF _Toc71555631 \h </w:delInstrText>
            </w:r>
            <w:r w:rsidDel="00EF6419">
              <w:rPr>
                <w:noProof/>
                <w:webHidden/>
              </w:rPr>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1A2D7A17" w14:textId="06BC2005" w:rsidR="006231D1" w:rsidDel="00EF6419" w:rsidRDefault="006231D1">
          <w:pPr>
            <w:pStyle w:val="TOC2"/>
            <w:tabs>
              <w:tab w:val="right" w:leader="dot" w:pos="9350"/>
            </w:tabs>
            <w:rPr>
              <w:del w:id="376" w:author="David Conklin" w:date="2021-05-12T11:03:00Z"/>
              <w:rFonts w:eastAsiaTheme="minorEastAsia"/>
              <w:noProof/>
            </w:rPr>
          </w:pPr>
          <w:del w:id="37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"_Toc71555632"</w:delInstrText>
            </w:r>
            <w:r w:rsidRPr="00DA2E90" w:rsidDel="00EF6419">
              <w:rPr>
                <w:rStyle w:val="Hyperlink"/>
                <w:noProof/>
              </w:rPr>
              <w:delInstrText xml:space="preserve"> </w:delInstrText>
            </w:r>
            <w:r w:rsidRPr="00DA2E90" w:rsidDel="00EF6419">
              <w:rPr>
                <w:rStyle w:val="Hyperlink"/>
                <w:noProof/>
              </w:rPr>
              <w:fldChar w:fldCharType="separate"/>
            </w:r>
          </w:del>
          <w:ins w:id="378" w:author="David Conklin" w:date="2021-07-14T10:29:00Z">
            <w:r w:rsidR="002055EB">
              <w:rPr>
                <w:rStyle w:val="Hyperlink"/>
                <w:b/>
                <w:bCs/>
                <w:noProof/>
              </w:rPr>
              <w:t>Error! Hyperlink reference not valid.</w:t>
            </w:r>
          </w:ins>
          <w:del w:id="379" w:author="David Conklin" w:date="2021-05-12T11:03:00Z">
            <w:r w:rsidRPr="00DA2E90" w:rsidDel="00EF6419">
              <w:rPr>
                <w:rStyle w:val="Hyperlink"/>
                <w:noProof/>
              </w:rPr>
              <w:delText>Some global method details</w:delText>
            </w:r>
            <w:r w:rsidDel="00EF6419">
              <w:rPr>
                <w:noProof/>
                <w:webHidden/>
              </w:rPr>
              <w:tab/>
            </w:r>
            <w:r w:rsidDel="00EF6419">
              <w:rPr>
                <w:noProof/>
                <w:webHidden/>
              </w:rPr>
              <w:fldChar w:fldCharType="begin"/>
            </w:r>
            <w:r w:rsidDel="00EF6419">
              <w:rPr>
                <w:noProof/>
                <w:webHidden/>
              </w:rPr>
              <w:delInstrText xml:space="preserve"> PAGEREF _Toc71555632 \h </w:delInstrText>
            </w:r>
            <w:r w:rsidDel="00EF6419">
              <w:rPr>
                <w:noProof/>
                <w:webHidden/>
              </w:rPr>
            </w:r>
            <w:r w:rsidDel="00EF6419">
              <w:rPr>
                <w:noProof/>
                <w:webHidden/>
              </w:rPr>
              <w:fldChar w:fldCharType="separate"/>
            </w:r>
            <w:r w:rsidDel="00EF6419">
              <w:rPr>
                <w:noProof/>
                <w:webHidden/>
              </w:rPr>
              <w:delText>8</w:delText>
            </w:r>
            <w:r w:rsidDel="00EF6419">
              <w:rPr>
                <w:noProof/>
                <w:webHidden/>
              </w:rPr>
              <w:fldChar w:fldCharType="end"/>
            </w:r>
            <w:r w:rsidRPr="00DA2E90" w:rsidDel="00EF6419">
              <w:rPr>
                <w:rStyle w:val="Hyperlink"/>
                <w:noProof/>
              </w:rPr>
              <w:fldChar w:fldCharType="end"/>
            </w:r>
          </w:del>
        </w:p>
        <w:p w14:paraId="5DB18EFC" w14:textId="7E27F5F9" w:rsidR="006231D1" w:rsidDel="00EF6419" w:rsidRDefault="006231D1">
          <w:pPr>
            <w:pStyle w:val="TOC1"/>
            <w:tabs>
              <w:tab w:val="right" w:leader="dot" w:pos="9350"/>
            </w:tabs>
            <w:rPr>
              <w:del w:id="380" w:author="David Conklin" w:date="2021-05-12T11:03:00Z"/>
              <w:rFonts w:eastAsiaTheme="minorEastAsia"/>
              <w:noProof/>
            </w:rPr>
          </w:pPr>
          <w:del w:id="38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"_Toc71555633"</w:delInstrText>
            </w:r>
            <w:r w:rsidRPr="00DA2E90" w:rsidDel="00EF6419">
              <w:rPr>
                <w:rStyle w:val="Hyperlink"/>
                <w:noProof/>
              </w:rPr>
              <w:delInstrText xml:space="preserve"> </w:delInstrText>
            </w:r>
            <w:r w:rsidRPr="00DA2E90" w:rsidDel="00EF6419">
              <w:rPr>
                <w:rStyle w:val="Hyperlink"/>
                <w:noProof/>
              </w:rPr>
              <w:fldChar w:fldCharType="separate"/>
            </w:r>
          </w:del>
          <w:ins w:id="382" w:author="David Conklin" w:date="2021-07-14T10:29:00Z">
            <w:r w:rsidR="002055EB">
              <w:rPr>
                <w:rStyle w:val="Hyperlink"/>
                <w:b/>
                <w:bCs/>
                <w:noProof/>
              </w:rPr>
              <w:t>Error! Hyperlink reference not valid.</w:t>
            </w:r>
          </w:ins>
          <w:del w:id="383" w:author="David Conklin" w:date="2021-05-12T11:03:00Z">
            <w:r w:rsidRPr="00DA2E90" w:rsidDel="00EF6419">
              <w:rPr>
                <w:rStyle w:val="Hyperlink"/>
                <w:noProof/>
              </w:rPr>
              <w:delText>Study areas</w:delText>
            </w:r>
            <w:r w:rsidDel="00EF6419">
              <w:rPr>
                <w:noProof/>
                <w:webHidden/>
              </w:rPr>
              <w:tab/>
            </w:r>
            <w:r w:rsidDel="00EF6419">
              <w:rPr>
                <w:noProof/>
                <w:webHidden/>
              </w:rPr>
              <w:fldChar w:fldCharType="begin"/>
            </w:r>
            <w:r w:rsidDel="00EF6419">
              <w:rPr>
                <w:noProof/>
                <w:webHidden/>
              </w:rPr>
              <w:delInstrText xml:space="preserve"> PAGEREF _Toc71555633 \h </w:delInstrText>
            </w:r>
            <w:r w:rsidDel="00EF6419">
              <w:rPr>
                <w:noProof/>
                <w:webHidden/>
              </w:rPr>
            </w:r>
            <w:r w:rsidDel="00EF6419">
              <w:rPr>
                <w:noProof/>
                <w:webHidden/>
              </w:rPr>
              <w:fldChar w:fldCharType="separate"/>
            </w:r>
            <w:r w:rsidDel="00EF6419">
              <w:rPr>
                <w:noProof/>
                <w:webHidden/>
              </w:rPr>
              <w:delText>9</w:delText>
            </w:r>
            <w:r w:rsidDel="00EF6419">
              <w:rPr>
                <w:noProof/>
                <w:webHidden/>
              </w:rPr>
              <w:fldChar w:fldCharType="end"/>
            </w:r>
            <w:r w:rsidRPr="00DA2E90" w:rsidDel="00EF6419">
              <w:rPr>
                <w:rStyle w:val="Hyperlink"/>
                <w:noProof/>
              </w:rPr>
              <w:fldChar w:fldCharType="end"/>
            </w:r>
          </w:del>
        </w:p>
        <w:p w14:paraId="7FC73016" w14:textId="496E7618" w:rsidR="006231D1" w:rsidDel="00EF6419" w:rsidRDefault="006231D1">
          <w:pPr>
            <w:pStyle w:val="TOC2"/>
            <w:tabs>
              <w:tab w:val="right" w:leader="dot" w:pos="9350"/>
            </w:tabs>
            <w:rPr>
              <w:del w:id="384" w:author="David Conklin" w:date="2021-05-12T11:03:00Z"/>
              <w:rFonts w:eastAsiaTheme="minorEastAsia"/>
              <w:noProof/>
            </w:rPr>
          </w:pPr>
          <w:del w:id="38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"_Toc71555634"</w:delInstrText>
            </w:r>
            <w:r w:rsidRPr="00DA2E90" w:rsidDel="00EF6419">
              <w:rPr>
                <w:rStyle w:val="Hyperlink"/>
                <w:noProof/>
              </w:rPr>
              <w:delInstrText xml:space="preserve"> </w:delInstrText>
            </w:r>
            <w:r w:rsidRPr="00DA2E90" w:rsidDel="00EF6419">
              <w:rPr>
                <w:rStyle w:val="Hyperlink"/>
                <w:noProof/>
              </w:rPr>
              <w:fldChar w:fldCharType="separate"/>
            </w:r>
          </w:del>
          <w:ins w:id="386" w:author="David Conklin" w:date="2021-07-14T10:29:00Z">
            <w:r w:rsidR="002055EB">
              <w:rPr>
                <w:rStyle w:val="Hyperlink"/>
                <w:b/>
                <w:bCs/>
                <w:noProof/>
              </w:rPr>
              <w:t>Error! Hyperlink reference not valid.</w:t>
            </w:r>
          </w:ins>
          <w:del w:id="387" w:author="David Conklin" w:date="2021-05-12T11:03:00Z">
            <w:r w:rsidRPr="00DA2E90" w:rsidDel="00EF6419">
              <w:rPr>
                <w:rStyle w:val="Hyperlink"/>
                <w:noProof/>
              </w:rPr>
              <w:delText>DataCW3M directory structure</w:delText>
            </w:r>
            <w:r w:rsidDel="00EF6419">
              <w:rPr>
                <w:noProof/>
                <w:webHidden/>
              </w:rPr>
              <w:tab/>
            </w:r>
            <w:r w:rsidDel="00EF6419">
              <w:rPr>
                <w:noProof/>
                <w:webHidden/>
              </w:rPr>
              <w:fldChar w:fldCharType="begin"/>
            </w:r>
            <w:r w:rsidDel="00EF6419">
              <w:rPr>
                <w:noProof/>
                <w:webHidden/>
              </w:rPr>
              <w:delInstrText xml:space="preserve"> PAGEREF _Toc71555634 \h </w:delInstrText>
            </w:r>
            <w:r w:rsidDel="00EF6419">
              <w:rPr>
                <w:noProof/>
                <w:webHidden/>
              </w:rPr>
            </w:r>
            <w:r w:rsidDel="00EF6419">
              <w:rPr>
                <w:noProof/>
                <w:webHidden/>
              </w:rPr>
              <w:fldChar w:fldCharType="separate"/>
            </w:r>
            <w:r w:rsidDel="00EF6419">
              <w:rPr>
                <w:noProof/>
                <w:webHidden/>
              </w:rPr>
              <w:delText>9</w:delText>
            </w:r>
            <w:r w:rsidDel="00EF6419">
              <w:rPr>
                <w:noProof/>
                <w:webHidden/>
              </w:rPr>
              <w:fldChar w:fldCharType="end"/>
            </w:r>
            <w:r w:rsidRPr="00DA2E90" w:rsidDel="00EF6419">
              <w:rPr>
                <w:rStyle w:val="Hyperlink"/>
                <w:noProof/>
              </w:rPr>
              <w:fldChar w:fldCharType="end"/>
            </w:r>
          </w:del>
        </w:p>
        <w:p w14:paraId="178CB454" w14:textId="20112D6D" w:rsidR="006231D1" w:rsidDel="00EF6419" w:rsidRDefault="006231D1">
          <w:pPr>
            <w:pStyle w:val="TOC2"/>
            <w:tabs>
              <w:tab w:val="right" w:leader="dot" w:pos="9350"/>
            </w:tabs>
            <w:rPr>
              <w:del w:id="388" w:author="David Conklin" w:date="2021-05-12T11:03:00Z"/>
              <w:rFonts w:eastAsiaTheme="minorEastAsia"/>
              <w:noProof/>
            </w:rPr>
          </w:pPr>
          <w:del w:id="38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"_Toc71555635"</w:delInstrText>
            </w:r>
            <w:r w:rsidRPr="00DA2E90" w:rsidDel="00EF6419">
              <w:rPr>
                <w:rStyle w:val="Hyperlink"/>
                <w:noProof/>
              </w:rPr>
              <w:delInstrText xml:space="preserve"> </w:delInstrText>
            </w:r>
            <w:r w:rsidRPr="00DA2E90" w:rsidDel="00EF6419">
              <w:rPr>
                <w:rStyle w:val="Hyperlink"/>
                <w:noProof/>
              </w:rPr>
              <w:fldChar w:fldCharType="separate"/>
            </w:r>
          </w:del>
          <w:ins w:id="390" w:author="David Conklin" w:date="2021-07-14T10:29:00Z">
            <w:r w:rsidR="002055EB">
              <w:rPr>
                <w:rStyle w:val="Hyperlink"/>
                <w:b/>
                <w:bCs/>
                <w:noProof/>
              </w:rPr>
              <w:t>Error! Hyperlink reference not valid.</w:t>
            </w:r>
          </w:ins>
          <w:del w:id="391" w:author="David Conklin" w:date="2021-05-12T11:03:00Z">
            <w:r w:rsidRPr="00DA2E90" w:rsidDel="00EF6419">
              <w:rPr>
                <w:rStyle w:val="Hyperlink"/>
                <w:noProof/>
              </w:rPr>
              <w:delText>DataCW3M\ScenarioData directory structure</w:delText>
            </w:r>
            <w:r w:rsidDel="00EF6419">
              <w:rPr>
                <w:noProof/>
                <w:webHidden/>
              </w:rPr>
              <w:tab/>
            </w:r>
            <w:r w:rsidDel="00EF6419">
              <w:rPr>
                <w:noProof/>
                <w:webHidden/>
              </w:rPr>
              <w:fldChar w:fldCharType="begin"/>
            </w:r>
            <w:r w:rsidDel="00EF6419">
              <w:rPr>
                <w:noProof/>
                <w:webHidden/>
              </w:rPr>
              <w:delInstrText xml:space="preserve"> PAGEREF _Toc71555635 \h </w:delInstrText>
            </w:r>
            <w:r w:rsidDel="00EF6419">
              <w:rPr>
                <w:noProof/>
                <w:webHidden/>
              </w:rPr>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0BEEC992" w14:textId="3395D9D7" w:rsidR="006231D1" w:rsidDel="00EF6419" w:rsidRDefault="006231D1">
          <w:pPr>
            <w:pStyle w:val="TOC2"/>
            <w:tabs>
              <w:tab w:val="right" w:leader="dot" w:pos="9350"/>
            </w:tabs>
            <w:rPr>
              <w:del w:id="392" w:author="David Conklin" w:date="2021-05-12T11:03:00Z"/>
              <w:rFonts w:eastAsiaTheme="minorEastAsia"/>
              <w:noProof/>
            </w:rPr>
          </w:pPr>
          <w:del w:id="39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"_Toc71555636"</w:delInstrText>
            </w:r>
            <w:r w:rsidRPr="00DA2E90" w:rsidDel="00EF6419">
              <w:rPr>
                <w:rStyle w:val="Hyperlink"/>
                <w:noProof/>
              </w:rPr>
              <w:delInstrText xml:space="preserve"> </w:delInstrText>
            </w:r>
            <w:r w:rsidRPr="00DA2E90" w:rsidDel="00EF6419">
              <w:rPr>
                <w:rStyle w:val="Hyperlink"/>
                <w:noProof/>
              </w:rPr>
              <w:fldChar w:fldCharType="separate"/>
            </w:r>
          </w:del>
          <w:ins w:id="394" w:author="David Conklin" w:date="2021-07-14T10:29:00Z">
            <w:r w:rsidR="002055EB">
              <w:rPr>
                <w:rStyle w:val="Hyperlink"/>
                <w:b/>
                <w:bCs/>
                <w:noProof/>
              </w:rPr>
              <w:t>Error! Hyperlink reference not valid.</w:t>
            </w:r>
          </w:ins>
          <w:del w:id="395" w:author="David Conklin" w:date="2021-05-12T11:03:00Z">
            <w:r w:rsidRPr="00DA2E90" w:rsidDel="00EF6419">
              <w:rPr>
                <w:rStyle w:val="Hyperlink"/>
                <w:noProof/>
              </w:rPr>
              <w:delText>DataCW3M\ScenarioData\&lt;scenario&gt; folder contents</w:delText>
            </w:r>
            <w:r w:rsidDel="00EF6419">
              <w:rPr>
                <w:noProof/>
                <w:webHidden/>
              </w:rPr>
              <w:tab/>
            </w:r>
            <w:r w:rsidDel="00EF6419">
              <w:rPr>
                <w:noProof/>
                <w:webHidden/>
              </w:rPr>
              <w:fldChar w:fldCharType="begin"/>
            </w:r>
            <w:r w:rsidDel="00EF6419">
              <w:rPr>
                <w:noProof/>
                <w:webHidden/>
              </w:rPr>
              <w:delInstrText xml:space="preserve"> PAGEREF _Toc71555636 \h </w:delInstrText>
            </w:r>
            <w:r w:rsidDel="00EF6419">
              <w:rPr>
                <w:noProof/>
                <w:webHidden/>
              </w:rPr>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62B78B5A" w14:textId="345CFECD" w:rsidR="006231D1" w:rsidDel="00EF6419" w:rsidRDefault="006231D1">
          <w:pPr>
            <w:pStyle w:val="TOC2"/>
            <w:tabs>
              <w:tab w:val="right" w:leader="dot" w:pos="9350"/>
            </w:tabs>
            <w:rPr>
              <w:del w:id="396" w:author="David Conklin" w:date="2021-05-12T11:03:00Z"/>
              <w:rFonts w:eastAsiaTheme="minorEastAsia"/>
              <w:noProof/>
            </w:rPr>
          </w:pPr>
          <w:del w:id="39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"_Toc71555637"</w:delInstrText>
            </w:r>
            <w:r w:rsidRPr="00DA2E90" w:rsidDel="00EF6419">
              <w:rPr>
                <w:rStyle w:val="Hyperlink"/>
                <w:noProof/>
              </w:rPr>
              <w:delInstrText xml:space="preserve"> </w:delInstrText>
            </w:r>
            <w:r w:rsidRPr="00DA2E90" w:rsidDel="00EF6419">
              <w:rPr>
                <w:rStyle w:val="Hyperlink"/>
                <w:noProof/>
              </w:rPr>
              <w:fldChar w:fldCharType="separate"/>
            </w:r>
          </w:del>
          <w:ins w:id="398" w:author="David Conklin" w:date="2021-07-14T10:29:00Z">
            <w:r w:rsidR="002055EB">
              <w:rPr>
                <w:rStyle w:val="Hyperlink"/>
                <w:b/>
                <w:bCs/>
                <w:noProof/>
              </w:rPr>
              <w:t>Error! Hyperlink reference not valid.</w:t>
            </w:r>
          </w:ins>
          <w:del w:id="399" w:author="David Conklin" w:date="2021-05-12T11:03:00Z">
            <w:r w:rsidRPr="00DA2E90" w:rsidDel="00EF6419">
              <w:rPr>
                <w:rStyle w:val="Hyperlink"/>
                <w:noProof/>
              </w:rPr>
              <w:delText>DataCW3M\&lt;study area&gt; folder contents</w:delText>
            </w:r>
            <w:r w:rsidDel="00EF6419">
              <w:rPr>
                <w:noProof/>
                <w:webHidden/>
              </w:rPr>
              <w:tab/>
            </w:r>
            <w:r w:rsidDel="00EF6419">
              <w:rPr>
                <w:noProof/>
                <w:webHidden/>
              </w:rPr>
              <w:fldChar w:fldCharType="begin"/>
            </w:r>
            <w:r w:rsidDel="00EF6419">
              <w:rPr>
                <w:noProof/>
                <w:webHidden/>
              </w:rPr>
              <w:delInstrText xml:space="preserve"> PAGEREF _Toc71555637 \h </w:delInstrText>
            </w:r>
            <w:r w:rsidDel="00EF6419">
              <w:rPr>
                <w:noProof/>
                <w:webHidden/>
              </w:rPr>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3669E712" w14:textId="383665D4" w:rsidR="006231D1" w:rsidDel="00EF6419" w:rsidRDefault="006231D1">
          <w:pPr>
            <w:pStyle w:val="TOC1"/>
            <w:tabs>
              <w:tab w:val="right" w:leader="dot" w:pos="9350"/>
            </w:tabs>
            <w:rPr>
              <w:del w:id="400" w:author="David Conklin" w:date="2021-05-12T11:03:00Z"/>
              <w:rFonts w:eastAsiaTheme="minorEastAsia"/>
              <w:noProof/>
            </w:rPr>
          </w:pPr>
          <w:del w:id="40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"_Toc71555638"</w:delInstrText>
            </w:r>
            <w:r w:rsidRPr="00DA2E90" w:rsidDel="00EF6419">
              <w:rPr>
                <w:rStyle w:val="Hyperlink"/>
                <w:noProof/>
              </w:rPr>
              <w:delInstrText xml:space="preserve"> </w:delInstrText>
            </w:r>
            <w:r w:rsidRPr="00DA2E90" w:rsidDel="00EF6419">
              <w:rPr>
                <w:rStyle w:val="Hyperlink"/>
                <w:noProof/>
              </w:rPr>
              <w:fldChar w:fldCharType="separate"/>
            </w:r>
          </w:del>
          <w:ins w:id="402" w:author="David Conklin" w:date="2021-07-14T10:29:00Z">
            <w:r w:rsidR="002055EB">
              <w:rPr>
                <w:rStyle w:val="Hyperlink"/>
                <w:b/>
                <w:bCs/>
                <w:noProof/>
              </w:rPr>
              <w:t>Error! Hyperlink reference not valid.</w:t>
            </w:r>
          </w:ins>
          <w:del w:id="403" w:author="David Conklin" w:date="2021-05-12T11:03:00Z">
            <w:r w:rsidRPr="00DA2E90" w:rsidDel="00EF6419">
              <w:rPr>
                <w:rStyle w:val="Hyperlink"/>
                <w:noProof/>
              </w:rPr>
              <w:delText>Calendar conventions</w:delText>
            </w:r>
            <w:r w:rsidDel="00EF6419">
              <w:rPr>
                <w:noProof/>
                <w:webHidden/>
              </w:rPr>
              <w:tab/>
            </w:r>
            <w:r w:rsidDel="00EF6419">
              <w:rPr>
                <w:noProof/>
                <w:webHidden/>
              </w:rPr>
              <w:fldChar w:fldCharType="begin"/>
            </w:r>
            <w:r w:rsidDel="00EF6419">
              <w:rPr>
                <w:noProof/>
                <w:webHidden/>
              </w:rPr>
              <w:delInstrText xml:space="preserve"> PAGEREF _Toc71555638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17D25C2F" w14:textId="417C0674" w:rsidR="006231D1" w:rsidDel="00EF6419" w:rsidRDefault="006231D1">
          <w:pPr>
            <w:pStyle w:val="TOC2"/>
            <w:tabs>
              <w:tab w:val="right" w:leader="dot" w:pos="9350"/>
            </w:tabs>
            <w:rPr>
              <w:del w:id="404" w:author="David Conklin" w:date="2021-05-12T11:03:00Z"/>
              <w:rFonts w:eastAsiaTheme="minorEastAsia"/>
              <w:noProof/>
            </w:rPr>
          </w:pPr>
          <w:del w:id="40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"_Toc71555639"</w:delInstrText>
            </w:r>
            <w:r w:rsidRPr="00DA2E90" w:rsidDel="00EF6419">
              <w:rPr>
                <w:rStyle w:val="Hyperlink"/>
                <w:noProof/>
              </w:rPr>
              <w:delInstrText xml:space="preserve"> </w:delInstrText>
            </w:r>
            <w:r w:rsidRPr="00DA2E90" w:rsidDel="00EF6419">
              <w:rPr>
                <w:rStyle w:val="Hyperlink"/>
                <w:noProof/>
              </w:rPr>
              <w:fldChar w:fldCharType="separate"/>
            </w:r>
          </w:del>
          <w:ins w:id="406" w:author="David Conklin" w:date="2021-07-14T10:29:00Z">
            <w:r w:rsidR="002055EB">
              <w:rPr>
                <w:rStyle w:val="Hyperlink"/>
                <w:b/>
                <w:bCs/>
                <w:noProof/>
              </w:rPr>
              <w:t>Error! Hyperlink reference not valid.</w:t>
            </w:r>
          </w:ins>
          <w:del w:id="407" w:author="David Conklin" w:date="2021-05-12T11:03:00Z">
            <w:r w:rsidRPr="00DA2E90" w:rsidDel="00EF6419">
              <w:rPr>
                <w:rStyle w:val="Hyperlink"/>
                <w:noProof/>
              </w:rPr>
              <w:delText>Water years</w:delText>
            </w:r>
            <w:r w:rsidDel="00EF6419">
              <w:rPr>
                <w:noProof/>
                <w:webHidden/>
              </w:rPr>
              <w:tab/>
            </w:r>
            <w:r w:rsidDel="00EF6419">
              <w:rPr>
                <w:noProof/>
                <w:webHidden/>
              </w:rPr>
              <w:fldChar w:fldCharType="begin"/>
            </w:r>
            <w:r w:rsidDel="00EF6419">
              <w:rPr>
                <w:noProof/>
                <w:webHidden/>
              </w:rPr>
              <w:delInstrText xml:space="preserve"> PAGEREF _Toc71555639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7C2724DA" w14:textId="66121B9D" w:rsidR="006231D1" w:rsidDel="00EF6419" w:rsidRDefault="006231D1">
          <w:pPr>
            <w:pStyle w:val="TOC1"/>
            <w:tabs>
              <w:tab w:val="right" w:leader="dot" w:pos="9350"/>
            </w:tabs>
            <w:rPr>
              <w:del w:id="408" w:author="David Conklin" w:date="2021-05-12T11:03:00Z"/>
              <w:rFonts w:eastAsiaTheme="minorEastAsia"/>
              <w:noProof/>
            </w:rPr>
          </w:pPr>
          <w:del w:id="40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"_Toc71555640"</w:delInstrText>
            </w:r>
            <w:r w:rsidRPr="00DA2E90" w:rsidDel="00EF6419">
              <w:rPr>
                <w:rStyle w:val="Hyperlink"/>
                <w:noProof/>
              </w:rPr>
              <w:delInstrText xml:space="preserve"> </w:delInstrText>
            </w:r>
            <w:r w:rsidRPr="00DA2E90" w:rsidDel="00EF6419">
              <w:rPr>
                <w:rStyle w:val="Hyperlink"/>
                <w:noProof/>
              </w:rPr>
              <w:fldChar w:fldCharType="separate"/>
            </w:r>
          </w:del>
          <w:ins w:id="410" w:author="David Conklin" w:date="2021-07-14T10:29:00Z">
            <w:r w:rsidR="002055EB">
              <w:rPr>
                <w:rStyle w:val="Hyperlink"/>
                <w:b/>
                <w:bCs/>
                <w:noProof/>
              </w:rPr>
              <w:t>Error! Hyperlink reference not valid.</w:t>
            </w:r>
          </w:ins>
          <w:del w:id="411" w:author="David Conklin" w:date="2021-05-12T11:03:00Z">
            <w:r w:rsidRPr="00DA2E90" w:rsidDel="00EF6419">
              <w:rPr>
                <w:rStyle w:val="Hyperlink"/>
                <w:noProof/>
              </w:rPr>
              <w:delText>Climate data</w:delText>
            </w:r>
            <w:r w:rsidDel="00EF6419">
              <w:rPr>
                <w:noProof/>
                <w:webHidden/>
              </w:rPr>
              <w:tab/>
            </w:r>
            <w:r w:rsidDel="00EF6419">
              <w:rPr>
                <w:noProof/>
                <w:webHidden/>
              </w:rPr>
              <w:fldChar w:fldCharType="begin"/>
            </w:r>
            <w:r w:rsidDel="00EF6419">
              <w:rPr>
                <w:noProof/>
                <w:webHidden/>
              </w:rPr>
              <w:delInstrText xml:space="preserve"> PAGEREF _Toc71555640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04BDBEBA" w14:textId="07499957" w:rsidR="006231D1" w:rsidDel="00EF6419" w:rsidRDefault="006231D1">
          <w:pPr>
            <w:pStyle w:val="TOC2"/>
            <w:tabs>
              <w:tab w:val="right" w:leader="dot" w:pos="9350"/>
            </w:tabs>
            <w:rPr>
              <w:del w:id="412" w:author="David Conklin" w:date="2021-05-12T11:03:00Z"/>
              <w:rFonts w:eastAsiaTheme="minorEastAsia"/>
              <w:noProof/>
            </w:rPr>
          </w:pPr>
          <w:del w:id="41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"_Toc71555641"</w:delInstrText>
            </w:r>
            <w:r w:rsidRPr="00DA2E90" w:rsidDel="00EF6419">
              <w:rPr>
                <w:rStyle w:val="Hyperlink"/>
                <w:noProof/>
              </w:rPr>
              <w:delInstrText xml:space="preserve"> </w:delInstrText>
            </w:r>
            <w:r w:rsidRPr="00DA2E90" w:rsidDel="00EF6419">
              <w:rPr>
                <w:rStyle w:val="Hyperlink"/>
                <w:noProof/>
              </w:rPr>
              <w:fldChar w:fldCharType="separate"/>
            </w:r>
          </w:del>
          <w:ins w:id="414" w:author="David Conklin" w:date="2021-07-14T10:29:00Z">
            <w:r w:rsidR="002055EB">
              <w:rPr>
                <w:rStyle w:val="Hyperlink"/>
                <w:b/>
                <w:bCs/>
                <w:noProof/>
              </w:rPr>
              <w:t>Error! Hyperlink reference not valid.</w:t>
            </w:r>
          </w:ins>
          <w:del w:id="415" w:author="David Conklin" w:date="2021-05-12T11:03:00Z">
            <w:r w:rsidRPr="00DA2E90" w:rsidDel="00EF6419">
              <w:rPr>
                <w:rStyle w:val="Hyperlink"/>
                <w:noProof/>
              </w:rPr>
              <w:delText>Numbered climate scenarios in the model</w:delText>
            </w:r>
            <w:r w:rsidDel="00EF6419">
              <w:rPr>
                <w:noProof/>
                <w:webHidden/>
              </w:rPr>
              <w:tab/>
            </w:r>
            <w:r w:rsidDel="00EF6419">
              <w:rPr>
                <w:noProof/>
                <w:webHidden/>
              </w:rPr>
              <w:fldChar w:fldCharType="begin"/>
            </w:r>
            <w:r w:rsidDel="00EF6419">
              <w:rPr>
                <w:noProof/>
                <w:webHidden/>
              </w:rPr>
              <w:delInstrText xml:space="preserve"> PAGEREF _Toc71555641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7E4A9F09" w14:textId="7C04B7FC" w:rsidR="006231D1" w:rsidDel="00EF6419" w:rsidRDefault="006231D1">
          <w:pPr>
            <w:pStyle w:val="TOC2"/>
            <w:tabs>
              <w:tab w:val="right" w:leader="dot" w:pos="9350"/>
            </w:tabs>
            <w:rPr>
              <w:del w:id="416" w:author="David Conklin" w:date="2021-05-12T11:03:00Z"/>
              <w:rFonts w:eastAsiaTheme="minorEastAsia"/>
              <w:noProof/>
            </w:rPr>
          </w:pPr>
          <w:del w:id="41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"_Toc71555642"</w:delInstrText>
            </w:r>
            <w:r w:rsidRPr="00DA2E90" w:rsidDel="00EF6419">
              <w:rPr>
                <w:rStyle w:val="Hyperlink"/>
                <w:noProof/>
              </w:rPr>
              <w:delInstrText xml:space="preserve"> </w:delInstrText>
            </w:r>
            <w:r w:rsidRPr="00DA2E90" w:rsidDel="00EF6419">
              <w:rPr>
                <w:rStyle w:val="Hyperlink"/>
                <w:noProof/>
              </w:rPr>
              <w:fldChar w:fldCharType="separate"/>
            </w:r>
          </w:del>
          <w:ins w:id="418" w:author="David Conklin" w:date="2021-07-14T10:29:00Z">
            <w:r w:rsidR="002055EB">
              <w:rPr>
                <w:rStyle w:val="Hyperlink"/>
                <w:b/>
                <w:bCs/>
                <w:noProof/>
              </w:rPr>
              <w:t>Error! Hyperlink reference not valid.</w:t>
            </w:r>
          </w:ins>
          <w:del w:id="419" w:author="David Conklin" w:date="2021-05-12T11:03:00Z">
            <w:r w:rsidRPr="00DA2E90" w:rsidDel="00EF6419">
              <w:rPr>
                <w:rStyle w:val="Hyperlink"/>
                <w:noProof/>
              </w:rPr>
              <w:delText>Monthly and seasonal weather data</w:delText>
            </w:r>
            <w:r w:rsidDel="00EF6419">
              <w:rPr>
                <w:noProof/>
                <w:webHidden/>
              </w:rPr>
              <w:tab/>
            </w:r>
            <w:r w:rsidDel="00EF6419">
              <w:rPr>
                <w:noProof/>
                <w:webHidden/>
              </w:rPr>
              <w:fldChar w:fldCharType="begin"/>
            </w:r>
            <w:r w:rsidDel="00EF6419">
              <w:rPr>
                <w:noProof/>
                <w:webHidden/>
              </w:rPr>
              <w:delInstrText xml:space="preserve"> PAGEREF _Toc71555642 \h </w:delInstrText>
            </w:r>
            <w:r w:rsidDel="00EF6419">
              <w:rPr>
                <w:noProof/>
                <w:webHidden/>
              </w:rPr>
            </w:r>
            <w:r w:rsidDel="00EF6419">
              <w:rPr>
                <w:noProof/>
                <w:webHidden/>
              </w:rPr>
              <w:fldChar w:fldCharType="separate"/>
            </w:r>
            <w:r w:rsidDel="00EF6419">
              <w:rPr>
                <w:noProof/>
                <w:webHidden/>
              </w:rPr>
              <w:delText>18</w:delText>
            </w:r>
            <w:r w:rsidDel="00EF6419">
              <w:rPr>
                <w:noProof/>
                <w:webHidden/>
              </w:rPr>
              <w:fldChar w:fldCharType="end"/>
            </w:r>
            <w:r w:rsidRPr="00DA2E90" w:rsidDel="00EF6419">
              <w:rPr>
                <w:rStyle w:val="Hyperlink"/>
                <w:noProof/>
              </w:rPr>
              <w:fldChar w:fldCharType="end"/>
            </w:r>
          </w:del>
        </w:p>
        <w:p w14:paraId="0FC428B0" w14:textId="6AD0CCAF" w:rsidR="006231D1" w:rsidDel="00EF6419" w:rsidRDefault="006231D1">
          <w:pPr>
            <w:pStyle w:val="TOC2"/>
            <w:tabs>
              <w:tab w:val="right" w:leader="dot" w:pos="9350"/>
            </w:tabs>
            <w:rPr>
              <w:del w:id="420" w:author="David Conklin" w:date="2021-05-12T11:03:00Z"/>
              <w:rFonts w:eastAsiaTheme="minorEastAsia"/>
              <w:noProof/>
            </w:rPr>
          </w:pPr>
          <w:del w:id="42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"_Toc71555643"</w:delInstrText>
            </w:r>
            <w:r w:rsidRPr="00DA2E90" w:rsidDel="00EF6419">
              <w:rPr>
                <w:rStyle w:val="Hyperlink"/>
                <w:noProof/>
              </w:rPr>
              <w:delInstrText xml:space="preserve"> </w:delInstrText>
            </w:r>
            <w:r w:rsidRPr="00DA2E90" w:rsidDel="00EF6419">
              <w:rPr>
                <w:rStyle w:val="Hyperlink"/>
                <w:noProof/>
              </w:rPr>
              <w:fldChar w:fldCharType="separate"/>
            </w:r>
          </w:del>
          <w:ins w:id="422" w:author="David Conklin" w:date="2021-07-14T10:29:00Z">
            <w:r w:rsidR="002055EB">
              <w:rPr>
                <w:rStyle w:val="Hyperlink"/>
                <w:b/>
                <w:bCs/>
                <w:noProof/>
              </w:rPr>
              <w:t>Error! Hyperlink reference not valid.</w:t>
            </w:r>
          </w:ins>
          <w:del w:id="423" w:author="David Conklin" w:date="2021-05-12T11:03:00Z">
            <w:r w:rsidRPr="00DA2E90" w:rsidDel="00EF6419">
              <w:rPr>
                <w:rStyle w:val="Hyperlink"/>
                <w:noProof/>
              </w:rPr>
              <w:delText>Climate data grids</w:delText>
            </w:r>
            <w:r w:rsidDel="00EF6419">
              <w:rPr>
                <w:noProof/>
                <w:webHidden/>
              </w:rPr>
              <w:tab/>
            </w:r>
            <w:r w:rsidDel="00EF6419">
              <w:rPr>
                <w:noProof/>
                <w:webHidden/>
              </w:rPr>
              <w:fldChar w:fldCharType="begin"/>
            </w:r>
            <w:r w:rsidDel="00EF6419">
              <w:rPr>
                <w:noProof/>
                <w:webHidden/>
              </w:rPr>
              <w:delInstrText xml:space="preserve"> PAGEREF _Toc71555643 \h </w:delInstrText>
            </w:r>
            <w:r w:rsidDel="00EF6419">
              <w:rPr>
                <w:noProof/>
                <w:webHidden/>
              </w:rPr>
            </w:r>
            <w:r w:rsidDel="00EF6419">
              <w:rPr>
                <w:noProof/>
                <w:webHidden/>
              </w:rPr>
              <w:fldChar w:fldCharType="separate"/>
            </w:r>
            <w:r w:rsidDel="00EF6419">
              <w:rPr>
                <w:noProof/>
                <w:webHidden/>
              </w:rPr>
              <w:delText>19</w:delText>
            </w:r>
            <w:r w:rsidDel="00EF6419">
              <w:rPr>
                <w:noProof/>
                <w:webHidden/>
              </w:rPr>
              <w:fldChar w:fldCharType="end"/>
            </w:r>
            <w:r w:rsidRPr="00DA2E90" w:rsidDel="00EF6419">
              <w:rPr>
                <w:rStyle w:val="Hyperlink"/>
                <w:noProof/>
              </w:rPr>
              <w:fldChar w:fldCharType="end"/>
            </w:r>
          </w:del>
        </w:p>
        <w:p w14:paraId="7359AAB2" w14:textId="7EDA9999" w:rsidR="006231D1" w:rsidDel="00EF6419" w:rsidRDefault="006231D1">
          <w:pPr>
            <w:pStyle w:val="TOC3"/>
            <w:tabs>
              <w:tab w:val="right" w:leader="dot" w:pos="9350"/>
            </w:tabs>
            <w:rPr>
              <w:del w:id="424" w:author="David Conklin" w:date="2021-05-12T11:03:00Z"/>
              <w:rFonts w:eastAsiaTheme="minorEastAsia"/>
              <w:noProof/>
            </w:rPr>
          </w:pPr>
          <w:del w:id="42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"_Toc71555644"</w:delInstrText>
            </w:r>
            <w:r w:rsidRPr="00DA2E90" w:rsidDel="00EF6419">
              <w:rPr>
                <w:rStyle w:val="Hyperlink"/>
                <w:noProof/>
              </w:rPr>
              <w:delInstrText xml:space="preserve"> </w:delInstrText>
            </w:r>
            <w:r w:rsidRPr="00DA2E90" w:rsidDel="00EF6419">
              <w:rPr>
                <w:rStyle w:val="Hyperlink"/>
                <w:noProof/>
              </w:rPr>
              <w:fldChar w:fldCharType="separate"/>
            </w:r>
          </w:del>
          <w:ins w:id="426" w:author="David Conklin" w:date="2021-07-14T10:29:00Z">
            <w:r w:rsidR="002055EB">
              <w:rPr>
                <w:rStyle w:val="Hyperlink"/>
                <w:b/>
                <w:bCs/>
                <w:noProof/>
              </w:rPr>
              <w:t>Error! Hyperlink reference not valid.</w:t>
            </w:r>
          </w:ins>
          <w:del w:id="427" w:author="David Conklin" w:date="2021-05-12T11:03:00Z">
            <w:r w:rsidRPr="00DA2E90" w:rsidDel="00EF6419">
              <w:rPr>
                <w:rStyle w:val="Hyperlink"/>
                <w:noProof/>
              </w:rPr>
              <w:delText>The WW2100 climate grid</w:delText>
            </w:r>
            <w:r w:rsidDel="00EF6419">
              <w:rPr>
                <w:noProof/>
                <w:webHidden/>
              </w:rPr>
              <w:tab/>
            </w:r>
            <w:r w:rsidDel="00EF6419">
              <w:rPr>
                <w:noProof/>
                <w:webHidden/>
              </w:rPr>
              <w:fldChar w:fldCharType="begin"/>
            </w:r>
            <w:r w:rsidDel="00EF6419">
              <w:rPr>
                <w:noProof/>
                <w:webHidden/>
              </w:rPr>
              <w:delInstrText xml:space="preserve"> PAGEREF _Toc71555644 \h </w:delInstrText>
            </w:r>
            <w:r w:rsidDel="00EF6419">
              <w:rPr>
                <w:noProof/>
                <w:webHidden/>
              </w:rPr>
            </w:r>
            <w:r w:rsidDel="00EF6419">
              <w:rPr>
                <w:noProof/>
                <w:webHidden/>
              </w:rPr>
              <w:fldChar w:fldCharType="separate"/>
            </w:r>
            <w:r w:rsidDel="00EF6419">
              <w:rPr>
                <w:noProof/>
                <w:webHidden/>
              </w:rPr>
              <w:delText>19</w:delText>
            </w:r>
            <w:r w:rsidDel="00EF6419">
              <w:rPr>
                <w:noProof/>
                <w:webHidden/>
              </w:rPr>
              <w:fldChar w:fldCharType="end"/>
            </w:r>
            <w:r w:rsidRPr="00DA2E90" w:rsidDel="00EF6419">
              <w:rPr>
                <w:rStyle w:val="Hyperlink"/>
                <w:noProof/>
              </w:rPr>
              <w:fldChar w:fldCharType="end"/>
            </w:r>
          </w:del>
        </w:p>
        <w:p w14:paraId="51F668CC" w14:textId="6E50DE1C" w:rsidR="006231D1" w:rsidDel="00EF6419" w:rsidRDefault="006231D1">
          <w:pPr>
            <w:pStyle w:val="TOC3"/>
            <w:tabs>
              <w:tab w:val="right" w:leader="dot" w:pos="9350"/>
            </w:tabs>
            <w:rPr>
              <w:del w:id="428" w:author="David Conklin" w:date="2021-05-12T11:03:00Z"/>
              <w:rFonts w:eastAsiaTheme="minorEastAsia"/>
              <w:noProof/>
            </w:rPr>
          </w:pPr>
          <w:del w:id="42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"_Toc71555645"</w:delInstrText>
            </w:r>
            <w:r w:rsidRPr="00DA2E90" w:rsidDel="00EF6419">
              <w:rPr>
                <w:rStyle w:val="Hyperlink"/>
                <w:noProof/>
              </w:rPr>
              <w:delInstrText xml:space="preserve"> </w:delInstrText>
            </w:r>
            <w:r w:rsidRPr="00DA2E90" w:rsidDel="00EF6419">
              <w:rPr>
                <w:rStyle w:val="Hyperlink"/>
                <w:noProof/>
              </w:rPr>
              <w:fldChar w:fldCharType="separate"/>
            </w:r>
          </w:del>
          <w:ins w:id="430" w:author="David Conklin" w:date="2021-07-14T10:29:00Z">
            <w:r w:rsidR="002055EB">
              <w:rPr>
                <w:rStyle w:val="Hyperlink"/>
                <w:b/>
                <w:bCs/>
                <w:noProof/>
              </w:rPr>
              <w:t>Error! Hyperlink reference not valid.</w:t>
            </w:r>
          </w:ins>
          <w:del w:id="431" w:author="David Conklin" w:date="2021-05-12T11:03:00Z">
            <w:r w:rsidRPr="00DA2E90" w:rsidDel="00EF6419">
              <w:rPr>
                <w:rStyle w:val="Hyperlink"/>
                <w:noProof/>
              </w:rPr>
              <w:delText>The v2 climate grid</w:delText>
            </w:r>
            <w:r w:rsidDel="00EF6419">
              <w:rPr>
                <w:noProof/>
                <w:webHidden/>
              </w:rPr>
              <w:tab/>
            </w:r>
            <w:r w:rsidDel="00EF6419">
              <w:rPr>
                <w:noProof/>
                <w:webHidden/>
              </w:rPr>
              <w:fldChar w:fldCharType="begin"/>
            </w:r>
            <w:r w:rsidDel="00EF6419">
              <w:rPr>
                <w:noProof/>
                <w:webHidden/>
              </w:rPr>
              <w:delInstrText xml:space="preserve"> PAGEREF _Toc71555645 \h </w:delInstrText>
            </w:r>
            <w:r w:rsidDel="00EF6419">
              <w:rPr>
                <w:noProof/>
                <w:webHidden/>
              </w:rPr>
            </w:r>
            <w:r w:rsidDel="00EF6419">
              <w:rPr>
                <w:noProof/>
                <w:webHidden/>
              </w:rPr>
              <w:fldChar w:fldCharType="separate"/>
            </w:r>
            <w:r w:rsidDel="00EF6419">
              <w:rPr>
                <w:noProof/>
                <w:webHidden/>
              </w:rPr>
              <w:delText>20</w:delText>
            </w:r>
            <w:r w:rsidDel="00EF6419">
              <w:rPr>
                <w:noProof/>
                <w:webHidden/>
              </w:rPr>
              <w:fldChar w:fldCharType="end"/>
            </w:r>
            <w:r w:rsidRPr="00DA2E90" w:rsidDel="00EF6419">
              <w:rPr>
                <w:rStyle w:val="Hyperlink"/>
                <w:noProof/>
              </w:rPr>
              <w:fldChar w:fldCharType="end"/>
            </w:r>
          </w:del>
        </w:p>
        <w:p w14:paraId="751F36F1" w14:textId="6D78F73E" w:rsidR="006231D1" w:rsidDel="00EF6419" w:rsidRDefault="006231D1">
          <w:pPr>
            <w:pStyle w:val="TOC2"/>
            <w:tabs>
              <w:tab w:val="right" w:leader="dot" w:pos="9350"/>
            </w:tabs>
            <w:rPr>
              <w:del w:id="432" w:author="David Conklin" w:date="2021-05-12T11:03:00Z"/>
              <w:rFonts w:eastAsiaTheme="minorEastAsia"/>
              <w:noProof/>
            </w:rPr>
          </w:pPr>
          <w:del w:id="43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"_Toc71555646"</w:delInstrText>
            </w:r>
            <w:r w:rsidRPr="00DA2E90" w:rsidDel="00EF6419">
              <w:rPr>
                <w:rStyle w:val="Hyperlink"/>
                <w:noProof/>
              </w:rPr>
              <w:delInstrText xml:space="preserve"> </w:delInstrText>
            </w:r>
            <w:r w:rsidRPr="00DA2E90" w:rsidDel="00EF6419">
              <w:rPr>
                <w:rStyle w:val="Hyperlink"/>
                <w:noProof/>
              </w:rPr>
              <w:fldChar w:fldCharType="separate"/>
            </w:r>
          </w:del>
          <w:ins w:id="434" w:author="David Conklin" w:date="2021-07-14T10:29:00Z">
            <w:r w:rsidR="002055EB">
              <w:rPr>
                <w:rStyle w:val="Hyperlink"/>
                <w:b/>
                <w:bCs/>
                <w:noProof/>
              </w:rPr>
              <w:t>Error! Hyperlink reference not valid.</w:t>
            </w:r>
          </w:ins>
          <w:del w:id="435" w:author="David Conklin" w:date="2021-05-12T11:03:00Z">
            <w:r w:rsidRPr="00DA2E90" w:rsidDel="00EF6419">
              <w:rPr>
                <w:rStyle w:val="Hyperlink"/>
                <w:noProof/>
              </w:rPr>
              <w:delText>How climate data is looked up</w:delText>
            </w:r>
            <w:r w:rsidDel="00EF6419">
              <w:rPr>
                <w:noProof/>
                <w:webHidden/>
              </w:rPr>
              <w:tab/>
            </w:r>
            <w:r w:rsidDel="00EF6419">
              <w:rPr>
                <w:noProof/>
                <w:webHidden/>
              </w:rPr>
              <w:fldChar w:fldCharType="begin"/>
            </w:r>
            <w:r w:rsidDel="00EF6419">
              <w:rPr>
                <w:noProof/>
                <w:webHidden/>
              </w:rPr>
              <w:delInstrText xml:space="preserve"> PAGEREF _Toc71555646 \h </w:delInstrText>
            </w:r>
            <w:r w:rsidDel="00EF6419">
              <w:rPr>
                <w:noProof/>
                <w:webHidden/>
              </w:rPr>
            </w:r>
            <w:r w:rsidDel="00EF6419">
              <w:rPr>
                <w:noProof/>
                <w:webHidden/>
              </w:rPr>
              <w:fldChar w:fldCharType="separate"/>
            </w:r>
            <w:r w:rsidDel="00EF6419">
              <w:rPr>
                <w:noProof/>
                <w:webHidden/>
              </w:rPr>
              <w:delText>20</w:delText>
            </w:r>
            <w:r w:rsidDel="00EF6419">
              <w:rPr>
                <w:noProof/>
                <w:webHidden/>
              </w:rPr>
              <w:fldChar w:fldCharType="end"/>
            </w:r>
            <w:r w:rsidRPr="00DA2E90" w:rsidDel="00EF6419">
              <w:rPr>
                <w:rStyle w:val="Hyperlink"/>
                <w:noProof/>
              </w:rPr>
              <w:fldChar w:fldCharType="end"/>
            </w:r>
          </w:del>
        </w:p>
        <w:p w14:paraId="498BBDC7" w14:textId="4ACF36B2" w:rsidR="006231D1" w:rsidDel="00EF6419" w:rsidRDefault="006231D1">
          <w:pPr>
            <w:pStyle w:val="TOC2"/>
            <w:tabs>
              <w:tab w:val="right" w:leader="dot" w:pos="9350"/>
            </w:tabs>
            <w:rPr>
              <w:del w:id="436" w:author="David Conklin" w:date="2021-05-12T11:03:00Z"/>
              <w:rFonts w:eastAsiaTheme="minorEastAsia"/>
              <w:noProof/>
            </w:rPr>
          </w:pPr>
          <w:del w:id="43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"_Toc71555647"</w:delInstrText>
            </w:r>
            <w:r w:rsidRPr="00DA2E90" w:rsidDel="00EF6419">
              <w:rPr>
                <w:rStyle w:val="Hyperlink"/>
                <w:noProof/>
              </w:rPr>
              <w:delInstrText xml:space="preserve"> </w:delInstrText>
            </w:r>
            <w:r w:rsidRPr="00DA2E90" w:rsidDel="00EF6419">
              <w:rPr>
                <w:rStyle w:val="Hyperlink"/>
                <w:noProof/>
              </w:rPr>
              <w:fldChar w:fldCharType="separate"/>
            </w:r>
          </w:del>
          <w:ins w:id="438" w:author="David Conklin" w:date="2021-07-14T10:29:00Z">
            <w:r w:rsidR="002055EB">
              <w:rPr>
                <w:rStyle w:val="Hyperlink"/>
                <w:b/>
                <w:bCs/>
                <w:noProof/>
              </w:rPr>
              <w:t>Error! Hyperlink reference not valid.</w:t>
            </w:r>
          </w:ins>
          <w:del w:id="439" w:author="David Conklin" w:date="2021-05-12T11:03:00Z">
            <w:r w:rsidRPr="00DA2E90" w:rsidDel="00EF6419">
              <w:rPr>
                <w:rStyle w:val="Hyperlink"/>
                <w:noProof/>
              </w:rPr>
              <w:delText>What is in a climate dataset</w:delText>
            </w:r>
            <w:r w:rsidDel="00EF6419">
              <w:rPr>
                <w:noProof/>
                <w:webHidden/>
              </w:rPr>
              <w:tab/>
            </w:r>
            <w:r w:rsidDel="00EF6419">
              <w:rPr>
                <w:noProof/>
                <w:webHidden/>
              </w:rPr>
              <w:fldChar w:fldCharType="begin"/>
            </w:r>
            <w:r w:rsidDel="00EF6419">
              <w:rPr>
                <w:noProof/>
                <w:webHidden/>
              </w:rPr>
              <w:delInstrText xml:space="preserve"> PAGEREF _Toc71555647 \h </w:delInstrText>
            </w:r>
            <w:r w:rsidDel="00EF6419">
              <w:rPr>
                <w:noProof/>
                <w:webHidden/>
              </w:rPr>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10FC4972" w14:textId="592E4C2E" w:rsidR="006231D1" w:rsidDel="00EF6419" w:rsidRDefault="006231D1">
          <w:pPr>
            <w:pStyle w:val="TOC1"/>
            <w:tabs>
              <w:tab w:val="right" w:leader="dot" w:pos="9350"/>
            </w:tabs>
            <w:rPr>
              <w:del w:id="440" w:author="David Conklin" w:date="2021-05-12T11:03:00Z"/>
              <w:rFonts w:eastAsiaTheme="minorEastAsia"/>
              <w:noProof/>
            </w:rPr>
          </w:pPr>
          <w:del w:id="44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"_Toc71555648"</w:delInstrText>
            </w:r>
            <w:r w:rsidRPr="00DA2E90" w:rsidDel="00EF6419">
              <w:rPr>
                <w:rStyle w:val="Hyperlink"/>
                <w:noProof/>
              </w:rPr>
              <w:delInstrText xml:space="preserve"> </w:delInstrText>
            </w:r>
            <w:r w:rsidRPr="00DA2E90" w:rsidDel="00EF6419">
              <w:rPr>
                <w:rStyle w:val="Hyperlink"/>
                <w:noProof/>
              </w:rPr>
              <w:fldChar w:fldCharType="separate"/>
            </w:r>
          </w:del>
          <w:ins w:id="442" w:author="David Conklin" w:date="2021-07-14T10:29:00Z">
            <w:r w:rsidR="002055EB">
              <w:rPr>
                <w:rStyle w:val="Hyperlink"/>
                <w:b/>
                <w:bCs/>
                <w:noProof/>
              </w:rPr>
              <w:t>Error! Hyperlink reference not valid.</w:t>
            </w:r>
          </w:ins>
          <w:del w:id="443" w:author="David Conklin" w:date="2021-05-12T11:03:00Z">
            <w:r w:rsidRPr="00DA2E90" w:rsidDel="00EF6419">
              <w:rPr>
                <w:rStyle w:val="Hyperlink"/>
                <w:noProof/>
              </w:rPr>
              <w:delText>Water rights</w:delText>
            </w:r>
            <w:r w:rsidDel="00EF6419">
              <w:rPr>
                <w:noProof/>
                <w:webHidden/>
              </w:rPr>
              <w:tab/>
            </w:r>
            <w:r w:rsidDel="00EF6419">
              <w:rPr>
                <w:noProof/>
                <w:webHidden/>
              </w:rPr>
              <w:fldChar w:fldCharType="begin"/>
            </w:r>
            <w:r w:rsidDel="00EF6419">
              <w:rPr>
                <w:noProof/>
                <w:webHidden/>
              </w:rPr>
              <w:delInstrText xml:space="preserve"> PAGEREF _Toc71555648 \h </w:delInstrText>
            </w:r>
            <w:r w:rsidDel="00EF6419">
              <w:rPr>
                <w:noProof/>
                <w:webHidden/>
              </w:rPr>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399A5F33" w14:textId="475680A0" w:rsidR="006231D1" w:rsidDel="00EF6419" w:rsidRDefault="006231D1">
          <w:pPr>
            <w:pStyle w:val="TOC2"/>
            <w:tabs>
              <w:tab w:val="right" w:leader="dot" w:pos="9350"/>
            </w:tabs>
            <w:rPr>
              <w:del w:id="444" w:author="David Conklin" w:date="2021-05-12T11:03:00Z"/>
              <w:rFonts w:eastAsiaTheme="minorEastAsia"/>
              <w:noProof/>
            </w:rPr>
          </w:pPr>
          <w:del w:id="44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"_Toc71555649"</w:delInstrText>
            </w:r>
            <w:r w:rsidRPr="00DA2E90" w:rsidDel="00EF6419">
              <w:rPr>
                <w:rStyle w:val="Hyperlink"/>
                <w:noProof/>
              </w:rPr>
              <w:delInstrText xml:space="preserve"> </w:delInstrText>
            </w:r>
            <w:r w:rsidRPr="00DA2E90" w:rsidDel="00EF6419">
              <w:rPr>
                <w:rStyle w:val="Hyperlink"/>
                <w:noProof/>
              </w:rPr>
              <w:fldChar w:fldCharType="separate"/>
            </w:r>
          </w:del>
          <w:ins w:id="446" w:author="David Conklin" w:date="2021-07-14T10:29:00Z">
            <w:r w:rsidR="002055EB">
              <w:rPr>
                <w:rStyle w:val="Hyperlink"/>
                <w:b/>
                <w:bCs/>
                <w:noProof/>
              </w:rPr>
              <w:t>Error! Hyperlink reference not valid.</w:t>
            </w:r>
          </w:ins>
          <w:del w:id="447" w:author="David Conklin" w:date="2021-05-12T11:03:00Z">
            <w:r w:rsidRPr="00DA2E90" w:rsidDel="00EF6419">
              <w:rPr>
                <w:rStyle w:val="Hyperlink"/>
                <w:noProof/>
              </w:rPr>
              <w:delText>Water rights data</w:delText>
            </w:r>
            <w:r w:rsidDel="00EF6419">
              <w:rPr>
                <w:noProof/>
                <w:webHidden/>
              </w:rPr>
              <w:tab/>
            </w:r>
            <w:r w:rsidDel="00EF6419">
              <w:rPr>
                <w:noProof/>
                <w:webHidden/>
              </w:rPr>
              <w:fldChar w:fldCharType="begin"/>
            </w:r>
            <w:r w:rsidDel="00EF6419">
              <w:rPr>
                <w:noProof/>
                <w:webHidden/>
              </w:rPr>
              <w:delInstrText xml:space="preserve"> PAGEREF _Toc71555649 \h </w:delInstrText>
            </w:r>
            <w:r w:rsidDel="00EF6419">
              <w:rPr>
                <w:noProof/>
                <w:webHidden/>
              </w:rPr>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7242F79F" w14:textId="50DB7F0B" w:rsidR="006231D1" w:rsidDel="00EF6419" w:rsidRDefault="006231D1">
          <w:pPr>
            <w:pStyle w:val="TOC2"/>
            <w:tabs>
              <w:tab w:val="right" w:leader="dot" w:pos="9350"/>
            </w:tabs>
            <w:rPr>
              <w:del w:id="448" w:author="David Conklin" w:date="2021-05-12T11:03:00Z"/>
              <w:rFonts w:eastAsiaTheme="minorEastAsia"/>
              <w:noProof/>
            </w:rPr>
          </w:pPr>
          <w:del w:id="44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"_Toc71555650"</w:delInstrText>
            </w:r>
            <w:r w:rsidRPr="00DA2E90" w:rsidDel="00EF6419">
              <w:rPr>
                <w:rStyle w:val="Hyperlink"/>
                <w:noProof/>
              </w:rPr>
              <w:delInstrText xml:space="preserve"> </w:delInstrText>
            </w:r>
            <w:r w:rsidRPr="00DA2E90" w:rsidDel="00EF6419">
              <w:rPr>
                <w:rStyle w:val="Hyperlink"/>
                <w:noProof/>
              </w:rPr>
              <w:fldChar w:fldCharType="separate"/>
            </w:r>
          </w:del>
          <w:ins w:id="450" w:author="David Conklin" w:date="2021-07-14T10:29:00Z">
            <w:r w:rsidR="002055EB">
              <w:rPr>
                <w:rStyle w:val="Hyperlink"/>
                <w:b/>
                <w:bCs/>
                <w:noProof/>
              </w:rPr>
              <w:t>Error! Hyperlink reference not valid.</w:t>
            </w:r>
          </w:ins>
          <w:del w:id="451" w:author="David Conklin" w:date="2021-05-12T11:03:00Z">
            <w:r w:rsidRPr="00DA2E90" w:rsidDel="00EF6419">
              <w:rPr>
                <w:rStyle w:val="Hyperlink"/>
                <w:noProof/>
              </w:rPr>
              <w:delText>The wr_pods.csv file</w:delText>
            </w:r>
            <w:r w:rsidDel="00EF6419">
              <w:rPr>
                <w:noProof/>
                <w:webHidden/>
              </w:rPr>
              <w:tab/>
            </w:r>
            <w:r w:rsidDel="00EF6419">
              <w:rPr>
                <w:noProof/>
                <w:webHidden/>
              </w:rPr>
              <w:fldChar w:fldCharType="begin"/>
            </w:r>
            <w:r w:rsidDel="00EF6419">
              <w:rPr>
                <w:noProof/>
                <w:webHidden/>
              </w:rPr>
              <w:delInstrText xml:space="preserve"> PAGEREF _Toc71555650 \h </w:delInstrText>
            </w:r>
            <w:r w:rsidDel="00EF6419">
              <w:rPr>
                <w:noProof/>
                <w:webHidden/>
              </w:rPr>
            </w:r>
            <w:r w:rsidDel="00EF6419">
              <w:rPr>
                <w:noProof/>
                <w:webHidden/>
              </w:rPr>
              <w:fldChar w:fldCharType="separate"/>
            </w:r>
            <w:r w:rsidDel="00EF6419">
              <w:rPr>
                <w:noProof/>
                <w:webHidden/>
              </w:rPr>
              <w:delText>22</w:delText>
            </w:r>
            <w:r w:rsidDel="00EF6419">
              <w:rPr>
                <w:noProof/>
                <w:webHidden/>
              </w:rPr>
              <w:fldChar w:fldCharType="end"/>
            </w:r>
            <w:r w:rsidRPr="00DA2E90" w:rsidDel="00EF6419">
              <w:rPr>
                <w:rStyle w:val="Hyperlink"/>
                <w:noProof/>
              </w:rPr>
              <w:fldChar w:fldCharType="end"/>
            </w:r>
          </w:del>
        </w:p>
        <w:p w14:paraId="0E2295A3" w14:textId="63DCF573" w:rsidR="006231D1" w:rsidDel="00EF6419" w:rsidRDefault="006231D1">
          <w:pPr>
            <w:pStyle w:val="TOC2"/>
            <w:tabs>
              <w:tab w:val="right" w:leader="dot" w:pos="9350"/>
            </w:tabs>
            <w:rPr>
              <w:del w:id="452" w:author="David Conklin" w:date="2021-05-12T11:03:00Z"/>
              <w:rFonts w:eastAsiaTheme="minorEastAsia"/>
              <w:noProof/>
            </w:rPr>
          </w:pPr>
          <w:del w:id="45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"_Toc71555651"</w:delInstrText>
            </w:r>
            <w:r w:rsidRPr="00DA2E90" w:rsidDel="00EF6419">
              <w:rPr>
                <w:rStyle w:val="Hyperlink"/>
                <w:noProof/>
              </w:rPr>
              <w:delInstrText xml:space="preserve"> </w:delInstrText>
            </w:r>
            <w:r w:rsidRPr="00DA2E90" w:rsidDel="00EF6419">
              <w:rPr>
                <w:rStyle w:val="Hyperlink"/>
                <w:noProof/>
              </w:rPr>
              <w:fldChar w:fldCharType="separate"/>
            </w:r>
          </w:del>
          <w:ins w:id="454" w:author="David Conklin" w:date="2021-07-14T10:29:00Z">
            <w:r w:rsidR="002055EB">
              <w:rPr>
                <w:rStyle w:val="Hyperlink"/>
                <w:b/>
                <w:bCs/>
                <w:noProof/>
              </w:rPr>
              <w:t>Error! Hyperlink reference not valid.</w:t>
            </w:r>
          </w:ins>
          <w:del w:id="455" w:author="David Conklin" w:date="2021-05-12T11:03:00Z">
            <w:r w:rsidRPr="00DA2E90" w:rsidDel="00EF6419">
              <w:rPr>
                <w:rStyle w:val="Hyperlink"/>
                <w:noProof/>
              </w:rPr>
              <w:delText>The wr_pous.csv file</w:delText>
            </w:r>
            <w:r w:rsidDel="00EF6419">
              <w:rPr>
                <w:noProof/>
                <w:webHidden/>
              </w:rPr>
              <w:tab/>
            </w:r>
            <w:r w:rsidDel="00EF6419">
              <w:rPr>
                <w:noProof/>
                <w:webHidden/>
              </w:rPr>
              <w:fldChar w:fldCharType="begin"/>
            </w:r>
            <w:r w:rsidDel="00EF6419">
              <w:rPr>
                <w:noProof/>
                <w:webHidden/>
              </w:rPr>
              <w:delInstrText xml:space="preserve"> PAGEREF _Toc71555651 \h </w:delInstrText>
            </w:r>
            <w:r w:rsidDel="00EF6419">
              <w:rPr>
                <w:noProof/>
                <w:webHidden/>
              </w:rPr>
            </w:r>
            <w:r w:rsidDel="00EF6419">
              <w:rPr>
                <w:noProof/>
                <w:webHidden/>
              </w:rPr>
              <w:fldChar w:fldCharType="separate"/>
            </w:r>
            <w:r w:rsidDel="00EF6419">
              <w:rPr>
                <w:noProof/>
                <w:webHidden/>
              </w:rPr>
              <w:delText>22</w:delText>
            </w:r>
            <w:r w:rsidDel="00EF6419">
              <w:rPr>
                <w:noProof/>
                <w:webHidden/>
              </w:rPr>
              <w:fldChar w:fldCharType="end"/>
            </w:r>
            <w:r w:rsidRPr="00DA2E90" w:rsidDel="00EF6419">
              <w:rPr>
                <w:rStyle w:val="Hyperlink"/>
                <w:noProof/>
              </w:rPr>
              <w:fldChar w:fldCharType="end"/>
            </w:r>
          </w:del>
        </w:p>
        <w:p w14:paraId="5FD33FE4" w14:textId="451F686F" w:rsidR="006231D1" w:rsidDel="00EF6419" w:rsidRDefault="006231D1">
          <w:pPr>
            <w:pStyle w:val="TOC2"/>
            <w:tabs>
              <w:tab w:val="right" w:leader="dot" w:pos="9350"/>
            </w:tabs>
            <w:rPr>
              <w:del w:id="456" w:author="David Conklin" w:date="2021-05-12T11:03:00Z"/>
              <w:rFonts w:eastAsiaTheme="minorEastAsia"/>
              <w:noProof/>
            </w:rPr>
          </w:pPr>
          <w:del w:id="45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"_Toc71555652"</w:delInstrText>
            </w:r>
            <w:r w:rsidRPr="00DA2E90" w:rsidDel="00EF6419">
              <w:rPr>
                <w:rStyle w:val="Hyperlink"/>
                <w:noProof/>
              </w:rPr>
              <w:delInstrText xml:space="preserve"> </w:delInstrText>
            </w:r>
            <w:r w:rsidRPr="00DA2E90" w:rsidDel="00EF6419">
              <w:rPr>
                <w:rStyle w:val="Hyperlink"/>
                <w:noProof/>
              </w:rPr>
              <w:fldChar w:fldCharType="separate"/>
            </w:r>
          </w:del>
          <w:ins w:id="458" w:author="David Conklin" w:date="2021-07-14T10:29:00Z">
            <w:r w:rsidR="002055EB">
              <w:rPr>
                <w:rStyle w:val="Hyperlink"/>
                <w:b/>
                <w:bCs/>
                <w:noProof/>
              </w:rPr>
              <w:t>Error! Hyperlink reference not valid.</w:t>
            </w:r>
          </w:ins>
          <w:del w:id="459" w:author="David Conklin" w:date="2021-05-12T11:03:00Z">
            <w:r w:rsidRPr="00DA2E90" w:rsidDel="00EF6419">
              <w:rPr>
                <w:rStyle w:val="Hyperlink"/>
                <w:noProof/>
              </w:rPr>
              <w:delText>Adding a water right</w:delText>
            </w:r>
            <w:r w:rsidDel="00EF6419">
              <w:rPr>
                <w:noProof/>
                <w:webHidden/>
              </w:rPr>
              <w:tab/>
            </w:r>
            <w:r w:rsidDel="00EF6419">
              <w:rPr>
                <w:noProof/>
                <w:webHidden/>
              </w:rPr>
              <w:fldChar w:fldCharType="begin"/>
            </w:r>
            <w:r w:rsidDel="00EF6419">
              <w:rPr>
                <w:noProof/>
                <w:webHidden/>
              </w:rPr>
              <w:delInstrText xml:space="preserve"> PAGEREF _Toc71555652 \h </w:delInstrText>
            </w:r>
            <w:r w:rsidDel="00EF6419">
              <w:rPr>
                <w:noProof/>
                <w:webHidden/>
              </w:rPr>
            </w:r>
            <w:r w:rsidDel="00EF6419">
              <w:rPr>
                <w:noProof/>
                <w:webHidden/>
              </w:rPr>
              <w:fldChar w:fldCharType="separate"/>
            </w:r>
            <w:r w:rsidDel="00EF6419">
              <w:rPr>
                <w:noProof/>
                <w:webHidden/>
              </w:rPr>
              <w:delText>23</w:delText>
            </w:r>
            <w:r w:rsidDel="00EF6419">
              <w:rPr>
                <w:noProof/>
                <w:webHidden/>
              </w:rPr>
              <w:fldChar w:fldCharType="end"/>
            </w:r>
            <w:r w:rsidRPr="00DA2E90" w:rsidDel="00EF6419">
              <w:rPr>
                <w:rStyle w:val="Hyperlink"/>
                <w:noProof/>
              </w:rPr>
              <w:fldChar w:fldCharType="end"/>
            </w:r>
          </w:del>
        </w:p>
        <w:p w14:paraId="4646F814" w14:textId="642B9F36" w:rsidR="006231D1" w:rsidDel="00EF6419" w:rsidRDefault="006231D1">
          <w:pPr>
            <w:pStyle w:val="TOC1"/>
            <w:tabs>
              <w:tab w:val="right" w:leader="dot" w:pos="9350"/>
            </w:tabs>
            <w:rPr>
              <w:del w:id="460" w:author="David Conklin" w:date="2021-05-12T11:03:00Z"/>
              <w:rFonts w:eastAsiaTheme="minorEastAsia"/>
              <w:noProof/>
            </w:rPr>
          </w:pPr>
          <w:del w:id="46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"_Toc71555653"</w:delInstrText>
            </w:r>
            <w:r w:rsidRPr="00DA2E90" w:rsidDel="00EF6419">
              <w:rPr>
                <w:rStyle w:val="Hyperlink"/>
                <w:noProof/>
              </w:rPr>
              <w:delInstrText xml:space="preserve"> </w:delInstrText>
            </w:r>
            <w:r w:rsidRPr="00DA2E90" w:rsidDel="00EF6419">
              <w:rPr>
                <w:rStyle w:val="Hyperlink"/>
                <w:noProof/>
              </w:rPr>
              <w:fldChar w:fldCharType="separate"/>
            </w:r>
          </w:del>
          <w:ins w:id="462" w:author="David Conklin" w:date="2021-07-14T10:29:00Z">
            <w:r w:rsidR="002055EB">
              <w:rPr>
                <w:rStyle w:val="Hyperlink"/>
                <w:b/>
                <w:bCs/>
                <w:noProof/>
              </w:rPr>
              <w:t>Error! Hyperlink reference not valid.</w:t>
            </w:r>
          </w:ins>
          <w:del w:id="463" w:author="David Conklin" w:date="2021-05-12T11:03:00Z">
            <w:r w:rsidRPr="00DA2E90" w:rsidDel="00EF6419">
              <w:rPr>
                <w:rStyle w:val="Hyperlink"/>
                <w:noProof/>
              </w:rPr>
              <w:delText>Initial conditions</w:delText>
            </w:r>
            <w:r w:rsidDel="00EF6419">
              <w:rPr>
                <w:noProof/>
                <w:webHidden/>
              </w:rPr>
              <w:tab/>
            </w:r>
            <w:r w:rsidDel="00EF6419">
              <w:rPr>
                <w:noProof/>
                <w:webHidden/>
              </w:rPr>
              <w:fldChar w:fldCharType="begin"/>
            </w:r>
            <w:r w:rsidDel="00EF6419">
              <w:rPr>
                <w:noProof/>
                <w:webHidden/>
              </w:rPr>
              <w:delInstrText xml:space="preserve"> PAGEREF _Toc71555653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2BA7E079" w14:textId="0AB24C34" w:rsidR="006231D1" w:rsidDel="00EF6419" w:rsidRDefault="006231D1">
          <w:pPr>
            <w:pStyle w:val="TOC2"/>
            <w:tabs>
              <w:tab w:val="right" w:leader="dot" w:pos="9350"/>
            </w:tabs>
            <w:rPr>
              <w:del w:id="464" w:author="David Conklin" w:date="2021-05-12T11:03:00Z"/>
              <w:rFonts w:eastAsiaTheme="minorEastAsia"/>
              <w:noProof/>
            </w:rPr>
          </w:pPr>
          <w:del w:id="46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"_Toc71555654"</w:delInstrText>
            </w:r>
            <w:r w:rsidRPr="00DA2E90" w:rsidDel="00EF6419">
              <w:rPr>
                <w:rStyle w:val="Hyperlink"/>
                <w:noProof/>
              </w:rPr>
              <w:delInstrText xml:space="preserve"> </w:delInstrText>
            </w:r>
            <w:r w:rsidRPr="00DA2E90" w:rsidDel="00EF6419">
              <w:rPr>
                <w:rStyle w:val="Hyperlink"/>
                <w:noProof/>
              </w:rPr>
              <w:fldChar w:fldCharType="separate"/>
            </w:r>
          </w:del>
          <w:ins w:id="466" w:author="David Conklin" w:date="2021-07-14T10:29:00Z">
            <w:r w:rsidR="002055EB">
              <w:rPr>
                <w:rStyle w:val="Hyperlink"/>
                <w:b/>
                <w:bCs/>
                <w:noProof/>
              </w:rPr>
              <w:t>Error! Hyperlink reference not valid.</w:t>
            </w:r>
          </w:ins>
          <w:del w:id="467" w:author="David Conklin" w:date="2021-05-12T11:03:00Z">
            <w:r w:rsidRPr="00DA2E90" w:rsidDel="00EF6419">
              <w:rPr>
                <w:rStyle w:val="Hyperlink"/>
                <w:noProof/>
              </w:rPr>
              <w:delText>State variables</w:delText>
            </w:r>
            <w:r w:rsidDel="00EF6419">
              <w:rPr>
                <w:noProof/>
                <w:webHidden/>
              </w:rPr>
              <w:tab/>
            </w:r>
            <w:r w:rsidDel="00EF6419">
              <w:rPr>
                <w:noProof/>
                <w:webHidden/>
              </w:rPr>
              <w:fldChar w:fldCharType="begin"/>
            </w:r>
            <w:r w:rsidDel="00EF6419">
              <w:rPr>
                <w:noProof/>
                <w:webHidden/>
              </w:rPr>
              <w:delInstrText xml:space="preserve"> PAGEREF _Toc71555654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625B4730" w14:textId="38B095F1" w:rsidR="006231D1" w:rsidDel="00EF6419" w:rsidRDefault="006231D1">
          <w:pPr>
            <w:pStyle w:val="TOC2"/>
            <w:tabs>
              <w:tab w:val="right" w:leader="dot" w:pos="9350"/>
            </w:tabs>
            <w:rPr>
              <w:del w:id="468" w:author="David Conklin" w:date="2021-05-12T11:03:00Z"/>
              <w:rFonts w:eastAsiaTheme="minorEastAsia"/>
              <w:noProof/>
            </w:rPr>
          </w:pPr>
          <w:del w:id="46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"_Toc71555655"</w:delInstrText>
            </w:r>
            <w:r w:rsidRPr="00DA2E90" w:rsidDel="00EF6419">
              <w:rPr>
                <w:rStyle w:val="Hyperlink"/>
                <w:noProof/>
              </w:rPr>
              <w:delInstrText xml:space="preserve"> </w:delInstrText>
            </w:r>
            <w:r w:rsidRPr="00DA2E90" w:rsidDel="00EF6419">
              <w:rPr>
                <w:rStyle w:val="Hyperlink"/>
                <w:noProof/>
              </w:rPr>
              <w:fldChar w:fldCharType="separate"/>
            </w:r>
          </w:del>
          <w:ins w:id="470" w:author="David Conklin" w:date="2021-07-14T10:29:00Z">
            <w:r w:rsidR="002055EB">
              <w:rPr>
                <w:rStyle w:val="Hyperlink"/>
                <w:b/>
                <w:bCs/>
                <w:noProof/>
              </w:rPr>
              <w:t>Error! Hyperlink reference not valid.</w:t>
            </w:r>
          </w:ins>
          <w:del w:id="471" w:author="David Conklin" w:date="2021-05-12T11:03:00Z">
            <w:r w:rsidRPr="00DA2E90" w:rsidDel="00EF6419">
              <w:rPr>
                <w:rStyle w:val="Hyperlink"/>
                <w:noProof/>
              </w:rPr>
              <w:delText>Reproducibility and the use of random number generators</w:delText>
            </w:r>
            <w:r w:rsidDel="00EF6419">
              <w:rPr>
                <w:noProof/>
                <w:webHidden/>
              </w:rPr>
              <w:tab/>
            </w:r>
            <w:r w:rsidDel="00EF6419">
              <w:rPr>
                <w:noProof/>
                <w:webHidden/>
              </w:rPr>
              <w:fldChar w:fldCharType="begin"/>
            </w:r>
            <w:r w:rsidDel="00EF6419">
              <w:rPr>
                <w:noProof/>
                <w:webHidden/>
              </w:rPr>
              <w:delInstrText xml:space="preserve"> PAGEREF _Toc71555655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62C6F658" w14:textId="4ADC9585" w:rsidR="006231D1" w:rsidDel="00EF6419" w:rsidRDefault="006231D1">
          <w:pPr>
            <w:pStyle w:val="TOC2"/>
            <w:tabs>
              <w:tab w:val="right" w:leader="dot" w:pos="9350"/>
            </w:tabs>
            <w:rPr>
              <w:del w:id="472" w:author="David Conklin" w:date="2021-05-12T11:03:00Z"/>
              <w:rFonts w:eastAsiaTheme="minorEastAsia"/>
              <w:noProof/>
            </w:rPr>
          </w:pPr>
          <w:del w:id="47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"_Toc71555656"</w:delInstrText>
            </w:r>
            <w:r w:rsidRPr="00DA2E90" w:rsidDel="00EF6419">
              <w:rPr>
                <w:rStyle w:val="Hyperlink"/>
                <w:noProof/>
              </w:rPr>
              <w:delInstrText xml:space="preserve"> </w:delInstrText>
            </w:r>
            <w:r w:rsidRPr="00DA2E90" w:rsidDel="00EF6419">
              <w:rPr>
                <w:rStyle w:val="Hyperlink"/>
                <w:noProof/>
              </w:rPr>
              <w:fldChar w:fldCharType="separate"/>
            </w:r>
          </w:del>
          <w:ins w:id="474" w:author="David Conklin" w:date="2021-07-14T10:29:00Z">
            <w:r w:rsidR="002055EB">
              <w:rPr>
                <w:rStyle w:val="Hyperlink"/>
                <w:b/>
                <w:bCs/>
                <w:noProof/>
              </w:rPr>
              <w:t>Error! Hyperlink reference not valid.</w:t>
            </w:r>
          </w:ins>
          <w:del w:id="475" w:author="David Conklin" w:date="2021-05-12T11:03:00Z">
            <w:r w:rsidRPr="00DA2E90" w:rsidDel="00EF6419">
              <w:rPr>
                <w:rStyle w:val="Hyperlink"/>
                <w:noProof/>
              </w:rPr>
              <w:delText>Initializing ID numbers: coldstart</w:delText>
            </w:r>
            <w:r w:rsidDel="00EF6419">
              <w:rPr>
                <w:noProof/>
                <w:webHidden/>
              </w:rPr>
              <w:tab/>
            </w:r>
            <w:r w:rsidDel="00EF6419">
              <w:rPr>
                <w:noProof/>
                <w:webHidden/>
              </w:rPr>
              <w:fldChar w:fldCharType="begin"/>
            </w:r>
            <w:r w:rsidDel="00EF6419">
              <w:rPr>
                <w:noProof/>
                <w:webHidden/>
              </w:rPr>
              <w:delInstrText xml:space="preserve"> PAGEREF _Toc71555656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05E57C1E" w14:textId="1F2B3D39" w:rsidR="006231D1" w:rsidDel="00EF6419" w:rsidRDefault="006231D1">
          <w:pPr>
            <w:pStyle w:val="TOC2"/>
            <w:tabs>
              <w:tab w:val="right" w:leader="dot" w:pos="9350"/>
            </w:tabs>
            <w:rPr>
              <w:del w:id="476" w:author="David Conklin" w:date="2021-05-12T11:03:00Z"/>
              <w:rFonts w:eastAsiaTheme="minorEastAsia"/>
              <w:noProof/>
            </w:rPr>
          </w:pPr>
          <w:del w:id="47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"_Toc71555657"</w:delInstrText>
            </w:r>
            <w:r w:rsidRPr="00DA2E90" w:rsidDel="00EF6419">
              <w:rPr>
                <w:rStyle w:val="Hyperlink"/>
                <w:noProof/>
              </w:rPr>
              <w:delInstrText xml:space="preserve"> </w:delInstrText>
            </w:r>
            <w:r w:rsidRPr="00DA2E90" w:rsidDel="00EF6419">
              <w:rPr>
                <w:rStyle w:val="Hyperlink"/>
                <w:noProof/>
              </w:rPr>
              <w:fldChar w:fldCharType="separate"/>
            </w:r>
          </w:del>
          <w:ins w:id="478" w:author="David Conklin" w:date="2021-07-14T10:29:00Z">
            <w:r w:rsidR="002055EB">
              <w:rPr>
                <w:rStyle w:val="Hyperlink"/>
                <w:b/>
                <w:bCs/>
                <w:noProof/>
              </w:rPr>
              <w:t>Error! Hyperlink reference not valid.</w:t>
            </w:r>
          </w:ins>
          <w:del w:id="479" w:author="David Conklin" w:date="2021-05-12T11:03:00Z">
            <w:r w:rsidRPr="00DA2E90" w:rsidDel="00EF6419">
              <w:rPr>
                <w:rStyle w:val="Hyperlink"/>
                <w:noProof/>
              </w:rPr>
              <w:delText>Initializing HBVCALIB attributes and Flow state variables: warmstart</w:delText>
            </w:r>
            <w:r w:rsidDel="00EF6419">
              <w:rPr>
                <w:noProof/>
                <w:webHidden/>
              </w:rPr>
              <w:tab/>
            </w:r>
            <w:r w:rsidDel="00EF6419">
              <w:rPr>
                <w:noProof/>
                <w:webHidden/>
              </w:rPr>
              <w:fldChar w:fldCharType="begin"/>
            </w:r>
            <w:r w:rsidDel="00EF6419">
              <w:rPr>
                <w:noProof/>
                <w:webHidden/>
              </w:rPr>
              <w:delInstrText xml:space="preserve"> PAGEREF _Toc71555657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4FD73ED3" w14:textId="04B59CD0" w:rsidR="006231D1" w:rsidDel="00EF6419" w:rsidRDefault="006231D1">
          <w:pPr>
            <w:pStyle w:val="TOC2"/>
            <w:tabs>
              <w:tab w:val="right" w:leader="dot" w:pos="9350"/>
            </w:tabs>
            <w:rPr>
              <w:del w:id="480" w:author="David Conklin" w:date="2021-05-12T11:03:00Z"/>
              <w:rFonts w:eastAsiaTheme="minorEastAsia"/>
              <w:noProof/>
            </w:rPr>
          </w:pPr>
          <w:del w:id="48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"_Toc71555658"</w:delInstrText>
            </w:r>
            <w:r w:rsidRPr="00DA2E90" w:rsidDel="00EF6419">
              <w:rPr>
                <w:rStyle w:val="Hyperlink"/>
                <w:noProof/>
              </w:rPr>
              <w:delInstrText xml:space="preserve"> </w:delInstrText>
            </w:r>
            <w:r w:rsidRPr="00DA2E90" w:rsidDel="00EF6419">
              <w:rPr>
                <w:rStyle w:val="Hyperlink"/>
                <w:noProof/>
              </w:rPr>
              <w:fldChar w:fldCharType="separate"/>
            </w:r>
          </w:del>
          <w:ins w:id="482" w:author="David Conklin" w:date="2021-07-14T10:29:00Z">
            <w:r w:rsidR="002055EB">
              <w:rPr>
                <w:rStyle w:val="Hyperlink"/>
                <w:b/>
                <w:bCs/>
                <w:noProof/>
              </w:rPr>
              <w:t>Error! Hyperlink reference not valid.</w:t>
            </w:r>
          </w:ins>
          <w:del w:id="483" w:author="David Conklin" w:date="2021-05-12T11:03:00Z">
            <w:r w:rsidRPr="00DA2E90" w:rsidDel="00EF6419">
              <w:rPr>
                <w:rStyle w:val="Hyperlink"/>
                <w:noProof/>
              </w:rPr>
              <w:delText>Initial conditions for Flow: the IC file</w:delText>
            </w:r>
            <w:r w:rsidDel="00EF6419">
              <w:rPr>
                <w:noProof/>
                <w:webHidden/>
              </w:rPr>
              <w:tab/>
            </w:r>
            <w:r w:rsidDel="00EF6419">
              <w:rPr>
                <w:noProof/>
                <w:webHidden/>
              </w:rPr>
              <w:fldChar w:fldCharType="begin"/>
            </w:r>
            <w:r w:rsidDel="00EF6419">
              <w:rPr>
                <w:noProof/>
                <w:webHidden/>
              </w:rPr>
              <w:delInstrText xml:space="preserve"> PAGEREF _Toc71555658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0F91F9C6" w14:textId="29B8FAD7" w:rsidR="006231D1" w:rsidDel="00EF6419" w:rsidRDefault="006231D1">
          <w:pPr>
            <w:pStyle w:val="TOC2"/>
            <w:tabs>
              <w:tab w:val="right" w:leader="dot" w:pos="9350"/>
            </w:tabs>
            <w:rPr>
              <w:del w:id="484" w:author="David Conklin" w:date="2021-05-12T11:03:00Z"/>
              <w:rFonts w:eastAsiaTheme="minorEastAsia"/>
              <w:noProof/>
            </w:rPr>
          </w:pPr>
          <w:del w:id="48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"_Toc71555659"</w:delInstrText>
            </w:r>
            <w:r w:rsidRPr="00DA2E90" w:rsidDel="00EF6419">
              <w:rPr>
                <w:rStyle w:val="Hyperlink"/>
                <w:noProof/>
              </w:rPr>
              <w:delInstrText xml:space="preserve"> </w:delInstrText>
            </w:r>
            <w:r w:rsidRPr="00DA2E90" w:rsidDel="00EF6419">
              <w:rPr>
                <w:rStyle w:val="Hyperlink"/>
                <w:noProof/>
              </w:rPr>
              <w:fldChar w:fldCharType="separate"/>
            </w:r>
          </w:del>
          <w:ins w:id="486" w:author="David Conklin" w:date="2021-07-14T10:29:00Z">
            <w:r w:rsidR="002055EB">
              <w:rPr>
                <w:rStyle w:val="Hyperlink"/>
                <w:b/>
                <w:bCs/>
                <w:noProof/>
              </w:rPr>
              <w:t>Error! Hyperlink reference not valid.</w:t>
            </w:r>
          </w:ins>
          <w:del w:id="487" w:author="David Conklin" w:date="2021-05-12T11:03:00Z">
            <w:r w:rsidRPr="00DA2E90" w:rsidDel="00EF6419">
              <w:rPr>
                <w:rStyle w:val="Hyperlink"/>
                <w:noProof/>
              </w:rPr>
              <w:delText>What is in the IC file</w:delText>
            </w:r>
            <w:r w:rsidDel="00EF6419">
              <w:rPr>
                <w:noProof/>
                <w:webHidden/>
              </w:rPr>
              <w:tab/>
            </w:r>
            <w:r w:rsidDel="00EF6419">
              <w:rPr>
                <w:noProof/>
                <w:webHidden/>
              </w:rPr>
              <w:fldChar w:fldCharType="begin"/>
            </w:r>
            <w:r w:rsidDel="00EF6419">
              <w:rPr>
                <w:noProof/>
                <w:webHidden/>
              </w:rPr>
              <w:delInstrText xml:space="preserve"> PAGEREF _Toc71555659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6E27E197" w14:textId="7F0AC473" w:rsidR="006231D1" w:rsidDel="00EF6419" w:rsidRDefault="006231D1">
          <w:pPr>
            <w:pStyle w:val="TOC2"/>
            <w:tabs>
              <w:tab w:val="right" w:leader="dot" w:pos="9350"/>
            </w:tabs>
            <w:rPr>
              <w:del w:id="488" w:author="David Conklin" w:date="2021-05-12T11:03:00Z"/>
              <w:rFonts w:eastAsiaTheme="minorEastAsia"/>
              <w:noProof/>
            </w:rPr>
          </w:pPr>
          <w:del w:id="48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"_Toc71555660"</w:delInstrText>
            </w:r>
            <w:r w:rsidRPr="00DA2E90" w:rsidDel="00EF6419">
              <w:rPr>
                <w:rStyle w:val="Hyperlink"/>
                <w:noProof/>
              </w:rPr>
              <w:delInstrText xml:space="preserve"> </w:delInstrText>
            </w:r>
            <w:r w:rsidRPr="00DA2E90" w:rsidDel="00EF6419">
              <w:rPr>
                <w:rStyle w:val="Hyperlink"/>
                <w:noProof/>
              </w:rPr>
              <w:fldChar w:fldCharType="separate"/>
            </w:r>
          </w:del>
          <w:ins w:id="490" w:author="David Conklin" w:date="2021-07-14T10:29:00Z">
            <w:r w:rsidR="002055EB">
              <w:rPr>
                <w:rStyle w:val="Hyperlink"/>
                <w:b/>
                <w:bCs/>
                <w:noProof/>
              </w:rPr>
              <w:t>Error! Hyperlink reference not valid.</w:t>
            </w:r>
          </w:ins>
          <w:del w:id="491" w:author="David Conklin" w:date="2021-05-12T11:03:00Z">
            <w:r w:rsidRPr="00DA2E90" w:rsidDel="00EF6419">
              <w:rPr>
                <w:rStyle w:val="Hyperlink"/>
                <w:noProof/>
              </w:rPr>
              <w:delText>Initial conditions for HBV: the IC file and the IDU shapefile</w:delText>
            </w:r>
            <w:r w:rsidDel="00EF6419">
              <w:rPr>
                <w:noProof/>
                <w:webHidden/>
              </w:rPr>
              <w:tab/>
            </w:r>
            <w:r w:rsidDel="00EF6419">
              <w:rPr>
                <w:noProof/>
                <w:webHidden/>
              </w:rPr>
              <w:fldChar w:fldCharType="begin"/>
            </w:r>
            <w:r w:rsidDel="00EF6419">
              <w:rPr>
                <w:noProof/>
                <w:webHidden/>
              </w:rPr>
              <w:delInstrText xml:space="preserve"> PAGEREF _Toc71555660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0B0654B2" w14:textId="625C67CE" w:rsidR="006231D1" w:rsidDel="00EF6419" w:rsidRDefault="006231D1">
          <w:pPr>
            <w:pStyle w:val="TOC1"/>
            <w:tabs>
              <w:tab w:val="right" w:leader="dot" w:pos="9350"/>
            </w:tabs>
            <w:rPr>
              <w:del w:id="492" w:author="David Conklin" w:date="2021-05-12T11:03:00Z"/>
              <w:rFonts w:eastAsiaTheme="minorEastAsia"/>
              <w:noProof/>
            </w:rPr>
          </w:pPr>
          <w:del w:id="49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"_Toc71555661"</w:delInstrText>
            </w:r>
            <w:r w:rsidRPr="00DA2E90" w:rsidDel="00EF6419">
              <w:rPr>
                <w:rStyle w:val="Hyperlink"/>
                <w:noProof/>
              </w:rPr>
              <w:delInstrText xml:space="preserve"> </w:delInstrText>
            </w:r>
            <w:r w:rsidRPr="00DA2E90" w:rsidDel="00EF6419">
              <w:rPr>
                <w:rStyle w:val="Hyperlink"/>
                <w:noProof/>
              </w:rPr>
              <w:fldChar w:fldCharType="separate"/>
            </w:r>
          </w:del>
          <w:ins w:id="494" w:author="David Conklin" w:date="2021-07-14T10:29:00Z">
            <w:r w:rsidR="002055EB">
              <w:rPr>
                <w:rStyle w:val="Hyperlink"/>
                <w:b/>
                <w:bCs/>
                <w:noProof/>
              </w:rPr>
              <w:t>Error! Hyperlink reference not valid.</w:t>
            </w:r>
          </w:ins>
          <w:del w:id="495" w:author="David Conklin" w:date="2021-05-12T11:03:00Z">
            <w:r w:rsidRPr="00DA2E90" w:rsidDel="00EF6419">
              <w:rPr>
                <w:rStyle w:val="Hyperlink"/>
                <w:noProof/>
              </w:rPr>
              <w:delText>Stream flow and stream temperature</w:delText>
            </w:r>
            <w:r w:rsidDel="00EF6419">
              <w:rPr>
                <w:noProof/>
                <w:webHidden/>
              </w:rPr>
              <w:tab/>
            </w:r>
            <w:r w:rsidDel="00EF6419">
              <w:rPr>
                <w:noProof/>
                <w:webHidden/>
              </w:rPr>
              <w:fldChar w:fldCharType="begin"/>
            </w:r>
            <w:r w:rsidDel="00EF6419">
              <w:rPr>
                <w:noProof/>
                <w:webHidden/>
              </w:rPr>
              <w:delInstrText xml:space="preserve"> PAGEREF _Toc71555661 \h </w:delInstrText>
            </w:r>
            <w:r w:rsidDel="00EF6419">
              <w:rPr>
                <w:noProof/>
                <w:webHidden/>
              </w:rPr>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0CEBE771" w14:textId="45A5365A" w:rsidR="006231D1" w:rsidDel="00EF6419" w:rsidRDefault="006231D1">
          <w:pPr>
            <w:pStyle w:val="TOC2"/>
            <w:tabs>
              <w:tab w:val="right" w:leader="dot" w:pos="9350"/>
            </w:tabs>
            <w:rPr>
              <w:del w:id="496" w:author="David Conklin" w:date="2021-05-12T11:03:00Z"/>
              <w:rFonts w:eastAsiaTheme="minorEastAsia"/>
              <w:noProof/>
            </w:rPr>
          </w:pPr>
          <w:del w:id="49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"_Toc71555662"</w:delInstrText>
            </w:r>
            <w:r w:rsidRPr="00DA2E90" w:rsidDel="00EF6419">
              <w:rPr>
                <w:rStyle w:val="Hyperlink"/>
                <w:noProof/>
              </w:rPr>
              <w:delInstrText xml:space="preserve"> </w:delInstrText>
            </w:r>
            <w:r w:rsidRPr="00DA2E90" w:rsidDel="00EF6419">
              <w:rPr>
                <w:rStyle w:val="Hyperlink"/>
                <w:noProof/>
              </w:rPr>
              <w:fldChar w:fldCharType="separate"/>
            </w:r>
          </w:del>
          <w:ins w:id="498" w:author="David Conklin" w:date="2021-07-14T10:29:00Z">
            <w:r w:rsidR="002055EB">
              <w:rPr>
                <w:rStyle w:val="Hyperlink"/>
                <w:b/>
                <w:bCs/>
                <w:noProof/>
              </w:rPr>
              <w:t>Error! Hyperlink reference not valid.</w:t>
            </w:r>
          </w:ins>
          <w:del w:id="499" w:author="David Conklin" w:date="2021-05-12T11:03:00Z">
            <w:r w:rsidRPr="00DA2E90" w:rsidDel="00EF6419">
              <w:rPr>
                <w:rStyle w:val="Hyperlink"/>
                <w:noProof/>
              </w:rPr>
              <w:delText>Water parcels</w:delText>
            </w:r>
            <w:r w:rsidDel="00EF6419">
              <w:rPr>
                <w:noProof/>
                <w:webHidden/>
              </w:rPr>
              <w:tab/>
            </w:r>
            <w:r w:rsidDel="00EF6419">
              <w:rPr>
                <w:noProof/>
                <w:webHidden/>
              </w:rPr>
              <w:fldChar w:fldCharType="begin"/>
            </w:r>
            <w:r w:rsidDel="00EF6419">
              <w:rPr>
                <w:noProof/>
                <w:webHidden/>
              </w:rPr>
              <w:delInstrText xml:space="preserve"> PAGEREF _Toc71555662 \h </w:delInstrText>
            </w:r>
            <w:r w:rsidDel="00EF6419">
              <w:rPr>
                <w:noProof/>
                <w:webHidden/>
              </w:rPr>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511A850F" w14:textId="4E9E96D8" w:rsidR="006231D1" w:rsidDel="00EF6419" w:rsidRDefault="006231D1">
          <w:pPr>
            <w:pStyle w:val="TOC2"/>
            <w:tabs>
              <w:tab w:val="right" w:leader="dot" w:pos="9350"/>
            </w:tabs>
            <w:rPr>
              <w:del w:id="500" w:author="David Conklin" w:date="2021-05-12T11:03:00Z"/>
              <w:rFonts w:eastAsiaTheme="minorEastAsia"/>
              <w:noProof/>
            </w:rPr>
          </w:pPr>
          <w:del w:id="50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"_Toc71555663"</w:delInstrText>
            </w:r>
            <w:r w:rsidRPr="00DA2E90" w:rsidDel="00EF6419">
              <w:rPr>
                <w:rStyle w:val="Hyperlink"/>
                <w:noProof/>
              </w:rPr>
              <w:delInstrText xml:space="preserve"> </w:delInstrText>
            </w:r>
            <w:r w:rsidRPr="00DA2E90" w:rsidDel="00EF6419">
              <w:rPr>
                <w:rStyle w:val="Hyperlink"/>
                <w:noProof/>
              </w:rPr>
              <w:fldChar w:fldCharType="separate"/>
            </w:r>
          </w:del>
          <w:ins w:id="502" w:author="David Conklin" w:date="2021-07-14T10:29:00Z">
            <w:r w:rsidR="002055EB">
              <w:rPr>
                <w:rStyle w:val="Hyperlink"/>
                <w:b/>
                <w:bCs/>
                <w:noProof/>
              </w:rPr>
              <w:t>Error! Hyperlink reference not valid.</w:t>
            </w:r>
          </w:ins>
          <w:del w:id="503" w:author="David Conklin" w:date="2021-05-12T11:03:00Z">
            <w:r w:rsidRPr="00DA2E90" w:rsidDel="00EF6419">
              <w:rPr>
                <w:rStyle w:val="Hyperlink"/>
                <w:noProof/>
              </w:rPr>
              <w:delText>Daily water mass and energy balance</w:delText>
            </w:r>
            <w:r w:rsidDel="00EF6419">
              <w:rPr>
                <w:noProof/>
                <w:webHidden/>
              </w:rPr>
              <w:tab/>
            </w:r>
            <w:r w:rsidDel="00EF6419">
              <w:rPr>
                <w:noProof/>
                <w:webHidden/>
              </w:rPr>
              <w:fldChar w:fldCharType="begin"/>
            </w:r>
            <w:r w:rsidDel="00EF6419">
              <w:rPr>
                <w:noProof/>
                <w:webHidden/>
              </w:rPr>
              <w:delInstrText xml:space="preserve"> PAGEREF _Toc71555663 \h </w:delInstrText>
            </w:r>
            <w:r w:rsidDel="00EF6419">
              <w:rPr>
                <w:noProof/>
                <w:webHidden/>
              </w:rPr>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016F7455" w14:textId="6D08E47C" w:rsidR="006231D1" w:rsidDel="00EF6419" w:rsidRDefault="006231D1">
          <w:pPr>
            <w:pStyle w:val="TOC2"/>
            <w:tabs>
              <w:tab w:val="right" w:leader="dot" w:pos="9350"/>
            </w:tabs>
            <w:rPr>
              <w:del w:id="504" w:author="David Conklin" w:date="2021-05-12T11:03:00Z"/>
              <w:rFonts w:eastAsiaTheme="minorEastAsia"/>
              <w:noProof/>
            </w:rPr>
          </w:pPr>
          <w:del w:id="50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"_Toc71555664"</w:delInstrText>
            </w:r>
            <w:r w:rsidRPr="00DA2E90" w:rsidDel="00EF6419">
              <w:rPr>
                <w:rStyle w:val="Hyperlink"/>
                <w:noProof/>
              </w:rPr>
              <w:delInstrText xml:space="preserve"> </w:delInstrText>
            </w:r>
            <w:r w:rsidRPr="00DA2E90" w:rsidDel="00EF6419">
              <w:rPr>
                <w:rStyle w:val="Hyperlink"/>
                <w:noProof/>
              </w:rPr>
              <w:fldChar w:fldCharType="separate"/>
            </w:r>
          </w:del>
          <w:ins w:id="506" w:author="David Conklin" w:date="2021-07-14T10:29:00Z">
            <w:r w:rsidR="002055EB">
              <w:rPr>
                <w:rStyle w:val="Hyperlink"/>
                <w:b/>
                <w:bCs/>
                <w:noProof/>
              </w:rPr>
              <w:t>Error! Hyperlink reference not valid.</w:t>
            </w:r>
          </w:ins>
          <w:del w:id="507" w:author="David Conklin" w:date="2021-05-12T11:03:00Z">
            <w:r w:rsidRPr="00DA2E90" w:rsidDel="00EF6419">
              <w:rPr>
                <w:rStyle w:val="Hyperlink"/>
                <w:noProof/>
              </w:rPr>
              <w:delText>Estimating the rate of flow in a stream reach</w:delText>
            </w:r>
            <w:r w:rsidDel="00EF6419">
              <w:rPr>
                <w:noProof/>
                <w:webHidden/>
              </w:rPr>
              <w:tab/>
            </w:r>
            <w:r w:rsidDel="00EF6419">
              <w:rPr>
                <w:noProof/>
                <w:webHidden/>
              </w:rPr>
              <w:fldChar w:fldCharType="begin"/>
            </w:r>
            <w:r w:rsidDel="00EF6419">
              <w:rPr>
                <w:noProof/>
                <w:webHidden/>
              </w:rPr>
              <w:delInstrText xml:space="preserve"> PAGEREF _Toc71555664 \h </w:delInstrText>
            </w:r>
            <w:r w:rsidDel="00EF6419">
              <w:rPr>
                <w:noProof/>
                <w:webHidden/>
              </w:rPr>
            </w:r>
            <w:r w:rsidDel="00EF6419">
              <w:rPr>
                <w:noProof/>
                <w:webHidden/>
              </w:rPr>
              <w:fldChar w:fldCharType="separate"/>
            </w:r>
            <w:r w:rsidDel="00EF6419">
              <w:rPr>
                <w:noProof/>
                <w:webHidden/>
              </w:rPr>
              <w:delText>28</w:delText>
            </w:r>
            <w:r w:rsidDel="00EF6419">
              <w:rPr>
                <w:noProof/>
                <w:webHidden/>
              </w:rPr>
              <w:fldChar w:fldCharType="end"/>
            </w:r>
            <w:r w:rsidRPr="00DA2E90" w:rsidDel="00EF6419">
              <w:rPr>
                <w:rStyle w:val="Hyperlink"/>
                <w:noProof/>
              </w:rPr>
              <w:fldChar w:fldCharType="end"/>
            </w:r>
          </w:del>
        </w:p>
        <w:p w14:paraId="2BCE993A" w14:textId="6D169857" w:rsidR="006231D1" w:rsidDel="00EF6419" w:rsidRDefault="006231D1">
          <w:pPr>
            <w:pStyle w:val="TOC2"/>
            <w:tabs>
              <w:tab w:val="right" w:leader="dot" w:pos="9350"/>
            </w:tabs>
            <w:rPr>
              <w:del w:id="508" w:author="David Conklin" w:date="2021-05-12T11:03:00Z"/>
              <w:rFonts w:eastAsiaTheme="minorEastAsia"/>
              <w:noProof/>
            </w:rPr>
          </w:pPr>
          <w:del w:id="50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"_Toc71555665"</w:delInstrText>
            </w:r>
            <w:r w:rsidRPr="00DA2E90" w:rsidDel="00EF6419">
              <w:rPr>
                <w:rStyle w:val="Hyperlink"/>
                <w:noProof/>
              </w:rPr>
              <w:delInstrText xml:space="preserve"> </w:delInstrText>
            </w:r>
            <w:r w:rsidRPr="00DA2E90" w:rsidDel="00EF6419">
              <w:rPr>
                <w:rStyle w:val="Hyperlink"/>
                <w:noProof/>
              </w:rPr>
              <w:fldChar w:fldCharType="separate"/>
            </w:r>
          </w:del>
          <w:ins w:id="510" w:author="David Conklin" w:date="2021-07-14T10:29:00Z">
            <w:r w:rsidR="002055EB">
              <w:rPr>
                <w:rStyle w:val="Hyperlink"/>
                <w:b/>
                <w:bCs/>
                <w:noProof/>
              </w:rPr>
              <w:t>Error! Hyperlink reference not valid.</w:t>
            </w:r>
          </w:ins>
          <w:del w:id="511" w:author="David Conklin" w:date="2021-05-12T11:03:00Z">
            <w:r w:rsidRPr="00DA2E90" w:rsidDel="00EF6419">
              <w:rPr>
                <w:rStyle w:val="Hyperlink"/>
                <w:noProof/>
              </w:rPr>
              <w:delText>Estimating the surface area of the water in a subreach</w:delText>
            </w:r>
            <w:r w:rsidDel="00EF6419">
              <w:rPr>
                <w:noProof/>
                <w:webHidden/>
              </w:rPr>
              <w:tab/>
            </w:r>
            <w:r w:rsidDel="00EF6419">
              <w:rPr>
                <w:noProof/>
                <w:webHidden/>
              </w:rPr>
              <w:fldChar w:fldCharType="begin"/>
            </w:r>
            <w:r w:rsidDel="00EF6419">
              <w:rPr>
                <w:noProof/>
                <w:webHidden/>
              </w:rPr>
              <w:delInstrText xml:space="preserve"> PAGEREF _Toc71555665 \h </w:delInstrText>
            </w:r>
            <w:r w:rsidDel="00EF6419">
              <w:rPr>
                <w:noProof/>
                <w:webHidden/>
              </w:rPr>
            </w:r>
            <w:r w:rsidDel="00EF6419">
              <w:rPr>
                <w:noProof/>
                <w:webHidden/>
              </w:rPr>
              <w:fldChar w:fldCharType="separate"/>
            </w:r>
            <w:r w:rsidDel="00EF6419">
              <w:rPr>
                <w:noProof/>
                <w:webHidden/>
              </w:rPr>
              <w:delText>30</w:delText>
            </w:r>
            <w:r w:rsidDel="00EF6419">
              <w:rPr>
                <w:noProof/>
                <w:webHidden/>
              </w:rPr>
              <w:fldChar w:fldCharType="end"/>
            </w:r>
            <w:r w:rsidRPr="00DA2E90" w:rsidDel="00EF6419">
              <w:rPr>
                <w:rStyle w:val="Hyperlink"/>
                <w:noProof/>
              </w:rPr>
              <w:fldChar w:fldCharType="end"/>
            </w:r>
          </w:del>
        </w:p>
        <w:p w14:paraId="2FD91054" w14:textId="0C90A3AC" w:rsidR="006231D1" w:rsidDel="00EF6419" w:rsidRDefault="006231D1">
          <w:pPr>
            <w:pStyle w:val="TOC2"/>
            <w:tabs>
              <w:tab w:val="right" w:leader="dot" w:pos="9350"/>
            </w:tabs>
            <w:rPr>
              <w:del w:id="512" w:author="David Conklin" w:date="2021-05-12T11:03:00Z"/>
              <w:rFonts w:eastAsiaTheme="minorEastAsia"/>
              <w:noProof/>
            </w:rPr>
          </w:pPr>
          <w:del w:id="51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"_Toc71555666"</w:delInstrText>
            </w:r>
            <w:r w:rsidRPr="00DA2E90" w:rsidDel="00EF6419">
              <w:rPr>
                <w:rStyle w:val="Hyperlink"/>
                <w:noProof/>
              </w:rPr>
              <w:delInstrText xml:space="preserve"> </w:delInstrText>
            </w:r>
            <w:r w:rsidRPr="00DA2E90" w:rsidDel="00EF6419">
              <w:rPr>
                <w:rStyle w:val="Hyperlink"/>
                <w:noProof/>
              </w:rPr>
              <w:fldChar w:fldCharType="separate"/>
            </w:r>
          </w:del>
          <w:ins w:id="514" w:author="David Conklin" w:date="2021-07-14T10:29:00Z">
            <w:r w:rsidR="002055EB">
              <w:rPr>
                <w:rStyle w:val="Hyperlink"/>
                <w:b/>
                <w:bCs/>
                <w:noProof/>
              </w:rPr>
              <w:t>Error! Hyperlink reference not valid.</w:t>
            </w:r>
          </w:ins>
          <w:del w:id="515" w:author="David Conklin" w:date="2021-05-12T11:03:00Z">
            <w:r w:rsidRPr="00DA2E90" w:rsidDel="00EF6419">
              <w:rPr>
                <w:rStyle w:val="Hyperlink"/>
                <w:noProof/>
              </w:rPr>
              <w:delText>Water temperature from thermal energy</w:delText>
            </w:r>
            <w:r w:rsidDel="00EF6419">
              <w:rPr>
                <w:noProof/>
                <w:webHidden/>
              </w:rPr>
              <w:tab/>
            </w:r>
            <w:r w:rsidDel="00EF6419">
              <w:rPr>
                <w:noProof/>
                <w:webHidden/>
              </w:rPr>
              <w:fldChar w:fldCharType="begin"/>
            </w:r>
            <w:r w:rsidDel="00EF6419">
              <w:rPr>
                <w:noProof/>
                <w:webHidden/>
              </w:rPr>
              <w:delInstrText xml:space="preserve"> PAGEREF _Toc71555666 \h </w:delInstrText>
            </w:r>
            <w:r w:rsidDel="00EF6419">
              <w:rPr>
                <w:noProof/>
                <w:webHidden/>
              </w:rPr>
            </w:r>
            <w:r w:rsidDel="00EF6419">
              <w:rPr>
                <w:noProof/>
                <w:webHidden/>
              </w:rPr>
              <w:fldChar w:fldCharType="separate"/>
            </w:r>
            <w:r w:rsidDel="00EF6419">
              <w:rPr>
                <w:noProof/>
                <w:webHidden/>
              </w:rPr>
              <w:delText>31</w:delText>
            </w:r>
            <w:r w:rsidDel="00EF6419">
              <w:rPr>
                <w:noProof/>
                <w:webHidden/>
              </w:rPr>
              <w:fldChar w:fldCharType="end"/>
            </w:r>
            <w:r w:rsidRPr="00DA2E90" w:rsidDel="00EF6419">
              <w:rPr>
                <w:rStyle w:val="Hyperlink"/>
                <w:noProof/>
              </w:rPr>
              <w:fldChar w:fldCharType="end"/>
            </w:r>
          </w:del>
        </w:p>
        <w:p w14:paraId="355425B8" w14:textId="730B27E3" w:rsidR="006231D1" w:rsidDel="00EF6419" w:rsidRDefault="006231D1">
          <w:pPr>
            <w:pStyle w:val="TOC2"/>
            <w:tabs>
              <w:tab w:val="right" w:leader="dot" w:pos="9350"/>
            </w:tabs>
            <w:rPr>
              <w:del w:id="516" w:author="David Conklin" w:date="2021-05-12T11:03:00Z"/>
              <w:rFonts w:eastAsiaTheme="minorEastAsia"/>
              <w:noProof/>
            </w:rPr>
          </w:pPr>
          <w:del w:id="51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"_Toc71555667"</w:delInstrText>
            </w:r>
            <w:r w:rsidRPr="00DA2E90" w:rsidDel="00EF6419">
              <w:rPr>
                <w:rStyle w:val="Hyperlink"/>
                <w:noProof/>
              </w:rPr>
              <w:delInstrText xml:space="preserve"> </w:delInstrText>
            </w:r>
            <w:r w:rsidRPr="00DA2E90" w:rsidDel="00EF6419">
              <w:rPr>
                <w:rStyle w:val="Hyperlink"/>
                <w:noProof/>
              </w:rPr>
              <w:fldChar w:fldCharType="separate"/>
            </w:r>
          </w:del>
          <w:ins w:id="518" w:author="David Conklin" w:date="2021-07-14T10:29:00Z">
            <w:r w:rsidR="002055EB">
              <w:rPr>
                <w:rStyle w:val="Hyperlink"/>
                <w:b/>
                <w:bCs/>
                <w:noProof/>
              </w:rPr>
              <w:t>Error! Hyperlink reference not valid.</w:t>
            </w:r>
          </w:ins>
          <w:del w:id="519" w:author="David Conklin" w:date="2021-05-12T11:03:00Z">
            <w:r w:rsidRPr="00DA2E90" w:rsidDel="00EF6419">
              <w:rPr>
                <w:rStyle w:val="Hyperlink"/>
                <w:noProof/>
              </w:rPr>
              <w:delText>Boundary conditions for stream water temperature</w:delText>
            </w:r>
            <w:r w:rsidDel="00EF6419">
              <w:rPr>
                <w:noProof/>
                <w:webHidden/>
              </w:rPr>
              <w:tab/>
            </w:r>
            <w:r w:rsidDel="00EF6419">
              <w:rPr>
                <w:noProof/>
                <w:webHidden/>
              </w:rPr>
              <w:fldChar w:fldCharType="begin"/>
            </w:r>
            <w:r w:rsidDel="00EF6419">
              <w:rPr>
                <w:noProof/>
                <w:webHidden/>
              </w:rPr>
              <w:delInstrText xml:space="preserve"> PAGEREF _Toc71555667 \h </w:delInstrText>
            </w:r>
            <w:r w:rsidDel="00EF6419">
              <w:rPr>
                <w:noProof/>
                <w:webHidden/>
              </w:rPr>
            </w:r>
            <w:r w:rsidDel="00EF6419">
              <w:rPr>
                <w:noProof/>
                <w:webHidden/>
              </w:rPr>
              <w:fldChar w:fldCharType="separate"/>
            </w:r>
            <w:r w:rsidDel="00EF6419">
              <w:rPr>
                <w:noProof/>
                <w:webHidden/>
              </w:rPr>
              <w:delText>31</w:delText>
            </w:r>
            <w:r w:rsidDel="00EF6419">
              <w:rPr>
                <w:noProof/>
                <w:webHidden/>
              </w:rPr>
              <w:fldChar w:fldCharType="end"/>
            </w:r>
            <w:r w:rsidRPr="00DA2E90" w:rsidDel="00EF6419">
              <w:rPr>
                <w:rStyle w:val="Hyperlink"/>
                <w:noProof/>
              </w:rPr>
              <w:fldChar w:fldCharType="end"/>
            </w:r>
          </w:del>
        </w:p>
        <w:p w14:paraId="7837D2B4" w14:textId="1CFDF4B4" w:rsidR="006231D1" w:rsidDel="00EF6419" w:rsidRDefault="006231D1">
          <w:pPr>
            <w:pStyle w:val="TOC2"/>
            <w:tabs>
              <w:tab w:val="right" w:leader="dot" w:pos="9350"/>
            </w:tabs>
            <w:rPr>
              <w:del w:id="520" w:author="David Conklin" w:date="2021-05-12T11:03:00Z"/>
              <w:rFonts w:eastAsiaTheme="minorEastAsia"/>
              <w:noProof/>
            </w:rPr>
          </w:pPr>
          <w:del w:id="52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"_Toc71555668"</w:delInstrText>
            </w:r>
            <w:r w:rsidRPr="00DA2E90" w:rsidDel="00EF6419">
              <w:rPr>
                <w:rStyle w:val="Hyperlink"/>
                <w:noProof/>
              </w:rPr>
              <w:delInstrText xml:space="preserve"> </w:delInstrText>
            </w:r>
            <w:r w:rsidRPr="00DA2E90" w:rsidDel="00EF6419">
              <w:rPr>
                <w:rStyle w:val="Hyperlink"/>
                <w:noProof/>
              </w:rPr>
              <w:fldChar w:fldCharType="separate"/>
            </w:r>
          </w:del>
          <w:ins w:id="522" w:author="David Conklin" w:date="2021-07-14T10:29:00Z">
            <w:r w:rsidR="002055EB">
              <w:rPr>
                <w:rStyle w:val="Hyperlink"/>
                <w:b/>
                <w:bCs/>
                <w:noProof/>
              </w:rPr>
              <w:t>Error! Hyperlink reference not valid.</w:t>
            </w:r>
          </w:ins>
          <w:del w:id="523" w:author="David Conklin" w:date="2021-05-12T11:03:00Z">
            <w:r w:rsidRPr="00DA2E90" w:rsidDel="00EF6419">
              <w:rPr>
                <w:rStyle w:val="Hyperlink"/>
                <w:noProof/>
              </w:rPr>
              <w:delText>Thermal stratification in reservoirs</w:delText>
            </w:r>
            <w:r w:rsidDel="00EF6419">
              <w:rPr>
                <w:noProof/>
                <w:webHidden/>
              </w:rPr>
              <w:tab/>
            </w:r>
            <w:r w:rsidDel="00EF6419">
              <w:rPr>
                <w:noProof/>
                <w:webHidden/>
              </w:rPr>
              <w:fldChar w:fldCharType="begin"/>
            </w:r>
            <w:r w:rsidDel="00EF6419">
              <w:rPr>
                <w:noProof/>
                <w:webHidden/>
              </w:rPr>
              <w:delInstrText xml:space="preserve"> PAGEREF _Toc71555668 \h </w:delInstrText>
            </w:r>
            <w:r w:rsidDel="00EF6419">
              <w:rPr>
                <w:noProof/>
                <w:webHidden/>
              </w:rPr>
            </w:r>
            <w:r w:rsidDel="00EF6419">
              <w:rPr>
                <w:noProof/>
                <w:webHidden/>
              </w:rPr>
              <w:fldChar w:fldCharType="separate"/>
            </w:r>
            <w:r w:rsidDel="00EF6419">
              <w:rPr>
                <w:noProof/>
                <w:webHidden/>
              </w:rPr>
              <w:delText>32</w:delText>
            </w:r>
            <w:r w:rsidDel="00EF6419">
              <w:rPr>
                <w:noProof/>
                <w:webHidden/>
              </w:rPr>
              <w:fldChar w:fldCharType="end"/>
            </w:r>
            <w:r w:rsidRPr="00DA2E90" w:rsidDel="00EF6419">
              <w:rPr>
                <w:rStyle w:val="Hyperlink"/>
                <w:noProof/>
              </w:rPr>
              <w:fldChar w:fldCharType="end"/>
            </w:r>
          </w:del>
        </w:p>
        <w:p w14:paraId="109B3732" w14:textId="29D03900" w:rsidR="006231D1" w:rsidDel="00EF6419" w:rsidRDefault="006231D1">
          <w:pPr>
            <w:pStyle w:val="TOC2"/>
            <w:tabs>
              <w:tab w:val="right" w:leader="dot" w:pos="9350"/>
            </w:tabs>
            <w:rPr>
              <w:del w:id="524" w:author="David Conklin" w:date="2021-05-12T11:03:00Z"/>
              <w:rFonts w:eastAsiaTheme="minorEastAsia"/>
              <w:noProof/>
            </w:rPr>
          </w:pPr>
          <w:del w:id="52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"_Toc71555669"</w:delInstrText>
            </w:r>
            <w:r w:rsidRPr="00DA2E90" w:rsidDel="00EF6419">
              <w:rPr>
                <w:rStyle w:val="Hyperlink"/>
                <w:noProof/>
              </w:rPr>
              <w:delInstrText xml:space="preserve"> </w:delInstrText>
            </w:r>
            <w:r w:rsidRPr="00DA2E90" w:rsidDel="00EF6419">
              <w:rPr>
                <w:rStyle w:val="Hyperlink"/>
                <w:noProof/>
              </w:rPr>
              <w:fldChar w:fldCharType="separate"/>
            </w:r>
          </w:del>
          <w:ins w:id="526" w:author="David Conklin" w:date="2021-07-14T10:29:00Z">
            <w:r w:rsidR="002055EB">
              <w:rPr>
                <w:rStyle w:val="Hyperlink"/>
                <w:b/>
                <w:bCs/>
                <w:noProof/>
              </w:rPr>
              <w:t>Error! Hyperlink reference not valid.</w:t>
            </w:r>
          </w:ins>
          <w:del w:id="527" w:author="David Conklin" w:date="2021-05-12T11:03:00Z">
            <w:r w:rsidRPr="00DA2E90" w:rsidDel="00EF6419">
              <w:rPr>
                <w:rStyle w:val="Hyperlink"/>
                <w:noProof/>
              </w:rPr>
              <w:delText>Thermal loading</w:delText>
            </w:r>
            <w:r w:rsidDel="00EF6419">
              <w:rPr>
                <w:noProof/>
                <w:webHidden/>
              </w:rPr>
              <w:tab/>
            </w:r>
            <w:r w:rsidDel="00EF6419">
              <w:rPr>
                <w:noProof/>
                <w:webHidden/>
              </w:rPr>
              <w:fldChar w:fldCharType="begin"/>
            </w:r>
            <w:r w:rsidDel="00EF6419">
              <w:rPr>
                <w:noProof/>
                <w:webHidden/>
              </w:rPr>
              <w:delInstrText xml:space="preserve"> PAGEREF _Toc71555669 \h </w:delInstrText>
            </w:r>
            <w:r w:rsidDel="00EF6419">
              <w:rPr>
                <w:noProof/>
                <w:webHidden/>
              </w:rPr>
            </w:r>
            <w:r w:rsidDel="00EF6419">
              <w:rPr>
                <w:noProof/>
                <w:webHidden/>
              </w:rPr>
              <w:fldChar w:fldCharType="separate"/>
            </w:r>
            <w:r w:rsidDel="00EF6419">
              <w:rPr>
                <w:noProof/>
                <w:webHidden/>
              </w:rPr>
              <w:delText>32</w:delText>
            </w:r>
            <w:r w:rsidDel="00EF6419">
              <w:rPr>
                <w:noProof/>
                <w:webHidden/>
              </w:rPr>
              <w:fldChar w:fldCharType="end"/>
            </w:r>
            <w:r w:rsidRPr="00DA2E90" w:rsidDel="00EF6419">
              <w:rPr>
                <w:rStyle w:val="Hyperlink"/>
                <w:noProof/>
              </w:rPr>
              <w:fldChar w:fldCharType="end"/>
            </w:r>
          </w:del>
        </w:p>
        <w:p w14:paraId="2DA13555" w14:textId="6C2F84D2" w:rsidR="006231D1" w:rsidDel="00EF6419" w:rsidRDefault="006231D1">
          <w:pPr>
            <w:pStyle w:val="TOC1"/>
            <w:tabs>
              <w:tab w:val="right" w:leader="dot" w:pos="9350"/>
            </w:tabs>
            <w:rPr>
              <w:del w:id="528" w:author="David Conklin" w:date="2021-05-12T11:03:00Z"/>
              <w:rFonts w:eastAsiaTheme="minorEastAsia"/>
              <w:noProof/>
            </w:rPr>
          </w:pPr>
          <w:del w:id="52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"_Toc71555670"</w:delInstrText>
            </w:r>
            <w:r w:rsidRPr="00DA2E90" w:rsidDel="00EF6419">
              <w:rPr>
                <w:rStyle w:val="Hyperlink"/>
                <w:noProof/>
              </w:rPr>
              <w:delInstrText xml:space="preserve"> </w:delInstrText>
            </w:r>
            <w:r w:rsidRPr="00DA2E90" w:rsidDel="00EF6419">
              <w:rPr>
                <w:rStyle w:val="Hyperlink"/>
                <w:noProof/>
              </w:rPr>
              <w:fldChar w:fldCharType="separate"/>
            </w:r>
          </w:del>
          <w:ins w:id="530" w:author="David Conklin" w:date="2021-07-14T10:29:00Z">
            <w:r w:rsidR="002055EB">
              <w:rPr>
                <w:rStyle w:val="Hyperlink"/>
                <w:b/>
                <w:bCs/>
                <w:noProof/>
              </w:rPr>
              <w:t>Error! Hyperlink reference not valid.</w:t>
            </w:r>
          </w:ins>
          <w:del w:id="531" w:author="David Conklin" w:date="2021-05-12T11:03:00Z">
            <w:r w:rsidRPr="00DA2E90" w:rsidDel="00EF6419">
              <w:rPr>
                <w:rStyle w:val="Hyperlink"/>
                <w:noProof/>
              </w:rPr>
              <w:delText>Reservoirs</w:delText>
            </w:r>
            <w:r w:rsidDel="00EF6419">
              <w:rPr>
                <w:noProof/>
                <w:webHidden/>
              </w:rPr>
              <w:tab/>
            </w:r>
            <w:r w:rsidDel="00EF6419">
              <w:rPr>
                <w:noProof/>
                <w:webHidden/>
              </w:rPr>
              <w:fldChar w:fldCharType="begin"/>
            </w:r>
            <w:r w:rsidDel="00EF6419">
              <w:rPr>
                <w:noProof/>
                <w:webHidden/>
              </w:rPr>
              <w:delInstrText xml:space="preserve"> PAGEREF _Toc71555670 \h </w:delInstrText>
            </w:r>
            <w:r w:rsidDel="00EF6419">
              <w:rPr>
                <w:noProof/>
                <w:webHidden/>
              </w:rPr>
            </w:r>
            <w:r w:rsidDel="00EF6419">
              <w:rPr>
                <w:noProof/>
                <w:webHidden/>
              </w:rPr>
              <w:fldChar w:fldCharType="separate"/>
            </w:r>
            <w:r w:rsidDel="00EF6419">
              <w:rPr>
                <w:noProof/>
                <w:webHidden/>
              </w:rPr>
              <w:delText>33</w:delText>
            </w:r>
            <w:r w:rsidDel="00EF6419">
              <w:rPr>
                <w:noProof/>
                <w:webHidden/>
              </w:rPr>
              <w:fldChar w:fldCharType="end"/>
            </w:r>
            <w:r w:rsidRPr="00DA2E90" w:rsidDel="00EF6419">
              <w:rPr>
                <w:rStyle w:val="Hyperlink"/>
                <w:noProof/>
              </w:rPr>
              <w:fldChar w:fldCharType="end"/>
            </w:r>
          </w:del>
        </w:p>
        <w:p w14:paraId="1C87D240" w14:textId="111FC60B" w:rsidR="006231D1" w:rsidDel="00EF6419" w:rsidRDefault="006231D1">
          <w:pPr>
            <w:pStyle w:val="TOC2"/>
            <w:tabs>
              <w:tab w:val="right" w:leader="dot" w:pos="9350"/>
            </w:tabs>
            <w:rPr>
              <w:del w:id="532" w:author="David Conklin" w:date="2021-05-12T11:03:00Z"/>
              <w:rFonts w:eastAsiaTheme="minorEastAsia"/>
              <w:noProof/>
            </w:rPr>
          </w:pPr>
          <w:del w:id="53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"_Toc71555671"</w:delInstrText>
            </w:r>
            <w:r w:rsidRPr="00DA2E90" w:rsidDel="00EF6419">
              <w:rPr>
                <w:rStyle w:val="Hyperlink"/>
                <w:noProof/>
              </w:rPr>
              <w:delInstrText xml:space="preserve"> </w:delInstrText>
            </w:r>
            <w:r w:rsidRPr="00DA2E90" w:rsidDel="00EF6419">
              <w:rPr>
                <w:rStyle w:val="Hyperlink"/>
                <w:noProof/>
              </w:rPr>
              <w:fldChar w:fldCharType="separate"/>
            </w:r>
          </w:del>
          <w:ins w:id="534" w:author="David Conklin" w:date="2021-07-14T10:29:00Z">
            <w:r w:rsidR="002055EB">
              <w:rPr>
                <w:rStyle w:val="Hyperlink"/>
                <w:b/>
                <w:bCs/>
                <w:noProof/>
              </w:rPr>
              <w:t>Error! Hyperlink reference not valid.</w:t>
            </w:r>
          </w:ins>
          <w:del w:id="535" w:author="David Conklin" w:date="2021-05-12T11:03:00Z">
            <w:r w:rsidRPr="00DA2E90" w:rsidDel="00EF6419">
              <w:rPr>
                <w:rStyle w:val="Hyperlink"/>
                <w:noProof/>
              </w:rPr>
              <w:delText>Reservoir data</w:delText>
            </w:r>
            <w:r w:rsidDel="00EF6419">
              <w:rPr>
                <w:noProof/>
                <w:webHidden/>
              </w:rPr>
              <w:tab/>
            </w:r>
            <w:r w:rsidDel="00EF6419">
              <w:rPr>
                <w:noProof/>
                <w:webHidden/>
              </w:rPr>
              <w:fldChar w:fldCharType="begin"/>
            </w:r>
            <w:r w:rsidDel="00EF6419">
              <w:rPr>
                <w:noProof/>
                <w:webHidden/>
              </w:rPr>
              <w:delInstrText xml:space="preserve"> PAGEREF _Toc71555671 \h </w:delInstrText>
            </w:r>
            <w:r w:rsidDel="00EF6419">
              <w:rPr>
                <w:noProof/>
                <w:webHidden/>
              </w:rPr>
            </w:r>
            <w:r w:rsidDel="00EF6419">
              <w:rPr>
                <w:noProof/>
                <w:webHidden/>
              </w:rPr>
              <w:fldChar w:fldCharType="separate"/>
            </w:r>
            <w:r w:rsidDel="00EF6419">
              <w:rPr>
                <w:noProof/>
                <w:webHidden/>
              </w:rPr>
              <w:delText>34</w:delText>
            </w:r>
            <w:r w:rsidDel="00EF6419">
              <w:rPr>
                <w:noProof/>
                <w:webHidden/>
              </w:rPr>
              <w:fldChar w:fldCharType="end"/>
            </w:r>
            <w:r w:rsidRPr="00DA2E90" w:rsidDel="00EF6419">
              <w:rPr>
                <w:rStyle w:val="Hyperlink"/>
                <w:noProof/>
              </w:rPr>
              <w:fldChar w:fldCharType="end"/>
            </w:r>
          </w:del>
        </w:p>
        <w:p w14:paraId="2199A8F5" w14:textId="34FE9859" w:rsidR="006231D1" w:rsidDel="00EF6419" w:rsidRDefault="006231D1">
          <w:pPr>
            <w:pStyle w:val="TOC2"/>
            <w:tabs>
              <w:tab w:val="right" w:leader="dot" w:pos="9350"/>
            </w:tabs>
            <w:rPr>
              <w:del w:id="536" w:author="David Conklin" w:date="2021-05-12T11:03:00Z"/>
              <w:rFonts w:eastAsiaTheme="minorEastAsia"/>
              <w:noProof/>
            </w:rPr>
          </w:pPr>
          <w:del w:id="53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"_Toc71555672"</w:delInstrText>
            </w:r>
            <w:r w:rsidRPr="00DA2E90" w:rsidDel="00EF6419">
              <w:rPr>
                <w:rStyle w:val="Hyperlink"/>
                <w:noProof/>
              </w:rPr>
              <w:delInstrText xml:space="preserve"> </w:delInstrText>
            </w:r>
            <w:r w:rsidRPr="00DA2E90" w:rsidDel="00EF6419">
              <w:rPr>
                <w:rStyle w:val="Hyperlink"/>
                <w:noProof/>
              </w:rPr>
              <w:fldChar w:fldCharType="separate"/>
            </w:r>
          </w:del>
          <w:ins w:id="538" w:author="David Conklin" w:date="2021-07-14T10:29:00Z">
            <w:r w:rsidR="002055EB">
              <w:rPr>
                <w:rStyle w:val="Hyperlink"/>
                <w:b/>
                <w:bCs/>
                <w:noProof/>
              </w:rPr>
              <w:t>Error! Hyperlink reference not valid.</w:t>
            </w:r>
          </w:ins>
          <w:del w:id="539" w:author="David Conklin" w:date="2021-05-12T11:03:00Z">
            <w:r w:rsidRPr="00DA2E90" w:rsidDel="00EF6419">
              <w:rPr>
                <w:rStyle w:val="Hyperlink"/>
                <w:noProof/>
              </w:rPr>
              <w:delText>Reservoir data sources</w:delText>
            </w:r>
            <w:r w:rsidDel="00EF6419">
              <w:rPr>
                <w:noProof/>
                <w:webHidden/>
              </w:rPr>
              <w:tab/>
            </w:r>
            <w:r w:rsidDel="00EF6419">
              <w:rPr>
                <w:noProof/>
                <w:webHidden/>
              </w:rPr>
              <w:fldChar w:fldCharType="begin"/>
            </w:r>
            <w:r w:rsidDel="00EF6419">
              <w:rPr>
                <w:noProof/>
                <w:webHidden/>
              </w:rPr>
              <w:delInstrText xml:space="preserve"> PAGEREF _Toc71555672 \h </w:delInstrText>
            </w:r>
            <w:r w:rsidDel="00EF6419">
              <w:rPr>
                <w:noProof/>
                <w:webHidden/>
              </w:rPr>
            </w:r>
            <w:r w:rsidDel="00EF6419">
              <w:rPr>
                <w:noProof/>
                <w:webHidden/>
              </w:rPr>
              <w:fldChar w:fldCharType="separate"/>
            </w:r>
            <w:r w:rsidDel="00EF6419">
              <w:rPr>
                <w:noProof/>
                <w:webHidden/>
              </w:rPr>
              <w:delText>36</w:delText>
            </w:r>
            <w:r w:rsidDel="00EF6419">
              <w:rPr>
                <w:noProof/>
                <w:webHidden/>
              </w:rPr>
              <w:fldChar w:fldCharType="end"/>
            </w:r>
            <w:r w:rsidRPr="00DA2E90" w:rsidDel="00EF6419">
              <w:rPr>
                <w:rStyle w:val="Hyperlink"/>
                <w:noProof/>
              </w:rPr>
              <w:fldChar w:fldCharType="end"/>
            </w:r>
          </w:del>
        </w:p>
        <w:p w14:paraId="1EF39254" w14:textId="51EDE4FB" w:rsidR="006231D1" w:rsidDel="00EF6419" w:rsidRDefault="006231D1">
          <w:pPr>
            <w:pStyle w:val="TOC1"/>
            <w:tabs>
              <w:tab w:val="right" w:leader="dot" w:pos="9350"/>
            </w:tabs>
            <w:rPr>
              <w:del w:id="540" w:author="David Conklin" w:date="2021-05-12T11:03:00Z"/>
              <w:rFonts w:eastAsiaTheme="minorEastAsia"/>
              <w:noProof/>
            </w:rPr>
          </w:pPr>
          <w:del w:id="54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"_Toc71555673"</w:delInstrText>
            </w:r>
            <w:r w:rsidRPr="00DA2E90" w:rsidDel="00EF6419">
              <w:rPr>
                <w:rStyle w:val="Hyperlink"/>
                <w:noProof/>
              </w:rPr>
              <w:delInstrText xml:space="preserve"> </w:delInstrText>
            </w:r>
            <w:r w:rsidRPr="00DA2E90" w:rsidDel="00EF6419">
              <w:rPr>
                <w:rStyle w:val="Hyperlink"/>
                <w:noProof/>
              </w:rPr>
              <w:fldChar w:fldCharType="separate"/>
            </w:r>
          </w:del>
          <w:ins w:id="542" w:author="David Conklin" w:date="2021-07-14T10:29:00Z">
            <w:r w:rsidR="002055EB">
              <w:rPr>
                <w:rStyle w:val="Hyperlink"/>
                <w:b/>
                <w:bCs/>
                <w:noProof/>
              </w:rPr>
              <w:t>Error! Hyperlink reference not valid.</w:t>
            </w:r>
          </w:ins>
          <w:del w:id="543" w:author="David Conklin" w:date="2021-05-12T11:03:00Z">
            <w:r w:rsidRPr="00DA2E90" w:rsidDel="00EF6419">
              <w:rPr>
                <w:rStyle w:val="Hyperlink"/>
                <w:noProof/>
              </w:rPr>
              <w:delText>Creating a new study area from a watershed within the WRB</w:delText>
            </w:r>
            <w:r w:rsidDel="00EF6419">
              <w:rPr>
                <w:noProof/>
                <w:webHidden/>
              </w:rPr>
              <w:tab/>
            </w:r>
            <w:r w:rsidDel="00EF6419">
              <w:rPr>
                <w:noProof/>
                <w:webHidden/>
              </w:rPr>
              <w:fldChar w:fldCharType="begin"/>
            </w:r>
            <w:r w:rsidDel="00EF6419">
              <w:rPr>
                <w:noProof/>
                <w:webHidden/>
              </w:rPr>
              <w:delInstrText xml:space="preserve"> PAGEREF _Toc71555673 \h </w:delInstrText>
            </w:r>
            <w:r w:rsidDel="00EF6419">
              <w:rPr>
                <w:noProof/>
                <w:webHidden/>
              </w:rPr>
            </w:r>
            <w:r w:rsidDel="00EF6419">
              <w:rPr>
                <w:noProof/>
                <w:webHidden/>
              </w:rPr>
              <w:fldChar w:fldCharType="separate"/>
            </w:r>
            <w:r w:rsidDel="00EF6419">
              <w:rPr>
                <w:noProof/>
                <w:webHidden/>
              </w:rPr>
              <w:delText>36</w:delText>
            </w:r>
            <w:r w:rsidDel="00EF6419">
              <w:rPr>
                <w:noProof/>
                <w:webHidden/>
              </w:rPr>
              <w:fldChar w:fldCharType="end"/>
            </w:r>
            <w:r w:rsidRPr="00DA2E90" w:rsidDel="00EF6419">
              <w:rPr>
                <w:rStyle w:val="Hyperlink"/>
                <w:noProof/>
              </w:rPr>
              <w:fldChar w:fldCharType="end"/>
            </w:r>
          </w:del>
        </w:p>
        <w:p w14:paraId="01415365" w14:textId="0DCF5856" w:rsidR="006231D1" w:rsidDel="00EF6419" w:rsidRDefault="006231D1">
          <w:pPr>
            <w:pStyle w:val="TOC2"/>
            <w:tabs>
              <w:tab w:val="right" w:leader="dot" w:pos="9350"/>
            </w:tabs>
            <w:rPr>
              <w:del w:id="544" w:author="David Conklin" w:date="2021-05-12T11:03:00Z"/>
              <w:rFonts w:eastAsiaTheme="minorEastAsia"/>
              <w:noProof/>
            </w:rPr>
          </w:pPr>
          <w:del w:id="54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"_Toc71555674"</w:delInstrText>
            </w:r>
            <w:r w:rsidRPr="00DA2E90" w:rsidDel="00EF6419">
              <w:rPr>
                <w:rStyle w:val="Hyperlink"/>
                <w:noProof/>
              </w:rPr>
              <w:delInstrText xml:space="preserve"> </w:delInstrText>
            </w:r>
            <w:r w:rsidRPr="00DA2E90" w:rsidDel="00EF6419">
              <w:rPr>
                <w:rStyle w:val="Hyperlink"/>
                <w:noProof/>
              </w:rPr>
              <w:fldChar w:fldCharType="separate"/>
            </w:r>
          </w:del>
          <w:ins w:id="546" w:author="David Conklin" w:date="2021-07-14T10:29:00Z">
            <w:r w:rsidR="002055EB">
              <w:rPr>
                <w:rStyle w:val="Hyperlink"/>
                <w:b/>
                <w:bCs/>
                <w:noProof/>
              </w:rPr>
              <w:t>Error! Hyperlink reference not valid.</w:t>
            </w:r>
          </w:ins>
          <w:del w:id="547" w:author="David Conklin" w:date="2021-05-12T11:03:00Z">
            <w:r w:rsidRPr="00DA2E90" w:rsidDel="00EF6419">
              <w:rPr>
                <w:rStyle w:val="Hyperlink"/>
                <w:noProof/>
              </w:rPr>
              <w:delText>Limitations of subbasin simulations</w:delText>
            </w:r>
            <w:r w:rsidDel="00EF6419">
              <w:rPr>
                <w:noProof/>
                <w:webHidden/>
              </w:rPr>
              <w:tab/>
            </w:r>
            <w:r w:rsidDel="00EF6419">
              <w:rPr>
                <w:noProof/>
                <w:webHidden/>
              </w:rPr>
              <w:fldChar w:fldCharType="begin"/>
            </w:r>
            <w:r w:rsidDel="00EF6419">
              <w:rPr>
                <w:noProof/>
                <w:webHidden/>
              </w:rPr>
              <w:delInstrText xml:space="preserve"> PAGEREF _Toc71555674 \h </w:delInstrText>
            </w:r>
            <w:r w:rsidDel="00EF6419">
              <w:rPr>
                <w:noProof/>
                <w:webHidden/>
              </w:rPr>
            </w:r>
            <w:r w:rsidDel="00EF6419">
              <w:rPr>
                <w:noProof/>
                <w:webHidden/>
              </w:rPr>
              <w:fldChar w:fldCharType="separate"/>
            </w:r>
            <w:r w:rsidDel="00EF6419">
              <w:rPr>
                <w:noProof/>
                <w:webHidden/>
              </w:rPr>
              <w:delText>38</w:delText>
            </w:r>
            <w:r w:rsidDel="00EF6419">
              <w:rPr>
                <w:noProof/>
                <w:webHidden/>
              </w:rPr>
              <w:fldChar w:fldCharType="end"/>
            </w:r>
            <w:r w:rsidRPr="00DA2E90" w:rsidDel="00EF6419">
              <w:rPr>
                <w:rStyle w:val="Hyperlink"/>
                <w:noProof/>
              </w:rPr>
              <w:fldChar w:fldCharType="end"/>
            </w:r>
          </w:del>
        </w:p>
        <w:p w14:paraId="422909FB" w14:textId="51655292" w:rsidR="006231D1" w:rsidDel="00EF6419" w:rsidRDefault="006231D1">
          <w:pPr>
            <w:pStyle w:val="TOC1"/>
            <w:tabs>
              <w:tab w:val="right" w:leader="dot" w:pos="9350"/>
            </w:tabs>
            <w:rPr>
              <w:del w:id="548" w:author="David Conklin" w:date="2021-05-12T11:03:00Z"/>
              <w:rFonts w:eastAsiaTheme="minorEastAsia"/>
              <w:noProof/>
            </w:rPr>
          </w:pPr>
          <w:del w:id="54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"_Toc71555675"</w:delInstrText>
            </w:r>
            <w:r w:rsidRPr="00DA2E90" w:rsidDel="00EF6419">
              <w:rPr>
                <w:rStyle w:val="Hyperlink"/>
                <w:noProof/>
              </w:rPr>
              <w:delInstrText xml:space="preserve"> </w:delInstrText>
            </w:r>
            <w:r w:rsidRPr="00DA2E90" w:rsidDel="00EF6419">
              <w:rPr>
                <w:rStyle w:val="Hyperlink"/>
                <w:noProof/>
              </w:rPr>
              <w:fldChar w:fldCharType="separate"/>
            </w:r>
          </w:del>
          <w:ins w:id="550" w:author="David Conklin" w:date="2021-07-14T10:29:00Z">
            <w:r w:rsidR="002055EB">
              <w:rPr>
                <w:rStyle w:val="Hyperlink"/>
                <w:b/>
                <w:bCs/>
                <w:noProof/>
              </w:rPr>
              <w:t>Error! Hyperlink reference not valid.</w:t>
            </w:r>
          </w:ins>
          <w:del w:id="551" w:author="David Conklin" w:date="2021-05-12T11:03:00Z">
            <w:r w:rsidRPr="00DA2E90" w:rsidDel="00EF6419">
              <w:rPr>
                <w:rStyle w:val="Hyperlink"/>
                <w:noProof/>
              </w:rPr>
              <w:delText>Calibration procedure</w:delText>
            </w:r>
            <w:r w:rsidDel="00EF6419">
              <w:rPr>
                <w:noProof/>
                <w:webHidden/>
              </w:rPr>
              <w:tab/>
            </w:r>
            <w:r w:rsidDel="00EF6419">
              <w:rPr>
                <w:noProof/>
                <w:webHidden/>
              </w:rPr>
              <w:fldChar w:fldCharType="begin"/>
            </w:r>
            <w:r w:rsidDel="00EF6419">
              <w:rPr>
                <w:noProof/>
                <w:webHidden/>
              </w:rPr>
              <w:delInstrText xml:space="preserve"> PAGEREF _Toc71555675 \h </w:delInstrText>
            </w:r>
            <w:r w:rsidDel="00EF6419">
              <w:rPr>
                <w:noProof/>
                <w:webHidden/>
              </w:rPr>
            </w:r>
            <w:r w:rsidDel="00EF6419">
              <w:rPr>
                <w:noProof/>
                <w:webHidden/>
              </w:rPr>
              <w:fldChar w:fldCharType="separate"/>
            </w:r>
            <w:r w:rsidDel="00EF6419">
              <w:rPr>
                <w:noProof/>
                <w:webHidden/>
              </w:rPr>
              <w:delText>38</w:delText>
            </w:r>
            <w:r w:rsidDel="00EF6419">
              <w:rPr>
                <w:noProof/>
                <w:webHidden/>
              </w:rPr>
              <w:fldChar w:fldCharType="end"/>
            </w:r>
            <w:r w:rsidRPr="00DA2E90" w:rsidDel="00EF6419">
              <w:rPr>
                <w:rStyle w:val="Hyperlink"/>
                <w:noProof/>
              </w:rPr>
              <w:fldChar w:fldCharType="end"/>
            </w:r>
          </w:del>
        </w:p>
        <w:p w14:paraId="3B70B62E" w14:textId="02517F7C" w:rsidR="006231D1" w:rsidDel="00EF6419" w:rsidRDefault="006231D1">
          <w:pPr>
            <w:pStyle w:val="TOC2"/>
            <w:tabs>
              <w:tab w:val="right" w:leader="dot" w:pos="9350"/>
            </w:tabs>
            <w:rPr>
              <w:del w:id="552" w:author="David Conklin" w:date="2021-05-12T11:03:00Z"/>
              <w:rFonts w:eastAsiaTheme="minorEastAsia"/>
              <w:noProof/>
            </w:rPr>
          </w:pPr>
          <w:del w:id="55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"_Toc71555676"</w:delInstrText>
            </w:r>
            <w:r w:rsidRPr="00DA2E90" w:rsidDel="00EF6419">
              <w:rPr>
                <w:rStyle w:val="Hyperlink"/>
                <w:noProof/>
              </w:rPr>
              <w:delInstrText xml:space="preserve"> </w:delInstrText>
            </w:r>
            <w:r w:rsidRPr="00DA2E90" w:rsidDel="00EF6419">
              <w:rPr>
                <w:rStyle w:val="Hyperlink"/>
                <w:noProof/>
              </w:rPr>
              <w:fldChar w:fldCharType="separate"/>
            </w:r>
          </w:del>
          <w:ins w:id="554" w:author="David Conklin" w:date="2021-07-14T10:29:00Z">
            <w:r w:rsidR="002055EB">
              <w:rPr>
                <w:rStyle w:val="Hyperlink"/>
                <w:b/>
                <w:bCs/>
                <w:noProof/>
              </w:rPr>
              <w:t>Error! Hyperlink reference not valid.</w:t>
            </w:r>
          </w:ins>
          <w:del w:id="555" w:author="David Conklin" w:date="2021-05-12T11:03:00Z">
            <w:r w:rsidRPr="00DA2E90" w:rsidDel="00EF6419">
              <w:rPr>
                <w:rStyle w:val="Hyperlink"/>
                <w:noProof/>
              </w:rPr>
              <w:delText>Using PEST to determine HBV parameter values</w:delText>
            </w:r>
            <w:r w:rsidDel="00EF6419">
              <w:rPr>
                <w:noProof/>
                <w:webHidden/>
              </w:rPr>
              <w:tab/>
            </w:r>
            <w:r w:rsidDel="00EF6419">
              <w:rPr>
                <w:noProof/>
                <w:webHidden/>
              </w:rPr>
              <w:fldChar w:fldCharType="begin"/>
            </w:r>
            <w:r w:rsidDel="00EF6419">
              <w:rPr>
                <w:noProof/>
                <w:webHidden/>
              </w:rPr>
              <w:delInstrText xml:space="preserve"> PAGEREF _Toc71555676 \h </w:delInstrText>
            </w:r>
            <w:r w:rsidDel="00EF6419">
              <w:rPr>
                <w:noProof/>
                <w:webHidden/>
              </w:rPr>
            </w:r>
            <w:r w:rsidDel="00EF6419">
              <w:rPr>
                <w:noProof/>
                <w:webHidden/>
              </w:rPr>
              <w:fldChar w:fldCharType="separate"/>
            </w:r>
            <w:r w:rsidDel="00EF6419">
              <w:rPr>
                <w:noProof/>
                <w:webHidden/>
              </w:rPr>
              <w:delText>39</w:delText>
            </w:r>
            <w:r w:rsidDel="00EF6419">
              <w:rPr>
                <w:noProof/>
                <w:webHidden/>
              </w:rPr>
              <w:fldChar w:fldCharType="end"/>
            </w:r>
            <w:r w:rsidRPr="00DA2E90" w:rsidDel="00EF6419">
              <w:rPr>
                <w:rStyle w:val="Hyperlink"/>
                <w:noProof/>
              </w:rPr>
              <w:fldChar w:fldCharType="end"/>
            </w:r>
          </w:del>
        </w:p>
        <w:p w14:paraId="6E09D967" w14:textId="563E98C0" w:rsidR="006231D1" w:rsidDel="00EF6419" w:rsidRDefault="006231D1">
          <w:pPr>
            <w:pStyle w:val="TOC2"/>
            <w:tabs>
              <w:tab w:val="right" w:leader="dot" w:pos="9350"/>
            </w:tabs>
            <w:rPr>
              <w:del w:id="556" w:author="David Conklin" w:date="2021-05-12T11:03:00Z"/>
              <w:rFonts w:eastAsiaTheme="minorEastAsia"/>
              <w:noProof/>
            </w:rPr>
          </w:pPr>
          <w:del w:id="55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"_Toc71555677"</w:delInstrText>
            </w:r>
            <w:r w:rsidRPr="00DA2E90" w:rsidDel="00EF6419">
              <w:rPr>
                <w:rStyle w:val="Hyperlink"/>
                <w:noProof/>
              </w:rPr>
              <w:delInstrText xml:space="preserve"> </w:delInstrText>
            </w:r>
            <w:r w:rsidRPr="00DA2E90" w:rsidDel="00EF6419">
              <w:rPr>
                <w:rStyle w:val="Hyperlink"/>
                <w:noProof/>
              </w:rPr>
              <w:fldChar w:fldCharType="separate"/>
            </w:r>
          </w:del>
          <w:ins w:id="558" w:author="David Conklin" w:date="2021-07-14T10:29:00Z">
            <w:r w:rsidR="002055EB">
              <w:rPr>
                <w:rStyle w:val="Hyperlink"/>
                <w:b/>
                <w:bCs/>
                <w:noProof/>
              </w:rPr>
              <w:t>Error! Hyperlink reference not valid.</w:t>
            </w:r>
          </w:ins>
          <w:del w:id="559" w:author="David Conklin" w:date="2021-05-12T11:03:00Z">
            <w:r w:rsidRPr="00DA2E90" w:rsidDel="00EF6419">
              <w:rPr>
                <w:rStyle w:val="Hyperlink"/>
                <w:noProof/>
              </w:rPr>
              <w:delText>Calibrating streamflows using stream gage measurements</w:delText>
            </w:r>
            <w:r w:rsidDel="00EF6419">
              <w:rPr>
                <w:noProof/>
                <w:webHidden/>
              </w:rPr>
              <w:tab/>
            </w:r>
            <w:r w:rsidDel="00EF6419">
              <w:rPr>
                <w:noProof/>
                <w:webHidden/>
              </w:rPr>
              <w:fldChar w:fldCharType="begin"/>
            </w:r>
            <w:r w:rsidDel="00EF6419">
              <w:rPr>
                <w:noProof/>
                <w:webHidden/>
              </w:rPr>
              <w:delInstrText xml:space="preserve"> PAGEREF _Toc71555677 \h </w:delInstrText>
            </w:r>
            <w:r w:rsidDel="00EF6419">
              <w:rPr>
                <w:noProof/>
                <w:webHidden/>
              </w:rPr>
            </w:r>
            <w:r w:rsidDel="00EF6419">
              <w:rPr>
                <w:noProof/>
                <w:webHidden/>
              </w:rPr>
              <w:fldChar w:fldCharType="separate"/>
            </w:r>
            <w:r w:rsidDel="00EF6419">
              <w:rPr>
                <w:noProof/>
                <w:webHidden/>
              </w:rPr>
              <w:delText>39</w:delText>
            </w:r>
            <w:r w:rsidDel="00EF6419">
              <w:rPr>
                <w:noProof/>
                <w:webHidden/>
              </w:rPr>
              <w:fldChar w:fldCharType="end"/>
            </w:r>
            <w:r w:rsidRPr="00DA2E90" w:rsidDel="00EF6419">
              <w:rPr>
                <w:rStyle w:val="Hyperlink"/>
                <w:noProof/>
              </w:rPr>
              <w:fldChar w:fldCharType="end"/>
            </w:r>
          </w:del>
        </w:p>
        <w:p w14:paraId="0AE62454" w14:textId="00412317" w:rsidR="006231D1" w:rsidDel="00EF6419" w:rsidRDefault="006231D1">
          <w:pPr>
            <w:pStyle w:val="TOC2"/>
            <w:tabs>
              <w:tab w:val="right" w:leader="dot" w:pos="9350"/>
            </w:tabs>
            <w:rPr>
              <w:del w:id="560" w:author="David Conklin" w:date="2021-05-12T11:03:00Z"/>
              <w:rFonts w:eastAsiaTheme="minorEastAsia"/>
              <w:noProof/>
            </w:rPr>
          </w:pPr>
          <w:del w:id="56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"_Toc71555678"</w:delInstrText>
            </w:r>
            <w:r w:rsidRPr="00DA2E90" w:rsidDel="00EF6419">
              <w:rPr>
                <w:rStyle w:val="Hyperlink"/>
                <w:noProof/>
              </w:rPr>
              <w:delInstrText xml:space="preserve"> </w:delInstrText>
            </w:r>
            <w:r w:rsidRPr="00DA2E90" w:rsidDel="00EF6419">
              <w:rPr>
                <w:rStyle w:val="Hyperlink"/>
                <w:noProof/>
              </w:rPr>
              <w:fldChar w:fldCharType="separate"/>
            </w:r>
          </w:del>
          <w:ins w:id="562" w:author="David Conklin" w:date="2021-07-14T10:29:00Z">
            <w:r w:rsidR="002055EB">
              <w:rPr>
                <w:rStyle w:val="Hyperlink"/>
                <w:b/>
                <w:bCs/>
                <w:noProof/>
              </w:rPr>
              <w:t>Error! Hyperlink reference not valid.</w:t>
            </w:r>
          </w:ins>
          <w:del w:id="563" w:author="David Conklin" w:date="2021-05-12T11:03:00Z">
            <w:r w:rsidRPr="00DA2E90" w:rsidDel="00EF6419">
              <w:rPr>
                <w:rStyle w:val="Hyperlink"/>
                <w:noProof/>
              </w:rPr>
              <w:delText>Calibrating stream temperatures</w:delText>
            </w:r>
            <w:r w:rsidDel="00EF6419">
              <w:rPr>
                <w:noProof/>
                <w:webHidden/>
              </w:rPr>
              <w:tab/>
            </w:r>
            <w:r w:rsidDel="00EF6419">
              <w:rPr>
                <w:noProof/>
                <w:webHidden/>
              </w:rPr>
              <w:fldChar w:fldCharType="begin"/>
            </w:r>
            <w:r w:rsidDel="00EF6419">
              <w:rPr>
                <w:noProof/>
                <w:webHidden/>
              </w:rPr>
              <w:delInstrText xml:space="preserve"> PAGEREF _Toc71555678 \h </w:delInstrText>
            </w:r>
            <w:r w:rsidDel="00EF6419">
              <w:rPr>
                <w:noProof/>
                <w:webHidden/>
              </w:rPr>
            </w:r>
            <w:r w:rsidDel="00EF6419">
              <w:rPr>
                <w:noProof/>
                <w:webHidden/>
              </w:rPr>
              <w:fldChar w:fldCharType="separate"/>
            </w:r>
            <w:r w:rsidDel="00EF6419">
              <w:rPr>
                <w:noProof/>
                <w:webHidden/>
              </w:rPr>
              <w:delText>40</w:delText>
            </w:r>
            <w:r w:rsidDel="00EF6419">
              <w:rPr>
                <w:noProof/>
                <w:webHidden/>
              </w:rPr>
              <w:fldChar w:fldCharType="end"/>
            </w:r>
            <w:r w:rsidRPr="00DA2E90" w:rsidDel="00EF6419">
              <w:rPr>
                <w:rStyle w:val="Hyperlink"/>
                <w:noProof/>
              </w:rPr>
              <w:fldChar w:fldCharType="end"/>
            </w:r>
          </w:del>
        </w:p>
        <w:p w14:paraId="3A0C712C" w14:textId="3EA2F09C" w:rsidR="006231D1" w:rsidDel="00EF6419" w:rsidRDefault="006231D1">
          <w:pPr>
            <w:pStyle w:val="TOC1"/>
            <w:tabs>
              <w:tab w:val="right" w:leader="dot" w:pos="9350"/>
            </w:tabs>
            <w:rPr>
              <w:del w:id="564" w:author="David Conklin" w:date="2021-05-12T11:03:00Z"/>
              <w:rFonts w:eastAsiaTheme="minorEastAsia"/>
              <w:noProof/>
            </w:rPr>
          </w:pPr>
          <w:del w:id="56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"_Toc71555679"</w:delInstrText>
            </w:r>
            <w:r w:rsidRPr="00DA2E90" w:rsidDel="00EF6419">
              <w:rPr>
                <w:rStyle w:val="Hyperlink"/>
                <w:noProof/>
              </w:rPr>
              <w:delInstrText xml:space="preserve"> </w:delInstrText>
            </w:r>
            <w:r w:rsidRPr="00DA2E90" w:rsidDel="00EF6419">
              <w:rPr>
                <w:rStyle w:val="Hyperlink"/>
                <w:noProof/>
              </w:rPr>
              <w:fldChar w:fldCharType="separate"/>
            </w:r>
          </w:del>
          <w:ins w:id="566" w:author="David Conklin" w:date="2021-07-14T10:29:00Z">
            <w:r w:rsidR="002055EB">
              <w:rPr>
                <w:rStyle w:val="Hyperlink"/>
                <w:b/>
                <w:bCs/>
                <w:noProof/>
              </w:rPr>
              <w:t>Error! Hyperlink reference not valid.</w:t>
            </w:r>
          </w:ins>
          <w:del w:id="567" w:author="David Conklin" w:date="2021-05-12T11:03:00Z">
            <w:r w:rsidRPr="00DA2E90" w:rsidDel="00EF6419">
              <w:rPr>
                <w:rStyle w:val="Hyperlink"/>
                <w:noProof/>
              </w:rPr>
              <w:delText>North Santiam study area</w:delText>
            </w:r>
            <w:r w:rsidDel="00EF6419">
              <w:rPr>
                <w:noProof/>
                <w:webHidden/>
              </w:rPr>
              <w:tab/>
            </w:r>
            <w:r w:rsidDel="00EF6419">
              <w:rPr>
                <w:noProof/>
                <w:webHidden/>
              </w:rPr>
              <w:fldChar w:fldCharType="begin"/>
            </w:r>
            <w:r w:rsidDel="00EF6419">
              <w:rPr>
                <w:noProof/>
                <w:webHidden/>
              </w:rPr>
              <w:delInstrText xml:space="preserve"> PAGEREF _Toc71555679 \h </w:delInstrText>
            </w:r>
            <w:r w:rsidDel="00EF6419">
              <w:rPr>
                <w:noProof/>
                <w:webHidden/>
              </w:rPr>
            </w:r>
            <w:r w:rsidDel="00EF6419">
              <w:rPr>
                <w:noProof/>
                <w:webHidden/>
              </w:rPr>
              <w:fldChar w:fldCharType="separate"/>
            </w:r>
            <w:r w:rsidDel="00EF6419">
              <w:rPr>
                <w:noProof/>
                <w:webHidden/>
              </w:rPr>
              <w:delText>41</w:delText>
            </w:r>
            <w:r w:rsidDel="00EF6419">
              <w:rPr>
                <w:noProof/>
                <w:webHidden/>
              </w:rPr>
              <w:fldChar w:fldCharType="end"/>
            </w:r>
            <w:r w:rsidRPr="00DA2E90" w:rsidDel="00EF6419">
              <w:rPr>
                <w:rStyle w:val="Hyperlink"/>
                <w:noProof/>
              </w:rPr>
              <w:fldChar w:fldCharType="end"/>
            </w:r>
          </w:del>
        </w:p>
        <w:p w14:paraId="0A5E89D7" w14:textId="615D1140" w:rsidR="006231D1" w:rsidDel="00EF6419" w:rsidRDefault="006231D1">
          <w:pPr>
            <w:pStyle w:val="TOC2"/>
            <w:tabs>
              <w:tab w:val="right" w:leader="dot" w:pos="9350"/>
            </w:tabs>
            <w:rPr>
              <w:del w:id="568" w:author="David Conklin" w:date="2021-05-12T11:03:00Z"/>
              <w:rFonts w:eastAsiaTheme="minorEastAsia"/>
              <w:noProof/>
            </w:rPr>
          </w:pPr>
          <w:del w:id="56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"_Toc71555680"</w:delInstrText>
            </w:r>
            <w:r w:rsidRPr="00DA2E90" w:rsidDel="00EF6419">
              <w:rPr>
                <w:rStyle w:val="Hyperlink"/>
                <w:noProof/>
              </w:rPr>
              <w:delInstrText xml:space="preserve"> </w:delInstrText>
            </w:r>
            <w:r w:rsidRPr="00DA2E90" w:rsidDel="00EF6419">
              <w:rPr>
                <w:rStyle w:val="Hyperlink"/>
                <w:noProof/>
              </w:rPr>
              <w:fldChar w:fldCharType="separate"/>
            </w:r>
          </w:del>
          <w:ins w:id="570" w:author="David Conklin" w:date="2021-07-14T10:29:00Z">
            <w:r w:rsidR="002055EB">
              <w:rPr>
                <w:rStyle w:val="Hyperlink"/>
                <w:b/>
                <w:bCs/>
                <w:noProof/>
              </w:rPr>
              <w:t>Error! Hyperlink reference not valid.</w:t>
            </w:r>
          </w:ins>
          <w:del w:id="571" w:author="David Conklin" w:date="2021-05-12T11:03:00Z">
            <w:r w:rsidRPr="00DA2E90" w:rsidDel="00EF6419">
              <w:rPr>
                <w:rStyle w:val="Hyperlink"/>
                <w:rFonts w:eastAsia="Times New Roman"/>
                <w:noProof/>
              </w:rPr>
              <w:delText>Instream water rights</w:delText>
            </w:r>
            <w:r w:rsidDel="00EF6419">
              <w:rPr>
                <w:noProof/>
                <w:webHidden/>
              </w:rPr>
              <w:tab/>
            </w:r>
            <w:r w:rsidDel="00EF6419">
              <w:rPr>
                <w:noProof/>
                <w:webHidden/>
              </w:rPr>
              <w:fldChar w:fldCharType="begin"/>
            </w:r>
            <w:r w:rsidDel="00EF6419">
              <w:rPr>
                <w:noProof/>
                <w:webHidden/>
              </w:rPr>
              <w:delInstrText xml:space="preserve"> PAGEREF _Toc71555680 \h </w:delInstrText>
            </w:r>
            <w:r w:rsidDel="00EF6419">
              <w:rPr>
                <w:noProof/>
                <w:webHidden/>
              </w:rPr>
            </w:r>
            <w:r w:rsidDel="00EF6419">
              <w:rPr>
                <w:noProof/>
                <w:webHidden/>
              </w:rPr>
              <w:fldChar w:fldCharType="separate"/>
            </w:r>
            <w:r w:rsidDel="00EF6419">
              <w:rPr>
                <w:noProof/>
                <w:webHidden/>
              </w:rPr>
              <w:delText>41</w:delText>
            </w:r>
            <w:r w:rsidDel="00EF6419">
              <w:rPr>
                <w:noProof/>
                <w:webHidden/>
              </w:rPr>
              <w:fldChar w:fldCharType="end"/>
            </w:r>
            <w:r w:rsidRPr="00DA2E90" w:rsidDel="00EF6419">
              <w:rPr>
                <w:rStyle w:val="Hyperlink"/>
                <w:noProof/>
              </w:rPr>
              <w:fldChar w:fldCharType="end"/>
            </w:r>
          </w:del>
        </w:p>
        <w:p w14:paraId="67DAC350" w14:textId="21655E72" w:rsidR="006231D1" w:rsidDel="00EF6419" w:rsidRDefault="006231D1">
          <w:pPr>
            <w:pStyle w:val="TOC2"/>
            <w:tabs>
              <w:tab w:val="right" w:leader="dot" w:pos="9350"/>
            </w:tabs>
            <w:rPr>
              <w:del w:id="572" w:author="David Conklin" w:date="2021-05-12T11:03:00Z"/>
              <w:rFonts w:eastAsiaTheme="minorEastAsia"/>
              <w:noProof/>
            </w:rPr>
          </w:pPr>
          <w:del w:id="57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"_Toc71555681"</w:delInstrText>
            </w:r>
            <w:r w:rsidRPr="00DA2E90" w:rsidDel="00EF6419">
              <w:rPr>
                <w:rStyle w:val="Hyperlink"/>
                <w:noProof/>
              </w:rPr>
              <w:delInstrText xml:space="preserve"> </w:delInstrText>
            </w:r>
            <w:r w:rsidRPr="00DA2E90" w:rsidDel="00EF6419">
              <w:rPr>
                <w:rStyle w:val="Hyperlink"/>
                <w:noProof/>
              </w:rPr>
              <w:fldChar w:fldCharType="separate"/>
            </w:r>
          </w:del>
          <w:ins w:id="574" w:author="David Conklin" w:date="2021-07-14T10:29:00Z">
            <w:r w:rsidR="002055EB">
              <w:rPr>
                <w:rStyle w:val="Hyperlink"/>
                <w:b/>
                <w:bCs/>
                <w:noProof/>
              </w:rPr>
              <w:t>Error! Hyperlink reference not valid.</w:t>
            </w:r>
          </w:ins>
          <w:del w:id="575" w:author="David Conklin" w:date="2021-05-12T11:03:00Z">
            <w:r w:rsidRPr="00DA2E90" w:rsidDel="00EF6419">
              <w:rPr>
                <w:rStyle w:val="Hyperlink"/>
                <w:noProof/>
              </w:rPr>
              <w:delText>Municipal water rights</w:delText>
            </w:r>
            <w:r w:rsidDel="00EF6419">
              <w:rPr>
                <w:noProof/>
                <w:webHidden/>
              </w:rPr>
              <w:tab/>
            </w:r>
            <w:r w:rsidDel="00EF6419">
              <w:rPr>
                <w:noProof/>
                <w:webHidden/>
              </w:rPr>
              <w:fldChar w:fldCharType="begin"/>
            </w:r>
            <w:r w:rsidDel="00EF6419">
              <w:rPr>
                <w:noProof/>
                <w:webHidden/>
              </w:rPr>
              <w:delInstrText xml:space="preserve"> PAGEREF _Toc71555681 \h </w:delInstrText>
            </w:r>
            <w:r w:rsidDel="00EF6419">
              <w:rPr>
                <w:noProof/>
                <w:webHidden/>
              </w:rPr>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4E83B578" w14:textId="1633DE62" w:rsidR="006231D1" w:rsidDel="00EF6419" w:rsidRDefault="006231D1">
          <w:pPr>
            <w:pStyle w:val="TOC1"/>
            <w:tabs>
              <w:tab w:val="right" w:leader="dot" w:pos="9350"/>
            </w:tabs>
            <w:rPr>
              <w:del w:id="576" w:author="David Conklin" w:date="2021-05-12T11:03:00Z"/>
              <w:rFonts w:eastAsiaTheme="minorEastAsia"/>
              <w:noProof/>
            </w:rPr>
          </w:pPr>
          <w:del w:id="57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"_Toc71555682"</w:delInstrText>
            </w:r>
            <w:r w:rsidRPr="00DA2E90" w:rsidDel="00EF6419">
              <w:rPr>
                <w:rStyle w:val="Hyperlink"/>
                <w:noProof/>
              </w:rPr>
              <w:delInstrText xml:space="preserve"> </w:delInstrText>
            </w:r>
            <w:r w:rsidRPr="00DA2E90" w:rsidDel="00EF6419">
              <w:rPr>
                <w:rStyle w:val="Hyperlink"/>
                <w:noProof/>
              </w:rPr>
              <w:fldChar w:fldCharType="separate"/>
            </w:r>
          </w:del>
          <w:ins w:id="578" w:author="David Conklin" w:date="2021-07-14T10:29:00Z">
            <w:r w:rsidR="002055EB">
              <w:rPr>
                <w:rStyle w:val="Hyperlink"/>
                <w:b/>
                <w:bCs/>
                <w:noProof/>
              </w:rPr>
              <w:t>Error! Hyperlink reference not valid.</w:t>
            </w:r>
          </w:ins>
          <w:del w:id="579" w:author="David Conklin" w:date="2021-05-12T11:03:00Z">
            <w:r w:rsidRPr="00DA2E90" w:rsidDel="00EF6419">
              <w:rPr>
                <w:rStyle w:val="Hyperlink"/>
                <w:noProof/>
              </w:rPr>
              <w:delText>McKenzie Basin Wetlands Study</w:delText>
            </w:r>
            <w:r w:rsidDel="00EF6419">
              <w:rPr>
                <w:noProof/>
                <w:webHidden/>
              </w:rPr>
              <w:tab/>
            </w:r>
            <w:r w:rsidDel="00EF6419">
              <w:rPr>
                <w:noProof/>
                <w:webHidden/>
              </w:rPr>
              <w:fldChar w:fldCharType="begin"/>
            </w:r>
            <w:r w:rsidDel="00EF6419">
              <w:rPr>
                <w:noProof/>
                <w:webHidden/>
              </w:rPr>
              <w:delInstrText xml:space="preserve"> PAGEREF _Toc71555682 \h </w:delInstrText>
            </w:r>
            <w:r w:rsidDel="00EF6419">
              <w:rPr>
                <w:noProof/>
                <w:webHidden/>
              </w:rPr>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2DD59B88" w14:textId="645647C4" w:rsidR="006231D1" w:rsidDel="00EF6419" w:rsidRDefault="006231D1">
          <w:pPr>
            <w:pStyle w:val="TOC2"/>
            <w:tabs>
              <w:tab w:val="right" w:leader="dot" w:pos="9350"/>
            </w:tabs>
            <w:rPr>
              <w:del w:id="580" w:author="David Conklin" w:date="2021-05-12T11:03:00Z"/>
              <w:rFonts w:eastAsiaTheme="minorEastAsia"/>
              <w:noProof/>
            </w:rPr>
          </w:pPr>
          <w:del w:id="58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"_Toc71555683"</w:delInstrText>
            </w:r>
            <w:r w:rsidRPr="00DA2E90" w:rsidDel="00EF6419">
              <w:rPr>
                <w:rStyle w:val="Hyperlink"/>
                <w:noProof/>
              </w:rPr>
              <w:delInstrText xml:space="preserve"> </w:delInstrText>
            </w:r>
            <w:r w:rsidRPr="00DA2E90" w:rsidDel="00EF6419">
              <w:rPr>
                <w:rStyle w:val="Hyperlink"/>
                <w:noProof/>
              </w:rPr>
              <w:fldChar w:fldCharType="separate"/>
            </w:r>
          </w:del>
          <w:ins w:id="582" w:author="David Conklin" w:date="2021-07-14T10:29:00Z">
            <w:r w:rsidR="002055EB">
              <w:rPr>
                <w:rStyle w:val="Hyperlink"/>
                <w:b/>
                <w:bCs/>
                <w:noProof/>
              </w:rPr>
              <w:t>Error! Hyperlink reference not valid.</w:t>
            </w:r>
          </w:ins>
          <w:del w:id="583" w:author="David Conklin" w:date="2021-05-12T11:03:00Z">
            <w:r w:rsidRPr="00DA2E90" w:rsidDel="00EF6419">
              <w:rPr>
                <w:rStyle w:val="Hyperlink"/>
                <w:noProof/>
              </w:rPr>
              <w:delText>Project Overview</w:delText>
            </w:r>
            <w:r w:rsidDel="00EF6419">
              <w:rPr>
                <w:noProof/>
                <w:webHidden/>
              </w:rPr>
              <w:tab/>
            </w:r>
            <w:r w:rsidDel="00EF6419">
              <w:rPr>
                <w:noProof/>
                <w:webHidden/>
              </w:rPr>
              <w:fldChar w:fldCharType="begin"/>
            </w:r>
            <w:r w:rsidDel="00EF6419">
              <w:rPr>
                <w:noProof/>
                <w:webHidden/>
              </w:rPr>
              <w:delInstrText xml:space="preserve"> PAGEREF _Toc71555683 \h </w:delInstrText>
            </w:r>
            <w:r w:rsidDel="00EF6419">
              <w:rPr>
                <w:noProof/>
                <w:webHidden/>
              </w:rPr>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76BC6933" w14:textId="34AFE161" w:rsidR="006231D1" w:rsidDel="00EF6419" w:rsidRDefault="006231D1">
          <w:pPr>
            <w:pStyle w:val="TOC2"/>
            <w:tabs>
              <w:tab w:val="right" w:leader="dot" w:pos="9350"/>
            </w:tabs>
            <w:rPr>
              <w:del w:id="584" w:author="David Conklin" w:date="2021-05-12T11:03:00Z"/>
              <w:rFonts w:eastAsiaTheme="minorEastAsia"/>
              <w:noProof/>
            </w:rPr>
          </w:pPr>
          <w:del w:id="58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"_Toc71555684"</w:delInstrText>
            </w:r>
            <w:r w:rsidRPr="00DA2E90" w:rsidDel="00EF6419">
              <w:rPr>
                <w:rStyle w:val="Hyperlink"/>
                <w:noProof/>
              </w:rPr>
              <w:delInstrText xml:space="preserve"> </w:delInstrText>
            </w:r>
            <w:r w:rsidRPr="00DA2E90" w:rsidDel="00EF6419">
              <w:rPr>
                <w:rStyle w:val="Hyperlink"/>
                <w:noProof/>
              </w:rPr>
              <w:fldChar w:fldCharType="separate"/>
            </w:r>
          </w:del>
          <w:ins w:id="586" w:author="David Conklin" w:date="2021-07-14T10:29:00Z">
            <w:r w:rsidR="002055EB">
              <w:rPr>
                <w:rStyle w:val="Hyperlink"/>
                <w:b/>
                <w:bCs/>
                <w:noProof/>
              </w:rPr>
              <w:t>Error! Hyperlink reference not valid.</w:t>
            </w:r>
          </w:ins>
          <w:del w:id="587" w:author="David Conklin" w:date="2021-05-12T11:03:00Z">
            <w:r w:rsidRPr="00DA2E90" w:rsidDel="00EF6419">
              <w:rPr>
                <w:rStyle w:val="Hyperlink"/>
                <w:noProof/>
              </w:rPr>
              <w:delText>Model and Simulation Overview</w:delText>
            </w:r>
            <w:r w:rsidDel="00EF6419">
              <w:rPr>
                <w:noProof/>
                <w:webHidden/>
              </w:rPr>
              <w:tab/>
            </w:r>
            <w:r w:rsidDel="00EF6419">
              <w:rPr>
                <w:noProof/>
                <w:webHidden/>
              </w:rPr>
              <w:fldChar w:fldCharType="begin"/>
            </w:r>
            <w:r w:rsidDel="00EF6419">
              <w:rPr>
                <w:noProof/>
                <w:webHidden/>
              </w:rPr>
              <w:delInstrText xml:space="preserve"> PAGEREF _Toc71555684 \h </w:delInstrText>
            </w:r>
            <w:r w:rsidDel="00EF6419">
              <w:rPr>
                <w:noProof/>
                <w:webHidden/>
              </w:rPr>
            </w:r>
            <w:r w:rsidDel="00EF6419">
              <w:rPr>
                <w:noProof/>
                <w:webHidden/>
              </w:rPr>
              <w:fldChar w:fldCharType="separate"/>
            </w:r>
            <w:r w:rsidDel="00EF6419">
              <w:rPr>
                <w:noProof/>
                <w:webHidden/>
              </w:rPr>
              <w:delText>45</w:delText>
            </w:r>
            <w:r w:rsidDel="00EF6419">
              <w:rPr>
                <w:noProof/>
                <w:webHidden/>
              </w:rPr>
              <w:fldChar w:fldCharType="end"/>
            </w:r>
            <w:r w:rsidRPr="00DA2E90" w:rsidDel="00EF6419">
              <w:rPr>
                <w:rStyle w:val="Hyperlink"/>
                <w:noProof/>
              </w:rPr>
              <w:fldChar w:fldCharType="end"/>
            </w:r>
          </w:del>
        </w:p>
        <w:p w14:paraId="351CBD98" w14:textId="1A1D5A1F" w:rsidR="006231D1" w:rsidDel="00EF6419" w:rsidRDefault="006231D1">
          <w:pPr>
            <w:pStyle w:val="TOC2"/>
            <w:tabs>
              <w:tab w:val="right" w:leader="dot" w:pos="9350"/>
            </w:tabs>
            <w:rPr>
              <w:del w:id="588" w:author="David Conklin" w:date="2021-05-12T11:03:00Z"/>
              <w:rFonts w:eastAsiaTheme="minorEastAsia"/>
              <w:noProof/>
            </w:rPr>
          </w:pPr>
          <w:del w:id="58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"_Toc71555685"</w:delInstrText>
            </w:r>
            <w:r w:rsidRPr="00DA2E90" w:rsidDel="00EF6419">
              <w:rPr>
                <w:rStyle w:val="Hyperlink"/>
                <w:noProof/>
              </w:rPr>
              <w:delInstrText xml:space="preserve"> </w:delInstrText>
            </w:r>
            <w:r w:rsidRPr="00DA2E90" w:rsidDel="00EF6419">
              <w:rPr>
                <w:rStyle w:val="Hyperlink"/>
                <w:noProof/>
              </w:rPr>
              <w:fldChar w:fldCharType="separate"/>
            </w:r>
          </w:del>
          <w:ins w:id="590" w:author="David Conklin" w:date="2021-07-14T10:29:00Z">
            <w:r w:rsidR="002055EB">
              <w:rPr>
                <w:rStyle w:val="Hyperlink"/>
                <w:b/>
                <w:bCs/>
                <w:noProof/>
              </w:rPr>
              <w:t>Error! Hyperlink reference not valid.</w:t>
            </w:r>
          </w:ins>
          <w:del w:id="591" w:author="David Conklin" w:date="2021-05-12T11:03:00Z">
            <w:r w:rsidRPr="00DA2E90" w:rsidDel="00EF6419">
              <w:rPr>
                <w:rStyle w:val="Hyperlink"/>
                <w:noProof/>
              </w:rPr>
              <w:delText>McKenzie wetlands in the initial versions of the IDU, HRU, and Reach data layers</w:delText>
            </w:r>
            <w:r w:rsidDel="00EF6419">
              <w:rPr>
                <w:noProof/>
                <w:webHidden/>
              </w:rPr>
              <w:tab/>
            </w:r>
            <w:r w:rsidDel="00EF6419">
              <w:rPr>
                <w:noProof/>
                <w:webHidden/>
              </w:rPr>
              <w:fldChar w:fldCharType="begin"/>
            </w:r>
            <w:r w:rsidDel="00EF6419">
              <w:rPr>
                <w:noProof/>
                <w:webHidden/>
              </w:rPr>
              <w:delInstrText xml:space="preserve"> PAGEREF _Toc71555685 \h </w:delInstrText>
            </w:r>
            <w:r w:rsidDel="00EF6419">
              <w:rPr>
                <w:noProof/>
                <w:webHidden/>
              </w:rPr>
            </w:r>
            <w:r w:rsidDel="00EF6419">
              <w:rPr>
                <w:noProof/>
                <w:webHidden/>
              </w:rPr>
              <w:fldChar w:fldCharType="separate"/>
            </w:r>
            <w:r w:rsidDel="00EF6419">
              <w:rPr>
                <w:noProof/>
                <w:webHidden/>
              </w:rPr>
              <w:delText>46</w:delText>
            </w:r>
            <w:r w:rsidDel="00EF6419">
              <w:rPr>
                <w:noProof/>
                <w:webHidden/>
              </w:rPr>
              <w:fldChar w:fldCharType="end"/>
            </w:r>
            <w:r w:rsidRPr="00DA2E90" w:rsidDel="00EF6419">
              <w:rPr>
                <w:rStyle w:val="Hyperlink"/>
                <w:noProof/>
              </w:rPr>
              <w:fldChar w:fldCharType="end"/>
            </w:r>
          </w:del>
        </w:p>
        <w:p w14:paraId="2AA231A2" w14:textId="598D3D98" w:rsidR="006231D1" w:rsidDel="00EF6419" w:rsidRDefault="006231D1">
          <w:pPr>
            <w:pStyle w:val="TOC2"/>
            <w:tabs>
              <w:tab w:val="right" w:leader="dot" w:pos="9350"/>
            </w:tabs>
            <w:rPr>
              <w:del w:id="592" w:author="David Conklin" w:date="2021-05-12T11:03:00Z"/>
              <w:rFonts w:eastAsiaTheme="minorEastAsia"/>
              <w:noProof/>
            </w:rPr>
          </w:pPr>
          <w:del w:id="59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"_Toc71555686"</w:delInstrText>
            </w:r>
            <w:r w:rsidRPr="00DA2E90" w:rsidDel="00EF6419">
              <w:rPr>
                <w:rStyle w:val="Hyperlink"/>
                <w:noProof/>
              </w:rPr>
              <w:delInstrText xml:space="preserve"> </w:delInstrText>
            </w:r>
            <w:r w:rsidRPr="00DA2E90" w:rsidDel="00EF6419">
              <w:rPr>
                <w:rStyle w:val="Hyperlink"/>
                <w:noProof/>
              </w:rPr>
              <w:fldChar w:fldCharType="separate"/>
            </w:r>
          </w:del>
          <w:ins w:id="594" w:author="David Conklin" w:date="2021-07-14T10:29:00Z">
            <w:r w:rsidR="002055EB">
              <w:rPr>
                <w:rStyle w:val="Hyperlink"/>
                <w:b/>
                <w:bCs/>
                <w:noProof/>
              </w:rPr>
              <w:t>Error! Hyperlink reference not valid.</w:t>
            </w:r>
          </w:ins>
          <w:del w:id="595" w:author="David Conklin" w:date="2021-05-12T11:03:00Z">
            <w:r w:rsidRPr="00DA2E90" w:rsidDel="00EF6419">
              <w:rPr>
                <w:rStyle w:val="Hyperlink"/>
                <w:noProof/>
              </w:rPr>
              <w:delText>Data changes for better representation of wetlands</w:delText>
            </w:r>
            <w:r w:rsidDel="00EF6419">
              <w:rPr>
                <w:noProof/>
                <w:webHidden/>
              </w:rPr>
              <w:tab/>
            </w:r>
            <w:r w:rsidDel="00EF6419">
              <w:rPr>
                <w:noProof/>
                <w:webHidden/>
              </w:rPr>
              <w:fldChar w:fldCharType="begin"/>
            </w:r>
            <w:r w:rsidDel="00EF6419">
              <w:rPr>
                <w:noProof/>
                <w:webHidden/>
              </w:rPr>
              <w:delInstrText xml:space="preserve"> PAGEREF _Toc71555686 \h </w:delInstrText>
            </w:r>
            <w:r w:rsidDel="00EF6419">
              <w:rPr>
                <w:noProof/>
                <w:webHidden/>
              </w:rPr>
            </w:r>
            <w:r w:rsidDel="00EF6419">
              <w:rPr>
                <w:noProof/>
                <w:webHidden/>
              </w:rPr>
              <w:fldChar w:fldCharType="separate"/>
            </w:r>
            <w:r w:rsidDel="00EF6419">
              <w:rPr>
                <w:noProof/>
                <w:webHidden/>
              </w:rPr>
              <w:delText>46</w:delText>
            </w:r>
            <w:r w:rsidDel="00EF6419">
              <w:rPr>
                <w:noProof/>
                <w:webHidden/>
              </w:rPr>
              <w:fldChar w:fldCharType="end"/>
            </w:r>
            <w:r w:rsidRPr="00DA2E90" w:rsidDel="00EF6419">
              <w:rPr>
                <w:rStyle w:val="Hyperlink"/>
                <w:noProof/>
              </w:rPr>
              <w:fldChar w:fldCharType="end"/>
            </w:r>
          </w:del>
        </w:p>
        <w:p w14:paraId="2B56DD48" w14:textId="5AB4A908" w:rsidR="006231D1" w:rsidDel="00EF6419" w:rsidRDefault="006231D1">
          <w:pPr>
            <w:pStyle w:val="TOC2"/>
            <w:tabs>
              <w:tab w:val="right" w:leader="dot" w:pos="9350"/>
            </w:tabs>
            <w:rPr>
              <w:del w:id="596" w:author="David Conklin" w:date="2021-05-12T11:03:00Z"/>
              <w:rFonts w:eastAsiaTheme="minorEastAsia"/>
              <w:noProof/>
            </w:rPr>
          </w:pPr>
          <w:del w:id="59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"_Toc71555687"</w:delInstrText>
            </w:r>
            <w:r w:rsidRPr="00DA2E90" w:rsidDel="00EF6419">
              <w:rPr>
                <w:rStyle w:val="Hyperlink"/>
                <w:noProof/>
              </w:rPr>
              <w:delInstrText xml:space="preserve"> </w:delInstrText>
            </w:r>
            <w:r w:rsidRPr="00DA2E90" w:rsidDel="00EF6419">
              <w:rPr>
                <w:rStyle w:val="Hyperlink"/>
                <w:noProof/>
              </w:rPr>
              <w:fldChar w:fldCharType="separate"/>
            </w:r>
          </w:del>
          <w:ins w:id="598" w:author="David Conklin" w:date="2021-07-14T10:29:00Z">
            <w:r w:rsidR="002055EB">
              <w:rPr>
                <w:rStyle w:val="Hyperlink"/>
                <w:b/>
                <w:bCs/>
                <w:noProof/>
              </w:rPr>
              <w:t>Error! Hyperlink reference not valid.</w:t>
            </w:r>
          </w:ins>
          <w:del w:id="599" w:author="David Conklin" w:date="2021-05-12T11:03:00Z">
            <w:r w:rsidRPr="00DA2E90" w:rsidDel="00EF6419">
              <w:rPr>
                <w:rStyle w:val="Hyperlink"/>
                <w:noProof/>
              </w:rPr>
              <w:delText>Projection, Calendar, and Units</w:delText>
            </w:r>
            <w:r w:rsidDel="00EF6419">
              <w:rPr>
                <w:noProof/>
                <w:webHidden/>
              </w:rPr>
              <w:tab/>
            </w:r>
            <w:r w:rsidDel="00EF6419">
              <w:rPr>
                <w:noProof/>
                <w:webHidden/>
              </w:rPr>
              <w:fldChar w:fldCharType="begin"/>
            </w:r>
            <w:r w:rsidDel="00EF6419">
              <w:rPr>
                <w:noProof/>
                <w:webHidden/>
              </w:rPr>
              <w:delInstrText xml:space="preserve"> PAGEREF _Toc71555687 \h </w:delInstrText>
            </w:r>
            <w:r w:rsidDel="00EF6419">
              <w:rPr>
                <w:noProof/>
                <w:webHidden/>
              </w:rPr>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3E73ED4C" w14:textId="382A55B6" w:rsidR="006231D1" w:rsidDel="00EF6419" w:rsidRDefault="006231D1">
          <w:pPr>
            <w:pStyle w:val="TOC2"/>
            <w:tabs>
              <w:tab w:val="right" w:leader="dot" w:pos="9350"/>
            </w:tabs>
            <w:rPr>
              <w:del w:id="600" w:author="David Conklin" w:date="2021-05-12T11:03:00Z"/>
              <w:rFonts w:eastAsiaTheme="minorEastAsia"/>
              <w:noProof/>
            </w:rPr>
          </w:pPr>
          <w:del w:id="60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"_Toc71555688"</w:delInstrText>
            </w:r>
            <w:r w:rsidRPr="00DA2E90" w:rsidDel="00EF6419">
              <w:rPr>
                <w:rStyle w:val="Hyperlink"/>
                <w:noProof/>
              </w:rPr>
              <w:delInstrText xml:space="preserve"> </w:delInstrText>
            </w:r>
            <w:r w:rsidRPr="00DA2E90" w:rsidDel="00EF6419">
              <w:rPr>
                <w:rStyle w:val="Hyperlink"/>
                <w:noProof/>
              </w:rPr>
              <w:fldChar w:fldCharType="separate"/>
            </w:r>
          </w:del>
          <w:ins w:id="602" w:author="David Conklin" w:date="2021-07-14T10:29:00Z">
            <w:r w:rsidR="002055EB">
              <w:rPr>
                <w:rStyle w:val="Hyperlink"/>
                <w:b/>
                <w:bCs/>
                <w:noProof/>
              </w:rPr>
              <w:t>Error! Hyperlink reference not valid.</w:t>
            </w:r>
          </w:ins>
          <w:del w:id="603" w:author="David Conklin" w:date="2021-05-12T11:03:00Z">
            <w:r w:rsidRPr="00DA2E90" w:rsidDel="00EF6419">
              <w:rPr>
                <w:rStyle w:val="Hyperlink"/>
                <w:noProof/>
              </w:rPr>
              <w:delText>Simulation of changes in wetlands over time</w:delText>
            </w:r>
            <w:r w:rsidDel="00EF6419">
              <w:rPr>
                <w:noProof/>
                <w:webHidden/>
              </w:rPr>
              <w:tab/>
            </w:r>
            <w:r w:rsidDel="00EF6419">
              <w:rPr>
                <w:noProof/>
                <w:webHidden/>
              </w:rPr>
              <w:fldChar w:fldCharType="begin"/>
            </w:r>
            <w:r w:rsidDel="00EF6419">
              <w:rPr>
                <w:noProof/>
                <w:webHidden/>
              </w:rPr>
              <w:delInstrText xml:space="preserve"> PAGEREF _Toc71555688 \h </w:delInstrText>
            </w:r>
            <w:r w:rsidDel="00EF6419">
              <w:rPr>
                <w:noProof/>
                <w:webHidden/>
              </w:rPr>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006343CC" w14:textId="2F546B98" w:rsidR="006231D1" w:rsidDel="00EF6419" w:rsidRDefault="006231D1">
          <w:pPr>
            <w:pStyle w:val="TOC2"/>
            <w:tabs>
              <w:tab w:val="right" w:leader="dot" w:pos="9350"/>
            </w:tabs>
            <w:rPr>
              <w:del w:id="604" w:author="David Conklin" w:date="2021-05-12T11:03:00Z"/>
              <w:rFonts w:eastAsiaTheme="minorEastAsia"/>
              <w:noProof/>
            </w:rPr>
          </w:pPr>
          <w:del w:id="60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"_Toc71555689"</w:delInstrText>
            </w:r>
            <w:r w:rsidRPr="00DA2E90" w:rsidDel="00EF6419">
              <w:rPr>
                <w:rStyle w:val="Hyperlink"/>
                <w:noProof/>
              </w:rPr>
              <w:delInstrText xml:space="preserve"> </w:delInstrText>
            </w:r>
            <w:r w:rsidRPr="00DA2E90" w:rsidDel="00EF6419">
              <w:rPr>
                <w:rStyle w:val="Hyperlink"/>
                <w:noProof/>
              </w:rPr>
              <w:fldChar w:fldCharType="separate"/>
            </w:r>
          </w:del>
          <w:ins w:id="606" w:author="David Conklin" w:date="2021-07-14T10:29:00Z">
            <w:r w:rsidR="002055EB">
              <w:rPr>
                <w:rStyle w:val="Hyperlink"/>
                <w:b/>
                <w:bCs/>
                <w:noProof/>
              </w:rPr>
              <w:t>Error! Hyperlink reference not valid.</w:t>
            </w:r>
          </w:ins>
          <w:del w:id="607" w:author="David Conklin" w:date="2021-05-12T11:03:00Z">
            <w:r w:rsidRPr="00DA2E90" w:rsidDel="00EF6419">
              <w:rPr>
                <w:rStyle w:val="Hyperlink"/>
                <w:noProof/>
              </w:rPr>
              <w:delText>How wetlands are represented in the model</w:delText>
            </w:r>
            <w:r w:rsidDel="00EF6419">
              <w:rPr>
                <w:noProof/>
                <w:webHidden/>
              </w:rPr>
              <w:tab/>
            </w:r>
            <w:r w:rsidDel="00EF6419">
              <w:rPr>
                <w:noProof/>
                <w:webHidden/>
              </w:rPr>
              <w:fldChar w:fldCharType="begin"/>
            </w:r>
            <w:r w:rsidDel="00EF6419">
              <w:rPr>
                <w:noProof/>
                <w:webHidden/>
              </w:rPr>
              <w:delInstrText xml:space="preserve"> PAGEREF _Toc71555689 \h </w:delInstrText>
            </w:r>
            <w:r w:rsidDel="00EF6419">
              <w:rPr>
                <w:noProof/>
                <w:webHidden/>
              </w:rPr>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7B2C8BA6" w14:textId="122211A4" w:rsidR="006231D1" w:rsidDel="00EF6419" w:rsidRDefault="006231D1">
          <w:pPr>
            <w:pStyle w:val="TOC2"/>
            <w:tabs>
              <w:tab w:val="right" w:leader="dot" w:pos="9350"/>
            </w:tabs>
            <w:rPr>
              <w:del w:id="608" w:author="David Conklin" w:date="2021-05-12T11:03:00Z"/>
              <w:rFonts w:eastAsiaTheme="minorEastAsia"/>
              <w:noProof/>
            </w:rPr>
          </w:pPr>
          <w:del w:id="60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"_Toc71555690"</w:delInstrText>
            </w:r>
            <w:r w:rsidRPr="00DA2E90" w:rsidDel="00EF6419">
              <w:rPr>
                <w:rStyle w:val="Hyperlink"/>
                <w:noProof/>
              </w:rPr>
              <w:delInstrText xml:space="preserve"> </w:delInstrText>
            </w:r>
            <w:r w:rsidRPr="00DA2E90" w:rsidDel="00EF6419">
              <w:rPr>
                <w:rStyle w:val="Hyperlink"/>
                <w:noProof/>
              </w:rPr>
              <w:fldChar w:fldCharType="separate"/>
            </w:r>
          </w:del>
          <w:ins w:id="610" w:author="David Conklin" w:date="2021-07-14T10:29:00Z">
            <w:r w:rsidR="002055EB">
              <w:rPr>
                <w:rStyle w:val="Hyperlink"/>
                <w:b/>
                <w:bCs/>
                <w:noProof/>
              </w:rPr>
              <w:t>Error! Hyperlink reference not valid.</w:t>
            </w:r>
          </w:ins>
          <w:del w:id="611" w:author="David Conklin" w:date="2021-05-12T11:03:00Z">
            <w:r w:rsidRPr="00DA2E90" w:rsidDel="00EF6419">
              <w:rPr>
                <w:rStyle w:val="Hyperlink"/>
                <w:noProof/>
              </w:rPr>
              <w:delText>The Wetland class and Wetland objects in the C++ code</w:delText>
            </w:r>
            <w:r w:rsidDel="00EF6419">
              <w:rPr>
                <w:noProof/>
                <w:webHidden/>
              </w:rPr>
              <w:tab/>
            </w:r>
            <w:r w:rsidDel="00EF6419">
              <w:rPr>
                <w:noProof/>
                <w:webHidden/>
              </w:rPr>
              <w:fldChar w:fldCharType="begin"/>
            </w:r>
            <w:r w:rsidDel="00EF6419">
              <w:rPr>
                <w:noProof/>
                <w:webHidden/>
              </w:rPr>
              <w:delInstrText xml:space="preserve"> PAGEREF _Toc71555690 \h </w:delInstrText>
            </w:r>
            <w:r w:rsidDel="00EF6419">
              <w:rPr>
                <w:noProof/>
                <w:webHidden/>
              </w:rPr>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76F65564" w14:textId="14D73316" w:rsidR="006231D1" w:rsidDel="00EF6419" w:rsidRDefault="006231D1">
          <w:pPr>
            <w:pStyle w:val="TOC2"/>
            <w:tabs>
              <w:tab w:val="right" w:leader="dot" w:pos="9350"/>
            </w:tabs>
            <w:rPr>
              <w:del w:id="612" w:author="David Conklin" w:date="2021-05-12T11:03:00Z"/>
              <w:rFonts w:eastAsiaTheme="minorEastAsia"/>
              <w:noProof/>
            </w:rPr>
          </w:pPr>
          <w:del w:id="61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"_Toc71555691"</w:delInstrText>
            </w:r>
            <w:r w:rsidRPr="00DA2E90" w:rsidDel="00EF6419">
              <w:rPr>
                <w:rStyle w:val="Hyperlink"/>
                <w:noProof/>
              </w:rPr>
              <w:delInstrText xml:space="preserve"> </w:delInstrText>
            </w:r>
            <w:r w:rsidRPr="00DA2E90" w:rsidDel="00EF6419">
              <w:rPr>
                <w:rStyle w:val="Hyperlink"/>
                <w:noProof/>
              </w:rPr>
              <w:fldChar w:fldCharType="separate"/>
            </w:r>
          </w:del>
          <w:ins w:id="614" w:author="David Conklin" w:date="2021-07-14T10:29:00Z">
            <w:r w:rsidR="002055EB">
              <w:rPr>
                <w:rStyle w:val="Hyperlink"/>
                <w:b/>
                <w:bCs/>
                <w:noProof/>
              </w:rPr>
              <w:t>Error! Hyperlink reference not valid.</w:t>
            </w:r>
          </w:ins>
          <w:del w:id="615" w:author="David Conklin" w:date="2021-05-12T11:03:00Z">
            <w:r w:rsidRPr="00DA2E90" w:rsidDel="00EF6419">
              <w:rPr>
                <w:rStyle w:val="Hyperlink"/>
                <w:noProof/>
              </w:rPr>
              <w:delText>Attributes of interest in the wetlands study</w:delText>
            </w:r>
            <w:r w:rsidDel="00EF6419">
              <w:rPr>
                <w:noProof/>
                <w:webHidden/>
              </w:rPr>
              <w:tab/>
            </w:r>
            <w:r w:rsidDel="00EF6419">
              <w:rPr>
                <w:noProof/>
                <w:webHidden/>
              </w:rPr>
              <w:fldChar w:fldCharType="begin"/>
            </w:r>
            <w:r w:rsidDel="00EF6419">
              <w:rPr>
                <w:noProof/>
                <w:webHidden/>
              </w:rPr>
              <w:delInstrText xml:space="preserve"> PAGEREF _Toc71555691 \h </w:delInstrText>
            </w:r>
            <w:r w:rsidDel="00EF6419">
              <w:rPr>
                <w:noProof/>
                <w:webHidden/>
              </w:rPr>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6336CFBE" w14:textId="1A667B45" w:rsidR="006231D1" w:rsidDel="00EF6419" w:rsidRDefault="006231D1">
          <w:pPr>
            <w:pStyle w:val="TOC2"/>
            <w:tabs>
              <w:tab w:val="right" w:leader="dot" w:pos="9350"/>
            </w:tabs>
            <w:rPr>
              <w:del w:id="616" w:author="David Conklin" w:date="2021-05-12T11:03:00Z"/>
              <w:rFonts w:eastAsiaTheme="minorEastAsia"/>
              <w:noProof/>
            </w:rPr>
          </w:pPr>
          <w:del w:id="61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"_Toc71555692"</w:delInstrText>
            </w:r>
            <w:r w:rsidRPr="00DA2E90" w:rsidDel="00EF6419">
              <w:rPr>
                <w:rStyle w:val="Hyperlink"/>
                <w:noProof/>
              </w:rPr>
              <w:delInstrText xml:space="preserve"> </w:delInstrText>
            </w:r>
            <w:r w:rsidRPr="00DA2E90" w:rsidDel="00EF6419">
              <w:rPr>
                <w:rStyle w:val="Hyperlink"/>
                <w:noProof/>
              </w:rPr>
              <w:fldChar w:fldCharType="separate"/>
            </w:r>
          </w:del>
          <w:ins w:id="618" w:author="David Conklin" w:date="2021-07-14T10:29:00Z">
            <w:r w:rsidR="002055EB">
              <w:rPr>
                <w:rStyle w:val="Hyperlink"/>
                <w:b/>
                <w:bCs/>
                <w:noProof/>
              </w:rPr>
              <w:t>Error! Hyperlink reference not valid.</w:t>
            </w:r>
          </w:ins>
          <w:del w:id="619" w:author="David Conklin" w:date="2021-05-12T11:03:00Z">
            <w:r w:rsidRPr="00DA2E90" w:rsidDel="00EF6419">
              <w:rPr>
                <w:rStyle w:val="Hyperlink"/>
                <w:noProof/>
              </w:rPr>
              <w:delText>A WETNESS attribute</w:delText>
            </w:r>
            <w:r w:rsidDel="00EF6419">
              <w:rPr>
                <w:noProof/>
                <w:webHidden/>
              </w:rPr>
              <w:tab/>
            </w:r>
            <w:r w:rsidDel="00EF6419">
              <w:rPr>
                <w:noProof/>
                <w:webHidden/>
              </w:rPr>
              <w:fldChar w:fldCharType="begin"/>
            </w:r>
            <w:r w:rsidDel="00EF6419">
              <w:rPr>
                <w:noProof/>
                <w:webHidden/>
              </w:rPr>
              <w:delInstrText xml:space="preserve"> PAGEREF _Toc71555692 \h </w:delInstrText>
            </w:r>
            <w:r w:rsidDel="00EF6419">
              <w:rPr>
                <w:noProof/>
                <w:webHidden/>
              </w:rPr>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48CC93F3" w14:textId="06309BF3" w:rsidR="006231D1" w:rsidDel="00EF6419" w:rsidRDefault="006231D1">
          <w:pPr>
            <w:pStyle w:val="TOC2"/>
            <w:tabs>
              <w:tab w:val="right" w:leader="dot" w:pos="9350"/>
            </w:tabs>
            <w:rPr>
              <w:del w:id="620" w:author="David Conklin" w:date="2021-05-12T11:03:00Z"/>
              <w:rFonts w:eastAsiaTheme="minorEastAsia"/>
              <w:noProof/>
            </w:rPr>
          </w:pPr>
          <w:del w:id="62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"_Toc71555693"</w:delInstrText>
            </w:r>
            <w:r w:rsidRPr="00DA2E90" w:rsidDel="00EF6419">
              <w:rPr>
                <w:rStyle w:val="Hyperlink"/>
                <w:noProof/>
              </w:rPr>
              <w:delInstrText xml:space="preserve"> </w:delInstrText>
            </w:r>
            <w:r w:rsidRPr="00DA2E90" w:rsidDel="00EF6419">
              <w:rPr>
                <w:rStyle w:val="Hyperlink"/>
                <w:noProof/>
              </w:rPr>
              <w:fldChar w:fldCharType="separate"/>
            </w:r>
          </w:del>
          <w:ins w:id="622" w:author="David Conklin" w:date="2021-07-14T10:29:00Z">
            <w:r w:rsidR="002055EB">
              <w:rPr>
                <w:rStyle w:val="Hyperlink"/>
                <w:b/>
                <w:bCs/>
                <w:noProof/>
              </w:rPr>
              <w:t>Error! Hyperlink reference not valid.</w:t>
            </w:r>
          </w:ins>
          <w:del w:id="623" w:author="David Conklin" w:date="2021-05-12T11:03:00Z">
            <w:r w:rsidRPr="00DA2E90" w:rsidDel="00EF6419">
              <w:rPr>
                <w:rStyle w:val="Hyperlink"/>
                <w:noProof/>
              </w:rPr>
              <w:delText>Calculating the exchange of water between the wetland and the reach</w:delText>
            </w:r>
            <w:r w:rsidDel="00EF6419">
              <w:rPr>
                <w:noProof/>
                <w:webHidden/>
              </w:rPr>
              <w:tab/>
            </w:r>
            <w:r w:rsidDel="00EF6419">
              <w:rPr>
                <w:noProof/>
                <w:webHidden/>
              </w:rPr>
              <w:fldChar w:fldCharType="begin"/>
            </w:r>
            <w:r w:rsidDel="00EF6419">
              <w:rPr>
                <w:noProof/>
                <w:webHidden/>
              </w:rPr>
              <w:delInstrText xml:space="preserve"> PAGEREF _Toc71555693 \h </w:delInstrText>
            </w:r>
            <w:r w:rsidDel="00EF6419">
              <w:rPr>
                <w:noProof/>
                <w:webHidden/>
              </w:rPr>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6B54A8A4" w14:textId="27CB921A" w:rsidR="006231D1" w:rsidDel="00EF6419" w:rsidRDefault="006231D1">
          <w:pPr>
            <w:pStyle w:val="TOC3"/>
            <w:tabs>
              <w:tab w:val="right" w:leader="dot" w:pos="9350"/>
            </w:tabs>
            <w:rPr>
              <w:del w:id="624" w:author="David Conklin" w:date="2021-05-12T11:03:00Z"/>
              <w:rFonts w:eastAsiaTheme="minorEastAsia"/>
              <w:noProof/>
            </w:rPr>
          </w:pPr>
          <w:del w:id="62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"_Toc71555694"</w:delInstrText>
            </w:r>
            <w:r w:rsidRPr="00DA2E90" w:rsidDel="00EF6419">
              <w:rPr>
                <w:rStyle w:val="Hyperlink"/>
                <w:noProof/>
              </w:rPr>
              <w:delInstrText xml:space="preserve"> </w:delInstrText>
            </w:r>
            <w:r w:rsidRPr="00DA2E90" w:rsidDel="00EF6419">
              <w:rPr>
                <w:rStyle w:val="Hyperlink"/>
                <w:noProof/>
              </w:rPr>
              <w:fldChar w:fldCharType="separate"/>
            </w:r>
          </w:del>
          <w:ins w:id="626" w:author="David Conklin" w:date="2021-07-14T10:29:00Z">
            <w:r w:rsidR="002055EB">
              <w:rPr>
                <w:rStyle w:val="Hyperlink"/>
                <w:b/>
                <w:bCs/>
                <w:noProof/>
              </w:rPr>
              <w:t>Error! Hyperlink reference not valid.</w:t>
            </w:r>
          </w:ins>
          <w:del w:id="627" w:author="David Conklin" w:date="2021-05-12T11:03:00Z">
            <w:r w:rsidRPr="00DA2E90" w:rsidDel="00EF6419">
              <w:rPr>
                <w:rStyle w:val="Hyperlink"/>
                <w:noProof/>
              </w:rPr>
              <w:delText>Wetland IDU parameters</w:delText>
            </w:r>
            <w:r w:rsidDel="00EF6419">
              <w:rPr>
                <w:noProof/>
                <w:webHidden/>
              </w:rPr>
              <w:tab/>
            </w:r>
            <w:r w:rsidDel="00EF6419">
              <w:rPr>
                <w:noProof/>
                <w:webHidden/>
              </w:rPr>
              <w:fldChar w:fldCharType="begin"/>
            </w:r>
            <w:r w:rsidDel="00EF6419">
              <w:rPr>
                <w:noProof/>
                <w:webHidden/>
              </w:rPr>
              <w:delInstrText xml:space="preserve"> PAGEREF _Toc71555694 \h </w:delInstrText>
            </w:r>
            <w:r w:rsidDel="00EF6419">
              <w:rPr>
                <w:noProof/>
                <w:webHidden/>
              </w:rPr>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29D693D7" w14:textId="5F753D3F" w:rsidR="006231D1" w:rsidDel="00EF6419" w:rsidRDefault="006231D1">
          <w:pPr>
            <w:pStyle w:val="TOC3"/>
            <w:tabs>
              <w:tab w:val="right" w:leader="dot" w:pos="9350"/>
            </w:tabs>
            <w:rPr>
              <w:del w:id="628" w:author="David Conklin" w:date="2021-05-12T11:03:00Z"/>
              <w:rFonts w:eastAsiaTheme="minorEastAsia"/>
              <w:noProof/>
            </w:rPr>
          </w:pPr>
          <w:del w:id="62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"_Toc71555695"</w:delInstrText>
            </w:r>
            <w:r w:rsidRPr="00DA2E90" w:rsidDel="00EF6419">
              <w:rPr>
                <w:rStyle w:val="Hyperlink"/>
                <w:noProof/>
              </w:rPr>
              <w:delInstrText xml:space="preserve"> </w:delInstrText>
            </w:r>
            <w:r w:rsidRPr="00DA2E90" w:rsidDel="00EF6419">
              <w:rPr>
                <w:rStyle w:val="Hyperlink"/>
                <w:noProof/>
              </w:rPr>
              <w:fldChar w:fldCharType="separate"/>
            </w:r>
          </w:del>
          <w:ins w:id="630" w:author="David Conklin" w:date="2021-07-14T10:29:00Z">
            <w:r w:rsidR="002055EB">
              <w:rPr>
                <w:rStyle w:val="Hyperlink"/>
                <w:b/>
                <w:bCs/>
                <w:noProof/>
              </w:rPr>
              <w:t>Error! Hyperlink reference not valid.</w:t>
            </w:r>
          </w:ins>
          <w:del w:id="631" w:author="David Conklin" w:date="2021-05-12T11:03:00Z">
            <w:r w:rsidRPr="00DA2E90" w:rsidDel="00EF6419">
              <w:rPr>
                <w:rStyle w:val="Hyperlink"/>
                <w:noProof/>
              </w:rPr>
              <w:delText>Reach parameters</w:delText>
            </w:r>
            <w:r w:rsidDel="00EF6419">
              <w:rPr>
                <w:noProof/>
                <w:webHidden/>
              </w:rPr>
              <w:tab/>
            </w:r>
            <w:r w:rsidDel="00EF6419">
              <w:rPr>
                <w:noProof/>
                <w:webHidden/>
              </w:rPr>
              <w:fldChar w:fldCharType="begin"/>
            </w:r>
            <w:r w:rsidDel="00EF6419">
              <w:rPr>
                <w:noProof/>
                <w:webHidden/>
              </w:rPr>
              <w:delInstrText xml:space="preserve"> PAGEREF _Toc71555695 \h </w:delInstrText>
            </w:r>
            <w:r w:rsidDel="00EF6419">
              <w:rPr>
                <w:noProof/>
                <w:webHidden/>
              </w:rPr>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27F2671D" w14:textId="4A723D45" w:rsidR="006231D1" w:rsidDel="00EF6419" w:rsidRDefault="006231D1">
          <w:pPr>
            <w:pStyle w:val="TOC2"/>
            <w:tabs>
              <w:tab w:val="right" w:leader="dot" w:pos="9350"/>
            </w:tabs>
            <w:rPr>
              <w:del w:id="632" w:author="David Conklin" w:date="2021-05-12T11:03:00Z"/>
              <w:rFonts w:eastAsiaTheme="minorEastAsia"/>
              <w:noProof/>
            </w:rPr>
          </w:pPr>
          <w:del w:id="63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"_Toc71555696"</w:delInstrText>
            </w:r>
            <w:r w:rsidRPr="00DA2E90" w:rsidDel="00EF6419">
              <w:rPr>
                <w:rStyle w:val="Hyperlink"/>
                <w:noProof/>
              </w:rPr>
              <w:delInstrText xml:space="preserve"> </w:delInstrText>
            </w:r>
            <w:r w:rsidRPr="00DA2E90" w:rsidDel="00EF6419">
              <w:rPr>
                <w:rStyle w:val="Hyperlink"/>
                <w:noProof/>
              </w:rPr>
              <w:fldChar w:fldCharType="separate"/>
            </w:r>
          </w:del>
          <w:ins w:id="634" w:author="David Conklin" w:date="2021-07-14T10:29:00Z">
            <w:r w:rsidR="002055EB">
              <w:rPr>
                <w:rStyle w:val="Hyperlink"/>
                <w:b/>
                <w:bCs/>
                <w:noProof/>
              </w:rPr>
              <w:t>Error! Hyperlink reference not valid.</w:t>
            </w:r>
          </w:ins>
          <w:del w:id="635" w:author="David Conklin" w:date="2021-05-12T11:03:00Z">
            <w:r w:rsidRPr="00DA2E90" w:rsidDel="00EF6419">
              <w:rPr>
                <w:rStyle w:val="Hyperlink"/>
                <w:noProof/>
              </w:rPr>
              <w:delText>Implementation of the exchange of water between the wetland and the reach</w:delText>
            </w:r>
            <w:r w:rsidDel="00EF6419">
              <w:rPr>
                <w:noProof/>
                <w:webHidden/>
              </w:rPr>
              <w:tab/>
            </w:r>
            <w:r w:rsidDel="00EF6419">
              <w:rPr>
                <w:noProof/>
                <w:webHidden/>
              </w:rPr>
              <w:fldChar w:fldCharType="begin"/>
            </w:r>
            <w:r w:rsidDel="00EF6419">
              <w:rPr>
                <w:noProof/>
                <w:webHidden/>
              </w:rPr>
              <w:delInstrText xml:space="preserve"> PAGEREF _Toc71555696 \h </w:delInstrText>
            </w:r>
            <w:r w:rsidDel="00EF6419">
              <w:rPr>
                <w:noProof/>
                <w:webHidden/>
              </w:rPr>
            </w:r>
            <w:r w:rsidDel="00EF6419">
              <w:rPr>
                <w:noProof/>
                <w:webHidden/>
              </w:rPr>
              <w:fldChar w:fldCharType="separate"/>
            </w:r>
            <w:r w:rsidDel="00EF6419">
              <w:rPr>
                <w:noProof/>
                <w:webHidden/>
              </w:rPr>
              <w:delText>51</w:delText>
            </w:r>
            <w:r w:rsidDel="00EF6419">
              <w:rPr>
                <w:noProof/>
                <w:webHidden/>
              </w:rPr>
              <w:fldChar w:fldCharType="end"/>
            </w:r>
            <w:r w:rsidRPr="00DA2E90" w:rsidDel="00EF6419">
              <w:rPr>
                <w:rStyle w:val="Hyperlink"/>
                <w:noProof/>
              </w:rPr>
              <w:fldChar w:fldCharType="end"/>
            </w:r>
          </w:del>
        </w:p>
        <w:p w14:paraId="196A8C5E" w14:textId="317CAAB2" w:rsidR="006231D1" w:rsidDel="00EF6419" w:rsidRDefault="006231D1">
          <w:pPr>
            <w:pStyle w:val="TOC2"/>
            <w:tabs>
              <w:tab w:val="right" w:leader="dot" w:pos="9350"/>
            </w:tabs>
            <w:rPr>
              <w:del w:id="636" w:author="David Conklin" w:date="2021-05-12T11:03:00Z"/>
              <w:rFonts w:eastAsiaTheme="minorEastAsia"/>
              <w:noProof/>
            </w:rPr>
          </w:pPr>
          <w:del w:id="63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"_Toc71555697"</w:delInstrText>
            </w:r>
            <w:r w:rsidRPr="00DA2E90" w:rsidDel="00EF6419">
              <w:rPr>
                <w:rStyle w:val="Hyperlink"/>
                <w:noProof/>
              </w:rPr>
              <w:delInstrText xml:space="preserve"> </w:delInstrText>
            </w:r>
            <w:r w:rsidRPr="00DA2E90" w:rsidDel="00EF6419">
              <w:rPr>
                <w:rStyle w:val="Hyperlink"/>
                <w:noProof/>
              </w:rPr>
              <w:fldChar w:fldCharType="separate"/>
            </w:r>
          </w:del>
          <w:ins w:id="638" w:author="David Conklin" w:date="2021-07-14T10:29:00Z">
            <w:r w:rsidR="002055EB">
              <w:rPr>
                <w:rStyle w:val="Hyperlink"/>
                <w:b/>
                <w:bCs/>
                <w:noProof/>
              </w:rPr>
              <w:t>Error! Hyperlink reference not valid.</w:t>
            </w:r>
          </w:ins>
          <w:del w:id="639" w:author="David Conklin" w:date="2021-05-12T11:03:00Z">
            <w:r w:rsidRPr="00DA2E90" w:rsidDel="00EF6419">
              <w:rPr>
                <w:rStyle w:val="Hyperlink"/>
                <w:noProof/>
              </w:rPr>
              <w:delText>Standing water temperature</w:delText>
            </w:r>
            <w:r w:rsidDel="00EF6419">
              <w:rPr>
                <w:noProof/>
                <w:webHidden/>
              </w:rPr>
              <w:tab/>
            </w:r>
            <w:r w:rsidDel="00EF6419">
              <w:rPr>
                <w:noProof/>
                <w:webHidden/>
              </w:rPr>
              <w:fldChar w:fldCharType="begin"/>
            </w:r>
            <w:r w:rsidDel="00EF6419">
              <w:rPr>
                <w:noProof/>
                <w:webHidden/>
              </w:rPr>
              <w:delInstrText xml:space="preserve"> PAGEREF _Toc71555697 \h </w:delInstrText>
            </w:r>
            <w:r w:rsidDel="00EF6419">
              <w:rPr>
                <w:noProof/>
                <w:webHidden/>
              </w:rPr>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2797BAE8" w14:textId="0F75DD8A" w:rsidR="006231D1" w:rsidDel="00EF6419" w:rsidRDefault="006231D1">
          <w:pPr>
            <w:pStyle w:val="TOC2"/>
            <w:tabs>
              <w:tab w:val="right" w:leader="dot" w:pos="9350"/>
            </w:tabs>
            <w:rPr>
              <w:del w:id="640" w:author="David Conklin" w:date="2021-05-12T11:03:00Z"/>
              <w:rFonts w:eastAsiaTheme="minorEastAsia"/>
              <w:noProof/>
            </w:rPr>
          </w:pPr>
          <w:del w:id="64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"_Toc71555698"</w:delInstrText>
            </w:r>
            <w:r w:rsidRPr="00DA2E90" w:rsidDel="00EF6419">
              <w:rPr>
                <w:rStyle w:val="Hyperlink"/>
                <w:noProof/>
              </w:rPr>
              <w:delInstrText xml:space="preserve"> </w:delInstrText>
            </w:r>
            <w:r w:rsidRPr="00DA2E90" w:rsidDel="00EF6419">
              <w:rPr>
                <w:rStyle w:val="Hyperlink"/>
                <w:noProof/>
              </w:rPr>
              <w:fldChar w:fldCharType="separate"/>
            </w:r>
          </w:del>
          <w:ins w:id="642" w:author="David Conklin" w:date="2021-07-14T10:29:00Z">
            <w:r w:rsidR="002055EB">
              <w:rPr>
                <w:rStyle w:val="Hyperlink"/>
                <w:b/>
                <w:bCs/>
                <w:noProof/>
              </w:rPr>
              <w:t>Error! Hyperlink reference not valid.</w:t>
            </w:r>
          </w:ins>
          <w:del w:id="643" w:author="David Conklin" w:date="2021-05-12T11:03:00Z">
            <w:r w:rsidRPr="00DA2E90" w:rsidDel="00EF6419">
              <w:rPr>
                <w:rStyle w:val="Hyperlink"/>
                <w:noProof/>
              </w:rPr>
              <w:delText>Evapotranspiration from wetlands</w:delText>
            </w:r>
            <w:r w:rsidDel="00EF6419">
              <w:rPr>
                <w:noProof/>
                <w:webHidden/>
              </w:rPr>
              <w:tab/>
            </w:r>
            <w:r w:rsidDel="00EF6419">
              <w:rPr>
                <w:noProof/>
                <w:webHidden/>
              </w:rPr>
              <w:fldChar w:fldCharType="begin"/>
            </w:r>
            <w:r w:rsidDel="00EF6419">
              <w:rPr>
                <w:noProof/>
                <w:webHidden/>
              </w:rPr>
              <w:delInstrText xml:space="preserve"> PAGEREF _Toc71555698 \h </w:delInstrText>
            </w:r>
            <w:r w:rsidDel="00EF6419">
              <w:rPr>
                <w:noProof/>
                <w:webHidden/>
              </w:rPr>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02EA1813" w14:textId="77F31698" w:rsidR="006231D1" w:rsidDel="00EF6419" w:rsidRDefault="006231D1">
          <w:pPr>
            <w:pStyle w:val="TOC2"/>
            <w:tabs>
              <w:tab w:val="right" w:leader="dot" w:pos="9350"/>
            </w:tabs>
            <w:rPr>
              <w:del w:id="644" w:author="David Conklin" w:date="2021-05-12T11:03:00Z"/>
              <w:rFonts w:eastAsiaTheme="minorEastAsia"/>
              <w:noProof/>
            </w:rPr>
          </w:pPr>
          <w:del w:id="64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"_Toc71555699"</w:delInstrText>
            </w:r>
            <w:r w:rsidRPr="00DA2E90" w:rsidDel="00EF6419">
              <w:rPr>
                <w:rStyle w:val="Hyperlink"/>
                <w:noProof/>
              </w:rPr>
              <w:delInstrText xml:space="preserve"> </w:delInstrText>
            </w:r>
            <w:r w:rsidRPr="00DA2E90" w:rsidDel="00EF6419">
              <w:rPr>
                <w:rStyle w:val="Hyperlink"/>
                <w:noProof/>
              </w:rPr>
              <w:fldChar w:fldCharType="separate"/>
            </w:r>
          </w:del>
          <w:ins w:id="646" w:author="David Conklin" w:date="2021-07-14T10:29:00Z">
            <w:r w:rsidR="002055EB">
              <w:rPr>
                <w:rStyle w:val="Hyperlink"/>
                <w:b/>
                <w:bCs/>
                <w:noProof/>
              </w:rPr>
              <w:t>Error! Hyperlink reference not valid.</w:t>
            </w:r>
          </w:ins>
          <w:del w:id="647" w:author="David Conklin" w:date="2021-05-12T11:03:00Z">
            <w:r w:rsidRPr="00DA2E90" w:rsidDel="00EF6419">
              <w:rPr>
                <w:rStyle w:val="Hyperlink"/>
                <w:noProof/>
              </w:rPr>
              <w:delText>Loss (or gain) of wetlands</w:delText>
            </w:r>
            <w:r w:rsidDel="00EF6419">
              <w:rPr>
                <w:noProof/>
                <w:webHidden/>
              </w:rPr>
              <w:tab/>
            </w:r>
            <w:r w:rsidDel="00EF6419">
              <w:rPr>
                <w:noProof/>
                <w:webHidden/>
              </w:rPr>
              <w:fldChar w:fldCharType="begin"/>
            </w:r>
            <w:r w:rsidDel="00EF6419">
              <w:rPr>
                <w:noProof/>
                <w:webHidden/>
              </w:rPr>
              <w:delInstrText xml:space="preserve"> PAGEREF _Toc71555699 \h </w:delInstrText>
            </w:r>
            <w:r w:rsidDel="00EF6419">
              <w:rPr>
                <w:noProof/>
                <w:webHidden/>
              </w:rPr>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69AA3072" w14:textId="575E7F5B" w:rsidR="006231D1" w:rsidDel="00EF6419" w:rsidRDefault="006231D1">
          <w:pPr>
            <w:pStyle w:val="TOC2"/>
            <w:tabs>
              <w:tab w:val="right" w:leader="dot" w:pos="9350"/>
            </w:tabs>
            <w:rPr>
              <w:del w:id="648" w:author="David Conklin" w:date="2021-05-12T11:03:00Z"/>
              <w:rFonts w:eastAsiaTheme="minorEastAsia"/>
              <w:noProof/>
            </w:rPr>
          </w:pPr>
          <w:del w:id="64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"_Toc71555700"</w:delInstrText>
            </w:r>
            <w:r w:rsidRPr="00DA2E90" w:rsidDel="00EF6419">
              <w:rPr>
                <w:rStyle w:val="Hyperlink"/>
                <w:noProof/>
              </w:rPr>
              <w:delInstrText xml:space="preserve"> </w:delInstrText>
            </w:r>
            <w:r w:rsidRPr="00DA2E90" w:rsidDel="00EF6419">
              <w:rPr>
                <w:rStyle w:val="Hyperlink"/>
                <w:noProof/>
              </w:rPr>
              <w:fldChar w:fldCharType="separate"/>
            </w:r>
          </w:del>
          <w:ins w:id="650" w:author="David Conklin" w:date="2021-07-14T10:29:00Z">
            <w:r w:rsidR="002055EB">
              <w:rPr>
                <w:rStyle w:val="Hyperlink"/>
                <w:b/>
                <w:bCs/>
                <w:noProof/>
              </w:rPr>
              <w:t>Error! Hyperlink reference not valid.</w:t>
            </w:r>
          </w:ins>
          <w:del w:id="651" w:author="David Conklin" w:date="2021-05-12T11:03:00Z">
            <w:r w:rsidRPr="00DA2E90" w:rsidDel="00EF6419">
              <w:rPr>
                <w:rStyle w:val="Hyperlink"/>
                <w:noProof/>
              </w:rPr>
              <w:delText>Reality check</w:delText>
            </w:r>
            <w:r w:rsidDel="00EF6419">
              <w:rPr>
                <w:noProof/>
                <w:webHidden/>
              </w:rPr>
              <w:tab/>
            </w:r>
            <w:r w:rsidDel="00EF6419">
              <w:rPr>
                <w:noProof/>
                <w:webHidden/>
              </w:rPr>
              <w:fldChar w:fldCharType="begin"/>
            </w:r>
            <w:r w:rsidDel="00EF6419">
              <w:rPr>
                <w:noProof/>
                <w:webHidden/>
              </w:rPr>
              <w:delInstrText xml:space="preserve"> PAGEREF _Toc71555700 \h </w:delInstrText>
            </w:r>
            <w:r w:rsidDel="00EF6419">
              <w:rPr>
                <w:noProof/>
                <w:webHidden/>
              </w:rPr>
            </w:r>
            <w:r w:rsidDel="00EF6419">
              <w:rPr>
                <w:noProof/>
                <w:webHidden/>
              </w:rPr>
              <w:fldChar w:fldCharType="separate"/>
            </w:r>
            <w:r w:rsidDel="00EF6419">
              <w:rPr>
                <w:noProof/>
                <w:webHidden/>
              </w:rPr>
              <w:delText>54</w:delText>
            </w:r>
            <w:r w:rsidDel="00EF6419">
              <w:rPr>
                <w:noProof/>
                <w:webHidden/>
              </w:rPr>
              <w:fldChar w:fldCharType="end"/>
            </w:r>
            <w:r w:rsidRPr="00DA2E90" w:rsidDel="00EF6419">
              <w:rPr>
                <w:rStyle w:val="Hyperlink"/>
                <w:noProof/>
              </w:rPr>
              <w:fldChar w:fldCharType="end"/>
            </w:r>
          </w:del>
        </w:p>
        <w:p w14:paraId="41117150" w14:textId="0432FDCD" w:rsidR="006231D1" w:rsidDel="00EF6419" w:rsidRDefault="006231D1">
          <w:pPr>
            <w:pStyle w:val="TOC2"/>
            <w:tabs>
              <w:tab w:val="right" w:leader="dot" w:pos="9350"/>
            </w:tabs>
            <w:rPr>
              <w:del w:id="652" w:author="David Conklin" w:date="2021-05-12T11:03:00Z"/>
              <w:rFonts w:eastAsiaTheme="minorEastAsia"/>
              <w:noProof/>
            </w:rPr>
          </w:pPr>
          <w:del w:id="65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"_Toc71555701"</w:delInstrText>
            </w:r>
            <w:r w:rsidRPr="00DA2E90" w:rsidDel="00EF6419">
              <w:rPr>
                <w:rStyle w:val="Hyperlink"/>
                <w:noProof/>
              </w:rPr>
              <w:delInstrText xml:space="preserve"> </w:delInstrText>
            </w:r>
            <w:r w:rsidRPr="00DA2E90" w:rsidDel="00EF6419">
              <w:rPr>
                <w:rStyle w:val="Hyperlink"/>
                <w:noProof/>
              </w:rPr>
              <w:fldChar w:fldCharType="separate"/>
            </w:r>
          </w:del>
          <w:ins w:id="654" w:author="David Conklin" w:date="2021-07-14T10:29:00Z">
            <w:r w:rsidR="002055EB">
              <w:rPr>
                <w:rStyle w:val="Hyperlink"/>
                <w:b/>
                <w:bCs/>
                <w:noProof/>
              </w:rPr>
              <w:t>Error! Hyperlink reference not valid.</w:t>
            </w:r>
          </w:ins>
          <w:del w:id="655" w:author="David Conklin" w:date="2021-05-12T11:03:00Z">
            <w:r w:rsidRPr="00DA2E90" w:rsidDel="00EF6419">
              <w:rPr>
                <w:rStyle w:val="Hyperlink"/>
                <w:noProof/>
              </w:rPr>
              <w:delText>High Cascades Springs</w:delText>
            </w:r>
            <w:r w:rsidDel="00EF6419">
              <w:rPr>
                <w:noProof/>
                <w:webHidden/>
              </w:rPr>
              <w:tab/>
            </w:r>
            <w:r w:rsidDel="00EF6419">
              <w:rPr>
                <w:noProof/>
                <w:webHidden/>
              </w:rPr>
              <w:fldChar w:fldCharType="begin"/>
            </w:r>
            <w:r w:rsidDel="00EF6419">
              <w:rPr>
                <w:noProof/>
                <w:webHidden/>
              </w:rPr>
              <w:delInstrText xml:space="preserve"> PAGEREF _Toc71555701 \h </w:delInstrText>
            </w:r>
            <w:r w:rsidDel="00EF6419">
              <w:rPr>
                <w:noProof/>
                <w:webHidden/>
              </w:rPr>
            </w:r>
            <w:r w:rsidDel="00EF6419">
              <w:rPr>
                <w:noProof/>
                <w:webHidden/>
              </w:rPr>
              <w:fldChar w:fldCharType="separate"/>
            </w:r>
            <w:r w:rsidDel="00EF6419">
              <w:rPr>
                <w:noProof/>
                <w:webHidden/>
              </w:rPr>
              <w:delText>56</w:delText>
            </w:r>
            <w:r w:rsidDel="00EF6419">
              <w:rPr>
                <w:noProof/>
                <w:webHidden/>
              </w:rPr>
              <w:fldChar w:fldCharType="end"/>
            </w:r>
            <w:r w:rsidRPr="00DA2E90" w:rsidDel="00EF6419">
              <w:rPr>
                <w:rStyle w:val="Hyperlink"/>
                <w:noProof/>
              </w:rPr>
              <w:fldChar w:fldCharType="end"/>
            </w:r>
          </w:del>
        </w:p>
        <w:p w14:paraId="5534EA1F" w14:textId="221A83E3" w:rsidR="006231D1" w:rsidDel="00EF6419" w:rsidRDefault="006231D1">
          <w:pPr>
            <w:pStyle w:val="TOC2"/>
            <w:tabs>
              <w:tab w:val="right" w:leader="dot" w:pos="9350"/>
            </w:tabs>
            <w:rPr>
              <w:del w:id="656" w:author="David Conklin" w:date="2021-05-12T11:03:00Z"/>
              <w:rFonts w:eastAsiaTheme="minorEastAsia"/>
              <w:noProof/>
            </w:rPr>
          </w:pPr>
          <w:del w:id="65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"_Toc71555702"</w:delInstrText>
            </w:r>
            <w:r w:rsidRPr="00DA2E90" w:rsidDel="00EF6419">
              <w:rPr>
                <w:rStyle w:val="Hyperlink"/>
                <w:noProof/>
              </w:rPr>
              <w:delInstrText xml:space="preserve"> </w:delInstrText>
            </w:r>
            <w:r w:rsidRPr="00DA2E90" w:rsidDel="00EF6419">
              <w:rPr>
                <w:rStyle w:val="Hyperlink"/>
                <w:noProof/>
              </w:rPr>
              <w:fldChar w:fldCharType="separate"/>
            </w:r>
          </w:del>
          <w:ins w:id="658" w:author="David Conklin" w:date="2021-07-14T10:29:00Z">
            <w:r w:rsidR="002055EB">
              <w:rPr>
                <w:rStyle w:val="Hyperlink"/>
                <w:b/>
                <w:bCs/>
                <w:noProof/>
              </w:rPr>
              <w:t>Error! Hyperlink reference not valid.</w:t>
            </w:r>
          </w:ins>
          <w:del w:id="659" w:author="David Conklin" w:date="2021-05-12T11:03:00Z">
            <w:r w:rsidRPr="00DA2E90" w:rsidDel="00EF6419">
              <w:rPr>
                <w:rStyle w:val="Hyperlink"/>
                <w:noProof/>
              </w:rPr>
              <w:delText>Calibration and simulation skill</w:delText>
            </w:r>
            <w:r w:rsidDel="00EF6419">
              <w:rPr>
                <w:noProof/>
                <w:webHidden/>
              </w:rPr>
              <w:tab/>
            </w:r>
            <w:r w:rsidDel="00EF6419">
              <w:rPr>
                <w:noProof/>
                <w:webHidden/>
              </w:rPr>
              <w:fldChar w:fldCharType="begin"/>
            </w:r>
            <w:r w:rsidDel="00EF6419">
              <w:rPr>
                <w:noProof/>
                <w:webHidden/>
              </w:rPr>
              <w:delInstrText xml:space="preserve"> PAGEREF _Toc71555702 \h </w:delInstrText>
            </w:r>
            <w:r w:rsidDel="00EF6419">
              <w:rPr>
                <w:noProof/>
                <w:webHidden/>
              </w:rPr>
            </w:r>
            <w:r w:rsidDel="00EF6419">
              <w:rPr>
                <w:noProof/>
                <w:webHidden/>
              </w:rPr>
              <w:fldChar w:fldCharType="separate"/>
            </w:r>
            <w:r w:rsidDel="00EF6419">
              <w:rPr>
                <w:noProof/>
                <w:webHidden/>
              </w:rPr>
              <w:delText>57</w:delText>
            </w:r>
            <w:r w:rsidDel="00EF6419">
              <w:rPr>
                <w:noProof/>
                <w:webHidden/>
              </w:rPr>
              <w:fldChar w:fldCharType="end"/>
            </w:r>
            <w:r w:rsidRPr="00DA2E90" w:rsidDel="00EF6419">
              <w:rPr>
                <w:rStyle w:val="Hyperlink"/>
                <w:noProof/>
              </w:rPr>
              <w:fldChar w:fldCharType="end"/>
            </w:r>
          </w:del>
        </w:p>
        <w:p w14:paraId="6A067BDB" w14:textId="04C0B85A" w:rsidR="006231D1" w:rsidDel="00EF6419" w:rsidRDefault="006231D1">
          <w:pPr>
            <w:pStyle w:val="TOC2"/>
            <w:tabs>
              <w:tab w:val="right" w:leader="dot" w:pos="9350"/>
            </w:tabs>
            <w:rPr>
              <w:del w:id="660" w:author="David Conklin" w:date="2021-05-12T11:03:00Z"/>
              <w:rFonts w:eastAsiaTheme="minorEastAsia"/>
              <w:noProof/>
            </w:rPr>
          </w:pPr>
          <w:del w:id="66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"_Toc71555703"</w:delInstrText>
            </w:r>
            <w:r w:rsidRPr="00DA2E90" w:rsidDel="00EF6419">
              <w:rPr>
                <w:rStyle w:val="Hyperlink"/>
                <w:noProof/>
              </w:rPr>
              <w:delInstrText xml:space="preserve"> </w:delInstrText>
            </w:r>
            <w:r w:rsidRPr="00DA2E90" w:rsidDel="00EF6419">
              <w:rPr>
                <w:rStyle w:val="Hyperlink"/>
                <w:noProof/>
              </w:rPr>
              <w:fldChar w:fldCharType="separate"/>
            </w:r>
          </w:del>
          <w:ins w:id="662" w:author="David Conklin" w:date="2021-07-14T10:29:00Z">
            <w:r w:rsidR="002055EB">
              <w:rPr>
                <w:rStyle w:val="Hyperlink"/>
                <w:b/>
                <w:bCs/>
                <w:noProof/>
              </w:rPr>
              <w:t>Error! Hyperlink reference not valid.</w:t>
            </w:r>
          </w:ins>
          <w:del w:id="663" w:author="David Conklin" w:date="2021-05-12T11:03:00Z">
            <w:r w:rsidRPr="00DA2E90" w:rsidDel="00EF6419">
              <w:rPr>
                <w:rStyle w:val="Hyperlink"/>
                <w:noProof/>
              </w:rPr>
              <w:delText>Analysis of locations where the model has low skill</w:delText>
            </w:r>
            <w:r w:rsidDel="00EF6419">
              <w:rPr>
                <w:noProof/>
                <w:webHidden/>
              </w:rPr>
              <w:tab/>
            </w:r>
            <w:r w:rsidDel="00EF6419">
              <w:rPr>
                <w:noProof/>
                <w:webHidden/>
              </w:rPr>
              <w:fldChar w:fldCharType="begin"/>
            </w:r>
            <w:r w:rsidDel="00EF6419">
              <w:rPr>
                <w:noProof/>
                <w:webHidden/>
              </w:rPr>
              <w:delInstrText xml:space="preserve"> PAGEREF _Toc71555703 \h </w:delInstrText>
            </w:r>
            <w:r w:rsidDel="00EF6419">
              <w:rPr>
                <w:noProof/>
                <w:webHidden/>
              </w:rPr>
            </w:r>
            <w:r w:rsidDel="00EF6419">
              <w:rPr>
                <w:noProof/>
                <w:webHidden/>
              </w:rPr>
              <w:fldChar w:fldCharType="separate"/>
            </w:r>
            <w:r w:rsidDel="00EF6419">
              <w:rPr>
                <w:noProof/>
                <w:webHidden/>
              </w:rPr>
              <w:delText>60</w:delText>
            </w:r>
            <w:r w:rsidDel="00EF6419">
              <w:rPr>
                <w:noProof/>
                <w:webHidden/>
              </w:rPr>
              <w:fldChar w:fldCharType="end"/>
            </w:r>
            <w:r w:rsidRPr="00DA2E90" w:rsidDel="00EF6419">
              <w:rPr>
                <w:rStyle w:val="Hyperlink"/>
                <w:noProof/>
              </w:rPr>
              <w:fldChar w:fldCharType="end"/>
            </w:r>
          </w:del>
        </w:p>
        <w:p w14:paraId="15CA5D2C" w14:textId="203BA48A" w:rsidR="006231D1" w:rsidDel="00EF6419" w:rsidRDefault="006231D1">
          <w:pPr>
            <w:pStyle w:val="TOC2"/>
            <w:tabs>
              <w:tab w:val="right" w:leader="dot" w:pos="9350"/>
            </w:tabs>
            <w:rPr>
              <w:del w:id="664" w:author="David Conklin" w:date="2021-05-12T11:03:00Z"/>
              <w:rFonts w:eastAsiaTheme="minorEastAsia"/>
              <w:noProof/>
            </w:rPr>
          </w:pPr>
          <w:del w:id="66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"_Toc71555704"</w:delInstrText>
            </w:r>
            <w:r w:rsidRPr="00DA2E90" w:rsidDel="00EF6419">
              <w:rPr>
                <w:rStyle w:val="Hyperlink"/>
                <w:noProof/>
              </w:rPr>
              <w:delInstrText xml:space="preserve"> </w:delInstrText>
            </w:r>
            <w:r w:rsidRPr="00DA2E90" w:rsidDel="00EF6419">
              <w:rPr>
                <w:rStyle w:val="Hyperlink"/>
                <w:noProof/>
              </w:rPr>
              <w:fldChar w:fldCharType="separate"/>
            </w:r>
          </w:del>
          <w:ins w:id="666" w:author="David Conklin" w:date="2021-07-14T10:29:00Z">
            <w:r w:rsidR="002055EB">
              <w:rPr>
                <w:rStyle w:val="Hyperlink"/>
                <w:b/>
                <w:bCs/>
                <w:noProof/>
              </w:rPr>
              <w:t>Error! Hyperlink reference not valid.</w:t>
            </w:r>
          </w:ins>
          <w:del w:id="667" w:author="David Conklin" w:date="2021-05-12T11:03:00Z">
            <w:r w:rsidRPr="00DA2E90" w:rsidDel="00EF6419">
              <w:rPr>
                <w:rStyle w:val="Hyperlink"/>
                <w:noProof/>
              </w:rPr>
              <w:delText>Simulated McKenzie basin water budget and thermal energy budget</w:delText>
            </w:r>
            <w:r w:rsidDel="00EF6419">
              <w:rPr>
                <w:noProof/>
                <w:webHidden/>
              </w:rPr>
              <w:tab/>
            </w:r>
            <w:r w:rsidDel="00EF6419">
              <w:rPr>
                <w:noProof/>
                <w:webHidden/>
              </w:rPr>
              <w:fldChar w:fldCharType="begin"/>
            </w:r>
            <w:r w:rsidDel="00EF6419">
              <w:rPr>
                <w:noProof/>
                <w:webHidden/>
              </w:rPr>
              <w:delInstrText xml:space="preserve"> PAGEREF _Toc71555704 \h </w:delInstrText>
            </w:r>
            <w:r w:rsidDel="00EF6419">
              <w:rPr>
                <w:noProof/>
                <w:webHidden/>
              </w:rPr>
            </w:r>
            <w:r w:rsidDel="00EF6419">
              <w:rPr>
                <w:noProof/>
                <w:webHidden/>
              </w:rPr>
              <w:fldChar w:fldCharType="separate"/>
            </w:r>
            <w:r w:rsidDel="00EF6419">
              <w:rPr>
                <w:noProof/>
                <w:webHidden/>
              </w:rPr>
              <w:delText>62</w:delText>
            </w:r>
            <w:r w:rsidDel="00EF6419">
              <w:rPr>
                <w:noProof/>
                <w:webHidden/>
              </w:rPr>
              <w:fldChar w:fldCharType="end"/>
            </w:r>
            <w:r w:rsidRPr="00DA2E90" w:rsidDel="00EF6419">
              <w:rPr>
                <w:rStyle w:val="Hyperlink"/>
                <w:noProof/>
              </w:rPr>
              <w:fldChar w:fldCharType="end"/>
            </w:r>
          </w:del>
        </w:p>
        <w:p w14:paraId="0F6527F2" w14:textId="216F06DC" w:rsidR="006231D1" w:rsidDel="00EF6419" w:rsidRDefault="006231D1">
          <w:pPr>
            <w:pStyle w:val="TOC2"/>
            <w:tabs>
              <w:tab w:val="right" w:leader="dot" w:pos="9350"/>
            </w:tabs>
            <w:rPr>
              <w:del w:id="668" w:author="David Conklin" w:date="2021-05-12T11:03:00Z"/>
              <w:rFonts w:eastAsiaTheme="minorEastAsia"/>
              <w:noProof/>
            </w:rPr>
          </w:pPr>
          <w:del w:id="66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"_Toc71555705"</w:delInstrText>
            </w:r>
            <w:r w:rsidRPr="00DA2E90" w:rsidDel="00EF6419">
              <w:rPr>
                <w:rStyle w:val="Hyperlink"/>
                <w:noProof/>
              </w:rPr>
              <w:delInstrText xml:space="preserve"> </w:delInstrText>
            </w:r>
            <w:r w:rsidRPr="00DA2E90" w:rsidDel="00EF6419">
              <w:rPr>
                <w:rStyle w:val="Hyperlink"/>
                <w:noProof/>
              </w:rPr>
              <w:fldChar w:fldCharType="separate"/>
            </w:r>
          </w:del>
          <w:ins w:id="670" w:author="David Conklin" w:date="2021-07-14T10:29:00Z">
            <w:r w:rsidR="002055EB">
              <w:rPr>
                <w:rStyle w:val="Hyperlink"/>
                <w:b/>
                <w:bCs/>
                <w:noProof/>
              </w:rPr>
              <w:t>Error! Hyperlink reference not valid.</w:t>
            </w:r>
          </w:ins>
          <w:del w:id="671" w:author="David Conklin" w:date="2021-05-12T11:03:00Z">
            <w:r w:rsidRPr="00DA2E90" w:rsidDel="00EF6419">
              <w:rPr>
                <w:rStyle w:val="Hyperlink"/>
                <w:noProof/>
              </w:rPr>
              <w:delText>CW3M v. Shade-a-lator</w:delText>
            </w:r>
            <w:r w:rsidDel="00EF6419">
              <w:rPr>
                <w:noProof/>
                <w:webHidden/>
              </w:rPr>
              <w:tab/>
            </w:r>
            <w:r w:rsidDel="00EF6419">
              <w:rPr>
                <w:noProof/>
                <w:webHidden/>
              </w:rPr>
              <w:fldChar w:fldCharType="begin"/>
            </w:r>
            <w:r w:rsidDel="00EF6419">
              <w:rPr>
                <w:noProof/>
                <w:webHidden/>
              </w:rPr>
              <w:delInstrText xml:space="preserve"> PAGEREF _Toc71555705 \h </w:delInstrText>
            </w:r>
            <w:r w:rsidDel="00EF6419">
              <w:rPr>
                <w:noProof/>
                <w:webHidden/>
              </w:rPr>
            </w:r>
            <w:r w:rsidDel="00EF6419">
              <w:rPr>
                <w:noProof/>
                <w:webHidden/>
              </w:rPr>
              <w:fldChar w:fldCharType="separate"/>
            </w:r>
            <w:r w:rsidDel="00EF6419">
              <w:rPr>
                <w:noProof/>
                <w:webHidden/>
              </w:rPr>
              <w:delText>63</w:delText>
            </w:r>
            <w:r w:rsidDel="00EF6419">
              <w:rPr>
                <w:noProof/>
                <w:webHidden/>
              </w:rPr>
              <w:fldChar w:fldCharType="end"/>
            </w:r>
            <w:r w:rsidRPr="00DA2E90" w:rsidDel="00EF6419">
              <w:rPr>
                <w:rStyle w:val="Hyperlink"/>
                <w:noProof/>
              </w:rPr>
              <w:fldChar w:fldCharType="end"/>
            </w:r>
          </w:del>
        </w:p>
        <w:p w14:paraId="36BA22EA" w14:textId="73E2AD65" w:rsidR="006231D1" w:rsidDel="00EF6419" w:rsidRDefault="006231D1">
          <w:pPr>
            <w:pStyle w:val="TOC2"/>
            <w:tabs>
              <w:tab w:val="right" w:leader="dot" w:pos="9350"/>
            </w:tabs>
            <w:rPr>
              <w:del w:id="672" w:author="David Conklin" w:date="2021-05-12T11:03:00Z"/>
              <w:rFonts w:eastAsiaTheme="minorEastAsia"/>
              <w:noProof/>
            </w:rPr>
          </w:pPr>
          <w:del w:id="67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"_Toc71555706"</w:delInstrText>
            </w:r>
            <w:r w:rsidRPr="00DA2E90" w:rsidDel="00EF6419">
              <w:rPr>
                <w:rStyle w:val="Hyperlink"/>
                <w:noProof/>
              </w:rPr>
              <w:delInstrText xml:space="preserve"> </w:delInstrText>
            </w:r>
            <w:r w:rsidRPr="00DA2E90" w:rsidDel="00EF6419">
              <w:rPr>
                <w:rStyle w:val="Hyperlink"/>
                <w:noProof/>
              </w:rPr>
              <w:fldChar w:fldCharType="separate"/>
            </w:r>
          </w:del>
          <w:ins w:id="674" w:author="David Conklin" w:date="2021-07-14T10:29:00Z">
            <w:r w:rsidR="002055EB">
              <w:rPr>
                <w:rStyle w:val="Hyperlink"/>
                <w:b/>
                <w:bCs/>
                <w:noProof/>
              </w:rPr>
              <w:t>Error! Hyperlink reference not valid.</w:t>
            </w:r>
          </w:ins>
          <w:del w:id="675" w:author="David Conklin" w:date="2021-05-12T11:03:00Z">
            <w:r w:rsidRPr="00DA2E90" w:rsidDel="00EF6419">
              <w:rPr>
                <w:rStyle w:val="Hyperlink"/>
                <w:noProof/>
              </w:rPr>
              <w:delText>Comparison of CW3M results to Shade-a-lator results</w:delText>
            </w:r>
            <w:r w:rsidDel="00EF6419">
              <w:rPr>
                <w:noProof/>
                <w:webHidden/>
              </w:rPr>
              <w:tab/>
            </w:r>
            <w:r w:rsidDel="00EF6419">
              <w:rPr>
                <w:noProof/>
                <w:webHidden/>
              </w:rPr>
              <w:fldChar w:fldCharType="begin"/>
            </w:r>
            <w:r w:rsidDel="00EF6419">
              <w:rPr>
                <w:noProof/>
                <w:webHidden/>
              </w:rPr>
              <w:delInstrText xml:space="preserve"> PAGEREF _Toc71555706 \h </w:delInstrText>
            </w:r>
            <w:r w:rsidDel="00EF6419">
              <w:rPr>
                <w:noProof/>
                <w:webHidden/>
              </w:rPr>
            </w:r>
            <w:r w:rsidDel="00EF6419">
              <w:rPr>
                <w:noProof/>
                <w:webHidden/>
              </w:rPr>
              <w:fldChar w:fldCharType="separate"/>
            </w:r>
            <w:r w:rsidDel="00EF6419">
              <w:rPr>
                <w:noProof/>
                <w:webHidden/>
              </w:rPr>
              <w:delText>65</w:delText>
            </w:r>
            <w:r w:rsidDel="00EF6419">
              <w:rPr>
                <w:noProof/>
                <w:webHidden/>
              </w:rPr>
              <w:fldChar w:fldCharType="end"/>
            </w:r>
            <w:r w:rsidRPr="00DA2E90" w:rsidDel="00EF6419">
              <w:rPr>
                <w:rStyle w:val="Hyperlink"/>
                <w:noProof/>
              </w:rPr>
              <w:fldChar w:fldCharType="end"/>
            </w:r>
          </w:del>
        </w:p>
        <w:p w14:paraId="1DDA4719" w14:textId="0B76CE52" w:rsidR="006231D1" w:rsidDel="00EF6419" w:rsidRDefault="006231D1">
          <w:pPr>
            <w:pStyle w:val="TOC1"/>
            <w:tabs>
              <w:tab w:val="right" w:leader="dot" w:pos="9350"/>
            </w:tabs>
            <w:rPr>
              <w:del w:id="676" w:author="David Conklin" w:date="2021-05-12T11:03:00Z"/>
              <w:rFonts w:eastAsiaTheme="minorEastAsia"/>
              <w:noProof/>
            </w:rPr>
          </w:pPr>
          <w:del w:id="67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"_Toc71555707"</w:delInstrText>
            </w:r>
            <w:r w:rsidRPr="00DA2E90" w:rsidDel="00EF6419">
              <w:rPr>
                <w:rStyle w:val="Hyperlink"/>
                <w:noProof/>
              </w:rPr>
              <w:delInstrText xml:space="preserve"> </w:delInstrText>
            </w:r>
            <w:r w:rsidRPr="00DA2E90" w:rsidDel="00EF6419">
              <w:rPr>
                <w:rStyle w:val="Hyperlink"/>
                <w:noProof/>
              </w:rPr>
              <w:fldChar w:fldCharType="separate"/>
            </w:r>
          </w:del>
          <w:ins w:id="678" w:author="David Conklin" w:date="2021-07-14T10:29:00Z">
            <w:r w:rsidR="002055EB">
              <w:rPr>
                <w:rStyle w:val="Hyperlink"/>
                <w:b/>
                <w:bCs/>
                <w:noProof/>
              </w:rPr>
              <w:t>Error! Hyperlink reference not valid.</w:t>
            </w:r>
          </w:ins>
          <w:del w:id="679" w:author="David Conklin" w:date="2021-05-12T11:03:00Z">
            <w:r w:rsidRPr="00DA2E90" w:rsidDel="00EF6419">
              <w:rPr>
                <w:rStyle w:val="Hyperlink"/>
                <w:noProof/>
              </w:rPr>
              <w:delText>The Clackamas Basin</w:delText>
            </w:r>
            <w:r w:rsidDel="00EF6419">
              <w:rPr>
                <w:noProof/>
                <w:webHidden/>
              </w:rPr>
              <w:tab/>
            </w:r>
            <w:r w:rsidDel="00EF6419">
              <w:rPr>
                <w:noProof/>
                <w:webHidden/>
              </w:rPr>
              <w:fldChar w:fldCharType="begin"/>
            </w:r>
            <w:r w:rsidDel="00EF6419">
              <w:rPr>
                <w:noProof/>
                <w:webHidden/>
              </w:rPr>
              <w:delInstrText xml:space="preserve"> PAGEREF _Toc71555707 \h </w:delInstrText>
            </w:r>
            <w:r w:rsidDel="00EF6419">
              <w:rPr>
                <w:noProof/>
                <w:webHidden/>
              </w:rPr>
            </w:r>
            <w:r w:rsidDel="00EF6419">
              <w:rPr>
                <w:noProof/>
                <w:webHidden/>
              </w:rPr>
              <w:fldChar w:fldCharType="separate"/>
            </w:r>
            <w:r w:rsidDel="00EF6419">
              <w:rPr>
                <w:noProof/>
                <w:webHidden/>
              </w:rPr>
              <w:delText>67</w:delText>
            </w:r>
            <w:r w:rsidDel="00EF6419">
              <w:rPr>
                <w:noProof/>
                <w:webHidden/>
              </w:rPr>
              <w:fldChar w:fldCharType="end"/>
            </w:r>
            <w:r w:rsidRPr="00DA2E90" w:rsidDel="00EF6419">
              <w:rPr>
                <w:rStyle w:val="Hyperlink"/>
                <w:noProof/>
              </w:rPr>
              <w:fldChar w:fldCharType="end"/>
            </w:r>
          </w:del>
        </w:p>
        <w:p w14:paraId="59E6469F" w14:textId="12053EA5" w:rsidR="006231D1" w:rsidDel="00EF6419" w:rsidRDefault="006231D1">
          <w:pPr>
            <w:pStyle w:val="TOC1"/>
            <w:tabs>
              <w:tab w:val="right" w:leader="dot" w:pos="9350"/>
            </w:tabs>
            <w:rPr>
              <w:del w:id="680" w:author="David Conklin" w:date="2021-05-12T11:03:00Z"/>
              <w:rFonts w:eastAsiaTheme="minorEastAsia"/>
              <w:noProof/>
            </w:rPr>
          </w:pPr>
          <w:del w:id="68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"_Toc71555708"</w:delInstrText>
            </w:r>
            <w:r w:rsidRPr="00DA2E90" w:rsidDel="00EF6419">
              <w:rPr>
                <w:rStyle w:val="Hyperlink"/>
                <w:noProof/>
              </w:rPr>
              <w:delInstrText xml:space="preserve"> </w:delInstrText>
            </w:r>
            <w:r w:rsidRPr="00DA2E90" w:rsidDel="00EF6419">
              <w:rPr>
                <w:rStyle w:val="Hyperlink"/>
                <w:noProof/>
              </w:rPr>
              <w:fldChar w:fldCharType="separate"/>
            </w:r>
          </w:del>
          <w:ins w:id="682" w:author="David Conklin" w:date="2021-07-14T10:29:00Z">
            <w:r w:rsidR="002055EB">
              <w:rPr>
                <w:rStyle w:val="Hyperlink"/>
                <w:b/>
                <w:bCs/>
                <w:noProof/>
              </w:rPr>
              <w:t>Error! Hyperlink reference not valid.</w:t>
            </w:r>
          </w:ins>
          <w:del w:id="683" w:author="David Conklin" w:date="2021-05-12T11:03:00Z">
            <w:r w:rsidRPr="00DA2E90" w:rsidDel="00EF6419">
              <w:rPr>
                <w:rStyle w:val="Hyperlink"/>
                <w:noProof/>
              </w:rPr>
              <w:delText>Directory structure and file names</w:delText>
            </w:r>
            <w:r w:rsidDel="00EF6419">
              <w:rPr>
                <w:noProof/>
                <w:webHidden/>
              </w:rPr>
              <w:tab/>
            </w:r>
            <w:r w:rsidDel="00EF6419">
              <w:rPr>
                <w:noProof/>
                <w:webHidden/>
              </w:rPr>
              <w:fldChar w:fldCharType="begin"/>
            </w:r>
            <w:r w:rsidDel="00EF6419">
              <w:rPr>
                <w:noProof/>
                <w:webHidden/>
              </w:rPr>
              <w:delInstrText xml:space="preserve"> PAGEREF _Toc71555708 \h </w:delInstrText>
            </w:r>
            <w:r w:rsidDel="00EF6419">
              <w:rPr>
                <w:noProof/>
                <w:webHidden/>
              </w:rPr>
            </w:r>
            <w:r w:rsidDel="00EF6419">
              <w:rPr>
                <w:noProof/>
                <w:webHidden/>
              </w:rPr>
              <w:fldChar w:fldCharType="separate"/>
            </w:r>
            <w:r w:rsidDel="00EF6419">
              <w:rPr>
                <w:noProof/>
                <w:webHidden/>
              </w:rPr>
              <w:delText>68</w:delText>
            </w:r>
            <w:r w:rsidDel="00EF6419">
              <w:rPr>
                <w:noProof/>
                <w:webHidden/>
              </w:rPr>
              <w:fldChar w:fldCharType="end"/>
            </w:r>
            <w:r w:rsidRPr="00DA2E90" w:rsidDel="00EF6419">
              <w:rPr>
                <w:rStyle w:val="Hyperlink"/>
                <w:noProof/>
              </w:rPr>
              <w:fldChar w:fldCharType="end"/>
            </w:r>
          </w:del>
        </w:p>
        <w:p w14:paraId="723038F8" w14:textId="4D317CC2" w:rsidR="006231D1" w:rsidDel="00EF6419" w:rsidRDefault="006231D1">
          <w:pPr>
            <w:pStyle w:val="TOC1"/>
            <w:tabs>
              <w:tab w:val="right" w:leader="dot" w:pos="9350"/>
            </w:tabs>
            <w:rPr>
              <w:del w:id="684" w:author="David Conklin" w:date="2021-05-12T11:03:00Z"/>
              <w:rFonts w:eastAsiaTheme="minorEastAsia"/>
              <w:noProof/>
            </w:rPr>
          </w:pPr>
          <w:del w:id="68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"_Toc71555709"</w:delInstrText>
            </w:r>
            <w:r w:rsidRPr="00DA2E90" w:rsidDel="00EF6419">
              <w:rPr>
                <w:rStyle w:val="Hyperlink"/>
                <w:noProof/>
              </w:rPr>
              <w:delInstrText xml:space="preserve"> </w:delInstrText>
            </w:r>
            <w:r w:rsidRPr="00DA2E90" w:rsidDel="00EF6419">
              <w:rPr>
                <w:rStyle w:val="Hyperlink"/>
                <w:noProof/>
              </w:rPr>
              <w:fldChar w:fldCharType="separate"/>
            </w:r>
          </w:del>
          <w:ins w:id="686" w:author="David Conklin" w:date="2021-07-14T10:29:00Z">
            <w:r w:rsidR="002055EB">
              <w:rPr>
                <w:rStyle w:val="Hyperlink"/>
                <w:b/>
                <w:bCs/>
                <w:noProof/>
              </w:rPr>
              <w:t>Error! Hyperlink reference not valid.</w:t>
            </w:r>
          </w:ins>
          <w:del w:id="687" w:author="David Conklin" w:date="2021-05-12T11:03:00Z">
            <w:r w:rsidRPr="00DA2E90" w:rsidDel="00EF6419">
              <w:rPr>
                <w:rStyle w:val="Hyperlink"/>
                <w:noProof/>
              </w:rPr>
              <w:delText>Release Log</w:delText>
            </w:r>
            <w:r w:rsidDel="00EF6419">
              <w:rPr>
                <w:noProof/>
                <w:webHidden/>
              </w:rPr>
              <w:tab/>
            </w:r>
            <w:r w:rsidDel="00EF6419">
              <w:rPr>
                <w:noProof/>
                <w:webHidden/>
              </w:rPr>
              <w:fldChar w:fldCharType="begin"/>
            </w:r>
            <w:r w:rsidDel="00EF6419">
              <w:rPr>
                <w:noProof/>
                <w:webHidden/>
              </w:rPr>
              <w:delInstrText xml:space="preserve"> PAGEREF _Toc71555709 \h </w:delInstrText>
            </w:r>
            <w:r w:rsidDel="00EF6419">
              <w:rPr>
                <w:noProof/>
                <w:webHidden/>
              </w:rPr>
            </w:r>
            <w:r w:rsidDel="00EF6419">
              <w:rPr>
                <w:noProof/>
                <w:webHidden/>
              </w:rPr>
              <w:fldChar w:fldCharType="separate"/>
            </w:r>
            <w:r w:rsidDel="00EF6419">
              <w:rPr>
                <w:noProof/>
                <w:webHidden/>
              </w:rPr>
              <w:delText>69</w:delText>
            </w:r>
            <w:r w:rsidDel="00EF6419">
              <w:rPr>
                <w:noProof/>
                <w:webHidden/>
              </w:rPr>
              <w:fldChar w:fldCharType="end"/>
            </w:r>
            <w:r w:rsidRPr="00DA2E90" w:rsidDel="00EF6419">
              <w:rPr>
                <w:rStyle w:val="Hyperlink"/>
                <w:noProof/>
              </w:rPr>
              <w:fldChar w:fldCharType="end"/>
            </w:r>
          </w:del>
        </w:p>
        <w:p w14:paraId="3F0681EC" w14:textId="5AD90C10" w:rsidR="006231D1" w:rsidDel="00EF6419" w:rsidRDefault="006231D1">
          <w:pPr>
            <w:pStyle w:val="TOC1"/>
            <w:tabs>
              <w:tab w:val="right" w:leader="dot" w:pos="9350"/>
            </w:tabs>
            <w:rPr>
              <w:del w:id="688" w:author="David Conklin" w:date="2021-05-12T11:03:00Z"/>
              <w:rFonts w:eastAsiaTheme="minorEastAsia"/>
              <w:noProof/>
            </w:rPr>
          </w:pPr>
          <w:del w:id="68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"_Toc71555710"</w:delInstrText>
            </w:r>
            <w:r w:rsidRPr="00DA2E90" w:rsidDel="00EF6419">
              <w:rPr>
                <w:rStyle w:val="Hyperlink"/>
                <w:noProof/>
              </w:rPr>
              <w:delInstrText xml:space="preserve"> </w:delInstrText>
            </w:r>
            <w:r w:rsidRPr="00DA2E90" w:rsidDel="00EF6419">
              <w:rPr>
                <w:rStyle w:val="Hyperlink"/>
                <w:noProof/>
              </w:rPr>
              <w:fldChar w:fldCharType="separate"/>
            </w:r>
          </w:del>
          <w:ins w:id="690" w:author="David Conklin" w:date="2021-07-14T10:29:00Z">
            <w:r w:rsidR="002055EB">
              <w:rPr>
                <w:rStyle w:val="Hyperlink"/>
                <w:b/>
                <w:bCs/>
                <w:noProof/>
              </w:rPr>
              <w:t>Error! Hyperlink reference not valid.</w:t>
            </w:r>
          </w:ins>
          <w:del w:id="691" w:author="David Conklin" w:date="2021-05-12T11:03:00Z">
            <w:r w:rsidRPr="00DA2E90" w:rsidDel="00EF6419">
              <w:rPr>
                <w:rStyle w:val="Hyperlink"/>
                <w:noProof/>
              </w:rPr>
              <w:delText>References</w:delText>
            </w:r>
            <w:r w:rsidDel="00EF6419">
              <w:rPr>
                <w:noProof/>
                <w:webHidden/>
              </w:rPr>
              <w:tab/>
            </w:r>
            <w:r w:rsidDel="00EF6419">
              <w:rPr>
                <w:noProof/>
                <w:webHidden/>
              </w:rPr>
              <w:fldChar w:fldCharType="begin"/>
            </w:r>
            <w:r w:rsidDel="00EF6419">
              <w:rPr>
                <w:noProof/>
                <w:webHidden/>
              </w:rPr>
              <w:delInstrText xml:space="preserve"> PAGEREF _Toc71555710 \h </w:delInstrText>
            </w:r>
            <w:r w:rsidDel="00EF6419">
              <w:rPr>
                <w:noProof/>
                <w:webHidden/>
              </w:rPr>
            </w:r>
            <w:r w:rsidDel="00EF6419">
              <w:rPr>
                <w:noProof/>
                <w:webHidden/>
              </w:rPr>
              <w:fldChar w:fldCharType="separate"/>
            </w:r>
            <w:r w:rsidDel="00EF6419">
              <w:rPr>
                <w:noProof/>
                <w:webHidden/>
              </w:rPr>
              <w:delText>72</w:delText>
            </w:r>
            <w:r w:rsidDel="00EF6419">
              <w:rPr>
                <w:noProof/>
                <w:webHidden/>
              </w:rPr>
              <w:fldChar w:fldCharType="end"/>
            </w:r>
            <w:r w:rsidRPr="00DA2E90" w:rsidDel="00EF6419">
              <w:rPr>
                <w:rStyle w:val="Hyperlink"/>
                <w:noProof/>
              </w:rPr>
              <w:fldChar w:fldCharType="end"/>
            </w:r>
          </w:del>
        </w:p>
        <w:p w14:paraId="77B31013" w14:textId="3A139E8C" w:rsidR="006231D1" w:rsidDel="00EF6419" w:rsidRDefault="006231D1">
          <w:pPr>
            <w:pStyle w:val="TOC1"/>
            <w:tabs>
              <w:tab w:val="right" w:leader="dot" w:pos="9350"/>
            </w:tabs>
            <w:rPr>
              <w:del w:id="692" w:author="David Conklin" w:date="2021-05-12T11:03:00Z"/>
              <w:rFonts w:eastAsiaTheme="minorEastAsia"/>
              <w:noProof/>
            </w:rPr>
          </w:pPr>
          <w:del w:id="69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"_Toc71555711"</w:delInstrText>
            </w:r>
            <w:r w:rsidRPr="00DA2E90" w:rsidDel="00EF6419">
              <w:rPr>
                <w:rStyle w:val="Hyperlink"/>
                <w:noProof/>
              </w:rPr>
              <w:delInstrText xml:space="preserve"> </w:delInstrText>
            </w:r>
            <w:r w:rsidRPr="00DA2E90" w:rsidDel="00EF6419">
              <w:rPr>
                <w:rStyle w:val="Hyperlink"/>
                <w:noProof/>
              </w:rPr>
              <w:fldChar w:fldCharType="separate"/>
            </w:r>
          </w:del>
          <w:ins w:id="694" w:author="David Conklin" w:date="2021-07-14T10:29:00Z">
            <w:r w:rsidR="002055EB">
              <w:rPr>
                <w:rStyle w:val="Hyperlink"/>
                <w:b/>
                <w:bCs/>
                <w:noProof/>
              </w:rPr>
              <w:t>Error! Hyperlink reference not valid.</w:t>
            </w:r>
          </w:ins>
          <w:del w:id="695" w:author="David Conklin" w:date="2021-05-12T11:03:00Z">
            <w:r w:rsidRPr="00DA2E90" w:rsidDel="00EF6419">
              <w:rPr>
                <w:rStyle w:val="Hyperlink"/>
                <w:noProof/>
              </w:rPr>
              <w:delText>Acronyms and Abbreviations</w:delText>
            </w:r>
            <w:r w:rsidDel="00EF6419">
              <w:rPr>
                <w:noProof/>
                <w:webHidden/>
              </w:rPr>
              <w:tab/>
            </w:r>
            <w:r w:rsidDel="00EF6419">
              <w:rPr>
                <w:noProof/>
                <w:webHidden/>
              </w:rPr>
              <w:fldChar w:fldCharType="begin"/>
            </w:r>
            <w:r w:rsidDel="00EF6419">
              <w:rPr>
                <w:noProof/>
                <w:webHidden/>
              </w:rPr>
              <w:delInstrText xml:space="preserve"> PAGEREF _Toc71555711 \h </w:delInstrText>
            </w:r>
            <w:r w:rsidDel="00EF6419">
              <w:rPr>
                <w:noProof/>
                <w:webHidden/>
              </w:rPr>
            </w:r>
            <w:r w:rsidDel="00EF6419">
              <w:rPr>
                <w:noProof/>
                <w:webHidden/>
              </w:rPr>
              <w:fldChar w:fldCharType="separate"/>
            </w:r>
            <w:r w:rsidDel="00EF6419">
              <w:rPr>
                <w:noProof/>
                <w:webHidden/>
              </w:rPr>
              <w:delText>74</w:delText>
            </w:r>
            <w:r w:rsidDel="00EF6419">
              <w:rPr>
                <w:noProof/>
                <w:webHidden/>
              </w:rPr>
              <w:fldChar w:fldCharType="end"/>
            </w:r>
            <w:r w:rsidRPr="00DA2E90" w:rsidDel="00EF6419">
              <w:rPr>
                <w:rStyle w:val="Hyperlink"/>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37AF689"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C623A4">
        <w:fldChar w:fldCharType="begin"/>
      </w:r>
      <w:r w:rsidR="00C623A4">
        <w:instrText xml:space="preserve"> HYPERLINK \l "_Toc53219833" </w:instrText>
      </w:r>
      <w:r w:rsidR="00C623A4">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696" w:author="David Conklin" w:date="2021-07-09T07:21:00Z">
        <w:r w:rsidR="00A50A5B">
          <w:rPr>
            <w:noProof/>
            <w:webHidden/>
          </w:rPr>
          <w:t>12</w:t>
        </w:r>
      </w:ins>
      <w:del w:id="697" w:author="David Conklin" w:date="2021-06-30T09:50:00Z">
        <w:r w:rsidR="002D6752" w:rsidDel="00D00C4E">
          <w:rPr>
            <w:noProof/>
            <w:webHidden/>
          </w:rPr>
          <w:delText>11</w:delText>
        </w:r>
      </w:del>
      <w:r w:rsidR="006A13B7">
        <w:rPr>
          <w:noProof/>
          <w:webHidden/>
        </w:rPr>
        <w:fldChar w:fldCharType="end"/>
      </w:r>
      <w:r w:rsidR="00C623A4">
        <w:rPr>
          <w:noProof/>
        </w:rPr>
        <w:fldChar w:fldCharType="end"/>
      </w:r>
    </w:p>
    <w:p w14:paraId="4268C92E" w14:textId="58B98AFF" w:rsidR="006A13B7" w:rsidRDefault="00C623A4">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698" w:author="David Conklin" w:date="2021-07-09T07:21:00Z">
        <w:r w:rsidR="00A50A5B">
          <w:rPr>
            <w:noProof/>
            <w:webHidden/>
          </w:rPr>
          <w:t>13</w:t>
        </w:r>
      </w:ins>
      <w:del w:id="699" w:author="David Conklin" w:date="2021-06-30T09:50:00Z">
        <w:r w:rsidR="002D6752" w:rsidDel="00D00C4E">
          <w:rPr>
            <w:noProof/>
            <w:webHidden/>
          </w:rPr>
          <w:delText>12</w:delText>
        </w:r>
      </w:del>
      <w:r w:rsidR="006A13B7">
        <w:rPr>
          <w:noProof/>
          <w:webHidden/>
        </w:rPr>
        <w:fldChar w:fldCharType="end"/>
      </w:r>
      <w:r>
        <w:rPr>
          <w:noProof/>
        </w:rPr>
        <w:fldChar w:fldCharType="end"/>
      </w:r>
    </w:p>
    <w:p w14:paraId="48FAB7CA" w14:textId="2DE5A99C" w:rsidR="006A13B7" w:rsidRDefault="00C623A4">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700" w:author="David Conklin" w:date="2021-07-09T07:21:00Z">
        <w:r w:rsidR="00A50A5B">
          <w:rPr>
            <w:noProof/>
            <w:webHidden/>
          </w:rPr>
          <w:t>14</w:t>
        </w:r>
      </w:ins>
      <w:del w:id="701" w:author="David Conklin" w:date="2021-06-30T09:50:00Z">
        <w:r w:rsidR="002D6752" w:rsidDel="00D00C4E">
          <w:rPr>
            <w:noProof/>
            <w:webHidden/>
          </w:rPr>
          <w:delText>13</w:delText>
        </w:r>
      </w:del>
      <w:r w:rsidR="006A13B7">
        <w:rPr>
          <w:noProof/>
          <w:webHidden/>
        </w:rPr>
        <w:fldChar w:fldCharType="end"/>
      </w:r>
      <w:r>
        <w:rPr>
          <w:noProof/>
        </w:rPr>
        <w:fldChar w:fldCharType="end"/>
      </w:r>
    </w:p>
    <w:p w14:paraId="556989A9" w14:textId="0669715A" w:rsidR="006A13B7" w:rsidRDefault="00C623A4">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702" w:author="David Conklin" w:date="2021-07-09T07:21:00Z">
        <w:r w:rsidR="00A50A5B">
          <w:rPr>
            <w:noProof/>
            <w:webHidden/>
          </w:rPr>
          <w:t>15</w:t>
        </w:r>
      </w:ins>
      <w:del w:id="703" w:author="David Conklin" w:date="2021-06-30T09:50:00Z">
        <w:r w:rsidR="002D6752" w:rsidDel="00D00C4E">
          <w:rPr>
            <w:noProof/>
            <w:webHidden/>
          </w:rPr>
          <w:delText>14</w:delText>
        </w:r>
      </w:del>
      <w:r w:rsidR="006A13B7">
        <w:rPr>
          <w:noProof/>
          <w:webHidden/>
        </w:rPr>
        <w:fldChar w:fldCharType="end"/>
      </w:r>
      <w:r>
        <w:rPr>
          <w:noProof/>
        </w:rPr>
        <w:fldChar w:fldCharType="end"/>
      </w:r>
    </w:p>
    <w:p w14:paraId="4CD30AF6" w14:textId="066398DE" w:rsidR="006A13B7" w:rsidRDefault="00C623A4">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704" w:author="David Conklin" w:date="2021-07-09T07:21:00Z">
        <w:r w:rsidR="00A50A5B">
          <w:rPr>
            <w:noProof/>
            <w:webHidden/>
          </w:rPr>
          <w:t>16</w:t>
        </w:r>
      </w:ins>
      <w:del w:id="705" w:author="David Conklin" w:date="2021-06-30T09:50:00Z">
        <w:r w:rsidR="002D6752" w:rsidDel="00D00C4E">
          <w:rPr>
            <w:noProof/>
            <w:webHidden/>
          </w:rPr>
          <w:delText>15</w:delText>
        </w:r>
      </w:del>
      <w:r w:rsidR="006A13B7">
        <w:rPr>
          <w:noProof/>
          <w:webHidden/>
        </w:rPr>
        <w:fldChar w:fldCharType="end"/>
      </w:r>
      <w:r>
        <w:rPr>
          <w:noProof/>
        </w:rPr>
        <w:fldChar w:fldCharType="end"/>
      </w:r>
    </w:p>
    <w:p w14:paraId="57584ECA" w14:textId="41D3C3BA" w:rsidR="006A13B7" w:rsidRDefault="00C623A4">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706" w:author="David Conklin" w:date="2021-07-09T07:21:00Z">
        <w:r w:rsidR="00A50A5B">
          <w:rPr>
            <w:noProof/>
            <w:webHidden/>
          </w:rPr>
          <w:t>45</w:t>
        </w:r>
      </w:ins>
      <w:del w:id="707" w:author="David Conklin" w:date="2021-06-30T09:50:00Z">
        <w:r w:rsidR="002D6752" w:rsidDel="00D00C4E">
          <w:rPr>
            <w:noProof/>
            <w:webHidden/>
          </w:rPr>
          <w:delText>41</w:delText>
        </w:r>
      </w:del>
      <w:r w:rsidR="006A13B7">
        <w:rPr>
          <w:noProof/>
          <w:webHidden/>
        </w:rPr>
        <w:fldChar w:fldCharType="end"/>
      </w:r>
      <w:r>
        <w:rPr>
          <w:noProof/>
        </w:rPr>
        <w:fldChar w:fldCharType="end"/>
      </w:r>
    </w:p>
    <w:p w14:paraId="71D389E6" w14:textId="07D25B3C" w:rsidR="006A13B7" w:rsidRDefault="00C623A4">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708" w:author="David Conklin" w:date="2021-07-09T07:21:00Z">
        <w:r w:rsidR="00A50A5B">
          <w:rPr>
            <w:noProof/>
            <w:webHidden/>
          </w:rPr>
          <w:t>54</w:t>
        </w:r>
      </w:ins>
      <w:del w:id="709" w:author="David Conklin" w:date="2021-06-30T09:50:00Z">
        <w:r w:rsidR="002D6752" w:rsidDel="00D00C4E">
          <w:rPr>
            <w:noProof/>
            <w:webHidden/>
          </w:rPr>
          <w:delText>43</w:delText>
        </w:r>
      </w:del>
      <w:r w:rsidR="006A13B7">
        <w:rPr>
          <w:noProof/>
          <w:webHidden/>
        </w:rPr>
        <w:fldChar w:fldCharType="end"/>
      </w:r>
      <w:r>
        <w:rPr>
          <w:noProof/>
        </w:rPr>
        <w:fldChar w:fldCharType="end"/>
      </w:r>
    </w:p>
    <w:p w14:paraId="5B5E39AF" w14:textId="7FB11972" w:rsidR="006A13B7" w:rsidRDefault="00C623A4">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710" w:author="David Conklin" w:date="2021-07-09T07:21:00Z">
        <w:r w:rsidR="00A50A5B">
          <w:rPr>
            <w:noProof/>
            <w:webHidden/>
          </w:rPr>
          <w:t>55</w:t>
        </w:r>
      </w:ins>
      <w:del w:id="711" w:author="David Conklin" w:date="2021-06-30T09:50:00Z">
        <w:r w:rsidR="002D6752" w:rsidDel="00D00C4E">
          <w:rPr>
            <w:noProof/>
            <w:webHidden/>
          </w:rPr>
          <w:delText>44</w:delText>
        </w:r>
      </w:del>
      <w:r w:rsidR="006A13B7">
        <w:rPr>
          <w:noProof/>
          <w:webHidden/>
        </w:rPr>
        <w:fldChar w:fldCharType="end"/>
      </w:r>
      <w:r>
        <w:rPr>
          <w:noProof/>
        </w:rPr>
        <w:fldChar w:fldCharType="end"/>
      </w:r>
    </w:p>
    <w:p w14:paraId="48D7D59A" w14:textId="124A9CD3" w:rsidR="006A13B7" w:rsidRDefault="00C623A4">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712" w:author="David Conklin" w:date="2021-07-09T07:21:00Z">
        <w:r w:rsidR="00A50A5B">
          <w:rPr>
            <w:noProof/>
            <w:webHidden/>
          </w:rPr>
          <w:t>76</w:t>
        </w:r>
      </w:ins>
      <w:del w:id="713" w:author="David Conklin" w:date="2021-06-30T09:50:00Z">
        <w:r w:rsidR="002D6752" w:rsidDel="00D00C4E">
          <w:rPr>
            <w:noProof/>
            <w:webHidden/>
          </w:rPr>
          <w:delText>66</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714" w:name="_Toc77150986"/>
      <w:r>
        <w:t>What is a digital handbook?</w:t>
      </w:r>
      <w:bookmarkEnd w:id="714"/>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715" w:name="_Toc77150987"/>
      <w:r>
        <w:t>CW3M c</w:t>
      </w:r>
      <w:r w:rsidR="00C70B81">
        <w:t>oncept</w:t>
      </w:r>
      <w:bookmarkEnd w:id="715"/>
      <w:r>
        <w:t xml:space="preserve"> </w:t>
      </w:r>
    </w:p>
    <w:p w14:paraId="7E41CEB8" w14:textId="77777777" w:rsidR="000D6396" w:rsidRDefault="000D6396" w:rsidP="00A43D30"/>
    <w:p w14:paraId="3DA45CFC" w14:textId="77777777" w:rsidR="000D6396" w:rsidRDefault="00C46F0A" w:rsidP="00C46F0A">
      <w:pPr>
        <w:pStyle w:val="Heading2"/>
      </w:pPr>
      <w:bookmarkStart w:id="716" w:name="_Toc77150988"/>
      <w:r>
        <w:t>A different kind of community model</w:t>
      </w:r>
      <w:bookmarkEnd w:id="716"/>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 xml:space="preserve">research projects, but includes also the community of policy makers, land managers, reservoir operators, NGOs, government agencies, </w:t>
      </w:r>
      <w:r w:rsidR="00A35AEA">
        <w:lastRenderedPageBreak/>
        <w:t>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717" w:name="_Toc77150989"/>
      <w:r>
        <w:t>What CW3M is for</w:t>
      </w:r>
      <w:bookmarkEnd w:id="717"/>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718" w:name="_Toc77150990"/>
      <w:r>
        <w:t>Management and maintenance</w:t>
      </w:r>
      <w:bookmarkEnd w:id="718"/>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719" w:name="_Toc77150991"/>
      <w:r>
        <w:t xml:space="preserve">CW3M – A </w:t>
      </w:r>
      <w:r w:rsidR="007E0920">
        <w:t>“</w:t>
      </w:r>
      <w:r>
        <w:t>first principles</w:t>
      </w:r>
      <w:r w:rsidR="007E0920">
        <w:t>”</w:t>
      </w:r>
      <w:r>
        <w:t xml:space="preserve"> model with tuning knobs</w:t>
      </w:r>
      <w:bookmarkEnd w:id="719"/>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lastRenderedPageBreak/>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720" w:name="_Toc77150992"/>
      <w:r>
        <w:t>The tuning knobs</w:t>
      </w:r>
      <w:bookmarkEnd w:id="720"/>
    </w:p>
    <w:p w14:paraId="357A9712" w14:textId="3B026DD3" w:rsidR="00CF4F65" w:rsidRDefault="00CF4F65" w:rsidP="00CF4F65"/>
    <w:p w14:paraId="386F14D4" w14:textId="7E6DF33D" w:rsidR="00227342" w:rsidRDefault="00CF4F65" w:rsidP="00872B5B">
      <w:pPr>
        <w:pStyle w:val="Heading2"/>
      </w:pPr>
      <w:bookmarkStart w:id="721" w:name="_Toc77150993"/>
      <w:r>
        <w:t xml:space="preserve">ET_MULT </w:t>
      </w:r>
      <w:r w:rsidR="00227342">
        <w:t>– forest evapotranspiration</w:t>
      </w:r>
      <w:bookmarkEnd w:id="721"/>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722" w:name="_Toc77150994"/>
      <w:r>
        <w:t>SOLAR_RADIATION_MULTIPLIER – reservoir insolation</w:t>
      </w:r>
      <w:bookmarkEnd w:id="722"/>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723" w:name="_Toc77150995"/>
      <w:r>
        <w:lastRenderedPageBreak/>
        <w:t>FLOW_CMS – Discharge from High Cascade springs</w:t>
      </w:r>
      <w:bookmarkEnd w:id="723"/>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724" w:name="_Toc77150996"/>
      <w:r>
        <w:t>The Envision framework and the GIS Layers</w:t>
      </w:r>
      <w:bookmarkEnd w:id="724"/>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725" w:name="_Toc77150997"/>
      <w:r>
        <w:t>The Reach Layer</w:t>
      </w:r>
      <w:bookmarkEnd w:id="725"/>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4546A8C6" w:rsidR="00687176" w:rsidRDefault="00687176" w:rsidP="00852CA3">
      <w:r>
        <w:lastRenderedPageBreak/>
        <w:t xml:space="preserve">As of </w:t>
      </w:r>
      <w:r w:rsidR="00AD75E0">
        <w:t>early 2021, CW3M uses the Reach layer from the WW2100 with a few corrections.  This is not ideal for modeling stream temperature, since many reaches are curved to such a degree that insolation varies significantly along their lengths.  It is likely that a more detailed Reach layer for the McKenzie basin will be developed as part of the McKenzie wetlands project, discussed later in this document.</w:t>
      </w:r>
    </w:p>
    <w:p w14:paraId="42C58FF1" w14:textId="302FEC7D" w:rsidR="00484223" w:rsidRDefault="00484223" w:rsidP="00852CA3"/>
    <w:p w14:paraId="39904C61" w14:textId="49626078" w:rsidR="00484223" w:rsidRDefault="00484223" w:rsidP="00484223">
      <w:pPr>
        <w:pStyle w:val="Heading2"/>
      </w:pPr>
      <w:bookmarkStart w:id="726" w:name="_Toc77150998"/>
      <w:r>
        <w:t>Time steps, autonomous processes, and global methods</w:t>
      </w:r>
      <w:bookmarkEnd w:id="726"/>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422977AF"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he yearly and daily processes used in CW3M version 333 (April 2021)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BE14EDD" w:rsidR="00DF3307" w:rsidRPr="006231D1" w:rsidRDefault="00DF3307" w:rsidP="00484223">
      <w:pPr>
        <w:rPr>
          <w:u w:val="single"/>
        </w:rPr>
      </w:pPr>
      <w:r w:rsidRPr="006231D1">
        <w:rPr>
          <w:u w:val="single"/>
        </w:rPr>
        <w:t>Yearly processes, as in CW3M_McKenzie.envx ver. 333</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62716336" w:rsidR="002C300B" w:rsidRDefault="002A728C" w:rsidP="002A728C">
      <w:pPr>
        <w:ind w:left="288" w:hanging="288"/>
      </w:pPr>
      <w:r>
        <w:t>APs.dll – GetWeather, 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3F43283A" w:rsidR="006510D4" w:rsidRDefault="006510D4" w:rsidP="002A728C">
      <w:pPr>
        <w:ind w:left="288" w:hanging="288"/>
      </w:pPr>
      <w:r>
        <w:t>VegSTM.dll – VegSTMengine</w:t>
      </w:r>
    </w:p>
    <w:p w14:paraId="6C303B94" w14:textId="0EF7492C" w:rsidR="006510D4" w:rsidRDefault="006510D4" w:rsidP="002A728C">
      <w:pPr>
        <w:ind w:left="288" w:hanging="288"/>
      </w:pPr>
      <w:r>
        <w:t>Reporter.dll – YearlyReports</w:t>
      </w:r>
    </w:p>
    <w:p w14:paraId="06C879B8" w14:textId="3CAEAF70" w:rsidR="006510D4" w:rsidRPr="006231D1" w:rsidRDefault="006510D4" w:rsidP="002A728C">
      <w:pPr>
        <w:ind w:left="288" w:hanging="288"/>
        <w:rPr>
          <w:u w:val="single"/>
        </w:rPr>
      </w:pPr>
      <w:r w:rsidRPr="006231D1">
        <w:rPr>
          <w:u w:val="single"/>
        </w:rPr>
        <w:t>Daily processes, as in McKenzie/Flow.xml ver. 333</w:t>
      </w:r>
    </w:p>
    <w:p w14:paraId="148D3741" w14:textId="110189C4" w:rsidR="006510D4" w:rsidRDefault="006510D4" w:rsidP="002A728C">
      <w:pPr>
        <w:ind w:left="288" w:hanging="288"/>
      </w:pPr>
      <w:r>
        <w:t>Flow.dll – reach routing, evap_trans (ForestET, AgET,</w:t>
      </w:r>
      <w:r w:rsidR="006B1B03">
        <w:t xml:space="preserve"> WetlandET), urban_water_demand, allocation, Spring (8 springs)</w:t>
      </w:r>
    </w:p>
    <w:p w14:paraId="043D8B71" w14:textId="5D2DB70D" w:rsidR="006510D4" w:rsidRDefault="006510D4" w:rsidP="002A728C">
      <w:pPr>
        <w:ind w:left="288" w:hanging="288"/>
      </w:pPr>
      <w:r>
        <w:t>HBV.dll – HBV_IrrigatedSoil</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727" w:name="_Toc77150999"/>
      <w:r w:rsidR="00702439">
        <w:t>Some g</w:t>
      </w:r>
      <w:r w:rsidR="00706EE7">
        <w:t>lobal method details</w:t>
      </w:r>
      <w:bookmarkEnd w:id="727"/>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475076CC" w:rsidR="00706EE7" w:rsidRDefault="00706EE7" w:rsidP="00706EE7">
      <w:r>
        <w:tab/>
      </w:r>
      <w:r>
        <w:tab/>
        <w:t>&lt;Spring&gt;, for 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lastRenderedPageBreak/>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728" w:name="_Toc77151000"/>
      <w:r>
        <w:t>Study areas</w:t>
      </w:r>
      <w:bookmarkEnd w:id="728"/>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1C2FC2C"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A50A5B">
        <w:t xml:space="preserve">Figure </w:t>
      </w:r>
      <w:r w:rsidR="00A50A5B">
        <w:rPr>
          <w:noProof/>
        </w:rPr>
        <w:t>1</w:t>
      </w:r>
      <w:r w:rsidR="00064E77">
        <w:fldChar w:fldCharType="end"/>
      </w:r>
      <w:r w:rsidR="00064E77">
        <w:t>)</w:t>
      </w:r>
    </w:p>
    <w:p w14:paraId="03CAE907" w14:textId="41A71D3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A50A5B">
        <w:t xml:space="preserve">Figure </w:t>
      </w:r>
      <w:r w:rsidR="00A50A5B">
        <w:rPr>
          <w:noProof/>
        </w:rPr>
        <w:t>2</w:t>
      </w:r>
      <w:r w:rsidR="00064E77">
        <w:fldChar w:fldCharType="end"/>
      </w:r>
      <w:r w:rsidR="00064E77">
        <w:t>)</w:t>
      </w:r>
    </w:p>
    <w:p w14:paraId="1A5A767B" w14:textId="5BA9B8C8"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A50A5B">
        <w:t xml:space="preserve">Figure </w:t>
      </w:r>
      <w:r w:rsidR="00A50A5B">
        <w:rPr>
          <w:noProof/>
        </w:rPr>
        <w:t>5</w:t>
      </w:r>
      <w:r w:rsidR="00893F4B">
        <w:fldChar w:fldCharType="end"/>
      </w:r>
      <w:r>
        <w:t>)</w:t>
      </w:r>
    </w:p>
    <w:p w14:paraId="1B80045C" w14:textId="49C5A5D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A50A5B">
        <w:t xml:space="preserve">Figure </w:t>
      </w:r>
      <w:r w:rsidR="00A50A5B">
        <w:rPr>
          <w:noProof/>
        </w:rPr>
        <w:t>3</w:t>
      </w:r>
      <w:r w:rsidR="00064E77">
        <w:fldChar w:fldCharType="end"/>
      </w:r>
      <w:r w:rsidR="00064E77">
        <w:t>)</w:t>
      </w:r>
    </w:p>
    <w:p w14:paraId="1933EF54" w14:textId="29F39BB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A50A5B">
        <w:t xml:space="preserve">Figure </w:t>
      </w:r>
      <w:r w:rsidR="00A50A5B">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729" w:name="_Toc77151001"/>
      <w:r>
        <w:t>Data</w:t>
      </w:r>
      <w:r w:rsidR="00A92F06">
        <w:t>CW3M</w:t>
      </w:r>
      <w:r>
        <w:t xml:space="preserve"> directory structure</w:t>
      </w:r>
      <w:bookmarkEnd w:id="729"/>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lastRenderedPageBreak/>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730" w:name="_Toc77151002"/>
      <w:r>
        <w:t>DataCW3M\ScenarioData directory structure</w:t>
      </w:r>
      <w:bookmarkEnd w:id="730"/>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lastRenderedPageBreak/>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731" w:name="_Toc77151003"/>
      <w:r>
        <w:t>DataCW3M\ScenarioData\&lt;scenario&gt; folder contents</w:t>
      </w:r>
      <w:bookmarkEnd w:id="731"/>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732" w:name="_Toc77151004"/>
      <w:r>
        <w:t>DataCW3M\&lt;study area&gt; folder contents</w:t>
      </w:r>
      <w:bookmarkEnd w:id="732"/>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A3A5AAB" w:rsidR="00D37681" w:rsidRDefault="00D37681" w:rsidP="00D37681">
      <w:pPr>
        <w:pStyle w:val="Caption"/>
      </w:pPr>
      <w:bookmarkStart w:id="733" w:name="_Ref529607484"/>
      <w:bookmarkStart w:id="734"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1</w:t>
      </w:r>
      <w:r w:rsidR="006C64CF">
        <w:rPr>
          <w:noProof/>
        </w:rPr>
        <w:fldChar w:fldCharType="end"/>
      </w:r>
      <w:bookmarkEnd w:id="733"/>
      <w:r>
        <w:t xml:space="preserve">. Willamette River basin study area; embedded study areas are </w:t>
      </w:r>
      <w:r w:rsidR="0005603B">
        <w:t>colored</w:t>
      </w:r>
      <w:r w:rsidR="0097392C">
        <w:t xml:space="preserve"> other than gray.  The 2 lighter blues together make up the upper Willamette basin study area.</w:t>
      </w:r>
      <w:bookmarkEnd w:id="734"/>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D079BFF" w:rsidR="00D37681" w:rsidRDefault="00D37681" w:rsidP="00D37681">
      <w:pPr>
        <w:pStyle w:val="Caption"/>
      </w:pPr>
      <w:bookmarkStart w:id="735" w:name="_Ref529607514"/>
      <w:bookmarkStart w:id="736"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2</w:t>
      </w:r>
      <w:r w:rsidR="006C64CF">
        <w:rPr>
          <w:noProof/>
        </w:rPr>
        <w:fldChar w:fldCharType="end"/>
      </w:r>
      <w:bookmarkEnd w:id="735"/>
      <w:r>
        <w:t>. Tualatin basin study area; Chicken Creek watershed is highlighted.</w:t>
      </w:r>
      <w:bookmarkEnd w:id="736"/>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56BBE59" w:rsidR="00D37681" w:rsidRDefault="00064E77" w:rsidP="00064E77">
      <w:pPr>
        <w:pStyle w:val="Caption"/>
      </w:pPr>
      <w:bookmarkStart w:id="737" w:name="_Ref529607587"/>
      <w:bookmarkStart w:id="738"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3</w:t>
      </w:r>
      <w:r w:rsidR="006C64CF">
        <w:rPr>
          <w:noProof/>
        </w:rPr>
        <w:fldChar w:fldCharType="end"/>
      </w:r>
      <w:bookmarkEnd w:id="737"/>
      <w:r>
        <w:t>. North Santiam watershed study area.</w:t>
      </w:r>
      <w:bookmarkEnd w:id="738"/>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11CE1AB" w:rsidR="00C70B81" w:rsidRDefault="00064E77" w:rsidP="00064E77">
      <w:pPr>
        <w:pStyle w:val="Caption"/>
      </w:pPr>
      <w:bookmarkStart w:id="739" w:name="_Ref529607628"/>
      <w:bookmarkStart w:id="740"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4</w:t>
      </w:r>
      <w:r w:rsidR="006C64CF">
        <w:rPr>
          <w:noProof/>
        </w:rPr>
        <w:fldChar w:fldCharType="end"/>
      </w:r>
      <w:bookmarkEnd w:id="739"/>
      <w:r>
        <w:t>. Upper Willamette study area.</w:t>
      </w:r>
      <w:bookmarkEnd w:id="740"/>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7F44487" w:rsidR="00E66BC2" w:rsidRDefault="006F30D2" w:rsidP="006F30D2">
      <w:pPr>
        <w:pStyle w:val="Caption"/>
      </w:pPr>
      <w:bookmarkStart w:id="741" w:name="_Ref529611388"/>
      <w:bookmarkStart w:id="742"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5</w:t>
      </w:r>
      <w:r w:rsidR="006C64CF">
        <w:rPr>
          <w:noProof/>
        </w:rPr>
        <w:fldChar w:fldCharType="end"/>
      </w:r>
      <w:bookmarkEnd w:id="741"/>
      <w:r>
        <w:t>. Chicken Creek watershed study area.</w:t>
      </w:r>
      <w:bookmarkEnd w:id="742"/>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43" w:name="_Toc77151005"/>
      <w:r>
        <w:t>Calendar conventions</w:t>
      </w:r>
      <w:bookmarkEnd w:id="743"/>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44" w:name="_Toc77151006"/>
      <w:r>
        <w:t>Water years</w:t>
      </w:r>
      <w:bookmarkEnd w:id="744"/>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45" w:name="_Toc77151007"/>
      <w:r>
        <w:t>Climate data</w:t>
      </w:r>
      <w:bookmarkEnd w:id="745"/>
    </w:p>
    <w:p w14:paraId="4E201698" w14:textId="77777777" w:rsidR="00CB152A" w:rsidRPr="00A06758" w:rsidRDefault="00CB152A" w:rsidP="00A06758"/>
    <w:p w14:paraId="400F9551" w14:textId="77777777" w:rsidR="00CB152A" w:rsidRDefault="00CB152A" w:rsidP="00CB152A">
      <w:pPr>
        <w:pStyle w:val="Heading2"/>
      </w:pPr>
      <w:bookmarkStart w:id="746" w:name="_Toc2858729"/>
      <w:bookmarkStart w:id="747" w:name="_Toc77151008"/>
      <w:r>
        <w:t>Numbered climate scenarios in the model</w:t>
      </w:r>
      <w:bookmarkEnd w:id="746"/>
      <w:bookmarkEnd w:id="747"/>
    </w:p>
    <w:p w14:paraId="30E024EF" w14:textId="77777777" w:rsidR="00823D41" w:rsidRDefault="00823D41" w:rsidP="00823D41">
      <w:pPr>
        <w:pStyle w:val="Body"/>
      </w:pPr>
    </w:p>
    <w:p w14:paraId="21F5BCDE" w14:textId="376DCB8A"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A50A5B">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48" w:name="_Ref6032062"/>
      <w:bookmarkStart w:id="749" w:name="_Ref6033311"/>
      <w:bookmarkStart w:id="750" w:name="_Toc6121576"/>
      <w:r>
        <w:t xml:space="preserve">Table </w:t>
      </w:r>
      <w:bookmarkEnd w:id="748"/>
      <w:r>
        <w:t>1. Numbered climate scenarios</w:t>
      </w:r>
      <w:bookmarkEnd w:id="749"/>
      <w:bookmarkEnd w:id="750"/>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51" w:name="_Toc7759621"/>
      <w:bookmarkStart w:id="752" w:name="_Toc77151009"/>
      <w:r>
        <w:t>Monthly and seasonal weather data</w:t>
      </w:r>
      <w:bookmarkEnd w:id="751"/>
      <w:bookmarkEnd w:id="752"/>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53" w:name="_Toc77151010"/>
      <w:r>
        <w:t>Climate data grid</w:t>
      </w:r>
      <w:r w:rsidR="009F132A">
        <w:t>s</w:t>
      </w:r>
      <w:bookmarkEnd w:id="753"/>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54" w:name="_Toc77151011"/>
      <w:r>
        <w:t>The WW2100 climate grid</w:t>
      </w:r>
      <w:bookmarkEnd w:id="754"/>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55" w:name="_Toc77151012"/>
      <w:r>
        <w:t>The v2 climate grid</w:t>
      </w:r>
      <w:bookmarkEnd w:id="755"/>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56" w:name="_Toc77151013"/>
      <w:r>
        <w:t>How climate data is looked up</w:t>
      </w:r>
      <w:bookmarkEnd w:id="756"/>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57" w:name="_Toc77151014"/>
      <w:r>
        <w:t>What is in a climate dataset</w:t>
      </w:r>
      <w:bookmarkEnd w:id="757"/>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ins w:id="758" w:author="David Conklin" w:date="2021-06-25T12:17:00Z"/>
          <w:rFonts w:asciiTheme="majorHAnsi" w:eastAsiaTheme="majorEastAsia" w:hAnsiTheme="majorHAnsi" w:cstheme="majorBidi"/>
          <w:color w:val="2F5496" w:themeColor="accent1" w:themeShade="BF"/>
          <w:sz w:val="32"/>
          <w:szCs w:val="32"/>
        </w:rPr>
      </w:pPr>
      <w:ins w:id="759" w:author="David Conklin" w:date="2021-06-25T12:17:00Z">
        <w:r>
          <w:br w:type="page"/>
        </w:r>
      </w:ins>
    </w:p>
    <w:p w14:paraId="5F95A4C5" w14:textId="77777777" w:rsidR="00B45A02" w:rsidRDefault="00B45A02" w:rsidP="00B45A02">
      <w:pPr>
        <w:pStyle w:val="Heading1"/>
        <w:rPr>
          <w:ins w:id="760" w:author="David Conklin" w:date="2021-06-27T11:23:00Z"/>
        </w:rPr>
      </w:pPr>
      <w:bookmarkStart w:id="761" w:name="_Toc71709880"/>
      <w:bookmarkStart w:id="762" w:name="_Toc77151015"/>
      <w:ins w:id="763" w:author="David Conklin" w:date="2021-06-27T11:23:00Z">
        <w:r>
          <w:lastRenderedPageBreak/>
          <w:t>Water rights</w:t>
        </w:r>
        <w:bookmarkEnd w:id="761"/>
        <w:bookmarkEnd w:id="762"/>
      </w:ins>
    </w:p>
    <w:p w14:paraId="0ADF041E" w14:textId="77777777" w:rsidR="00B45A02" w:rsidRDefault="00B45A02" w:rsidP="00B45A02">
      <w:pPr>
        <w:pStyle w:val="Heading2"/>
        <w:rPr>
          <w:ins w:id="764" w:author="David Conklin" w:date="2021-06-27T11:23:00Z"/>
        </w:rPr>
      </w:pPr>
      <w:bookmarkStart w:id="765" w:name="_Toc71709881"/>
      <w:bookmarkStart w:id="766" w:name="_Toc77151016"/>
      <w:ins w:id="767" w:author="David Conklin" w:date="2021-06-27T11:23:00Z">
        <w:r>
          <w:t>Water rights data</w:t>
        </w:r>
        <w:bookmarkEnd w:id="765"/>
        <w:bookmarkEnd w:id="766"/>
      </w:ins>
    </w:p>
    <w:p w14:paraId="28ADB19D" w14:textId="77777777" w:rsidR="00B45A02" w:rsidRDefault="00B45A02" w:rsidP="00B45A02">
      <w:pPr>
        <w:rPr>
          <w:ins w:id="768" w:author="David Conklin" w:date="2021-06-27T11:23:00Z"/>
        </w:rPr>
      </w:pPr>
    </w:p>
    <w:p w14:paraId="2A83AF26" w14:textId="5B7E0DE4" w:rsidR="00B45A02" w:rsidRDefault="00B45A02" w:rsidP="00B45A02">
      <w:pPr>
        <w:ind w:firstLine="720"/>
        <w:rPr>
          <w:ins w:id="769" w:author="David Conklin" w:date="2021-06-27T11:23:00Z"/>
        </w:rPr>
      </w:pPr>
      <w:ins w:id="770" w:author="David Conklin" w:date="2021-06-27T11:23:00Z">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ins>
      <w:ins w:id="771" w:author="David Conklin" w:date="2021-06-28T11:13:00Z">
        <w:r w:rsidR="000E625E">
          <w:t xml:space="preserve"> </w:t>
        </w:r>
        <w:bookmarkStart w:id="772" w:name="_Hlk75771270"/>
        <w:r w:rsidR="000E625E">
          <w:t>(e.g. when PODRATE is zero)</w:t>
        </w:r>
      </w:ins>
      <w:ins w:id="773" w:author="David Conklin" w:date="2021-06-27T11:23:00Z">
        <w:r>
          <w:t>,</w:t>
        </w:r>
        <w:bookmarkEnd w:id="772"/>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ins>
    </w:p>
    <w:p w14:paraId="18E319DA" w14:textId="77777777" w:rsidR="00B45A02" w:rsidRDefault="00B45A02" w:rsidP="00B45A02">
      <w:pPr>
        <w:ind w:firstLine="720"/>
        <w:rPr>
          <w:ins w:id="774" w:author="David Conklin" w:date="2021-06-27T11:23:00Z"/>
        </w:rPr>
      </w:pPr>
    </w:p>
    <w:p w14:paraId="5B6379E4" w14:textId="77777777" w:rsidR="00B45A02" w:rsidRDefault="00B45A02" w:rsidP="00B45A02">
      <w:pPr>
        <w:ind w:firstLine="720"/>
        <w:rPr>
          <w:ins w:id="775" w:author="David Conklin" w:date="2021-06-27T11:23:00Z"/>
        </w:rPr>
      </w:pPr>
      <w:ins w:id="776" w:author="David Conklin" w:date="2021-06-27T11:23:00Z">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ins>
    </w:p>
    <w:p w14:paraId="1247F46D" w14:textId="77777777" w:rsidR="00B45A02" w:rsidRDefault="00B45A02" w:rsidP="00B45A02">
      <w:pPr>
        <w:rPr>
          <w:ins w:id="777" w:author="David Conklin" w:date="2021-06-27T11:23:00Z"/>
        </w:rPr>
      </w:pPr>
    </w:p>
    <w:p w14:paraId="6D78AFD8" w14:textId="77777777" w:rsidR="00B45A02" w:rsidRPr="00914FD8" w:rsidRDefault="00B45A02" w:rsidP="00B45A02">
      <w:pPr>
        <w:ind w:firstLine="720"/>
        <w:rPr>
          <w:ins w:id="778" w:author="David Conklin" w:date="2021-06-27T11:23:00Z"/>
          <w:rFonts w:cstheme="minorHAnsi"/>
        </w:rPr>
      </w:pPr>
      <w:ins w:id="779" w:author="David Conklin" w:date="2021-06-27T11:23:00Z">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ins>
    </w:p>
    <w:p w14:paraId="49FEDECA" w14:textId="77777777" w:rsidR="00B45A02" w:rsidRDefault="00B45A02" w:rsidP="00B45A02">
      <w:pPr>
        <w:rPr>
          <w:ins w:id="780" w:author="David Conklin" w:date="2021-06-27T11:23:00Z"/>
        </w:rPr>
      </w:pPr>
    </w:p>
    <w:p w14:paraId="51B5C5D2" w14:textId="77777777" w:rsidR="00B45A02" w:rsidRDefault="00B45A02" w:rsidP="00B45A02">
      <w:pPr>
        <w:ind w:firstLine="720"/>
        <w:rPr>
          <w:ins w:id="781" w:author="David Conklin" w:date="2021-06-27T11:23:00Z"/>
        </w:rPr>
      </w:pPr>
      <w:ins w:id="782" w:author="David Conklin" w:date="2021-06-27T11:23:00Z">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ins>
    </w:p>
    <w:p w14:paraId="4572EC58" w14:textId="77777777" w:rsidR="00B45A02" w:rsidRDefault="00B45A02" w:rsidP="00B45A02">
      <w:pPr>
        <w:ind w:firstLine="720"/>
        <w:rPr>
          <w:ins w:id="783" w:author="David Conklin" w:date="2021-06-27T11:23:00Z"/>
        </w:rPr>
      </w:pPr>
    </w:p>
    <w:p w14:paraId="64E1CAC0" w14:textId="77777777" w:rsidR="00B45A02" w:rsidRDefault="00B45A02" w:rsidP="00B45A02">
      <w:pPr>
        <w:ind w:firstLine="720"/>
        <w:rPr>
          <w:ins w:id="784" w:author="David Conklin" w:date="2021-06-27T11:23:00Z"/>
        </w:rPr>
      </w:pPr>
      <w:ins w:id="785" w:author="David Conklin" w:date="2021-06-27T11:23:00Z">
        <w:r>
          <w:t>Source code which reads and interprets the wr_pods.csv and wr_pous.csv files is located in two subroutines (LoadWRDatabase() and CalculateWRattributes()), which are both methods of the AltWaterMaster class and located in the WaterRights.cpp source file.</w:t>
        </w:r>
      </w:ins>
    </w:p>
    <w:p w14:paraId="452C1F56" w14:textId="77777777" w:rsidR="00B45A02" w:rsidRDefault="00B45A02" w:rsidP="00B45A02">
      <w:pPr>
        <w:rPr>
          <w:ins w:id="786" w:author="David Conklin" w:date="2021-06-27T11:23:00Z"/>
        </w:rPr>
      </w:pPr>
    </w:p>
    <w:p w14:paraId="48BAFC2F" w14:textId="77777777" w:rsidR="00B45A02" w:rsidRDefault="00B45A02" w:rsidP="00B45A02">
      <w:pPr>
        <w:pStyle w:val="Heading2"/>
        <w:rPr>
          <w:ins w:id="787" w:author="David Conklin" w:date="2021-06-27T11:23:00Z"/>
        </w:rPr>
      </w:pPr>
      <w:bookmarkStart w:id="788" w:name="_Toc71709882"/>
      <w:bookmarkStart w:id="789" w:name="_Toc77151017"/>
      <w:ins w:id="790" w:author="David Conklin" w:date="2021-06-27T11:23:00Z">
        <w:r>
          <w:t>The wr_pods.csv file</w:t>
        </w:r>
        <w:bookmarkEnd w:id="788"/>
        <w:bookmarkEnd w:id="789"/>
      </w:ins>
    </w:p>
    <w:p w14:paraId="48697E07" w14:textId="77777777" w:rsidR="00B45A02" w:rsidRDefault="00B45A02" w:rsidP="00B45A02">
      <w:pPr>
        <w:rPr>
          <w:ins w:id="791" w:author="David Conklin" w:date="2021-06-27T11:23:00Z"/>
        </w:rPr>
      </w:pPr>
      <w:ins w:id="792" w:author="David Conklin" w:date="2021-06-27T11:23:00Z">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ins>
    </w:p>
    <w:p w14:paraId="12149C0D" w14:textId="77777777" w:rsidR="00B45A02" w:rsidRDefault="00B45A02" w:rsidP="00B45A02">
      <w:pPr>
        <w:rPr>
          <w:ins w:id="793" w:author="David Conklin" w:date="2021-06-27T11:23:00Z"/>
        </w:rPr>
      </w:pPr>
    </w:p>
    <w:p w14:paraId="3BB35978" w14:textId="77777777" w:rsidR="00B45A02" w:rsidRDefault="00B45A02" w:rsidP="00B45A02">
      <w:pPr>
        <w:ind w:left="720" w:hanging="720"/>
        <w:rPr>
          <w:ins w:id="794" w:author="David Conklin" w:date="2021-06-27T11:23:00Z"/>
        </w:rPr>
      </w:pPr>
      <w:ins w:id="795" w:author="David Conklin" w:date="2021-06-27T11:23:00Z">
        <w:r>
          <w:t>WATERRIGHTID – “WaterRightId” in OWRD’s Water Right Information System</w:t>
        </w:r>
      </w:ins>
    </w:p>
    <w:p w14:paraId="6A7C13A7" w14:textId="77777777" w:rsidR="00B45A02" w:rsidRDefault="00B45A02" w:rsidP="00B45A02">
      <w:pPr>
        <w:ind w:left="720" w:hanging="720"/>
        <w:rPr>
          <w:ins w:id="796" w:author="David Conklin" w:date="2021-06-27T11:23:00Z"/>
        </w:rPr>
      </w:pPr>
      <w:ins w:id="797" w:author="David Conklin" w:date="2021-06-27T11:23:00Z">
        <w:r>
          <w:t>X – easting of point of diversion</w:t>
        </w:r>
      </w:ins>
    </w:p>
    <w:p w14:paraId="350ADD50" w14:textId="77777777" w:rsidR="00B45A02" w:rsidRDefault="00B45A02" w:rsidP="00B45A02">
      <w:pPr>
        <w:ind w:left="720" w:hanging="720"/>
        <w:rPr>
          <w:ins w:id="798" w:author="David Conklin" w:date="2021-06-27T11:23:00Z"/>
        </w:rPr>
      </w:pPr>
      <w:ins w:id="799" w:author="David Conklin" w:date="2021-06-27T11:23:00Z">
        <w:r>
          <w:lastRenderedPageBreak/>
          <w:t>Y – northing of point of diversion</w:t>
        </w:r>
      </w:ins>
    </w:p>
    <w:p w14:paraId="7CD91243" w14:textId="77777777" w:rsidR="00B45A02" w:rsidRDefault="00B45A02" w:rsidP="00B45A02">
      <w:pPr>
        <w:ind w:left="720" w:hanging="720"/>
        <w:rPr>
          <w:ins w:id="800" w:author="David Conklin" w:date="2021-06-27T11:23:00Z"/>
        </w:rPr>
      </w:pPr>
      <w:ins w:id="801" w:author="David Conklin" w:date="2021-06-27T11:23:00Z">
        <w:r>
          <w:t>PODID – point of diversion ID number assigned by CW3M</w:t>
        </w:r>
      </w:ins>
    </w:p>
    <w:p w14:paraId="2E9E8A21" w14:textId="77777777" w:rsidR="00B45A02" w:rsidRDefault="00B45A02" w:rsidP="00B45A02">
      <w:pPr>
        <w:ind w:left="720" w:hanging="720"/>
        <w:rPr>
          <w:ins w:id="802" w:author="David Conklin" w:date="2021-06-27T11:23:00Z"/>
        </w:rPr>
      </w:pPr>
      <w:ins w:id="803" w:author="David Conklin" w:date="2021-06-27T11:23:00Z">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ins>
    </w:p>
    <w:p w14:paraId="1325DC26" w14:textId="77777777" w:rsidR="00B45A02" w:rsidRDefault="00B45A02" w:rsidP="00B45A02">
      <w:pPr>
        <w:ind w:left="720" w:hanging="720"/>
        <w:rPr>
          <w:ins w:id="804" w:author="David Conklin" w:date="2021-06-27T11:23:00Z"/>
        </w:rPr>
      </w:pPr>
      <w:ins w:id="805" w:author="David Conklin" w:date="2021-06-27T11:23:00Z">
        <w:r>
          <w:t>PERMITCODE – code for type of diversion (surface water, ground water, …)</w:t>
        </w:r>
      </w:ins>
    </w:p>
    <w:p w14:paraId="2E7B4E36" w14:textId="77777777" w:rsidR="00B45A02" w:rsidRDefault="00B45A02" w:rsidP="00B45A02">
      <w:pPr>
        <w:ind w:left="720" w:hanging="720"/>
        <w:rPr>
          <w:ins w:id="806" w:author="David Conklin" w:date="2021-06-27T11:23:00Z"/>
        </w:rPr>
      </w:pPr>
      <w:ins w:id="807" w:author="David Conklin" w:date="2021-06-27T11:23:00Z">
        <w:r>
          <w:t xml:space="preserve">PODRATE – maximum diversion rate, cfs.  </w:t>
        </w:r>
      </w:ins>
    </w:p>
    <w:p w14:paraId="4B742E21" w14:textId="77777777" w:rsidR="00B45A02" w:rsidRDefault="00B45A02" w:rsidP="00B45A02">
      <w:pPr>
        <w:ind w:left="720" w:hanging="720"/>
        <w:rPr>
          <w:ins w:id="808" w:author="David Conklin" w:date="2021-06-27T11:23:00Z"/>
        </w:rPr>
      </w:pPr>
      <w:ins w:id="809" w:author="David Conklin" w:date="2021-06-27T11:23:00Z">
        <w:r>
          <w:t>USECODE – code for type of use (municipal, irrigation, instream, …)</w:t>
        </w:r>
      </w:ins>
    </w:p>
    <w:p w14:paraId="431A90E3" w14:textId="77777777" w:rsidR="00B45A02" w:rsidRDefault="00B45A02" w:rsidP="00B45A02">
      <w:pPr>
        <w:ind w:left="720" w:hanging="720"/>
        <w:rPr>
          <w:ins w:id="810" w:author="David Conklin" w:date="2021-06-27T11:23:00Z"/>
        </w:rPr>
      </w:pPr>
      <w:ins w:id="811" w:author="David Conklin" w:date="2021-06-27T11:23:00Z">
        <w:r>
          <w:t>PRIORITYDOY – priority date day of year (Jan 1 = 1)</w:t>
        </w:r>
      </w:ins>
    </w:p>
    <w:p w14:paraId="6D3539B1" w14:textId="77777777" w:rsidR="00B45A02" w:rsidRDefault="00B45A02" w:rsidP="00B45A02">
      <w:pPr>
        <w:ind w:left="720" w:hanging="720"/>
        <w:rPr>
          <w:ins w:id="812" w:author="David Conklin" w:date="2021-06-27T11:23:00Z"/>
        </w:rPr>
      </w:pPr>
      <w:ins w:id="813" w:author="David Conklin" w:date="2021-06-27T11:23:00Z">
        <w:r>
          <w:t>YEAR – priority date year</w:t>
        </w:r>
      </w:ins>
    </w:p>
    <w:p w14:paraId="2DF3245A" w14:textId="77777777" w:rsidR="00B45A02" w:rsidRDefault="00B45A02" w:rsidP="00B45A02">
      <w:pPr>
        <w:ind w:left="720" w:hanging="720"/>
        <w:rPr>
          <w:ins w:id="814" w:author="David Conklin" w:date="2021-06-27T11:23:00Z"/>
        </w:rPr>
      </w:pPr>
      <w:ins w:id="815" w:author="David Conklin" w:date="2021-06-27T11:23:00Z">
        <w:r>
          <w:t>BEGINDOY – day of year on which the right goes into effect</w:t>
        </w:r>
      </w:ins>
    </w:p>
    <w:p w14:paraId="63C65DA5" w14:textId="77777777" w:rsidR="00B45A02" w:rsidRDefault="00B45A02" w:rsidP="00B45A02">
      <w:pPr>
        <w:ind w:left="720" w:hanging="720"/>
        <w:rPr>
          <w:ins w:id="816" w:author="David Conklin" w:date="2021-06-27T11:23:00Z"/>
        </w:rPr>
      </w:pPr>
      <w:ins w:id="817" w:author="David Conklin" w:date="2021-06-27T11:23:00Z">
        <w:r>
          <w:t xml:space="preserve">ENDDOY – last day of year on which the right is in effect </w:t>
        </w:r>
      </w:ins>
    </w:p>
    <w:p w14:paraId="4C0371AF" w14:textId="77777777" w:rsidR="00B45A02" w:rsidRDefault="00B45A02" w:rsidP="00B45A02">
      <w:pPr>
        <w:ind w:left="720" w:hanging="720"/>
        <w:rPr>
          <w:ins w:id="818" w:author="David Conklin" w:date="2021-06-27T11:23:00Z"/>
        </w:rPr>
      </w:pPr>
      <w:ins w:id="819" w:author="David Conklin" w:date="2021-06-27T11:23:00Z">
        <w:r>
          <w:t>REACHCOMID – for surface water rights COMID of reach from water is diverted</w:t>
        </w:r>
      </w:ins>
    </w:p>
    <w:p w14:paraId="3B2D323F" w14:textId="77777777" w:rsidR="00B45A02" w:rsidRDefault="00B45A02" w:rsidP="00B45A02">
      <w:pPr>
        <w:ind w:left="720" w:hanging="720"/>
        <w:rPr>
          <w:ins w:id="820" w:author="David Conklin" w:date="2021-06-27T11:23:00Z"/>
        </w:rPr>
      </w:pPr>
      <w:ins w:id="821" w:author="David Conklin" w:date="2021-06-27T11:23:00Z">
        <w:r>
          <w:t>LENGTH_OR_COMID – for instream water rights, either the length of stream reach to which the right applies, or the COMID of the downstream end of the portion of the stream to which the right applies</w:t>
        </w:r>
      </w:ins>
    </w:p>
    <w:p w14:paraId="4FED7566" w14:textId="77777777" w:rsidR="00B45A02" w:rsidRDefault="00B45A02" w:rsidP="00B45A02">
      <w:pPr>
        <w:ind w:left="720" w:hanging="720"/>
        <w:rPr>
          <w:ins w:id="822" w:author="David Conklin" w:date="2021-06-27T11:23:00Z"/>
        </w:rPr>
      </w:pPr>
      <w:ins w:id="823" w:author="David Conklin" w:date="2021-06-27T11:23:00Z">
        <w:r>
          <w:t>SPECIAL – special codes used to identify how certain water rights should be handled in different scenarios (e.g. a value of 1 indicates an unconverted instream water right)</w:t>
        </w:r>
      </w:ins>
    </w:p>
    <w:p w14:paraId="63BDB414" w14:textId="77777777" w:rsidR="00B45A02" w:rsidRPr="00D35AF7" w:rsidRDefault="00B45A02" w:rsidP="00B45A02">
      <w:pPr>
        <w:ind w:left="720" w:hanging="720"/>
        <w:rPr>
          <w:ins w:id="824" w:author="David Conklin" w:date="2021-06-27T11:23:00Z"/>
        </w:rPr>
      </w:pPr>
      <w:ins w:id="825"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7FB23DED" w14:textId="77777777" w:rsidR="00B45A02" w:rsidRDefault="00B45A02" w:rsidP="00B45A02">
      <w:pPr>
        <w:rPr>
          <w:ins w:id="826" w:author="David Conklin" w:date="2021-06-27T11:23:00Z"/>
        </w:rPr>
      </w:pPr>
    </w:p>
    <w:p w14:paraId="73FEA50E" w14:textId="77777777" w:rsidR="00B45A02" w:rsidRDefault="00B45A02" w:rsidP="00B45A02">
      <w:pPr>
        <w:pStyle w:val="Heading2"/>
        <w:rPr>
          <w:ins w:id="827" w:author="David Conklin" w:date="2021-06-27T11:23:00Z"/>
        </w:rPr>
      </w:pPr>
      <w:bookmarkStart w:id="828" w:name="_Toc71709883"/>
      <w:bookmarkStart w:id="829" w:name="_Toc77151018"/>
      <w:ins w:id="830" w:author="David Conklin" w:date="2021-06-27T11:23:00Z">
        <w:r>
          <w:t>The wr_pous.csv file</w:t>
        </w:r>
        <w:bookmarkEnd w:id="828"/>
        <w:bookmarkEnd w:id="829"/>
      </w:ins>
    </w:p>
    <w:p w14:paraId="0B0F02F3" w14:textId="77777777" w:rsidR="00B45A02" w:rsidRDefault="00B45A02" w:rsidP="00B45A02">
      <w:pPr>
        <w:ind w:firstLine="720"/>
        <w:rPr>
          <w:ins w:id="831" w:author="David Conklin" w:date="2021-06-27T11:23:00Z"/>
        </w:rPr>
      </w:pPr>
      <w:ins w:id="832" w:author="David Conklin" w:date="2021-06-27T11:23:00Z">
        <w:r>
          <w:t>wr_pous.csv is a comma-separated-values text file with the columns listed below.</w:t>
        </w:r>
      </w:ins>
    </w:p>
    <w:p w14:paraId="59F0D74D" w14:textId="77777777" w:rsidR="00B45A02" w:rsidRDefault="00B45A02" w:rsidP="00B45A02">
      <w:pPr>
        <w:ind w:firstLine="720"/>
        <w:rPr>
          <w:ins w:id="833" w:author="David Conklin" w:date="2021-06-27T11:23:00Z"/>
        </w:rPr>
      </w:pPr>
    </w:p>
    <w:p w14:paraId="07809991" w14:textId="77777777" w:rsidR="00B45A02" w:rsidRDefault="00B45A02" w:rsidP="00B45A02">
      <w:pPr>
        <w:rPr>
          <w:ins w:id="834" w:author="David Conklin" w:date="2021-06-27T11:23:00Z"/>
        </w:rPr>
      </w:pPr>
      <w:ins w:id="835" w:author="David Conklin" w:date="2021-06-27T11:23:00Z">
        <w:r>
          <w:t>POU_INDEX – index of data record in wr_pous.csv (0, 1, 2, …)</w:t>
        </w:r>
      </w:ins>
    </w:p>
    <w:p w14:paraId="6B8FF510" w14:textId="77777777" w:rsidR="00B45A02" w:rsidRDefault="00B45A02" w:rsidP="00B45A02">
      <w:pPr>
        <w:rPr>
          <w:ins w:id="836" w:author="David Conklin" w:date="2021-06-27T11:23:00Z"/>
        </w:rPr>
      </w:pPr>
      <w:ins w:id="837" w:author="David Conklin" w:date="2021-06-27T11:23:00Z">
        <w:r>
          <w:t>POU_ID – same as for wr_pods.csv</w:t>
        </w:r>
      </w:ins>
    </w:p>
    <w:p w14:paraId="0CB95928" w14:textId="77777777" w:rsidR="00B45A02" w:rsidRDefault="00B45A02" w:rsidP="00B45A02">
      <w:pPr>
        <w:rPr>
          <w:ins w:id="838" w:author="David Conklin" w:date="2021-06-27T11:23:00Z"/>
        </w:rPr>
      </w:pPr>
      <w:ins w:id="839" w:author="David Conklin" w:date="2021-06-27T11:23:00Z">
        <w:r>
          <w:t xml:space="preserve">IDU_ID – identifies the IDU in which the point of use is located </w:t>
        </w:r>
      </w:ins>
    </w:p>
    <w:p w14:paraId="3D9E0E33" w14:textId="77777777" w:rsidR="00B45A02" w:rsidRDefault="00B45A02" w:rsidP="00B45A02">
      <w:pPr>
        <w:rPr>
          <w:ins w:id="840" w:author="David Conklin" w:date="2021-06-27T11:23:00Z"/>
        </w:rPr>
      </w:pPr>
      <w:ins w:id="841" w:author="David Conklin" w:date="2021-06-27T11:23:00Z">
        <w:r>
          <w:t xml:space="preserve">WRIS_ID – “WaterRightId” in OWRD’s Water Right Information System </w:t>
        </w:r>
      </w:ins>
    </w:p>
    <w:p w14:paraId="73939CFB" w14:textId="77777777" w:rsidR="00B45A02" w:rsidRPr="00B10B8F" w:rsidRDefault="00B45A02" w:rsidP="00B45A02">
      <w:pPr>
        <w:rPr>
          <w:ins w:id="842" w:author="David Conklin" w:date="2021-06-27T11:23:00Z"/>
          <w:vertAlign w:val="superscript"/>
        </w:rPr>
      </w:pPr>
      <w:ins w:id="843" w:author="David Conklin" w:date="2021-06-27T11:23:00Z">
        <w:r>
          <w:t>AREA_POU – area of the POU, m</w:t>
        </w:r>
        <w:r>
          <w:rPr>
            <w:vertAlign w:val="superscript"/>
          </w:rPr>
          <w:t>2</w:t>
        </w:r>
      </w:ins>
    </w:p>
    <w:p w14:paraId="00FA3CF4" w14:textId="77777777" w:rsidR="00B45A02" w:rsidRDefault="00B45A02" w:rsidP="00B45A02">
      <w:pPr>
        <w:rPr>
          <w:ins w:id="844" w:author="David Conklin" w:date="2021-06-27T11:23:00Z"/>
        </w:rPr>
      </w:pPr>
      <w:ins w:id="845" w:author="David Conklin" w:date="2021-06-27T11:23:00Z">
        <w:r>
          <w:t>PERCENT_POU – per cent of the POU overlapped by the IDU</w:t>
        </w:r>
      </w:ins>
    </w:p>
    <w:p w14:paraId="1B01022F" w14:textId="77777777" w:rsidR="00B45A02" w:rsidRDefault="00B45A02" w:rsidP="00B45A02">
      <w:pPr>
        <w:rPr>
          <w:ins w:id="846" w:author="David Conklin" w:date="2021-06-27T11:23:00Z"/>
        </w:rPr>
      </w:pPr>
      <w:ins w:id="847" w:author="David Conklin" w:date="2021-06-27T11:23:00Z">
        <w:r>
          <w:t>AREA_IDU – area of the IDU, m2</w:t>
        </w:r>
      </w:ins>
    </w:p>
    <w:p w14:paraId="10BD78A1" w14:textId="77777777" w:rsidR="00B45A02" w:rsidRDefault="00B45A02" w:rsidP="00B45A02">
      <w:pPr>
        <w:rPr>
          <w:ins w:id="848" w:author="David Conklin" w:date="2021-06-27T11:23:00Z"/>
        </w:rPr>
      </w:pPr>
      <w:ins w:id="849" w:author="David Conklin" w:date="2021-06-27T11:23:00Z">
        <w:r>
          <w:t>PERCENT_IDU – per cent of the IDU overlapped by the POU</w:t>
        </w:r>
      </w:ins>
    </w:p>
    <w:p w14:paraId="4FC97644" w14:textId="77777777" w:rsidR="00B45A02" w:rsidRDefault="00B45A02" w:rsidP="00B45A02">
      <w:pPr>
        <w:rPr>
          <w:ins w:id="850" w:author="David Conklin" w:date="2021-06-27T11:23:00Z"/>
        </w:rPr>
      </w:pPr>
      <w:ins w:id="851" w:author="David Conklin" w:date="2021-06-27T11:23:00Z">
        <w:r>
          <w:t>USECODE – same as for wr_pods.csv</w:t>
        </w:r>
      </w:ins>
    </w:p>
    <w:p w14:paraId="7ECAF29E" w14:textId="77777777" w:rsidR="00B45A02" w:rsidRDefault="00B45A02" w:rsidP="00B45A02">
      <w:pPr>
        <w:rPr>
          <w:ins w:id="852" w:author="David Conklin" w:date="2021-06-27T11:23:00Z"/>
        </w:rPr>
      </w:pPr>
      <w:ins w:id="853" w:author="David Conklin" w:date="2021-06-27T11:23:00Z">
        <w:r>
          <w:t>PERMITCODE – same as for wr_pods.csv</w:t>
        </w:r>
      </w:ins>
    </w:p>
    <w:p w14:paraId="4ACA8CBC" w14:textId="77777777" w:rsidR="00B45A02" w:rsidRDefault="00B45A02" w:rsidP="00B45A02">
      <w:pPr>
        <w:rPr>
          <w:ins w:id="854" w:author="David Conklin" w:date="2021-06-27T11:23:00Z"/>
        </w:rPr>
      </w:pPr>
      <w:ins w:id="855" w:author="David Conklin" w:date="2021-06-27T11:23:00Z">
        <w:r>
          <w:t>XCOORD - easting of IDU centroid</w:t>
        </w:r>
      </w:ins>
    </w:p>
    <w:p w14:paraId="5785F385" w14:textId="77777777" w:rsidR="00B45A02" w:rsidRDefault="00B45A02" w:rsidP="00B45A02">
      <w:pPr>
        <w:rPr>
          <w:ins w:id="856" w:author="David Conklin" w:date="2021-06-27T11:23:00Z"/>
        </w:rPr>
      </w:pPr>
      <w:ins w:id="857" w:author="David Conklin" w:date="2021-06-27T11:23:00Z">
        <w:r>
          <w:t>YCOORD – northing of IDU centroid</w:t>
        </w:r>
      </w:ins>
    </w:p>
    <w:p w14:paraId="48DC0C62" w14:textId="77777777" w:rsidR="00B45A02" w:rsidRPr="00D35AF7" w:rsidRDefault="00B45A02" w:rsidP="00B45A02">
      <w:pPr>
        <w:ind w:left="720" w:hanging="720"/>
        <w:rPr>
          <w:ins w:id="858" w:author="David Conklin" w:date="2021-06-27T11:23:00Z"/>
        </w:rPr>
      </w:pPr>
      <w:ins w:id="859"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3CD3E7FD" w14:textId="77777777" w:rsidR="00B45A02" w:rsidRDefault="00B45A02" w:rsidP="00B45A02">
      <w:pPr>
        <w:ind w:left="720" w:hanging="720"/>
        <w:rPr>
          <w:ins w:id="860" w:author="David Conklin" w:date="2021-06-27T11:23:00Z"/>
        </w:rPr>
      </w:pPr>
    </w:p>
    <w:p w14:paraId="2877AD54" w14:textId="77777777" w:rsidR="00B45A02" w:rsidRDefault="00B45A02" w:rsidP="00B45A02">
      <w:pPr>
        <w:ind w:hanging="720"/>
        <w:rPr>
          <w:ins w:id="861" w:author="David Conklin" w:date="2021-06-27T11:23:00Z"/>
        </w:rPr>
      </w:pPr>
      <w:ins w:id="862" w:author="David Conklin" w:date="2021-06-27T11:23:00Z">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ins>
    </w:p>
    <w:p w14:paraId="12412FE2" w14:textId="77777777" w:rsidR="00B45A02" w:rsidRPr="00A63DAE" w:rsidRDefault="00B45A02" w:rsidP="00B45A02">
      <w:pPr>
        <w:ind w:firstLine="720"/>
        <w:rPr>
          <w:ins w:id="863" w:author="David Conklin" w:date="2021-06-27T11:23:00Z"/>
        </w:rPr>
      </w:pPr>
    </w:p>
    <w:p w14:paraId="69D6A5B3" w14:textId="77777777" w:rsidR="00B45A02" w:rsidRDefault="00B45A02" w:rsidP="00B45A02">
      <w:pPr>
        <w:ind w:firstLine="720"/>
        <w:rPr>
          <w:ins w:id="864" w:author="David Conklin" w:date="2021-06-27T11:23:00Z"/>
        </w:rPr>
      </w:pPr>
      <w:ins w:id="865" w:author="David Conklin" w:date="2021-06-27T11:23:00Z">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ins>
    </w:p>
    <w:p w14:paraId="6A9FB17F" w14:textId="77777777" w:rsidR="00B45A02" w:rsidRDefault="00B45A02" w:rsidP="00B45A02">
      <w:pPr>
        <w:ind w:firstLine="720"/>
        <w:rPr>
          <w:ins w:id="866" w:author="David Conklin" w:date="2021-06-27T11:23:00Z"/>
        </w:rPr>
      </w:pPr>
    </w:p>
    <w:p w14:paraId="0B693D71" w14:textId="77777777" w:rsidR="00B45A02" w:rsidRDefault="00B45A02" w:rsidP="00B45A02">
      <w:pPr>
        <w:pStyle w:val="Heading2"/>
        <w:rPr>
          <w:ins w:id="867" w:author="David Conklin" w:date="2021-06-27T11:23:00Z"/>
        </w:rPr>
      </w:pPr>
      <w:bookmarkStart w:id="868" w:name="_Toc71709884"/>
      <w:bookmarkStart w:id="869" w:name="_Toc77151019"/>
      <w:ins w:id="870" w:author="David Conklin" w:date="2021-06-27T11:23:00Z">
        <w:r>
          <w:t>Allocating surface water rights to irrigation</w:t>
        </w:r>
        <w:bookmarkEnd w:id="869"/>
      </w:ins>
    </w:p>
    <w:p w14:paraId="5F66C588" w14:textId="77777777" w:rsidR="00B45A02" w:rsidRDefault="00B45A02" w:rsidP="00B45A02">
      <w:pPr>
        <w:rPr>
          <w:ins w:id="871" w:author="David Conklin" w:date="2021-06-27T11:23:00Z"/>
        </w:rPr>
      </w:pPr>
    </w:p>
    <w:p w14:paraId="04B4D611" w14:textId="77777777" w:rsidR="00B45A02" w:rsidRDefault="00B45A02" w:rsidP="00B45A02">
      <w:pPr>
        <w:rPr>
          <w:ins w:id="872" w:author="David Conklin" w:date="2021-06-27T11:23:00Z"/>
        </w:rPr>
      </w:pPr>
      <w:ins w:id="873" w:author="David Conklin" w:date="2021-06-27T11:23:00Z">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ins>
    </w:p>
    <w:p w14:paraId="2884ED9E" w14:textId="77777777" w:rsidR="00B45A02" w:rsidRDefault="00B45A02" w:rsidP="00B45A02">
      <w:pPr>
        <w:rPr>
          <w:ins w:id="874" w:author="David Conklin" w:date="2021-06-27T11:23:00Z"/>
        </w:rPr>
      </w:pPr>
    </w:p>
    <w:p w14:paraId="0E9C9D05" w14:textId="77777777" w:rsidR="00B45A02" w:rsidRDefault="00B45A02" w:rsidP="00B45A02">
      <w:pPr>
        <w:rPr>
          <w:ins w:id="875" w:author="David Conklin" w:date="2021-06-27T11:23:00Z"/>
        </w:rPr>
      </w:pPr>
      <w:ins w:id="876" w:author="David Conklin" w:date="2021-06-27T11:23:00Z">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ins>
    </w:p>
    <w:p w14:paraId="29407B65" w14:textId="77777777" w:rsidR="00B45A02" w:rsidRDefault="00B45A02" w:rsidP="00B45A02">
      <w:pPr>
        <w:rPr>
          <w:ins w:id="877" w:author="David Conklin" w:date="2021-06-27T11:23:00Z"/>
        </w:rPr>
      </w:pPr>
    </w:p>
    <w:p w14:paraId="29CA9C79" w14:textId="77777777" w:rsidR="00B45A02" w:rsidRDefault="00B45A02" w:rsidP="00B45A02">
      <w:pPr>
        <w:rPr>
          <w:ins w:id="878" w:author="David Conklin" w:date="2021-06-27T11:23:00Z"/>
        </w:rPr>
      </w:pPr>
      <w:ins w:id="879" w:author="David Conklin" w:date="2021-06-27T11:23:00Z">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ins>
    </w:p>
    <w:p w14:paraId="5CE18C12" w14:textId="77777777" w:rsidR="00B45A02" w:rsidRDefault="00B45A02" w:rsidP="00B45A02">
      <w:pPr>
        <w:rPr>
          <w:ins w:id="880" w:author="David Conklin" w:date="2021-06-27T11:23:00Z"/>
        </w:rPr>
      </w:pPr>
    </w:p>
    <w:p w14:paraId="53C77EA2" w14:textId="77777777" w:rsidR="00B45A02" w:rsidRDefault="00B45A02" w:rsidP="00B45A02">
      <w:pPr>
        <w:rPr>
          <w:ins w:id="881" w:author="David Conklin" w:date="2021-06-27T11:23:00Z"/>
        </w:rPr>
      </w:pPr>
      <w:ins w:id="882" w:author="David Conklin" w:date="2021-06-27T11:23:00Z">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ins>
    </w:p>
    <w:p w14:paraId="2751DC81" w14:textId="77777777" w:rsidR="00B45A02" w:rsidRPr="00CB0643" w:rsidRDefault="00B45A02" w:rsidP="00B45A02">
      <w:pPr>
        <w:rPr>
          <w:ins w:id="883" w:author="David Conklin" w:date="2021-06-27T11:23:00Z"/>
        </w:rPr>
      </w:pPr>
    </w:p>
    <w:p w14:paraId="0A84F791" w14:textId="77777777" w:rsidR="00B45A02" w:rsidRDefault="00B45A02" w:rsidP="00B45A02">
      <w:pPr>
        <w:pStyle w:val="Heading2"/>
        <w:rPr>
          <w:ins w:id="884" w:author="David Conklin" w:date="2021-06-27T11:23:00Z"/>
        </w:rPr>
      </w:pPr>
      <w:bookmarkStart w:id="885" w:name="_Toc77151020"/>
      <w:ins w:id="886" w:author="David Conklin" w:date="2021-06-27T11:23:00Z">
        <w:r>
          <w:t>Adding a water right</w:t>
        </w:r>
        <w:bookmarkEnd w:id="868"/>
        <w:bookmarkEnd w:id="885"/>
      </w:ins>
    </w:p>
    <w:p w14:paraId="2A1A19B8" w14:textId="77777777" w:rsidR="00B45A02" w:rsidRDefault="00B45A02" w:rsidP="00B45A02">
      <w:pPr>
        <w:rPr>
          <w:ins w:id="887" w:author="David Conklin" w:date="2021-06-27T11:23:00Z"/>
        </w:rPr>
      </w:pPr>
    </w:p>
    <w:p w14:paraId="4659697B" w14:textId="77777777" w:rsidR="00B45A02" w:rsidRDefault="00B45A02" w:rsidP="00B45A02">
      <w:pPr>
        <w:rPr>
          <w:ins w:id="888" w:author="David Conklin" w:date="2021-06-27T11:23:00Z"/>
        </w:rPr>
      </w:pPr>
      <w:ins w:id="889" w:author="David Conklin" w:date="2021-06-27T11:23:00Z">
        <w:r>
          <w:tab/>
          <w:t>To add a water right to the wr_pods.csv and wr_pous.csv files, follow these steps.</w:t>
        </w:r>
      </w:ins>
    </w:p>
    <w:p w14:paraId="6F307204" w14:textId="77777777" w:rsidR="00B45A02" w:rsidRDefault="00B45A02" w:rsidP="00B45A02">
      <w:pPr>
        <w:rPr>
          <w:ins w:id="890" w:author="David Conklin" w:date="2021-06-27T11:23:00Z"/>
        </w:rPr>
      </w:pPr>
    </w:p>
    <w:p w14:paraId="3092F798" w14:textId="77777777" w:rsidR="00B45A02" w:rsidRDefault="00B45A02" w:rsidP="00B45A02">
      <w:pPr>
        <w:rPr>
          <w:ins w:id="891" w:author="David Conklin" w:date="2021-06-27T11:23:00Z"/>
        </w:rPr>
      </w:pPr>
      <w:ins w:id="892" w:author="David Conklin" w:date="2021-06-27T11:23:00Z">
        <w:r>
          <w:t>1. Determine the highest value in the PODID field of the wr_pods.csv file; assign the next higher value as the PODID value for the new water right.</w:t>
        </w:r>
      </w:ins>
    </w:p>
    <w:p w14:paraId="11314AAD" w14:textId="77777777" w:rsidR="00B45A02" w:rsidRDefault="00B45A02" w:rsidP="00B45A02">
      <w:pPr>
        <w:rPr>
          <w:ins w:id="893" w:author="David Conklin" w:date="2021-06-27T11:23:00Z"/>
        </w:rPr>
      </w:pPr>
    </w:p>
    <w:p w14:paraId="2B0A9B20" w14:textId="77777777" w:rsidR="00B45A02" w:rsidRDefault="00B45A02" w:rsidP="00B45A02">
      <w:pPr>
        <w:rPr>
          <w:ins w:id="894" w:author="David Conklin" w:date="2021-06-27T11:23:00Z"/>
        </w:rPr>
      </w:pPr>
      <w:ins w:id="895" w:author="David Conklin" w:date="2021-06-27T11:23:00Z">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ins>
    </w:p>
    <w:p w14:paraId="50EDF104" w14:textId="77777777" w:rsidR="00B45A02" w:rsidRDefault="00B45A02" w:rsidP="00B45A02">
      <w:pPr>
        <w:rPr>
          <w:ins w:id="896" w:author="David Conklin" w:date="2021-06-27T11:23:00Z"/>
        </w:rPr>
      </w:pPr>
    </w:p>
    <w:p w14:paraId="534410DA" w14:textId="77777777" w:rsidR="00B45A02" w:rsidRDefault="00B45A02" w:rsidP="00B45A02">
      <w:pPr>
        <w:rPr>
          <w:ins w:id="897" w:author="David Conklin" w:date="2021-06-27T11:23:00Z"/>
        </w:rPr>
      </w:pPr>
      <w:ins w:id="898" w:author="David Conklin" w:date="2021-06-27T11:23:00Z">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ins>
    </w:p>
    <w:p w14:paraId="75475256" w14:textId="77777777" w:rsidR="00B45A02" w:rsidRDefault="00B45A02" w:rsidP="00B45A02">
      <w:pPr>
        <w:rPr>
          <w:ins w:id="899" w:author="David Conklin" w:date="2021-06-27T11:23:00Z"/>
        </w:rPr>
      </w:pPr>
    </w:p>
    <w:p w14:paraId="4C2E9099" w14:textId="77777777" w:rsidR="00B45A02" w:rsidRDefault="00B45A02" w:rsidP="00B45A02">
      <w:pPr>
        <w:rPr>
          <w:ins w:id="900" w:author="David Conklin" w:date="2021-06-27T11:23:00Z"/>
        </w:rPr>
      </w:pPr>
      <w:ins w:id="901" w:author="David Conklin" w:date="2021-06-27T11:23:00Z">
        <w:r>
          <w:t xml:space="preserve">4. Add an appropriate point-of-diversion record to the end of the wr_pods.csv file.  Note that for groundwater rights, REACHCOMID and LENGTH_OR_COMID should be set to -99.  For an instream water </w:t>
        </w:r>
        <w:r>
          <w:lastRenderedPageBreak/>
          <w:t>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ins>
    </w:p>
    <w:p w14:paraId="316E1207" w14:textId="77777777" w:rsidR="00B45A02" w:rsidRDefault="00B45A02" w:rsidP="00B45A02">
      <w:pPr>
        <w:rPr>
          <w:ins w:id="902" w:author="David Conklin" w:date="2021-06-27T11:23:00Z"/>
        </w:rPr>
      </w:pPr>
    </w:p>
    <w:p w14:paraId="66B66537" w14:textId="77777777" w:rsidR="00B45A02" w:rsidRDefault="00B45A02" w:rsidP="00B45A02">
      <w:pPr>
        <w:rPr>
          <w:ins w:id="903" w:author="David Conklin" w:date="2021-06-27T11:23:00Z"/>
        </w:rPr>
      </w:pPr>
      <w:ins w:id="904" w:author="David Conklin" w:date="2021-06-27T11:23:00Z">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ins>
    </w:p>
    <w:p w14:paraId="7E55E48A" w14:textId="77777777" w:rsidR="00B45A02" w:rsidRDefault="00B45A02" w:rsidP="00B45A02">
      <w:pPr>
        <w:rPr>
          <w:ins w:id="905" w:author="David Conklin" w:date="2021-06-27T11:23:00Z"/>
        </w:rPr>
      </w:pPr>
    </w:p>
    <w:p w14:paraId="402D821C" w14:textId="77777777" w:rsidR="00B45A02" w:rsidRDefault="00B45A02" w:rsidP="00B45A02">
      <w:pPr>
        <w:rPr>
          <w:ins w:id="906" w:author="David Conklin" w:date="2021-06-27T11:23:00Z"/>
        </w:rPr>
      </w:pPr>
      <w:ins w:id="907" w:author="David Conklin" w:date="2021-06-27T11:23:00Z">
        <w:r>
          <w:t>6. At the end of the wr_pous.csv file, add one record for each point of use.  Sort by POUID.  Recalculate the POU_INDEX column.  This completes the changes to the wr_pous.csv file.</w:t>
        </w:r>
      </w:ins>
    </w:p>
    <w:p w14:paraId="2CE54F4E" w14:textId="77777777" w:rsidR="00B45A02" w:rsidRDefault="00B45A02" w:rsidP="00B45A02">
      <w:pPr>
        <w:rPr>
          <w:ins w:id="908" w:author="David Conklin" w:date="2021-06-27T11:23:00Z"/>
        </w:rPr>
      </w:pPr>
    </w:p>
    <w:p w14:paraId="742022B9" w14:textId="77777777" w:rsidR="00B45A02" w:rsidRDefault="00B45A02" w:rsidP="00B45A02">
      <w:pPr>
        <w:rPr>
          <w:ins w:id="909" w:author="David Conklin" w:date="2021-06-27T11:23:00Z"/>
        </w:rPr>
      </w:pPr>
    </w:p>
    <w:p w14:paraId="3E16768E" w14:textId="2CD7D388" w:rsidR="00D35AF7" w:rsidDel="008F7442" w:rsidRDefault="00D35AF7" w:rsidP="00A55502">
      <w:pPr>
        <w:pStyle w:val="Heading1"/>
        <w:rPr>
          <w:del w:id="910" w:author="David Conklin" w:date="2021-06-25T12:17:00Z"/>
        </w:rPr>
      </w:pPr>
      <w:del w:id="911" w:author="David Conklin" w:date="2021-06-25T12:17:00Z">
        <w:r w:rsidDel="008F7442">
          <w:delText>Water rights</w:delText>
        </w:r>
      </w:del>
    </w:p>
    <w:p w14:paraId="7ECEE8A5" w14:textId="5C6E9058" w:rsidR="00D35AF7" w:rsidDel="008F7442" w:rsidRDefault="00D35AF7" w:rsidP="00D35AF7">
      <w:pPr>
        <w:pStyle w:val="Heading2"/>
        <w:rPr>
          <w:del w:id="912" w:author="David Conklin" w:date="2021-06-25T12:17:00Z"/>
        </w:rPr>
      </w:pPr>
      <w:del w:id="913" w:author="David Conklin" w:date="2021-06-25T12:17:00Z">
        <w:r w:rsidDel="008F7442">
          <w:delText>Water rights data</w:delText>
        </w:r>
      </w:del>
    </w:p>
    <w:p w14:paraId="62BFF195" w14:textId="18A46A25" w:rsidR="00D35AF7" w:rsidDel="008F7442" w:rsidRDefault="00D35AF7" w:rsidP="00D35AF7">
      <w:pPr>
        <w:rPr>
          <w:del w:id="914" w:author="David Conklin" w:date="2021-06-25T12:17:00Z"/>
        </w:rPr>
      </w:pPr>
    </w:p>
    <w:p w14:paraId="78A3D3D7" w14:textId="1AE8D532" w:rsidR="00D35AF7" w:rsidDel="008F7442" w:rsidRDefault="00D35AF7" w:rsidP="006A06E4">
      <w:pPr>
        <w:ind w:firstLine="720"/>
        <w:rPr>
          <w:del w:id="915" w:author="David Conklin" w:date="2021-06-25T12:17:00Z"/>
        </w:rPr>
      </w:pPr>
      <w:del w:id="916" w:author="David Conklin" w:date="2021-06-25T12:17:00Z">
        <w:r w:rsidDel="008F7442">
          <w:delText xml:space="preserve">The water rights module </w:delText>
        </w:r>
        <w:r w:rsidR="00201EB4" w:rsidDel="008F7442">
          <w:delText>reads</w:delText>
        </w:r>
        <w:r w:rsidDel="008F7442">
          <w:delTex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delText>
        </w:r>
        <w:r w:rsidR="00201EB4" w:rsidDel="008F7442">
          <w:delText xml:space="preserve">  A number of small changes have been made to the files since to improve their accuracy and correct typos.</w:delText>
        </w:r>
      </w:del>
    </w:p>
    <w:p w14:paraId="4002E2D4" w14:textId="7147B1CF" w:rsidR="00D35AF7" w:rsidDel="008F7442" w:rsidRDefault="00D35AF7" w:rsidP="00D35AF7">
      <w:pPr>
        <w:rPr>
          <w:del w:id="917" w:author="David Conklin" w:date="2021-06-25T12:17:00Z"/>
        </w:rPr>
      </w:pPr>
    </w:p>
    <w:p w14:paraId="49C4C571" w14:textId="4892400F" w:rsidR="006A06E4" w:rsidDel="008F7442" w:rsidRDefault="006A06E4" w:rsidP="006A06E4">
      <w:pPr>
        <w:ind w:firstLine="720"/>
        <w:rPr>
          <w:del w:id="918" w:author="David Conklin" w:date="2021-06-25T12:17:00Z"/>
        </w:rPr>
      </w:pPr>
      <w:del w:id="919" w:author="David Conklin" w:date="2021-06-25T12:17:00Z">
        <w:r w:rsidDel="008F7442">
          <w:delTex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delText>
        </w:r>
      </w:del>
    </w:p>
    <w:p w14:paraId="1CD76582" w14:textId="2DB05D09" w:rsidR="006A06E4" w:rsidDel="008F7442" w:rsidRDefault="006A06E4" w:rsidP="00D35AF7">
      <w:pPr>
        <w:rPr>
          <w:del w:id="920" w:author="David Conklin" w:date="2021-06-25T12:17:00Z"/>
        </w:rPr>
      </w:pPr>
    </w:p>
    <w:p w14:paraId="0E5DDD75" w14:textId="012CF883" w:rsidR="00D35AF7" w:rsidDel="008F7442" w:rsidRDefault="00D35AF7" w:rsidP="00D35AF7">
      <w:pPr>
        <w:pStyle w:val="Heading2"/>
        <w:rPr>
          <w:del w:id="921" w:author="David Conklin" w:date="2021-06-25T12:17:00Z"/>
        </w:rPr>
      </w:pPr>
      <w:del w:id="922" w:author="David Conklin" w:date="2021-06-25T12:17:00Z">
        <w:r w:rsidDel="008F7442">
          <w:delText>The wr_pods.csv file</w:delText>
        </w:r>
      </w:del>
    </w:p>
    <w:p w14:paraId="420591F1" w14:textId="35F118D3" w:rsidR="00D35AF7" w:rsidDel="008F7442" w:rsidRDefault="00D35AF7" w:rsidP="00D35AF7">
      <w:pPr>
        <w:rPr>
          <w:del w:id="923" w:author="David Conklin" w:date="2021-06-25T12:17:00Z"/>
        </w:rPr>
      </w:pPr>
      <w:del w:id="924" w:author="David Conklin" w:date="2021-06-25T12:17:00Z">
        <w:r w:rsidDel="008F7442">
          <w:tab/>
          <w:delText>wr_pods.csv is a comma-separated-values text file with the</w:delText>
        </w:r>
        <w:r w:rsidR="00221F0F" w:rsidDel="008F7442">
          <w:delText xml:space="preserve"> columns listed below.  </w:delText>
        </w:r>
        <w:r w:rsidR="00A63DAE" w:rsidDel="008F7442">
          <w:delText>The model code requires the file to be sorted in order of priority date, from earliest date to latest date.  During the simulation, rights having priority dates later than the current simulation date are ignored.</w:delText>
        </w:r>
        <w:r w:rsidR="00A63DAE" w:rsidRPr="00A63DAE" w:rsidDel="008F7442">
          <w:delText xml:space="preserve"> </w:delText>
        </w:r>
        <w:r w:rsidR="00A63DAE" w:rsidDel="008F7442">
          <w:delText xml:space="preserve"> For code values in the PERMITCODE, USECODE, AND SPECIAL columns, see the “Water Right Code Values” tab in CW3Mhandbook.xlsx.</w:delText>
        </w:r>
      </w:del>
    </w:p>
    <w:p w14:paraId="6ABCAC7B" w14:textId="7D521451" w:rsidR="00F9474B" w:rsidDel="008F7442" w:rsidRDefault="00F9474B" w:rsidP="00D35AF7">
      <w:pPr>
        <w:rPr>
          <w:del w:id="925" w:author="David Conklin" w:date="2021-06-25T12:17:00Z"/>
        </w:rPr>
      </w:pPr>
    </w:p>
    <w:p w14:paraId="6331D408" w14:textId="6219BD3C" w:rsidR="00D35AF7" w:rsidDel="008F7442" w:rsidRDefault="00D35AF7" w:rsidP="00221F0F">
      <w:pPr>
        <w:ind w:left="720" w:hanging="720"/>
        <w:rPr>
          <w:del w:id="926" w:author="David Conklin" w:date="2021-06-25T12:17:00Z"/>
        </w:rPr>
      </w:pPr>
      <w:del w:id="927" w:author="David Conklin" w:date="2021-06-25T12:17:00Z">
        <w:r w:rsidDel="008F7442">
          <w:delText>WATERRIGHTID</w:delText>
        </w:r>
        <w:r w:rsidR="00221F0F" w:rsidDel="008F7442">
          <w:delText xml:space="preserve"> – </w:delText>
        </w:r>
        <w:r w:rsidR="006569CE" w:rsidDel="008F7442">
          <w:delText>“WaterRightId” in OWRD’s Water Right Information System</w:delText>
        </w:r>
      </w:del>
    </w:p>
    <w:p w14:paraId="09A01F96" w14:textId="632B8FFD" w:rsidR="00221F0F" w:rsidDel="008F7442" w:rsidRDefault="00D35AF7" w:rsidP="00221F0F">
      <w:pPr>
        <w:ind w:left="720" w:hanging="720"/>
        <w:rPr>
          <w:del w:id="928" w:author="David Conklin" w:date="2021-06-25T12:17:00Z"/>
        </w:rPr>
      </w:pPr>
      <w:del w:id="929" w:author="David Conklin" w:date="2021-06-25T12:17:00Z">
        <w:r w:rsidDel="008F7442">
          <w:delText>X</w:delText>
        </w:r>
        <w:r w:rsidR="00221F0F" w:rsidDel="008F7442">
          <w:delText xml:space="preserve"> – easting of point of diversion</w:delText>
        </w:r>
      </w:del>
    </w:p>
    <w:p w14:paraId="5EE86773" w14:textId="60D37938" w:rsidR="00221F0F" w:rsidDel="008F7442" w:rsidRDefault="00D35AF7" w:rsidP="00221F0F">
      <w:pPr>
        <w:ind w:left="720" w:hanging="720"/>
        <w:rPr>
          <w:del w:id="930" w:author="David Conklin" w:date="2021-06-25T12:17:00Z"/>
        </w:rPr>
      </w:pPr>
      <w:del w:id="931" w:author="David Conklin" w:date="2021-06-25T12:17:00Z">
        <w:r w:rsidDel="008F7442">
          <w:delText>Y</w:delText>
        </w:r>
        <w:r w:rsidR="00221F0F" w:rsidDel="008F7442">
          <w:delText xml:space="preserve"> – northing of point of diversion</w:delText>
        </w:r>
      </w:del>
    </w:p>
    <w:p w14:paraId="14D59C31" w14:textId="5E33A09F" w:rsidR="00D35AF7" w:rsidDel="008F7442" w:rsidRDefault="00D35AF7" w:rsidP="00221F0F">
      <w:pPr>
        <w:ind w:left="720" w:hanging="720"/>
        <w:rPr>
          <w:del w:id="932" w:author="David Conklin" w:date="2021-06-25T12:17:00Z"/>
        </w:rPr>
      </w:pPr>
      <w:del w:id="933" w:author="David Conklin" w:date="2021-06-25T12:17:00Z">
        <w:r w:rsidDel="008F7442">
          <w:delText>PODID</w:delText>
        </w:r>
        <w:r w:rsidR="00221F0F" w:rsidDel="008F7442">
          <w:delText xml:space="preserve"> – point of diversion ID number assigned by CW3M</w:delText>
        </w:r>
      </w:del>
    </w:p>
    <w:p w14:paraId="61D5CF7A" w14:textId="657A8AA2" w:rsidR="00D35AF7" w:rsidDel="008F7442" w:rsidRDefault="00D35AF7" w:rsidP="00221F0F">
      <w:pPr>
        <w:ind w:left="720" w:hanging="720"/>
        <w:rPr>
          <w:del w:id="934" w:author="David Conklin" w:date="2021-06-25T12:17:00Z"/>
        </w:rPr>
      </w:pPr>
      <w:del w:id="935" w:author="David Conklin" w:date="2021-06-25T12:17:00Z">
        <w:r w:rsidDel="008F7442">
          <w:delText>POUID</w:delText>
        </w:r>
        <w:r w:rsidR="00221F0F" w:rsidDel="008F7442">
          <w:delText xml:space="preserve"> – if &gt; 0, ID number of point of use of water from this point of diversion; if &lt; 0</w:delText>
        </w:r>
        <w:r w:rsidR="00165835" w:rsidDel="008F7442">
          <w:delText xml:space="preserve"> and &gt; -99</w:delText>
        </w:r>
        <w:r w:rsidR="00221F0F" w:rsidDel="008F7442">
          <w:delText>, water from this point of diversion is used in a municipal water system, and the absolute value of POD is the urban growth area ID number</w:delText>
        </w:r>
        <w:r w:rsidR="00165835" w:rsidDel="008F7442">
          <w:delText xml:space="preserve">; if = -99, this is an instream water right. </w:delText>
        </w:r>
      </w:del>
    </w:p>
    <w:p w14:paraId="628566B1" w14:textId="7310CEB7" w:rsidR="00D35AF7" w:rsidDel="008F7442" w:rsidRDefault="00D35AF7" w:rsidP="00221F0F">
      <w:pPr>
        <w:ind w:left="720" w:hanging="720"/>
        <w:rPr>
          <w:del w:id="936" w:author="David Conklin" w:date="2021-06-25T12:17:00Z"/>
        </w:rPr>
      </w:pPr>
      <w:del w:id="937" w:author="David Conklin" w:date="2021-06-25T12:17:00Z">
        <w:r w:rsidDel="008F7442">
          <w:delText>PERMITCODE</w:delText>
        </w:r>
        <w:r w:rsidR="00221F0F" w:rsidDel="008F7442">
          <w:delText xml:space="preserve"> – code for type of diversion (surface water, ground water, …</w:delText>
        </w:r>
        <w:r w:rsidR="00F9474B" w:rsidDel="008F7442">
          <w:delText>)</w:delText>
        </w:r>
      </w:del>
    </w:p>
    <w:p w14:paraId="32C1794E" w14:textId="4CAC966E" w:rsidR="00D35AF7" w:rsidDel="008F7442" w:rsidRDefault="00D35AF7" w:rsidP="00221F0F">
      <w:pPr>
        <w:ind w:left="720" w:hanging="720"/>
        <w:rPr>
          <w:del w:id="938" w:author="David Conklin" w:date="2021-06-25T12:17:00Z"/>
        </w:rPr>
      </w:pPr>
      <w:del w:id="939" w:author="David Conklin" w:date="2021-06-25T12:17:00Z">
        <w:r w:rsidDel="008F7442">
          <w:delText>PODRATE</w:delText>
        </w:r>
        <w:r w:rsidR="00F9474B" w:rsidDel="008F7442">
          <w:delText xml:space="preserve"> – maximum diversion rate, cfs</w:delText>
        </w:r>
      </w:del>
    </w:p>
    <w:p w14:paraId="4357797B" w14:textId="635C95EC" w:rsidR="00D35AF7" w:rsidDel="008F7442" w:rsidRDefault="00D35AF7" w:rsidP="00221F0F">
      <w:pPr>
        <w:ind w:left="720" w:hanging="720"/>
        <w:rPr>
          <w:del w:id="940" w:author="David Conklin" w:date="2021-06-25T12:17:00Z"/>
        </w:rPr>
      </w:pPr>
      <w:del w:id="941" w:author="David Conklin" w:date="2021-06-25T12:17:00Z">
        <w:r w:rsidDel="008F7442">
          <w:delText>USECODE</w:delText>
        </w:r>
        <w:r w:rsidR="00F9474B" w:rsidDel="008F7442">
          <w:delText xml:space="preserve"> – code for type of use (municipal, irrigation, instream, …)</w:delText>
        </w:r>
      </w:del>
    </w:p>
    <w:p w14:paraId="0DDC3CDA" w14:textId="18083ECA" w:rsidR="00D35AF7" w:rsidDel="008F7442" w:rsidRDefault="00D35AF7" w:rsidP="00221F0F">
      <w:pPr>
        <w:ind w:left="720" w:hanging="720"/>
        <w:rPr>
          <w:del w:id="942" w:author="David Conklin" w:date="2021-06-25T12:17:00Z"/>
        </w:rPr>
      </w:pPr>
      <w:del w:id="943" w:author="David Conklin" w:date="2021-06-25T12:17:00Z">
        <w:r w:rsidDel="008F7442">
          <w:delText>PRIORITYDOY</w:delText>
        </w:r>
        <w:r w:rsidR="00F9474B" w:rsidDel="008F7442">
          <w:delText xml:space="preserve"> – priority date day of year (Jan 1 = 1)</w:delText>
        </w:r>
      </w:del>
    </w:p>
    <w:p w14:paraId="55173084" w14:textId="36EED384" w:rsidR="00D35AF7" w:rsidDel="008F7442" w:rsidRDefault="00D35AF7" w:rsidP="00221F0F">
      <w:pPr>
        <w:ind w:left="720" w:hanging="720"/>
        <w:rPr>
          <w:del w:id="944" w:author="David Conklin" w:date="2021-06-25T12:17:00Z"/>
        </w:rPr>
      </w:pPr>
      <w:del w:id="945" w:author="David Conklin" w:date="2021-06-25T12:17:00Z">
        <w:r w:rsidDel="008F7442">
          <w:delText>YEAR</w:delText>
        </w:r>
        <w:r w:rsidR="00F9474B" w:rsidDel="008F7442">
          <w:delText xml:space="preserve"> – priority date year</w:delText>
        </w:r>
      </w:del>
    </w:p>
    <w:p w14:paraId="75AD1011" w14:textId="376695A9" w:rsidR="00D35AF7" w:rsidDel="008F7442" w:rsidRDefault="00D35AF7" w:rsidP="00221F0F">
      <w:pPr>
        <w:ind w:left="720" w:hanging="720"/>
        <w:rPr>
          <w:del w:id="946" w:author="David Conklin" w:date="2021-06-25T12:17:00Z"/>
        </w:rPr>
      </w:pPr>
      <w:del w:id="947" w:author="David Conklin" w:date="2021-06-25T12:17:00Z">
        <w:r w:rsidDel="008F7442">
          <w:delText>BEGINDOY</w:delText>
        </w:r>
        <w:r w:rsidR="00F9474B" w:rsidDel="008F7442">
          <w:delText xml:space="preserve"> – day of year on which the right goes into effect</w:delText>
        </w:r>
      </w:del>
    </w:p>
    <w:p w14:paraId="0B4E4D65" w14:textId="289E9762" w:rsidR="00D35AF7" w:rsidDel="008F7442" w:rsidRDefault="00221F0F" w:rsidP="00221F0F">
      <w:pPr>
        <w:ind w:left="720" w:hanging="720"/>
        <w:rPr>
          <w:del w:id="948" w:author="David Conklin" w:date="2021-06-25T12:17:00Z"/>
        </w:rPr>
      </w:pPr>
      <w:del w:id="949" w:author="David Conklin" w:date="2021-06-25T12:17:00Z">
        <w:r w:rsidDel="008F7442">
          <w:delText>ENDDOY</w:delText>
        </w:r>
        <w:r w:rsidR="00F9474B" w:rsidDel="008F7442">
          <w:delText xml:space="preserve"> – last day of year on which the right is in effect </w:delText>
        </w:r>
      </w:del>
    </w:p>
    <w:p w14:paraId="55FBE0D9" w14:textId="7786CB0C" w:rsidR="00221F0F" w:rsidDel="008F7442" w:rsidRDefault="00221F0F" w:rsidP="00221F0F">
      <w:pPr>
        <w:ind w:left="720" w:hanging="720"/>
        <w:rPr>
          <w:del w:id="950" w:author="David Conklin" w:date="2021-06-25T12:17:00Z"/>
        </w:rPr>
      </w:pPr>
      <w:del w:id="951" w:author="David Conklin" w:date="2021-06-25T12:17:00Z">
        <w:r w:rsidDel="008F7442">
          <w:delText>REACHCOMID</w:delText>
        </w:r>
        <w:r w:rsidR="00F9474B" w:rsidDel="008F7442">
          <w:delText xml:space="preserve"> – for surface water rights COMID of reach from water is diverted</w:delText>
        </w:r>
      </w:del>
    </w:p>
    <w:p w14:paraId="3AEDD7C6" w14:textId="630EC210" w:rsidR="00221F0F" w:rsidDel="008F7442" w:rsidRDefault="00221F0F" w:rsidP="00221F0F">
      <w:pPr>
        <w:ind w:left="720" w:hanging="720"/>
        <w:rPr>
          <w:del w:id="952" w:author="David Conklin" w:date="2021-06-25T12:17:00Z"/>
        </w:rPr>
      </w:pPr>
      <w:del w:id="953" w:author="David Conklin" w:date="2021-06-25T12:17:00Z">
        <w:r w:rsidDel="008F7442">
          <w:delText>LENGTH_OR_COMID</w:delText>
        </w:r>
        <w:r w:rsidR="00F9474B" w:rsidDel="008F7442">
          <w:delText xml:space="preserve"> – for instream water rights, either the length of stream reach to which the right applies, or the COMID of the downstream end of the portion of the stream to which the right applies</w:delText>
        </w:r>
      </w:del>
    </w:p>
    <w:p w14:paraId="517B92D5" w14:textId="17AE9B2A" w:rsidR="00221F0F" w:rsidDel="008F7442" w:rsidRDefault="00221F0F" w:rsidP="00221F0F">
      <w:pPr>
        <w:ind w:left="720" w:hanging="720"/>
        <w:rPr>
          <w:del w:id="954" w:author="David Conklin" w:date="2021-06-25T12:17:00Z"/>
        </w:rPr>
      </w:pPr>
      <w:del w:id="955" w:author="David Conklin" w:date="2021-06-25T12:17:00Z">
        <w:r w:rsidDel="008F7442">
          <w:delText>SPECIAL</w:delText>
        </w:r>
        <w:r w:rsidR="00F9474B" w:rsidDel="008F7442">
          <w:delText xml:space="preserve"> – special codes used to identify how certain water rights should be handled in different scenarios (e.g. </w:delText>
        </w:r>
        <w:r w:rsidR="00A63DAE" w:rsidDel="008F7442">
          <w:delText>a value of 1 indicates an unconverted instream water right)</w:delText>
        </w:r>
      </w:del>
    </w:p>
    <w:p w14:paraId="0CBCCF4C" w14:textId="0EDABF2D" w:rsidR="006569CE" w:rsidRPr="00D35AF7" w:rsidDel="008F7442" w:rsidRDefault="006569CE" w:rsidP="006569CE">
      <w:pPr>
        <w:ind w:left="720" w:hanging="720"/>
        <w:rPr>
          <w:del w:id="956" w:author="David Conklin" w:date="2021-06-25T12:17:00Z"/>
        </w:rPr>
      </w:pPr>
      <w:del w:id="957"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426948E3" w14:textId="78E4E455" w:rsidR="00D35AF7" w:rsidDel="008F7442" w:rsidRDefault="00D35AF7" w:rsidP="00D35AF7">
      <w:pPr>
        <w:rPr>
          <w:del w:id="958" w:author="David Conklin" w:date="2021-06-25T12:17:00Z"/>
        </w:rPr>
      </w:pPr>
    </w:p>
    <w:p w14:paraId="5C1E01BB" w14:textId="45FC0CFC" w:rsidR="00A63DAE" w:rsidDel="008F7442" w:rsidRDefault="00A63DAE" w:rsidP="00A63DAE">
      <w:pPr>
        <w:pStyle w:val="Heading2"/>
        <w:rPr>
          <w:del w:id="959" w:author="David Conklin" w:date="2021-06-25T12:17:00Z"/>
        </w:rPr>
      </w:pPr>
      <w:del w:id="960" w:author="David Conklin" w:date="2021-06-25T12:17:00Z">
        <w:r w:rsidDel="008F7442">
          <w:delText>The wr_pous.csv file</w:delText>
        </w:r>
      </w:del>
    </w:p>
    <w:p w14:paraId="063557E7" w14:textId="1FF182B8" w:rsidR="00A63DAE" w:rsidDel="008F7442" w:rsidRDefault="00A63DAE" w:rsidP="00A63DAE">
      <w:pPr>
        <w:ind w:firstLine="720"/>
        <w:rPr>
          <w:del w:id="961" w:author="David Conklin" w:date="2021-06-25T12:17:00Z"/>
        </w:rPr>
      </w:pPr>
      <w:del w:id="962" w:author="David Conklin" w:date="2021-06-25T12:17:00Z">
        <w:r w:rsidDel="008F7442">
          <w:delText>wr_pous.csv is a comma-separated-values text file with the columns listed below.</w:delText>
        </w:r>
      </w:del>
    </w:p>
    <w:p w14:paraId="4779DAC9" w14:textId="0F30A03E" w:rsidR="00A63DAE" w:rsidDel="008F7442" w:rsidRDefault="00A63DAE" w:rsidP="00A63DAE">
      <w:pPr>
        <w:ind w:firstLine="720"/>
        <w:rPr>
          <w:del w:id="963" w:author="David Conklin" w:date="2021-06-25T12:17:00Z"/>
        </w:rPr>
      </w:pPr>
    </w:p>
    <w:p w14:paraId="28CB2EC2" w14:textId="62F3F20D" w:rsidR="00A63DAE" w:rsidDel="008F7442" w:rsidRDefault="00A63DAE" w:rsidP="00A63DAE">
      <w:pPr>
        <w:rPr>
          <w:del w:id="964" w:author="David Conklin" w:date="2021-06-25T12:17:00Z"/>
        </w:rPr>
      </w:pPr>
      <w:del w:id="965" w:author="David Conklin" w:date="2021-06-25T12:17:00Z">
        <w:r w:rsidDel="008F7442">
          <w:delText>POU_INDEX</w:delText>
        </w:r>
        <w:r w:rsidR="00742BBC" w:rsidDel="008F7442">
          <w:delText xml:space="preserve"> – </w:delText>
        </w:r>
        <w:r w:rsidR="00B10B8F" w:rsidDel="008F7442">
          <w:delText>index of data record in wr_pous.csv (</w:delText>
        </w:r>
        <w:r w:rsidR="00742BBC" w:rsidDel="008F7442">
          <w:delText>0, 1, 2, …</w:delText>
        </w:r>
        <w:r w:rsidR="00B10B8F" w:rsidDel="008F7442">
          <w:delText>)</w:delText>
        </w:r>
      </w:del>
    </w:p>
    <w:p w14:paraId="15CD84DF" w14:textId="30B6265C" w:rsidR="00A63DAE" w:rsidDel="008F7442" w:rsidRDefault="00A63DAE" w:rsidP="00A63DAE">
      <w:pPr>
        <w:rPr>
          <w:del w:id="966" w:author="David Conklin" w:date="2021-06-25T12:17:00Z"/>
        </w:rPr>
      </w:pPr>
      <w:del w:id="967" w:author="David Conklin" w:date="2021-06-25T12:17:00Z">
        <w:r w:rsidDel="008F7442">
          <w:delText>POU</w:delText>
        </w:r>
        <w:r w:rsidR="006569CE" w:rsidDel="008F7442">
          <w:delText>_</w:delText>
        </w:r>
        <w:r w:rsidDel="008F7442">
          <w:delText>ID</w:delText>
        </w:r>
        <w:r w:rsidR="00742BBC" w:rsidDel="008F7442">
          <w:delText xml:space="preserve"> – same as for wr_pods.csv</w:delText>
        </w:r>
      </w:del>
    </w:p>
    <w:p w14:paraId="086F21ED" w14:textId="3C966E28" w:rsidR="00A63DAE" w:rsidDel="008F7442" w:rsidRDefault="00A63DAE" w:rsidP="00A63DAE">
      <w:pPr>
        <w:rPr>
          <w:del w:id="968" w:author="David Conklin" w:date="2021-06-25T12:17:00Z"/>
        </w:rPr>
      </w:pPr>
      <w:del w:id="969" w:author="David Conklin" w:date="2021-06-25T12:17:00Z">
        <w:r w:rsidDel="008F7442">
          <w:delText>IDU_I</w:delText>
        </w:r>
        <w:r w:rsidR="006569CE" w:rsidDel="008F7442">
          <w:delText>D</w:delText>
        </w:r>
        <w:r w:rsidR="00742BBC" w:rsidDel="008F7442">
          <w:delText xml:space="preserve"> – identifies the IDU in which the point of use is located</w:delText>
        </w:r>
        <w:r w:rsidR="00F95AB4" w:rsidDel="008F7442">
          <w:delText xml:space="preserve"> </w:delText>
        </w:r>
      </w:del>
    </w:p>
    <w:p w14:paraId="2A753C71" w14:textId="2F29947B" w:rsidR="00A63DAE" w:rsidDel="008F7442" w:rsidRDefault="006569CE" w:rsidP="008E7929">
      <w:pPr>
        <w:rPr>
          <w:del w:id="970" w:author="David Conklin" w:date="2021-06-25T12:17:00Z"/>
        </w:rPr>
      </w:pPr>
      <w:del w:id="971" w:author="David Conklin" w:date="2021-06-25T12:17:00Z">
        <w:r w:rsidDel="008F7442">
          <w:delText>WRIS</w:delText>
        </w:r>
        <w:r w:rsidR="00F95AB4" w:rsidDel="008F7442">
          <w:delText>_ID</w:delText>
        </w:r>
        <w:r w:rsidR="00742BBC" w:rsidDel="008F7442">
          <w:delText xml:space="preserve"> – </w:delText>
        </w:r>
        <w:r w:rsidDel="008F7442">
          <w:delText>“WaterRightId” in OWRD’s Water Right Information System</w:delText>
        </w:r>
        <w:r w:rsidR="008E7929" w:rsidDel="008F7442">
          <w:delText xml:space="preserve"> </w:delText>
        </w:r>
      </w:del>
    </w:p>
    <w:p w14:paraId="6E9C8F7E" w14:textId="2D0800D2" w:rsidR="00A63DAE" w:rsidRPr="00B10B8F" w:rsidDel="008F7442" w:rsidRDefault="00A63DAE" w:rsidP="00A63DAE">
      <w:pPr>
        <w:rPr>
          <w:del w:id="972" w:author="David Conklin" w:date="2021-06-25T12:17:00Z"/>
          <w:vertAlign w:val="superscript"/>
        </w:rPr>
      </w:pPr>
      <w:del w:id="973" w:author="David Conklin" w:date="2021-06-25T12:17:00Z">
        <w:r w:rsidDel="008F7442">
          <w:delText>AREA_POU</w:delText>
        </w:r>
        <w:r w:rsidR="00742BBC" w:rsidDel="008F7442">
          <w:delText xml:space="preserve"> – area of the </w:delText>
        </w:r>
        <w:r w:rsidR="00B10B8F" w:rsidDel="008F7442">
          <w:delText>POU, m</w:delText>
        </w:r>
        <w:r w:rsidR="00B10B8F" w:rsidDel="008F7442">
          <w:rPr>
            <w:vertAlign w:val="superscript"/>
          </w:rPr>
          <w:delText>2</w:delText>
        </w:r>
      </w:del>
    </w:p>
    <w:p w14:paraId="0739C9D1" w14:textId="61D34545" w:rsidR="00A63DAE" w:rsidDel="008F7442" w:rsidRDefault="00A63DAE" w:rsidP="00A63DAE">
      <w:pPr>
        <w:rPr>
          <w:del w:id="974" w:author="David Conklin" w:date="2021-06-25T12:17:00Z"/>
        </w:rPr>
      </w:pPr>
      <w:del w:id="975" w:author="David Conklin" w:date="2021-06-25T12:17:00Z">
        <w:r w:rsidDel="008F7442">
          <w:delText>PERCENT_POU</w:delText>
        </w:r>
        <w:r w:rsidR="00B10B8F" w:rsidDel="008F7442">
          <w:delText xml:space="preserve"> – per cent of the POU overlapped by the IDU</w:delText>
        </w:r>
      </w:del>
    </w:p>
    <w:p w14:paraId="4EFFFFE9" w14:textId="37DEF481" w:rsidR="00732C63" w:rsidDel="008F7442" w:rsidRDefault="00742BBC" w:rsidP="00A63DAE">
      <w:pPr>
        <w:rPr>
          <w:del w:id="976" w:author="David Conklin" w:date="2021-06-25T12:17:00Z"/>
        </w:rPr>
      </w:pPr>
      <w:del w:id="977" w:author="David Conklin" w:date="2021-06-25T12:17:00Z">
        <w:r w:rsidDel="008F7442">
          <w:delText>AREA_IDU</w:delText>
        </w:r>
        <w:r w:rsidR="00B10B8F" w:rsidDel="008F7442">
          <w:delText xml:space="preserve"> – area of the IDU, m2</w:delText>
        </w:r>
      </w:del>
    </w:p>
    <w:p w14:paraId="4E097532" w14:textId="6A4EAB8E" w:rsidR="00742BBC" w:rsidDel="008F7442" w:rsidRDefault="00742BBC" w:rsidP="00A63DAE">
      <w:pPr>
        <w:rPr>
          <w:del w:id="978" w:author="David Conklin" w:date="2021-06-25T12:17:00Z"/>
        </w:rPr>
      </w:pPr>
      <w:del w:id="979" w:author="David Conklin" w:date="2021-06-25T12:17:00Z">
        <w:r w:rsidDel="008F7442">
          <w:delText>PERCENT_IDU</w:delText>
        </w:r>
        <w:r w:rsidR="00B10B8F" w:rsidDel="008F7442">
          <w:delText xml:space="preserve"> – per cent of the IDU overlapped by the POU</w:delText>
        </w:r>
      </w:del>
    </w:p>
    <w:p w14:paraId="5BE1DA0D" w14:textId="16B12393" w:rsidR="00B10B8F" w:rsidDel="008F7442" w:rsidRDefault="00B10B8F" w:rsidP="008E7929">
      <w:pPr>
        <w:rPr>
          <w:del w:id="980" w:author="David Conklin" w:date="2021-06-25T12:17:00Z"/>
        </w:rPr>
      </w:pPr>
      <w:del w:id="981" w:author="David Conklin" w:date="2021-06-25T12:17:00Z">
        <w:r w:rsidDel="008F7442">
          <w:delText xml:space="preserve">USECODE – </w:delText>
        </w:r>
        <w:r w:rsidR="008E7929" w:rsidDel="008F7442">
          <w:delText>same as for wr_pods.csv</w:delText>
        </w:r>
      </w:del>
    </w:p>
    <w:p w14:paraId="02770B3B" w14:textId="7FF0D707" w:rsidR="008E7929" w:rsidDel="008F7442" w:rsidRDefault="00B10B8F" w:rsidP="008E7929">
      <w:pPr>
        <w:rPr>
          <w:del w:id="982" w:author="David Conklin" w:date="2021-06-25T12:17:00Z"/>
        </w:rPr>
      </w:pPr>
      <w:del w:id="983" w:author="David Conklin" w:date="2021-06-25T12:17:00Z">
        <w:r w:rsidDel="008F7442">
          <w:delText xml:space="preserve">PERMITCODE – </w:delText>
        </w:r>
        <w:r w:rsidR="008E7929" w:rsidDel="008F7442">
          <w:delText>same as for wr_pods.csv</w:delText>
        </w:r>
      </w:del>
    </w:p>
    <w:p w14:paraId="2BF67621" w14:textId="69A2414C" w:rsidR="006569CE" w:rsidDel="008F7442" w:rsidRDefault="006569CE" w:rsidP="008E7929">
      <w:pPr>
        <w:rPr>
          <w:del w:id="984" w:author="David Conklin" w:date="2021-06-25T12:17:00Z"/>
        </w:rPr>
      </w:pPr>
      <w:del w:id="985" w:author="David Conklin" w:date="2021-06-25T12:17:00Z">
        <w:r w:rsidDel="008F7442">
          <w:delText>XCOORD - easting of IDU centroid</w:delText>
        </w:r>
      </w:del>
    </w:p>
    <w:p w14:paraId="291EA376" w14:textId="48EE5653" w:rsidR="006569CE" w:rsidDel="008F7442" w:rsidRDefault="006569CE" w:rsidP="008E7929">
      <w:pPr>
        <w:rPr>
          <w:del w:id="986" w:author="David Conklin" w:date="2021-06-25T12:17:00Z"/>
        </w:rPr>
      </w:pPr>
      <w:del w:id="987" w:author="David Conklin" w:date="2021-06-25T12:17:00Z">
        <w:r w:rsidDel="008F7442">
          <w:delText>YCOORD – northing of IDU centroid</w:delText>
        </w:r>
      </w:del>
    </w:p>
    <w:p w14:paraId="1771BDB0" w14:textId="10CC8176" w:rsidR="006569CE" w:rsidRPr="00D35AF7" w:rsidDel="008F7442" w:rsidRDefault="006569CE" w:rsidP="006569CE">
      <w:pPr>
        <w:ind w:left="720" w:hanging="720"/>
        <w:rPr>
          <w:del w:id="988" w:author="David Conklin" w:date="2021-06-25T12:17:00Z"/>
        </w:rPr>
      </w:pPr>
      <w:del w:id="989"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0186B7EC" w14:textId="108F5261" w:rsidR="00B10B8F" w:rsidDel="008F7442" w:rsidRDefault="00B10B8F" w:rsidP="00B10B8F">
      <w:pPr>
        <w:ind w:left="720" w:hanging="720"/>
        <w:rPr>
          <w:del w:id="990" w:author="David Conklin" w:date="2021-06-25T12:17:00Z"/>
        </w:rPr>
      </w:pPr>
    </w:p>
    <w:p w14:paraId="284A87F1" w14:textId="32591D6B" w:rsidR="008E7929" w:rsidDel="008F7442" w:rsidRDefault="008E7929" w:rsidP="008E7929">
      <w:pPr>
        <w:ind w:hanging="720"/>
        <w:rPr>
          <w:del w:id="991" w:author="David Conklin" w:date="2021-06-25T12:17:00Z"/>
        </w:rPr>
      </w:pPr>
      <w:del w:id="992" w:author="David Conklin" w:date="2021-06-25T12:17:00Z">
        <w:r w:rsidDel="008F7442">
          <w:tab/>
        </w:r>
        <w:r w:rsidDel="008F7442">
          <w:tab/>
          <w:delText>Note that the POU_INDEX values are sequential and unique, but POUID values are not necessarily unique, reflecting the fact that water from a single point of diversion may go to multiple points of use.  Before the POU_INDEX values are added, the file is sorted by POUID and IDU_ID.</w:delText>
        </w:r>
      </w:del>
    </w:p>
    <w:p w14:paraId="4E4DECA9" w14:textId="1FCA5B74" w:rsidR="00A63DAE" w:rsidRPr="00A63DAE" w:rsidDel="008F7442" w:rsidRDefault="00A63DAE" w:rsidP="008E7929">
      <w:pPr>
        <w:ind w:firstLine="720"/>
        <w:rPr>
          <w:del w:id="993" w:author="David Conklin" w:date="2021-06-25T12:17:00Z"/>
        </w:rPr>
      </w:pPr>
    </w:p>
    <w:p w14:paraId="1E7CF902" w14:textId="1C998A28" w:rsidR="00D35AF7" w:rsidDel="008F7442" w:rsidRDefault="00D35AF7" w:rsidP="008E7929">
      <w:pPr>
        <w:ind w:firstLine="720"/>
        <w:rPr>
          <w:del w:id="994" w:author="David Conklin" w:date="2021-06-25T12:17:00Z"/>
        </w:rPr>
      </w:pPr>
      <w:del w:id="995" w:author="David Conklin" w:date="2021-06-25T12:17:00Z">
        <w:r w:rsidDel="008F7442">
          <w:delTex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delText>
        </w:r>
      </w:del>
    </w:p>
    <w:p w14:paraId="3B698935" w14:textId="4955E936" w:rsidR="00E66595" w:rsidDel="008F7442" w:rsidRDefault="00E66595" w:rsidP="008E7929">
      <w:pPr>
        <w:ind w:firstLine="720"/>
        <w:rPr>
          <w:del w:id="996" w:author="David Conklin" w:date="2021-06-25T12:17:00Z"/>
        </w:rPr>
      </w:pPr>
    </w:p>
    <w:p w14:paraId="5AC19B08" w14:textId="67128B80" w:rsidR="00E66595" w:rsidDel="008F7442" w:rsidRDefault="00E66595" w:rsidP="00E66595">
      <w:pPr>
        <w:pStyle w:val="Heading2"/>
        <w:rPr>
          <w:del w:id="997" w:author="David Conklin" w:date="2021-06-25T12:17:00Z"/>
        </w:rPr>
      </w:pPr>
      <w:del w:id="998" w:author="David Conklin" w:date="2021-06-25T12:17:00Z">
        <w:r w:rsidDel="008F7442">
          <w:delText>Adding a water right</w:delText>
        </w:r>
      </w:del>
    </w:p>
    <w:p w14:paraId="50656782" w14:textId="4D7E9906" w:rsidR="00EB66B0" w:rsidDel="008F7442" w:rsidRDefault="00EB66B0" w:rsidP="00EB66B0">
      <w:pPr>
        <w:rPr>
          <w:del w:id="999" w:author="David Conklin" w:date="2021-06-25T12:17:00Z"/>
        </w:rPr>
      </w:pPr>
    </w:p>
    <w:p w14:paraId="5D40CBC1" w14:textId="6DEAA960" w:rsidR="00EB66B0" w:rsidDel="008F7442" w:rsidRDefault="00EB66B0" w:rsidP="00EB66B0">
      <w:pPr>
        <w:rPr>
          <w:del w:id="1000" w:author="David Conklin" w:date="2021-06-25T12:17:00Z"/>
        </w:rPr>
      </w:pPr>
      <w:del w:id="1001" w:author="David Conklin" w:date="2021-06-25T12:17:00Z">
        <w:r w:rsidDel="008F7442">
          <w:tab/>
          <w:delText>To add a water right to the wr_pods.csv and wr_pous.csv files, follow these steps.</w:delText>
        </w:r>
      </w:del>
    </w:p>
    <w:p w14:paraId="19D589AD" w14:textId="5E70C827" w:rsidR="00EB66B0" w:rsidDel="008F7442" w:rsidRDefault="00EB66B0" w:rsidP="00EB66B0">
      <w:pPr>
        <w:rPr>
          <w:del w:id="1002" w:author="David Conklin" w:date="2021-06-25T12:17:00Z"/>
        </w:rPr>
      </w:pPr>
    </w:p>
    <w:p w14:paraId="300F6E2B" w14:textId="26791432" w:rsidR="000433C1" w:rsidDel="008F7442" w:rsidRDefault="00EB66B0" w:rsidP="00EB66B0">
      <w:pPr>
        <w:rPr>
          <w:del w:id="1003" w:author="David Conklin" w:date="2021-06-25T12:17:00Z"/>
        </w:rPr>
      </w:pPr>
      <w:del w:id="1004" w:author="David Conklin" w:date="2021-06-25T12:17:00Z">
        <w:r w:rsidDel="008F7442">
          <w:delText xml:space="preserve">1. </w:delText>
        </w:r>
        <w:r w:rsidR="00C76427" w:rsidDel="008F7442">
          <w:delText>Determine the highest value in the PODID field of the wr_pods.csv file; assign the next higher value as the PODID value for the new water right.</w:delText>
        </w:r>
      </w:del>
    </w:p>
    <w:p w14:paraId="5B022390" w14:textId="0E088A66" w:rsidR="000433C1" w:rsidDel="008F7442" w:rsidRDefault="000433C1" w:rsidP="00EB66B0">
      <w:pPr>
        <w:rPr>
          <w:del w:id="1005" w:author="David Conklin" w:date="2021-06-25T12:17:00Z"/>
        </w:rPr>
      </w:pPr>
    </w:p>
    <w:p w14:paraId="7C1B3123" w14:textId="54B40E14" w:rsidR="00EB66B0" w:rsidDel="008F7442" w:rsidRDefault="00C76427" w:rsidP="00EB66B0">
      <w:pPr>
        <w:rPr>
          <w:del w:id="1006" w:author="David Conklin" w:date="2021-06-25T12:17:00Z"/>
        </w:rPr>
      </w:pPr>
      <w:del w:id="1007" w:author="David Conklin" w:date="2021-06-25T12:17:00Z">
        <w:r w:rsidDel="008F7442">
          <w:delText xml:space="preserve">2. </w:delText>
        </w:r>
        <w:r w:rsidR="00061D96" w:rsidDel="008F7442">
          <w:delText>If the new water right is an instream water right, set its POUID to -99.  If it is for a municipal water system, set its POUID = - UGB.  Otherwise, d</w:delText>
        </w:r>
        <w:r w:rsidR="00EB66B0" w:rsidDel="008F7442">
          <w:delText>etermine the highest value in the POUID field of the wr_pous.csv file; assign POUIDs to the new water right starting with one greater than that highest value</w:delText>
        </w:r>
        <w:r w:rsidR="00061D96" w:rsidDel="008F7442">
          <w:delText>.</w:delText>
        </w:r>
        <w:r w:rsidR="00EB66B0" w:rsidDel="008F7442">
          <w:delText xml:space="preserve"> </w:delText>
        </w:r>
      </w:del>
    </w:p>
    <w:p w14:paraId="3A390626" w14:textId="1A8CECDC" w:rsidR="00A24D01" w:rsidDel="008F7442" w:rsidRDefault="00A24D01" w:rsidP="00EB66B0">
      <w:pPr>
        <w:rPr>
          <w:del w:id="1008" w:author="David Conklin" w:date="2021-06-25T12:17:00Z"/>
        </w:rPr>
      </w:pPr>
    </w:p>
    <w:p w14:paraId="38ADB227" w14:textId="339E23AC" w:rsidR="00A24D01" w:rsidDel="008F7442" w:rsidRDefault="000A466E" w:rsidP="00EB66B0">
      <w:pPr>
        <w:rPr>
          <w:del w:id="1009" w:author="David Conklin" w:date="2021-06-25T12:17:00Z"/>
        </w:rPr>
      </w:pPr>
      <w:del w:id="1010" w:author="David Conklin" w:date="2021-06-25T12:17:00Z">
        <w:r w:rsidDel="008F7442">
          <w:delTex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delText>
        </w:r>
      </w:del>
    </w:p>
    <w:p w14:paraId="7A984D8B" w14:textId="54CB4DCE" w:rsidR="00EB66B0" w:rsidDel="008F7442" w:rsidRDefault="00EB66B0" w:rsidP="00EB66B0">
      <w:pPr>
        <w:rPr>
          <w:del w:id="1011" w:author="David Conklin" w:date="2021-06-25T12:17:00Z"/>
        </w:rPr>
      </w:pPr>
    </w:p>
    <w:p w14:paraId="3FE3C35C" w14:textId="265FB74D" w:rsidR="00EB66B0" w:rsidDel="008F7442" w:rsidRDefault="000A466E" w:rsidP="00EB66B0">
      <w:pPr>
        <w:rPr>
          <w:del w:id="1012" w:author="David Conklin" w:date="2021-06-25T12:17:00Z"/>
        </w:rPr>
      </w:pPr>
      <w:del w:id="1013" w:author="David Conklin" w:date="2021-06-25T12:17:00Z">
        <w:r w:rsidDel="008F7442">
          <w:delText>4</w:delText>
        </w:r>
        <w:r w:rsidR="00EB66B0" w:rsidDel="008F7442">
          <w:delText>. Add an appropriate point-of-diversion record to the end of the wr_pods.csv file.</w:delText>
        </w:r>
        <w:r w:rsidR="001B6B33" w:rsidDel="008F7442">
          <w:delText xml:space="preserve">  Note that </w:delText>
        </w:r>
        <w:r w:rsidR="006B20AF" w:rsidDel="008F7442">
          <w:delText>for groundwater rights, REACHCOMID and LENGTH_OR_COMID should be set to -99.</w:delText>
        </w:r>
        <w:r w:rsidR="00C66A50" w:rsidDel="008F7442">
          <w:delText xml:space="preserve">  For an instream water right</w:delText>
        </w:r>
        <w:r w:rsidR="002B7117" w:rsidDel="008F7442">
          <w:delTex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delText>
        </w:r>
      </w:del>
    </w:p>
    <w:p w14:paraId="1FCA6FA0" w14:textId="4107CFD4" w:rsidR="00EB66B0" w:rsidDel="008F7442" w:rsidRDefault="00EB66B0" w:rsidP="00EB66B0">
      <w:pPr>
        <w:rPr>
          <w:del w:id="1014" w:author="David Conklin" w:date="2021-06-25T12:17:00Z"/>
        </w:rPr>
      </w:pPr>
    </w:p>
    <w:p w14:paraId="34290061" w14:textId="0E2B9079" w:rsidR="00EB66B0" w:rsidDel="008F7442" w:rsidRDefault="000A466E" w:rsidP="00EB66B0">
      <w:pPr>
        <w:rPr>
          <w:del w:id="1015" w:author="David Conklin" w:date="2021-06-25T12:17:00Z"/>
        </w:rPr>
      </w:pPr>
      <w:del w:id="1016" w:author="David Conklin" w:date="2021-06-25T12:17:00Z">
        <w:r w:rsidDel="008F7442">
          <w:delText>5</w:delText>
        </w:r>
        <w:r w:rsidR="00EB66B0" w:rsidDel="008F7442">
          <w:delText xml:space="preserve">. </w:delText>
        </w:r>
        <w:r w:rsidR="00826A6C" w:rsidDel="008F7442">
          <w:delText xml:space="preserve">Insert the new </w:delText>
        </w:r>
        <w:r w:rsidR="00F47B71" w:rsidDel="008F7442">
          <w:delText>point-of-diversion record(s) into the wr_pods.csv file in sorted order, or s</w:delText>
        </w:r>
        <w:r w:rsidR="00EB66B0" w:rsidDel="008F7442">
          <w:delText>ort the</w:delText>
        </w:r>
        <w:r w:rsidR="00F47B71" w:rsidDel="008F7442">
          <w:delText xml:space="preserve"> entire</w:delText>
        </w:r>
        <w:r w:rsidR="00EB66B0" w:rsidDel="008F7442">
          <w:delText xml:space="preserve"> wr_pods.csv file by priority year and day</w:delText>
        </w:r>
        <w:r w:rsidR="00334BEF" w:rsidDel="008F7442">
          <w:delText xml:space="preserve"> and </w:delText>
        </w:r>
        <w:r w:rsidR="006A06E4" w:rsidDel="008F7442">
          <w:delText xml:space="preserve">the portion of the year for which the right is in effect </w:delText>
        </w:r>
        <w:r w:rsidR="00EB66B0" w:rsidDel="008F7442">
          <w:delText>(</w:delText>
        </w:r>
        <w:r w:rsidR="002C4C7A" w:rsidDel="008F7442">
          <w:delText xml:space="preserve">sort by </w:delText>
        </w:r>
        <w:r w:rsidR="00EB66B0" w:rsidDel="008F7442">
          <w:delText>YEAR</w:delText>
        </w:r>
        <w:r w:rsidR="004F2098" w:rsidDel="008F7442">
          <w:delText>,</w:delText>
        </w:r>
        <w:r w:rsidR="00EB66B0" w:rsidDel="008F7442">
          <w:delText xml:space="preserve"> PRIORITYDOY</w:delText>
        </w:r>
        <w:r w:rsidR="004F2098" w:rsidDel="008F7442">
          <w:delText xml:space="preserve">, </w:delText>
        </w:r>
        <w:r w:rsidR="006A06E4" w:rsidDel="008F7442">
          <w:delText>BEGINDOY, ENDDOY</w:delText>
        </w:r>
        <w:r w:rsidR="00002AB9" w:rsidDel="008F7442">
          <w:delText xml:space="preserve">, </w:delText>
        </w:r>
        <w:r w:rsidR="004C20CD" w:rsidDel="008F7442">
          <w:delText xml:space="preserve">WATERRIGHTID, </w:delText>
        </w:r>
        <w:r w:rsidR="00002AB9" w:rsidDel="008F7442">
          <w:delText>X, Y</w:delText>
        </w:r>
        <w:r w:rsidR="002C4C7A" w:rsidDel="008F7442">
          <w:delText>, PODID</w:delText>
        </w:r>
        <w:r w:rsidR="00EB66B0" w:rsidDel="008F7442">
          <w:delText xml:space="preserve">).  </w:delText>
        </w:r>
        <w:r w:rsidR="006A06E4" w:rsidDel="008F7442">
          <w:delText>This</w:delText>
        </w:r>
        <w:r w:rsidR="00EB66B0" w:rsidDel="008F7442">
          <w:delText xml:space="preserve"> completes the changes to the wr_pods.csv file.  If the new water right is for a municipal  water system, no changes are necessary to the wr_pous.csv file</w:delText>
        </w:r>
        <w:r w:rsidR="006A06E4" w:rsidDel="008F7442">
          <w:delText>.</w:delText>
        </w:r>
        <w:r w:rsidR="00EC2225" w:rsidDel="008F7442">
          <w:delText xml:space="preserve">  Otherwise, continue with the next step</w:delText>
        </w:r>
        <w:r w:rsidR="004F2098" w:rsidDel="008F7442">
          <w:delText xml:space="preserve"> for additions to the wr_pous.csv file.</w:delText>
        </w:r>
      </w:del>
    </w:p>
    <w:p w14:paraId="24004602" w14:textId="38522B5A" w:rsidR="00EC2225" w:rsidDel="008F7442" w:rsidRDefault="00EC2225" w:rsidP="00EB66B0">
      <w:pPr>
        <w:rPr>
          <w:del w:id="1017" w:author="David Conklin" w:date="2021-06-25T12:17:00Z"/>
        </w:rPr>
      </w:pPr>
    </w:p>
    <w:p w14:paraId="398A7A1E" w14:textId="4CE6C660" w:rsidR="00EC2225" w:rsidDel="008F7442" w:rsidRDefault="000A466E" w:rsidP="00EB66B0">
      <w:pPr>
        <w:rPr>
          <w:del w:id="1018" w:author="David Conklin" w:date="2021-06-25T12:17:00Z"/>
        </w:rPr>
      </w:pPr>
      <w:del w:id="1019" w:author="David Conklin" w:date="2021-06-25T12:17:00Z">
        <w:r w:rsidDel="008F7442">
          <w:delText>6</w:delText>
        </w:r>
        <w:r w:rsidR="00EC2225" w:rsidDel="008F7442">
          <w:delText>. At the end of the wr_pous.csv file, add one record for each point of use.  Sort by POUID.</w:delText>
        </w:r>
        <w:r w:rsidR="006A06E4" w:rsidDel="008F7442">
          <w:delText xml:space="preserve">  Recalculate the POU_INDEX column.</w:delText>
        </w:r>
        <w:r w:rsidR="004F2098" w:rsidDel="008F7442">
          <w:delText xml:space="preserve">  This completes the changes to the wr_pous.csv file.</w:delText>
        </w:r>
      </w:del>
    </w:p>
    <w:p w14:paraId="03CDF1E7" w14:textId="4C552C4A" w:rsidR="00801BD3" w:rsidDel="008F7442" w:rsidRDefault="00801BD3" w:rsidP="00EB66B0">
      <w:pPr>
        <w:rPr>
          <w:del w:id="1020" w:author="David Conklin" w:date="2021-06-25T12:17:00Z"/>
        </w:rPr>
      </w:pPr>
    </w:p>
    <w:p w14:paraId="570BA4B5" w14:textId="492CC561" w:rsidR="00801BD3" w:rsidRDefault="00801BD3" w:rsidP="00801BD3">
      <w:pPr>
        <w:pStyle w:val="Heading1"/>
      </w:pPr>
      <w:bookmarkStart w:id="1021" w:name="_Toc77151021"/>
      <w:r>
        <w:t>Initial conditions</w:t>
      </w:r>
      <w:bookmarkEnd w:id="1021"/>
    </w:p>
    <w:p w14:paraId="78EB624C" w14:textId="77777777" w:rsidR="003447B8" w:rsidRPr="00801BD3" w:rsidRDefault="003447B8" w:rsidP="00801BD3"/>
    <w:p w14:paraId="29F93D2E" w14:textId="2882A4C8" w:rsidR="00801BD3" w:rsidRDefault="003447B8" w:rsidP="006231D1">
      <w:pPr>
        <w:pStyle w:val="Heading2"/>
      </w:pPr>
      <w:bookmarkStart w:id="1022" w:name="_Toc77151022"/>
      <w:r>
        <w:t>State variables</w:t>
      </w:r>
      <w:bookmarkEnd w:id="1022"/>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1023" w:name="_Toc77151023"/>
      <w:r>
        <w:t>Reproducibility and the use of random number generators</w:t>
      </w:r>
      <w:bookmarkEnd w:id="1023"/>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Since the random number seed can affect the results of the simulation, the value of the seed is, properly considered, a state variable.  However, as of May 2021, there is no mechanism for saving the 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1024" w:name="_Toc77151024"/>
      <w:r>
        <w:t xml:space="preserve">Initializing ID </w:t>
      </w:r>
      <w:r w:rsidR="00D014FA">
        <w:t>numbers: coldstart</w:t>
      </w:r>
      <w:bookmarkEnd w:id="1024"/>
    </w:p>
    <w:p w14:paraId="020EA116" w14:textId="77777777" w:rsidR="00D014FA" w:rsidRDefault="00D014FA" w:rsidP="00D014FA">
      <w:r>
        <w:tab/>
        <w:t xml:space="preserve">Each spatial unit of computation – IDUs, HRUs, and reaches – has an identification number associated with it.  The ID numbers are not, in general, the same as the index to the element in it GIS </w:t>
      </w:r>
      <w:r>
        <w:lastRenderedPageBreak/>
        <w:t>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Pr>
        <w:rPr>
          <w:ins w:id="1025" w:author="David Conklin" w:date="2021-05-10T18:17:00Z"/>
        </w:rPr>
      </w:pPr>
    </w:p>
    <w:p w14:paraId="61B89BFD" w14:textId="77777777" w:rsidR="005446BB" w:rsidRDefault="005446BB" w:rsidP="005446BB">
      <w:pPr>
        <w:pStyle w:val="Heading2"/>
        <w:rPr>
          <w:ins w:id="1026" w:author="David Conklin" w:date="2021-05-10T18:17:00Z"/>
        </w:rPr>
      </w:pPr>
      <w:bookmarkStart w:id="1027" w:name="_Toc77151025"/>
      <w:ins w:id="1028" w:author="David Conklin" w:date="2021-05-10T18:17:00Z">
        <w:r>
          <w:t>Initializing Flow and HBV model state variables: spinup</w:t>
        </w:r>
        <w:bookmarkEnd w:id="1027"/>
      </w:ins>
    </w:p>
    <w:p w14:paraId="0245360B" w14:textId="3351D599" w:rsidR="005446BB" w:rsidRDefault="005446BB" w:rsidP="005446BB">
      <w:pPr>
        <w:rPr>
          <w:ins w:id="1029" w:author="David Conklin" w:date="2021-05-10T18:24:00Z"/>
        </w:rPr>
      </w:pPr>
      <w:ins w:id="1030" w:author="David Conklin" w:date="2021-05-10T18:17:00Z">
        <w:r>
          <w:tab/>
          <w:t>Daily output from the flow model, which includes reach discharges from reaches, reservoir water volumes, and soil moisture conditions, depend both on the current day’s weather and on the flows and water volumes on the previous day</w:t>
        </w:r>
      </w:ins>
      <w:ins w:id="1031" w:author="David Conklin" w:date="2021-05-10T18:19:00Z">
        <w:r>
          <w:t>, collectively known as the Flow and HBV model state variables</w:t>
        </w:r>
      </w:ins>
      <w:ins w:id="1032" w:author="David Conklin" w:date="2021-05-10T18:17:00Z">
        <w:r>
          <w:t xml:space="preserve">.  </w:t>
        </w:r>
      </w:ins>
      <w:ins w:id="1033" w:author="David Conklin" w:date="2021-05-10T18:18:00Z">
        <w:r>
          <w:t>Spinup starts all these state variables</w:t>
        </w:r>
      </w:ins>
      <w:ins w:id="1034" w:author="David Conklin" w:date="2021-05-10T18:17:00Z">
        <w:r>
          <w:t xml:space="preserve"> </w:t>
        </w:r>
      </w:ins>
      <w:ins w:id="1035" w:author="David Conklin" w:date="2021-05-10T18:19:00Z">
        <w:r>
          <w:t>out at prescribed default va</w:t>
        </w:r>
      </w:ins>
      <w:ins w:id="1036" w:author="David Conklin" w:date="2021-05-10T18:20:00Z">
        <w:r>
          <w:t>lues.  The values of the state variables then evolve from one daily</w:t>
        </w:r>
      </w:ins>
      <w:ins w:id="1037" w:author="David Conklin" w:date="2021-05-10T18:21:00Z">
        <w:r>
          <w:t xml:space="preserve"> time step to the next.  Current practice</w:t>
        </w:r>
      </w:ins>
      <w:ins w:id="1038" w:author="David Conklin" w:date="2021-05-10T18:22:00Z">
        <w:r>
          <w:t xml:space="preserve"> (as of May 2021)</w:t>
        </w:r>
      </w:ins>
      <w:ins w:id="1039" w:author="David Conklin" w:date="2021-05-10T18:21:00Z">
        <w:r>
          <w:t xml:space="preserve"> with CW</w:t>
        </w:r>
      </w:ins>
      <w:ins w:id="1040" w:author="David Conklin" w:date="2021-05-10T18:22:00Z">
        <w:r>
          <w:t xml:space="preserve">3M is to run a spinup simulation using actual weather data over the ten </w:t>
        </w:r>
      </w:ins>
      <w:ins w:id="1041" w:author="David Conklin" w:date="2021-05-10T18:23:00Z">
        <w:r>
          <w:t xml:space="preserve">years 2000-09, and then save the state variables for use in starting additional simulations </w:t>
        </w:r>
      </w:ins>
      <w:ins w:id="1042" w:author="David Conklin" w:date="2021-05-10T18:24:00Z">
        <w:r>
          <w:t>in 2010.</w:t>
        </w:r>
      </w:ins>
    </w:p>
    <w:p w14:paraId="657C165D" w14:textId="22725606" w:rsidR="005446BB" w:rsidRPr="00A122F7" w:rsidRDefault="005446BB" w:rsidP="005446BB">
      <w:pPr>
        <w:rPr>
          <w:ins w:id="1043" w:author="David Conklin" w:date="2021-05-10T18:17:00Z"/>
        </w:rPr>
      </w:pPr>
      <w:ins w:id="1044" w:author="David Conklin" w:date="2021-05-10T18:24:00Z">
        <w:r>
          <w:tab/>
          <w:t xml:space="preserve">There is a spinup=’0’ field in the &lt;settings&gt; block of all the CW3M ENVX files, both for the entire WRB and for all its smaller study area watersheds.  Changing it to spinup=’1’ causes CW3M to perform a warmstart.  </w:t>
        </w:r>
      </w:ins>
    </w:p>
    <w:p w14:paraId="01A688F5" w14:textId="77777777" w:rsidR="005446BB" w:rsidRDefault="005446BB" w:rsidP="00D014FA"/>
    <w:p w14:paraId="6D6A5C3F" w14:textId="12B4E8F0" w:rsidR="00F731A1" w:rsidRDefault="006E5423" w:rsidP="006E5423">
      <w:pPr>
        <w:pStyle w:val="Heading2"/>
      </w:pPr>
      <w:bookmarkStart w:id="1045" w:name="_Toc77151026"/>
      <w:r>
        <w:t>Initializing</w:t>
      </w:r>
      <w:r w:rsidR="00F731A1">
        <w:t xml:space="preserve"> HBVCALIB attributes</w:t>
      </w:r>
      <w:ins w:id="1046" w:author="David Conklin" w:date="2021-05-10T18:11:00Z">
        <w:r w:rsidR="00AB7E22">
          <w:t xml:space="preserve">: </w:t>
        </w:r>
      </w:ins>
      <w:del w:id="1047" w:author="David Conklin" w:date="2021-05-10T18:11:00Z">
        <w:r w:rsidR="00F731A1" w:rsidDel="00AB7E22">
          <w:delText xml:space="preserve"> and Flow state variables: </w:delText>
        </w:r>
      </w:del>
      <w:del w:id="1048" w:author="David Conklin" w:date="2021-05-10T18:16:00Z">
        <w:r w:rsidR="00F731A1" w:rsidDel="00AB7E22">
          <w:delText>warmstart</w:delText>
        </w:r>
      </w:del>
      <w:ins w:id="1049" w:author="David Conklin" w:date="2021-05-10T18:16:00Z">
        <w:r w:rsidR="00AB7E22">
          <w:t>spinup</w:t>
        </w:r>
      </w:ins>
      <w:bookmarkEnd w:id="1045"/>
    </w:p>
    <w:p w14:paraId="082A4C3A" w14:textId="069F4071" w:rsidR="006D0A5F" w:rsidRDefault="006D0A5F" w:rsidP="006D0A5F">
      <w:pPr>
        <w:rPr>
          <w:ins w:id="1050" w:author="David Conklin" w:date="2021-05-10T18:30:00Z"/>
        </w:rPr>
      </w:pPr>
      <w:ins w:id="1051" w:author="David Conklin" w:date="2021-05-10T18:30:00Z">
        <w:r>
          <w:tab/>
          <w:t>HBVCALIB parameter values</w:t>
        </w:r>
      </w:ins>
      <w:ins w:id="1052" w:author="David Conklin" w:date="2021-05-10T18:31:00Z">
        <w:r>
          <w:t>, held in the HBV CSV file,</w:t>
        </w:r>
      </w:ins>
      <w:ins w:id="1053" w:author="David Conklin" w:date="2021-05-10T18:30:00Z">
        <w:r>
          <w:t xml:space="preserve"> are used to calibrate the HBV precipitation:runoff submodel, the runoff water temperature to air temperature submodel, and the evapotranspiration fraction of precipitation.</w:t>
        </w:r>
      </w:ins>
    </w:p>
    <w:p w14:paraId="660B220B" w14:textId="3C720637" w:rsidR="006D0A5F" w:rsidRDefault="00E66361" w:rsidP="005446BB">
      <w:pPr>
        <w:rPr>
          <w:ins w:id="1054" w:author="David Conklin" w:date="2021-05-10T18:27:00Z"/>
        </w:rPr>
      </w:pPr>
      <w:ins w:id="1055" w:author="David Conklin" w:date="2021-05-10T18:35:00Z">
        <w:r>
          <w:tab/>
        </w:r>
      </w:ins>
      <w:del w:id="1056" w:author="David Conklin" w:date="2021-05-10T18:35:00Z">
        <w:r w:rsidR="00F731A1" w:rsidDel="00E66361">
          <w:tab/>
        </w:r>
        <w:r w:rsidR="005053F2" w:rsidDel="00E66361">
          <w:delText xml:space="preserve"> </w:delText>
        </w:r>
        <w:r w:rsidR="00D014FA" w:rsidDel="00E66361">
          <w:delText xml:space="preserve"> </w:delText>
        </w:r>
      </w:del>
      <w:ins w:id="1057" w:author="David Conklin" w:date="2021-05-10T16:14:00Z">
        <w:r w:rsidR="006231D1">
          <w:t>HBVCALIB</w:t>
        </w:r>
      </w:ins>
      <w:ins w:id="1058" w:author="David Conklin" w:date="2021-05-10T18:32:00Z">
        <w:r w:rsidR="006D0A5F">
          <w:t>, essentially a row number in the HBV CSV file</w:t>
        </w:r>
      </w:ins>
      <w:ins w:id="1059" w:author="David Conklin" w:date="2021-05-10T16:14:00Z">
        <w:r w:rsidR="006231D1">
          <w:t xml:space="preserve">, </w:t>
        </w:r>
      </w:ins>
      <w:ins w:id="1060" w:author="David Conklin" w:date="2021-05-10T18:32:00Z">
        <w:r w:rsidR="006D0A5F">
          <w:t>is</w:t>
        </w:r>
      </w:ins>
      <w:ins w:id="1061" w:author="David Conklin" w:date="2021-05-10T16:14:00Z">
        <w:r w:rsidR="006231D1">
          <w:t xml:space="preserve"> an attribute of</w:t>
        </w:r>
      </w:ins>
      <w:ins w:id="1062" w:author="David Conklin" w:date="2021-05-10T16:15:00Z">
        <w:r w:rsidR="006231D1">
          <w:t xml:space="preserve"> all three GIS layers (IDU, HRU, and Reach)</w:t>
        </w:r>
      </w:ins>
      <w:ins w:id="1063" w:author="David Conklin" w:date="2021-05-10T18:32:00Z">
        <w:r w:rsidR="006D0A5F">
          <w:t>.  The HBVCA</w:t>
        </w:r>
      </w:ins>
      <w:ins w:id="1064" w:author="David Conklin" w:date="2021-05-10T18:33:00Z">
        <w:r w:rsidR="006D0A5F">
          <w:t>LIB value</w:t>
        </w:r>
      </w:ins>
      <w:ins w:id="1065" w:author="David Conklin" w:date="2021-05-10T16:15:00Z">
        <w:r w:rsidR="006231D1">
          <w:t xml:space="preserve"> associates </w:t>
        </w:r>
      </w:ins>
      <w:ins w:id="1066" w:author="David Conklin" w:date="2021-05-10T18:33:00Z">
        <w:r w:rsidR="006D0A5F">
          <w:t xml:space="preserve">a specific row of </w:t>
        </w:r>
      </w:ins>
      <w:ins w:id="1067" w:author="David Conklin" w:date="2021-05-10T16:15:00Z">
        <w:r w:rsidR="006231D1">
          <w:t>parameter values in the HBV</w:t>
        </w:r>
      </w:ins>
      <w:ins w:id="1068" w:author="David Conklin" w:date="2021-05-10T18:33:00Z">
        <w:r w:rsidR="006D0A5F">
          <w:t xml:space="preserve"> CSV</w:t>
        </w:r>
      </w:ins>
      <w:ins w:id="1069" w:author="David Conklin" w:date="2021-05-10T16:15:00Z">
        <w:r w:rsidR="006231D1">
          <w:t xml:space="preserve"> file</w:t>
        </w:r>
      </w:ins>
      <w:ins w:id="1070" w:author="David Conklin" w:date="2021-05-10T16:16:00Z">
        <w:r w:rsidR="006231D1">
          <w:t xml:space="preserve"> with the particular spatial unit.  </w:t>
        </w:r>
      </w:ins>
      <w:ins w:id="1071" w:author="David Conklin" w:date="2021-05-10T18:27:00Z">
        <w:r w:rsidR="005446BB">
          <w:t>The process of setting the HBVCALIB values is</w:t>
        </w:r>
        <w:r w:rsidR="006D0A5F">
          <w:t>, lik</w:t>
        </w:r>
      </w:ins>
      <w:ins w:id="1072" w:author="David Conklin" w:date="2021-05-10T18:28:00Z">
        <w:r w:rsidR="006D0A5F">
          <w:t>e the initialization of the Flow and HBV state variables,</w:t>
        </w:r>
      </w:ins>
      <w:ins w:id="1073" w:author="David Conklin" w:date="2021-05-10T18:27:00Z">
        <w:r w:rsidR="005446BB">
          <w:t xml:space="preserve"> part of spinup.</w:t>
        </w:r>
      </w:ins>
      <w:ins w:id="1074" w:author="David Conklin" w:date="2021-05-10T18:29:00Z">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ins>
    </w:p>
    <w:p w14:paraId="5A9943F3" w14:textId="186C797C" w:rsidR="00D014FA" w:rsidRDefault="006231D1">
      <w:pPr>
        <w:ind w:firstLine="720"/>
        <w:rPr>
          <w:ins w:id="1075" w:author="David Conklin" w:date="2021-05-10T16:30:00Z"/>
        </w:rPr>
        <w:pPrChange w:id="1076" w:author="David Conklin" w:date="2021-05-10T18:27:00Z">
          <w:pPr/>
        </w:pPrChange>
      </w:pPr>
      <w:ins w:id="1077" w:author="David Conklin" w:date="2021-05-10T16:16:00Z">
        <w:r>
          <w:t>The</w:t>
        </w:r>
      </w:ins>
      <w:ins w:id="1078" w:author="David Conklin" w:date="2021-05-10T16:17:00Z">
        <w:r>
          <w:t xml:space="preserve"> value of HBVCALIB, a small positive integer, determines which row of the HBV.csv</w:t>
        </w:r>
      </w:ins>
      <w:ins w:id="1079" w:author="David Conklin" w:date="2021-05-10T18:25:00Z">
        <w:r w:rsidR="005446BB">
          <w:t xml:space="preserve"> file</w:t>
        </w:r>
      </w:ins>
      <w:ins w:id="1080" w:author="David Conklin" w:date="2021-05-10T16:17:00Z">
        <w:r>
          <w:t xml:space="preserve"> hold</w:t>
        </w:r>
      </w:ins>
      <w:ins w:id="1081" w:author="David Conklin" w:date="2021-05-10T18:25:00Z">
        <w:r w:rsidR="005446BB">
          <w:t>s</w:t>
        </w:r>
      </w:ins>
      <w:ins w:id="1082" w:author="David Conklin" w:date="2021-05-10T16:17:00Z">
        <w:r>
          <w:t xml:space="preserve"> the parameter values for the spatial u</w:t>
        </w:r>
      </w:ins>
      <w:ins w:id="1083" w:author="David Conklin" w:date="2021-05-10T16:18:00Z">
        <w:r>
          <w:t xml:space="preserve">nit.  </w:t>
        </w:r>
      </w:ins>
      <w:ins w:id="1084" w:author="David Conklin" w:date="2021-05-10T16:19:00Z">
        <w:r>
          <w:t xml:space="preserve">Spatial units with the same HBVCALIB value drain to </w:t>
        </w:r>
      </w:ins>
      <w:ins w:id="1085" w:author="David Conklin" w:date="2021-05-10T16:20:00Z">
        <w:r>
          <w:t>the same</w:t>
        </w:r>
      </w:ins>
      <w:ins w:id="1086" w:author="David Conklin" w:date="2021-05-10T16:19:00Z">
        <w:r>
          <w:t xml:space="preserve"> pourpoint.</w:t>
        </w:r>
      </w:ins>
      <w:ins w:id="1087" w:author="David Conklin" w:date="2021-05-10T16:20:00Z">
        <w:r>
          <w:t xml:space="preserve"> </w:t>
        </w:r>
      </w:ins>
      <w:ins w:id="1088" w:author="David Conklin" w:date="2021-05-10T16:22:00Z">
        <w:r>
          <w:t xml:space="preserve"> Areas and portions of the stream network </w:t>
        </w:r>
        <w:r w:rsidR="006073B2">
          <w:t xml:space="preserve">which share a single HBVCALIB </w:t>
        </w:r>
      </w:ins>
      <w:ins w:id="1089" w:author="David Conklin" w:date="2021-05-10T16:23:00Z">
        <w:r w:rsidR="006073B2">
          <w:t>value are assigned first at the headwaters and then downward in the stream network to the WRB</w:t>
        </w:r>
      </w:ins>
      <w:ins w:id="1090" w:author="David Conklin" w:date="2021-05-10T16:24:00Z">
        <w:r w:rsidR="006073B2">
          <w:t xml:space="preserve"> outlet.  Each HBVCALIB area is either a complete a watershed in itself or is the downstream end of a watershed formed</w:t>
        </w:r>
      </w:ins>
      <w:ins w:id="1091" w:author="David Conklin" w:date="2021-05-10T16:25:00Z">
        <w:r w:rsidR="006073B2">
          <w:t xml:space="preserve"> by itself together with one or more upstream HBVCALIB areas.  For example, the DET12 HBVCALIB area</w:t>
        </w:r>
      </w:ins>
      <w:ins w:id="1092" w:author="David Conklin" w:date="2021-05-10T16:26:00Z">
        <w:r w:rsidR="006073B2">
          <w:t xml:space="preserve"> plus the Blowout51 HBVCALIB area forms a complete watershed with its pourpoint at the reach </w:t>
        </w:r>
      </w:ins>
      <w:ins w:id="1093" w:author="David Conklin" w:date="2021-05-10T16:28:00Z">
        <w:r w:rsidR="006073B2">
          <w:t xml:space="preserve">(COMID 23780511) </w:t>
        </w:r>
      </w:ins>
      <w:ins w:id="1094" w:author="David Conklin" w:date="2021-05-10T16:26:00Z">
        <w:r w:rsidR="006073B2">
          <w:t>wher</w:t>
        </w:r>
      </w:ins>
      <w:ins w:id="1095" w:author="David Conklin" w:date="2021-05-10T16:27:00Z">
        <w:r w:rsidR="006073B2">
          <w:t>e the Niagara gage</w:t>
        </w:r>
      </w:ins>
      <w:ins w:id="1096" w:author="David Conklin" w:date="2021-05-10T16:28:00Z">
        <w:r w:rsidR="006073B2">
          <w:t xml:space="preserve"> (USGS 14181500)</w:t>
        </w:r>
      </w:ins>
      <w:ins w:id="1097" w:author="David Conklin" w:date="2021-05-10T16:27:00Z">
        <w:r w:rsidR="006073B2">
          <w:t xml:space="preserve"> is located, downstream of the Detroit dam.</w:t>
        </w:r>
      </w:ins>
      <w:ins w:id="1098" w:author="David Conklin" w:date="2021-05-10T16:20:00Z">
        <w:r>
          <w:t xml:space="preserve">  </w:t>
        </w:r>
      </w:ins>
      <w:ins w:id="1099" w:author="David Conklin" w:date="2021-05-10T16:29:00Z">
        <w:r w:rsidR="006073B2">
          <w:t xml:space="preserve">DET12 has HBVCALIB value 12.  Blowout51 is the </w:t>
        </w:r>
      </w:ins>
      <w:ins w:id="1100" w:author="David Conklin" w:date="2021-05-10T18:26:00Z">
        <w:r w:rsidR="005446BB">
          <w:t xml:space="preserve">complete </w:t>
        </w:r>
      </w:ins>
      <w:ins w:id="1101" w:author="David Conklin" w:date="2021-05-10T16:29:00Z">
        <w:r w:rsidR="006073B2">
          <w:t>Blowout Creek watershed, which has HBVCALIB value 51.</w:t>
        </w:r>
      </w:ins>
    </w:p>
    <w:p w14:paraId="5D711F9C" w14:textId="57D67F4F" w:rsidR="00AB7E22" w:rsidRDefault="00AB7E22" w:rsidP="006231D1">
      <w:pPr>
        <w:rPr>
          <w:ins w:id="1102" w:author="David Conklin" w:date="2021-05-10T18:12:00Z"/>
        </w:rPr>
      </w:pPr>
    </w:p>
    <w:p w14:paraId="78BDA636" w14:textId="1D267089" w:rsidR="00AB7E22" w:rsidRPr="00EF6419" w:rsidDel="005446BB" w:rsidRDefault="00AB7E22">
      <w:pPr>
        <w:rPr>
          <w:del w:id="1103" w:author="David Conklin" w:date="2021-05-10T18:17:00Z"/>
        </w:rPr>
        <w:pPrChange w:id="1104" w:author="David Conklin" w:date="2021-05-10T18:12:00Z">
          <w:pPr>
            <w:pStyle w:val="Heading2"/>
          </w:pPr>
        </w:pPrChange>
      </w:pPr>
    </w:p>
    <w:p w14:paraId="7FAFDC36" w14:textId="66B7F728" w:rsidR="003447B8" w:rsidRPr="006231D1" w:rsidDel="005446BB" w:rsidRDefault="003447B8" w:rsidP="006231D1">
      <w:pPr>
        <w:rPr>
          <w:del w:id="1105" w:author="David Conklin" w:date="2021-05-10T18:17:00Z"/>
        </w:rPr>
      </w:pPr>
    </w:p>
    <w:p w14:paraId="59ACE8E6" w14:textId="57F71933" w:rsidR="00801BD3" w:rsidRDefault="00801BD3" w:rsidP="00801BD3">
      <w:pPr>
        <w:pStyle w:val="Heading2"/>
      </w:pPr>
      <w:bookmarkStart w:id="1106" w:name="_Toc77151027"/>
      <w:r>
        <w:t>Initial conditions for Flow: the IC file</w:t>
      </w:r>
      <w:ins w:id="1107" w:author="David Conklin" w:date="2021-05-10T18:40:00Z">
        <w:r w:rsidR="0066329B">
          <w:t xml:space="preserve"> and the IDU</w:t>
        </w:r>
      </w:ins>
      <w:ins w:id="1108" w:author="David Conklin" w:date="2021-05-10T18:41:00Z">
        <w:r w:rsidR="0066329B">
          <w:t xml:space="preserve">, </w:t>
        </w:r>
      </w:ins>
      <w:ins w:id="1109" w:author="David Conklin" w:date="2021-05-10T18:40:00Z">
        <w:r w:rsidR="0066329B">
          <w:t>HRU</w:t>
        </w:r>
      </w:ins>
      <w:ins w:id="1110" w:author="David Conklin" w:date="2021-05-10T18:41:00Z">
        <w:r w:rsidR="0066329B">
          <w:t>, and Reach</w:t>
        </w:r>
      </w:ins>
      <w:ins w:id="1111" w:author="David Conklin" w:date="2021-05-10T18:40:00Z">
        <w:r w:rsidR="0066329B">
          <w:t xml:space="preserve"> shapefiles</w:t>
        </w:r>
      </w:ins>
      <w:bookmarkEnd w:id="1106"/>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ins w:id="1112" w:author="David Conklin" w:date="2021-05-10T18:37:00Z">
        <w:r w:rsidR="00E66361">
          <w:t xml:space="preserve">  When the value of the spinup field in the ENVX file is 1</w:t>
        </w:r>
        <w:r w:rsidR="0066329B">
          <w:t>, the IC file is ignored.</w:t>
        </w:r>
      </w:ins>
    </w:p>
    <w:p w14:paraId="596F9B91" w14:textId="3D8E970A" w:rsidR="00801BD3" w:rsidRDefault="0066329B" w:rsidP="00801BD3">
      <w:pPr>
        <w:ind w:firstLine="720"/>
        <w:rPr>
          <w:ins w:id="1113" w:author="David Conklin" w:date="2021-05-10T18:41:00Z"/>
        </w:rPr>
      </w:pPr>
      <w:ins w:id="1114" w:author="David Conklin" w:date="2021-05-10T18:38:00Z">
        <w:r>
          <w:t>Except during a spinup, when</w:t>
        </w:r>
      </w:ins>
      <w:del w:id="1115" w:author="David Conklin" w:date="2021-05-10T18:38:00Z">
        <w:r w:rsidR="00801BD3" w:rsidDel="0066329B">
          <w:delText>When</w:delText>
        </w:r>
      </w:del>
      <w:r w:rsidR="00801BD3">
        <w:t xml:space="preserve"> the IC file is not specified or cannot be accessed, </w:t>
      </w:r>
      <w:r w:rsidR="00283EA5">
        <w:t>a warning message is issued</w:t>
      </w:r>
      <w:ins w:id="1116" w:author="David Conklin" w:date="2021-05-10T18:38:00Z">
        <w:r>
          <w:t xml:space="preserve">.  </w:t>
        </w:r>
      </w:ins>
      <w:ins w:id="1117" w:author="David Conklin" w:date="2021-05-10T18:39:00Z">
        <w:r>
          <w:t xml:space="preserve">At the beginning of a spinup and whenever the IC file is inaccessible, </w:t>
        </w:r>
      </w:ins>
      <w:r w:rsidR="00283EA5">
        <w:t xml:space="preserve"> </w:t>
      </w:r>
      <w:del w:id="1118" w:author="David Conklin" w:date="2021-05-10T18:39:00Z">
        <w:r w:rsidR="00283EA5" w:rsidDel="0066329B">
          <w:delText xml:space="preserve">and </w:delText>
        </w:r>
      </w:del>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ins w:id="1119" w:author="David Conklin" w:date="2021-05-10T18:42:00Z">
        <w:r>
          <w:t>As of May 2021, t</w:t>
        </w:r>
      </w:ins>
      <w:ins w:id="1120" w:author="David Conklin" w:date="2021-05-10T18:41:00Z">
        <w:r>
          <w:t>he Flow and</w:t>
        </w:r>
      </w:ins>
      <w:ins w:id="1121" w:author="David Conklin" w:date="2021-05-10T18:42:00Z">
        <w:r>
          <w:t xml:space="preserve"> HBV models have some state variables which are not saved in the IC file; these extra state</w:t>
        </w:r>
      </w:ins>
      <w:ins w:id="1122" w:author="David Conklin" w:date="2021-05-10T18:43:00Z">
        <w:r>
          <w:t xml:space="preserve"> variables are, however, present as attributes in the IDU, HRU, and Reach shapefiles.  For that reason</w:t>
        </w:r>
      </w:ins>
      <w:ins w:id="1123" w:author="David Conklin" w:date="2021-05-10T18:44:00Z">
        <w:r>
          <w:t>, to save the state of the simulation at the end of a spinup, it is necessary to save the IDI, HRU, and Reach shapefiles in addition to the IC file.</w:t>
        </w:r>
      </w:ins>
    </w:p>
    <w:p w14:paraId="0B4F2313" w14:textId="4FEB04A8" w:rsidR="00283EA5" w:rsidRDefault="00283EA5" w:rsidP="00801BD3">
      <w:pPr>
        <w:ind w:firstLine="720"/>
      </w:pPr>
    </w:p>
    <w:p w14:paraId="061E7421" w14:textId="36D0D059" w:rsidR="00283EA5" w:rsidRDefault="006D4D31" w:rsidP="00283EA5">
      <w:pPr>
        <w:pStyle w:val="Heading2"/>
      </w:pPr>
      <w:bookmarkStart w:id="1124" w:name="_Toc77151028"/>
      <w:r>
        <w:t>What is in the IC file</w:t>
      </w:r>
      <w:bookmarkEnd w:id="1124"/>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pPr>
        <w:rPr>
          <w:ins w:id="1125" w:author="David Conklin" w:date="2021-05-11T06:25:00Z"/>
        </w:rPr>
      </w:pPr>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Pr>
        <w:rPr>
          <w:ins w:id="1126" w:author="David Conklin" w:date="2021-05-11T06:25:00Z"/>
        </w:rPr>
      </w:pPr>
    </w:p>
    <w:p w14:paraId="3172A51E" w14:textId="2C9EC7D7" w:rsidR="00465D0C" w:rsidRDefault="00465D0C" w:rsidP="00465D0C">
      <w:pPr>
        <w:pStyle w:val="Heading2"/>
        <w:rPr>
          <w:ins w:id="1127" w:author="David Conklin" w:date="2021-05-11T06:38:00Z"/>
        </w:rPr>
      </w:pPr>
      <w:bookmarkStart w:id="1128" w:name="_Toc77151029"/>
      <w:ins w:id="1129" w:author="David Conklin" w:date="2021-05-11T06:26:00Z">
        <w:r>
          <w:t>State variables in the IDU</w:t>
        </w:r>
      </w:ins>
      <w:ins w:id="1130" w:author="David Conklin" w:date="2021-05-11T06:27:00Z">
        <w:r>
          <w:t xml:space="preserve"> shapefile</w:t>
        </w:r>
      </w:ins>
      <w:bookmarkEnd w:id="1128"/>
    </w:p>
    <w:p w14:paraId="6265451E" w14:textId="337C7591" w:rsidR="00490D89" w:rsidRPr="00EF6419" w:rsidRDefault="00490D89">
      <w:pPr>
        <w:rPr>
          <w:ins w:id="1131" w:author="David Conklin" w:date="2021-05-11T06:27:00Z"/>
        </w:rPr>
        <w:pPrChange w:id="1132" w:author="David Conklin" w:date="2021-05-11T06:38:00Z">
          <w:pPr>
            <w:pStyle w:val="Heading2"/>
          </w:pPr>
        </w:pPrChange>
      </w:pPr>
      <w:ins w:id="1133" w:author="David Conklin" w:date="2021-05-11T06:38:00Z">
        <w:r>
          <w:tab/>
        </w:r>
      </w:ins>
      <w:ins w:id="1134" w:author="David Conklin" w:date="2021-05-11T06:39:00Z">
        <w:r>
          <w:t>The HBV model has 6 compartments for soil</w:t>
        </w:r>
      </w:ins>
      <w:ins w:id="1135" w:author="David Conklin" w:date="2021-05-11T06:40:00Z">
        <w:r>
          <w:t xml:space="preserve"> and surface water.  One compartment is used for 2 pu</w:t>
        </w:r>
      </w:ins>
      <w:ins w:id="1136" w:author="David Conklin" w:date="2021-05-11T06:41:00Z">
        <w:r>
          <w:t xml:space="preserve">rposes: to hold the volume of liquid water contained in a snowpack, and to hold the volume of water standing on the surface of </w:t>
        </w:r>
      </w:ins>
      <w:ins w:id="1137" w:author="David Conklin" w:date="2021-05-11T06:42:00Z">
        <w:r>
          <w:t>a wetland.</w:t>
        </w:r>
      </w:ins>
      <w:ins w:id="1138" w:author="David Conklin" w:date="2021-05-11T06:43:00Z">
        <w:r>
          <w:t xml:space="preserve">  An HRU may have both wetland IDUs with</w:t>
        </w:r>
      </w:ins>
      <w:ins w:id="1139" w:author="David Conklin" w:date="2021-05-11T06:44:00Z">
        <w:r>
          <w:t xml:space="preserve"> standing water and non-wetland IDUs with snow, but any single IDU can only </w:t>
        </w:r>
      </w:ins>
      <w:ins w:id="1140" w:author="David Conklin" w:date="2021-05-11T06:45:00Z">
        <w:r>
          <w:t>have standing water or snow, or neither; an IDU cannot have both snow and standing water at the same time.  T</w:t>
        </w:r>
      </w:ins>
      <w:ins w:id="1141" w:author="David Conklin" w:date="2021-05-11T06:46:00Z">
        <w:r>
          <w:t>he LULC_A attribute determines whether an IDU is a wetland or not.  Wetland IDUs may have standing w</w:t>
        </w:r>
      </w:ins>
      <w:ins w:id="1142" w:author="David Conklin" w:date="2021-05-11T06:47:00Z">
        <w:r>
          <w:t>ater or not; the WETNESS attribute value if positive represents the depth of the standing water.</w:t>
        </w:r>
      </w:ins>
      <w:ins w:id="1143" w:author="David Conklin" w:date="2021-05-11T06:48:00Z">
        <w:r w:rsidR="007E39D9">
          <w:t xml:space="preserve">  Non-wetland IDUs may have snow or not; th</w:t>
        </w:r>
      </w:ins>
      <w:ins w:id="1144" w:author="David Conklin" w:date="2021-05-11T06:49:00Z">
        <w:r w:rsidR="007E39D9">
          <w:t>e H2O_MELT attribute represents the amount of liquid water in the</w:t>
        </w:r>
      </w:ins>
      <w:ins w:id="1145" w:author="David Conklin" w:date="2021-05-11T06:50:00Z">
        <w:r w:rsidR="007E39D9">
          <w:t xml:space="preserve"> snow, expressed as a depth.  </w:t>
        </w:r>
      </w:ins>
      <w:ins w:id="1146" w:author="David Conklin" w:date="2021-05-11T06:52:00Z">
        <w:r w:rsidR="007E39D9">
          <w:t>The LULC_A, WETNESS, and H2O_MELT attributes</w:t>
        </w:r>
      </w:ins>
      <w:ins w:id="1147" w:author="David Conklin" w:date="2021-05-11T06:53:00Z">
        <w:r w:rsidR="007E39D9">
          <w:t xml:space="preserve"> are state variables of the simulation.</w:t>
        </w:r>
      </w:ins>
    </w:p>
    <w:p w14:paraId="0A4D47F0" w14:textId="51CD8AB8" w:rsidR="00465D0C" w:rsidRPr="00465D0C" w:rsidDel="007E39D9" w:rsidRDefault="00465D0C">
      <w:pPr>
        <w:rPr>
          <w:del w:id="1148" w:author="David Conklin" w:date="2021-05-11T06:57:00Z"/>
        </w:rPr>
      </w:pPr>
      <w:ins w:id="1149" w:author="David Conklin" w:date="2021-05-11T06:27:00Z">
        <w:r>
          <w:tab/>
        </w:r>
      </w:ins>
    </w:p>
    <w:p w14:paraId="3D76C122" w14:textId="77777777" w:rsidR="006D4D31" w:rsidRPr="006D4D31" w:rsidRDefault="006D4D31" w:rsidP="006231D1"/>
    <w:p w14:paraId="2C6B306B" w14:textId="43EC57A6" w:rsidR="00283EA5" w:rsidRDefault="00283EA5" w:rsidP="00283EA5">
      <w:pPr>
        <w:pStyle w:val="Heading2"/>
      </w:pPr>
      <w:bookmarkStart w:id="1150" w:name="_Toc77151030"/>
      <w:r>
        <w:t>Initial conditions for HBV</w:t>
      </w:r>
      <w:r w:rsidR="00FF29F2">
        <w:t>: the IC file and the IDU shapefile</w:t>
      </w:r>
      <w:bookmarkEnd w:id="1150"/>
    </w:p>
    <w:p w14:paraId="5CEB4B8D" w14:textId="3F12FC02" w:rsidR="00FF29F2" w:rsidRDefault="00FF29F2" w:rsidP="00FF29F2">
      <w:r>
        <w:tab/>
      </w:r>
      <w:r w:rsidR="0061184C">
        <w:t xml:space="preserve">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w:t>
      </w:r>
      <w:r w:rsidR="0061184C">
        <w:lastRenderedPageBreak/>
        <w:t>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pPr>
        <w:rPr>
          <w:ins w:id="1151" w:author="David Conklin" w:date="2021-05-12T05:44:00Z"/>
        </w:rPr>
      </w:pPr>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Pr>
        <w:rPr>
          <w:ins w:id="1152" w:author="David Conklin" w:date="2021-05-12T05:44:00Z"/>
        </w:rPr>
      </w:pPr>
    </w:p>
    <w:p w14:paraId="0724F423" w14:textId="08436E12" w:rsidR="00513510" w:rsidRDefault="00513510" w:rsidP="00513510">
      <w:pPr>
        <w:pStyle w:val="Heading2"/>
        <w:rPr>
          <w:ins w:id="1153" w:author="David Conklin" w:date="2021-05-12T05:45:00Z"/>
        </w:rPr>
      </w:pPr>
      <w:bookmarkStart w:id="1154" w:name="_Toc77151031"/>
      <w:ins w:id="1155" w:author="David Conklin" w:date="2021-05-12T05:45:00Z">
        <w:r>
          <w:t>Default values used when the data is incomplete</w:t>
        </w:r>
        <w:bookmarkEnd w:id="1154"/>
      </w:ins>
    </w:p>
    <w:p w14:paraId="1DE24EE8" w14:textId="3198FD7C" w:rsidR="00513510" w:rsidRDefault="00513510" w:rsidP="00513510">
      <w:pPr>
        <w:rPr>
          <w:ins w:id="1156" w:author="David Conklin" w:date="2021-05-12T06:06:00Z"/>
        </w:rPr>
      </w:pPr>
      <w:ins w:id="1157" w:author="David Conklin" w:date="2021-05-12T05:45:00Z">
        <w:r>
          <w:tab/>
          <w:t>Ideally, the Reach layer would contain</w:t>
        </w:r>
      </w:ins>
      <w:ins w:id="1158" w:author="David Conklin" w:date="2021-05-12T05:46:00Z">
        <w:r>
          <w:t xml:space="preserve"> information about the characteristic width and </w:t>
        </w:r>
      </w:ins>
      <w:ins w:id="1159" w:author="David Conklin" w:date="2021-05-12T05:58:00Z">
        <w:r w:rsidR="00C517E2">
          <w:t xml:space="preserve">summer low flow </w:t>
        </w:r>
      </w:ins>
      <w:ins w:id="1160" w:author="David Conklin" w:date="2021-05-12T05:46:00Z">
        <w:r>
          <w:t>of each reach</w:t>
        </w:r>
      </w:ins>
      <w:ins w:id="1161" w:author="David Conklin" w:date="2021-05-12T05:47:00Z">
        <w:r>
          <w:t>, and about the height and density of the streamside vegetation.</w:t>
        </w:r>
      </w:ins>
      <w:ins w:id="1162" w:author="David Conklin" w:date="2021-05-12T05:56:00Z">
        <w:r w:rsidR="00C517E2">
          <w:t xml:space="preserve">  These Reach attributes are there to hold that information: WIDTH</w:t>
        </w:r>
      </w:ins>
      <w:ins w:id="1163" w:author="David Conklin" w:date="2021-05-12T05:57:00Z">
        <w:r w:rsidR="00C517E2">
          <w:t xml:space="preserve">GIVEN, </w:t>
        </w:r>
      </w:ins>
      <w:ins w:id="1164" w:author="David Conklin" w:date="2021-05-12T05:59:00Z">
        <w:r w:rsidR="00C517E2">
          <w:t xml:space="preserve">Q_MIN, </w:t>
        </w:r>
      </w:ins>
      <w:ins w:id="1165" w:author="David Conklin" w:date="2021-05-12T06:00:00Z">
        <w:r w:rsidR="00C517E2">
          <w:t xml:space="preserve">VEGHTGIVEN, and VGDNSGIVEN.  For </w:t>
        </w:r>
      </w:ins>
      <w:ins w:id="1166" w:author="David Conklin" w:date="2021-05-12T06:01:00Z">
        <w:r w:rsidR="00C517E2">
          <w:t xml:space="preserve">portions of the stream network for which there is Shade-a-lator data available, CW3M can </w:t>
        </w:r>
      </w:ins>
      <w:ins w:id="1167" w:author="David Conklin" w:date="2021-05-12T06:03:00Z">
        <w:r w:rsidR="00C517E2">
          <w:t>estimate</w:t>
        </w:r>
      </w:ins>
      <w:ins w:id="1168" w:author="David Conklin" w:date="2021-05-12T06:02:00Z">
        <w:r w:rsidR="00C517E2">
          <w:t xml:space="preserve"> the values of WIDTHGIVEN, VEGHTGIVEN, and VGDNSG</w:t>
        </w:r>
      </w:ins>
      <w:ins w:id="1169" w:author="David Conklin" w:date="2021-05-12T06:03:00Z">
        <w:r w:rsidR="00C517E2">
          <w:t>IVEN from the Shade-a-lator data.</w:t>
        </w:r>
      </w:ins>
      <w:ins w:id="1170" w:author="David Conklin" w:date="2021-05-12T06:04:00Z">
        <w:r w:rsidR="00C517E2">
          <w:t xml:space="preserve">  As of May 2021, Shade-a-lator data is only availab</w:t>
        </w:r>
      </w:ins>
      <w:ins w:id="1171" w:author="David Conklin" w:date="2021-05-12T06:05:00Z">
        <w:r w:rsidR="00C517E2">
          <w:t>le in CW3M for a small part of the McKenzie basin</w:t>
        </w:r>
        <w:r w:rsidR="003365BC">
          <w:t>.  Everywhere else, nominal default values are calculated and used</w:t>
        </w:r>
      </w:ins>
      <w:ins w:id="1172" w:author="David Conklin" w:date="2021-05-12T06:06:00Z">
        <w:r w:rsidR="003365BC">
          <w:t>.</w:t>
        </w:r>
      </w:ins>
    </w:p>
    <w:p w14:paraId="5541599C" w14:textId="47178E29" w:rsidR="003365BC" w:rsidRDefault="003365BC" w:rsidP="00513510">
      <w:pPr>
        <w:rPr>
          <w:ins w:id="1173" w:author="David Conklin" w:date="2021-05-12T06:06:00Z"/>
        </w:rPr>
      </w:pPr>
    </w:p>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rPr>
          <w:ins w:id="1174" w:author="David Conklin" w:date="2021-05-12T06:07:00Z"/>
        </w:trPr>
        <w:tc>
          <w:tcPr>
            <w:tcW w:w="0" w:type="auto"/>
          </w:tcPr>
          <w:p w14:paraId="7BE2BC1E" w14:textId="196B1502" w:rsidR="005323B5" w:rsidRDefault="005323B5" w:rsidP="00513510">
            <w:pPr>
              <w:rPr>
                <w:ins w:id="1175" w:author="David Conklin" w:date="2021-05-12T06:07:00Z"/>
              </w:rPr>
            </w:pPr>
            <w:ins w:id="1176" w:author="David Conklin" w:date="2021-05-12T06:07:00Z">
              <w:r>
                <w:t xml:space="preserve">attribute </w:t>
              </w:r>
            </w:ins>
            <w:ins w:id="1177" w:author="David Conklin" w:date="2021-05-12T06:08:00Z">
              <w:r>
                <w:t>used in the simulation</w:t>
              </w:r>
            </w:ins>
          </w:p>
        </w:tc>
        <w:tc>
          <w:tcPr>
            <w:tcW w:w="0" w:type="auto"/>
          </w:tcPr>
          <w:p w14:paraId="4457D00C" w14:textId="6F782035" w:rsidR="005323B5" w:rsidRDefault="005323B5" w:rsidP="00513510">
            <w:pPr>
              <w:rPr>
                <w:ins w:id="1178" w:author="David Conklin" w:date="2021-05-12T06:07:00Z"/>
              </w:rPr>
            </w:pPr>
            <w:ins w:id="1179" w:author="David Conklin" w:date="2021-05-12T06:07:00Z">
              <w:r>
                <w:t xml:space="preserve">attribute for </w:t>
              </w:r>
            </w:ins>
            <w:ins w:id="1180" w:author="David Conklin" w:date="2021-05-12T06:09:00Z">
              <w:r>
                <w:t>observed</w:t>
              </w:r>
            </w:ins>
            <w:ins w:id="1181" w:author="David Conklin" w:date="2021-05-12T06:07:00Z">
              <w:r>
                <w:t xml:space="preserve"> value</w:t>
              </w:r>
            </w:ins>
          </w:p>
        </w:tc>
        <w:tc>
          <w:tcPr>
            <w:tcW w:w="0" w:type="auto"/>
          </w:tcPr>
          <w:p w14:paraId="77D52DA7" w14:textId="34CB73A1" w:rsidR="005323B5" w:rsidRDefault="005323B5" w:rsidP="00513510">
            <w:pPr>
              <w:rPr>
                <w:ins w:id="1182" w:author="David Conklin" w:date="2021-05-12T06:07:00Z"/>
              </w:rPr>
            </w:pPr>
            <w:ins w:id="1183" w:author="David Conklin" w:date="2021-05-12T06:09:00Z">
              <w:r>
                <w:t>attribute for default value</w:t>
              </w:r>
            </w:ins>
          </w:p>
        </w:tc>
      </w:tr>
      <w:tr w:rsidR="005323B5" w14:paraId="153E6F46" w14:textId="77777777" w:rsidTr="003365BC">
        <w:trPr>
          <w:ins w:id="1184" w:author="David Conklin" w:date="2021-05-12T06:07:00Z"/>
        </w:trPr>
        <w:tc>
          <w:tcPr>
            <w:tcW w:w="0" w:type="auto"/>
          </w:tcPr>
          <w:p w14:paraId="72742B44" w14:textId="1151A972" w:rsidR="005323B5" w:rsidRDefault="005323B5" w:rsidP="00513510">
            <w:pPr>
              <w:rPr>
                <w:ins w:id="1185" w:author="David Conklin" w:date="2021-05-12T06:07:00Z"/>
              </w:rPr>
            </w:pPr>
            <w:ins w:id="1186" w:author="David Conklin" w:date="2021-05-12T06:09:00Z">
              <w:r>
                <w:t>WIDTHREACH</w:t>
              </w:r>
            </w:ins>
          </w:p>
        </w:tc>
        <w:tc>
          <w:tcPr>
            <w:tcW w:w="0" w:type="auto"/>
          </w:tcPr>
          <w:p w14:paraId="6DACCAE2" w14:textId="5E9FBBE9" w:rsidR="005323B5" w:rsidRDefault="005323B5" w:rsidP="00513510">
            <w:pPr>
              <w:rPr>
                <w:ins w:id="1187" w:author="David Conklin" w:date="2021-05-12T06:07:00Z"/>
              </w:rPr>
            </w:pPr>
            <w:ins w:id="1188" w:author="David Conklin" w:date="2021-05-12T06:09:00Z">
              <w:r>
                <w:t>WIDTHGIVEN</w:t>
              </w:r>
            </w:ins>
          </w:p>
        </w:tc>
        <w:tc>
          <w:tcPr>
            <w:tcW w:w="0" w:type="auto"/>
          </w:tcPr>
          <w:p w14:paraId="18F0319F" w14:textId="232035C9" w:rsidR="005323B5" w:rsidRDefault="005323B5" w:rsidP="00513510">
            <w:pPr>
              <w:rPr>
                <w:ins w:id="1189" w:author="David Conklin" w:date="2021-05-12T06:07:00Z"/>
              </w:rPr>
            </w:pPr>
            <w:ins w:id="1190" w:author="David Conklin" w:date="2021-05-12T06:09:00Z">
              <w:r>
                <w:t>WIDTH_MIN</w:t>
              </w:r>
            </w:ins>
          </w:p>
        </w:tc>
      </w:tr>
      <w:tr w:rsidR="005323B5" w14:paraId="13C08E5E" w14:textId="77777777" w:rsidTr="003365BC">
        <w:trPr>
          <w:ins w:id="1191" w:author="David Conklin" w:date="2021-05-12T06:13:00Z"/>
        </w:trPr>
        <w:tc>
          <w:tcPr>
            <w:tcW w:w="0" w:type="auto"/>
          </w:tcPr>
          <w:p w14:paraId="4D89A4E8" w14:textId="1791ADAE" w:rsidR="005323B5" w:rsidRDefault="005323B5" w:rsidP="00513510">
            <w:pPr>
              <w:rPr>
                <w:ins w:id="1192" w:author="David Conklin" w:date="2021-05-12T06:13:00Z"/>
              </w:rPr>
            </w:pPr>
            <w:ins w:id="1193" w:author="David Conklin" w:date="2021-05-12T06:14:00Z">
              <w:r>
                <w:t>Q_MIN</w:t>
              </w:r>
            </w:ins>
          </w:p>
        </w:tc>
        <w:tc>
          <w:tcPr>
            <w:tcW w:w="0" w:type="auto"/>
          </w:tcPr>
          <w:p w14:paraId="348830C6" w14:textId="77777777" w:rsidR="005323B5" w:rsidRDefault="005323B5" w:rsidP="00513510">
            <w:pPr>
              <w:rPr>
                <w:ins w:id="1194" w:author="David Conklin" w:date="2021-05-12T06:13:00Z"/>
              </w:rPr>
            </w:pPr>
          </w:p>
        </w:tc>
        <w:tc>
          <w:tcPr>
            <w:tcW w:w="0" w:type="auto"/>
          </w:tcPr>
          <w:p w14:paraId="67C3E342" w14:textId="4FD1AB80" w:rsidR="005323B5" w:rsidRDefault="005323B5" w:rsidP="00513510">
            <w:pPr>
              <w:rPr>
                <w:ins w:id="1195" w:author="David Conklin" w:date="2021-05-12T06:13:00Z"/>
              </w:rPr>
            </w:pPr>
            <w:ins w:id="1196" w:author="David Conklin" w:date="2021-05-12T06:15:00Z">
              <w:r>
                <w:t>Q_MIN</w:t>
              </w:r>
            </w:ins>
          </w:p>
        </w:tc>
      </w:tr>
      <w:tr w:rsidR="005323B5" w14:paraId="3AB638AB" w14:textId="77777777" w:rsidTr="003365BC">
        <w:trPr>
          <w:ins w:id="1197" w:author="David Conklin" w:date="2021-05-12T06:10:00Z"/>
        </w:trPr>
        <w:tc>
          <w:tcPr>
            <w:tcW w:w="0" w:type="auto"/>
          </w:tcPr>
          <w:p w14:paraId="0195BC39" w14:textId="526CE41F" w:rsidR="005323B5" w:rsidRDefault="005323B5" w:rsidP="00513510">
            <w:pPr>
              <w:rPr>
                <w:ins w:id="1198" w:author="David Conklin" w:date="2021-05-12T06:10:00Z"/>
              </w:rPr>
            </w:pPr>
            <w:ins w:id="1199" w:author="David Conklin" w:date="2021-05-12T06:10:00Z">
              <w:r>
                <w:t>VEGHTREACH</w:t>
              </w:r>
            </w:ins>
          </w:p>
        </w:tc>
        <w:tc>
          <w:tcPr>
            <w:tcW w:w="0" w:type="auto"/>
          </w:tcPr>
          <w:p w14:paraId="68628490" w14:textId="16583E28" w:rsidR="005323B5" w:rsidRDefault="005323B5" w:rsidP="00513510">
            <w:pPr>
              <w:rPr>
                <w:ins w:id="1200" w:author="David Conklin" w:date="2021-05-12T06:10:00Z"/>
              </w:rPr>
            </w:pPr>
            <w:ins w:id="1201" w:author="David Conklin" w:date="2021-05-12T06:10:00Z">
              <w:r>
                <w:t>VEGHTGIVEN</w:t>
              </w:r>
            </w:ins>
          </w:p>
        </w:tc>
        <w:tc>
          <w:tcPr>
            <w:tcW w:w="0" w:type="auto"/>
          </w:tcPr>
          <w:p w14:paraId="26846873" w14:textId="74E016CA" w:rsidR="005323B5" w:rsidRDefault="005323B5" w:rsidP="00513510">
            <w:pPr>
              <w:rPr>
                <w:ins w:id="1202" w:author="David Conklin" w:date="2021-05-12T06:10:00Z"/>
              </w:rPr>
            </w:pPr>
            <w:ins w:id="1203" w:author="David Conklin" w:date="2021-05-12T06:10:00Z">
              <w:r>
                <w:t>VEGHT_CALC</w:t>
              </w:r>
            </w:ins>
          </w:p>
        </w:tc>
      </w:tr>
      <w:tr w:rsidR="005323B5" w14:paraId="74122FE9" w14:textId="77777777" w:rsidTr="003365BC">
        <w:trPr>
          <w:ins w:id="1204" w:author="David Conklin" w:date="2021-05-12T06:10:00Z"/>
        </w:trPr>
        <w:tc>
          <w:tcPr>
            <w:tcW w:w="0" w:type="auto"/>
          </w:tcPr>
          <w:p w14:paraId="0ACF135B" w14:textId="30D27605" w:rsidR="005323B5" w:rsidRDefault="005323B5" w:rsidP="00513510">
            <w:pPr>
              <w:rPr>
                <w:ins w:id="1205" w:author="David Conklin" w:date="2021-05-12T06:10:00Z"/>
              </w:rPr>
            </w:pPr>
            <w:ins w:id="1206" w:author="David Conklin" w:date="2021-05-12T06:11:00Z">
              <w:r>
                <w:t>VGDNSREACH</w:t>
              </w:r>
            </w:ins>
          </w:p>
        </w:tc>
        <w:tc>
          <w:tcPr>
            <w:tcW w:w="0" w:type="auto"/>
          </w:tcPr>
          <w:p w14:paraId="45262F99" w14:textId="0A8E6843" w:rsidR="005323B5" w:rsidRDefault="005323B5" w:rsidP="00513510">
            <w:pPr>
              <w:rPr>
                <w:ins w:id="1207" w:author="David Conklin" w:date="2021-05-12T06:10:00Z"/>
              </w:rPr>
            </w:pPr>
            <w:ins w:id="1208" w:author="David Conklin" w:date="2021-05-12T06:11:00Z">
              <w:r>
                <w:t>VGDNSGIVEN</w:t>
              </w:r>
            </w:ins>
          </w:p>
        </w:tc>
        <w:tc>
          <w:tcPr>
            <w:tcW w:w="0" w:type="auto"/>
          </w:tcPr>
          <w:p w14:paraId="64FCDA7E" w14:textId="4B82480A" w:rsidR="005323B5" w:rsidRDefault="005323B5" w:rsidP="00513510">
            <w:pPr>
              <w:rPr>
                <w:ins w:id="1209" w:author="David Conklin" w:date="2021-05-12T06:10:00Z"/>
              </w:rPr>
            </w:pPr>
            <w:ins w:id="1210" w:author="David Conklin" w:date="2021-05-12T06:16:00Z">
              <w:r>
                <w:t>LAI</w:t>
              </w:r>
            </w:ins>
          </w:p>
        </w:tc>
      </w:tr>
    </w:tbl>
    <w:p w14:paraId="6DB5A896" w14:textId="12132836" w:rsidR="003365BC" w:rsidRDefault="003365BC" w:rsidP="00513510">
      <w:pPr>
        <w:rPr>
          <w:ins w:id="1211" w:author="David Conklin" w:date="2021-05-12T06:18:00Z"/>
        </w:rPr>
      </w:pPr>
    </w:p>
    <w:p w14:paraId="51C9592C" w14:textId="77777777" w:rsidR="00330575" w:rsidRDefault="00330575" w:rsidP="00513510">
      <w:pPr>
        <w:rPr>
          <w:ins w:id="1212" w:author="David Conklin" w:date="2021-05-12T06:21:00Z"/>
        </w:rPr>
      </w:pPr>
      <w:ins w:id="1213" w:author="David Conklin" w:date="2021-05-12T06:18:00Z">
        <w:r>
          <w:t>The default value for WIDTH_MIN</w:t>
        </w:r>
      </w:ins>
      <w:ins w:id="1214" w:author="David Conklin" w:date="2021-05-12T06:19:00Z">
        <w:r>
          <w:t xml:space="preserve"> in meters</w:t>
        </w:r>
      </w:ins>
      <w:ins w:id="1215" w:author="David Conklin" w:date="2021-05-12T06:18:00Z">
        <w:r>
          <w:t xml:space="preserve"> is </w:t>
        </w:r>
      </w:ins>
      <w:ins w:id="1216" w:author="David Conklin" w:date="2021-05-12T06:19:00Z">
        <w:r>
          <w:t>the square of the order of the reach (headwat</w:t>
        </w:r>
      </w:ins>
      <w:ins w:id="1217" w:author="David Conklin" w:date="2021-05-12T06:20:00Z">
        <w:r>
          <w:t>er reaches have order 1, and order increases going downstream).</w:t>
        </w:r>
      </w:ins>
    </w:p>
    <w:p w14:paraId="19E531C8" w14:textId="77777777" w:rsidR="00330575" w:rsidRDefault="00330575" w:rsidP="00513510">
      <w:pPr>
        <w:rPr>
          <w:ins w:id="1218" w:author="David Conklin" w:date="2021-05-12T06:21:00Z"/>
        </w:rPr>
      </w:pPr>
    </w:p>
    <w:p w14:paraId="04AABF38" w14:textId="77777777" w:rsidR="00330575" w:rsidRDefault="00330575" w:rsidP="00513510">
      <w:pPr>
        <w:rPr>
          <w:ins w:id="1219" w:author="David Conklin" w:date="2021-05-12T06:22:00Z"/>
        </w:rPr>
      </w:pPr>
      <w:ins w:id="1220" w:author="David Conklin" w:date="2021-05-12T06:22:00Z">
        <w:r>
          <w:t>There is a symbol defined for the minimum flow in the smallest reaches:</w:t>
        </w:r>
      </w:ins>
    </w:p>
    <w:p w14:paraId="03FA4FF3" w14:textId="300E8801" w:rsidR="00330575" w:rsidDel="00330575" w:rsidRDefault="00330575">
      <w:pPr>
        <w:pStyle w:val="Body"/>
        <w:rPr>
          <w:del w:id="1221" w:author="David Conklin" w:date="2021-05-12T06:23:00Z"/>
        </w:rPr>
        <w:pPrChange w:id="1222" w:author="David Conklin" w:date="2021-07-05T10:47:00Z">
          <w:pPr/>
        </w:pPrChange>
      </w:pPr>
      <w:ins w:id="1223" w:author="David Conklin" w:date="2021-05-12T06:23:00Z">
        <w:r w:rsidRPr="00330575">
          <w:t>#define NOMINAL_LOW_FLOW_CMS 0.010 /* 10 liters of water per sec */</w:t>
        </w:r>
      </w:ins>
    </w:p>
    <w:p w14:paraId="38844D3B" w14:textId="11B71B9F" w:rsidR="00330575" w:rsidRDefault="00330575">
      <w:pPr>
        <w:pStyle w:val="Body"/>
        <w:rPr>
          <w:ins w:id="1224" w:author="David Conklin" w:date="2021-05-12T06:24:00Z"/>
          <w:rFonts w:asciiTheme="minorHAnsi" w:eastAsiaTheme="minorHAnsi" w:hAnsiTheme="minorHAnsi" w:cstheme="minorBidi"/>
          <w:color w:val="auto"/>
          <w:sz w:val="22"/>
        </w:rPr>
        <w:pPrChange w:id="1225" w:author="David Conklin" w:date="2021-07-05T10:47:00Z">
          <w:pPr>
            <w:pStyle w:val="Heading1"/>
          </w:pPr>
        </w:pPrChange>
      </w:pPr>
    </w:p>
    <w:p w14:paraId="38AB7050" w14:textId="22E2A7BF" w:rsidR="00330575" w:rsidRDefault="00330575" w:rsidP="00330575">
      <w:pPr>
        <w:rPr>
          <w:ins w:id="1226" w:author="David Conklin" w:date="2021-05-12T06:30:00Z"/>
        </w:rPr>
      </w:pPr>
      <w:ins w:id="1227" w:author="David Conklin" w:date="2021-05-12T06:24:00Z">
        <w:r>
          <w:t xml:space="preserve">This value was chosen </w:t>
        </w:r>
      </w:ins>
      <w:ins w:id="1228" w:author="David Conklin" w:date="2021-05-12T06:26:00Z">
        <w:r w:rsidR="00124AAC">
          <w:t xml:space="preserve">partly </w:t>
        </w:r>
      </w:ins>
      <w:ins w:id="1229" w:author="David Conklin" w:date="2021-05-12T06:24:00Z">
        <w:r>
          <w:t xml:space="preserve">so as to </w:t>
        </w:r>
      </w:ins>
      <w:ins w:id="1230" w:author="David Conklin" w:date="2021-05-12T06:25:00Z">
        <w:r>
          <w:t xml:space="preserve">prevent </w:t>
        </w:r>
        <w:r w:rsidR="00124AAC">
          <w:t>mathematical issues in the flow calculations</w:t>
        </w:r>
      </w:ins>
      <w:ins w:id="1231" w:author="David Conklin" w:date="2021-05-12T06:26:00Z">
        <w:r w:rsidR="00124AAC">
          <w:t>.</w:t>
        </w:r>
      </w:ins>
      <w:ins w:id="1232" w:author="David Conklin" w:date="2021-05-12T06:27:00Z">
        <w:r w:rsidR="00124AAC">
          <w:t xml:space="preserve">  For re</w:t>
        </w:r>
      </w:ins>
      <w:ins w:id="1233" w:author="David Conklin" w:date="2021-05-12T06:28:00Z">
        <w:r w:rsidR="00124AAC">
          <w:t xml:space="preserve">aches of order 2 and larger, the Q_MIN value in cms defaults to </w:t>
        </w:r>
      </w:ins>
      <w:ins w:id="1234" w:author="David Conklin" w:date="2021-05-12T06:29:00Z">
        <w:r w:rsidR="00124AAC">
          <w:t>(order – 1)</w:t>
        </w:r>
        <w:r w:rsidR="00124AAC">
          <w:rPr>
            <w:vertAlign w:val="superscript"/>
          </w:rPr>
          <w:t>3</w:t>
        </w:r>
      </w:ins>
      <w:ins w:id="1235" w:author="David Conklin" w:date="2021-05-12T06:30:00Z">
        <w:r w:rsidR="00124AAC">
          <w:t>.</w:t>
        </w:r>
      </w:ins>
    </w:p>
    <w:p w14:paraId="6C4A0CC5" w14:textId="6FD8DF38" w:rsidR="00124AAC" w:rsidRDefault="00124AAC" w:rsidP="00330575">
      <w:pPr>
        <w:rPr>
          <w:ins w:id="1236" w:author="David Conklin" w:date="2021-05-12T06:30:00Z"/>
        </w:rPr>
      </w:pPr>
    </w:p>
    <w:p w14:paraId="545FE987" w14:textId="7C52A08F" w:rsidR="003F72D6" w:rsidRDefault="003F72D6" w:rsidP="003F72D6">
      <w:pPr>
        <w:rPr>
          <w:ins w:id="1237" w:author="David Conklin" w:date="2021-05-12T06:35:00Z"/>
          <w:rFonts w:ascii="Calibri" w:eastAsia="Times New Roman" w:hAnsi="Calibri" w:cs="Calibri"/>
        </w:rPr>
      </w:pPr>
      <w:ins w:id="1238" w:author="David Conklin" w:date="2021-05-12T06:32:00Z">
        <w:r>
          <w:t>VEGHT_CALC</w:t>
        </w:r>
      </w:ins>
      <w:ins w:id="1239" w:author="David Conklin" w:date="2021-05-12T06:33:00Z">
        <w:r>
          <w:t xml:space="preserve">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ins>
      <w:ins w:id="1240" w:author="David Conklin" w:date="2021-05-12T06:34:00Z">
        <w:r>
          <w:rPr>
            <w:rFonts w:ascii="Calibri" w:eastAsia="Times New Roman" w:hAnsi="Calibri" w:cs="Calibri"/>
          </w:rPr>
          <w:t>.</w:t>
        </w:r>
      </w:ins>
    </w:p>
    <w:p w14:paraId="08E680F8" w14:textId="0DEE56AE" w:rsidR="003F72D6" w:rsidRDefault="003F72D6" w:rsidP="003F72D6">
      <w:pPr>
        <w:rPr>
          <w:ins w:id="1241" w:author="David Conklin" w:date="2021-05-12T06:35:00Z"/>
          <w:rFonts w:ascii="Calibri" w:eastAsia="Times New Roman" w:hAnsi="Calibri" w:cs="Calibri"/>
        </w:rPr>
      </w:pPr>
    </w:p>
    <w:p w14:paraId="0B80079D" w14:textId="276B1F12" w:rsidR="003F72D6" w:rsidRDefault="003F72D6" w:rsidP="003F72D6">
      <w:pPr>
        <w:rPr>
          <w:ins w:id="1242" w:author="David Conklin" w:date="2021-05-12T06:38:00Z"/>
          <w:rFonts w:ascii="Calibri" w:eastAsia="Times New Roman" w:hAnsi="Calibri" w:cs="Calibri"/>
        </w:rPr>
      </w:pPr>
      <w:ins w:id="1243" w:author="David Conklin" w:date="2021-05-12T06:35:00Z">
        <w:r>
          <w:rPr>
            <w:rFonts w:ascii="Calibri" w:eastAsia="Times New Roman" w:hAnsi="Calibri" w:cs="Calibri"/>
          </w:rPr>
          <w:t xml:space="preserve">LAI </w:t>
        </w:r>
        <w:r w:rsidR="005323B5">
          <w:rPr>
            <w:rFonts w:ascii="Calibri" w:eastAsia="Times New Roman" w:hAnsi="Calibri" w:cs="Calibri"/>
          </w:rPr>
          <w:t>represents the leaf area index of the streamside vegetation ba</w:t>
        </w:r>
      </w:ins>
      <w:ins w:id="1244" w:author="David Conklin" w:date="2021-05-12T06:36:00Z">
        <w:r w:rsidR="005323B5">
          <w:rPr>
            <w:rFonts w:ascii="Calibri" w:eastAsia="Times New Roman" w:hAnsi="Calibri" w:cs="Calibri"/>
          </w:rPr>
          <w:t>sed on the LAI attributes of the streamside IDUs.  Beers Law is used to calculate vegetation density from the lea</w:t>
        </w:r>
      </w:ins>
      <w:ins w:id="1245" w:author="David Conklin" w:date="2021-05-12T06:37:00Z">
        <w:r w:rsidR="005323B5">
          <w:rPr>
            <w:rFonts w:ascii="Calibri" w:eastAsia="Times New Roman" w:hAnsi="Calibri" w:cs="Calibri"/>
          </w:rPr>
          <w:t>f area index.</w:t>
        </w:r>
      </w:ins>
      <w:ins w:id="1246" w:author="David Conklin" w:date="2021-05-12T06:38:00Z">
        <w:r w:rsidR="005323B5">
          <w:rPr>
            <w:rFonts w:ascii="Calibri" w:eastAsia="Times New Roman" w:hAnsi="Calibri" w:cs="Calibri"/>
          </w:rPr>
          <w:t xml:space="preserve">  The Beers Law coefficient is defined as a symbol:</w:t>
        </w:r>
      </w:ins>
    </w:p>
    <w:p w14:paraId="43413DB8" w14:textId="756EFB83" w:rsidR="00330575" w:rsidRDefault="005323B5" w:rsidP="00330575">
      <w:pPr>
        <w:rPr>
          <w:ins w:id="1247" w:author="David Conklin" w:date="2021-05-12T11:04:00Z"/>
          <w:rFonts w:ascii="Calibri" w:eastAsia="Times New Roman" w:hAnsi="Calibri" w:cs="Calibri"/>
        </w:rPr>
      </w:pPr>
      <w:ins w:id="1248" w:author="David Conklin" w:date="2021-05-12T06:38:00Z">
        <w:r w:rsidRPr="005323B5">
          <w:rPr>
            <w:rFonts w:ascii="Calibri" w:eastAsia="Times New Roman" w:hAnsi="Calibri" w:cs="Calibri"/>
          </w:rPr>
          <w:t>#define BEERS_LAW_K 0.5</w:t>
        </w:r>
      </w:ins>
    </w:p>
    <w:p w14:paraId="3DB3C88D" w14:textId="249BDB27" w:rsidR="00EF6419" w:rsidRDefault="00EF6419" w:rsidP="00330575">
      <w:pPr>
        <w:rPr>
          <w:ins w:id="1249" w:author="David Conklin" w:date="2021-05-12T11:04:00Z"/>
          <w:rFonts w:ascii="Calibri" w:eastAsia="Times New Roman" w:hAnsi="Calibri" w:cs="Calibri"/>
        </w:rPr>
      </w:pPr>
    </w:p>
    <w:p w14:paraId="0A33370C" w14:textId="717DFF45" w:rsidR="00EF6419" w:rsidRPr="005323B5" w:rsidRDefault="00EF6419">
      <w:pPr>
        <w:rPr>
          <w:ins w:id="1250" w:author="David Conklin" w:date="2021-05-12T06:24:00Z"/>
          <w:rFonts w:ascii="Calibri" w:eastAsia="Times New Roman" w:hAnsi="Calibri" w:cs="Calibri"/>
          <w:rPrChange w:id="1251" w:author="David Conklin" w:date="2021-05-12T06:40:00Z">
            <w:rPr>
              <w:ins w:id="1252" w:author="David Conklin" w:date="2021-05-12T06:24:00Z"/>
              <w:rFonts w:asciiTheme="minorHAnsi" w:eastAsiaTheme="minorHAnsi" w:hAnsiTheme="minorHAnsi" w:cstheme="minorBidi"/>
              <w:color w:val="auto"/>
              <w:sz w:val="22"/>
              <w:szCs w:val="22"/>
            </w:rPr>
          </w:rPrChange>
        </w:rPr>
        <w:pPrChange w:id="1253" w:author="David Conklin" w:date="2021-05-12T06:24:00Z">
          <w:pPr>
            <w:pStyle w:val="Heading1"/>
          </w:pPr>
        </w:pPrChange>
      </w:pPr>
      <w:ins w:id="1254" w:author="David Conklin" w:date="2021-05-12T11:04:00Z">
        <w:r>
          <w:rPr>
            <w:rFonts w:ascii="Calibri" w:eastAsia="Times New Roman" w:hAnsi="Calibri" w:cs="Calibri"/>
          </w:rPr>
          <w:t xml:space="preserve">As of May 2021, </w:t>
        </w:r>
      </w:ins>
      <w:ins w:id="1255" w:author="David Conklin" w:date="2021-05-12T11:05:00Z">
        <w:r>
          <w:rPr>
            <w:rFonts w:ascii="Calibri" w:eastAsia="Times New Roman" w:hAnsi="Calibri" w:cs="Calibri"/>
          </w:rPr>
          <w:t>there are 11 Reach attributes</w:t>
        </w:r>
      </w:ins>
      <w:ins w:id="1256" w:author="David Conklin" w:date="2021-05-12T11:06:00Z">
        <w:r>
          <w:rPr>
            <w:rFonts w:ascii="Calibri" w:eastAsia="Times New Roman" w:hAnsi="Calibri" w:cs="Calibri"/>
          </w:rPr>
          <w:t xml:space="preserve"> which are initialized during spinup to a non-physical token value</w:t>
        </w:r>
      </w:ins>
      <w:ins w:id="1257" w:author="David Conklin" w:date="2021-05-12T11:07:00Z">
        <w:r>
          <w:rPr>
            <w:rFonts w:ascii="Calibri" w:eastAsia="Times New Roman" w:hAnsi="Calibri" w:cs="Calibri"/>
          </w:rPr>
          <w:t xml:space="preserve"> (-1), to indicate that observational data is not available: DEPTH_MIN, </w:t>
        </w:r>
      </w:ins>
      <w:ins w:id="1258" w:author="David Conklin" w:date="2021-05-12T11:08:00Z">
        <w:r>
          <w:rPr>
            <w:rFonts w:ascii="Calibri" w:eastAsia="Times New Roman" w:hAnsi="Calibri" w:cs="Calibri"/>
          </w:rPr>
          <w:t xml:space="preserve">WIDTH_MIN, WIDTHGIVEN, VGDNSGIVEN, VEGHTGIVEN, VEG_HT_L, VEG_HT_R, TOPOELEV_E, TOPOELEV_S, TOPOELEV_W, and </w:t>
        </w:r>
      </w:ins>
      <w:ins w:id="1259" w:author="David Conklin" w:date="2021-05-12T11:09:00Z">
        <w:r>
          <w:rPr>
            <w:rFonts w:ascii="Calibri" w:eastAsia="Times New Roman" w:hAnsi="Calibri" w:cs="Calibri"/>
          </w:rPr>
          <w:t>RADSWGIVEN.</w:t>
        </w:r>
      </w:ins>
    </w:p>
    <w:p w14:paraId="4A35B099" w14:textId="77777777" w:rsidR="00330575" w:rsidRPr="00EF6419" w:rsidRDefault="00330575">
      <w:pPr>
        <w:rPr>
          <w:ins w:id="1260" w:author="David Conklin" w:date="2021-05-12T06:23:00Z"/>
        </w:rPr>
      </w:pPr>
    </w:p>
    <w:p w14:paraId="6D87310E" w14:textId="1899533E" w:rsidR="00BD69AE" w:rsidRDefault="00BD69AE" w:rsidP="002D2159">
      <w:pPr>
        <w:pStyle w:val="Heading1"/>
      </w:pPr>
      <w:bookmarkStart w:id="1261" w:name="_Toc77151032"/>
      <w:r>
        <w:t>Stream flow and stream temperature</w:t>
      </w:r>
      <w:bookmarkEnd w:id="1261"/>
    </w:p>
    <w:p w14:paraId="224B0981" w14:textId="77777777" w:rsidR="008C7362" w:rsidRDefault="008C7362" w:rsidP="008C7362">
      <w:pPr>
        <w:pStyle w:val="Heading2"/>
      </w:pPr>
      <w:bookmarkStart w:id="1262" w:name="_Toc50800503"/>
      <w:bookmarkStart w:id="1263" w:name="_Toc54090937"/>
      <w:bookmarkStart w:id="1264" w:name="_Toc77151033"/>
      <w:r>
        <w:t>Water parcels</w:t>
      </w:r>
      <w:bookmarkEnd w:id="1262"/>
      <w:bookmarkEnd w:id="1263"/>
      <w:bookmarkEnd w:id="1264"/>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1265" w:name="_Toc77151034"/>
      <w:r>
        <w:t>Daily water mass and energy balance</w:t>
      </w:r>
      <w:bookmarkEnd w:id="1265"/>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lastRenderedPageBreak/>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1266" w:name="_Toc77151035"/>
      <w:r>
        <w:t>Estimating the rate of flow</w:t>
      </w:r>
      <w:r w:rsidR="006A13B7">
        <w:t xml:space="preserve"> </w:t>
      </w:r>
      <w:r>
        <w:t>in a stream reach</w:t>
      </w:r>
      <w:bookmarkEnd w:id="1266"/>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w:t>
      </w:r>
      <w:r w:rsidR="001A6DC9">
        <w:lastRenderedPageBreak/>
        <w:t xml:space="preserve">“leaves”;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lastRenderedPageBreak/>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w:t>
      </w:r>
      <w:r>
        <w:lastRenderedPageBreak/>
        <w:t xml:space="preserve">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267" w:name="_Toc77151036"/>
      <w:r>
        <w:t>Estimating the surface area of the water in a subreach</w:t>
      </w:r>
      <w:bookmarkEnd w:id="1267"/>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In some places, the width of the reach is relatively constant.  Where the width of the reach is known, it may be specified explicitly in the Reach attribute WIDTHGIVEN.  Values greater than zero in 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1268" w:name="_Toc77151037"/>
      <w:r>
        <w:t>Water temperature from thermal energy</w:t>
      </w:r>
      <w:bookmarkEnd w:id="1268"/>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1269" w:name="_Toc77151038"/>
      <w:r>
        <w:t>Boundary conditions for stream water temperature</w:t>
      </w:r>
      <w:bookmarkEnd w:id="1269"/>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(HBVCALIB = 9), and the McKenzie outlet (HBVCALIB = 16).  The fit for the Cougar drainage is also being used for the Clear Lake drainage (HBVCALIB = 46) and for the upper McKenzie above Walterville </w:t>
      </w:r>
      <w:r>
        <w:rPr>
          <w:rFonts w:cstheme="minorHAnsi"/>
          <w:color w:val="000000"/>
        </w:rPr>
        <w:lastRenderedPageBreak/>
        <w:t>(HBVCALIB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270" w:name="_Toc77151039"/>
      <w:r>
        <w:t>Thermal stratification in reservoirs</w:t>
      </w:r>
      <w:bookmarkEnd w:id="1270"/>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271" w:name="_Toc77151040"/>
      <w:r>
        <w:t>Thermal loading</w:t>
      </w:r>
      <w:bookmarkEnd w:id="1271"/>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 xml:space="preserve">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w:t>
      </w:r>
      <w:r>
        <w:lastRenderedPageBreak/>
        <w:t>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272" w:name="_Toc77151041"/>
      <w:r>
        <w:t>Reservoirs</w:t>
      </w:r>
      <w:bookmarkEnd w:id="1272"/>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lastRenderedPageBreak/>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273" w:name="_Toc77151042"/>
      <w:r>
        <w:t>Reservoir data</w:t>
      </w:r>
      <w:bookmarkEnd w:id="1273"/>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lastRenderedPageBreak/>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lastRenderedPageBreak/>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274" w:name="_Toc77151043"/>
      <w:r>
        <w:t>Reservoir data sources</w:t>
      </w:r>
      <w:bookmarkEnd w:id="1274"/>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1275" w:name="_Toc77151044"/>
      <w:r>
        <w:t>Creating a new study area</w:t>
      </w:r>
      <w:r w:rsidR="00A55502">
        <w:t xml:space="preserve"> from a watershed within the WRB</w:t>
      </w:r>
      <w:bookmarkEnd w:id="1275"/>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56DE6D79"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A50A5B">
        <w:t xml:space="preserve">Figure </w:t>
      </w:r>
      <w:r w:rsidR="00A50A5B">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276" w:name="_Toc77151045"/>
      <w:r>
        <w:t>Limitations of subbasin simulations</w:t>
      </w:r>
      <w:bookmarkEnd w:id="1276"/>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1277" w:name="_Toc77151046"/>
      <w:r>
        <w:t>Calibration procedure</w:t>
      </w:r>
      <w:bookmarkEnd w:id="1277"/>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1278" w:name="_Toc77151047"/>
      <w:r>
        <w:t>Using PEST to determine HBV parameter values</w:t>
      </w:r>
      <w:bookmarkEnd w:id="1278"/>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1279" w:name="_Toc77151048"/>
      <w:r>
        <w:t>Calibrating streamflows using stream gage measurements</w:t>
      </w:r>
      <w:bookmarkEnd w:id="1279"/>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1280" w:name="_Toc77151049"/>
      <w:r>
        <w:t>Calibrating stream temperatures</w:t>
      </w:r>
      <w:bookmarkEnd w:id="1280"/>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1281" w:name="_Toc77151050"/>
      <w:r>
        <w:lastRenderedPageBreak/>
        <w:t>North Santiam study area</w:t>
      </w:r>
      <w:bookmarkEnd w:id="1281"/>
    </w:p>
    <w:p w14:paraId="24DE991F" w14:textId="77777777" w:rsidR="000C5A18" w:rsidRDefault="000C5A18" w:rsidP="000C5A18"/>
    <w:p w14:paraId="0AA4F828" w14:textId="24E51BF8"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A50A5B">
        <w:t xml:space="preserve">Figure </w:t>
      </w:r>
      <w:r w:rsidR="00A50A5B">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282" w:name="_Toc77151051"/>
      <w:r>
        <w:rPr>
          <w:rFonts w:eastAsia="Times New Roman"/>
        </w:rPr>
        <w:t>Instream water rights</w:t>
      </w:r>
      <w:bookmarkEnd w:id="1282"/>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8094607" w:rsidR="00AE364B" w:rsidRDefault="005C1A69" w:rsidP="005C1A69">
      <w:pPr>
        <w:pStyle w:val="Caption"/>
      </w:pPr>
      <w:bookmarkStart w:id="1283"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A50A5B">
        <w:rPr>
          <w:noProof/>
        </w:rPr>
        <w:t>6</w:t>
      </w:r>
      <w:r w:rsidR="000B183E">
        <w:rPr>
          <w:noProof/>
        </w:rPr>
        <w:fldChar w:fldCharType="end"/>
      </w:r>
      <w:r>
        <w:t xml:space="preserve">. Instream water rights in </w:t>
      </w:r>
      <w:r w:rsidR="00077987">
        <w:t>the North Santiam watershed</w:t>
      </w:r>
      <w:bookmarkEnd w:id="1283"/>
    </w:p>
    <w:p w14:paraId="0FD5899C" w14:textId="77777777" w:rsidR="0092040E" w:rsidRDefault="0092040E" w:rsidP="0092040E"/>
    <w:p w14:paraId="0E0CDFE5" w14:textId="77777777" w:rsidR="00B91F45" w:rsidRDefault="00B47486" w:rsidP="00B91F45">
      <w:pPr>
        <w:pStyle w:val="Heading2"/>
      </w:pPr>
      <w:bookmarkStart w:id="1284" w:name="_Toc77151052"/>
      <w:r>
        <w:t xml:space="preserve">Municipal </w:t>
      </w:r>
      <w:r w:rsidR="00057A5D">
        <w:t>w</w:t>
      </w:r>
      <w:r>
        <w:t xml:space="preserve">ater </w:t>
      </w:r>
      <w:r w:rsidR="00D97755">
        <w:t>r</w:t>
      </w:r>
      <w:r>
        <w:t>ights</w:t>
      </w:r>
      <w:bookmarkEnd w:id="1284"/>
    </w:p>
    <w:p w14:paraId="1EF60CD7" w14:textId="77777777" w:rsidR="00B47486" w:rsidRDefault="00B47486" w:rsidP="00B47486"/>
    <w:p w14:paraId="605753DE" w14:textId="7C18D746" w:rsidR="00B47486" w:rsidRDefault="00B47486" w:rsidP="00B47486">
      <w:pPr>
        <w:rPr>
          <w:ins w:id="1285" w:author="David Conklin" w:date="2021-07-05T07:08:00Z"/>
        </w:rPr>
      </w:pPr>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Pr>
        <w:rPr>
          <w:ins w:id="1286" w:author="David Conklin" w:date="2021-07-05T07:08:00Z"/>
        </w:rPr>
      </w:pPr>
    </w:p>
    <w:p w14:paraId="617C8EAA" w14:textId="77777777" w:rsidR="00B823D2" w:rsidRPr="004D33B7" w:rsidRDefault="00B823D2" w:rsidP="00B823D2">
      <w:pPr>
        <w:rPr>
          <w:ins w:id="1287" w:author="David Conklin" w:date="2021-07-05T07:08:00Z"/>
        </w:rPr>
      </w:pPr>
    </w:p>
    <w:p w14:paraId="0279EBC6" w14:textId="77777777" w:rsidR="00B823D2" w:rsidRDefault="00B823D2" w:rsidP="00B823D2">
      <w:pPr>
        <w:pStyle w:val="Heading2"/>
        <w:rPr>
          <w:ins w:id="1288" w:author="David Conklin" w:date="2021-07-05T07:08:00Z"/>
        </w:rPr>
      </w:pPr>
      <w:bookmarkStart w:id="1289" w:name="_Toc77151053"/>
      <w:ins w:id="1290" w:author="David Conklin" w:date="2021-07-05T07:08:00Z">
        <w:r>
          <w:t>Reality check</w:t>
        </w:r>
        <w:bookmarkEnd w:id="1289"/>
      </w:ins>
    </w:p>
    <w:p w14:paraId="6E2F6B01" w14:textId="5E8B7543" w:rsidR="00B823D2" w:rsidRDefault="00B823D2" w:rsidP="00B823D2">
      <w:pPr>
        <w:rPr>
          <w:ins w:id="1291" w:author="David Conklin" w:date="2021-07-05T07:19:00Z"/>
        </w:rPr>
      </w:pPr>
      <w:ins w:id="1292" w:author="David Conklin" w:date="2021-07-05T07:08:00Z">
        <w:r>
          <w:t xml:space="preserve">Observational data for flows and stream temperatures at a number of gage locations in the </w:t>
        </w:r>
      </w:ins>
      <w:ins w:id="1293" w:author="David Conklin" w:date="2021-07-05T07:09:00Z">
        <w:r>
          <w:t>North Santiam</w:t>
        </w:r>
      </w:ins>
      <w:ins w:id="1294" w:author="David Conklin" w:date="2021-07-05T07:08:00Z">
        <w:r>
          <w:t xml:space="preserve"> basin is available on a website maintained by the USGS.  We have selected these records for use in calibration (</w:t>
        </w:r>
      </w:ins>
      <w:ins w:id="1295" w:author="David Conklin" w:date="2021-07-05T07:19:00Z">
        <w:r w:rsidR="00371F24">
          <w:t>7</w:t>
        </w:r>
      </w:ins>
      <w:ins w:id="1296" w:author="David Conklin" w:date="2021-07-05T07:08:00Z">
        <w:r>
          <w:t xml:space="preserve"> flow gages and 6 temperature sensors):</w:t>
        </w:r>
      </w:ins>
    </w:p>
    <w:p w14:paraId="271E8759" w14:textId="593B2C69" w:rsidR="00371F24" w:rsidRDefault="00371F24">
      <w:pPr>
        <w:rPr>
          <w:ins w:id="1297" w:author="David Conklin" w:date="2021-07-05T07:19:00Z"/>
        </w:rPr>
      </w:pPr>
      <w:ins w:id="1298" w:author="David Conklin" w:date="2021-07-05T07:19:00Z">
        <w:r>
          <w:br w:type="page"/>
        </w:r>
      </w:ins>
    </w:p>
    <w:p w14:paraId="4E239222" w14:textId="77777777" w:rsidR="00371F24" w:rsidRDefault="00371F24" w:rsidP="00B823D2">
      <w:pPr>
        <w:rPr>
          <w:ins w:id="1299" w:author="David Conklin" w:date="2021-07-05T07:08:00Z"/>
        </w:rPr>
      </w:pPr>
    </w:p>
    <w:tbl>
      <w:tblPr>
        <w:tblW w:w="8460" w:type="dxa"/>
        <w:tblLook w:val="04A0" w:firstRow="1" w:lastRow="0" w:firstColumn="1" w:lastColumn="0" w:noHBand="0" w:noVBand="1"/>
      </w:tblPr>
      <w:tblGrid>
        <w:gridCol w:w="1358"/>
        <w:gridCol w:w="1109"/>
        <w:gridCol w:w="5993"/>
      </w:tblGrid>
      <w:tr w:rsidR="00B823D2" w:rsidRPr="00286383" w14:paraId="55FFD57D" w14:textId="77777777" w:rsidTr="00C73EB7">
        <w:trPr>
          <w:trHeight w:val="300"/>
          <w:ins w:id="1300" w:author="David Conklin" w:date="2021-07-05T07:08:00Z"/>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C73EB7">
            <w:pPr>
              <w:jc w:val="center"/>
              <w:rPr>
                <w:ins w:id="1301" w:author="David Conklin" w:date="2021-07-05T07:08:00Z"/>
                <w:rFonts w:ascii="Calibri" w:eastAsia="Times New Roman" w:hAnsi="Calibri" w:cs="Calibri"/>
                <w:color w:val="000000"/>
              </w:rPr>
            </w:pPr>
            <w:ins w:id="1302" w:author="David Conklin" w:date="2021-07-05T07:08:00Z">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ins>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C73EB7">
            <w:pPr>
              <w:jc w:val="center"/>
              <w:rPr>
                <w:ins w:id="1303" w:author="David Conklin" w:date="2021-07-05T07:08:00Z"/>
                <w:rFonts w:ascii="Calibri" w:eastAsia="Times New Roman" w:hAnsi="Calibri" w:cs="Calibri"/>
                <w:color w:val="000000"/>
              </w:rPr>
            </w:pPr>
            <w:ins w:id="1304"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C73EB7">
            <w:pPr>
              <w:jc w:val="center"/>
              <w:rPr>
                <w:ins w:id="1305" w:author="David Conklin" w:date="2021-07-05T07:08:00Z"/>
                <w:rFonts w:ascii="Calibri" w:eastAsia="Times New Roman" w:hAnsi="Calibri" w:cs="Calibri"/>
                <w:color w:val="000000"/>
              </w:rPr>
            </w:pPr>
          </w:p>
        </w:tc>
      </w:tr>
      <w:tr w:rsidR="00B823D2" w:rsidRPr="00286383" w14:paraId="3646A8FE" w14:textId="77777777" w:rsidTr="00C73EB7">
        <w:trPr>
          <w:trHeight w:val="300"/>
          <w:ins w:id="1306" w:author="David Conklin" w:date="2021-07-05T07:08:00Z"/>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C73EB7">
            <w:pPr>
              <w:rPr>
                <w:ins w:id="1307" w:author="David Conklin" w:date="2021-07-05T07:08:00Z"/>
                <w:rFonts w:ascii="Calibri" w:eastAsia="Times New Roman" w:hAnsi="Calibri" w:cs="Calibri"/>
                <w:color w:val="000000"/>
              </w:rPr>
            </w:pPr>
            <w:ins w:id="1308" w:author="David Conklin" w:date="2021-07-05T07:11: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C73EB7">
            <w:pPr>
              <w:jc w:val="right"/>
              <w:rPr>
                <w:ins w:id="1309" w:author="David Conklin" w:date="2021-07-05T07:08:00Z"/>
                <w:rFonts w:ascii="Calibri" w:eastAsia="Times New Roman" w:hAnsi="Calibri" w:cs="Calibri"/>
                <w:color w:val="000000"/>
              </w:rPr>
            </w:pPr>
            <w:ins w:id="1310" w:author="David Conklin" w:date="2021-07-05T07:11: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C73EB7">
            <w:pPr>
              <w:rPr>
                <w:ins w:id="1311" w:author="David Conklin" w:date="2021-07-05T07:12:00Z"/>
                <w:rFonts w:ascii="Calibri" w:eastAsia="Times New Roman" w:hAnsi="Calibri" w:cs="Calibri"/>
                <w:color w:val="000000"/>
              </w:rPr>
            </w:pPr>
            <w:ins w:id="1312" w:author="David Conklin" w:date="2021-07-05T07:12:00Z">
              <w:r w:rsidRPr="00B823D2">
                <w:rPr>
                  <w:rFonts w:ascii="Calibri" w:eastAsia="Times New Roman" w:hAnsi="Calibri" w:cs="Calibri"/>
                  <w:color w:val="000000"/>
                </w:rPr>
                <w:t>NO SANTIAM R BLW BOULDER CRK NR DETROIT</w:t>
              </w:r>
            </w:ins>
          </w:p>
          <w:p w14:paraId="61F2AF94" w14:textId="61B2A435" w:rsidR="00B823D2" w:rsidRPr="00B912FF" w:rsidRDefault="00B823D2" w:rsidP="00C73EB7">
            <w:pPr>
              <w:rPr>
                <w:ins w:id="1313" w:author="David Conklin" w:date="2021-07-05T07:08:00Z"/>
                <w:rFonts w:ascii="Calibri" w:eastAsia="Times New Roman" w:hAnsi="Calibri" w:cs="Calibri"/>
                <w:color w:val="000000"/>
              </w:rPr>
            </w:pPr>
          </w:p>
        </w:tc>
      </w:tr>
      <w:tr w:rsidR="00371F24" w:rsidRPr="00286383" w14:paraId="1EE95BE2" w14:textId="77777777" w:rsidTr="00C73EB7">
        <w:trPr>
          <w:trHeight w:val="300"/>
          <w:ins w:id="1314" w:author="David Conklin" w:date="2021-07-05T07:13:00Z"/>
        </w:trPr>
        <w:tc>
          <w:tcPr>
            <w:tcW w:w="1358" w:type="dxa"/>
            <w:tcBorders>
              <w:top w:val="nil"/>
              <w:left w:val="nil"/>
              <w:bottom w:val="nil"/>
              <w:right w:val="nil"/>
            </w:tcBorders>
            <w:shd w:val="clear" w:color="auto" w:fill="auto"/>
            <w:noWrap/>
            <w:vAlign w:val="bottom"/>
          </w:tcPr>
          <w:p w14:paraId="4D2016DC" w14:textId="4092866F" w:rsidR="00371F24" w:rsidRDefault="00371F24" w:rsidP="00C73EB7">
            <w:pPr>
              <w:rPr>
                <w:ins w:id="1315" w:author="David Conklin" w:date="2021-07-05T07:13:00Z"/>
                <w:rFonts w:ascii="Calibri" w:eastAsia="Times New Roman" w:hAnsi="Calibri" w:cs="Calibri"/>
                <w:color w:val="000000"/>
              </w:rPr>
            </w:pPr>
            <w:ins w:id="1316" w:author="David Conklin" w:date="2021-07-05T07:13: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tcPr>
          <w:p w14:paraId="6319C21F" w14:textId="6857131B" w:rsidR="00371F24" w:rsidRDefault="00371F24" w:rsidP="00C73EB7">
            <w:pPr>
              <w:jc w:val="right"/>
              <w:rPr>
                <w:ins w:id="1317" w:author="David Conklin" w:date="2021-07-05T07:13:00Z"/>
                <w:rFonts w:ascii="Calibri" w:eastAsia="Times New Roman" w:hAnsi="Calibri" w:cs="Calibri"/>
                <w:color w:val="000000"/>
              </w:rPr>
            </w:pPr>
            <w:ins w:id="1318" w:author="David Conklin" w:date="2021-07-05T07:13: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tcPr>
          <w:p w14:paraId="6E39150C" w14:textId="58F01CD5" w:rsidR="00371F24" w:rsidRDefault="00371F24" w:rsidP="00C73EB7">
            <w:pPr>
              <w:rPr>
                <w:ins w:id="1319" w:author="David Conklin" w:date="2021-07-05T07:13:00Z"/>
                <w:rFonts w:ascii="Calibri" w:eastAsia="Times New Roman" w:hAnsi="Calibri" w:cs="Calibri"/>
                <w:color w:val="000000"/>
              </w:rPr>
            </w:pPr>
            <w:ins w:id="1320" w:author="David Conklin" w:date="2021-07-05T07:14:00Z">
              <w:r w:rsidRPr="00371F24">
                <w:rPr>
                  <w:rFonts w:ascii="Calibri" w:eastAsia="Times New Roman" w:hAnsi="Calibri" w:cs="Calibri"/>
                  <w:color w:val="000000"/>
                </w:rPr>
                <w:t>BREITENBUSH R ABV FRENCH CR NR DETROIT</w:t>
              </w:r>
            </w:ins>
          </w:p>
        </w:tc>
      </w:tr>
      <w:tr w:rsidR="00371F24" w:rsidRPr="00286383" w14:paraId="49B6CEFB" w14:textId="77777777" w:rsidTr="00C73EB7">
        <w:trPr>
          <w:trHeight w:val="300"/>
          <w:ins w:id="1321" w:author="David Conklin" w:date="2021-07-05T07:13:00Z"/>
        </w:trPr>
        <w:tc>
          <w:tcPr>
            <w:tcW w:w="1358" w:type="dxa"/>
            <w:tcBorders>
              <w:top w:val="nil"/>
              <w:left w:val="nil"/>
              <w:bottom w:val="nil"/>
              <w:right w:val="nil"/>
            </w:tcBorders>
            <w:shd w:val="clear" w:color="auto" w:fill="auto"/>
            <w:noWrap/>
            <w:vAlign w:val="bottom"/>
          </w:tcPr>
          <w:p w14:paraId="6EB0F949" w14:textId="097DB03D" w:rsidR="00371F24" w:rsidRDefault="00371F24" w:rsidP="00C73EB7">
            <w:pPr>
              <w:rPr>
                <w:ins w:id="1322" w:author="David Conklin" w:date="2021-07-05T07:13:00Z"/>
                <w:rFonts w:ascii="Calibri" w:eastAsia="Times New Roman" w:hAnsi="Calibri" w:cs="Calibri"/>
                <w:color w:val="000000"/>
              </w:rPr>
            </w:pPr>
            <w:ins w:id="1323" w:author="David Conklin" w:date="2021-07-05T07:14: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tcPr>
          <w:p w14:paraId="16586A72" w14:textId="43A04BBE" w:rsidR="00371F24" w:rsidRDefault="00371F24" w:rsidP="00C73EB7">
            <w:pPr>
              <w:jc w:val="right"/>
              <w:rPr>
                <w:ins w:id="1324" w:author="David Conklin" w:date="2021-07-05T07:13:00Z"/>
                <w:rFonts w:ascii="Calibri" w:eastAsia="Times New Roman" w:hAnsi="Calibri" w:cs="Calibri"/>
                <w:color w:val="000000"/>
              </w:rPr>
            </w:pPr>
            <w:ins w:id="1325" w:author="David Conklin" w:date="2021-07-05T07:14: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tcPr>
          <w:p w14:paraId="58F853E1" w14:textId="730D0203" w:rsidR="00371F24" w:rsidRDefault="00371F24" w:rsidP="00C73EB7">
            <w:pPr>
              <w:rPr>
                <w:ins w:id="1326" w:author="David Conklin" w:date="2021-07-05T07:13:00Z"/>
                <w:rFonts w:ascii="Calibri" w:eastAsia="Times New Roman" w:hAnsi="Calibri" w:cs="Calibri"/>
                <w:color w:val="000000"/>
              </w:rPr>
            </w:pPr>
            <w:ins w:id="1327" w:author="David Conklin" w:date="2021-07-05T07:14:00Z">
              <w:r>
                <w:rPr>
                  <w:rFonts w:ascii="Calibri" w:eastAsia="Times New Roman" w:hAnsi="Calibri" w:cs="Calibri"/>
                  <w:color w:val="000000"/>
                </w:rPr>
                <w:t>BLOWOUT CREEK</w:t>
              </w:r>
            </w:ins>
            <w:ins w:id="1328" w:author="David Conklin" w:date="2021-07-05T07:15:00Z">
              <w:r>
                <w:rPr>
                  <w:rFonts w:ascii="Calibri" w:eastAsia="Times New Roman" w:hAnsi="Calibri" w:cs="Calibri"/>
                  <w:color w:val="000000"/>
                </w:rPr>
                <w:t xml:space="preserve"> NEAR DETROIT</w:t>
              </w:r>
            </w:ins>
          </w:p>
        </w:tc>
      </w:tr>
      <w:tr w:rsidR="00371F24" w:rsidRPr="00286383" w14:paraId="04F9093C" w14:textId="77777777" w:rsidTr="00C73EB7">
        <w:trPr>
          <w:trHeight w:val="300"/>
          <w:ins w:id="1329" w:author="David Conklin" w:date="2021-07-05T07:13:00Z"/>
        </w:trPr>
        <w:tc>
          <w:tcPr>
            <w:tcW w:w="1358" w:type="dxa"/>
            <w:tcBorders>
              <w:top w:val="nil"/>
              <w:left w:val="nil"/>
              <w:bottom w:val="nil"/>
              <w:right w:val="nil"/>
            </w:tcBorders>
            <w:shd w:val="clear" w:color="auto" w:fill="auto"/>
            <w:noWrap/>
            <w:vAlign w:val="bottom"/>
          </w:tcPr>
          <w:p w14:paraId="59B78097" w14:textId="54DD787B" w:rsidR="00371F24" w:rsidRDefault="00371F24" w:rsidP="00C73EB7">
            <w:pPr>
              <w:rPr>
                <w:ins w:id="1330" w:author="David Conklin" w:date="2021-07-05T07:13:00Z"/>
                <w:rFonts w:ascii="Calibri" w:eastAsia="Times New Roman" w:hAnsi="Calibri" w:cs="Calibri"/>
                <w:color w:val="000000"/>
              </w:rPr>
            </w:pPr>
            <w:ins w:id="1331" w:author="David Conklin" w:date="2021-07-05T07:15: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tcPr>
          <w:p w14:paraId="6FCD0D93" w14:textId="1EEB52F6" w:rsidR="00371F24" w:rsidRDefault="00371F24" w:rsidP="00C73EB7">
            <w:pPr>
              <w:jc w:val="right"/>
              <w:rPr>
                <w:ins w:id="1332" w:author="David Conklin" w:date="2021-07-05T07:13:00Z"/>
                <w:rFonts w:ascii="Calibri" w:eastAsia="Times New Roman" w:hAnsi="Calibri" w:cs="Calibri"/>
                <w:color w:val="000000"/>
              </w:rPr>
            </w:pPr>
            <w:ins w:id="1333" w:author="David Conklin" w:date="2021-07-05T07:15: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tcPr>
          <w:p w14:paraId="288EAFBF" w14:textId="2C91360D" w:rsidR="00371F24" w:rsidRDefault="00371F24" w:rsidP="00C73EB7">
            <w:pPr>
              <w:rPr>
                <w:ins w:id="1334" w:author="David Conklin" w:date="2021-07-05T07:13:00Z"/>
                <w:rFonts w:ascii="Calibri" w:eastAsia="Times New Roman" w:hAnsi="Calibri" w:cs="Calibri"/>
                <w:color w:val="000000"/>
              </w:rPr>
            </w:pPr>
            <w:ins w:id="1335" w:author="David Conklin" w:date="2021-07-05T07:15:00Z">
              <w:r>
                <w:rPr>
                  <w:rFonts w:ascii="Calibri" w:eastAsia="Times New Roman" w:hAnsi="Calibri" w:cs="Calibri"/>
                  <w:color w:val="000000"/>
                </w:rPr>
                <w:t>NORTH SANTIAM RIVER AT NIAGARA</w:t>
              </w:r>
            </w:ins>
          </w:p>
        </w:tc>
      </w:tr>
      <w:tr w:rsidR="00371F24" w:rsidRPr="00286383" w14:paraId="0FCF0571" w14:textId="77777777" w:rsidTr="00C73EB7">
        <w:trPr>
          <w:trHeight w:val="300"/>
          <w:ins w:id="1336" w:author="David Conklin" w:date="2021-07-05T07:13:00Z"/>
        </w:trPr>
        <w:tc>
          <w:tcPr>
            <w:tcW w:w="1358" w:type="dxa"/>
            <w:tcBorders>
              <w:top w:val="nil"/>
              <w:left w:val="nil"/>
              <w:bottom w:val="nil"/>
              <w:right w:val="nil"/>
            </w:tcBorders>
            <w:shd w:val="clear" w:color="auto" w:fill="auto"/>
            <w:noWrap/>
            <w:vAlign w:val="bottom"/>
          </w:tcPr>
          <w:p w14:paraId="3363D028" w14:textId="6A65CB41" w:rsidR="00371F24" w:rsidRDefault="00371F24" w:rsidP="00C73EB7">
            <w:pPr>
              <w:rPr>
                <w:ins w:id="1337" w:author="David Conklin" w:date="2021-07-05T07:13:00Z"/>
                <w:rFonts w:ascii="Calibri" w:eastAsia="Times New Roman" w:hAnsi="Calibri" w:cs="Calibri"/>
                <w:color w:val="000000"/>
              </w:rPr>
            </w:pPr>
            <w:ins w:id="1338" w:author="David Conklin" w:date="2021-07-05T07:16: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tcPr>
          <w:p w14:paraId="17355484" w14:textId="56EEB7B2" w:rsidR="00371F24" w:rsidRDefault="00371F24" w:rsidP="00C73EB7">
            <w:pPr>
              <w:jc w:val="right"/>
              <w:rPr>
                <w:ins w:id="1339" w:author="David Conklin" w:date="2021-07-05T07:13:00Z"/>
                <w:rFonts w:ascii="Calibri" w:eastAsia="Times New Roman" w:hAnsi="Calibri" w:cs="Calibri"/>
                <w:color w:val="000000"/>
              </w:rPr>
            </w:pPr>
            <w:ins w:id="1340" w:author="David Conklin" w:date="2021-07-05T07:16: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tcPr>
          <w:p w14:paraId="73F81874" w14:textId="29C9F637" w:rsidR="00371F24" w:rsidRDefault="00371F24" w:rsidP="00C73EB7">
            <w:pPr>
              <w:rPr>
                <w:ins w:id="1341" w:author="David Conklin" w:date="2021-07-05T07:13:00Z"/>
                <w:rFonts w:ascii="Calibri" w:eastAsia="Times New Roman" w:hAnsi="Calibri" w:cs="Calibri"/>
                <w:color w:val="000000"/>
              </w:rPr>
            </w:pPr>
            <w:ins w:id="1342" w:author="David Conklin" w:date="2021-07-05T07:16:00Z">
              <w:r>
                <w:rPr>
                  <w:rFonts w:ascii="Calibri" w:eastAsia="Times New Roman" w:hAnsi="Calibri" w:cs="Calibri"/>
                  <w:color w:val="000000"/>
                </w:rPr>
                <w:t>LITTLE NORTH SANTIAM RIVER NEAR MEHAMA</w:t>
              </w:r>
            </w:ins>
          </w:p>
        </w:tc>
      </w:tr>
      <w:tr w:rsidR="00371F24" w:rsidRPr="00286383" w14:paraId="70868D94" w14:textId="77777777" w:rsidTr="00C73EB7">
        <w:trPr>
          <w:trHeight w:val="300"/>
          <w:ins w:id="1343" w:author="David Conklin" w:date="2021-07-05T07:16:00Z"/>
        </w:trPr>
        <w:tc>
          <w:tcPr>
            <w:tcW w:w="1358" w:type="dxa"/>
            <w:tcBorders>
              <w:top w:val="nil"/>
              <w:left w:val="nil"/>
              <w:bottom w:val="nil"/>
              <w:right w:val="nil"/>
            </w:tcBorders>
            <w:shd w:val="clear" w:color="auto" w:fill="auto"/>
            <w:noWrap/>
            <w:vAlign w:val="bottom"/>
          </w:tcPr>
          <w:p w14:paraId="3FC609CD" w14:textId="06428109" w:rsidR="00371F24" w:rsidRDefault="00371F24" w:rsidP="00C73EB7">
            <w:pPr>
              <w:rPr>
                <w:ins w:id="1344" w:author="David Conklin" w:date="2021-07-05T07:16:00Z"/>
                <w:rFonts w:ascii="Calibri" w:eastAsia="Times New Roman" w:hAnsi="Calibri" w:cs="Calibri"/>
                <w:color w:val="000000"/>
              </w:rPr>
            </w:pPr>
            <w:ins w:id="1345" w:author="David Conklin" w:date="2021-07-05T07:16:00Z">
              <w:r>
                <w:rPr>
                  <w:rFonts w:ascii="Calibri" w:eastAsia="Times New Roman" w:hAnsi="Calibri" w:cs="Calibri"/>
                  <w:color w:val="000000"/>
                </w:rPr>
                <w:t>14</w:t>
              </w:r>
            </w:ins>
            <w:ins w:id="1346" w:author="David Conklin" w:date="2021-07-05T07:17:00Z">
              <w:r>
                <w:rPr>
                  <w:rFonts w:ascii="Calibri" w:eastAsia="Times New Roman" w:hAnsi="Calibri" w:cs="Calibri"/>
                  <w:color w:val="000000"/>
                </w:rPr>
                <w:t>183000</w:t>
              </w:r>
            </w:ins>
          </w:p>
        </w:tc>
        <w:tc>
          <w:tcPr>
            <w:tcW w:w="1109" w:type="dxa"/>
            <w:tcBorders>
              <w:top w:val="nil"/>
              <w:left w:val="nil"/>
              <w:bottom w:val="nil"/>
              <w:right w:val="nil"/>
            </w:tcBorders>
            <w:shd w:val="clear" w:color="auto" w:fill="auto"/>
            <w:noWrap/>
            <w:vAlign w:val="bottom"/>
          </w:tcPr>
          <w:p w14:paraId="2B72DC2F" w14:textId="3D2B089A" w:rsidR="00371F24" w:rsidRDefault="00371F24" w:rsidP="00C73EB7">
            <w:pPr>
              <w:jc w:val="right"/>
              <w:rPr>
                <w:ins w:id="1347" w:author="David Conklin" w:date="2021-07-05T07:16:00Z"/>
                <w:rFonts w:ascii="Calibri" w:eastAsia="Times New Roman" w:hAnsi="Calibri" w:cs="Calibri"/>
                <w:color w:val="000000"/>
              </w:rPr>
            </w:pPr>
            <w:ins w:id="1348" w:author="David Conklin" w:date="2021-07-05T07:17:00Z">
              <w:r>
                <w:rPr>
                  <w:rFonts w:ascii="Calibri" w:eastAsia="Times New Roman" w:hAnsi="Calibri" w:cs="Calibri"/>
                  <w:color w:val="000000"/>
                </w:rPr>
                <w:t>23780481</w:t>
              </w:r>
            </w:ins>
          </w:p>
        </w:tc>
        <w:tc>
          <w:tcPr>
            <w:tcW w:w="5993" w:type="dxa"/>
            <w:tcBorders>
              <w:top w:val="nil"/>
              <w:left w:val="nil"/>
              <w:bottom w:val="nil"/>
              <w:right w:val="nil"/>
            </w:tcBorders>
            <w:shd w:val="clear" w:color="auto" w:fill="auto"/>
            <w:noWrap/>
            <w:vAlign w:val="bottom"/>
          </w:tcPr>
          <w:p w14:paraId="7075C153" w14:textId="393DCD29" w:rsidR="00371F24" w:rsidRDefault="00371F24" w:rsidP="00C73EB7">
            <w:pPr>
              <w:rPr>
                <w:ins w:id="1349" w:author="David Conklin" w:date="2021-07-05T07:16:00Z"/>
                <w:rFonts w:ascii="Calibri" w:eastAsia="Times New Roman" w:hAnsi="Calibri" w:cs="Calibri"/>
                <w:color w:val="000000"/>
              </w:rPr>
            </w:pPr>
            <w:ins w:id="1350" w:author="David Conklin" w:date="2021-07-05T07:17:00Z">
              <w:r>
                <w:rPr>
                  <w:rFonts w:ascii="Calibri" w:eastAsia="Times New Roman" w:hAnsi="Calibri" w:cs="Calibri"/>
                  <w:color w:val="000000"/>
                </w:rPr>
                <w:t>NORTH SANTIAM RIVER AT MEHAMA</w:t>
              </w:r>
            </w:ins>
          </w:p>
        </w:tc>
      </w:tr>
      <w:tr w:rsidR="00371F24" w:rsidRPr="00286383" w14:paraId="7B70C6C0" w14:textId="77777777" w:rsidTr="00C73EB7">
        <w:trPr>
          <w:trHeight w:val="300"/>
          <w:ins w:id="1351" w:author="David Conklin" w:date="2021-07-05T07:16:00Z"/>
        </w:trPr>
        <w:tc>
          <w:tcPr>
            <w:tcW w:w="1358" w:type="dxa"/>
            <w:tcBorders>
              <w:top w:val="nil"/>
              <w:left w:val="nil"/>
              <w:bottom w:val="nil"/>
              <w:right w:val="nil"/>
            </w:tcBorders>
            <w:shd w:val="clear" w:color="auto" w:fill="auto"/>
            <w:noWrap/>
            <w:vAlign w:val="bottom"/>
          </w:tcPr>
          <w:p w14:paraId="642161F2" w14:textId="71D68F83" w:rsidR="00371F24" w:rsidRDefault="00371F24" w:rsidP="00C73EB7">
            <w:pPr>
              <w:rPr>
                <w:ins w:id="1352" w:author="David Conklin" w:date="2021-07-05T07:16:00Z"/>
                <w:rFonts w:ascii="Calibri" w:eastAsia="Times New Roman" w:hAnsi="Calibri" w:cs="Calibri"/>
                <w:color w:val="000000"/>
              </w:rPr>
            </w:pPr>
            <w:ins w:id="1353" w:author="David Conklin" w:date="2021-07-05T07:17: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tcPr>
          <w:p w14:paraId="6FB75B33" w14:textId="3CFB8E23" w:rsidR="00371F24" w:rsidRDefault="00371F24" w:rsidP="00C73EB7">
            <w:pPr>
              <w:jc w:val="right"/>
              <w:rPr>
                <w:ins w:id="1354" w:author="David Conklin" w:date="2021-07-05T07:16:00Z"/>
                <w:rFonts w:ascii="Calibri" w:eastAsia="Times New Roman" w:hAnsi="Calibri" w:cs="Calibri"/>
                <w:color w:val="000000"/>
              </w:rPr>
            </w:pPr>
            <w:ins w:id="1355" w:author="David Conklin" w:date="2021-07-05T07:17: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tcPr>
          <w:p w14:paraId="6832AF02" w14:textId="09F0119F" w:rsidR="00371F24" w:rsidRDefault="00371F24" w:rsidP="00C73EB7">
            <w:pPr>
              <w:rPr>
                <w:ins w:id="1356" w:author="David Conklin" w:date="2021-07-05T07:16:00Z"/>
                <w:rFonts w:ascii="Calibri" w:eastAsia="Times New Roman" w:hAnsi="Calibri" w:cs="Calibri"/>
                <w:color w:val="000000"/>
              </w:rPr>
            </w:pPr>
            <w:ins w:id="1357" w:author="David Conklin" w:date="2021-07-05T07:17:00Z">
              <w:r>
                <w:rPr>
                  <w:rFonts w:ascii="Calibri" w:eastAsia="Times New Roman" w:hAnsi="Calibri" w:cs="Calibri"/>
                  <w:color w:val="000000"/>
                </w:rPr>
                <w:t xml:space="preserve">NORTH SANTIAM R AT </w:t>
              </w:r>
            </w:ins>
            <w:ins w:id="1358" w:author="David Conklin" w:date="2021-07-05T07:18:00Z">
              <w:r>
                <w:rPr>
                  <w:rFonts w:ascii="Calibri" w:eastAsia="Times New Roman" w:hAnsi="Calibri" w:cs="Calibri"/>
                  <w:color w:val="000000"/>
                </w:rPr>
                <w:t>GREENS BRIDGE NR JEFFERSON</w:t>
              </w:r>
            </w:ins>
          </w:p>
        </w:tc>
      </w:tr>
      <w:tr w:rsidR="00371F24" w:rsidRPr="00286383" w14:paraId="49F55AD8" w14:textId="77777777" w:rsidTr="00C73EB7">
        <w:trPr>
          <w:trHeight w:val="300"/>
          <w:ins w:id="1359" w:author="David Conklin" w:date="2021-07-05T07:16:00Z"/>
        </w:trPr>
        <w:tc>
          <w:tcPr>
            <w:tcW w:w="1358" w:type="dxa"/>
            <w:tcBorders>
              <w:top w:val="nil"/>
              <w:left w:val="nil"/>
              <w:bottom w:val="nil"/>
              <w:right w:val="nil"/>
            </w:tcBorders>
            <w:shd w:val="clear" w:color="auto" w:fill="auto"/>
            <w:noWrap/>
            <w:vAlign w:val="bottom"/>
          </w:tcPr>
          <w:p w14:paraId="323A3509" w14:textId="77777777" w:rsidR="00371F24" w:rsidRDefault="00371F24" w:rsidP="00C73EB7">
            <w:pPr>
              <w:rPr>
                <w:ins w:id="1360" w:author="David Conklin" w:date="2021-07-05T07:16: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C73EB7">
            <w:pPr>
              <w:jc w:val="right"/>
              <w:rPr>
                <w:ins w:id="1361" w:author="David Conklin" w:date="2021-07-05T07:16: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C73EB7">
            <w:pPr>
              <w:rPr>
                <w:ins w:id="1362" w:author="David Conklin" w:date="2021-07-05T07:16:00Z"/>
                <w:rFonts w:ascii="Calibri" w:eastAsia="Times New Roman" w:hAnsi="Calibri" w:cs="Calibri"/>
                <w:color w:val="000000"/>
              </w:rPr>
            </w:pPr>
          </w:p>
        </w:tc>
      </w:tr>
      <w:tr w:rsidR="00B823D2" w:rsidRPr="00286383" w14:paraId="4E40508E" w14:textId="77777777" w:rsidTr="00C73EB7">
        <w:trPr>
          <w:trHeight w:val="300"/>
          <w:ins w:id="1363" w:author="David Conklin" w:date="2021-07-05T07:08:00Z"/>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C73EB7">
            <w:pPr>
              <w:rPr>
                <w:ins w:id="1364" w:author="David Conklin" w:date="2021-07-05T07:08: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C73EB7">
            <w:pPr>
              <w:jc w:val="right"/>
              <w:rPr>
                <w:ins w:id="1365" w:author="David Conklin" w:date="2021-07-05T07:08: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C73EB7">
            <w:pPr>
              <w:rPr>
                <w:ins w:id="1366" w:author="David Conklin" w:date="2021-07-05T07:08:00Z"/>
                <w:rFonts w:ascii="Calibri" w:eastAsia="Times New Roman" w:hAnsi="Calibri" w:cs="Calibri"/>
                <w:color w:val="000000"/>
              </w:rPr>
            </w:pPr>
          </w:p>
        </w:tc>
      </w:tr>
      <w:tr w:rsidR="00B823D2" w:rsidRPr="00286383" w14:paraId="04D72B7B" w14:textId="77777777" w:rsidTr="00C73EB7">
        <w:trPr>
          <w:trHeight w:val="300"/>
          <w:ins w:id="1367" w:author="David Conklin" w:date="2021-07-05T07:08:00Z"/>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C73EB7">
            <w:pPr>
              <w:jc w:val="center"/>
              <w:rPr>
                <w:ins w:id="1368" w:author="David Conklin" w:date="2021-07-05T07:08:00Z"/>
                <w:rFonts w:ascii="Calibri" w:eastAsia="Times New Roman" w:hAnsi="Calibri" w:cs="Calibri"/>
                <w:color w:val="000000"/>
              </w:rPr>
            </w:pPr>
            <w:ins w:id="1369" w:author="David Conklin" w:date="2021-07-05T07:08:00Z">
              <w:r>
                <w:rPr>
                  <w:rFonts w:ascii="Calibri" w:eastAsia="Times New Roman" w:hAnsi="Calibri" w:cs="Calibri"/>
                  <w:color w:val="000000"/>
                </w:rPr>
                <w:t>temperature sensor</w:t>
              </w:r>
            </w:ins>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C73EB7">
            <w:pPr>
              <w:jc w:val="center"/>
              <w:rPr>
                <w:ins w:id="1370" w:author="David Conklin" w:date="2021-07-05T07:08:00Z"/>
                <w:rFonts w:ascii="Calibri" w:eastAsia="Times New Roman" w:hAnsi="Calibri" w:cs="Calibri"/>
                <w:color w:val="000000"/>
              </w:rPr>
            </w:pPr>
            <w:ins w:id="1371"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C73EB7">
            <w:pPr>
              <w:jc w:val="center"/>
              <w:rPr>
                <w:ins w:id="1372" w:author="David Conklin" w:date="2021-07-05T07:08:00Z"/>
                <w:rFonts w:ascii="Calibri" w:eastAsia="Times New Roman" w:hAnsi="Calibri" w:cs="Calibri"/>
                <w:color w:val="000000"/>
              </w:rPr>
            </w:pPr>
          </w:p>
        </w:tc>
      </w:tr>
      <w:tr w:rsidR="00371F24" w:rsidRPr="00286383" w14:paraId="512E93ED" w14:textId="77777777" w:rsidTr="00C73EB7">
        <w:trPr>
          <w:trHeight w:val="300"/>
          <w:ins w:id="1373" w:author="David Conklin" w:date="2021-07-05T07:08:00Z"/>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ins w:id="1374" w:author="David Conklin" w:date="2021-07-05T07:08:00Z"/>
                <w:rFonts w:ascii="Calibri" w:eastAsia="Times New Roman" w:hAnsi="Calibri" w:cs="Calibri"/>
                <w:color w:val="000000"/>
              </w:rPr>
            </w:pPr>
            <w:ins w:id="1375" w:author="David Conklin" w:date="2021-07-05T07:20: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ins w:id="1376" w:author="David Conklin" w:date="2021-07-05T07:08:00Z"/>
                <w:rFonts w:ascii="Calibri" w:eastAsia="Times New Roman" w:hAnsi="Calibri" w:cs="Calibri"/>
                <w:color w:val="000000"/>
              </w:rPr>
            </w:pPr>
            <w:ins w:id="1377" w:author="David Conklin" w:date="2021-07-05T07:20: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ins w:id="1378" w:author="David Conklin" w:date="2021-07-05T07:20:00Z"/>
                <w:rFonts w:ascii="Calibri" w:eastAsia="Times New Roman" w:hAnsi="Calibri" w:cs="Calibri"/>
                <w:color w:val="000000"/>
              </w:rPr>
            </w:pPr>
            <w:ins w:id="1379" w:author="David Conklin" w:date="2021-07-05T07:20:00Z">
              <w:r w:rsidRPr="00B823D2">
                <w:rPr>
                  <w:rFonts w:ascii="Calibri" w:eastAsia="Times New Roman" w:hAnsi="Calibri" w:cs="Calibri"/>
                  <w:color w:val="000000"/>
                </w:rPr>
                <w:t>NO SANTIAM R BLW BOULDER CRK NR DETROIT</w:t>
              </w:r>
            </w:ins>
          </w:p>
          <w:p w14:paraId="68745004" w14:textId="5ECFBA18" w:rsidR="00371F24" w:rsidRPr="00286383" w:rsidRDefault="00371F24" w:rsidP="00371F24">
            <w:pPr>
              <w:rPr>
                <w:ins w:id="1380" w:author="David Conklin" w:date="2021-07-05T07:08:00Z"/>
                <w:rFonts w:ascii="Calibri" w:eastAsia="Times New Roman" w:hAnsi="Calibri" w:cs="Calibri"/>
                <w:color w:val="000000"/>
              </w:rPr>
            </w:pPr>
          </w:p>
        </w:tc>
      </w:tr>
      <w:tr w:rsidR="00371F24" w:rsidRPr="00286383" w14:paraId="747B86EC" w14:textId="77777777" w:rsidTr="00C73EB7">
        <w:trPr>
          <w:trHeight w:val="300"/>
          <w:ins w:id="1381" w:author="David Conklin" w:date="2021-07-05T07:08:00Z"/>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ins w:id="1382" w:author="David Conklin" w:date="2021-07-05T07:08:00Z"/>
                <w:rFonts w:ascii="Calibri" w:eastAsia="Times New Roman" w:hAnsi="Calibri" w:cs="Calibri"/>
                <w:color w:val="000000"/>
              </w:rPr>
            </w:pPr>
            <w:ins w:id="1383" w:author="David Conklin" w:date="2021-07-05T07:21: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ins w:id="1384" w:author="David Conklin" w:date="2021-07-05T07:08:00Z"/>
                <w:rFonts w:ascii="Calibri" w:eastAsia="Times New Roman" w:hAnsi="Calibri" w:cs="Calibri"/>
                <w:color w:val="000000"/>
              </w:rPr>
            </w:pPr>
            <w:ins w:id="1385" w:author="David Conklin" w:date="2021-07-05T07:21: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ins w:id="1386" w:author="David Conklin" w:date="2021-07-05T07:08:00Z"/>
                <w:rFonts w:ascii="Calibri" w:eastAsia="Times New Roman" w:hAnsi="Calibri" w:cs="Calibri"/>
                <w:color w:val="000000"/>
              </w:rPr>
            </w:pPr>
            <w:ins w:id="1387" w:author="David Conklin" w:date="2021-07-05T07:21:00Z">
              <w:r w:rsidRPr="00371F24">
                <w:rPr>
                  <w:rFonts w:ascii="Calibri" w:eastAsia="Times New Roman" w:hAnsi="Calibri" w:cs="Calibri"/>
                  <w:color w:val="000000"/>
                </w:rPr>
                <w:t>BREITENBUSH R ABV FRENCH CR NR DETROIT</w:t>
              </w:r>
            </w:ins>
          </w:p>
        </w:tc>
      </w:tr>
      <w:tr w:rsidR="00371F24" w:rsidRPr="00286383" w14:paraId="0F38035D" w14:textId="77777777" w:rsidTr="00C73EB7">
        <w:trPr>
          <w:trHeight w:val="300"/>
          <w:ins w:id="1388" w:author="David Conklin" w:date="2021-07-05T07:08:00Z"/>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ins w:id="1389" w:author="David Conklin" w:date="2021-07-05T07:08:00Z"/>
                <w:rFonts w:ascii="Calibri" w:eastAsia="Times New Roman" w:hAnsi="Calibri" w:cs="Calibri"/>
                <w:color w:val="000000"/>
              </w:rPr>
            </w:pPr>
            <w:ins w:id="1390" w:author="David Conklin" w:date="2021-07-05T07:21: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ins w:id="1391" w:author="David Conklin" w:date="2021-07-05T07:08:00Z"/>
                <w:rFonts w:ascii="Calibri" w:eastAsia="Times New Roman" w:hAnsi="Calibri" w:cs="Calibri"/>
                <w:color w:val="000000"/>
              </w:rPr>
            </w:pPr>
            <w:ins w:id="1392" w:author="David Conklin" w:date="2021-07-05T07:21: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ins w:id="1393" w:author="David Conklin" w:date="2021-07-05T07:08:00Z"/>
                <w:rFonts w:ascii="Calibri" w:eastAsia="Times New Roman" w:hAnsi="Calibri" w:cs="Calibri"/>
                <w:color w:val="000000"/>
              </w:rPr>
            </w:pPr>
            <w:ins w:id="1394" w:author="David Conklin" w:date="2021-07-05T07:21:00Z">
              <w:r>
                <w:rPr>
                  <w:rFonts w:ascii="Calibri" w:eastAsia="Times New Roman" w:hAnsi="Calibri" w:cs="Calibri"/>
                  <w:color w:val="000000"/>
                </w:rPr>
                <w:t>BLOWOUT CREEK NEAR DETROIT</w:t>
              </w:r>
            </w:ins>
          </w:p>
        </w:tc>
      </w:tr>
      <w:tr w:rsidR="00371F24" w:rsidRPr="00286383" w14:paraId="4123CECD" w14:textId="77777777" w:rsidTr="00C73EB7">
        <w:trPr>
          <w:trHeight w:val="300"/>
          <w:ins w:id="1395" w:author="David Conklin" w:date="2021-07-05T07:08:00Z"/>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ins w:id="1396" w:author="David Conklin" w:date="2021-07-05T07:08:00Z"/>
                <w:rFonts w:ascii="Calibri" w:eastAsia="Times New Roman" w:hAnsi="Calibri" w:cs="Calibri"/>
                <w:color w:val="000000"/>
              </w:rPr>
            </w:pPr>
            <w:ins w:id="1397" w:author="David Conklin" w:date="2021-07-05T07:22: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ins w:id="1398" w:author="David Conklin" w:date="2021-07-05T07:08:00Z"/>
                <w:rFonts w:ascii="Calibri" w:eastAsia="Times New Roman" w:hAnsi="Calibri" w:cs="Calibri"/>
                <w:color w:val="000000"/>
              </w:rPr>
            </w:pPr>
            <w:ins w:id="1399" w:author="David Conklin" w:date="2021-07-05T07:22: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ins w:id="1400" w:author="David Conklin" w:date="2021-07-05T07:08:00Z"/>
                <w:rFonts w:ascii="Calibri" w:eastAsia="Times New Roman" w:hAnsi="Calibri" w:cs="Calibri"/>
                <w:color w:val="000000"/>
              </w:rPr>
            </w:pPr>
            <w:ins w:id="1401" w:author="David Conklin" w:date="2021-07-05T07:22:00Z">
              <w:r>
                <w:rPr>
                  <w:rFonts w:ascii="Calibri" w:eastAsia="Times New Roman" w:hAnsi="Calibri" w:cs="Calibri"/>
                  <w:color w:val="000000"/>
                </w:rPr>
                <w:t>NORTH SANTIAM RIVER AT NIAGARA</w:t>
              </w:r>
            </w:ins>
          </w:p>
        </w:tc>
      </w:tr>
      <w:tr w:rsidR="00371F24" w:rsidRPr="00286383" w14:paraId="19DA4E08" w14:textId="77777777" w:rsidTr="00C73EB7">
        <w:trPr>
          <w:trHeight w:val="300"/>
          <w:ins w:id="1402" w:author="David Conklin" w:date="2021-07-05T07:08:00Z"/>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ins w:id="1403" w:author="David Conklin" w:date="2021-07-05T07:08:00Z"/>
                <w:rFonts w:ascii="Calibri" w:eastAsia="Times New Roman" w:hAnsi="Calibri" w:cs="Calibri"/>
                <w:color w:val="000000"/>
              </w:rPr>
            </w:pPr>
            <w:ins w:id="1404" w:author="David Conklin" w:date="2021-07-05T07:22: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ins w:id="1405" w:author="David Conklin" w:date="2021-07-05T07:08:00Z"/>
                <w:rFonts w:ascii="Calibri" w:eastAsia="Times New Roman" w:hAnsi="Calibri" w:cs="Calibri"/>
                <w:color w:val="000000"/>
              </w:rPr>
            </w:pPr>
            <w:ins w:id="1406" w:author="David Conklin" w:date="2021-07-05T07:22: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ins w:id="1407" w:author="David Conklin" w:date="2021-07-05T07:08:00Z"/>
                <w:rFonts w:ascii="Calibri" w:eastAsia="Times New Roman" w:hAnsi="Calibri" w:cs="Calibri"/>
                <w:color w:val="000000"/>
              </w:rPr>
            </w:pPr>
            <w:ins w:id="1408" w:author="David Conklin" w:date="2021-07-05T07:22:00Z">
              <w:r>
                <w:rPr>
                  <w:rFonts w:ascii="Calibri" w:eastAsia="Times New Roman" w:hAnsi="Calibri" w:cs="Calibri"/>
                  <w:color w:val="000000"/>
                </w:rPr>
                <w:t>LITTLE NORTH SANTIAM RIVER NEAR MEHAMA</w:t>
              </w:r>
            </w:ins>
          </w:p>
        </w:tc>
      </w:tr>
      <w:tr w:rsidR="00371F24" w:rsidRPr="00286383" w14:paraId="36795E03" w14:textId="77777777" w:rsidTr="00C73EB7">
        <w:trPr>
          <w:trHeight w:val="300"/>
          <w:ins w:id="1409" w:author="David Conklin" w:date="2021-07-05T07:08:00Z"/>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ins w:id="1410" w:author="David Conklin" w:date="2021-07-05T07:08:00Z"/>
                <w:rFonts w:ascii="Calibri" w:eastAsia="Times New Roman" w:hAnsi="Calibri" w:cs="Calibri"/>
                <w:color w:val="000000"/>
              </w:rPr>
            </w:pPr>
            <w:ins w:id="1411" w:author="David Conklin" w:date="2021-07-05T07:22: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ins w:id="1412" w:author="David Conklin" w:date="2021-07-05T07:08:00Z"/>
                <w:rFonts w:ascii="Calibri" w:eastAsia="Times New Roman" w:hAnsi="Calibri" w:cs="Calibri"/>
                <w:color w:val="000000"/>
              </w:rPr>
            </w:pPr>
            <w:ins w:id="1413" w:author="David Conklin" w:date="2021-07-05T07:22: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ins w:id="1414" w:author="David Conklin" w:date="2021-07-05T07:08:00Z"/>
                <w:rFonts w:ascii="Calibri" w:eastAsia="Times New Roman" w:hAnsi="Calibri" w:cs="Calibri"/>
                <w:color w:val="000000"/>
              </w:rPr>
            </w:pPr>
            <w:ins w:id="1415" w:author="David Conklin" w:date="2021-07-05T07:22:00Z">
              <w:r>
                <w:rPr>
                  <w:rFonts w:ascii="Calibri" w:eastAsia="Times New Roman" w:hAnsi="Calibri" w:cs="Calibri"/>
                  <w:color w:val="000000"/>
                </w:rPr>
                <w:t>NORTH SANTIAM R AT GREENS BRIDGE NR JEFFERSON</w:t>
              </w:r>
            </w:ins>
          </w:p>
        </w:tc>
      </w:tr>
    </w:tbl>
    <w:p w14:paraId="6918771F" w14:textId="77777777" w:rsidR="00B823D2" w:rsidRDefault="00B823D2" w:rsidP="00B823D2">
      <w:pPr>
        <w:rPr>
          <w:ins w:id="1416" w:author="David Conklin" w:date="2021-07-05T07:08:00Z"/>
        </w:rPr>
      </w:pPr>
    </w:p>
    <w:p w14:paraId="6A9EDEE3" w14:textId="77777777" w:rsidR="00B823D2" w:rsidRDefault="00B823D2" w:rsidP="00B823D2">
      <w:pPr>
        <w:rPr>
          <w:ins w:id="1417" w:author="David Conklin" w:date="2021-07-05T07:08:00Z"/>
          <w:noProof/>
        </w:rPr>
      </w:pPr>
      <w:ins w:id="1418" w:author="David Conklin" w:date="2021-07-05T07:08:00Z">
        <w:r>
          <w:rPr>
            <w:noProof/>
          </w:rPr>
          <w:t xml:space="preserve"> </w:t>
        </w:r>
      </w:ins>
    </w:p>
    <w:p w14:paraId="6BD9A99E" w14:textId="22679DF1" w:rsidR="00B823D2" w:rsidRDefault="009A1CE6" w:rsidP="00B823D2">
      <w:pPr>
        <w:rPr>
          <w:ins w:id="1419" w:author="David Conklin" w:date="2021-07-05T08:22:00Z"/>
        </w:rPr>
      </w:pPr>
      <w:ins w:id="1420" w:author="David Conklin" w:date="2021-07-05T08:17:00Z">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ins>
    </w:p>
    <w:p w14:paraId="7C22E82F" w14:textId="741E61F0" w:rsidR="00A348F2" w:rsidRDefault="00A348F2" w:rsidP="00B823D2">
      <w:pPr>
        <w:rPr>
          <w:ins w:id="1421" w:author="David Conklin" w:date="2021-07-05T07:08:00Z"/>
        </w:rPr>
      </w:pPr>
    </w:p>
    <w:p w14:paraId="184CF59B" w14:textId="77777777" w:rsidR="00B823D2" w:rsidRDefault="00B823D2" w:rsidP="00B823D2">
      <w:pPr>
        <w:rPr>
          <w:ins w:id="1422" w:author="David Conklin" w:date="2021-07-05T07:08:00Z"/>
        </w:rPr>
      </w:pPr>
    </w:p>
    <w:p w14:paraId="5B7701AA" w14:textId="20B5A39C" w:rsidR="00B823D2" w:rsidRDefault="00A348F2" w:rsidP="00B823D2">
      <w:pPr>
        <w:rPr>
          <w:ins w:id="1423" w:author="David Conklin" w:date="2021-07-05T07:08:00Z"/>
        </w:rPr>
      </w:pPr>
      <w:ins w:id="1424" w:author="David Conklin" w:date="2021-07-05T08:24:00Z">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ins>
    </w:p>
    <w:p w14:paraId="7F87C619" w14:textId="77777777" w:rsidR="00B823D2" w:rsidRDefault="00B823D2" w:rsidP="00B823D2">
      <w:pPr>
        <w:rPr>
          <w:ins w:id="1425" w:author="David Conklin" w:date="2021-07-05T07:08:00Z"/>
        </w:rPr>
      </w:pPr>
    </w:p>
    <w:p w14:paraId="16C7AA24" w14:textId="77777777" w:rsidR="00B823D2" w:rsidRDefault="00B823D2" w:rsidP="00B823D2">
      <w:pPr>
        <w:rPr>
          <w:ins w:id="1426" w:author="David Conklin" w:date="2021-07-05T07:08:00Z"/>
        </w:rPr>
      </w:pPr>
    </w:p>
    <w:p w14:paraId="0DF0DAE3" w14:textId="07396451" w:rsidR="00B823D2" w:rsidRDefault="003F02BC">
      <w:pPr>
        <w:pStyle w:val="Heading2"/>
        <w:rPr>
          <w:ins w:id="1427" w:author="David Conklin" w:date="2021-07-05T07:08:00Z"/>
        </w:rPr>
        <w:pPrChange w:id="1428" w:author="David Conklin" w:date="2021-07-05T07:33:00Z">
          <w:pPr/>
        </w:pPrChange>
      </w:pPr>
      <w:bookmarkStart w:id="1429" w:name="_Toc77151054"/>
      <w:ins w:id="1430" w:author="David Conklin" w:date="2021-07-05T07:33:00Z">
        <w:r>
          <w:t>Inflows from springs</w:t>
        </w:r>
      </w:ins>
      <w:bookmarkEnd w:id="1429"/>
    </w:p>
    <w:p w14:paraId="6C0A00CB" w14:textId="6983A251" w:rsidR="00B823D2" w:rsidRDefault="00B823D2" w:rsidP="00B823D2">
      <w:pPr>
        <w:rPr>
          <w:ins w:id="1431" w:author="David Conklin" w:date="2021-07-05T07:08:00Z"/>
        </w:rPr>
      </w:pPr>
      <w:ins w:id="1432" w:author="David Conklin" w:date="2021-07-05T07:08:00Z">
        <w:r>
          <w:t xml:space="preserve">Spring water inputs have been added to the </w:t>
        </w:r>
      </w:ins>
      <w:ins w:id="1433" w:author="David Conklin" w:date="2021-07-05T07:30:00Z">
        <w:r w:rsidR="003F02BC">
          <w:t>North Santiam</w:t>
        </w:r>
      </w:ins>
      <w:ins w:id="1434" w:author="David Conklin" w:date="2021-07-05T07:08:00Z">
        <w:r>
          <w:t xml:space="preserve"> basin simulation at </w:t>
        </w:r>
      </w:ins>
      <w:ins w:id="1435" w:author="David Conklin" w:date="2021-07-05T07:30:00Z">
        <w:r w:rsidR="003F02BC">
          <w:t>1</w:t>
        </w:r>
      </w:ins>
      <w:ins w:id="1436" w:author="David Conklin" w:date="2021-07-05T07:31:00Z">
        <w:r w:rsidR="003F02BC">
          <w:t>0</w:t>
        </w:r>
      </w:ins>
      <w:ins w:id="1437" w:author="David Conklin" w:date="2021-07-05T07:08:00Z">
        <w:r>
          <w:t xml:space="preserve"> location</w:t>
        </w:r>
      </w:ins>
      <w:ins w:id="1438" w:author="David Conklin" w:date="2021-07-05T07:31:00Z">
        <w:r w:rsidR="003F02BC">
          <w:t>s.  For a discussion o</w:t>
        </w:r>
      </w:ins>
      <w:ins w:id="1439" w:author="David Conklin" w:date="2021-07-05T07:32:00Z">
        <w:r w:rsidR="003F02BC">
          <w:t xml:space="preserve">f spring water inputs, see the section McKenzie </w:t>
        </w:r>
      </w:ins>
      <w:ins w:id="1440" w:author="David Conklin" w:date="2021-07-05T07:44:00Z">
        <w:r w:rsidR="001E40A2">
          <w:t xml:space="preserve">Basin </w:t>
        </w:r>
      </w:ins>
      <w:ins w:id="1441" w:author="David Conklin" w:date="2021-07-05T07:32:00Z">
        <w:r w:rsidR="003F02BC">
          <w:t>Wetlands Study/High Cascades Spring</w:t>
        </w:r>
      </w:ins>
      <w:ins w:id="1442" w:author="David Conklin" w:date="2021-07-05T07:33:00Z">
        <w:r w:rsidR="003F02BC">
          <w:t>s.</w:t>
        </w:r>
      </w:ins>
      <w:ins w:id="1443" w:author="David Conklin" w:date="2021-07-05T07:08:00Z">
        <w:r>
          <w:t xml:space="preserve">  </w:t>
        </w:r>
      </w:ins>
    </w:p>
    <w:p w14:paraId="1D0750D3" w14:textId="2FB48CC2" w:rsidR="00B823D2" w:rsidRDefault="00B823D2" w:rsidP="00B823D2">
      <w:pPr>
        <w:rPr>
          <w:ins w:id="1444" w:author="David Conklin" w:date="2021-07-05T07:08:00Z"/>
        </w:rPr>
      </w:pPr>
    </w:p>
    <w:p w14:paraId="3CB48306" w14:textId="166278A0" w:rsidR="00B823D2" w:rsidRDefault="00B823D2" w:rsidP="00B823D2">
      <w:pPr>
        <w:rPr>
          <w:ins w:id="1445" w:author="David Conklin" w:date="2021-07-05T07:29:00Z"/>
        </w:rPr>
      </w:pPr>
      <w:ins w:id="1446" w:author="David Conklin" w:date="2021-07-05T07:08:00Z">
        <w:r>
          <w:t>Specifications for springs in CW3M ver. 409</w:t>
        </w:r>
      </w:ins>
    </w:p>
    <w:p w14:paraId="5060547D" w14:textId="0C9E76B9" w:rsidR="003F02BC" w:rsidRDefault="003F02BC" w:rsidP="003F02BC">
      <w:pPr>
        <w:autoSpaceDE w:val="0"/>
        <w:autoSpaceDN w:val="0"/>
        <w:adjustRightInd w:val="0"/>
        <w:rPr>
          <w:ins w:id="1447" w:author="David Conklin" w:date="2021-07-05T07:29:00Z"/>
          <w:rFonts w:ascii="Consolas" w:hAnsi="Consolas" w:cs="Consolas"/>
          <w:color w:val="000000"/>
          <w:sz w:val="19"/>
          <w:szCs w:val="19"/>
        </w:rPr>
      </w:pPr>
      <w:ins w:id="1448"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1A960DDD" w14:textId="6CBB9683" w:rsidR="003F02BC" w:rsidRDefault="003F02BC" w:rsidP="003F02BC">
      <w:pPr>
        <w:autoSpaceDE w:val="0"/>
        <w:autoSpaceDN w:val="0"/>
        <w:adjustRightInd w:val="0"/>
        <w:rPr>
          <w:ins w:id="1449" w:author="David Conklin" w:date="2021-07-05T07:29:00Z"/>
          <w:rFonts w:ascii="Consolas" w:hAnsi="Consolas" w:cs="Consolas"/>
          <w:color w:val="000000"/>
          <w:sz w:val="19"/>
          <w:szCs w:val="19"/>
        </w:rPr>
      </w:pPr>
      <w:ins w:id="1450"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099E9195" w14:textId="49DE54C7" w:rsidR="003F02BC" w:rsidRDefault="003F02BC" w:rsidP="003F02BC">
      <w:pPr>
        <w:autoSpaceDE w:val="0"/>
        <w:autoSpaceDN w:val="0"/>
        <w:adjustRightInd w:val="0"/>
        <w:rPr>
          <w:ins w:id="1451" w:author="David Conklin" w:date="2021-07-05T07:29:00Z"/>
          <w:rFonts w:ascii="Consolas" w:hAnsi="Consolas" w:cs="Consolas"/>
          <w:color w:val="000000"/>
          <w:sz w:val="19"/>
          <w:szCs w:val="19"/>
        </w:rPr>
      </w:pPr>
      <w:ins w:id="1452"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2343C0BF" w14:textId="5886FB6A" w:rsidR="003F02BC" w:rsidRDefault="003F02BC" w:rsidP="003F02BC">
      <w:pPr>
        <w:autoSpaceDE w:val="0"/>
        <w:autoSpaceDN w:val="0"/>
        <w:adjustRightInd w:val="0"/>
        <w:rPr>
          <w:ins w:id="1453" w:author="David Conklin" w:date="2021-07-05T07:29:00Z"/>
          <w:rFonts w:ascii="Consolas" w:hAnsi="Consolas" w:cs="Consolas"/>
          <w:color w:val="000000"/>
          <w:sz w:val="19"/>
          <w:szCs w:val="19"/>
        </w:rPr>
      </w:pPr>
      <w:ins w:id="1454"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79461B07" w14:textId="025630A8" w:rsidR="003F02BC" w:rsidRDefault="003F02BC" w:rsidP="003F02BC">
      <w:pPr>
        <w:autoSpaceDE w:val="0"/>
        <w:autoSpaceDN w:val="0"/>
        <w:adjustRightInd w:val="0"/>
        <w:rPr>
          <w:ins w:id="1455" w:author="David Conklin" w:date="2021-07-05T07:29:00Z"/>
          <w:rFonts w:ascii="Consolas" w:hAnsi="Consolas" w:cs="Consolas"/>
          <w:color w:val="000000"/>
          <w:sz w:val="19"/>
          <w:szCs w:val="19"/>
        </w:rPr>
      </w:pPr>
      <w:ins w:id="1456"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ins>
    </w:p>
    <w:p w14:paraId="1187CBDD" w14:textId="5BD5B12A" w:rsidR="003F02BC" w:rsidRDefault="003F02BC" w:rsidP="003F02BC">
      <w:pPr>
        <w:autoSpaceDE w:val="0"/>
        <w:autoSpaceDN w:val="0"/>
        <w:adjustRightInd w:val="0"/>
        <w:rPr>
          <w:ins w:id="1457" w:author="David Conklin" w:date="2021-07-05T07:29:00Z"/>
          <w:rFonts w:ascii="Consolas" w:hAnsi="Consolas" w:cs="Consolas"/>
          <w:color w:val="000000"/>
          <w:sz w:val="19"/>
          <w:szCs w:val="19"/>
        </w:rPr>
      </w:pPr>
      <w:ins w:id="1458"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ins>
    </w:p>
    <w:p w14:paraId="21A49B8E" w14:textId="6B129258" w:rsidR="003F02BC" w:rsidRDefault="003F02BC" w:rsidP="003F02BC">
      <w:pPr>
        <w:autoSpaceDE w:val="0"/>
        <w:autoSpaceDN w:val="0"/>
        <w:adjustRightInd w:val="0"/>
        <w:rPr>
          <w:ins w:id="1459" w:author="David Conklin" w:date="2021-07-05T07:29:00Z"/>
          <w:rFonts w:ascii="Consolas" w:hAnsi="Consolas" w:cs="Consolas"/>
          <w:color w:val="000000"/>
          <w:sz w:val="19"/>
          <w:szCs w:val="19"/>
        </w:rPr>
      </w:pPr>
      <w:ins w:id="1460"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ins>
    </w:p>
    <w:p w14:paraId="42F047E4" w14:textId="487A6FD7" w:rsidR="003F02BC" w:rsidRDefault="003F02BC" w:rsidP="003F02BC">
      <w:pPr>
        <w:autoSpaceDE w:val="0"/>
        <w:autoSpaceDN w:val="0"/>
        <w:adjustRightInd w:val="0"/>
        <w:rPr>
          <w:ins w:id="1461" w:author="David Conklin" w:date="2021-07-05T07:29:00Z"/>
          <w:rFonts w:ascii="Consolas" w:hAnsi="Consolas" w:cs="Consolas"/>
          <w:color w:val="000000"/>
          <w:sz w:val="19"/>
          <w:szCs w:val="19"/>
        </w:rPr>
      </w:pPr>
      <w:ins w:id="1462"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ins>
    </w:p>
    <w:p w14:paraId="1702BD3D" w14:textId="479287A0" w:rsidR="003F02BC" w:rsidRDefault="003F02BC" w:rsidP="003F02BC">
      <w:pPr>
        <w:autoSpaceDE w:val="0"/>
        <w:autoSpaceDN w:val="0"/>
        <w:adjustRightInd w:val="0"/>
        <w:rPr>
          <w:ins w:id="1463" w:author="David Conklin" w:date="2021-07-05T07:29:00Z"/>
          <w:rFonts w:ascii="Consolas" w:hAnsi="Consolas" w:cs="Consolas"/>
          <w:color w:val="000000"/>
          <w:sz w:val="19"/>
          <w:szCs w:val="19"/>
        </w:rPr>
      </w:pPr>
      <w:ins w:id="1464"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5F22849B" w14:textId="0012F256" w:rsidR="003F02BC" w:rsidRDefault="003F02BC" w:rsidP="003F02BC">
      <w:pPr>
        <w:autoSpaceDE w:val="0"/>
        <w:autoSpaceDN w:val="0"/>
        <w:adjustRightInd w:val="0"/>
        <w:rPr>
          <w:ins w:id="1465" w:author="David Conklin" w:date="2021-07-05T07:35:00Z"/>
          <w:rFonts w:ascii="Consolas" w:hAnsi="Consolas" w:cs="Consolas"/>
          <w:color w:val="0000FF"/>
          <w:sz w:val="19"/>
          <w:szCs w:val="19"/>
        </w:rPr>
      </w:pPr>
      <w:ins w:id="1466"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ins>
    </w:p>
    <w:p w14:paraId="42D89B14" w14:textId="3C88BF79" w:rsidR="00B823D2" w:rsidRPr="002854B5" w:rsidRDefault="00B823D2" w:rsidP="00B823D2">
      <w:pPr>
        <w:rPr>
          <w:ins w:id="1467" w:author="David Conklin" w:date="2021-07-05T07:08:00Z"/>
        </w:rPr>
      </w:pPr>
      <w:ins w:id="1468" w:author="David Conklin" w:date="2021-07-05T07:08:00Z">
        <w:r>
          <w:tab/>
        </w:r>
        <w:r>
          <w:tab/>
        </w:r>
        <w:r>
          <w:tab/>
        </w:r>
        <w:r>
          <w:tab/>
        </w:r>
        <w:r>
          <w:tab/>
        </w:r>
        <w:r>
          <w:tab/>
        </w:r>
        <w:r>
          <w:tab/>
        </w:r>
        <w:r>
          <w:tab/>
        </w:r>
        <w:r>
          <w:tab/>
        </w:r>
        <w:r>
          <w:tab/>
        </w:r>
      </w:ins>
    </w:p>
    <w:p w14:paraId="0AC216CD" w14:textId="77777777" w:rsidR="00B823D2" w:rsidRDefault="00B823D2" w:rsidP="00B823D2">
      <w:pPr>
        <w:pStyle w:val="Heading2"/>
        <w:rPr>
          <w:ins w:id="1469" w:author="David Conklin" w:date="2021-07-05T07:08:00Z"/>
        </w:rPr>
      </w:pPr>
      <w:bookmarkStart w:id="1470" w:name="_Toc77151055"/>
      <w:ins w:id="1471" w:author="David Conklin" w:date="2021-07-05T07:08:00Z">
        <w:r>
          <w:t>Calibration and simulation skill</w:t>
        </w:r>
        <w:bookmarkEnd w:id="1470"/>
      </w:ins>
    </w:p>
    <w:p w14:paraId="1DE9778B" w14:textId="77777777" w:rsidR="00593C1E" w:rsidRDefault="00B823D2" w:rsidP="00B823D2">
      <w:pPr>
        <w:rPr>
          <w:ins w:id="1472" w:author="David Conklin" w:date="2021-07-05T07:41:00Z"/>
        </w:rPr>
      </w:pPr>
      <w:ins w:id="1473" w:author="David Conklin" w:date="2021-07-05T07:08:00Z">
        <w:r>
          <w:t xml:space="preserve">Calibration of CW3M for the </w:t>
        </w:r>
      </w:ins>
      <w:ins w:id="1474" w:author="David Conklin" w:date="2021-07-05T07:40:00Z">
        <w:r w:rsidR="00593C1E">
          <w:t xml:space="preserve">North Santiam </w:t>
        </w:r>
      </w:ins>
      <w:ins w:id="1475" w:author="David Conklin" w:date="2021-07-05T07:08:00Z">
        <w:r>
          <w:t xml:space="preserve">basin, done through </w:t>
        </w:r>
      </w:ins>
      <w:ins w:id="1476" w:author="David Conklin" w:date="2021-07-05T07:40:00Z">
        <w:r w:rsidR="00593C1E">
          <w:t xml:space="preserve">June </w:t>
        </w:r>
      </w:ins>
      <w:ins w:id="1477" w:author="David Conklin" w:date="2021-07-05T07:08:00Z">
        <w:r>
          <w:t>2021</w:t>
        </w:r>
      </w:ins>
      <w:ins w:id="1478" w:author="David Conklin" w:date="2021-07-05T07:40:00Z">
        <w:r w:rsidR="00593C1E">
          <w:t xml:space="preserve"> and implemented in model version 409</w:t>
        </w:r>
      </w:ins>
      <w:ins w:id="1479" w:author="David Conklin" w:date="2021-07-05T07:08:00Z">
        <w:r>
          <w:t xml:space="preserve"> has yielded </w:t>
        </w:r>
      </w:ins>
      <w:ins w:id="1480" w:author="David Conklin" w:date="2021-07-05T07:37:00Z">
        <w:r w:rsidR="00593C1E">
          <w:t>good</w:t>
        </w:r>
      </w:ins>
      <w:ins w:id="1481" w:author="David Conklin" w:date="2021-07-05T07:08:00Z">
        <w:r>
          <w:t xml:space="preserve"> to very good skill statistics for </w:t>
        </w:r>
      </w:ins>
      <w:ins w:id="1482" w:author="David Conklin" w:date="2021-07-05T07:38:00Z">
        <w:r w:rsidR="00593C1E">
          <w:t xml:space="preserve">all </w:t>
        </w:r>
      </w:ins>
      <w:ins w:id="1483" w:author="David Conklin" w:date="2021-07-05T07:08:00Z">
        <w:r>
          <w:t xml:space="preserve">7 flow locations and </w:t>
        </w:r>
      </w:ins>
      <w:ins w:id="1484" w:author="David Conklin" w:date="2021-07-05T07:39:00Z">
        <w:r w:rsidR="00593C1E">
          <w:t>5</w:t>
        </w:r>
      </w:ins>
      <w:ins w:id="1485" w:author="David Conklin" w:date="2021-07-05T07:08:00Z">
        <w:r>
          <w:t xml:space="preserve"> of 6 stream temperature locations.  </w:t>
        </w:r>
      </w:ins>
    </w:p>
    <w:p w14:paraId="117D6C55" w14:textId="77777777" w:rsidR="00B823D2" w:rsidRDefault="00B823D2" w:rsidP="00B823D2">
      <w:pPr>
        <w:rPr>
          <w:ins w:id="1486" w:author="David Conklin" w:date="2021-07-05T07:08:00Z"/>
        </w:rPr>
      </w:pPr>
    </w:p>
    <w:p w14:paraId="3FE14220" w14:textId="07664742" w:rsidR="00FD666C" w:rsidRDefault="00B823D2" w:rsidP="001E40A2">
      <w:pPr>
        <w:rPr>
          <w:ins w:id="1487" w:author="David Conklin" w:date="2021-07-07T08:23:00Z"/>
        </w:rPr>
      </w:pPr>
      <w:ins w:id="1488" w:author="David Conklin" w:date="2021-07-05T07:08:00Z">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ins>
      <w:ins w:id="1489" w:author="David Conklin" w:date="2021-07-05T07:46:00Z">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ins>
      <w:ins w:id="1490" w:author="David Conklin" w:date="2021-07-05T07:08:00Z">
        <w:r>
          <w:t>For stream temperatures, we add a fifth statistic, MAE, the mean absolute error.</w:t>
        </w:r>
      </w:ins>
      <w:ins w:id="1491" w:author="David Conklin" w:date="2021-07-05T07:45:00Z">
        <w:r w:rsidR="001E40A2">
          <w:t xml:space="preserve">  For more information on the Moriasi criteria, see the section McKenzie Basin Wetlands Study/Calibration and simulation skill.</w:t>
        </w:r>
      </w:ins>
    </w:p>
    <w:p w14:paraId="79C86DC3" w14:textId="77777777" w:rsidR="00FD666C" w:rsidRDefault="00FD666C">
      <w:pPr>
        <w:rPr>
          <w:ins w:id="1492" w:author="David Conklin" w:date="2021-07-07T08:23:00Z"/>
        </w:rPr>
      </w:pPr>
      <w:ins w:id="1493" w:author="David Conklin" w:date="2021-07-07T08:23:00Z">
        <w:r>
          <w:br w:type="page"/>
        </w:r>
      </w:ins>
    </w:p>
    <w:p w14:paraId="23CCEB29" w14:textId="77777777" w:rsidR="001E40A2" w:rsidRDefault="001E40A2" w:rsidP="001E40A2">
      <w:pPr>
        <w:rPr>
          <w:ins w:id="1494" w:author="David Conklin" w:date="2021-07-05T07:45:00Z"/>
        </w:rPr>
      </w:pPr>
    </w:p>
    <w:p w14:paraId="31A28A9D" w14:textId="0049FA47" w:rsidR="00B823D2" w:rsidRDefault="00B823D2" w:rsidP="00B823D2">
      <w:pPr>
        <w:rPr>
          <w:ins w:id="1495" w:author="David Conklin" w:date="2021-07-07T08:23:00Z"/>
        </w:rPr>
      </w:pPr>
    </w:p>
    <w:p w14:paraId="31131BC8" w14:textId="58258654" w:rsidR="00FD666C" w:rsidRDefault="00FD666C" w:rsidP="00B823D2">
      <w:pPr>
        <w:rPr>
          <w:ins w:id="1496" w:author="David Conklin" w:date="2021-07-05T07:08:00Z"/>
        </w:rPr>
      </w:pPr>
      <w:ins w:id="1497" w:author="David Conklin" w:date="2021-07-07T08:23:00Z">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ins>
    </w:p>
    <w:p w14:paraId="122F4E26" w14:textId="7DB5306E" w:rsidR="00B823D2" w:rsidRDefault="00B823D2" w:rsidP="00B823D2">
      <w:pPr>
        <w:rPr>
          <w:ins w:id="1498" w:author="David Conklin" w:date="2021-07-05T07:08:00Z"/>
        </w:rPr>
      </w:pPr>
    </w:p>
    <w:p w14:paraId="23C4060D" w14:textId="713A7C27" w:rsidR="00906153" w:rsidRDefault="00906153" w:rsidP="00B47486">
      <w:pPr>
        <w:rPr>
          <w:ins w:id="1499" w:author="David Conklin" w:date="2021-07-07T05:58:00Z"/>
        </w:rPr>
      </w:pPr>
    </w:p>
    <w:p w14:paraId="472D307F" w14:textId="47652D6F" w:rsidR="00906153" w:rsidRPr="00924909" w:rsidRDefault="001778E8" w:rsidP="00906153">
      <w:pPr>
        <w:rPr>
          <w:ins w:id="1500" w:author="David Conklin" w:date="2021-07-07T05:59:00Z"/>
          <w:rFonts w:cstheme="minorHAnsi"/>
        </w:rPr>
      </w:pPr>
      <w:ins w:id="1501" w:author="David Conklin" w:date="2021-07-07T06:10:00Z">
        <w:r>
          <w:t>Four</w:t>
        </w:r>
      </w:ins>
      <w:ins w:id="1502" w:author="David Conklin" w:date="2021-07-07T06:01:00Z">
        <w:r w:rsidR="00906153">
          <w:t xml:space="preserve"> sets</w:t>
        </w:r>
      </w:ins>
      <w:ins w:id="1503" w:author="David Conklin" w:date="2021-07-07T05:59:00Z">
        <w:r w:rsidR="00906153">
          <w:t xml:space="preserve"> of “tuning knobs” have been used to improve CW3M’s simulation skill for flows</w:t>
        </w:r>
      </w:ins>
      <w:ins w:id="1504" w:author="David Conklin" w:date="2021-07-07T06:02:00Z">
        <w:r w:rsidR="00906153">
          <w:t xml:space="preserve"> and stream temperatures</w:t>
        </w:r>
      </w:ins>
      <w:ins w:id="1505" w:author="David Conklin" w:date="2021-07-07T05:59:00Z">
        <w:r w:rsidR="00906153">
          <w:t xml:space="preserve"> in the </w:t>
        </w:r>
      </w:ins>
      <w:ins w:id="1506" w:author="David Conklin" w:date="2021-07-07T06:01:00Z">
        <w:r w:rsidR="00906153">
          <w:t>North Santiam</w:t>
        </w:r>
      </w:ins>
      <w:ins w:id="1507" w:author="David Conklin" w:date="2021-07-07T05:59:00Z">
        <w:r w:rsidR="00906153">
          <w:t xml:space="preserve"> basin: 1) the ET_MULT parameter in the HBV.csv parameter set used by the HBV precipitation-runoff submodel, 2) the placement</w:t>
        </w:r>
      </w:ins>
      <w:ins w:id="1508" w:author="David Conklin" w:date="2021-07-07T06:09:00Z">
        <w:r>
          <w:t xml:space="preserve">, </w:t>
        </w:r>
      </w:ins>
      <w:ins w:id="1509" w:author="David Conklin" w:date="2021-07-07T05:59:00Z">
        <w:r w:rsidR="00906153">
          <w:t>flow rates</w:t>
        </w:r>
      </w:ins>
      <w:ins w:id="1510" w:author="David Conklin" w:date="2021-07-07T06:09:00Z">
        <w:r>
          <w:t>, and water temperatures</w:t>
        </w:r>
      </w:ins>
      <w:ins w:id="1511" w:author="David Conklin" w:date="2021-07-07T05:59:00Z">
        <w:r w:rsidR="00906153">
          <w:t xml:space="preserve"> of the springs,  3)</w:t>
        </w:r>
        <w:r w:rsidR="00906153" w:rsidRPr="001770A2">
          <w:t xml:space="preserve"> </w:t>
        </w:r>
      </w:ins>
      <w:ins w:id="1512" w:author="David Conklin" w:date="2021-07-07T06:03:00Z">
        <w:r w:rsidR="00906153">
          <w:t xml:space="preserve">the </w:t>
        </w:r>
      </w:ins>
      <w:ins w:id="1513" w:author="David Conklin" w:date="2021-07-07T06:04:00Z">
        <w:r w:rsidR="00906153" w:rsidRPr="00906153">
          <w:rPr>
            <w:rFonts w:cstheme="minorHAnsi"/>
            <w:color w:val="000000"/>
            <w:rPrChange w:id="1514" w:author="David Conklin" w:date="2021-07-07T06:05:00Z">
              <w:rPr>
                <w:rFonts w:ascii="Consolas" w:hAnsi="Consolas" w:cs="Consolas"/>
                <w:color w:val="000000"/>
                <w:sz w:val="19"/>
                <w:szCs w:val="19"/>
              </w:rPr>
            </w:rPrChange>
          </w:rPr>
          <w:t>W2A_SLP</w:t>
        </w:r>
      </w:ins>
      <w:ins w:id="1515" w:author="David Conklin" w:date="2021-07-07T06:05:00Z">
        <w:r w:rsidR="00906153">
          <w:rPr>
            <w:rFonts w:cstheme="minorHAnsi"/>
            <w:color w:val="000000"/>
          </w:rPr>
          <w:t xml:space="preserve"> and </w:t>
        </w:r>
      </w:ins>
      <w:ins w:id="1516" w:author="David Conklin" w:date="2021-07-07T06:04:00Z">
        <w:r w:rsidR="00906153" w:rsidRPr="00906153">
          <w:rPr>
            <w:rFonts w:cstheme="minorHAnsi"/>
            <w:color w:val="000000"/>
            <w:rPrChange w:id="1517" w:author="David Conklin" w:date="2021-07-07T06:05:00Z">
              <w:rPr>
                <w:rFonts w:ascii="Consolas" w:hAnsi="Consolas" w:cs="Consolas"/>
                <w:color w:val="000000"/>
                <w:sz w:val="19"/>
                <w:szCs w:val="19"/>
              </w:rPr>
            </w:rPrChange>
          </w:rPr>
          <w:t>W2A_INT</w:t>
        </w:r>
      </w:ins>
      <w:ins w:id="1518" w:author="David Conklin" w:date="2021-07-07T06:05:00Z">
        <w:r w:rsidR="00906153">
          <w:rPr>
            <w:rFonts w:cstheme="minorHAnsi"/>
            <w:color w:val="000000"/>
          </w:rPr>
          <w:t xml:space="preserve"> parameters in the HBV.csv</w:t>
        </w:r>
      </w:ins>
      <w:ins w:id="1519" w:author="David Conklin" w:date="2021-07-07T06:06:00Z">
        <w:r w:rsidR="00906153">
          <w:rPr>
            <w:rFonts w:cstheme="minorHAnsi"/>
            <w:color w:val="000000"/>
          </w:rPr>
          <w:t xml:space="preserve"> parameter set used to infer the temperature of runoff into streams from the air t</w:t>
        </w:r>
      </w:ins>
      <w:ins w:id="1520" w:author="David Conklin" w:date="2021-07-07T06:07:00Z">
        <w:r w:rsidR="00906153">
          <w:rPr>
            <w:rFonts w:cstheme="minorHAnsi"/>
            <w:color w:val="000000"/>
          </w:rPr>
          <w:t>emperature</w:t>
        </w:r>
      </w:ins>
      <w:ins w:id="1521" w:author="David Conklin" w:date="2021-07-07T06:10:00Z">
        <w:r>
          <w:rPr>
            <w:rFonts w:cstheme="minorHAnsi"/>
          </w:rPr>
          <w:t>, and 4) the size of the topographic</w:t>
        </w:r>
      </w:ins>
      <w:ins w:id="1522" w:author="David Conklin" w:date="2021-07-07T06:11:00Z">
        <w:r>
          <w:rPr>
            <w:rFonts w:cstheme="minorHAnsi"/>
          </w:rPr>
          <w:t xml:space="preserve"> shading effect on the insolation of water in the reservoirs.</w:t>
        </w:r>
      </w:ins>
    </w:p>
    <w:p w14:paraId="2BAA4B3C" w14:textId="77777777" w:rsidR="00906153" w:rsidRPr="00906153" w:rsidRDefault="00906153" w:rsidP="00906153">
      <w:pPr>
        <w:rPr>
          <w:ins w:id="1523" w:author="David Conklin" w:date="2021-07-07T05:59:00Z"/>
          <w:rFonts w:cstheme="minorHAnsi"/>
          <w:rPrChange w:id="1524" w:author="David Conklin" w:date="2021-07-07T06:05:00Z">
            <w:rPr>
              <w:ins w:id="1525" w:author="David Conklin" w:date="2021-07-07T05:59:00Z"/>
            </w:rPr>
          </w:rPrChange>
        </w:rPr>
      </w:pPr>
    </w:p>
    <w:p w14:paraId="3F150122" w14:textId="5150C16D" w:rsidR="00906153" w:rsidRDefault="00906153" w:rsidP="00906153">
      <w:pPr>
        <w:rPr>
          <w:ins w:id="1526" w:author="David Conklin" w:date="2021-07-07T05:59:00Z"/>
        </w:rPr>
      </w:pPr>
      <w:ins w:id="1527" w:author="David Conklin" w:date="2021-07-07T05:59:00Z">
        <w:r>
          <w:t xml:space="preserve">The ET_MULT parameter </w:t>
        </w:r>
      </w:ins>
      <w:ins w:id="1528" w:author="David Conklin" w:date="2021-07-07T06:08:00Z">
        <w:r>
          <w:t>is</w:t>
        </w:r>
      </w:ins>
      <w:ins w:id="1529" w:author="David Conklin" w:date="2021-07-07T05:59:00Z">
        <w:r>
          <w:t xml:space="preserve"> a multiplier on evapotranspiration to </w:t>
        </w:r>
      </w:ins>
      <w:ins w:id="1530" w:author="David Conklin" w:date="2021-07-07T06:08:00Z">
        <w:r>
          <w:t xml:space="preserve">allow </w:t>
        </w:r>
      </w:ins>
      <w:ins w:id="1531" w:author="David Conklin" w:date="2021-07-07T05:59:00Z">
        <w:r>
          <w:t>for the fact that the average leaf area is poorly known in the forested uplands. Real and simulated evapotranspiration varies seasonally, so adjustments to ET_MULT affect the seasonal pattern of flows as well as their annual averages.</w:t>
        </w:r>
      </w:ins>
    </w:p>
    <w:p w14:paraId="23D94201" w14:textId="77777777" w:rsidR="00906153" w:rsidRDefault="00906153" w:rsidP="00906153">
      <w:pPr>
        <w:rPr>
          <w:ins w:id="1532" w:author="David Conklin" w:date="2021-07-07T05:59:00Z"/>
        </w:rPr>
      </w:pPr>
    </w:p>
    <w:p w14:paraId="60C5F33B" w14:textId="5B7D134D" w:rsidR="00906153" w:rsidRDefault="00906153" w:rsidP="00906153">
      <w:pPr>
        <w:rPr>
          <w:ins w:id="1533" w:author="David Conklin" w:date="2021-07-07T05:59:00Z"/>
        </w:rPr>
      </w:pPr>
      <w:ins w:id="1534" w:author="David Conklin" w:date="2021-07-07T06:08:00Z">
        <w:r>
          <w:t>Discharges</w:t>
        </w:r>
      </w:ins>
      <w:ins w:id="1535" w:author="David Conklin" w:date="2021-07-07T05:59:00Z">
        <w:r>
          <w:t xml:space="preserve">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ins>
      <w:ins w:id="1536" w:author="David Conklin" w:date="2021-07-07T06:13:00Z">
        <w:r w:rsidR="001778E8">
          <w:t>Locations, w</w:t>
        </w:r>
      </w:ins>
      <w:ins w:id="1537" w:author="David Conklin" w:date="2021-07-07T06:12:00Z">
        <w:r w:rsidR="001778E8">
          <w:t>ater temperature</w:t>
        </w:r>
      </w:ins>
      <w:ins w:id="1538" w:author="David Conklin" w:date="2021-07-07T06:13:00Z">
        <w:r w:rsidR="001778E8">
          <w:t>, and</w:t>
        </w:r>
      </w:ins>
      <w:ins w:id="1539" w:author="David Conklin" w:date="2021-07-07T06:12:00Z">
        <w:r w:rsidR="001778E8">
          <w:t xml:space="preserve"> flow rates of simulated s</w:t>
        </w:r>
      </w:ins>
      <w:ins w:id="1540" w:author="David Conklin" w:date="2021-07-07T06:14:00Z">
        <w:r w:rsidR="001778E8">
          <w:t xml:space="preserve">prings in the North Santiam basin were given in </w:t>
        </w:r>
      </w:ins>
      <w:ins w:id="1541" w:author="David Conklin" w:date="2021-07-07T06:15:00Z">
        <w:r w:rsidR="001778E8">
          <w:t>a previous section.</w:t>
        </w:r>
      </w:ins>
    </w:p>
    <w:p w14:paraId="5BA69BC2" w14:textId="77777777" w:rsidR="00906153" w:rsidRDefault="00906153" w:rsidP="00906153">
      <w:pPr>
        <w:rPr>
          <w:ins w:id="1542" w:author="David Conklin" w:date="2021-07-07T05:59:00Z"/>
        </w:rPr>
      </w:pPr>
    </w:p>
    <w:p w14:paraId="21B241D6" w14:textId="126AE413" w:rsidR="00906153" w:rsidRDefault="00906153" w:rsidP="00906153">
      <w:pPr>
        <w:rPr>
          <w:ins w:id="1543" w:author="David Conklin" w:date="2021-07-07T05:59:00Z"/>
        </w:rPr>
      </w:pPr>
      <w:ins w:id="1544" w:author="David Conklin" w:date="2021-07-07T05:59:00Z">
        <w:r>
          <w:t xml:space="preserve">Tuning knob values in CW3M version </w:t>
        </w:r>
      </w:ins>
      <w:ins w:id="1545" w:author="David Conklin" w:date="2021-07-07T06:16:00Z">
        <w:r w:rsidR="001778E8">
          <w:t xml:space="preserve">409 for watersheds and reservoirs in the </w:t>
        </w:r>
      </w:ins>
      <w:ins w:id="1546" w:author="David Conklin" w:date="2021-07-07T06:17:00Z">
        <w:r w:rsidR="001778E8">
          <w:t>North Santiam basin</w:t>
        </w:r>
      </w:ins>
    </w:p>
    <w:tbl>
      <w:tblPr>
        <w:tblStyle w:val="TableGrid"/>
        <w:tblW w:w="0" w:type="auto"/>
        <w:tblLayout w:type="fixed"/>
        <w:tblLook w:val="04A0" w:firstRow="1" w:lastRow="0" w:firstColumn="1" w:lastColumn="0" w:noHBand="0" w:noVBand="1"/>
        <w:tblPrChange w:id="1547" w:author="David Conklin" w:date="2021-07-07T06:31:00Z">
          <w:tblPr>
            <w:tblStyle w:val="TableGrid"/>
            <w:tblW w:w="0" w:type="auto"/>
            <w:tblLook w:val="04A0" w:firstRow="1" w:lastRow="0" w:firstColumn="1" w:lastColumn="0" w:noHBand="0" w:noVBand="1"/>
          </w:tblPr>
        </w:tblPrChange>
      </w:tblPr>
      <w:tblGrid>
        <w:gridCol w:w="2392"/>
        <w:gridCol w:w="1070"/>
        <w:gridCol w:w="2548"/>
        <w:gridCol w:w="1068"/>
        <w:gridCol w:w="1065"/>
        <w:tblGridChange w:id="1548">
          <w:tblGrid>
            <w:gridCol w:w="2392"/>
            <w:gridCol w:w="1070"/>
            <w:gridCol w:w="2548"/>
            <w:gridCol w:w="1068"/>
            <w:gridCol w:w="1065"/>
          </w:tblGrid>
        </w:tblGridChange>
      </w:tblGrid>
      <w:tr w:rsidR="00906153" w14:paraId="778EF097" w14:textId="77777777" w:rsidTr="00896578">
        <w:trPr>
          <w:ins w:id="1549" w:author="David Conklin" w:date="2021-07-07T05:59:00Z"/>
        </w:trPr>
        <w:tc>
          <w:tcPr>
            <w:tcW w:w="2392" w:type="dxa"/>
            <w:tcPrChange w:id="1550" w:author="David Conklin" w:date="2021-07-07T06:31:00Z">
              <w:tcPr>
                <w:tcW w:w="0" w:type="auto"/>
              </w:tcPr>
            </w:tcPrChange>
          </w:tcPr>
          <w:p w14:paraId="4E9478D9" w14:textId="77777777" w:rsidR="00906153" w:rsidRDefault="00906153" w:rsidP="00C73EB7">
            <w:pPr>
              <w:rPr>
                <w:ins w:id="1551" w:author="David Conklin" w:date="2021-07-07T05:59:00Z"/>
              </w:rPr>
            </w:pPr>
            <w:ins w:id="1552" w:author="David Conklin" w:date="2021-07-07T05:59:00Z">
              <w:r>
                <w:t>HBVCALIB</w:t>
              </w:r>
            </w:ins>
          </w:p>
        </w:tc>
        <w:tc>
          <w:tcPr>
            <w:tcW w:w="1070" w:type="dxa"/>
            <w:tcPrChange w:id="1553" w:author="David Conklin" w:date="2021-07-07T06:31:00Z">
              <w:tcPr>
                <w:tcW w:w="0" w:type="auto"/>
              </w:tcPr>
            </w:tcPrChange>
          </w:tcPr>
          <w:p w14:paraId="30ECE8F6" w14:textId="77777777" w:rsidR="00906153" w:rsidRDefault="00906153" w:rsidP="00C73EB7">
            <w:pPr>
              <w:rPr>
                <w:ins w:id="1554" w:author="David Conklin" w:date="2021-07-07T05:59:00Z"/>
              </w:rPr>
            </w:pPr>
            <w:ins w:id="1555" w:author="David Conklin" w:date="2021-07-07T05:59:00Z">
              <w:r>
                <w:t>ET_MULT</w:t>
              </w:r>
            </w:ins>
          </w:p>
        </w:tc>
        <w:tc>
          <w:tcPr>
            <w:tcW w:w="2548" w:type="dxa"/>
            <w:tcPrChange w:id="1556" w:author="David Conklin" w:date="2021-07-07T06:31:00Z">
              <w:tcPr>
                <w:tcW w:w="0" w:type="auto"/>
              </w:tcPr>
            </w:tcPrChange>
          </w:tcPr>
          <w:p w14:paraId="0BB1EDD4" w14:textId="77777777" w:rsidR="00906153" w:rsidRDefault="00906153" w:rsidP="00C73EB7">
            <w:pPr>
              <w:rPr>
                <w:ins w:id="1557" w:author="David Conklin" w:date="2021-07-07T05:59:00Z"/>
              </w:rPr>
            </w:pPr>
            <w:ins w:id="1558" w:author="David Conklin" w:date="2021-07-07T05:59:00Z">
              <w:r>
                <w:t>solar_radiation_multiplier</w:t>
              </w:r>
            </w:ins>
          </w:p>
        </w:tc>
        <w:tc>
          <w:tcPr>
            <w:tcW w:w="1068" w:type="dxa"/>
            <w:tcPrChange w:id="1559" w:author="David Conklin" w:date="2021-07-07T06:31:00Z">
              <w:tcPr>
                <w:tcW w:w="0" w:type="auto"/>
              </w:tcPr>
            </w:tcPrChange>
          </w:tcPr>
          <w:p w14:paraId="43FD83EE" w14:textId="77777777" w:rsidR="00906153" w:rsidRDefault="00906153" w:rsidP="00C73EB7">
            <w:pPr>
              <w:rPr>
                <w:ins w:id="1560" w:author="David Conklin" w:date="2021-07-07T05:59:00Z"/>
              </w:rPr>
            </w:pPr>
            <w:ins w:id="1561" w:author="David Conklin" w:date="2021-07-07T05:59:00Z">
              <w:r>
                <w:t>W2A_SLP</w:t>
              </w:r>
            </w:ins>
          </w:p>
        </w:tc>
        <w:tc>
          <w:tcPr>
            <w:tcW w:w="1065" w:type="dxa"/>
            <w:tcPrChange w:id="1562" w:author="David Conklin" w:date="2021-07-07T06:31:00Z">
              <w:tcPr>
                <w:tcW w:w="0" w:type="auto"/>
              </w:tcPr>
            </w:tcPrChange>
          </w:tcPr>
          <w:p w14:paraId="6FBB17DA" w14:textId="77777777" w:rsidR="00906153" w:rsidRDefault="00906153" w:rsidP="00C73EB7">
            <w:pPr>
              <w:rPr>
                <w:ins w:id="1563" w:author="David Conklin" w:date="2021-07-07T05:59:00Z"/>
              </w:rPr>
            </w:pPr>
            <w:ins w:id="1564" w:author="David Conklin" w:date="2021-07-07T05:59:00Z">
              <w:r>
                <w:t>W2A_INT</w:t>
              </w:r>
            </w:ins>
          </w:p>
        </w:tc>
      </w:tr>
      <w:tr w:rsidR="00906153" w14:paraId="4705F2A1" w14:textId="77777777" w:rsidTr="00896578">
        <w:trPr>
          <w:ins w:id="1565" w:author="David Conklin" w:date="2021-07-07T05:59:00Z"/>
        </w:trPr>
        <w:tc>
          <w:tcPr>
            <w:tcW w:w="2392" w:type="dxa"/>
            <w:tcPrChange w:id="1566" w:author="David Conklin" w:date="2021-07-07T06:31:00Z">
              <w:tcPr>
                <w:tcW w:w="0" w:type="auto"/>
              </w:tcPr>
            </w:tcPrChange>
          </w:tcPr>
          <w:p w14:paraId="41B0CE5C" w14:textId="183F427D" w:rsidR="00906153" w:rsidRDefault="001778E8" w:rsidP="00C73EB7">
            <w:pPr>
              <w:rPr>
                <w:ins w:id="1567" w:author="David Conklin" w:date="2021-07-07T05:59:00Z"/>
              </w:rPr>
            </w:pPr>
            <w:ins w:id="1568" w:author="David Conklin" w:date="2021-07-07T06:20:00Z">
              <w:r>
                <w:t xml:space="preserve">10 </w:t>
              </w:r>
            </w:ins>
            <w:ins w:id="1569" w:author="David Conklin" w:date="2021-07-07T06:21:00Z">
              <w:r>
                <w:t>DET</w:t>
              </w:r>
            </w:ins>
          </w:p>
        </w:tc>
        <w:tc>
          <w:tcPr>
            <w:tcW w:w="1070" w:type="dxa"/>
            <w:tcPrChange w:id="1570" w:author="David Conklin" w:date="2021-07-07T06:31:00Z">
              <w:tcPr>
                <w:tcW w:w="0" w:type="auto"/>
              </w:tcPr>
            </w:tcPrChange>
          </w:tcPr>
          <w:p w14:paraId="36E982DA" w14:textId="15204091" w:rsidR="00906153" w:rsidRDefault="00896578" w:rsidP="00C73EB7">
            <w:pPr>
              <w:jc w:val="center"/>
              <w:rPr>
                <w:ins w:id="1571" w:author="David Conklin" w:date="2021-07-07T05:59:00Z"/>
              </w:rPr>
            </w:pPr>
            <w:ins w:id="1572" w:author="David Conklin" w:date="2021-07-07T06:27:00Z">
              <w:r>
                <w:t>1.23</w:t>
              </w:r>
            </w:ins>
          </w:p>
        </w:tc>
        <w:tc>
          <w:tcPr>
            <w:tcW w:w="2548" w:type="dxa"/>
            <w:tcPrChange w:id="1573" w:author="David Conklin" w:date="2021-07-07T06:31:00Z">
              <w:tcPr>
                <w:tcW w:w="0" w:type="auto"/>
              </w:tcPr>
            </w:tcPrChange>
          </w:tcPr>
          <w:p w14:paraId="374DC075" w14:textId="47F172EF" w:rsidR="00906153" w:rsidRDefault="0054043F" w:rsidP="00C73EB7">
            <w:pPr>
              <w:jc w:val="center"/>
              <w:rPr>
                <w:ins w:id="1574" w:author="David Conklin" w:date="2021-07-07T05:59:00Z"/>
              </w:rPr>
            </w:pPr>
            <w:ins w:id="1575" w:author="David Conklin" w:date="2021-07-07T06:32:00Z">
              <w:r>
                <w:t>0.9</w:t>
              </w:r>
            </w:ins>
          </w:p>
        </w:tc>
        <w:tc>
          <w:tcPr>
            <w:tcW w:w="1068" w:type="dxa"/>
            <w:tcPrChange w:id="1576" w:author="David Conklin" w:date="2021-07-07T06:31:00Z">
              <w:tcPr>
                <w:tcW w:w="0" w:type="auto"/>
              </w:tcPr>
            </w:tcPrChange>
          </w:tcPr>
          <w:p w14:paraId="3CDD2B7C" w14:textId="1E5E95EB" w:rsidR="00906153" w:rsidRDefault="00896578" w:rsidP="00C73EB7">
            <w:pPr>
              <w:jc w:val="center"/>
              <w:rPr>
                <w:ins w:id="1577" w:author="David Conklin" w:date="2021-07-07T05:59:00Z"/>
              </w:rPr>
            </w:pPr>
            <w:ins w:id="1578" w:author="David Conklin" w:date="2021-07-07T06:23:00Z">
              <w:r>
                <w:t>0.45</w:t>
              </w:r>
            </w:ins>
          </w:p>
        </w:tc>
        <w:tc>
          <w:tcPr>
            <w:tcW w:w="1065" w:type="dxa"/>
            <w:tcPrChange w:id="1579" w:author="David Conklin" w:date="2021-07-07T06:31:00Z">
              <w:tcPr>
                <w:tcW w:w="0" w:type="auto"/>
              </w:tcPr>
            </w:tcPrChange>
          </w:tcPr>
          <w:p w14:paraId="0BDA0BDE" w14:textId="0127BDF4" w:rsidR="00906153" w:rsidRDefault="00896578" w:rsidP="00C73EB7">
            <w:pPr>
              <w:jc w:val="center"/>
              <w:rPr>
                <w:ins w:id="1580" w:author="David Conklin" w:date="2021-07-07T05:59:00Z"/>
              </w:rPr>
            </w:pPr>
            <w:ins w:id="1581" w:author="David Conklin" w:date="2021-07-07T06:23:00Z">
              <w:r>
                <w:t>4.7</w:t>
              </w:r>
            </w:ins>
            <w:ins w:id="1582" w:author="David Conklin" w:date="2021-07-07T06:25:00Z">
              <w:r>
                <w:t>7</w:t>
              </w:r>
            </w:ins>
          </w:p>
        </w:tc>
      </w:tr>
      <w:tr w:rsidR="00906153" w14:paraId="7EF5211A" w14:textId="77777777" w:rsidTr="00896578">
        <w:trPr>
          <w:ins w:id="1583" w:author="David Conklin" w:date="2021-07-07T05:59:00Z"/>
        </w:trPr>
        <w:tc>
          <w:tcPr>
            <w:tcW w:w="2392" w:type="dxa"/>
            <w:tcPrChange w:id="1584" w:author="David Conklin" w:date="2021-07-07T06:31:00Z">
              <w:tcPr>
                <w:tcW w:w="0" w:type="auto"/>
              </w:tcPr>
            </w:tcPrChange>
          </w:tcPr>
          <w:p w14:paraId="4A39E00E" w14:textId="6E594201" w:rsidR="00906153" w:rsidRDefault="00896578" w:rsidP="00C73EB7">
            <w:pPr>
              <w:rPr>
                <w:ins w:id="1585" w:author="David Conklin" w:date="2021-07-07T05:59:00Z"/>
              </w:rPr>
            </w:pPr>
            <w:ins w:id="1586" w:author="David Conklin" w:date="2021-07-07T06:24:00Z">
              <w:r>
                <w:t>37 Mehama</w:t>
              </w:r>
            </w:ins>
          </w:p>
        </w:tc>
        <w:tc>
          <w:tcPr>
            <w:tcW w:w="1070" w:type="dxa"/>
            <w:tcPrChange w:id="1587" w:author="David Conklin" w:date="2021-07-07T06:31:00Z">
              <w:tcPr>
                <w:tcW w:w="0" w:type="auto"/>
              </w:tcPr>
            </w:tcPrChange>
          </w:tcPr>
          <w:p w14:paraId="29556390" w14:textId="6A7A0090" w:rsidR="00906153" w:rsidRDefault="00896578" w:rsidP="00C73EB7">
            <w:pPr>
              <w:jc w:val="center"/>
              <w:rPr>
                <w:ins w:id="1588" w:author="David Conklin" w:date="2021-07-07T05:59:00Z"/>
              </w:rPr>
            </w:pPr>
            <w:ins w:id="1589" w:author="David Conklin" w:date="2021-07-07T06:26:00Z">
              <w:r>
                <w:t>0.15</w:t>
              </w:r>
            </w:ins>
          </w:p>
        </w:tc>
        <w:tc>
          <w:tcPr>
            <w:tcW w:w="2548" w:type="dxa"/>
            <w:tcPrChange w:id="1590" w:author="David Conklin" w:date="2021-07-07T06:31:00Z">
              <w:tcPr>
                <w:tcW w:w="0" w:type="auto"/>
              </w:tcPr>
            </w:tcPrChange>
          </w:tcPr>
          <w:p w14:paraId="4BD9430F" w14:textId="258E46C2" w:rsidR="00906153" w:rsidRDefault="00906153" w:rsidP="00C73EB7">
            <w:pPr>
              <w:jc w:val="center"/>
              <w:rPr>
                <w:ins w:id="1591" w:author="David Conklin" w:date="2021-07-07T05:59:00Z"/>
              </w:rPr>
            </w:pPr>
          </w:p>
        </w:tc>
        <w:tc>
          <w:tcPr>
            <w:tcW w:w="1068" w:type="dxa"/>
            <w:tcPrChange w:id="1592" w:author="David Conklin" w:date="2021-07-07T06:31:00Z">
              <w:tcPr>
                <w:tcW w:w="0" w:type="auto"/>
              </w:tcPr>
            </w:tcPrChange>
          </w:tcPr>
          <w:p w14:paraId="68EE75AE" w14:textId="666322BD" w:rsidR="00906153" w:rsidRDefault="00896578" w:rsidP="00C73EB7">
            <w:pPr>
              <w:jc w:val="center"/>
              <w:rPr>
                <w:ins w:id="1593" w:author="David Conklin" w:date="2021-07-07T05:59:00Z"/>
              </w:rPr>
            </w:pPr>
            <w:ins w:id="1594" w:author="David Conklin" w:date="2021-07-07T06:25:00Z">
              <w:r>
                <w:t>0.66</w:t>
              </w:r>
            </w:ins>
          </w:p>
        </w:tc>
        <w:tc>
          <w:tcPr>
            <w:tcW w:w="1065" w:type="dxa"/>
            <w:tcPrChange w:id="1595" w:author="David Conklin" w:date="2021-07-07T06:31:00Z">
              <w:tcPr>
                <w:tcW w:w="0" w:type="auto"/>
              </w:tcPr>
            </w:tcPrChange>
          </w:tcPr>
          <w:p w14:paraId="1F258F3F" w14:textId="4D49D783" w:rsidR="00906153" w:rsidRDefault="00896578" w:rsidP="00C73EB7">
            <w:pPr>
              <w:jc w:val="center"/>
              <w:rPr>
                <w:ins w:id="1596" w:author="David Conklin" w:date="2021-07-07T05:59:00Z"/>
              </w:rPr>
            </w:pPr>
            <w:ins w:id="1597" w:author="David Conklin" w:date="2021-07-07T06:25:00Z">
              <w:r>
                <w:t>3.34</w:t>
              </w:r>
            </w:ins>
          </w:p>
        </w:tc>
      </w:tr>
      <w:tr w:rsidR="00906153" w14:paraId="74987467" w14:textId="77777777" w:rsidTr="00896578">
        <w:trPr>
          <w:ins w:id="1598" w:author="David Conklin" w:date="2021-07-07T05:59:00Z"/>
        </w:trPr>
        <w:tc>
          <w:tcPr>
            <w:tcW w:w="2392" w:type="dxa"/>
            <w:tcPrChange w:id="1599" w:author="David Conklin" w:date="2021-07-07T06:31:00Z">
              <w:tcPr>
                <w:tcW w:w="0" w:type="auto"/>
              </w:tcPr>
            </w:tcPrChange>
          </w:tcPr>
          <w:p w14:paraId="1D03CBA6" w14:textId="663B154D" w:rsidR="00906153" w:rsidRDefault="00896578" w:rsidP="00C73EB7">
            <w:pPr>
              <w:rPr>
                <w:ins w:id="1600" w:author="David Conklin" w:date="2021-07-07T05:59:00Z"/>
              </w:rPr>
            </w:pPr>
            <w:ins w:id="1601" w:author="David Conklin" w:date="2021-07-07T06:25:00Z">
              <w:r>
                <w:t>44</w:t>
              </w:r>
            </w:ins>
            <w:ins w:id="1602" w:author="David Conklin" w:date="2021-07-07T06:26:00Z">
              <w:r>
                <w:t xml:space="preserve"> Lower North Santiam</w:t>
              </w:r>
            </w:ins>
          </w:p>
        </w:tc>
        <w:tc>
          <w:tcPr>
            <w:tcW w:w="1070" w:type="dxa"/>
            <w:tcPrChange w:id="1603" w:author="David Conklin" w:date="2021-07-07T06:31:00Z">
              <w:tcPr>
                <w:tcW w:w="0" w:type="auto"/>
              </w:tcPr>
            </w:tcPrChange>
          </w:tcPr>
          <w:p w14:paraId="35A853AE" w14:textId="39FC2279" w:rsidR="00906153" w:rsidRDefault="00906153" w:rsidP="00C73EB7">
            <w:pPr>
              <w:jc w:val="center"/>
              <w:rPr>
                <w:ins w:id="1604" w:author="David Conklin" w:date="2021-07-07T05:59:00Z"/>
              </w:rPr>
            </w:pPr>
            <w:ins w:id="1605" w:author="David Conklin" w:date="2021-07-07T05:59:00Z">
              <w:r>
                <w:t>1.</w:t>
              </w:r>
            </w:ins>
            <w:ins w:id="1606" w:author="David Conklin" w:date="2021-07-07T06:26:00Z">
              <w:r w:rsidR="00896578">
                <w:t>63</w:t>
              </w:r>
            </w:ins>
          </w:p>
        </w:tc>
        <w:tc>
          <w:tcPr>
            <w:tcW w:w="2548" w:type="dxa"/>
            <w:tcPrChange w:id="1607" w:author="David Conklin" w:date="2021-07-07T06:31:00Z">
              <w:tcPr>
                <w:tcW w:w="0" w:type="auto"/>
              </w:tcPr>
            </w:tcPrChange>
          </w:tcPr>
          <w:p w14:paraId="159F12C7" w14:textId="77777777" w:rsidR="00906153" w:rsidRDefault="00906153" w:rsidP="00C73EB7">
            <w:pPr>
              <w:jc w:val="center"/>
              <w:rPr>
                <w:ins w:id="1608" w:author="David Conklin" w:date="2021-07-07T05:59:00Z"/>
              </w:rPr>
            </w:pPr>
          </w:p>
        </w:tc>
        <w:tc>
          <w:tcPr>
            <w:tcW w:w="1068" w:type="dxa"/>
            <w:tcPrChange w:id="1609" w:author="David Conklin" w:date="2021-07-07T06:31:00Z">
              <w:tcPr>
                <w:tcW w:w="0" w:type="auto"/>
              </w:tcPr>
            </w:tcPrChange>
          </w:tcPr>
          <w:p w14:paraId="12A02A99" w14:textId="6A006B19" w:rsidR="00906153" w:rsidRDefault="00896578" w:rsidP="00C73EB7">
            <w:pPr>
              <w:jc w:val="center"/>
              <w:rPr>
                <w:ins w:id="1610" w:author="David Conklin" w:date="2021-07-07T05:59:00Z"/>
              </w:rPr>
            </w:pPr>
            <w:ins w:id="1611" w:author="David Conklin" w:date="2021-07-07T06:27:00Z">
              <w:r>
                <w:t>0.77</w:t>
              </w:r>
            </w:ins>
          </w:p>
        </w:tc>
        <w:tc>
          <w:tcPr>
            <w:tcW w:w="1065" w:type="dxa"/>
            <w:tcPrChange w:id="1612" w:author="David Conklin" w:date="2021-07-07T06:31:00Z">
              <w:tcPr>
                <w:tcW w:w="0" w:type="auto"/>
              </w:tcPr>
            </w:tcPrChange>
          </w:tcPr>
          <w:p w14:paraId="258EDBF1" w14:textId="082D1FE4" w:rsidR="00906153" w:rsidRDefault="00896578" w:rsidP="00C73EB7">
            <w:pPr>
              <w:jc w:val="center"/>
              <w:rPr>
                <w:ins w:id="1613" w:author="David Conklin" w:date="2021-07-07T05:59:00Z"/>
              </w:rPr>
            </w:pPr>
            <w:ins w:id="1614" w:author="David Conklin" w:date="2021-07-07T06:27:00Z">
              <w:r>
                <w:t>2.08</w:t>
              </w:r>
            </w:ins>
          </w:p>
        </w:tc>
      </w:tr>
      <w:tr w:rsidR="00906153" w14:paraId="27AAF1AE" w14:textId="77777777" w:rsidTr="00896578">
        <w:trPr>
          <w:ins w:id="1615" w:author="David Conklin" w:date="2021-07-07T05:59:00Z"/>
        </w:trPr>
        <w:tc>
          <w:tcPr>
            <w:tcW w:w="2392" w:type="dxa"/>
            <w:tcPrChange w:id="1616" w:author="David Conklin" w:date="2021-07-07T06:31:00Z">
              <w:tcPr>
                <w:tcW w:w="0" w:type="auto"/>
              </w:tcPr>
            </w:tcPrChange>
          </w:tcPr>
          <w:p w14:paraId="17B69B0A" w14:textId="3279806E" w:rsidR="00906153" w:rsidRDefault="00896578" w:rsidP="00C73EB7">
            <w:pPr>
              <w:rPr>
                <w:ins w:id="1617" w:author="David Conklin" w:date="2021-07-07T05:59:00Z"/>
              </w:rPr>
            </w:pPr>
            <w:ins w:id="1618" w:author="David Conklin" w:date="2021-07-07T06:28:00Z">
              <w:r>
                <w:t>50 Little North Santiam</w:t>
              </w:r>
            </w:ins>
          </w:p>
        </w:tc>
        <w:tc>
          <w:tcPr>
            <w:tcW w:w="1070" w:type="dxa"/>
            <w:tcPrChange w:id="1619" w:author="David Conklin" w:date="2021-07-07T06:31:00Z">
              <w:tcPr>
                <w:tcW w:w="0" w:type="auto"/>
              </w:tcPr>
            </w:tcPrChange>
          </w:tcPr>
          <w:p w14:paraId="53669FC7" w14:textId="2A5E2E2F" w:rsidR="00906153" w:rsidRDefault="00896578" w:rsidP="00C73EB7">
            <w:pPr>
              <w:jc w:val="center"/>
              <w:rPr>
                <w:ins w:id="1620" w:author="David Conklin" w:date="2021-07-07T05:59:00Z"/>
              </w:rPr>
            </w:pPr>
            <w:ins w:id="1621" w:author="David Conklin" w:date="2021-07-07T06:28:00Z">
              <w:r>
                <w:t>0.35</w:t>
              </w:r>
            </w:ins>
          </w:p>
        </w:tc>
        <w:tc>
          <w:tcPr>
            <w:tcW w:w="2548" w:type="dxa"/>
            <w:tcPrChange w:id="1622" w:author="David Conklin" w:date="2021-07-07T06:31:00Z">
              <w:tcPr>
                <w:tcW w:w="0" w:type="auto"/>
              </w:tcPr>
            </w:tcPrChange>
          </w:tcPr>
          <w:p w14:paraId="230C8AA2" w14:textId="77777777" w:rsidR="00906153" w:rsidRDefault="00906153" w:rsidP="00C73EB7">
            <w:pPr>
              <w:jc w:val="center"/>
              <w:rPr>
                <w:ins w:id="1623" w:author="David Conklin" w:date="2021-07-07T05:59:00Z"/>
              </w:rPr>
            </w:pPr>
          </w:p>
        </w:tc>
        <w:tc>
          <w:tcPr>
            <w:tcW w:w="1068" w:type="dxa"/>
            <w:tcPrChange w:id="1624" w:author="David Conklin" w:date="2021-07-07T06:31:00Z">
              <w:tcPr>
                <w:tcW w:w="0" w:type="auto"/>
              </w:tcPr>
            </w:tcPrChange>
          </w:tcPr>
          <w:p w14:paraId="332F2D90" w14:textId="6C9EB11D" w:rsidR="00906153" w:rsidRDefault="00896578" w:rsidP="00C73EB7">
            <w:pPr>
              <w:jc w:val="center"/>
              <w:rPr>
                <w:ins w:id="1625" w:author="David Conklin" w:date="2021-07-07T05:59:00Z"/>
              </w:rPr>
            </w:pPr>
            <w:ins w:id="1626" w:author="David Conklin" w:date="2021-07-07T06:28:00Z">
              <w:r>
                <w:t>1.00</w:t>
              </w:r>
            </w:ins>
          </w:p>
        </w:tc>
        <w:tc>
          <w:tcPr>
            <w:tcW w:w="1065" w:type="dxa"/>
            <w:tcPrChange w:id="1627" w:author="David Conklin" w:date="2021-07-07T06:31:00Z">
              <w:tcPr>
                <w:tcW w:w="0" w:type="auto"/>
              </w:tcPr>
            </w:tcPrChange>
          </w:tcPr>
          <w:p w14:paraId="33F3B672" w14:textId="770654EF" w:rsidR="00906153" w:rsidRDefault="00896578" w:rsidP="00C73EB7">
            <w:pPr>
              <w:jc w:val="center"/>
              <w:rPr>
                <w:ins w:id="1628" w:author="David Conklin" w:date="2021-07-07T05:59:00Z"/>
              </w:rPr>
            </w:pPr>
            <w:ins w:id="1629" w:author="David Conklin" w:date="2021-07-07T06:28:00Z">
              <w:r>
                <w:t>0.96</w:t>
              </w:r>
            </w:ins>
          </w:p>
        </w:tc>
      </w:tr>
      <w:tr w:rsidR="00906153" w14:paraId="473FCAA0" w14:textId="77777777" w:rsidTr="00896578">
        <w:trPr>
          <w:ins w:id="1630" w:author="David Conklin" w:date="2021-07-07T05:59:00Z"/>
        </w:trPr>
        <w:tc>
          <w:tcPr>
            <w:tcW w:w="2392" w:type="dxa"/>
            <w:tcPrChange w:id="1631" w:author="David Conklin" w:date="2021-07-07T06:31:00Z">
              <w:tcPr>
                <w:tcW w:w="0" w:type="auto"/>
              </w:tcPr>
            </w:tcPrChange>
          </w:tcPr>
          <w:p w14:paraId="640677E0" w14:textId="39BF854C" w:rsidR="00906153" w:rsidRDefault="00896578" w:rsidP="00C73EB7">
            <w:pPr>
              <w:rPr>
                <w:ins w:id="1632" w:author="David Conklin" w:date="2021-07-07T05:59:00Z"/>
              </w:rPr>
            </w:pPr>
            <w:ins w:id="1633" w:author="David Conklin" w:date="2021-07-07T06:29:00Z">
              <w:r>
                <w:t xml:space="preserve">51 Blowout Creek      </w:t>
              </w:r>
            </w:ins>
          </w:p>
        </w:tc>
        <w:tc>
          <w:tcPr>
            <w:tcW w:w="1070" w:type="dxa"/>
            <w:tcPrChange w:id="1634" w:author="David Conklin" w:date="2021-07-07T06:31:00Z">
              <w:tcPr>
                <w:tcW w:w="0" w:type="auto"/>
              </w:tcPr>
            </w:tcPrChange>
          </w:tcPr>
          <w:p w14:paraId="6731BA25" w14:textId="6457D89A" w:rsidR="00906153" w:rsidRDefault="00896578" w:rsidP="00C73EB7">
            <w:pPr>
              <w:jc w:val="center"/>
              <w:rPr>
                <w:ins w:id="1635" w:author="David Conklin" w:date="2021-07-07T05:59:00Z"/>
              </w:rPr>
            </w:pPr>
            <w:ins w:id="1636" w:author="David Conklin" w:date="2021-07-07T06:30:00Z">
              <w:r>
                <w:t>0.1</w:t>
              </w:r>
            </w:ins>
          </w:p>
        </w:tc>
        <w:tc>
          <w:tcPr>
            <w:tcW w:w="2548" w:type="dxa"/>
            <w:tcPrChange w:id="1637" w:author="David Conklin" w:date="2021-07-07T06:31:00Z">
              <w:tcPr>
                <w:tcW w:w="0" w:type="auto"/>
              </w:tcPr>
            </w:tcPrChange>
          </w:tcPr>
          <w:p w14:paraId="79BEFB40" w14:textId="77777777" w:rsidR="00906153" w:rsidRDefault="00906153" w:rsidP="00C73EB7">
            <w:pPr>
              <w:jc w:val="center"/>
              <w:rPr>
                <w:ins w:id="1638" w:author="David Conklin" w:date="2021-07-07T05:59:00Z"/>
              </w:rPr>
            </w:pPr>
          </w:p>
        </w:tc>
        <w:tc>
          <w:tcPr>
            <w:tcW w:w="1068" w:type="dxa"/>
            <w:tcPrChange w:id="1639" w:author="David Conklin" w:date="2021-07-07T06:31:00Z">
              <w:tcPr>
                <w:tcW w:w="0" w:type="auto"/>
              </w:tcPr>
            </w:tcPrChange>
          </w:tcPr>
          <w:p w14:paraId="2EB9AFFA" w14:textId="4D267825" w:rsidR="00906153" w:rsidRDefault="00896578" w:rsidP="00C73EB7">
            <w:pPr>
              <w:jc w:val="center"/>
              <w:rPr>
                <w:ins w:id="1640" w:author="David Conklin" w:date="2021-07-07T05:59:00Z"/>
              </w:rPr>
            </w:pPr>
            <w:ins w:id="1641" w:author="David Conklin" w:date="2021-07-07T06:30:00Z">
              <w:r>
                <w:t>0.67</w:t>
              </w:r>
            </w:ins>
          </w:p>
        </w:tc>
        <w:tc>
          <w:tcPr>
            <w:tcW w:w="1065" w:type="dxa"/>
            <w:tcPrChange w:id="1642" w:author="David Conklin" w:date="2021-07-07T06:31:00Z">
              <w:tcPr>
                <w:tcW w:w="0" w:type="auto"/>
              </w:tcPr>
            </w:tcPrChange>
          </w:tcPr>
          <w:p w14:paraId="24A0C8B0" w14:textId="60152F21" w:rsidR="00906153" w:rsidRDefault="00896578" w:rsidP="00C73EB7">
            <w:pPr>
              <w:jc w:val="center"/>
              <w:rPr>
                <w:ins w:id="1643" w:author="David Conklin" w:date="2021-07-07T05:59:00Z"/>
              </w:rPr>
            </w:pPr>
            <w:ins w:id="1644" w:author="David Conklin" w:date="2021-07-07T06:30:00Z">
              <w:r>
                <w:t>2.56</w:t>
              </w:r>
            </w:ins>
          </w:p>
        </w:tc>
      </w:tr>
    </w:tbl>
    <w:p w14:paraId="116E627F" w14:textId="3F30ED70" w:rsidR="00906153" w:rsidRDefault="00906153" w:rsidP="00906153">
      <w:pPr>
        <w:rPr>
          <w:ins w:id="1645" w:author="David Conklin" w:date="2021-07-07T07:01:00Z"/>
        </w:rPr>
      </w:pPr>
    </w:p>
    <w:p w14:paraId="52C54B0C" w14:textId="77777777" w:rsidR="00906153" w:rsidRDefault="00906153" w:rsidP="00906153">
      <w:pPr>
        <w:pStyle w:val="Heading2"/>
        <w:rPr>
          <w:ins w:id="1646" w:author="David Conklin" w:date="2021-07-07T05:59:00Z"/>
        </w:rPr>
      </w:pPr>
    </w:p>
    <w:p w14:paraId="75DCEBF0" w14:textId="72628FAB" w:rsidR="00906153" w:rsidRDefault="00906153" w:rsidP="00906153">
      <w:pPr>
        <w:pStyle w:val="Heading2"/>
        <w:rPr>
          <w:ins w:id="1647" w:author="David Conklin" w:date="2021-07-07T05:59:00Z"/>
        </w:rPr>
      </w:pPr>
      <w:bookmarkStart w:id="1648" w:name="_Toc77151056"/>
      <w:ins w:id="1649" w:author="David Conklin" w:date="2021-07-07T05:59:00Z">
        <w:r>
          <w:t xml:space="preserve">Analysis of </w:t>
        </w:r>
      </w:ins>
      <w:ins w:id="1650" w:author="David Conklin" w:date="2021-07-07T06:35:00Z">
        <w:r w:rsidR="00924909">
          <w:t xml:space="preserve">tuning knob values and </w:t>
        </w:r>
      </w:ins>
      <w:ins w:id="1651" w:author="David Conklin" w:date="2021-07-07T05:59:00Z">
        <w:r>
          <w:t>locations where the model has low skill</w:t>
        </w:r>
        <w:bookmarkEnd w:id="1648"/>
      </w:ins>
    </w:p>
    <w:p w14:paraId="04341852" w14:textId="160A5282" w:rsidR="0000574A" w:rsidRDefault="0000574A" w:rsidP="00906153">
      <w:pPr>
        <w:rPr>
          <w:ins w:id="1652" w:author="David Conklin" w:date="2021-07-07T06:49:00Z"/>
        </w:rPr>
      </w:pPr>
      <w:ins w:id="1653" w:author="David Conklin" w:date="2021-07-07T06:42:00Z">
        <w:r>
          <w:t>As of CW3M v</w:t>
        </w:r>
      </w:ins>
      <w:ins w:id="1654" w:author="David Conklin" w:date="2021-07-07T06:43:00Z">
        <w:r>
          <w:t xml:space="preserve">ersion 409 (June 2021), </w:t>
        </w:r>
      </w:ins>
      <w:ins w:id="1655" w:author="David Conklin" w:date="2021-07-07T06:44:00Z">
        <w:r>
          <w:t>Moriasi skill grades were satisfactory to very good for simulations of flows at all of the 7</w:t>
        </w:r>
      </w:ins>
      <w:ins w:id="1656" w:author="David Conklin" w:date="2021-07-07T06:45:00Z">
        <w:r>
          <w:t xml:space="preserve"> reaches in the North Santiam which were analyzed.  Corresponding grades were</w:t>
        </w:r>
      </w:ins>
      <w:ins w:id="1657" w:author="David Conklin" w:date="2021-07-07T06:46:00Z">
        <w:r>
          <w:t xml:space="preserve"> good to very good at 5 of the 6 reaches which were ana</w:t>
        </w:r>
      </w:ins>
      <w:ins w:id="1658" w:author="David Conklin" w:date="2021-07-07T06:47:00Z">
        <w:r>
          <w:t>lyzed.  There is a spreadsheet on a preceding pa</w:t>
        </w:r>
      </w:ins>
      <w:ins w:id="1659" w:author="David Conklin" w:date="2021-07-07T06:48:00Z">
        <w:r>
          <w:t>ge with the details.</w:t>
        </w:r>
      </w:ins>
    </w:p>
    <w:p w14:paraId="250C00B9" w14:textId="58847539" w:rsidR="0000574A" w:rsidRDefault="0000574A" w:rsidP="00906153">
      <w:pPr>
        <w:rPr>
          <w:ins w:id="1660" w:author="David Conklin" w:date="2021-07-07T06:49:00Z"/>
        </w:rPr>
      </w:pPr>
    </w:p>
    <w:p w14:paraId="6C91F880" w14:textId="3581768A" w:rsidR="0000574A" w:rsidRDefault="0000574A" w:rsidP="00906153">
      <w:pPr>
        <w:rPr>
          <w:ins w:id="1661" w:author="David Conklin" w:date="2021-07-07T07:07:00Z"/>
        </w:rPr>
      </w:pPr>
      <w:ins w:id="1662" w:author="David Conklin" w:date="2021-07-07T06:49:00Z">
        <w:r>
          <w:t xml:space="preserve">The skill grade was NS (not </w:t>
        </w:r>
      </w:ins>
      <w:ins w:id="1663" w:author="David Conklin" w:date="2021-07-07T06:50:00Z">
        <w:r>
          <w:t xml:space="preserve">satisfactory) for %bias of stream temperature at Greens Bridge location near </w:t>
        </w:r>
      </w:ins>
      <w:ins w:id="1664" w:author="David Conklin" w:date="2021-07-07T06:51:00Z">
        <w:r>
          <w:t>Jefferson on the lower North Santiam.  Simulated temperatures there averaged</w:t>
        </w:r>
      </w:ins>
      <w:ins w:id="1665" w:author="David Conklin" w:date="2021-07-07T06:52:00Z">
        <w:r>
          <w:t xml:space="preserve"> 2.0 degrees C lower than measured temperatures</w:t>
        </w:r>
      </w:ins>
      <w:ins w:id="1666" w:author="David Conklin" w:date="2021-07-07T06:53:00Z">
        <w:r w:rsidR="00EB6023">
          <w:t xml:space="preserve"> for 20</w:t>
        </w:r>
      </w:ins>
      <w:ins w:id="1667" w:author="David Conklin" w:date="2021-07-07T06:54:00Z">
        <w:r w:rsidR="00EB6023">
          <w:t>10-18.</w:t>
        </w:r>
      </w:ins>
    </w:p>
    <w:p w14:paraId="42AD56E9" w14:textId="0EEC0D20" w:rsidR="00831C20" w:rsidRDefault="00831C20" w:rsidP="00906153">
      <w:pPr>
        <w:rPr>
          <w:ins w:id="1668" w:author="David Conklin" w:date="2021-07-07T07:07:00Z"/>
        </w:rPr>
      </w:pPr>
    </w:p>
    <w:p w14:paraId="10C04E5C" w14:textId="62E8D774" w:rsidR="00831C20" w:rsidRDefault="00831C20" w:rsidP="00906153">
      <w:pPr>
        <w:rPr>
          <w:ins w:id="1669" w:author="David Conklin" w:date="2021-07-07T06:42:00Z"/>
        </w:rPr>
      </w:pPr>
      <w:ins w:id="1670" w:author="David Conklin" w:date="2021-07-07T07:07:00Z">
        <w:r>
          <w:t>A number of the tuning knob values</w:t>
        </w:r>
      </w:ins>
      <w:ins w:id="1671" w:author="David Conklin" w:date="2021-07-07T07:08:00Z">
        <w:r>
          <w:t xml:space="preserve"> are not plausible.  For example, ET_MULT for the B</w:t>
        </w:r>
      </w:ins>
      <w:ins w:id="1672" w:author="David Conklin" w:date="2021-07-07T07:09:00Z">
        <w:r>
          <w:t xml:space="preserve">lowout Creek watershed is only 0.1, meaning that the model’s </w:t>
        </w:r>
      </w:ins>
      <w:ins w:id="1673" w:author="David Conklin" w:date="2021-07-07T07:10:00Z">
        <w:r>
          <w:t xml:space="preserve">simulated values for evapotranspiration have to be reduced by </w:t>
        </w:r>
      </w:ins>
      <w:ins w:id="1674" w:author="David Conklin" w:date="2021-07-07T07:11:00Z">
        <w:r>
          <w:t xml:space="preserve">90% in order to </w:t>
        </w:r>
      </w:ins>
      <w:ins w:id="1675" w:author="David Conklin" w:date="2021-07-07T07:12:00Z">
        <w:r>
          <w:t xml:space="preserve">increase the watershed discharge to </w:t>
        </w:r>
      </w:ins>
      <w:ins w:id="1676" w:author="David Conklin" w:date="2021-07-07T07:11:00Z">
        <w:r>
          <w:t>improve the simu</w:t>
        </w:r>
      </w:ins>
      <w:ins w:id="1677" w:author="David Conklin" w:date="2021-07-07T07:12:00Z">
        <w:r>
          <w:t>lati</w:t>
        </w:r>
      </w:ins>
      <w:ins w:id="1678" w:author="David Conklin" w:date="2021-07-07T07:13:00Z">
        <w:r w:rsidR="005903C0">
          <w:t>on relative to the gage record.</w:t>
        </w:r>
      </w:ins>
      <w:ins w:id="1679" w:author="David Conklin" w:date="2021-07-07T07:14:00Z">
        <w:r w:rsidR="005903C0">
          <w:t xml:space="preserve">  A second </w:t>
        </w:r>
      </w:ins>
      <w:ins w:id="1680" w:author="David Conklin" w:date="2021-07-07T07:15:00Z">
        <w:r w:rsidR="005903C0">
          <w:t>example is the W2A_SLP and W2A_INT values (1.00 and 0.96, respec</w:t>
        </w:r>
      </w:ins>
      <w:ins w:id="1681" w:author="David Conklin" w:date="2021-07-07T07:16:00Z">
        <w:r w:rsidR="005903C0">
          <w:t>tively) for the Little North Santiam, meaning that th</w:t>
        </w:r>
      </w:ins>
      <w:ins w:id="1682" w:author="David Conklin" w:date="2021-07-07T07:18:00Z">
        <w:r w:rsidR="005903C0">
          <w:t>e temperature of the runoff into the Little North Santiam is generally about one degree C higher than</w:t>
        </w:r>
      </w:ins>
      <w:ins w:id="1683" w:author="David Conklin" w:date="2021-07-07T07:19:00Z">
        <w:r w:rsidR="005903C0">
          <w:t xml:space="preserve"> the air temperature.</w:t>
        </w:r>
      </w:ins>
    </w:p>
    <w:p w14:paraId="392193F7" w14:textId="77777777" w:rsidR="00906153" w:rsidRDefault="00906153" w:rsidP="00906153">
      <w:pPr>
        <w:rPr>
          <w:ins w:id="1684" w:author="David Conklin" w:date="2021-07-07T06:00:00Z"/>
        </w:rPr>
      </w:pPr>
    </w:p>
    <w:p w14:paraId="583635CF" w14:textId="42217C24" w:rsidR="00906153" w:rsidRDefault="00906153" w:rsidP="00906153">
      <w:pPr>
        <w:pStyle w:val="Heading2"/>
        <w:rPr>
          <w:ins w:id="1685" w:author="David Conklin" w:date="2021-07-07T06:00:00Z"/>
        </w:rPr>
      </w:pPr>
      <w:bookmarkStart w:id="1686" w:name="_Toc77151057"/>
      <w:ins w:id="1687" w:author="David Conklin" w:date="2021-07-07T06:00:00Z">
        <w:r>
          <w:lastRenderedPageBreak/>
          <w:t xml:space="preserve">Simulated </w:t>
        </w:r>
      </w:ins>
      <w:ins w:id="1688" w:author="David Conklin" w:date="2021-07-07T07:19:00Z">
        <w:r w:rsidR="005903C0">
          <w:t>North Santiam</w:t>
        </w:r>
      </w:ins>
      <w:ins w:id="1689" w:author="David Conklin" w:date="2021-07-07T06:00:00Z">
        <w:r>
          <w:t xml:space="preserve"> basin water budget and thermal energy budget</w:t>
        </w:r>
        <w:bookmarkEnd w:id="1686"/>
      </w:ins>
    </w:p>
    <w:p w14:paraId="32BB2030" w14:textId="77777777" w:rsidR="00906153" w:rsidRDefault="00906153" w:rsidP="00906153">
      <w:pPr>
        <w:pStyle w:val="Heading2"/>
        <w:rPr>
          <w:ins w:id="1690" w:author="David Conklin" w:date="2021-07-07T06:00:00Z"/>
        </w:rPr>
      </w:pPr>
    </w:p>
    <w:p w14:paraId="4FCEB10C" w14:textId="77777777" w:rsidR="00906153" w:rsidRDefault="00906153" w:rsidP="00906153">
      <w:pPr>
        <w:rPr>
          <w:ins w:id="1691" w:author="David Conklin" w:date="2021-07-07T06:00:00Z"/>
        </w:rPr>
      </w:pPr>
      <w:ins w:id="1692" w:author="David Conklin" w:date="2021-07-07T06:00:00Z">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ins>
    </w:p>
    <w:p w14:paraId="476AEA82" w14:textId="77777777" w:rsidR="00906153" w:rsidRDefault="00906153" w:rsidP="00906153">
      <w:pPr>
        <w:rPr>
          <w:ins w:id="1693" w:author="David Conklin" w:date="2021-07-07T06:00:00Z"/>
        </w:rPr>
      </w:pPr>
    </w:p>
    <w:p w14:paraId="6BB34C33" w14:textId="77777777" w:rsidR="00906153" w:rsidRDefault="00906153" w:rsidP="00906153">
      <w:pPr>
        <w:rPr>
          <w:ins w:id="1694" w:author="David Conklin" w:date="2021-07-07T06:00:00Z"/>
        </w:rPr>
      </w:pPr>
      <w:ins w:id="1695" w:author="David Conklin" w:date="2021-07-07T06:00:00Z">
        <w:r>
          <w:t xml:space="preserve">The water and energy budgets are said to “close” when the “total in” value matches the “total out” value in each budget.  As of CW3M version 409 (7/1/21), the water budget closes nicely but the thermal energy budget is still out by an appreciable amount..  </w:t>
        </w:r>
      </w:ins>
    </w:p>
    <w:p w14:paraId="587F2B99" w14:textId="77777777" w:rsidR="00906153" w:rsidRDefault="00906153" w:rsidP="00906153">
      <w:pPr>
        <w:rPr>
          <w:ins w:id="1696" w:author="David Conklin" w:date="2021-07-07T06:00:00Z"/>
        </w:rPr>
      </w:pPr>
    </w:p>
    <w:p w14:paraId="21B87C27" w14:textId="7EA0B632" w:rsidR="00906153" w:rsidRDefault="00906153" w:rsidP="00906153">
      <w:pPr>
        <w:rPr>
          <w:ins w:id="1697" w:author="David Conklin" w:date="2021-07-07T06:00:00Z"/>
        </w:rPr>
      </w:pPr>
      <w:ins w:id="1698" w:author="David Conklin" w:date="2021-07-07T06:00:00Z">
        <w:r>
          <w:t xml:space="preserve">In the water budget,  the average yearly total out is </w:t>
        </w:r>
      </w:ins>
      <w:ins w:id="1699" w:author="David Conklin" w:date="2021-07-07T08:55:00Z">
        <w:r w:rsidR="007C38DF">
          <w:t xml:space="preserve">14 mm more </w:t>
        </w:r>
      </w:ins>
      <w:ins w:id="1700" w:author="David Conklin" w:date="2021-07-07T06:00:00Z">
        <w:r>
          <w:t>than the average yearly total in, a difference of 0.</w:t>
        </w:r>
      </w:ins>
      <w:ins w:id="1701" w:author="David Conklin" w:date="2021-07-07T08:56:00Z">
        <w:r w:rsidR="007C38DF">
          <w:t>57</w:t>
        </w:r>
      </w:ins>
      <w:ins w:id="1702" w:author="David Conklin" w:date="2021-07-07T06:00:00Z">
        <w:r>
          <w:t xml:space="preserve">%.  However, a closer look at the underlying data reveals that at the beginning of 2010, the total amount of water in the reaches, reservoirs, and soil tracked by the model was equivalent to </w:t>
        </w:r>
      </w:ins>
      <w:ins w:id="1703" w:author="David Conklin" w:date="2021-07-07T08:57:00Z">
        <w:r w:rsidR="007C38DF">
          <w:t>538.1</w:t>
        </w:r>
      </w:ins>
      <w:ins w:id="1704" w:author="David Conklin" w:date="2021-07-07T06:00:00Z">
        <w:r>
          <w:t xml:space="preserve"> mm over the area of the basin, while 9 years later at the end of 2018 the analogous amount was </w:t>
        </w:r>
      </w:ins>
      <w:ins w:id="1705" w:author="David Conklin" w:date="2021-07-07T08:57:00Z">
        <w:r w:rsidR="007C38DF">
          <w:t>524.4</w:t>
        </w:r>
      </w:ins>
      <w:ins w:id="1706" w:author="David Conklin" w:date="2021-07-07T06:00:00Z">
        <w:r>
          <w:t xml:space="preserve"> mm, a</w:t>
        </w:r>
      </w:ins>
      <w:ins w:id="1707" w:author="David Conklin" w:date="2021-07-07T08:58:00Z">
        <w:r w:rsidR="007C38DF">
          <w:t xml:space="preserve"> de</w:t>
        </w:r>
      </w:ins>
      <w:ins w:id="1708" w:author="David Conklin" w:date="2021-07-07T08:59:00Z">
        <w:r w:rsidR="007C38DF">
          <w:t xml:space="preserve">crease </w:t>
        </w:r>
      </w:ins>
      <w:ins w:id="1709" w:author="David Conklin" w:date="2021-07-07T06:00:00Z">
        <w:r>
          <w:t xml:space="preserve"> of 1</w:t>
        </w:r>
      </w:ins>
      <w:ins w:id="1710" w:author="David Conklin" w:date="2021-07-07T08:59:00Z">
        <w:r w:rsidR="007C38DF">
          <w:t>3.8</w:t>
        </w:r>
      </w:ins>
      <w:ins w:id="1711" w:author="David Conklin" w:date="2021-07-07T06:00:00Z">
        <w:r>
          <w:t xml:space="preserve"> mm over the 9 year period, or </w:t>
        </w:r>
      </w:ins>
      <w:ins w:id="1712" w:author="David Conklin" w:date="2021-07-07T08:59:00Z">
        <w:r w:rsidR="007C38DF">
          <w:t>1.</w:t>
        </w:r>
      </w:ins>
      <w:ins w:id="1713" w:author="David Conklin" w:date="2021-07-07T09:00:00Z">
        <w:r w:rsidR="007C38DF">
          <w:t>5</w:t>
        </w:r>
      </w:ins>
      <w:ins w:id="1714" w:author="David Conklin" w:date="2021-07-07T06:00:00Z">
        <w:r>
          <w:t xml:space="preserve"> mm/year.  Taking that change in the total volume of water into account </w:t>
        </w:r>
      </w:ins>
      <w:ins w:id="1715" w:author="David Conklin" w:date="2021-07-07T09:05:00Z">
        <w:r w:rsidR="007C38DF">
          <w:t>increases</w:t>
        </w:r>
      </w:ins>
      <w:ins w:id="1716" w:author="David Conklin" w:date="2021-07-07T06:00:00Z">
        <w:r>
          <w:t xml:space="preserve"> the discrepancy from </w:t>
        </w:r>
      </w:ins>
      <w:ins w:id="1717" w:author="David Conklin" w:date="2021-07-07T09:00:00Z">
        <w:r w:rsidR="007C38DF">
          <w:t>1</w:t>
        </w:r>
      </w:ins>
      <w:ins w:id="1718" w:author="David Conklin" w:date="2021-07-07T09:07:00Z">
        <w:r w:rsidR="00325D79">
          <w:t>3.8</w:t>
        </w:r>
      </w:ins>
      <w:ins w:id="1719" w:author="David Conklin" w:date="2021-07-07T06:00:00Z">
        <w:r>
          <w:t xml:space="preserve"> mm (</w:t>
        </w:r>
      </w:ins>
      <w:ins w:id="1720" w:author="David Conklin" w:date="2021-07-07T09:01:00Z">
        <w:r w:rsidR="007C38DF">
          <w:t>0.57</w:t>
        </w:r>
      </w:ins>
      <w:ins w:id="1721" w:author="David Conklin" w:date="2021-07-07T06:00:00Z">
        <w:r>
          <w:t xml:space="preserve">%) to </w:t>
        </w:r>
      </w:ins>
      <w:ins w:id="1722" w:author="David Conklin" w:date="2021-07-07T09:02:00Z">
        <w:r w:rsidR="007C38DF">
          <w:t>1</w:t>
        </w:r>
      </w:ins>
      <w:ins w:id="1723" w:author="David Conklin" w:date="2021-07-07T09:07:00Z">
        <w:r w:rsidR="00325D79">
          <w:t>15.4</w:t>
        </w:r>
      </w:ins>
      <w:ins w:id="1724" w:author="David Conklin" w:date="2021-07-07T06:00:00Z">
        <w:r>
          <w:t xml:space="preserve"> mm </w:t>
        </w:r>
      </w:ins>
    </w:p>
    <w:p w14:paraId="3D7FA967" w14:textId="5D1B6218" w:rsidR="00906153" w:rsidRDefault="00906153" w:rsidP="00906153">
      <w:pPr>
        <w:rPr>
          <w:ins w:id="1725" w:author="David Conklin" w:date="2021-07-07T06:00:00Z"/>
        </w:rPr>
      </w:pPr>
      <w:ins w:id="1726" w:author="David Conklin" w:date="2021-07-07T06:00:00Z">
        <w:r>
          <w:t>(</w:t>
        </w:r>
      </w:ins>
      <w:ins w:id="1727" w:author="David Conklin" w:date="2021-07-07T09:08:00Z">
        <w:r w:rsidR="00325D79">
          <w:t>0.73</w:t>
        </w:r>
      </w:ins>
      <w:ins w:id="1728" w:author="David Conklin" w:date="2021-07-07T06:00:00Z">
        <w:r>
          <w:t>%).</w:t>
        </w:r>
      </w:ins>
    </w:p>
    <w:p w14:paraId="6592A7F6" w14:textId="77777777" w:rsidR="00906153" w:rsidRDefault="00906153" w:rsidP="00906153">
      <w:pPr>
        <w:rPr>
          <w:ins w:id="1729" w:author="David Conklin" w:date="2021-07-07T06:00:00Z"/>
        </w:rPr>
      </w:pPr>
    </w:p>
    <w:p w14:paraId="46427683" w14:textId="1BB140D9" w:rsidR="00906153" w:rsidRDefault="00906153" w:rsidP="00906153">
      <w:pPr>
        <w:rPr>
          <w:ins w:id="1730" w:author="David Conklin" w:date="2021-07-07T06:00:00Z"/>
        </w:rPr>
      </w:pPr>
      <w:ins w:id="1731" w:author="David Conklin" w:date="2021-07-07T06:00:00Z">
        <w:r>
          <w:t xml:space="preserve">As of 7/2/21 CW3M ver. 409, for the period 2010-18, CW3M simulates this water budget for the </w:t>
        </w:r>
      </w:ins>
      <w:ins w:id="1732" w:author="David Conklin" w:date="2021-07-07T08:32:00Z">
        <w:r w:rsidR="00F05E95">
          <w:t>North Santiam</w:t>
        </w:r>
      </w:ins>
      <w:ins w:id="1733" w:author="David Conklin" w:date="2021-07-07T06:00:00Z">
        <w:r>
          <w:t xml:space="preserve"> basin.</w:t>
        </w:r>
      </w:ins>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C73EB7">
        <w:trPr>
          <w:ins w:id="1734" w:author="David Conklin" w:date="2021-07-07T06:00:00Z"/>
        </w:trPr>
        <w:tc>
          <w:tcPr>
            <w:tcW w:w="0" w:type="auto"/>
          </w:tcPr>
          <w:p w14:paraId="7EC959E0" w14:textId="77777777" w:rsidR="00906153" w:rsidRPr="00036F50" w:rsidRDefault="00906153" w:rsidP="00C73EB7">
            <w:pPr>
              <w:jc w:val="center"/>
              <w:rPr>
                <w:ins w:id="1735" w:author="David Conklin" w:date="2021-07-07T06:00:00Z"/>
                <w:b/>
                <w:bCs/>
              </w:rPr>
            </w:pPr>
            <w:ins w:id="1736" w:author="David Conklin" w:date="2021-07-07T06:00:00Z">
              <w:r w:rsidRPr="00036F50">
                <w:rPr>
                  <w:b/>
                  <w:bCs/>
                </w:rPr>
                <w:t>Inputs</w:t>
              </w:r>
            </w:ins>
          </w:p>
        </w:tc>
        <w:tc>
          <w:tcPr>
            <w:tcW w:w="0" w:type="auto"/>
          </w:tcPr>
          <w:p w14:paraId="0D89E1DC" w14:textId="77777777" w:rsidR="00906153" w:rsidRDefault="00906153" w:rsidP="00C73EB7">
            <w:pPr>
              <w:rPr>
                <w:ins w:id="1737" w:author="David Conklin" w:date="2021-07-07T06:00:00Z"/>
              </w:rPr>
            </w:pPr>
            <w:ins w:id="1738" w:author="David Conklin" w:date="2021-07-07T06:00:00Z">
              <w:r>
                <w:t>annual mmH2O</w:t>
              </w:r>
            </w:ins>
          </w:p>
        </w:tc>
        <w:tc>
          <w:tcPr>
            <w:tcW w:w="0" w:type="auto"/>
          </w:tcPr>
          <w:p w14:paraId="7DAA7595" w14:textId="77777777" w:rsidR="00906153" w:rsidRDefault="00906153" w:rsidP="00C73EB7">
            <w:pPr>
              <w:rPr>
                <w:ins w:id="1739" w:author="David Conklin" w:date="2021-07-07T06:00:00Z"/>
              </w:rPr>
            </w:pPr>
            <w:ins w:id="1740" w:author="David Conklin" w:date="2021-07-07T06:00:00Z">
              <w:r>
                <w:t>% of total inputs</w:t>
              </w:r>
            </w:ins>
          </w:p>
        </w:tc>
        <w:tc>
          <w:tcPr>
            <w:tcW w:w="0" w:type="auto"/>
          </w:tcPr>
          <w:p w14:paraId="0F6DCBF8" w14:textId="77777777" w:rsidR="00906153" w:rsidRDefault="00906153" w:rsidP="00C73EB7">
            <w:pPr>
              <w:rPr>
                <w:ins w:id="1741" w:author="David Conklin" w:date="2021-07-07T06:00:00Z"/>
              </w:rPr>
            </w:pPr>
            <w:ins w:id="1742" w:author="David Conklin" w:date="2021-07-07T06:00:00Z">
              <w:r>
                <w:t>cms</w:t>
              </w:r>
            </w:ins>
          </w:p>
        </w:tc>
        <w:tc>
          <w:tcPr>
            <w:tcW w:w="0" w:type="auto"/>
          </w:tcPr>
          <w:p w14:paraId="02369FDF" w14:textId="77777777" w:rsidR="00906153" w:rsidRDefault="00906153" w:rsidP="00C73EB7">
            <w:pPr>
              <w:rPr>
                <w:ins w:id="1743" w:author="David Conklin" w:date="2021-07-07T06:00:00Z"/>
              </w:rPr>
            </w:pPr>
            <w:ins w:id="1744" w:author="David Conklin" w:date="2021-07-07T06:00:00Z">
              <w:r>
                <w:t>% of basin discharge</w:t>
              </w:r>
            </w:ins>
          </w:p>
        </w:tc>
      </w:tr>
      <w:tr w:rsidR="00906153" w14:paraId="0834D78C" w14:textId="77777777" w:rsidTr="00C73EB7">
        <w:trPr>
          <w:ins w:id="1745" w:author="David Conklin" w:date="2021-07-07T06:00:00Z"/>
        </w:trPr>
        <w:tc>
          <w:tcPr>
            <w:tcW w:w="0" w:type="auto"/>
          </w:tcPr>
          <w:p w14:paraId="035578B4" w14:textId="77777777" w:rsidR="00906153" w:rsidRDefault="00906153" w:rsidP="00C73EB7">
            <w:pPr>
              <w:rPr>
                <w:ins w:id="1746" w:author="David Conklin" w:date="2021-07-07T06:00:00Z"/>
              </w:rPr>
            </w:pPr>
            <w:ins w:id="1747" w:author="David Conklin" w:date="2021-07-07T06:00:00Z">
              <w:r>
                <w:t>precipitation</w:t>
              </w:r>
            </w:ins>
          </w:p>
        </w:tc>
        <w:tc>
          <w:tcPr>
            <w:tcW w:w="0" w:type="auto"/>
          </w:tcPr>
          <w:p w14:paraId="01043A5F" w14:textId="05C481D0" w:rsidR="00F05E95" w:rsidRDefault="00F05E95">
            <w:pPr>
              <w:jc w:val="right"/>
              <w:rPr>
                <w:ins w:id="1748" w:author="David Conklin" w:date="2021-07-07T06:00:00Z"/>
              </w:rPr>
            </w:pPr>
            <w:ins w:id="1749" w:author="David Conklin" w:date="2021-07-07T08:32:00Z">
              <w:r>
                <w:t>2094</w:t>
              </w:r>
            </w:ins>
          </w:p>
        </w:tc>
        <w:tc>
          <w:tcPr>
            <w:tcW w:w="0" w:type="auto"/>
          </w:tcPr>
          <w:p w14:paraId="1A400072" w14:textId="77CB20F0" w:rsidR="00906153" w:rsidRDefault="00906153" w:rsidP="00C73EB7">
            <w:pPr>
              <w:jc w:val="right"/>
              <w:rPr>
                <w:ins w:id="1750" w:author="David Conklin" w:date="2021-07-07T06:00:00Z"/>
              </w:rPr>
            </w:pPr>
            <w:ins w:id="1751" w:author="David Conklin" w:date="2021-07-07T06:00:00Z">
              <w:r>
                <w:t>8</w:t>
              </w:r>
            </w:ins>
            <w:ins w:id="1752" w:author="David Conklin" w:date="2021-07-07T08:39:00Z">
              <w:r w:rsidR="00F05E95">
                <w:t>5.8</w:t>
              </w:r>
            </w:ins>
            <w:ins w:id="1753" w:author="David Conklin" w:date="2021-07-07T06:00:00Z">
              <w:r>
                <w:t>%</w:t>
              </w:r>
            </w:ins>
          </w:p>
        </w:tc>
        <w:tc>
          <w:tcPr>
            <w:tcW w:w="0" w:type="auto"/>
          </w:tcPr>
          <w:p w14:paraId="245DCF41" w14:textId="77777777" w:rsidR="00906153" w:rsidRDefault="00906153" w:rsidP="00C73EB7">
            <w:pPr>
              <w:jc w:val="right"/>
              <w:rPr>
                <w:ins w:id="1754" w:author="David Conklin" w:date="2021-07-07T06:00:00Z"/>
              </w:rPr>
            </w:pPr>
          </w:p>
        </w:tc>
        <w:tc>
          <w:tcPr>
            <w:tcW w:w="0" w:type="auto"/>
          </w:tcPr>
          <w:p w14:paraId="3DE4A904" w14:textId="77777777" w:rsidR="00906153" w:rsidRDefault="00906153" w:rsidP="00C73EB7">
            <w:pPr>
              <w:rPr>
                <w:ins w:id="1755" w:author="David Conklin" w:date="2021-07-07T06:00:00Z"/>
              </w:rPr>
            </w:pPr>
          </w:p>
        </w:tc>
      </w:tr>
      <w:tr w:rsidR="00906153" w14:paraId="4032A5F8" w14:textId="77777777" w:rsidTr="00C73EB7">
        <w:trPr>
          <w:ins w:id="1756" w:author="David Conklin" w:date="2021-07-07T06:00:00Z"/>
        </w:trPr>
        <w:tc>
          <w:tcPr>
            <w:tcW w:w="0" w:type="auto"/>
          </w:tcPr>
          <w:p w14:paraId="6E3DC835" w14:textId="77777777" w:rsidR="00906153" w:rsidRDefault="00906153" w:rsidP="00C73EB7">
            <w:pPr>
              <w:rPr>
                <w:ins w:id="1757" w:author="David Conklin" w:date="2021-07-07T06:00:00Z"/>
              </w:rPr>
            </w:pPr>
            <w:ins w:id="1758" w:author="David Conklin" w:date="2021-07-07T06:00:00Z">
              <w:r>
                <w:t>springs</w:t>
              </w:r>
            </w:ins>
          </w:p>
        </w:tc>
        <w:tc>
          <w:tcPr>
            <w:tcW w:w="0" w:type="auto"/>
          </w:tcPr>
          <w:p w14:paraId="53369BDA" w14:textId="0174449F" w:rsidR="00906153" w:rsidRDefault="00F05E95" w:rsidP="00C73EB7">
            <w:pPr>
              <w:jc w:val="right"/>
              <w:rPr>
                <w:ins w:id="1759" w:author="David Conklin" w:date="2021-07-07T06:00:00Z"/>
              </w:rPr>
            </w:pPr>
            <w:ins w:id="1760" w:author="David Conklin" w:date="2021-07-07T08:33:00Z">
              <w:r>
                <w:t>332</w:t>
              </w:r>
            </w:ins>
          </w:p>
        </w:tc>
        <w:tc>
          <w:tcPr>
            <w:tcW w:w="0" w:type="auto"/>
          </w:tcPr>
          <w:p w14:paraId="7105EB1C" w14:textId="7015AA2C" w:rsidR="00906153" w:rsidRDefault="00906153" w:rsidP="00C73EB7">
            <w:pPr>
              <w:jc w:val="right"/>
              <w:rPr>
                <w:ins w:id="1761" w:author="David Conklin" w:date="2021-07-07T06:00:00Z"/>
              </w:rPr>
            </w:pPr>
            <w:ins w:id="1762" w:author="David Conklin" w:date="2021-07-07T06:00:00Z">
              <w:r>
                <w:t>1</w:t>
              </w:r>
            </w:ins>
            <w:ins w:id="1763" w:author="David Conklin" w:date="2021-07-07T08:40:00Z">
              <w:r w:rsidR="00F05E95">
                <w:t>3.6</w:t>
              </w:r>
            </w:ins>
            <w:ins w:id="1764" w:author="David Conklin" w:date="2021-07-07T06:00:00Z">
              <w:r>
                <w:t>%</w:t>
              </w:r>
            </w:ins>
          </w:p>
        </w:tc>
        <w:tc>
          <w:tcPr>
            <w:tcW w:w="0" w:type="auto"/>
          </w:tcPr>
          <w:p w14:paraId="0B19871D" w14:textId="00B977A7" w:rsidR="00906153" w:rsidRDefault="00F05E95" w:rsidP="00C73EB7">
            <w:pPr>
              <w:jc w:val="right"/>
              <w:rPr>
                <w:ins w:id="1765" w:author="David Conklin" w:date="2021-07-07T06:00:00Z"/>
              </w:rPr>
            </w:pPr>
            <w:ins w:id="1766" w:author="David Conklin" w:date="2021-07-07T08:43:00Z">
              <w:r>
                <w:t>20.0</w:t>
              </w:r>
            </w:ins>
          </w:p>
        </w:tc>
        <w:tc>
          <w:tcPr>
            <w:tcW w:w="0" w:type="auto"/>
          </w:tcPr>
          <w:p w14:paraId="6D611369" w14:textId="4D8BD261" w:rsidR="00906153" w:rsidRDefault="00906153" w:rsidP="00C73EB7">
            <w:pPr>
              <w:jc w:val="right"/>
              <w:rPr>
                <w:ins w:id="1767" w:author="David Conklin" w:date="2021-07-07T06:00:00Z"/>
              </w:rPr>
            </w:pPr>
            <w:ins w:id="1768" w:author="David Conklin" w:date="2021-07-07T06:00:00Z">
              <w:r>
                <w:t>1</w:t>
              </w:r>
            </w:ins>
            <w:ins w:id="1769" w:author="David Conklin" w:date="2021-07-07T08:49:00Z">
              <w:r w:rsidR="00410C21">
                <w:t>8.8</w:t>
              </w:r>
            </w:ins>
            <w:ins w:id="1770" w:author="David Conklin" w:date="2021-07-07T06:00:00Z">
              <w:r>
                <w:t xml:space="preserve"> %</w:t>
              </w:r>
            </w:ins>
          </w:p>
        </w:tc>
      </w:tr>
      <w:tr w:rsidR="00906153" w14:paraId="49F5B790" w14:textId="77777777" w:rsidTr="00C73EB7">
        <w:trPr>
          <w:ins w:id="1771" w:author="David Conklin" w:date="2021-07-07T06:00:00Z"/>
        </w:trPr>
        <w:tc>
          <w:tcPr>
            <w:tcW w:w="0" w:type="auto"/>
          </w:tcPr>
          <w:p w14:paraId="7215FAA0" w14:textId="77777777" w:rsidR="00906153" w:rsidRDefault="00906153" w:rsidP="00C73EB7">
            <w:pPr>
              <w:rPr>
                <w:ins w:id="1772" w:author="David Conklin" w:date="2021-07-07T06:00:00Z"/>
              </w:rPr>
            </w:pPr>
            <w:ins w:id="1773" w:author="David Conklin" w:date="2021-07-07T06:00:00Z">
              <w:r>
                <w:t>wells</w:t>
              </w:r>
            </w:ins>
          </w:p>
        </w:tc>
        <w:tc>
          <w:tcPr>
            <w:tcW w:w="0" w:type="auto"/>
          </w:tcPr>
          <w:p w14:paraId="503CBCAB" w14:textId="0E0C03BA" w:rsidR="00906153" w:rsidRDefault="00F05E95" w:rsidP="00C73EB7">
            <w:pPr>
              <w:jc w:val="right"/>
              <w:rPr>
                <w:ins w:id="1774" w:author="David Conklin" w:date="2021-07-07T06:00:00Z"/>
              </w:rPr>
            </w:pPr>
            <w:ins w:id="1775" w:author="David Conklin" w:date="2021-07-07T08:33:00Z">
              <w:r>
                <w:t>6</w:t>
              </w:r>
            </w:ins>
          </w:p>
        </w:tc>
        <w:tc>
          <w:tcPr>
            <w:tcW w:w="0" w:type="auto"/>
          </w:tcPr>
          <w:p w14:paraId="451EBF5E" w14:textId="2AD46866" w:rsidR="00906153" w:rsidRDefault="00906153" w:rsidP="00C73EB7">
            <w:pPr>
              <w:jc w:val="right"/>
              <w:rPr>
                <w:ins w:id="1776" w:author="David Conklin" w:date="2021-07-07T06:00:00Z"/>
              </w:rPr>
            </w:pPr>
            <w:ins w:id="1777" w:author="David Conklin" w:date="2021-07-07T06:00:00Z">
              <w:r>
                <w:t>0.</w:t>
              </w:r>
            </w:ins>
            <w:ins w:id="1778" w:author="David Conklin" w:date="2021-07-07T08:40:00Z">
              <w:r w:rsidR="00F05E95">
                <w:t>3</w:t>
              </w:r>
            </w:ins>
            <w:ins w:id="1779" w:author="David Conklin" w:date="2021-07-07T06:00:00Z">
              <w:r>
                <w:t>%</w:t>
              </w:r>
            </w:ins>
          </w:p>
        </w:tc>
        <w:tc>
          <w:tcPr>
            <w:tcW w:w="0" w:type="auto"/>
          </w:tcPr>
          <w:p w14:paraId="47A04B6B" w14:textId="77777777" w:rsidR="00906153" w:rsidRDefault="00906153" w:rsidP="00C73EB7">
            <w:pPr>
              <w:jc w:val="right"/>
              <w:rPr>
                <w:ins w:id="1780" w:author="David Conklin" w:date="2021-07-07T06:00:00Z"/>
              </w:rPr>
            </w:pPr>
          </w:p>
        </w:tc>
        <w:tc>
          <w:tcPr>
            <w:tcW w:w="0" w:type="auto"/>
          </w:tcPr>
          <w:p w14:paraId="6B7A32A4" w14:textId="77777777" w:rsidR="00906153" w:rsidRDefault="00906153" w:rsidP="00C73EB7">
            <w:pPr>
              <w:rPr>
                <w:ins w:id="1781" w:author="David Conklin" w:date="2021-07-07T06:00:00Z"/>
              </w:rPr>
            </w:pPr>
          </w:p>
        </w:tc>
      </w:tr>
      <w:tr w:rsidR="00906153" w14:paraId="26D1241B" w14:textId="77777777" w:rsidTr="00C73EB7">
        <w:trPr>
          <w:ins w:id="1782" w:author="David Conklin" w:date="2021-07-07T06:00:00Z"/>
        </w:trPr>
        <w:tc>
          <w:tcPr>
            <w:tcW w:w="0" w:type="auto"/>
          </w:tcPr>
          <w:p w14:paraId="728FDE0F" w14:textId="77777777" w:rsidR="00906153" w:rsidRDefault="00906153" w:rsidP="00C73EB7">
            <w:pPr>
              <w:rPr>
                <w:ins w:id="1783" w:author="David Conklin" w:date="2021-07-07T06:00:00Z"/>
              </w:rPr>
            </w:pPr>
            <w:ins w:id="1784" w:author="David Conklin" w:date="2021-07-07T06:00:00Z">
              <w:r>
                <w:t>added by model</w:t>
              </w:r>
            </w:ins>
          </w:p>
        </w:tc>
        <w:tc>
          <w:tcPr>
            <w:tcW w:w="0" w:type="auto"/>
          </w:tcPr>
          <w:p w14:paraId="1446E1FC" w14:textId="1F663580" w:rsidR="00906153" w:rsidRDefault="00F05E95" w:rsidP="00C73EB7">
            <w:pPr>
              <w:jc w:val="right"/>
              <w:rPr>
                <w:ins w:id="1785" w:author="David Conklin" w:date="2021-07-07T06:00:00Z"/>
              </w:rPr>
            </w:pPr>
            <w:ins w:id="1786" w:author="David Conklin" w:date="2021-07-07T08:37:00Z">
              <w:r>
                <w:t>8</w:t>
              </w:r>
            </w:ins>
          </w:p>
        </w:tc>
        <w:tc>
          <w:tcPr>
            <w:tcW w:w="0" w:type="auto"/>
          </w:tcPr>
          <w:p w14:paraId="7E582FD3" w14:textId="77777777" w:rsidR="00906153" w:rsidRDefault="00906153" w:rsidP="00C73EB7">
            <w:pPr>
              <w:jc w:val="right"/>
              <w:rPr>
                <w:ins w:id="1787" w:author="David Conklin" w:date="2021-07-07T06:00:00Z"/>
              </w:rPr>
            </w:pPr>
            <w:ins w:id="1788" w:author="David Conklin" w:date="2021-07-07T06:00:00Z">
              <w:r>
                <w:t>0.3%</w:t>
              </w:r>
            </w:ins>
          </w:p>
        </w:tc>
        <w:tc>
          <w:tcPr>
            <w:tcW w:w="0" w:type="auto"/>
          </w:tcPr>
          <w:p w14:paraId="182FA319" w14:textId="77777777" w:rsidR="00906153" w:rsidRDefault="00906153" w:rsidP="00C73EB7">
            <w:pPr>
              <w:jc w:val="right"/>
              <w:rPr>
                <w:ins w:id="1789" w:author="David Conklin" w:date="2021-07-07T06:00:00Z"/>
              </w:rPr>
            </w:pPr>
          </w:p>
        </w:tc>
        <w:tc>
          <w:tcPr>
            <w:tcW w:w="0" w:type="auto"/>
          </w:tcPr>
          <w:p w14:paraId="7690A9DB" w14:textId="77777777" w:rsidR="00906153" w:rsidRDefault="00906153" w:rsidP="00C73EB7">
            <w:pPr>
              <w:rPr>
                <w:ins w:id="1790" w:author="David Conklin" w:date="2021-07-07T06:00:00Z"/>
              </w:rPr>
            </w:pPr>
          </w:p>
        </w:tc>
      </w:tr>
      <w:tr w:rsidR="00906153" w14:paraId="23AC70A5" w14:textId="77777777" w:rsidTr="00C73EB7">
        <w:trPr>
          <w:ins w:id="1791" w:author="David Conklin" w:date="2021-07-07T06:00:00Z"/>
        </w:trPr>
        <w:tc>
          <w:tcPr>
            <w:tcW w:w="0" w:type="auto"/>
          </w:tcPr>
          <w:p w14:paraId="4062E8DD" w14:textId="77777777" w:rsidR="00906153" w:rsidRDefault="00906153" w:rsidP="00C73EB7">
            <w:pPr>
              <w:jc w:val="right"/>
              <w:rPr>
                <w:ins w:id="1792" w:author="David Conklin" w:date="2021-07-07T06:00:00Z"/>
              </w:rPr>
            </w:pPr>
            <w:ins w:id="1793" w:author="David Conklin" w:date="2021-07-07T06:00:00Z">
              <w:r>
                <w:t>total in</w:t>
              </w:r>
            </w:ins>
          </w:p>
        </w:tc>
        <w:tc>
          <w:tcPr>
            <w:tcW w:w="0" w:type="auto"/>
          </w:tcPr>
          <w:p w14:paraId="2D8C43F2" w14:textId="6290B327" w:rsidR="00906153" w:rsidRDefault="00906153" w:rsidP="00C73EB7">
            <w:pPr>
              <w:jc w:val="right"/>
              <w:rPr>
                <w:ins w:id="1794" w:author="David Conklin" w:date="2021-07-07T06:00:00Z"/>
              </w:rPr>
            </w:pPr>
            <w:ins w:id="1795" w:author="David Conklin" w:date="2021-07-07T06:00:00Z">
              <w:r>
                <w:t>2</w:t>
              </w:r>
            </w:ins>
            <w:ins w:id="1796" w:author="David Conklin" w:date="2021-07-07T08:39:00Z">
              <w:r w:rsidR="00F05E95">
                <w:t>441</w:t>
              </w:r>
            </w:ins>
          </w:p>
        </w:tc>
        <w:tc>
          <w:tcPr>
            <w:tcW w:w="0" w:type="auto"/>
          </w:tcPr>
          <w:p w14:paraId="791776B3" w14:textId="77777777" w:rsidR="00906153" w:rsidRDefault="00906153" w:rsidP="00C73EB7">
            <w:pPr>
              <w:jc w:val="right"/>
              <w:rPr>
                <w:ins w:id="1797" w:author="David Conklin" w:date="2021-07-07T06:00:00Z"/>
              </w:rPr>
            </w:pPr>
            <w:ins w:id="1798" w:author="David Conklin" w:date="2021-07-07T06:00:00Z">
              <w:r>
                <w:t>100.0%</w:t>
              </w:r>
            </w:ins>
          </w:p>
        </w:tc>
        <w:tc>
          <w:tcPr>
            <w:tcW w:w="0" w:type="auto"/>
          </w:tcPr>
          <w:p w14:paraId="14319E6D" w14:textId="77777777" w:rsidR="00906153" w:rsidRDefault="00906153" w:rsidP="00C73EB7">
            <w:pPr>
              <w:jc w:val="right"/>
              <w:rPr>
                <w:ins w:id="1799" w:author="David Conklin" w:date="2021-07-07T06:00:00Z"/>
              </w:rPr>
            </w:pPr>
          </w:p>
        </w:tc>
        <w:tc>
          <w:tcPr>
            <w:tcW w:w="0" w:type="auto"/>
          </w:tcPr>
          <w:p w14:paraId="4E977691" w14:textId="77777777" w:rsidR="00906153" w:rsidRDefault="00906153" w:rsidP="00C73EB7">
            <w:pPr>
              <w:rPr>
                <w:ins w:id="1800" w:author="David Conklin" w:date="2021-07-07T06:00:00Z"/>
              </w:rPr>
            </w:pPr>
          </w:p>
        </w:tc>
      </w:tr>
      <w:tr w:rsidR="00906153" w14:paraId="6E42CA46" w14:textId="77777777" w:rsidTr="00C73EB7">
        <w:trPr>
          <w:ins w:id="1801" w:author="David Conklin" w:date="2021-07-07T06:00:00Z"/>
        </w:trPr>
        <w:tc>
          <w:tcPr>
            <w:tcW w:w="0" w:type="auto"/>
          </w:tcPr>
          <w:p w14:paraId="296A26DC" w14:textId="77777777" w:rsidR="00906153" w:rsidRDefault="00906153" w:rsidP="00C73EB7">
            <w:pPr>
              <w:jc w:val="right"/>
              <w:rPr>
                <w:ins w:id="1802" w:author="David Conklin" w:date="2021-07-07T06:00:00Z"/>
              </w:rPr>
            </w:pPr>
          </w:p>
        </w:tc>
        <w:tc>
          <w:tcPr>
            <w:tcW w:w="0" w:type="auto"/>
          </w:tcPr>
          <w:p w14:paraId="6861933F" w14:textId="77777777" w:rsidR="00906153" w:rsidRDefault="00906153" w:rsidP="00C73EB7">
            <w:pPr>
              <w:jc w:val="right"/>
              <w:rPr>
                <w:ins w:id="1803" w:author="David Conklin" w:date="2021-07-07T06:00:00Z"/>
              </w:rPr>
            </w:pPr>
          </w:p>
        </w:tc>
        <w:tc>
          <w:tcPr>
            <w:tcW w:w="0" w:type="auto"/>
          </w:tcPr>
          <w:p w14:paraId="025AC31D" w14:textId="77777777" w:rsidR="00906153" w:rsidRDefault="00906153" w:rsidP="00C73EB7">
            <w:pPr>
              <w:jc w:val="right"/>
              <w:rPr>
                <w:ins w:id="1804" w:author="David Conklin" w:date="2021-07-07T06:00:00Z"/>
              </w:rPr>
            </w:pPr>
          </w:p>
        </w:tc>
        <w:tc>
          <w:tcPr>
            <w:tcW w:w="0" w:type="auto"/>
          </w:tcPr>
          <w:p w14:paraId="6EFBE03C" w14:textId="77777777" w:rsidR="00906153" w:rsidRDefault="00906153" w:rsidP="00C73EB7">
            <w:pPr>
              <w:jc w:val="right"/>
              <w:rPr>
                <w:ins w:id="1805" w:author="David Conklin" w:date="2021-07-07T06:00:00Z"/>
              </w:rPr>
            </w:pPr>
          </w:p>
        </w:tc>
        <w:tc>
          <w:tcPr>
            <w:tcW w:w="0" w:type="auto"/>
          </w:tcPr>
          <w:p w14:paraId="4FD6608C" w14:textId="77777777" w:rsidR="00906153" w:rsidRDefault="00906153" w:rsidP="00C73EB7">
            <w:pPr>
              <w:rPr>
                <w:ins w:id="1806" w:author="David Conklin" w:date="2021-07-07T06:00:00Z"/>
              </w:rPr>
            </w:pPr>
          </w:p>
        </w:tc>
      </w:tr>
      <w:tr w:rsidR="00906153" w14:paraId="2CC0F8F3" w14:textId="77777777" w:rsidTr="00C73EB7">
        <w:trPr>
          <w:ins w:id="1807" w:author="David Conklin" w:date="2021-07-07T06:00:00Z"/>
        </w:trPr>
        <w:tc>
          <w:tcPr>
            <w:tcW w:w="0" w:type="auto"/>
          </w:tcPr>
          <w:p w14:paraId="1356E375" w14:textId="77777777" w:rsidR="00906153" w:rsidRPr="00036F50" w:rsidRDefault="00906153" w:rsidP="00C73EB7">
            <w:pPr>
              <w:jc w:val="center"/>
              <w:rPr>
                <w:ins w:id="1808" w:author="David Conklin" w:date="2021-07-07T06:00:00Z"/>
                <w:b/>
                <w:bCs/>
              </w:rPr>
            </w:pPr>
            <w:ins w:id="1809" w:author="David Conklin" w:date="2021-07-07T06:00:00Z">
              <w:r w:rsidRPr="00036F50">
                <w:rPr>
                  <w:b/>
                  <w:bCs/>
                </w:rPr>
                <w:t>Outputs</w:t>
              </w:r>
            </w:ins>
          </w:p>
        </w:tc>
        <w:tc>
          <w:tcPr>
            <w:tcW w:w="0" w:type="auto"/>
          </w:tcPr>
          <w:p w14:paraId="0760B515" w14:textId="77777777" w:rsidR="00906153" w:rsidRDefault="00906153" w:rsidP="00C73EB7">
            <w:pPr>
              <w:jc w:val="right"/>
              <w:rPr>
                <w:ins w:id="1810" w:author="David Conklin" w:date="2021-07-07T06:00:00Z"/>
              </w:rPr>
            </w:pPr>
            <w:ins w:id="1811" w:author="David Conklin" w:date="2021-07-07T06:00:00Z">
              <w:r>
                <w:t>annual mmH2O</w:t>
              </w:r>
            </w:ins>
          </w:p>
        </w:tc>
        <w:tc>
          <w:tcPr>
            <w:tcW w:w="0" w:type="auto"/>
          </w:tcPr>
          <w:p w14:paraId="240F953D" w14:textId="77777777" w:rsidR="00906153" w:rsidRDefault="00906153" w:rsidP="00C73EB7">
            <w:pPr>
              <w:jc w:val="right"/>
              <w:rPr>
                <w:ins w:id="1812" w:author="David Conklin" w:date="2021-07-07T06:00:00Z"/>
              </w:rPr>
            </w:pPr>
            <w:ins w:id="1813" w:author="David Conklin" w:date="2021-07-07T06:00:00Z">
              <w:r>
                <w:t>% of precipitation</w:t>
              </w:r>
            </w:ins>
          </w:p>
        </w:tc>
        <w:tc>
          <w:tcPr>
            <w:tcW w:w="0" w:type="auto"/>
          </w:tcPr>
          <w:p w14:paraId="04DCF7E4" w14:textId="77777777" w:rsidR="00906153" w:rsidRDefault="00906153" w:rsidP="00C73EB7">
            <w:pPr>
              <w:jc w:val="right"/>
              <w:rPr>
                <w:ins w:id="1814" w:author="David Conklin" w:date="2021-07-07T06:00:00Z"/>
              </w:rPr>
            </w:pPr>
            <w:ins w:id="1815" w:author="David Conklin" w:date="2021-07-07T06:00:00Z">
              <w:r>
                <w:t>cms</w:t>
              </w:r>
            </w:ins>
          </w:p>
        </w:tc>
        <w:tc>
          <w:tcPr>
            <w:tcW w:w="0" w:type="auto"/>
          </w:tcPr>
          <w:p w14:paraId="2C1E982E" w14:textId="77777777" w:rsidR="00906153" w:rsidRDefault="00906153" w:rsidP="00C73EB7">
            <w:pPr>
              <w:rPr>
                <w:ins w:id="1816" w:author="David Conklin" w:date="2021-07-07T06:00:00Z"/>
              </w:rPr>
            </w:pPr>
            <w:ins w:id="1817" w:author="David Conklin" w:date="2021-07-07T06:00:00Z">
              <w:r>
                <w:t>% of basin discharge</w:t>
              </w:r>
            </w:ins>
          </w:p>
        </w:tc>
      </w:tr>
      <w:tr w:rsidR="00906153" w14:paraId="558E176E" w14:textId="77777777" w:rsidTr="00C73EB7">
        <w:trPr>
          <w:ins w:id="1818" w:author="David Conklin" w:date="2021-07-07T06:00:00Z"/>
        </w:trPr>
        <w:tc>
          <w:tcPr>
            <w:tcW w:w="0" w:type="auto"/>
          </w:tcPr>
          <w:p w14:paraId="021B4CC3" w14:textId="77777777" w:rsidR="00906153" w:rsidRDefault="00906153" w:rsidP="00C73EB7">
            <w:pPr>
              <w:rPr>
                <w:ins w:id="1819" w:author="David Conklin" w:date="2021-07-07T06:00:00Z"/>
              </w:rPr>
            </w:pPr>
            <w:ins w:id="1820" w:author="David Conklin" w:date="2021-07-07T06:00:00Z">
              <w:r>
                <w:t>basin discharge</w:t>
              </w:r>
            </w:ins>
          </w:p>
        </w:tc>
        <w:tc>
          <w:tcPr>
            <w:tcW w:w="0" w:type="auto"/>
          </w:tcPr>
          <w:p w14:paraId="6C5C7714" w14:textId="699E3446" w:rsidR="00906153" w:rsidRDefault="00906153" w:rsidP="00C73EB7">
            <w:pPr>
              <w:jc w:val="right"/>
              <w:rPr>
                <w:ins w:id="1821" w:author="David Conklin" w:date="2021-07-07T06:00:00Z"/>
              </w:rPr>
            </w:pPr>
            <w:ins w:id="1822" w:author="David Conklin" w:date="2021-07-07T06:00:00Z">
              <w:r>
                <w:t>1</w:t>
              </w:r>
            </w:ins>
            <w:ins w:id="1823" w:author="David Conklin" w:date="2021-07-07T08:45:00Z">
              <w:r w:rsidR="00410C21">
                <w:t>7</w:t>
              </w:r>
            </w:ins>
            <w:ins w:id="1824" w:author="David Conklin" w:date="2021-07-07T08:46:00Z">
              <w:r w:rsidR="00410C21">
                <w:t>67</w:t>
              </w:r>
            </w:ins>
          </w:p>
        </w:tc>
        <w:tc>
          <w:tcPr>
            <w:tcW w:w="0" w:type="auto"/>
          </w:tcPr>
          <w:p w14:paraId="32513AD9" w14:textId="7033CDBA" w:rsidR="00906153" w:rsidRDefault="00410C21" w:rsidP="00C73EB7">
            <w:pPr>
              <w:jc w:val="right"/>
              <w:rPr>
                <w:ins w:id="1825" w:author="David Conklin" w:date="2021-07-07T06:00:00Z"/>
              </w:rPr>
            </w:pPr>
            <w:ins w:id="1826" w:author="David Conklin" w:date="2021-07-07T08:50:00Z">
              <w:r>
                <w:t>84.4</w:t>
              </w:r>
            </w:ins>
            <w:ins w:id="1827" w:author="David Conklin" w:date="2021-07-07T06:00:00Z">
              <w:r w:rsidR="00906153">
                <w:t>%</w:t>
              </w:r>
            </w:ins>
          </w:p>
        </w:tc>
        <w:tc>
          <w:tcPr>
            <w:tcW w:w="0" w:type="auto"/>
          </w:tcPr>
          <w:p w14:paraId="714B55B2" w14:textId="3AE111D5" w:rsidR="00906153" w:rsidRDefault="00906153" w:rsidP="00C73EB7">
            <w:pPr>
              <w:jc w:val="right"/>
              <w:rPr>
                <w:ins w:id="1828" w:author="David Conklin" w:date="2021-07-07T06:00:00Z"/>
              </w:rPr>
            </w:pPr>
            <w:ins w:id="1829" w:author="David Conklin" w:date="2021-07-07T06:00:00Z">
              <w:r>
                <w:t>1</w:t>
              </w:r>
            </w:ins>
            <w:ins w:id="1830" w:author="David Conklin" w:date="2021-07-07T08:53:00Z">
              <w:r w:rsidR="00410C21">
                <w:t>06.3</w:t>
              </w:r>
            </w:ins>
          </w:p>
        </w:tc>
        <w:tc>
          <w:tcPr>
            <w:tcW w:w="0" w:type="auto"/>
          </w:tcPr>
          <w:p w14:paraId="722376B6" w14:textId="77777777" w:rsidR="00906153" w:rsidRDefault="00906153" w:rsidP="00C73EB7">
            <w:pPr>
              <w:jc w:val="right"/>
              <w:rPr>
                <w:ins w:id="1831" w:author="David Conklin" w:date="2021-07-07T06:00:00Z"/>
              </w:rPr>
            </w:pPr>
            <w:ins w:id="1832" w:author="David Conklin" w:date="2021-07-07T06:00:00Z">
              <w:r>
                <w:t>100.0 %</w:t>
              </w:r>
            </w:ins>
          </w:p>
        </w:tc>
      </w:tr>
      <w:tr w:rsidR="00906153" w14:paraId="51465C98" w14:textId="77777777" w:rsidTr="00C73EB7">
        <w:trPr>
          <w:ins w:id="1833" w:author="David Conklin" w:date="2021-07-07T06:00:00Z"/>
        </w:trPr>
        <w:tc>
          <w:tcPr>
            <w:tcW w:w="0" w:type="auto"/>
          </w:tcPr>
          <w:p w14:paraId="4725C5C8" w14:textId="77777777" w:rsidR="00906153" w:rsidRDefault="00906153" w:rsidP="00C73EB7">
            <w:pPr>
              <w:rPr>
                <w:ins w:id="1834" w:author="David Conklin" w:date="2021-07-07T06:00:00Z"/>
              </w:rPr>
            </w:pPr>
            <w:ins w:id="1835" w:author="David Conklin" w:date="2021-07-07T06:00:00Z">
              <w:r>
                <w:t>evapotranspiration</w:t>
              </w:r>
            </w:ins>
          </w:p>
        </w:tc>
        <w:tc>
          <w:tcPr>
            <w:tcW w:w="0" w:type="auto"/>
          </w:tcPr>
          <w:p w14:paraId="0F2155F0" w14:textId="097AC28E" w:rsidR="00906153" w:rsidRDefault="00410C21" w:rsidP="00C73EB7">
            <w:pPr>
              <w:jc w:val="right"/>
              <w:rPr>
                <w:ins w:id="1836" w:author="David Conklin" w:date="2021-07-07T06:00:00Z"/>
              </w:rPr>
            </w:pPr>
            <w:ins w:id="1837" w:author="David Conklin" w:date="2021-07-07T08:46:00Z">
              <w:r>
                <w:t>597</w:t>
              </w:r>
            </w:ins>
          </w:p>
        </w:tc>
        <w:tc>
          <w:tcPr>
            <w:tcW w:w="0" w:type="auto"/>
          </w:tcPr>
          <w:p w14:paraId="0CEA8838" w14:textId="0B621045" w:rsidR="00906153" w:rsidRDefault="00410C21" w:rsidP="00C73EB7">
            <w:pPr>
              <w:jc w:val="right"/>
              <w:rPr>
                <w:ins w:id="1838" w:author="David Conklin" w:date="2021-07-07T06:00:00Z"/>
              </w:rPr>
            </w:pPr>
            <w:ins w:id="1839" w:author="David Conklin" w:date="2021-07-07T08:51:00Z">
              <w:r>
                <w:t>28.5</w:t>
              </w:r>
            </w:ins>
            <w:ins w:id="1840" w:author="David Conklin" w:date="2021-07-07T06:00:00Z">
              <w:r w:rsidR="00906153">
                <w:t>%</w:t>
              </w:r>
            </w:ins>
          </w:p>
        </w:tc>
        <w:tc>
          <w:tcPr>
            <w:tcW w:w="0" w:type="auto"/>
          </w:tcPr>
          <w:p w14:paraId="1C789062" w14:textId="77777777" w:rsidR="00906153" w:rsidRDefault="00906153" w:rsidP="00C73EB7">
            <w:pPr>
              <w:jc w:val="right"/>
              <w:rPr>
                <w:ins w:id="1841" w:author="David Conklin" w:date="2021-07-07T06:00:00Z"/>
              </w:rPr>
            </w:pPr>
          </w:p>
        </w:tc>
        <w:tc>
          <w:tcPr>
            <w:tcW w:w="0" w:type="auto"/>
          </w:tcPr>
          <w:p w14:paraId="5847B061" w14:textId="1AFAB01A" w:rsidR="00906153" w:rsidRDefault="007C38DF" w:rsidP="00C73EB7">
            <w:pPr>
              <w:jc w:val="right"/>
              <w:rPr>
                <w:ins w:id="1842" w:author="David Conklin" w:date="2021-07-07T06:00:00Z"/>
              </w:rPr>
            </w:pPr>
            <w:ins w:id="1843" w:author="David Conklin" w:date="2021-07-07T08:54:00Z">
              <w:r>
                <w:t>33.8</w:t>
              </w:r>
            </w:ins>
            <w:ins w:id="1844" w:author="David Conklin" w:date="2021-07-07T06:00:00Z">
              <w:r w:rsidR="00906153">
                <w:t>%</w:t>
              </w:r>
            </w:ins>
          </w:p>
        </w:tc>
      </w:tr>
      <w:tr w:rsidR="00906153" w14:paraId="67E0B8D0" w14:textId="77777777" w:rsidTr="00C73EB7">
        <w:trPr>
          <w:ins w:id="1845" w:author="David Conklin" w:date="2021-07-07T06:00:00Z"/>
        </w:trPr>
        <w:tc>
          <w:tcPr>
            <w:tcW w:w="0" w:type="auto"/>
          </w:tcPr>
          <w:p w14:paraId="135B0784" w14:textId="77777777" w:rsidR="00906153" w:rsidRDefault="00906153" w:rsidP="00C73EB7">
            <w:pPr>
              <w:rPr>
                <w:ins w:id="1846" w:author="David Conklin" w:date="2021-07-07T06:00:00Z"/>
              </w:rPr>
            </w:pPr>
            <w:ins w:id="1847" w:author="David Conklin" w:date="2021-07-07T06:00:00Z">
              <w:r>
                <w:t>snow “evaporation”</w:t>
              </w:r>
            </w:ins>
          </w:p>
        </w:tc>
        <w:tc>
          <w:tcPr>
            <w:tcW w:w="0" w:type="auto"/>
          </w:tcPr>
          <w:p w14:paraId="263C13B1" w14:textId="4CFBE6C8" w:rsidR="00906153" w:rsidRDefault="00410C21" w:rsidP="00C73EB7">
            <w:pPr>
              <w:jc w:val="right"/>
              <w:rPr>
                <w:ins w:id="1848" w:author="David Conklin" w:date="2021-07-07T06:00:00Z"/>
              </w:rPr>
            </w:pPr>
            <w:ins w:id="1849" w:author="David Conklin" w:date="2021-07-07T08:46:00Z">
              <w:r>
                <w:t>92</w:t>
              </w:r>
            </w:ins>
          </w:p>
        </w:tc>
        <w:tc>
          <w:tcPr>
            <w:tcW w:w="0" w:type="auto"/>
          </w:tcPr>
          <w:p w14:paraId="69CC44BD" w14:textId="22B9C475" w:rsidR="00906153" w:rsidRDefault="00906153" w:rsidP="00C73EB7">
            <w:pPr>
              <w:jc w:val="right"/>
              <w:rPr>
                <w:ins w:id="1850" w:author="David Conklin" w:date="2021-07-07T06:00:00Z"/>
              </w:rPr>
            </w:pPr>
            <w:ins w:id="1851" w:author="David Conklin" w:date="2021-07-07T06:00:00Z">
              <w:r>
                <w:t>4.</w:t>
              </w:r>
            </w:ins>
            <w:ins w:id="1852" w:author="David Conklin" w:date="2021-07-07T08:51:00Z">
              <w:r w:rsidR="00410C21">
                <w:t>4</w:t>
              </w:r>
            </w:ins>
            <w:ins w:id="1853" w:author="David Conklin" w:date="2021-07-07T06:00:00Z">
              <w:r>
                <w:t>%</w:t>
              </w:r>
            </w:ins>
          </w:p>
        </w:tc>
        <w:tc>
          <w:tcPr>
            <w:tcW w:w="0" w:type="auto"/>
          </w:tcPr>
          <w:p w14:paraId="5C7605E3" w14:textId="77777777" w:rsidR="00906153" w:rsidRDefault="00906153" w:rsidP="00C73EB7">
            <w:pPr>
              <w:jc w:val="right"/>
              <w:rPr>
                <w:ins w:id="1854" w:author="David Conklin" w:date="2021-07-07T06:00:00Z"/>
              </w:rPr>
            </w:pPr>
          </w:p>
        </w:tc>
        <w:tc>
          <w:tcPr>
            <w:tcW w:w="0" w:type="auto"/>
          </w:tcPr>
          <w:p w14:paraId="36CCBFA4" w14:textId="7CCD31E6" w:rsidR="00906153" w:rsidRDefault="00906153" w:rsidP="00C73EB7">
            <w:pPr>
              <w:jc w:val="right"/>
              <w:rPr>
                <w:ins w:id="1855" w:author="David Conklin" w:date="2021-07-07T06:00:00Z"/>
              </w:rPr>
            </w:pPr>
            <w:ins w:id="1856" w:author="David Conklin" w:date="2021-07-07T06:00:00Z">
              <w:r>
                <w:t>5.</w:t>
              </w:r>
            </w:ins>
            <w:ins w:id="1857" w:author="David Conklin" w:date="2021-07-07T08:55:00Z">
              <w:r w:rsidR="007C38DF">
                <w:t>2</w:t>
              </w:r>
            </w:ins>
            <w:ins w:id="1858" w:author="David Conklin" w:date="2021-07-07T06:00:00Z">
              <w:r>
                <w:t>%</w:t>
              </w:r>
            </w:ins>
          </w:p>
        </w:tc>
      </w:tr>
      <w:tr w:rsidR="00906153" w14:paraId="132CE20B" w14:textId="77777777" w:rsidTr="00C73EB7">
        <w:trPr>
          <w:ins w:id="1859" w:author="David Conklin" w:date="2021-07-07T06:00:00Z"/>
        </w:trPr>
        <w:tc>
          <w:tcPr>
            <w:tcW w:w="0" w:type="auto"/>
          </w:tcPr>
          <w:p w14:paraId="331EF348" w14:textId="77777777" w:rsidR="00906153" w:rsidRDefault="00906153" w:rsidP="00C73EB7">
            <w:pPr>
              <w:rPr>
                <w:ins w:id="1860" w:author="David Conklin" w:date="2021-07-07T06:00:00Z"/>
              </w:rPr>
            </w:pPr>
            <w:ins w:id="1861" w:author="David Conklin" w:date="2021-07-07T06:00:00Z">
              <w:r>
                <w:t>piped out</w:t>
              </w:r>
            </w:ins>
          </w:p>
        </w:tc>
        <w:tc>
          <w:tcPr>
            <w:tcW w:w="0" w:type="auto"/>
          </w:tcPr>
          <w:p w14:paraId="4567E454" w14:textId="5A7DEDA7" w:rsidR="00906153" w:rsidRDefault="00410C21" w:rsidP="00C73EB7">
            <w:pPr>
              <w:jc w:val="right"/>
              <w:rPr>
                <w:ins w:id="1862" w:author="David Conklin" w:date="2021-07-07T06:00:00Z"/>
              </w:rPr>
            </w:pPr>
            <w:ins w:id="1863" w:author="David Conklin" w:date="2021-07-07T08:47:00Z">
              <w:r>
                <w:t>0</w:t>
              </w:r>
            </w:ins>
          </w:p>
        </w:tc>
        <w:tc>
          <w:tcPr>
            <w:tcW w:w="0" w:type="auto"/>
          </w:tcPr>
          <w:p w14:paraId="3DAF35D2" w14:textId="189B550E" w:rsidR="00906153" w:rsidRDefault="00906153" w:rsidP="00C73EB7">
            <w:pPr>
              <w:jc w:val="right"/>
              <w:rPr>
                <w:ins w:id="1864" w:author="David Conklin" w:date="2021-07-07T06:00:00Z"/>
              </w:rPr>
            </w:pPr>
            <w:ins w:id="1865" w:author="David Conklin" w:date="2021-07-07T06:00:00Z">
              <w:r>
                <w:t>0.</w:t>
              </w:r>
            </w:ins>
            <w:ins w:id="1866" w:author="David Conklin" w:date="2021-07-07T08:51:00Z">
              <w:r w:rsidR="00410C21">
                <w:t>0</w:t>
              </w:r>
            </w:ins>
            <w:ins w:id="1867" w:author="David Conklin" w:date="2021-07-07T06:00:00Z">
              <w:r>
                <w:t>%</w:t>
              </w:r>
            </w:ins>
          </w:p>
        </w:tc>
        <w:tc>
          <w:tcPr>
            <w:tcW w:w="0" w:type="auto"/>
          </w:tcPr>
          <w:p w14:paraId="05B081D3" w14:textId="77777777" w:rsidR="00906153" w:rsidRDefault="00906153" w:rsidP="00C73EB7">
            <w:pPr>
              <w:jc w:val="right"/>
              <w:rPr>
                <w:ins w:id="1868" w:author="David Conklin" w:date="2021-07-07T06:00:00Z"/>
              </w:rPr>
            </w:pPr>
          </w:p>
        </w:tc>
        <w:tc>
          <w:tcPr>
            <w:tcW w:w="0" w:type="auto"/>
          </w:tcPr>
          <w:p w14:paraId="5F712888" w14:textId="0F692317" w:rsidR="00906153" w:rsidRDefault="00906153" w:rsidP="00C73EB7">
            <w:pPr>
              <w:jc w:val="right"/>
              <w:rPr>
                <w:ins w:id="1869" w:author="David Conklin" w:date="2021-07-07T06:00:00Z"/>
              </w:rPr>
            </w:pPr>
            <w:ins w:id="1870" w:author="David Conklin" w:date="2021-07-07T06:00:00Z">
              <w:r>
                <w:t>0.</w:t>
              </w:r>
            </w:ins>
            <w:ins w:id="1871" w:author="David Conklin" w:date="2021-07-07T08:55:00Z">
              <w:r w:rsidR="007C38DF">
                <w:t>0</w:t>
              </w:r>
            </w:ins>
            <w:ins w:id="1872" w:author="David Conklin" w:date="2021-07-07T06:00:00Z">
              <w:r>
                <w:t>%</w:t>
              </w:r>
            </w:ins>
          </w:p>
        </w:tc>
      </w:tr>
      <w:tr w:rsidR="00906153" w14:paraId="27E0C8E2" w14:textId="77777777" w:rsidTr="00C73EB7">
        <w:trPr>
          <w:ins w:id="1873" w:author="David Conklin" w:date="2021-07-07T06:00:00Z"/>
        </w:trPr>
        <w:tc>
          <w:tcPr>
            <w:tcW w:w="0" w:type="auto"/>
          </w:tcPr>
          <w:p w14:paraId="3BE88468" w14:textId="77777777" w:rsidR="00906153" w:rsidRDefault="00906153" w:rsidP="00C73EB7">
            <w:pPr>
              <w:jc w:val="right"/>
              <w:rPr>
                <w:ins w:id="1874" w:author="David Conklin" w:date="2021-07-07T06:00:00Z"/>
              </w:rPr>
            </w:pPr>
            <w:ins w:id="1875" w:author="David Conklin" w:date="2021-07-07T06:00:00Z">
              <w:r>
                <w:t>total out</w:t>
              </w:r>
            </w:ins>
          </w:p>
        </w:tc>
        <w:tc>
          <w:tcPr>
            <w:tcW w:w="0" w:type="auto"/>
          </w:tcPr>
          <w:p w14:paraId="622C5D66" w14:textId="4A6C317C" w:rsidR="00906153" w:rsidRDefault="00906153" w:rsidP="00C73EB7">
            <w:pPr>
              <w:jc w:val="right"/>
              <w:rPr>
                <w:ins w:id="1876" w:author="David Conklin" w:date="2021-07-07T06:00:00Z"/>
              </w:rPr>
            </w:pPr>
            <w:ins w:id="1877" w:author="David Conklin" w:date="2021-07-07T06:00:00Z">
              <w:r>
                <w:t>2</w:t>
              </w:r>
            </w:ins>
            <w:ins w:id="1878" w:author="David Conklin" w:date="2021-07-07T08:47:00Z">
              <w:r w:rsidR="00410C21">
                <w:t>455</w:t>
              </w:r>
            </w:ins>
          </w:p>
        </w:tc>
        <w:tc>
          <w:tcPr>
            <w:tcW w:w="0" w:type="auto"/>
          </w:tcPr>
          <w:p w14:paraId="5B08072B" w14:textId="57B1B162" w:rsidR="00906153" w:rsidRDefault="00906153" w:rsidP="00C73EB7">
            <w:pPr>
              <w:jc w:val="right"/>
              <w:rPr>
                <w:ins w:id="1879" w:author="David Conklin" w:date="2021-07-07T06:00:00Z"/>
              </w:rPr>
            </w:pPr>
            <w:ins w:id="1880" w:author="David Conklin" w:date="2021-07-07T06:00:00Z">
              <w:r>
                <w:t>11</w:t>
              </w:r>
            </w:ins>
            <w:ins w:id="1881" w:author="David Conklin" w:date="2021-07-07T08:52:00Z">
              <w:r w:rsidR="00410C21">
                <w:t>7.2</w:t>
              </w:r>
            </w:ins>
            <w:ins w:id="1882" w:author="David Conklin" w:date="2021-07-07T06:00:00Z">
              <w:r>
                <w:t>%</w:t>
              </w:r>
            </w:ins>
          </w:p>
        </w:tc>
        <w:tc>
          <w:tcPr>
            <w:tcW w:w="0" w:type="auto"/>
          </w:tcPr>
          <w:p w14:paraId="5E07D2CA" w14:textId="77777777" w:rsidR="00906153" w:rsidRDefault="00906153" w:rsidP="00C73EB7">
            <w:pPr>
              <w:jc w:val="right"/>
              <w:rPr>
                <w:ins w:id="1883" w:author="David Conklin" w:date="2021-07-07T06:00:00Z"/>
              </w:rPr>
            </w:pPr>
          </w:p>
        </w:tc>
        <w:tc>
          <w:tcPr>
            <w:tcW w:w="0" w:type="auto"/>
          </w:tcPr>
          <w:p w14:paraId="6D2E64E0" w14:textId="77777777" w:rsidR="00906153" w:rsidRDefault="00906153" w:rsidP="00C73EB7">
            <w:pPr>
              <w:rPr>
                <w:ins w:id="1884" w:author="David Conklin" w:date="2021-07-07T06:00:00Z"/>
              </w:rPr>
            </w:pPr>
          </w:p>
        </w:tc>
      </w:tr>
      <w:tr w:rsidR="00906153" w14:paraId="63C2D8F2" w14:textId="77777777" w:rsidTr="00C73EB7">
        <w:trPr>
          <w:ins w:id="1885" w:author="David Conklin" w:date="2021-07-07T06:00:00Z"/>
        </w:trPr>
        <w:tc>
          <w:tcPr>
            <w:tcW w:w="0" w:type="auto"/>
          </w:tcPr>
          <w:p w14:paraId="758741F7" w14:textId="77777777" w:rsidR="00906153" w:rsidRDefault="00906153" w:rsidP="00C73EB7">
            <w:pPr>
              <w:jc w:val="right"/>
              <w:rPr>
                <w:ins w:id="1886" w:author="David Conklin" w:date="2021-07-07T06:00:00Z"/>
              </w:rPr>
            </w:pPr>
            <w:ins w:id="1887" w:author="David Conklin" w:date="2021-07-07T06:00:00Z">
              <w:r>
                <w:t>discrepancy, mm</w:t>
              </w:r>
            </w:ins>
          </w:p>
        </w:tc>
        <w:tc>
          <w:tcPr>
            <w:tcW w:w="0" w:type="auto"/>
          </w:tcPr>
          <w:p w14:paraId="60FAA5F4" w14:textId="69E9AEE3" w:rsidR="00906153" w:rsidRDefault="00410C21" w:rsidP="00C73EB7">
            <w:pPr>
              <w:jc w:val="right"/>
              <w:rPr>
                <w:ins w:id="1888" w:author="David Conklin" w:date="2021-07-07T06:00:00Z"/>
              </w:rPr>
            </w:pPr>
            <w:ins w:id="1889" w:author="David Conklin" w:date="2021-07-07T08:47:00Z">
              <w:r>
                <w:t>14</w:t>
              </w:r>
            </w:ins>
          </w:p>
        </w:tc>
        <w:tc>
          <w:tcPr>
            <w:tcW w:w="0" w:type="auto"/>
          </w:tcPr>
          <w:p w14:paraId="0ABD59FC" w14:textId="77777777" w:rsidR="00906153" w:rsidRDefault="00906153" w:rsidP="00C73EB7">
            <w:pPr>
              <w:jc w:val="right"/>
              <w:rPr>
                <w:ins w:id="1890" w:author="David Conklin" w:date="2021-07-07T06:00:00Z"/>
              </w:rPr>
            </w:pPr>
          </w:p>
        </w:tc>
        <w:tc>
          <w:tcPr>
            <w:tcW w:w="0" w:type="auto"/>
          </w:tcPr>
          <w:p w14:paraId="1D31D1F2" w14:textId="77777777" w:rsidR="00906153" w:rsidRDefault="00906153" w:rsidP="00C73EB7">
            <w:pPr>
              <w:jc w:val="right"/>
              <w:rPr>
                <w:ins w:id="1891" w:author="David Conklin" w:date="2021-07-07T06:00:00Z"/>
              </w:rPr>
            </w:pPr>
          </w:p>
        </w:tc>
        <w:tc>
          <w:tcPr>
            <w:tcW w:w="0" w:type="auto"/>
          </w:tcPr>
          <w:p w14:paraId="1B4FE9A3" w14:textId="77777777" w:rsidR="00906153" w:rsidRDefault="00906153" w:rsidP="00C73EB7">
            <w:pPr>
              <w:rPr>
                <w:ins w:id="1892" w:author="David Conklin" w:date="2021-07-07T06:00:00Z"/>
              </w:rPr>
            </w:pPr>
          </w:p>
        </w:tc>
      </w:tr>
      <w:tr w:rsidR="00906153" w14:paraId="7B420E39" w14:textId="77777777" w:rsidTr="00C73EB7">
        <w:trPr>
          <w:ins w:id="1893" w:author="David Conklin" w:date="2021-07-07T06:00:00Z"/>
        </w:trPr>
        <w:tc>
          <w:tcPr>
            <w:tcW w:w="0" w:type="auto"/>
          </w:tcPr>
          <w:p w14:paraId="4509A7BC" w14:textId="77777777" w:rsidR="00906153" w:rsidRDefault="00906153" w:rsidP="00C73EB7">
            <w:pPr>
              <w:jc w:val="right"/>
              <w:rPr>
                <w:ins w:id="1894" w:author="David Conklin" w:date="2021-07-07T06:00:00Z"/>
              </w:rPr>
            </w:pPr>
            <w:ins w:id="1895" w:author="David Conklin" w:date="2021-07-07T06:00:00Z">
              <w:r>
                <w:t>discrepancy, %</w:t>
              </w:r>
            </w:ins>
          </w:p>
        </w:tc>
        <w:tc>
          <w:tcPr>
            <w:tcW w:w="0" w:type="auto"/>
          </w:tcPr>
          <w:p w14:paraId="1E74BFC0" w14:textId="718E0443" w:rsidR="00906153" w:rsidRDefault="00906153" w:rsidP="00C73EB7">
            <w:pPr>
              <w:jc w:val="right"/>
              <w:rPr>
                <w:ins w:id="1896" w:author="David Conklin" w:date="2021-07-07T06:00:00Z"/>
              </w:rPr>
            </w:pPr>
            <w:ins w:id="1897" w:author="David Conklin" w:date="2021-07-07T06:00:00Z">
              <w:r>
                <w:t>0.</w:t>
              </w:r>
            </w:ins>
            <w:ins w:id="1898" w:author="David Conklin" w:date="2021-07-07T08:48:00Z">
              <w:r w:rsidR="00410C21">
                <w:t>6</w:t>
              </w:r>
            </w:ins>
            <w:ins w:id="1899" w:author="David Conklin" w:date="2021-07-07T06:00:00Z">
              <w:r>
                <w:t>%</w:t>
              </w:r>
            </w:ins>
          </w:p>
        </w:tc>
        <w:tc>
          <w:tcPr>
            <w:tcW w:w="0" w:type="auto"/>
          </w:tcPr>
          <w:p w14:paraId="7FECE42A" w14:textId="77777777" w:rsidR="00906153" w:rsidRDefault="00906153" w:rsidP="00C73EB7">
            <w:pPr>
              <w:jc w:val="right"/>
              <w:rPr>
                <w:ins w:id="1900" w:author="David Conklin" w:date="2021-07-07T06:00:00Z"/>
              </w:rPr>
            </w:pPr>
          </w:p>
        </w:tc>
        <w:tc>
          <w:tcPr>
            <w:tcW w:w="0" w:type="auto"/>
          </w:tcPr>
          <w:p w14:paraId="3DFA2109" w14:textId="77777777" w:rsidR="00906153" w:rsidRDefault="00906153" w:rsidP="00C73EB7">
            <w:pPr>
              <w:jc w:val="right"/>
              <w:rPr>
                <w:ins w:id="1901" w:author="David Conklin" w:date="2021-07-07T06:00:00Z"/>
              </w:rPr>
            </w:pPr>
          </w:p>
        </w:tc>
        <w:tc>
          <w:tcPr>
            <w:tcW w:w="0" w:type="auto"/>
          </w:tcPr>
          <w:p w14:paraId="3FD220D3" w14:textId="77777777" w:rsidR="00906153" w:rsidRDefault="00906153" w:rsidP="00C73EB7">
            <w:pPr>
              <w:rPr>
                <w:ins w:id="1902" w:author="David Conklin" w:date="2021-07-07T06:00:00Z"/>
              </w:rPr>
            </w:pPr>
          </w:p>
        </w:tc>
      </w:tr>
    </w:tbl>
    <w:p w14:paraId="30289D2A" w14:textId="77777777" w:rsidR="00906153" w:rsidRDefault="00906153" w:rsidP="00906153">
      <w:pPr>
        <w:rPr>
          <w:ins w:id="1903" w:author="David Conklin" w:date="2021-07-07T06:00:00Z"/>
        </w:rPr>
      </w:pPr>
    </w:p>
    <w:p w14:paraId="212222DC" w14:textId="77777777" w:rsidR="00906153" w:rsidRDefault="00906153" w:rsidP="00906153">
      <w:pPr>
        <w:rPr>
          <w:ins w:id="1904" w:author="David Conklin" w:date="2021-07-07T06:00:00Z"/>
        </w:rPr>
      </w:pPr>
      <w:ins w:id="1905" w:author="David Conklin" w:date="2021-07-07T06:00:00Z">
        <w:r>
          <w:br w:type="page"/>
        </w:r>
      </w:ins>
    </w:p>
    <w:p w14:paraId="35A01A27" w14:textId="77777777" w:rsidR="00906153" w:rsidRDefault="00906153" w:rsidP="00906153">
      <w:pPr>
        <w:rPr>
          <w:ins w:id="1906" w:author="David Conklin" w:date="2021-07-07T06:00:00Z"/>
        </w:rPr>
      </w:pPr>
    </w:p>
    <w:p w14:paraId="5A1827E7" w14:textId="1CBF95C5" w:rsidR="00906153" w:rsidRDefault="00906153" w:rsidP="00906153">
      <w:pPr>
        <w:rPr>
          <w:ins w:id="1907" w:author="David Conklin" w:date="2021-07-07T06:00:00Z"/>
        </w:rPr>
      </w:pPr>
      <w:ins w:id="1908" w:author="David Conklin" w:date="2021-07-07T06:00:00Z">
        <w:r>
          <w:t xml:space="preserve">The energy budget fails to close by </w:t>
        </w:r>
      </w:ins>
      <w:ins w:id="1909" w:author="David Conklin" w:date="2021-07-07T13:07:00Z">
        <w:r w:rsidR="006E43CE">
          <w:t xml:space="preserve">about </w:t>
        </w:r>
      </w:ins>
      <w:ins w:id="1910" w:author="David Conklin" w:date="2021-07-09T08:29:00Z">
        <w:r w:rsidR="00A50A5B">
          <w:t>+</w:t>
        </w:r>
      </w:ins>
      <w:ins w:id="1911" w:author="David Conklin" w:date="2021-07-09T08:28:00Z">
        <w:r w:rsidR="00A50A5B">
          <w:t>0.5</w:t>
        </w:r>
      </w:ins>
      <w:ins w:id="1912" w:author="David Conklin" w:date="2021-07-07T13:07:00Z">
        <w:r w:rsidR="006E43CE">
          <w:t>%</w:t>
        </w:r>
      </w:ins>
      <w:ins w:id="1913" w:author="David Conklin" w:date="2021-07-07T06:00:00Z">
        <w:r>
          <w:t>, i.e</w:t>
        </w:r>
      </w:ins>
      <w:ins w:id="1914" w:author="David Conklin" w:date="2021-07-07T13:07:00Z">
        <w:r w:rsidR="006E43CE">
          <w:t xml:space="preserve"> </w:t>
        </w:r>
      </w:ins>
      <w:ins w:id="1915" w:author="David Conklin" w:date="2021-07-09T08:29:00Z">
        <w:r w:rsidR="00A50A5B">
          <w:t xml:space="preserve">there is </w:t>
        </w:r>
      </w:ins>
      <w:ins w:id="1916" w:author="David Conklin" w:date="2021-07-09T08:28:00Z">
        <w:r w:rsidR="00A50A5B">
          <w:t>0.5</w:t>
        </w:r>
      </w:ins>
      <w:ins w:id="1917" w:author="David Conklin" w:date="2021-07-07T13:07:00Z">
        <w:r w:rsidR="006E43CE">
          <w:t>%</w:t>
        </w:r>
      </w:ins>
      <w:ins w:id="1918" w:author="David Conklin" w:date="2021-07-07T06:00:00Z">
        <w:r>
          <w:t xml:space="preserve"> </w:t>
        </w:r>
      </w:ins>
      <w:ins w:id="1919" w:author="David Conklin" w:date="2021-07-09T08:29:00Z">
        <w:r w:rsidR="00A50A5B">
          <w:t xml:space="preserve">more </w:t>
        </w:r>
      </w:ins>
      <w:ins w:id="1920" w:author="David Conklin" w:date="2021-07-07T06:00:00Z">
        <w:r>
          <w:t>modeled thermal energy leaving th</w:t>
        </w:r>
      </w:ins>
      <w:ins w:id="1921" w:author="David Conklin" w:date="2021-07-09T08:30:00Z">
        <w:r w:rsidR="00A50A5B">
          <w:t>e surface</w:t>
        </w:r>
      </w:ins>
      <w:ins w:id="1922" w:author="David Conklin" w:date="2021-07-07T06:00:00Z">
        <w:r>
          <w:t xml:space="preserve"> waters</w:t>
        </w:r>
      </w:ins>
      <w:ins w:id="1923" w:author="David Conklin" w:date="2021-07-09T08:32:00Z">
        <w:r w:rsidR="00A50A5B">
          <w:t xml:space="preserve"> of the basin</w:t>
        </w:r>
      </w:ins>
      <w:ins w:id="1924" w:author="David Conklin" w:date="2021-07-07T06:00:00Z">
        <w:r>
          <w:t xml:space="preserve"> and in the basin discharge</w:t>
        </w:r>
      </w:ins>
      <w:ins w:id="1925" w:author="David Conklin" w:date="2021-07-09T08:30:00Z">
        <w:r w:rsidR="00A50A5B">
          <w:t xml:space="preserve"> than </w:t>
        </w:r>
      </w:ins>
      <w:ins w:id="1926" w:author="David Conklin" w:date="2021-07-09T08:33:00Z">
        <w:r w:rsidR="00A50A5B">
          <w:t>there is</w:t>
        </w:r>
      </w:ins>
      <w:ins w:id="1927" w:author="David Conklin" w:date="2021-07-09T08:30:00Z">
        <w:r w:rsidR="00A50A5B">
          <w:t xml:space="preserve"> modeled thermal energy reaching the surface waters</w:t>
        </w:r>
      </w:ins>
      <w:ins w:id="1928" w:author="David Conklin" w:date="2021-07-09T08:34:00Z">
        <w:r w:rsidR="00A50A5B">
          <w:t>.</w:t>
        </w:r>
      </w:ins>
      <w:ins w:id="1929" w:author="David Conklin" w:date="2021-07-09T08:30:00Z">
        <w:r w:rsidR="00A50A5B">
          <w:t xml:space="preserve"> </w:t>
        </w:r>
      </w:ins>
    </w:p>
    <w:p w14:paraId="6BBFABAC" w14:textId="77777777" w:rsidR="00906153" w:rsidRDefault="00906153" w:rsidP="00906153">
      <w:pPr>
        <w:rPr>
          <w:ins w:id="1930" w:author="David Conklin" w:date="2021-07-07T06:00:00Z"/>
        </w:rPr>
      </w:pPr>
    </w:p>
    <w:p w14:paraId="76DD7268" w14:textId="3E00983D" w:rsidR="00B61173" w:rsidRDefault="00B61173" w:rsidP="00B61173">
      <w:pPr>
        <w:rPr>
          <w:ins w:id="1931" w:author="David Conklin" w:date="2021-07-07T10:25:00Z"/>
        </w:rPr>
      </w:pPr>
      <w:ins w:id="1932" w:author="David Conklin" w:date="2021-07-07T10:25:00Z">
        <w:r>
          <w:t>As of 7/</w:t>
        </w:r>
      </w:ins>
      <w:ins w:id="1933" w:author="David Conklin" w:date="2021-07-09T08:39:00Z">
        <w:r w:rsidR="00AF2994">
          <w:t>9</w:t>
        </w:r>
      </w:ins>
      <w:ins w:id="1934" w:author="David Conklin" w:date="2021-07-07T10:25:00Z">
        <w:r>
          <w:t xml:space="preserve">/21 CW3M ver. </w:t>
        </w:r>
      </w:ins>
      <w:ins w:id="1935" w:author="David Conklin" w:date="2021-07-09T08:39:00Z">
        <w:r w:rsidR="00AF2994">
          <w:t>414</w:t>
        </w:r>
      </w:ins>
      <w:ins w:id="1936" w:author="David Conklin" w:date="2021-07-07T10:25:00Z">
        <w:r>
          <w:t xml:space="preserve">, for the 9 years 2010-18, CW3M simulates this yearly thermal energy budget for the stream network, including reservoirs, in the </w:t>
        </w:r>
      </w:ins>
      <w:ins w:id="1937" w:author="David Conklin" w:date="2021-07-07T10:26:00Z">
        <w:r>
          <w:t xml:space="preserve">North Santiam </w:t>
        </w:r>
      </w:ins>
      <w:ins w:id="1938" w:author="David Conklin" w:date="2021-07-07T10:25:00Z">
        <w:r>
          <w:t>basin.</w:t>
        </w:r>
      </w:ins>
    </w:p>
    <w:tbl>
      <w:tblPr>
        <w:tblStyle w:val="TableGrid"/>
        <w:tblW w:w="0" w:type="auto"/>
        <w:tblLook w:val="04A0" w:firstRow="1" w:lastRow="0" w:firstColumn="1" w:lastColumn="0" w:noHBand="0" w:noVBand="1"/>
      </w:tblPr>
      <w:tblGrid>
        <w:gridCol w:w="2962"/>
        <w:gridCol w:w="1798"/>
        <w:gridCol w:w="1710"/>
        <w:gridCol w:w="2880"/>
      </w:tblGrid>
      <w:tr w:rsidR="00B61173" w14:paraId="59B7BD57" w14:textId="77777777" w:rsidTr="00C73EB7">
        <w:trPr>
          <w:ins w:id="1939" w:author="David Conklin" w:date="2021-07-07T10:25:00Z"/>
        </w:trPr>
        <w:tc>
          <w:tcPr>
            <w:tcW w:w="0" w:type="auto"/>
          </w:tcPr>
          <w:p w14:paraId="287AE78F" w14:textId="77777777" w:rsidR="00B61173" w:rsidRPr="00036F50" w:rsidRDefault="00B61173" w:rsidP="00C73EB7">
            <w:pPr>
              <w:jc w:val="center"/>
              <w:rPr>
                <w:ins w:id="1940" w:author="David Conklin" w:date="2021-07-07T10:25:00Z"/>
                <w:b/>
                <w:bCs/>
              </w:rPr>
            </w:pPr>
            <w:ins w:id="1941" w:author="David Conklin" w:date="2021-07-07T10:25:00Z">
              <w:r w:rsidRPr="00036F50">
                <w:rPr>
                  <w:b/>
                  <w:bCs/>
                </w:rPr>
                <w:t>Inputs</w:t>
              </w:r>
            </w:ins>
          </w:p>
        </w:tc>
        <w:tc>
          <w:tcPr>
            <w:tcW w:w="1798" w:type="dxa"/>
          </w:tcPr>
          <w:p w14:paraId="0E122275" w14:textId="77777777" w:rsidR="00B61173" w:rsidRPr="00787EC2" w:rsidRDefault="00B61173" w:rsidP="00C73EB7">
            <w:pPr>
              <w:rPr>
                <w:ins w:id="1942" w:author="David Conklin" w:date="2021-07-07T10:25:00Z"/>
              </w:rPr>
            </w:pPr>
            <w:ins w:id="1943" w:author="David Conklin" w:date="2021-07-07T10:25:00Z">
              <w:r>
                <w:t>volume, m</w:t>
              </w:r>
              <w:r>
                <w:rPr>
                  <w:vertAlign w:val="superscript"/>
                </w:rPr>
                <w:t>3</w:t>
              </w:r>
              <w:r>
                <w:t xml:space="preserve"> </w:t>
              </w:r>
            </w:ins>
          </w:p>
        </w:tc>
        <w:tc>
          <w:tcPr>
            <w:tcW w:w="1710" w:type="dxa"/>
          </w:tcPr>
          <w:p w14:paraId="68C09D3F" w14:textId="77777777" w:rsidR="00B61173" w:rsidRDefault="00B61173" w:rsidP="00C73EB7">
            <w:pPr>
              <w:rPr>
                <w:ins w:id="1944" w:author="David Conklin" w:date="2021-07-07T10:25:00Z"/>
              </w:rPr>
            </w:pPr>
            <w:ins w:id="1945" w:author="David Conklin" w:date="2021-07-07T10:25:00Z">
              <w:r>
                <w:rPr>
                  <w:rFonts w:cstheme="minorHAnsi"/>
                </w:rPr>
                <w:t>average temperature, °</w:t>
              </w:r>
              <w:r>
                <w:t>C</w:t>
              </w:r>
            </w:ins>
          </w:p>
        </w:tc>
        <w:tc>
          <w:tcPr>
            <w:tcW w:w="2880" w:type="dxa"/>
          </w:tcPr>
          <w:p w14:paraId="405D6350" w14:textId="77777777" w:rsidR="00B61173" w:rsidRDefault="00B61173" w:rsidP="00C73EB7">
            <w:pPr>
              <w:rPr>
                <w:ins w:id="1946" w:author="David Conklin" w:date="2021-07-07T10:25:00Z"/>
              </w:rPr>
            </w:pPr>
            <w:ins w:id="1947" w:author="David Conklin" w:date="2021-07-07T10:25:00Z">
              <w:r>
                <w:t>thermal energy, MJ</w:t>
              </w:r>
            </w:ins>
          </w:p>
        </w:tc>
      </w:tr>
      <w:tr w:rsidR="00B61173" w14:paraId="0175758A" w14:textId="77777777" w:rsidTr="00C73EB7">
        <w:trPr>
          <w:ins w:id="1948" w:author="David Conklin" w:date="2021-07-07T10:25:00Z"/>
        </w:trPr>
        <w:tc>
          <w:tcPr>
            <w:tcW w:w="0" w:type="auto"/>
          </w:tcPr>
          <w:p w14:paraId="78E7A52B" w14:textId="77777777" w:rsidR="00B61173" w:rsidRDefault="00B61173" w:rsidP="00C73EB7">
            <w:pPr>
              <w:rPr>
                <w:ins w:id="1949" w:author="David Conklin" w:date="2021-07-07T10:25:00Z"/>
              </w:rPr>
            </w:pPr>
            <w:ins w:id="1950" w:author="David Conklin" w:date="2021-07-07T10:25:00Z">
              <w:r>
                <w:t>runoff from land surface</w:t>
              </w:r>
            </w:ins>
          </w:p>
        </w:tc>
        <w:tc>
          <w:tcPr>
            <w:tcW w:w="1798" w:type="dxa"/>
          </w:tcPr>
          <w:p w14:paraId="69B85868" w14:textId="17FF284D" w:rsidR="00B61173" w:rsidRDefault="00A50A5B" w:rsidP="00C73EB7">
            <w:pPr>
              <w:jc w:val="right"/>
              <w:rPr>
                <w:ins w:id="1951" w:author="David Conklin" w:date="2021-07-07T10:25:00Z"/>
              </w:rPr>
            </w:pPr>
            <w:ins w:id="1952" w:author="David Conklin" w:date="2021-07-09T08:24:00Z">
              <w:r>
                <w:t>2.737</w:t>
              </w:r>
            </w:ins>
            <w:ins w:id="1953" w:author="David Conklin" w:date="2021-07-09T08:25:00Z">
              <w:r>
                <w:t>E9</w:t>
              </w:r>
            </w:ins>
            <w:ins w:id="1954" w:author="David Conklin" w:date="2021-07-07T10:25:00Z">
              <w:r w:rsidR="00B61173">
                <w:t xml:space="preserve"> </w:t>
              </w:r>
            </w:ins>
          </w:p>
        </w:tc>
        <w:tc>
          <w:tcPr>
            <w:tcW w:w="1710" w:type="dxa"/>
          </w:tcPr>
          <w:p w14:paraId="60247C4D" w14:textId="02032D3F" w:rsidR="00B61173" w:rsidRDefault="00A50A5B" w:rsidP="00C73EB7">
            <w:pPr>
              <w:jc w:val="right"/>
              <w:rPr>
                <w:ins w:id="1955" w:author="David Conklin" w:date="2021-07-07T10:25:00Z"/>
              </w:rPr>
            </w:pPr>
            <w:ins w:id="1956" w:author="David Conklin" w:date="2021-07-09T08:25:00Z">
              <w:r>
                <w:t>7.1</w:t>
              </w:r>
            </w:ins>
          </w:p>
        </w:tc>
        <w:tc>
          <w:tcPr>
            <w:tcW w:w="2880" w:type="dxa"/>
          </w:tcPr>
          <w:p w14:paraId="72C16CBD" w14:textId="4D260A56" w:rsidR="00B61173" w:rsidRDefault="00A50A5B" w:rsidP="00C73EB7">
            <w:pPr>
              <w:jc w:val="right"/>
              <w:rPr>
                <w:ins w:id="1957" w:author="David Conklin" w:date="2021-07-07T10:25:00Z"/>
              </w:rPr>
            </w:pPr>
            <w:ins w:id="1958" w:author="David Conklin" w:date="2021-07-09T08:25:00Z">
              <w:r>
                <w:t>78.38e9</w:t>
              </w:r>
            </w:ins>
          </w:p>
        </w:tc>
      </w:tr>
      <w:tr w:rsidR="00B61173" w14:paraId="522682C6" w14:textId="77777777" w:rsidTr="00C73EB7">
        <w:trPr>
          <w:ins w:id="1959" w:author="David Conklin" w:date="2021-07-07T10:25:00Z"/>
        </w:trPr>
        <w:tc>
          <w:tcPr>
            <w:tcW w:w="0" w:type="auto"/>
          </w:tcPr>
          <w:p w14:paraId="122AF1BF" w14:textId="77777777" w:rsidR="00B61173" w:rsidRDefault="00B61173" w:rsidP="00C73EB7">
            <w:pPr>
              <w:rPr>
                <w:ins w:id="1960" w:author="David Conklin" w:date="2021-07-07T10:25:00Z"/>
              </w:rPr>
            </w:pPr>
            <w:ins w:id="1961" w:author="David Conklin" w:date="2021-07-07T10:25:00Z">
              <w:r>
                <w:t>springs</w:t>
              </w:r>
            </w:ins>
          </w:p>
        </w:tc>
        <w:tc>
          <w:tcPr>
            <w:tcW w:w="1798" w:type="dxa"/>
          </w:tcPr>
          <w:p w14:paraId="1488F239" w14:textId="757C1DBC" w:rsidR="00B61173" w:rsidRDefault="00B61173" w:rsidP="00C73EB7">
            <w:pPr>
              <w:jc w:val="right"/>
              <w:rPr>
                <w:ins w:id="1962" w:author="David Conklin" w:date="2021-07-07T10:25:00Z"/>
              </w:rPr>
            </w:pPr>
            <w:ins w:id="1963" w:author="David Conklin" w:date="2021-07-07T10:25:00Z">
              <w:r>
                <w:t>0.</w:t>
              </w:r>
            </w:ins>
            <w:ins w:id="1964" w:author="David Conklin" w:date="2021-07-07T11:39:00Z">
              <w:r w:rsidR="00F612C1">
                <w:t>63</w:t>
              </w:r>
            </w:ins>
            <w:ins w:id="1965" w:author="David Conklin" w:date="2021-07-08T10:49:00Z">
              <w:r w:rsidR="008416A5">
                <w:t>1</w:t>
              </w:r>
            </w:ins>
            <w:ins w:id="1966" w:author="David Conklin" w:date="2021-07-07T10:25:00Z">
              <w:r>
                <w:t>e9</w:t>
              </w:r>
            </w:ins>
          </w:p>
        </w:tc>
        <w:tc>
          <w:tcPr>
            <w:tcW w:w="1710" w:type="dxa"/>
          </w:tcPr>
          <w:p w14:paraId="64C13EC6" w14:textId="0286AE55" w:rsidR="00B61173" w:rsidRDefault="00C46038" w:rsidP="00C73EB7">
            <w:pPr>
              <w:jc w:val="right"/>
              <w:rPr>
                <w:ins w:id="1967" w:author="David Conklin" w:date="2021-07-07T10:25:00Z"/>
              </w:rPr>
            </w:pPr>
            <w:ins w:id="1968" w:author="David Conklin" w:date="2021-07-07T15:41:00Z">
              <w:r>
                <w:t>5.0</w:t>
              </w:r>
            </w:ins>
          </w:p>
        </w:tc>
        <w:tc>
          <w:tcPr>
            <w:tcW w:w="2880" w:type="dxa"/>
          </w:tcPr>
          <w:p w14:paraId="64920DC1" w14:textId="3ADD6317" w:rsidR="00B61173" w:rsidRDefault="00C46038" w:rsidP="00C73EB7">
            <w:pPr>
              <w:jc w:val="right"/>
              <w:rPr>
                <w:ins w:id="1969" w:author="David Conklin" w:date="2021-07-07T10:25:00Z"/>
              </w:rPr>
            </w:pPr>
            <w:ins w:id="1970" w:author="David Conklin" w:date="2021-07-07T15:39:00Z">
              <w:r>
                <w:t>13.04e9</w:t>
              </w:r>
            </w:ins>
          </w:p>
        </w:tc>
      </w:tr>
      <w:tr w:rsidR="00B61173" w14:paraId="5A72011F" w14:textId="77777777" w:rsidTr="00C73EB7">
        <w:trPr>
          <w:ins w:id="1971" w:author="David Conklin" w:date="2021-07-07T10:25:00Z"/>
        </w:trPr>
        <w:tc>
          <w:tcPr>
            <w:tcW w:w="0" w:type="auto"/>
          </w:tcPr>
          <w:p w14:paraId="2A73C1B8" w14:textId="77777777" w:rsidR="00B61173" w:rsidRDefault="00B61173" w:rsidP="00C73EB7">
            <w:pPr>
              <w:rPr>
                <w:ins w:id="1972" w:author="David Conklin" w:date="2021-07-07T10:25:00Z"/>
              </w:rPr>
            </w:pPr>
            <w:ins w:id="1973" w:author="David Conklin" w:date="2021-07-07T10:25:00Z">
              <w:r>
                <w:t>insolation of reaches</w:t>
              </w:r>
            </w:ins>
          </w:p>
        </w:tc>
        <w:tc>
          <w:tcPr>
            <w:tcW w:w="1798" w:type="dxa"/>
          </w:tcPr>
          <w:p w14:paraId="35DB76E0" w14:textId="77777777" w:rsidR="00B61173" w:rsidRDefault="00B61173" w:rsidP="00C73EB7">
            <w:pPr>
              <w:jc w:val="right"/>
              <w:rPr>
                <w:ins w:id="1974" w:author="David Conklin" w:date="2021-07-07T10:25:00Z"/>
              </w:rPr>
            </w:pPr>
          </w:p>
        </w:tc>
        <w:tc>
          <w:tcPr>
            <w:tcW w:w="1710" w:type="dxa"/>
          </w:tcPr>
          <w:p w14:paraId="3F6C50B5" w14:textId="77777777" w:rsidR="00B61173" w:rsidRDefault="00B61173" w:rsidP="00C73EB7">
            <w:pPr>
              <w:jc w:val="right"/>
              <w:rPr>
                <w:ins w:id="1975" w:author="David Conklin" w:date="2021-07-07T10:25:00Z"/>
              </w:rPr>
            </w:pPr>
          </w:p>
        </w:tc>
        <w:tc>
          <w:tcPr>
            <w:tcW w:w="2880" w:type="dxa"/>
          </w:tcPr>
          <w:p w14:paraId="396107B8" w14:textId="50AF91A6" w:rsidR="00B61173" w:rsidRDefault="00AF2026" w:rsidP="00C73EB7">
            <w:pPr>
              <w:jc w:val="right"/>
              <w:rPr>
                <w:ins w:id="1976" w:author="David Conklin" w:date="2021-07-07T10:25:00Z"/>
              </w:rPr>
            </w:pPr>
            <w:ins w:id="1977" w:author="David Conklin" w:date="2021-07-07T12:58:00Z">
              <w:r>
                <w:t>35.6</w:t>
              </w:r>
            </w:ins>
            <w:ins w:id="1978" w:author="David Conklin" w:date="2021-07-08T10:37:00Z">
              <w:r w:rsidR="00F64714">
                <w:t>6</w:t>
              </w:r>
            </w:ins>
            <w:ins w:id="1979" w:author="David Conklin" w:date="2021-07-07T10:25:00Z">
              <w:r w:rsidR="00B61173">
                <w:t>e9</w:t>
              </w:r>
            </w:ins>
          </w:p>
        </w:tc>
      </w:tr>
      <w:tr w:rsidR="00B61173" w14:paraId="350F73F8" w14:textId="77777777" w:rsidTr="00C73EB7">
        <w:trPr>
          <w:ins w:id="1980" w:author="David Conklin" w:date="2021-07-07T10:25:00Z"/>
        </w:trPr>
        <w:tc>
          <w:tcPr>
            <w:tcW w:w="0" w:type="auto"/>
          </w:tcPr>
          <w:p w14:paraId="62A1F5F3" w14:textId="77777777" w:rsidR="00B61173" w:rsidRDefault="00B61173" w:rsidP="00C73EB7">
            <w:pPr>
              <w:rPr>
                <w:ins w:id="1981" w:author="David Conklin" w:date="2021-07-07T10:25:00Z"/>
              </w:rPr>
            </w:pPr>
            <w:ins w:id="1982" w:author="David Conklin" w:date="2021-07-07T10:25:00Z">
              <w:r>
                <w:t>insolation of reservoirs</w:t>
              </w:r>
            </w:ins>
          </w:p>
        </w:tc>
        <w:tc>
          <w:tcPr>
            <w:tcW w:w="1798" w:type="dxa"/>
          </w:tcPr>
          <w:p w14:paraId="7A65567F" w14:textId="77777777" w:rsidR="00B61173" w:rsidRDefault="00B61173" w:rsidP="00C73EB7">
            <w:pPr>
              <w:jc w:val="right"/>
              <w:rPr>
                <w:ins w:id="1983" w:author="David Conklin" w:date="2021-07-07T10:25:00Z"/>
              </w:rPr>
            </w:pPr>
          </w:p>
        </w:tc>
        <w:tc>
          <w:tcPr>
            <w:tcW w:w="1710" w:type="dxa"/>
          </w:tcPr>
          <w:p w14:paraId="1CB44392" w14:textId="77777777" w:rsidR="00B61173" w:rsidRDefault="00B61173" w:rsidP="00C73EB7">
            <w:pPr>
              <w:jc w:val="right"/>
              <w:rPr>
                <w:ins w:id="1984" w:author="David Conklin" w:date="2021-07-07T10:25:00Z"/>
              </w:rPr>
            </w:pPr>
          </w:p>
        </w:tc>
        <w:tc>
          <w:tcPr>
            <w:tcW w:w="2880" w:type="dxa"/>
          </w:tcPr>
          <w:p w14:paraId="4A90EE36" w14:textId="57B28B9D" w:rsidR="00B61173" w:rsidRDefault="00AF2026" w:rsidP="00C73EB7">
            <w:pPr>
              <w:jc w:val="right"/>
              <w:rPr>
                <w:ins w:id="1985" w:author="David Conklin" w:date="2021-07-07T10:25:00Z"/>
              </w:rPr>
            </w:pPr>
            <w:ins w:id="1986" w:author="David Conklin" w:date="2021-07-07T12:59:00Z">
              <w:r>
                <w:t>61.40</w:t>
              </w:r>
            </w:ins>
            <w:ins w:id="1987" w:author="David Conklin" w:date="2021-07-07T10:25:00Z">
              <w:r w:rsidR="00B61173">
                <w:t>e9</w:t>
              </w:r>
            </w:ins>
          </w:p>
        </w:tc>
      </w:tr>
      <w:tr w:rsidR="00B61173" w14:paraId="0DD44DB3" w14:textId="77777777" w:rsidTr="00C73EB7">
        <w:trPr>
          <w:ins w:id="1988" w:author="David Conklin" w:date="2021-07-07T10:25:00Z"/>
        </w:trPr>
        <w:tc>
          <w:tcPr>
            <w:tcW w:w="0" w:type="auto"/>
          </w:tcPr>
          <w:p w14:paraId="2CE0CF94" w14:textId="77777777" w:rsidR="00B61173" w:rsidRDefault="00B61173" w:rsidP="00C73EB7">
            <w:pPr>
              <w:rPr>
                <w:ins w:id="1989" w:author="David Conklin" w:date="2021-07-07T10:25:00Z"/>
              </w:rPr>
            </w:pPr>
            <w:ins w:id="1990" w:author="David Conklin" w:date="2021-07-07T10:25:00Z">
              <w:r>
                <w:t>added by model</w:t>
              </w:r>
            </w:ins>
          </w:p>
        </w:tc>
        <w:tc>
          <w:tcPr>
            <w:tcW w:w="1798" w:type="dxa"/>
          </w:tcPr>
          <w:p w14:paraId="47883C7A" w14:textId="50348082" w:rsidR="00B61173" w:rsidRDefault="00B61173" w:rsidP="00C73EB7">
            <w:pPr>
              <w:jc w:val="right"/>
              <w:rPr>
                <w:ins w:id="1991" w:author="David Conklin" w:date="2021-07-07T10:25:00Z"/>
              </w:rPr>
            </w:pPr>
            <w:ins w:id="1992" w:author="David Conklin" w:date="2021-07-07T10:25:00Z">
              <w:r>
                <w:t>0.0</w:t>
              </w:r>
            </w:ins>
            <w:ins w:id="1993" w:author="David Conklin" w:date="2021-07-07T11:46:00Z">
              <w:r w:rsidR="00F612C1">
                <w:t>16</w:t>
              </w:r>
            </w:ins>
            <w:ins w:id="1994" w:author="David Conklin" w:date="2021-07-07T10:25:00Z">
              <w:r>
                <w:t>e9</w:t>
              </w:r>
            </w:ins>
          </w:p>
        </w:tc>
        <w:tc>
          <w:tcPr>
            <w:tcW w:w="1710" w:type="dxa"/>
          </w:tcPr>
          <w:p w14:paraId="5084FABF" w14:textId="7B9D0B87" w:rsidR="00B61173" w:rsidRDefault="00F64714" w:rsidP="00C73EB7">
            <w:pPr>
              <w:jc w:val="right"/>
              <w:rPr>
                <w:ins w:id="1995" w:author="David Conklin" w:date="2021-07-07T10:25:00Z"/>
              </w:rPr>
            </w:pPr>
            <w:ins w:id="1996" w:author="David Conklin" w:date="2021-07-08T10:33:00Z">
              <w:r>
                <w:t>12</w:t>
              </w:r>
            </w:ins>
            <w:ins w:id="1997" w:author="David Conklin" w:date="2021-07-08T10:34:00Z">
              <w:r>
                <w:t>.8</w:t>
              </w:r>
            </w:ins>
          </w:p>
        </w:tc>
        <w:tc>
          <w:tcPr>
            <w:tcW w:w="2880" w:type="dxa"/>
          </w:tcPr>
          <w:p w14:paraId="189456D8" w14:textId="713BC228" w:rsidR="00F64714" w:rsidRDefault="00F64714">
            <w:pPr>
              <w:jc w:val="right"/>
              <w:rPr>
                <w:ins w:id="1998" w:author="David Conklin" w:date="2021-07-07T10:25:00Z"/>
              </w:rPr>
            </w:pPr>
            <w:ins w:id="1999" w:author="David Conklin" w:date="2021-07-08T10:30:00Z">
              <w:r>
                <w:t>0.832e9</w:t>
              </w:r>
            </w:ins>
          </w:p>
        </w:tc>
      </w:tr>
      <w:tr w:rsidR="00B61173" w14:paraId="621FD8D9" w14:textId="77777777" w:rsidTr="00C73EB7">
        <w:trPr>
          <w:ins w:id="2000" w:author="David Conklin" w:date="2021-07-07T10:25:00Z"/>
        </w:trPr>
        <w:tc>
          <w:tcPr>
            <w:tcW w:w="0" w:type="auto"/>
          </w:tcPr>
          <w:p w14:paraId="24B58C78" w14:textId="77777777" w:rsidR="00B61173" w:rsidRDefault="00B61173" w:rsidP="00C73EB7">
            <w:pPr>
              <w:jc w:val="right"/>
              <w:rPr>
                <w:ins w:id="2001" w:author="David Conklin" w:date="2021-07-07T10:25:00Z"/>
              </w:rPr>
            </w:pPr>
            <w:ins w:id="2002" w:author="David Conklin" w:date="2021-07-07T10:25:00Z">
              <w:r>
                <w:t>total in</w:t>
              </w:r>
            </w:ins>
          </w:p>
        </w:tc>
        <w:tc>
          <w:tcPr>
            <w:tcW w:w="1798" w:type="dxa"/>
          </w:tcPr>
          <w:p w14:paraId="63DA9329" w14:textId="686ABFD0" w:rsidR="00B61173" w:rsidRDefault="00A50A5B" w:rsidP="00C73EB7">
            <w:pPr>
              <w:jc w:val="right"/>
              <w:rPr>
                <w:ins w:id="2003" w:author="David Conklin" w:date="2021-07-07T10:25:00Z"/>
              </w:rPr>
            </w:pPr>
            <w:ins w:id="2004" w:author="David Conklin" w:date="2021-07-09T08:26:00Z">
              <w:r>
                <w:t>3.384</w:t>
              </w:r>
            </w:ins>
            <w:ins w:id="2005" w:author="David Conklin" w:date="2021-07-07T10:25:00Z">
              <w:r w:rsidR="00B61173">
                <w:t>e9</w:t>
              </w:r>
            </w:ins>
          </w:p>
        </w:tc>
        <w:tc>
          <w:tcPr>
            <w:tcW w:w="1710" w:type="dxa"/>
          </w:tcPr>
          <w:p w14:paraId="534C753E" w14:textId="77777777" w:rsidR="00B61173" w:rsidRDefault="00B61173" w:rsidP="00C73EB7">
            <w:pPr>
              <w:jc w:val="right"/>
              <w:rPr>
                <w:ins w:id="2006" w:author="David Conklin" w:date="2021-07-07T10:25:00Z"/>
              </w:rPr>
            </w:pPr>
          </w:p>
        </w:tc>
        <w:tc>
          <w:tcPr>
            <w:tcW w:w="2880" w:type="dxa"/>
          </w:tcPr>
          <w:p w14:paraId="373AB433" w14:textId="2CDEFD44" w:rsidR="00B61173" w:rsidRDefault="00A50A5B" w:rsidP="00C73EB7">
            <w:pPr>
              <w:jc w:val="right"/>
              <w:rPr>
                <w:ins w:id="2007" w:author="David Conklin" w:date="2021-07-07T10:25:00Z"/>
              </w:rPr>
            </w:pPr>
            <w:ins w:id="2008" w:author="David Conklin" w:date="2021-07-09T08:26:00Z">
              <w:r>
                <w:t>189.31</w:t>
              </w:r>
            </w:ins>
            <w:ins w:id="2009" w:author="David Conklin" w:date="2021-07-08T10:39:00Z">
              <w:r w:rsidR="00F64714">
                <w:t>e9</w:t>
              </w:r>
            </w:ins>
          </w:p>
        </w:tc>
      </w:tr>
      <w:tr w:rsidR="00B61173" w14:paraId="4AD61090" w14:textId="77777777" w:rsidTr="00C73EB7">
        <w:trPr>
          <w:ins w:id="2010" w:author="David Conklin" w:date="2021-07-07T10:25:00Z"/>
        </w:trPr>
        <w:tc>
          <w:tcPr>
            <w:tcW w:w="0" w:type="auto"/>
          </w:tcPr>
          <w:p w14:paraId="7ACEF23E" w14:textId="77777777" w:rsidR="00B61173" w:rsidRDefault="00B61173" w:rsidP="00C73EB7">
            <w:pPr>
              <w:jc w:val="right"/>
              <w:rPr>
                <w:ins w:id="2011" w:author="David Conklin" w:date="2021-07-07T10:25:00Z"/>
              </w:rPr>
            </w:pPr>
          </w:p>
        </w:tc>
        <w:tc>
          <w:tcPr>
            <w:tcW w:w="1798" w:type="dxa"/>
          </w:tcPr>
          <w:p w14:paraId="70302690" w14:textId="77777777" w:rsidR="00B61173" w:rsidRDefault="00B61173" w:rsidP="00C73EB7">
            <w:pPr>
              <w:jc w:val="right"/>
              <w:rPr>
                <w:ins w:id="2012" w:author="David Conklin" w:date="2021-07-07T10:25:00Z"/>
              </w:rPr>
            </w:pPr>
          </w:p>
        </w:tc>
        <w:tc>
          <w:tcPr>
            <w:tcW w:w="1710" w:type="dxa"/>
          </w:tcPr>
          <w:p w14:paraId="02444DD7" w14:textId="77777777" w:rsidR="00B61173" w:rsidRDefault="00B61173" w:rsidP="00C73EB7">
            <w:pPr>
              <w:jc w:val="right"/>
              <w:rPr>
                <w:ins w:id="2013" w:author="David Conklin" w:date="2021-07-07T10:25:00Z"/>
              </w:rPr>
            </w:pPr>
          </w:p>
        </w:tc>
        <w:tc>
          <w:tcPr>
            <w:tcW w:w="2880" w:type="dxa"/>
          </w:tcPr>
          <w:p w14:paraId="116AD766" w14:textId="77777777" w:rsidR="00B61173" w:rsidRDefault="00B61173" w:rsidP="00C73EB7">
            <w:pPr>
              <w:jc w:val="right"/>
              <w:rPr>
                <w:ins w:id="2014" w:author="David Conklin" w:date="2021-07-07T10:25:00Z"/>
              </w:rPr>
            </w:pPr>
          </w:p>
        </w:tc>
      </w:tr>
      <w:tr w:rsidR="00B61173" w14:paraId="0B0395E6" w14:textId="77777777" w:rsidTr="00C73EB7">
        <w:trPr>
          <w:ins w:id="2015" w:author="David Conklin" w:date="2021-07-07T10:25:00Z"/>
        </w:trPr>
        <w:tc>
          <w:tcPr>
            <w:tcW w:w="0" w:type="auto"/>
          </w:tcPr>
          <w:p w14:paraId="1146511D" w14:textId="77777777" w:rsidR="00B61173" w:rsidRPr="00036F50" w:rsidRDefault="00B61173" w:rsidP="00C73EB7">
            <w:pPr>
              <w:jc w:val="center"/>
              <w:rPr>
                <w:ins w:id="2016" w:author="David Conklin" w:date="2021-07-07T10:25:00Z"/>
                <w:b/>
                <w:bCs/>
              </w:rPr>
            </w:pPr>
            <w:ins w:id="2017" w:author="David Conklin" w:date="2021-07-07T10:25:00Z">
              <w:r w:rsidRPr="00036F50">
                <w:rPr>
                  <w:b/>
                  <w:bCs/>
                </w:rPr>
                <w:t>Outputs</w:t>
              </w:r>
            </w:ins>
          </w:p>
        </w:tc>
        <w:tc>
          <w:tcPr>
            <w:tcW w:w="1798" w:type="dxa"/>
          </w:tcPr>
          <w:p w14:paraId="51A26F1F" w14:textId="77777777" w:rsidR="00B61173" w:rsidRDefault="00B61173" w:rsidP="00C73EB7">
            <w:pPr>
              <w:jc w:val="right"/>
              <w:rPr>
                <w:ins w:id="2018" w:author="David Conklin" w:date="2021-07-07T10:25:00Z"/>
              </w:rPr>
            </w:pPr>
            <w:ins w:id="2019" w:author="David Conklin" w:date="2021-07-07T10:25:00Z">
              <w:r>
                <w:t>volume, m</w:t>
              </w:r>
              <w:r>
                <w:rPr>
                  <w:vertAlign w:val="superscript"/>
                </w:rPr>
                <w:t>3</w:t>
              </w:r>
              <w:r>
                <w:t xml:space="preserve"> </w:t>
              </w:r>
            </w:ins>
          </w:p>
        </w:tc>
        <w:tc>
          <w:tcPr>
            <w:tcW w:w="1710" w:type="dxa"/>
          </w:tcPr>
          <w:p w14:paraId="5F8DCAD5" w14:textId="77777777" w:rsidR="00B61173" w:rsidRDefault="00B61173" w:rsidP="00C73EB7">
            <w:pPr>
              <w:jc w:val="right"/>
              <w:rPr>
                <w:ins w:id="2020" w:author="David Conklin" w:date="2021-07-07T10:25:00Z"/>
              </w:rPr>
            </w:pPr>
            <w:ins w:id="2021" w:author="David Conklin" w:date="2021-07-07T10:25:00Z">
              <w:r>
                <w:rPr>
                  <w:rFonts w:cstheme="minorHAnsi"/>
                </w:rPr>
                <w:t>average temperature, °</w:t>
              </w:r>
              <w:r>
                <w:t>C</w:t>
              </w:r>
            </w:ins>
          </w:p>
        </w:tc>
        <w:tc>
          <w:tcPr>
            <w:tcW w:w="2880" w:type="dxa"/>
          </w:tcPr>
          <w:p w14:paraId="5DAB2DA9" w14:textId="77777777" w:rsidR="00B61173" w:rsidRDefault="00B61173" w:rsidP="00C73EB7">
            <w:pPr>
              <w:jc w:val="right"/>
              <w:rPr>
                <w:ins w:id="2022" w:author="David Conklin" w:date="2021-07-07T10:25:00Z"/>
              </w:rPr>
            </w:pPr>
            <w:ins w:id="2023" w:author="David Conklin" w:date="2021-07-07T10:25:00Z">
              <w:r>
                <w:t>thermal energy, MJ</w:t>
              </w:r>
            </w:ins>
          </w:p>
        </w:tc>
      </w:tr>
      <w:tr w:rsidR="00B61173" w14:paraId="3A7AC9F2" w14:textId="77777777" w:rsidTr="00C73EB7">
        <w:trPr>
          <w:ins w:id="2024" w:author="David Conklin" w:date="2021-07-07T10:25:00Z"/>
        </w:trPr>
        <w:tc>
          <w:tcPr>
            <w:tcW w:w="0" w:type="auto"/>
          </w:tcPr>
          <w:p w14:paraId="239A4271" w14:textId="77777777" w:rsidR="00B61173" w:rsidRDefault="00B61173" w:rsidP="00C73EB7">
            <w:pPr>
              <w:rPr>
                <w:ins w:id="2025" w:author="David Conklin" w:date="2021-07-07T10:25:00Z"/>
              </w:rPr>
            </w:pPr>
            <w:ins w:id="2026" w:author="David Conklin" w:date="2021-07-07T10:25:00Z">
              <w:r>
                <w:t>basin discharge</w:t>
              </w:r>
            </w:ins>
          </w:p>
        </w:tc>
        <w:tc>
          <w:tcPr>
            <w:tcW w:w="1798" w:type="dxa"/>
          </w:tcPr>
          <w:p w14:paraId="6FF3B121" w14:textId="5CA8174B" w:rsidR="00B61173" w:rsidRDefault="00F612C1" w:rsidP="00C73EB7">
            <w:pPr>
              <w:jc w:val="right"/>
              <w:rPr>
                <w:ins w:id="2027" w:author="David Conklin" w:date="2021-07-07T10:25:00Z"/>
              </w:rPr>
            </w:pPr>
            <w:ins w:id="2028" w:author="David Conklin" w:date="2021-07-07T11:49:00Z">
              <w:r>
                <w:t>3.35</w:t>
              </w:r>
            </w:ins>
            <w:ins w:id="2029" w:author="David Conklin" w:date="2021-07-07T15:47:00Z">
              <w:r w:rsidR="00C46038">
                <w:t>3</w:t>
              </w:r>
            </w:ins>
            <w:ins w:id="2030" w:author="David Conklin" w:date="2021-07-07T10:25:00Z">
              <w:r w:rsidR="00B61173">
                <w:t>e9</w:t>
              </w:r>
            </w:ins>
          </w:p>
        </w:tc>
        <w:tc>
          <w:tcPr>
            <w:tcW w:w="1710" w:type="dxa"/>
          </w:tcPr>
          <w:p w14:paraId="72DF3526" w14:textId="6D4169F3" w:rsidR="00B61173" w:rsidRDefault="00B61173" w:rsidP="00C73EB7">
            <w:pPr>
              <w:jc w:val="right"/>
              <w:rPr>
                <w:ins w:id="2031" w:author="David Conklin" w:date="2021-07-07T10:25:00Z"/>
              </w:rPr>
            </w:pPr>
            <w:ins w:id="2032" w:author="David Conklin" w:date="2021-07-07T10:25:00Z">
              <w:r>
                <w:t>7.</w:t>
              </w:r>
            </w:ins>
            <w:ins w:id="2033" w:author="David Conklin" w:date="2021-07-07T15:58:00Z">
              <w:r w:rsidR="00537A3D">
                <w:t>3</w:t>
              </w:r>
            </w:ins>
          </w:p>
        </w:tc>
        <w:tc>
          <w:tcPr>
            <w:tcW w:w="2880" w:type="dxa"/>
          </w:tcPr>
          <w:p w14:paraId="7806DDE0" w14:textId="707F38A5" w:rsidR="00B61173" w:rsidRDefault="00B61173" w:rsidP="00C73EB7">
            <w:pPr>
              <w:jc w:val="right"/>
              <w:rPr>
                <w:ins w:id="2034" w:author="David Conklin" w:date="2021-07-07T10:25:00Z"/>
              </w:rPr>
            </w:pPr>
            <w:ins w:id="2035" w:author="David Conklin" w:date="2021-07-07T10:25:00Z">
              <w:r>
                <w:t>1</w:t>
              </w:r>
            </w:ins>
            <w:ins w:id="2036" w:author="David Conklin" w:date="2021-07-07T13:02:00Z">
              <w:r w:rsidR="00AF2026">
                <w:t>0</w:t>
              </w:r>
            </w:ins>
            <w:ins w:id="2037" w:author="David Conklin" w:date="2021-07-07T15:48:00Z">
              <w:r w:rsidR="00671B44">
                <w:t>1</w:t>
              </w:r>
            </w:ins>
            <w:ins w:id="2038" w:author="David Conklin" w:date="2021-07-07T13:02:00Z">
              <w:r w:rsidR="00AF2026">
                <w:t>.</w:t>
              </w:r>
            </w:ins>
            <w:ins w:id="2039" w:author="David Conklin" w:date="2021-07-07T15:48:00Z">
              <w:r w:rsidR="00671B44">
                <w:t>7</w:t>
              </w:r>
            </w:ins>
            <w:ins w:id="2040" w:author="David Conklin" w:date="2021-07-07T13:02:00Z">
              <w:r w:rsidR="00AF2026">
                <w:t>2</w:t>
              </w:r>
            </w:ins>
            <w:ins w:id="2041" w:author="David Conklin" w:date="2021-07-07T10:25:00Z">
              <w:r>
                <w:t>e9</w:t>
              </w:r>
            </w:ins>
          </w:p>
        </w:tc>
      </w:tr>
      <w:tr w:rsidR="00B61173" w14:paraId="3EB64151" w14:textId="77777777" w:rsidTr="00C73EB7">
        <w:trPr>
          <w:ins w:id="2042" w:author="David Conklin" w:date="2021-07-07T10:25:00Z"/>
        </w:trPr>
        <w:tc>
          <w:tcPr>
            <w:tcW w:w="0" w:type="auto"/>
          </w:tcPr>
          <w:p w14:paraId="13A20E3A" w14:textId="08240427" w:rsidR="00B61173" w:rsidRDefault="00B61173" w:rsidP="00C73EB7">
            <w:pPr>
              <w:rPr>
                <w:ins w:id="2043" w:author="David Conklin" w:date="2021-07-07T10:25:00Z"/>
              </w:rPr>
            </w:pPr>
            <w:ins w:id="2044" w:author="David Conklin" w:date="2021-07-07T10:25:00Z">
              <w:r>
                <w:t>municipal withdrawals from surface waters</w:t>
              </w:r>
            </w:ins>
          </w:p>
        </w:tc>
        <w:tc>
          <w:tcPr>
            <w:tcW w:w="1798" w:type="dxa"/>
          </w:tcPr>
          <w:p w14:paraId="4B087B38" w14:textId="2F803880" w:rsidR="00B61173" w:rsidRDefault="008416A5" w:rsidP="00C73EB7">
            <w:pPr>
              <w:jc w:val="right"/>
              <w:rPr>
                <w:ins w:id="2045" w:author="David Conklin" w:date="2021-07-07T10:25:00Z"/>
              </w:rPr>
            </w:pPr>
            <w:ins w:id="2046" w:author="David Conklin" w:date="2021-07-08T10:46:00Z">
              <w:r>
                <w:t>0.0018e9</w:t>
              </w:r>
            </w:ins>
          </w:p>
        </w:tc>
        <w:tc>
          <w:tcPr>
            <w:tcW w:w="1710" w:type="dxa"/>
          </w:tcPr>
          <w:p w14:paraId="1F6BFD5F" w14:textId="678711AC" w:rsidR="00B61173" w:rsidRDefault="001414A7">
            <w:pPr>
              <w:jc w:val="right"/>
              <w:rPr>
                <w:ins w:id="2047" w:author="David Conklin" w:date="2021-07-07T10:25:00Z"/>
              </w:rPr>
              <w:pPrChange w:id="2048" w:author="David Conklin" w:date="2021-07-08T11:04:00Z">
                <w:pPr>
                  <w:jc w:val="center"/>
                </w:pPr>
              </w:pPrChange>
            </w:pPr>
            <w:ins w:id="2049" w:author="David Conklin" w:date="2021-07-08T11:03:00Z">
              <w:r>
                <w:t>8.4</w:t>
              </w:r>
            </w:ins>
          </w:p>
        </w:tc>
        <w:tc>
          <w:tcPr>
            <w:tcW w:w="2880" w:type="dxa"/>
          </w:tcPr>
          <w:p w14:paraId="1C27D229" w14:textId="38B65A4B" w:rsidR="00B61173" w:rsidRDefault="00F64714">
            <w:pPr>
              <w:jc w:val="right"/>
              <w:rPr>
                <w:ins w:id="2050" w:author="David Conklin" w:date="2021-07-07T10:25:00Z"/>
              </w:rPr>
            </w:pPr>
            <w:ins w:id="2051" w:author="David Conklin" w:date="2021-07-08T10:41:00Z">
              <w:r>
                <w:t>0.06e9</w:t>
              </w:r>
            </w:ins>
          </w:p>
        </w:tc>
      </w:tr>
      <w:tr w:rsidR="00642999" w14:paraId="0D4A1F01" w14:textId="77777777" w:rsidTr="00C73EB7">
        <w:trPr>
          <w:ins w:id="2052" w:author="David Conklin" w:date="2021-07-08T10:13:00Z"/>
        </w:trPr>
        <w:tc>
          <w:tcPr>
            <w:tcW w:w="0" w:type="auto"/>
          </w:tcPr>
          <w:p w14:paraId="2F7816F6" w14:textId="03D903E9" w:rsidR="00642999" w:rsidRDefault="00642999" w:rsidP="00C73EB7">
            <w:pPr>
              <w:rPr>
                <w:ins w:id="2053" w:author="David Conklin" w:date="2021-07-08T10:13:00Z"/>
              </w:rPr>
            </w:pPr>
            <w:ins w:id="2054" w:author="David Conklin" w:date="2021-07-08T10:13:00Z">
              <w:r>
                <w:t>irrigation withdr</w:t>
              </w:r>
            </w:ins>
            <w:ins w:id="2055" w:author="David Conklin" w:date="2021-07-08T10:14:00Z">
              <w:r>
                <w:t>awals from surface waters</w:t>
              </w:r>
            </w:ins>
          </w:p>
        </w:tc>
        <w:tc>
          <w:tcPr>
            <w:tcW w:w="1798" w:type="dxa"/>
          </w:tcPr>
          <w:p w14:paraId="2D15A3F9" w14:textId="560FA1D8" w:rsidR="00642999" w:rsidRDefault="008416A5" w:rsidP="00C73EB7">
            <w:pPr>
              <w:jc w:val="right"/>
              <w:rPr>
                <w:ins w:id="2056" w:author="David Conklin" w:date="2021-07-08T10:13:00Z"/>
              </w:rPr>
            </w:pPr>
            <w:ins w:id="2057" w:author="David Conklin" w:date="2021-07-08T10:45:00Z">
              <w:r>
                <w:t>.0094e9</w:t>
              </w:r>
            </w:ins>
          </w:p>
        </w:tc>
        <w:tc>
          <w:tcPr>
            <w:tcW w:w="1710" w:type="dxa"/>
          </w:tcPr>
          <w:p w14:paraId="324061AC" w14:textId="23B286DE" w:rsidR="00642999" w:rsidRDefault="001414A7">
            <w:pPr>
              <w:jc w:val="right"/>
              <w:rPr>
                <w:ins w:id="2058" w:author="David Conklin" w:date="2021-07-08T10:13:00Z"/>
              </w:rPr>
              <w:pPrChange w:id="2059" w:author="David Conklin" w:date="2021-07-08T11:04:00Z">
                <w:pPr>
                  <w:jc w:val="center"/>
                </w:pPr>
              </w:pPrChange>
            </w:pPr>
            <w:ins w:id="2060" w:author="David Conklin" w:date="2021-07-08T11:03:00Z">
              <w:r>
                <w:t>12.0</w:t>
              </w:r>
            </w:ins>
          </w:p>
        </w:tc>
        <w:tc>
          <w:tcPr>
            <w:tcW w:w="2880" w:type="dxa"/>
          </w:tcPr>
          <w:p w14:paraId="6AEFD1A2" w14:textId="0EF9863F" w:rsidR="00642999" w:rsidRDefault="008416A5">
            <w:pPr>
              <w:jc w:val="right"/>
              <w:rPr>
                <w:ins w:id="2061" w:author="David Conklin" w:date="2021-07-08T10:13:00Z"/>
              </w:rPr>
            </w:pPr>
            <w:ins w:id="2062" w:author="David Conklin" w:date="2021-07-08T10:41:00Z">
              <w:r>
                <w:t>0.47e9</w:t>
              </w:r>
            </w:ins>
          </w:p>
        </w:tc>
      </w:tr>
      <w:tr w:rsidR="00B61173" w14:paraId="52532F0A" w14:textId="77777777" w:rsidTr="00C73EB7">
        <w:trPr>
          <w:ins w:id="2063" w:author="David Conklin" w:date="2021-07-07T10:25:00Z"/>
        </w:trPr>
        <w:tc>
          <w:tcPr>
            <w:tcW w:w="0" w:type="auto"/>
          </w:tcPr>
          <w:p w14:paraId="70F492C5" w14:textId="77777777" w:rsidR="00B61173" w:rsidRDefault="00B61173" w:rsidP="00C73EB7">
            <w:pPr>
              <w:rPr>
                <w:ins w:id="2064" w:author="David Conklin" w:date="2021-07-07T10:25:00Z"/>
              </w:rPr>
            </w:pPr>
            <w:ins w:id="2065" w:author="David Conklin" w:date="2021-07-07T10:25:00Z">
              <w:r>
                <w:t>longwave radiation from reaches</w:t>
              </w:r>
            </w:ins>
          </w:p>
        </w:tc>
        <w:tc>
          <w:tcPr>
            <w:tcW w:w="1798" w:type="dxa"/>
          </w:tcPr>
          <w:p w14:paraId="71AF814E" w14:textId="77777777" w:rsidR="00B61173" w:rsidRDefault="00B61173" w:rsidP="00C73EB7">
            <w:pPr>
              <w:jc w:val="right"/>
              <w:rPr>
                <w:ins w:id="2066" w:author="David Conklin" w:date="2021-07-07T10:25:00Z"/>
              </w:rPr>
            </w:pPr>
          </w:p>
        </w:tc>
        <w:tc>
          <w:tcPr>
            <w:tcW w:w="1710" w:type="dxa"/>
          </w:tcPr>
          <w:p w14:paraId="75008358" w14:textId="77777777" w:rsidR="00B61173" w:rsidRDefault="00B61173" w:rsidP="00C73EB7">
            <w:pPr>
              <w:jc w:val="center"/>
              <w:rPr>
                <w:ins w:id="2067" w:author="David Conklin" w:date="2021-07-07T10:25:00Z"/>
              </w:rPr>
            </w:pPr>
          </w:p>
        </w:tc>
        <w:tc>
          <w:tcPr>
            <w:tcW w:w="2880" w:type="dxa"/>
          </w:tcPr>
          <w:p w14:paraId="2FBBCA78" w14:textId="310E2F40" w:rsidR="00B61173" w:rsidRDefault="00AF2026" w:rsidP="00C73EB7">
            <w:pPr>
              <w:jc w:val="right"/>
              <w:rPr>
                <w:ins w:id="2068" w:author="David Conklin" w:date="2021-07-07T10:25:00Z"/>
              </w:rPr>
            </w:pPr>
            <w:ins w:id="2069" w:author="David Conklin" w:date="2021-07-07T13:02:00Z">
              <w:r>
                <w:t>13.</w:t>
              </w:r>
            </w:ins>
            <w:ins w:id="2070" w:author="David Conklin" w:date="2021-07-07T15:50:00Z">
              <w:r w:rsidR="00671B44">
                <w:t>27</w:t>
              </w:r>
            </w:ins>
            <w:ins w:id="2071" w:author="David Conklin" w:date="2021-07-07T10:25:00Z">
              <w:r w:rsidR="00B61173">
                <w:t>e9</w:t>
              </w:r>
            </w:ins>
          </w:p>
        </w:tc>
      </w:tr>
      <w:tr w:rsidR="00B61173" w14:paraId="60D0853E" w14:textId="77777777" w:rsidTr="00C73EB7">
        <w:trPr>
          <w:ins w:id="2072" w:author="David Conklin" w:date="2021-07-07T10:25:00Z"/>
        </w:trPr>
        <w:tc>
          <w:tcPr>
            <w:tcW w:w="0" w:type="auto"/>
          </w:tcPr>
          <w:p w14:paraId="5C407D7B" w14:textId="77777777" w:rsidR="00B61173" w:rsidRDefault="00B61173" w:rsidP="00C73EB7">
            <w:pPr>
              <w:rPr>
                <w:ins w:id="2073" w:author="David Conklin" w:date="2021-07-07T10:25:00Z"/>
              </w:rPr>
            </w:pPr>
            <w:ins w:id="2074" w:author="David Conklin" w:date="2021-07-07T10:25:00Z">
              <w:r>
                <w:t>evaporation from reaches</w:t>
              </w:r>
            </w:ins>
          </w:p>
        </w:tc>
        <w:tc>
          <w:tcPr>
            <w:tcW w:w="1798" w:type="dxa"/>
          </w:tcPr>
          <w:p w14:paraId="311AB246" w14:textId="21A82F75" w:rsidR="00B61173" w:rsidRDefault="00B90F57" w:rsidP="00C73EB7">
            <w:pPr>
              <w:jc w:val="right"/>
              <w:rPr>
                <w:ins w:id="2075" w:author="David Conklin" w:date="2021-07-07T10:25:00Z"/>
              </w:rPr>
            </w:pPr>
            <w:ins w:id="2076" w:author="David Conklin" w:date="2021-07-07T11:55:00Z">
              <w:r>
                <w:t>0.</w:t>
              </w:r>
            </w:ins>
            <w:ins w:id="2077" w:author="David Conklin" w:date="2021-07-08T10:48:00Z">
              <w:r w:rsidR="008416A5">
                <w:t>0085</w:t>
              </w:r>
            </w:ins>
            <w:ins w:id="2078" w:author="David Conklin" w:date="2021-07-07T11:56:00Z">
              <w:r w:rsidR="00FA54E2">
                <w:t>e9</w:t>
              </w:r>
            </w:ins>
            <w:ins w:id="2079" w:author="David Conklin" w:date="2021-07-07T10:25:00Z">
              <w:r w:rsidR="00B61173">
                <w:t xml:space="preserve"> </w:t>
              </w:r>
            </w:ins>
          </w:p>
        </w:tc>
        <w:tc>
          <w:tcPr>
            <w:tcW w:w="1710" w:type="dxa"/>
          </w:tcPr>
          <w:p w14:paraId="6835F20E" w14:textId="77777777" w:rsidR="00B61173" w:rsidRDefault="00B61173" w:rsidP="00C73EB7">
            <w:pPr>
              <w:jc w:val="right"/>
              <w:rPr>
                <w:ins w:id="2080" w:author="David Conklin" w:date="2021-07-07T10:25:00Z"/>
              </w:rPr>
            </w:pPr>
          </w:p>
        </w:tc>
        <w:tc>
          <w:tcPr>
            <w:tcW w:w="2880" w:type="dxa"/>
          </w:tcPr>
          <w:p w14:paraId="7893FFFD" w14:textId="610F2FAD" w:rsidR="00B61173" w:rsidRDefault="00AF2026">
            <w:pPr>
              <w:jc w:val="right"/>
              <w:rPr>
                <w:ins w:id="2081" w:author="David Conklin" w:date="2021-07-07T10:25:00Z"/>
              </w:rPr>
            </w:pPr>
            <w:ins w:id="2082" w:author="David Conklin" w:date="2021-07-07T13:03:00Z">
              <w:r>
                <w:t>2</w:t>
              </w:r>
            </w:ins>
            <w:ins w:id="2083" w:author="David Conklin" w:date="2021-07-07T15:50:00Z">
              <w:r w:rsidR="00671B44">
                <w:t>1.01</w:t>
              </w:r>
            </w:ins>
            <w:ins w:id="2084" w:author="David Conklin" w:date="2021-07-07T10:25:00Z">
              <w:r w:rsidR="00B61173">
                <w:t>e9</w:t>
              </w:r>
            </w:ins>
          </w:p>
        </w:tc>
      </w:tr>
      <w:tr w:rsidR="00B61173" w14:paraId="48190249" w14:textId="77777777" w:rsidTr="00C73EB7">
        <w:trPr>
          <w:ins w:id="2085" w:author="David Conklin" w:date="2021-07-07T10:25:00Z"/>
        </w:trPr>
        <w:tc>
          <w:tcPr>
            <w:tcW w:w="0" w:type="auto"/>
          </w:tcPr>
          <w:p w14:paraId="3A9490F0" w14:textId="77777777" w:rsidR="00B61173" w:rsidRDefault="00B61173" w:rsidP="00C73EB7">
            <w:pPr>
              <w:rPr>
                <w:ins w:id="2086" w:author="David Conklin" w:date="2021-07-07T10:25:00Z"/>
              </w:rPr>
            </w:pPr>
            <w:ins w:id="2087" w:author="David Conklin" w:date="2021-07-07T10:25:00Z">
              <w:r>
                <w:t>longwave radiation from reservoirs</w:t>
              </w:r>
            </w:ins>
          </w:p>
        </w:tc>
        <w:tc>
          <w:tcPr>
            <w:tcW w:w="1798" w:type="dxa"/>
          </w:tcPr>
          <w:p w14:paraId="708912DD" w14:textId="09093EF9" w:rsidR="00B61173" w:rsidRDefault="00B61173" w:rsidP="00C73EB7">
            <w:pPr>
              <w:jc w:val="right"/>
              <w:rPr>
                <w:ins w:id="2088" w:author="David Conklin" w:date="2021-07-07T10:25:00Z"/>
              </w:rPr>
            </w:pPr>
          </w:p>
        </w:tc>
        <w:tc>
          <w:tcPr>
            <w:tcW w:w="1710" w:type="dxa"/>
          </w:tcPr>
          <w:p w14:paraId="55A593A8" w14:textId="77777777" w:rsidR="00B61173" w:rsidRDefault="00B61173" w:rsidP="00C73EB7">
            <w:pPr>
              <w:jc w:val="right"/>
              <w:rPr>
                <w:ins w:id="2089" w:author="David Conklin" w:date="2021-07-07T10:25:00Z"/>
              </w:rPr>
            </w:pPr>
          </w:p>
        </w:tc>
        <w:tc>
          <w:tcPr>
            <w:tcW w:w="2880" w:type="dxa"/>
          </w:tcPr>
          <w:p w14:paraId="4C1E791C" w14:textId="4621498F" w:rsidR="00B61173" w:rsidRDefault="00AF2026" w:rsidP="00C73EB7">
            <w:pPr>
              <w:jc w:val="right"/>
              <w:rPr>
                <w:ins w:id="2090" w:author="David Conklin" w:date="2021-07-07T10:25:00Z"/>
              </w:rPr>
            </w:pPr>
            <w:ins w:id="2091" w:author="David Conklin" w:date="2021-07-07T13:04:00Z">
              <w:r>
                <w:t>1</w:t>
              </w:r>
            </w:ins>
            <w:ins w:id="2092" w:author="David Conklin" w:date="2021-07-07T15:51:00Z">
              <w:r w:rsidR="00671B44">
                <w:t>7.83</w:t>
              </w:r>
            </w:ins>
            <w:ins w:id="2093" w:author="David Conklin" w:date="2021-07-07T10:25:00Z">
              <w:r w:rsidR="00B61173">
                <w:t>e9</w:t>
              </w:r>
            </w:ins>
          </w:p>
        </w:tc>
      </w:tr>
      <w:tr w:rsidR="00B61173" w14:paraId="3E86A68D" w14:textId="77777777" w:rsidTr="00C73EB7">
        <w:trPr>
          <w:ins w:id="2094" w:author="David Conklin" w:date="2021-07-07T10:25:00Z"/>
        </w:trPr>
        <w:tc>
          <w:tcPr>
            <w:tcW w:w="0" w:type="auto"/>
          </w:tcPr>
          <w:p w14:paraId="02797F91" w14:textId="77777777" w:rsidR="00B61173" w:rsidRDefault="00B61173" w:rsidP="00C73EB7">
            <w:pPr>
              <w:rPr>
                <w:ins w:id="2095" w:author="David Conklin" w:date="2021-07-07T10:25:00Z"/>
              </w:rPr>
            </w:pPr>
            <w:ins w:id="2096" w:author="David Conklin" w:date="2021-07-07T10:25:00Z">
              <w:r>
                <w:t>evaporation from reservoirs</w:t>
              </w:r>
            </w:ins>
          </w:p>
        </w:tc>
        <w:tc>
          <w:tcPr>
            <w:tcW w:w="1798" w:type="dxa"/>
          </w:tcPr>
          <w:p w14:paraId="0A1F9760" w14:textId="4C315D84" w:rsidR="00B61173" w:rsidRDefault="00FA54E2" w:rsidP="00C73EB7">
            <w:pPr>
              <w:jc w:val="right"/>
              <w:rPr>
                <w:ins w:id="2097" w:author="David Conklin" w:date="2021-07-07T10:25:00Z"/>
              </w:rPr>
            </w:pPr>
            <w:ins w:id="2098" w:author="David Conklin" w:date="2021-07-07T11:57:00Z">
              <w:r>
                <w:t>0.</w:t>
              </w:r>
            </w:ins>
            <w:ins w:id="2099" w:author="David Conklin" w:date="2021-07-07T11:58:00Z">
              <w:r>
                <w:t>0</w:t>
              </w:r>
            </w:ins>
            <w:ins w:id="2100" w:author="David Conklin" w:date="2021-07-07T11:57:00Z">
              <w:r>
                <w:t>1</w:t>
              </w:r>
            </w:ins>
            <w:ins w:id="2101" w:author="David Conklin" w:date="2021-07-07T11:58:00Z">
              <w:r>
                <w:t>4</w:t>
              </w:r>
            </w:ins>
            <w:ins w:id="2102" w:author="David Conklin" w:date="2021-07-08T10:48:00Z">
              <w:r w:rsidR="008416A5">
                <w:t>5</w:t>
              </w:r>
            </w:ins>
            <w:ins w:id="2103" w:author="David Conklin" w:date="2021-07-07T11:58:00Z">
              <w:r>
                <w:t>e9</w:t>
              </w:r>
            </w:ins>
          </w:p>
        </w:tc>
        <w:tc>
          <w:tcPr>
            <w:tcW w:w="1710" w:type="dxa"/>
          </w:tcPr>
          <w:p w14:paraId="78FEEC1B" w14:textId="77777777" w:rsidR="00B61173" w:rsidRDefault="00B61173" w:rsidP="00C73EB7">
            <w:pPr>
              <w:jc w:val="right"/>
              <w:rPr>
                <w:ins w:id="2104" w:author="David Conklin" w:date="2021-07-07T10:25:00Z"/>
              </w:rPr>
            </w:pPr>
          </w:p>
        </w:tc>
        <w:tc>
          <w:tcPr>
            <w:tcW w:w="2880" w:type="dxa"/>
          </w:tcPr>
          <w:p w14:paraId="66B4BB69" w14:textId="281A1D5B" w:rsidR="00B61173" w:rsidRDefault="00AF2026" w:rsidP="00C73EB7">
            <w:pPr>
              <w:jc w:val="right"/>
              <w:rPr>
                <w:ins w:id="2105" w:author="David Conklin" w:date="2021-07-07T10:25:00Z"/>
              </w:rPr>
            </w:pPr>
            <w:ins w:id="2106" w:author="David Conklin" w:date="2021-07-07T13:04:00Z">
              <w:r>
                <w:t>35.</w:t>
              </w:r>
            </w:ins>
            <w:ins w:id="2107" w:author="David Conklin" w:date="2021-07-07T15:51:00Z">
              <w:r w:rsidR="00671B44">
                <w:t>93</w:t>
              </w:r>
            </w:ins>
            <w:ins w:id="2108" w:author="David Conklin" w:date="2021-07-07T10:25:00Z">
              <w:r w:rsidR="00B61173">
                <w:t>e9</w:t>
              </w:r>
            </w:ins>
          </w:p>
        </w:tc>
      </w:tr>
      <w:tr w:rsidR="00B61173" w14:paraId="1BCB3864" w14:textId="77777777" w:rsidTr="00C73EB7">
        <w:trPr>
          <w:ins w:id="2109" w:author="David Conklin" w:date="2021-07-07T10:25:00Z"/>
        </w:trPr>
        <w:tc>
          <w:tcPr>
            <w:tcW w:w="0" w:type="auto"/>
          </w:tcPr>
          <w:p w14:paraId="4EB04F48" w14:textId="77777777" w:rsidR="00B61173" w:rsidRDefault="00B61173" w:rsidP="00C73EB7">
            <w:pPr>
              <w:jc w:val="right"/>
              <w:rPr>
                <w:ins w:id="2110" w:author="David Conklin" w:date="2021-07-07T10:25:00Z"/>
              </w:rPr>
            </w:pPr>
            <w:ins w:id="2111" w:author="David Conklin" w:date="2021-07-07T10:25:00Z">
              <w:r>
                <w:t>total out</w:t>
              </w:r>
            </w:ins>
          </w:p>
        </w:tc>
        <w:tc>
          <w:tcPr>
            <w:tcW w:w="1798" w:type="dxa"/>
          </w:tcPr>
          <w:p w14:paraId="5CDE51C0" w14:textId="5B7D2080" w:rsidR="00B61173" w:rsidRDefault="00CD359D" w:rsidP="00C73EB7">
            <w:pPr>
              <w:jc w:val="right"/>
              <w:rPr>
                <w:ins w:id="2112" w:author="David Conklin" w:date="2021-07-07T10:25:00Z"/>
              </w:rPr>
            </w:pPr>
            <w:ins w:id="2113" w:author="David Conklin" w:date="2021-07-07T12:00:00Z">
              <w:r>
                <w:t>3.3</w:t>
              </w:r>
            </w:ins>
            <w:ins w:id="2114" w:author="David Conklin" w:date="2021-07-08T10:50:00Z">
              <w:r w:rsidR="008416A5">
                <w:t>87</w:t>
              </w:r>
            </w:ins>
            <w:ins w:id="2115" w:author="David Conklin" w:date="2021-07-07T10:25:00Z">
              <w:r w:rsidR="00B61173">
                <w:t>e9</w:t>
              </w:r>
            </w:ins>
          </w:p>
        </w:tc>
        <w:tc>
          <w:tcPr>
            <w:tcW w:w="1710" w:type="dxa"/>
          </w:tcPr>
          <w:p w14:paraId="57F30F5C" w14:textId="77777777" w:rsidR="00B61173" w:rsidRDefault="00B61173" w:rsidP="00C73EB7">
            <w:pPr>
              <w:jc w:val="right"/>
              <w:rPr>
                <w:ins w:id="2116" w:author="David Conklin" w:date="2021-07-07T10:25:00Z"/>
              </w:rPr>
            </w:pPr>
          </w:p>
        </w:tc>
        <w:tc>
          <w:tcPr>
            <w:tcW w:w="2880" w:type="dxa"/>
          </w:tcPr>
          <w:p w14:paraId="22A129BF" w14:textId="496466F9" w:rsidR="00B61173" w:rsidRDefault="00671B44" w:rsidP="00C73EB7">
            <w:pPr>
              <w:jc w:val="right"/>
              <w:rPr>
                <w:ins w:id="2117" w:author="David Conklin" w:date="2021-07-07T10:25:00Z"/>
              </w:rPr>
            </w:pPr>
            <w:ins w:id="2118" w:author="David Conklin" w:date="2021-07-07T15:52:00Z">
              <w:r>
                <w:t>1</w:t>
              </w:r>
            </w:ins>
            <w:ins w:id="2119" w:author="David Conklin" w:date="2021-07-08T10:43:00Z">
              <w:r w:rsidR="008416A5">
                <w:t>90.29</w:t>
              </w:r>
            </w:ins>
            <w:ins w:id="2120" w:author="David Conklin" w:date="2021-07-07T15:52:00Z">
              <w:r>
                <w:t>e9</w:t>
              </w:r>
            </w:ins>
          </w:p>
        </w:tc>
      </w:tr>
      <w:tr w:rsidR="00B61173" w14:paraId="6586CCF2" w14:textId="77777777" w:rsidTr="00C73EB7">
        <w:trPr>
          <w:ins w:id="2121" w:author="David Conklin" w:date="2021-07-07T10:25:00Z"/>
        </w:trPr>
        <w:tc>
          <w:tcPr>
            <w:tcW w:w="0" w:type="auto"/>
          </w:tcPr>
          <w:p w14:paraId="5E3F0A0D" w14:textId="77777777" w:rsidR="00B61173" w:rsidRDefault="00B61173" w:rsidP="00C73EB7">
            <w:pPr>
              <w:jc w:val="right"/>
              <w:rPr>
                <w:ins w:id="2122" w:author="David Conklin" w:date="2021-07-07T10:25:00Z"/>
              </w:rPr>
            </w:pPr>
            <w:ins w:id="2123" w:author="David Conklin" w:date="2021-07-07T10:25:00Z">
              <w:r>
                <w:t>discrepancy</w:t>
              </w:r>
            </w:ins>
          </w:p>
        </w:tc>
        <w:tc>
          <w:tcPr>
            <w:tcW w:w="1798" w:type="dxa"/>
          </w:tcPr>
          <w:p w14:paraId="337177A1" w14:textId="40C22C20" w:rsidR="00B61173" w:rsidRDefault="00A50A5B" w:rsidP="00C73EB7">
            <w:pPr>
              <w:jc w:val="right"/>
              <w:rPr>
                <w:ins w:id="2124" w:author="David Conklin" w:date="2021-07-07T10:25:00Z"/>
              </w:rPr>
            </w:pPr>
            <w:ins w:id="2125" w:author="David Conklin" w:date="2021-07-09T08:26:00Z">
              <w:r>
                <w:t>+0.003e9</w:t>
              </w:r>
            </w:ins>
          </w:p>
        </w:tc>
        <w:tc>
          <w:tcPr>
            <w:tcW w:w="1710" w:type="dxa"/>
          </w:tcPr>
          <w:p w14:paraId="23072C57" w14:textId="77777777" w:rsidR="00B61173" w:rsidRDefault="00B61173" w:rsidP="00C73EB7">
            <w:pPr>
              <w:jc w:val="right"/>
              <w:rPr>
                <w:ins w:id="2126" w:author="David Conklin" w:date="2021-07-07T10:25:00Z"/>
              </w:rPr>
            </w:pPr>
          </w:p>
        </w:tc>
        <w:tc>
          <w:tcPr>
            <w:tcW w:w="2880" w:type="dxa"/>
          </w:tcPr>
          <w:p w14:paraId="653CB8B4" w14:textId="31E09495" w:rsidR="00B61173" w:rsidRDefault="00A50A5B" w:rsidP="00C73EB7">
            <w:pPr>
              <w:jc w:val="right"/>
              <w:rPr>
                <w:ins w:id="2127" w:author="David Conklin" w:date="2021-07-07T10:25:00Z"/>
              </w:rPr>
            </w:pPr>
            <w:ins w:id="2128" w:author="David Conklin" w:date="2021-07-09T08:27:00Z">
              <w:r>
                <w:t>+0.98</w:t>
              </w:r>
            </w:ins>
            <w:ins w:id="2129" w:author="David Conklin" w:date="2021-07-07T13:06:00Z">
              <w:r w:rsidR="00AF2026">
                <w:t>e9</w:t>
              </w:r>
            </w:ins>
          </w:p>
        </w:tc>
      </w:tr>
      <w:tr w:rsidR="00B61173" w14:paraId="5886C6B7" w14:textId="77777777" w:rsidTr="00C73EB7">
        <w:trPr>
          <w:ins w:id="2130" w:author="David Conklin" w:date="2021-07-07T10:25:00Z"/>
        </w:trPr>
        <w:tc>
          <w:tcPr>
            <w:tcW w:w="0" w:type="auto"/>
          </w:tcPr>
          <w:p w14:paraId="7F714DE8" w14:textId="77777777" w:rsidR="00B61173" w:rsidRDefault="00B61173" w:rsidP="00C73EB7">
            <w:pPr>
              <w:jc w:val="right"/>
              <w:rPr>
                <w:ins w:id="2131" w:author="David Conklin" w:date="2021-07-07T10:25:00Z"/>
              </w:rPr>
            </w:pPr>
            <w:ins w:id="2132" w:author="David Conklin" w:date="2021-07-07T10:25:00Z">
              <w:r>
                <w:t>discrepancy, %</w:t>
              </w:r>
            </w:ins>
          </w:p>
        </w:tc>
        <w:tc>
          <w:tcPr>
            <w:tcW w:w="1798" w:type="dxa"/>
          </w:tcPr>
          <w:p w14:paraId="38C6AFFF" w14:textId="4A709403" w:rsidR="00B61173" w:rsidRDefault="00A50A5B" w:rsidP="00C73EB7">
            <w:pPr>
              <w:jc w:val="right"/>
              <w:rPr>
                <w:ins w:id="2133" w:author="David Conklin" w:date="2021-07-07T10:25:00Z"/>
              </w:rPr>
            </w:pPr>
            <w:ins w:id="2134" w:author="David Conklin" w:date="2021-07-09T08:27:00Z">
              <w:r>
                <w:t>+0.1</w:t>
              </w:r>
            </w:ins>
            <w:ins w:id="2135" w:author="David Conklin" w:date="2021-07-07T10:25:00Z">
              <w:r w:rsidR="00B61173">
                <w:t>%</w:t>
              </w:r>
            </w:ins>
          </w:p>
        </w:tc>
        <w:tc>
          <w:tcPr>
            <w:tcW w:w="1710" w:type="dxa"/>
          </w:tcPr>
          <w:p w14:paraId="395AA713" w14:textId="77777777" w:rsidR="00B61173" w:rsidRDefault="00B61173" w:rsidP="00C73EB7">
            <w:pPr>
              <w:jc w:val="right"/>
              <w:rPr>
                <w:ins w:id="2136" w:author="David Conklin" w:date="2021-07-07T10:25:00Z"/>
              </w:rPr>
            </w:pPr>
          </w:p>
        </w:tc>
        <w:tc>
          <w:tcPr>
            <w:tcW w:w="2880" w:type="dxa"/>
          </w:tcPr>
          <w:p w14:paraId="65C84AC8" w14:textId="2C1822A4" w:rsidR="00B61173" w:rsidRDefault="00A50A5B" w:rsidP="00C73EB7">
            <w:pPr>
              <w:jc w:val="right"/>
              <w:rPr>
                <w:ins w:id="2137" w:author="David Conklin" w:date="2021-07-07T10:25:00Z"/>
              </w:rPr>
            </w:pPr>
            <w:ins w:id="2138" w:author="David Conklin" w:date="2021-07-09T08:28:00Z">
              <w:r>
                <w:t>+0.5</w:t>
              </w:r>
            </w:ins>
            <w:ins w:id="2139" w:author="David Conklin" w:date="2021-07-07T10:25:00Z">
              <w:r w:rsidR="00B61173">
                <w:t>%</w:t>
              </w:r>
            </w:ins>
          </w:p>
          <w:p w14:paraId="4FE9D46A" w14:textId="77777777" w:rsidR="00B61173" w:rsidRDefault="00B61173" w:rsidP="00C73EB7">
            <w:pPr>
              <w:jc w:val="right"/>
              <w:rPr>
                <w:ins w:id="2140" w:author="David Conklin" w:date="2021-07-07T10:25:00Z"/>
              </w:rPr>
            </w:pPr>
          </w:p>
        </w:tc>
      </w:tr>
    </w:tbl>
    <w:p w14:paraId="45823D03" w14:textId="77777777" w:rsidR="00B61173" w:rsidRDefault="00B61173" w:rsidP="00B61173">
      <w:pPr>
        <w:rPr>
          <w:ins w:id="2141" w:author="David Conklin" w:date="2021-07-07T10:25:00Z"/>
        </w:rPr>
      </w:pPr>
    </w:p>
    <w:p w14:paraId="231115C3" w14:textId="22E27629" w:rsidR="00B823D2" w:rsidDel="009E3F34" w:rsidRDefault="00B823D2" w:rsidP="00B47486">
      <w:pPr>
        <w:rPr>
          <w:del w:id="2142" w:author="David Conklin" w:date="2021-07-05T12:32:00Z"/>
        </w:rPr>
      </w:pPr>
    </w:p>
    <w:p w14:paraId="11395B98" w14:textId="77777777" w:rsidR="003410F4" w:rsidRDefault="003410F4" w:rsidP="00B47486"/>
    <w:p w14:paraId="5CE48130" w14:textId="77777777" w:rsidR="006E43CE" w:rsidRDefault="006E43CE">
      <w:pPr>
        <w:rPr>
          <w:ins w:id="2143" w:author="David Conklin" w:date="2021-07-07T13:08:00Z"/>
          <w:rFonts w:asciiTheme="majorHAnsi" w:eastAsiaTheme="majorEastAsia" w:hAnsiTheme="majorHAnsi" w:cstheme="majorBidi"/>
          <w:color w:val="2F5496" w:themeColor="accent1" w:themeShade="BF"/>
          <w:sz w:val="32"/>
          <w:szCs w:val="32"/>
        </w:rPr>
      </w:pPr>
      <w:ins w:id="2144" w:author="David Conklin" w:date="2021-07-07T13:08:00Z">
        <w:r>
          <w:br w:type="page"/>
        </w:r>
      </w:ins>
    </w:p>
    <w:p w14:paraId="607B97EE" w14:textId="64DBBCBD" w:rsidR="003410F4" w:rsidRDefault="008E6C13" w:rsidP="008E6C13">
      <w:pPr>
        <w:pStyle w:val="Heading1"/>
      </w:pPr>
      <w:bookmarkStart w:id="2145" w:name="_Toc77151058"/>
      <w:r>
        <w:lastRenderedPageBreak/>
        <w:t>McKenzie Basin Wetlands Study</w:t>
      </w:r>
      <w:bookmarkEnd w:id="2145"/>
    </w:p>
    <w:p w14:paraId="79498AD8" w14:textId="77777777" w:rsidR="00736461" w:rsidRPr="00D97CDA" w:rsidRDefault="00736461" w:rsidP="00A8214A"/>
    <w:p w14:paraId="2403DDA0" w14:textId="063D759E" w:rsidR="00275338" w:rsidRDefault="003613A1" w:rsidP="00A8214A">
      <w:pPr>
        <w:pStyle w:val="Heading2"/>
      </w:pPr>
      <w:bookmarkStart w:id="2146" w:name="_Toc77151059"/>
      <w:r>
        <w:t xml:space="preserve">Project </w:t>
      </w:r>
      <w:r w:rsidR="00DC262D">
        <w:t>Overview</w:t>
      </w:r>
      <w:bookmarkEnd w:id="2146"/>
    </w:p>
    <w:p w14:paraId="6C66CC56" w14:textId="67C6E69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A50A5B">
        <w:t xml:space="preserve">Figure </w:t>
      </w:r>
      <w:r w:rsidR="00A50A5B">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del w:id="2147" w:author="David Conklin" w:date="2021-07-14T08:28:00Z">
        <w:r w:rsidR="002C303A" w:rsidDel="00EA1CED">
          <w:delText xml:space="preserve">five </w:delText>
        </w:r>
      </w:del>
      <w:ins w:id="2148" w:author="David Conklin" w:date="2021-07-14T08:28:00Z">
        <w:r w:rsidR="00EA1CED">
          <w:t>four</w:t>
        </w:r>
        <w:r w:rsidR="00EA1CED">
          <w:t xml:space="preserve"> </w:t>
        </w:r>
      </w:ins>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7777777" w:rsidR="00EA1CED" w:rsidRDefault="00EA1CED" w:rsidP="00275338">
      <w:pPr>
        <w:rPr>
          <w:ins w:id="2149" w:author="David Conklin" w:date="2021-07-14T08:32:00Z"/>
        </w:rPr>
      </w:pPr>
      <w:ins w:id="2150" w:author="David Conklin" w:date="2021-07-14T08:31:00Z">
        <w:r>
          <w:t xml:space="preserve">At the start of project in June 2020, </w:t>
        </w:r>
      </w:ins>
      <w:r w:rsidR="008E6C13">
        <w:t>LCOG</w:t>
      </w:r>
      <w:del w:id="2151" w:author="David Conklin" w:date="2021-07-14T08:31:00Z">
        <w:r w:rsidR="008E6C13" w:rsidDel="00EA1CED">
          <w:delText xml:space="preserve"> has</w:delText>
        </w:r>
      </w:del>
      <w:r w:rsidR="008E6C13">
        <w:t xml:space="preserve"> subcontracted the work to Land Craft, LLC, which is operated by David Richey.  </w:t>
      </w:r>
      <w:ins w:id="2152" w:author="David Conklin" w:date="2021-06-30T08:31:00Z">
        <w:r w:rsidR="002718A9">
          <w:t xml:space="preserve">During the first year of the project, </w:t>
        </w:r>
      </w:ins>
      <w:r w:rsidR="008E6C13">
        <w:t xml:space="preserve">Oregon Freshwater </w:t>
      </w:r>
      <w:ins w:id="2153" w:author="David Conklin" w:date="2021-06-30T08:31:00Z">
        <w:r w:rsidR="002718A9">
          <w:t>was</w:t>
        </w:r>
      </w:ins>
      <w:del w:id="2154" w:author="David Conklin" w:date="2021-06-30T08:31:00Z">
        <w:r w:rsidR="008E6C13" w:rsidDel="002718A9">
          <w:delText>is</w:delText>
        </w:r>
      </w:del>
      <w:r w:rsidR="008E6C13">
        <w:t xml:space="preserve"> a subcontractor to Land Craft.</w:t>
      </w:r>
      <w:r w:rsidR="002C303A">
        <w:t xml:space="preserve">  David Conklin </w:t>
      </w:r>
      <w:ins w:id="2155" w:author="David Conklin" w:date="2021-06-30T08:31:00Z">
        <w:r w:rsidR="002718A9">
          <w:t>did</w:t>
        </w:r>
      </w:ins>
      <w:del w:id="2156" w:author="David Conklin" w:date="2021-06-30T08:31:00Z">
        <w:r w:rsidR="002C303A" w:rsidDel="002718A9">
          <w:delText>will do</w:delText>
        </w:r>
      </w:del>
      <w:r w:rsidR="002C303A">
        <w:t xml:space="preserve"> most of the work for Freshwater.</w:t>
      </w:r>
      <w:r w:rsidR="008E6C13">
        <w:t xml:space="preserve">  The Freshwater-Land Craft contract stipulate</w:t>
      </w:r>
      <w:ins w:id="2157" w:author="David Conklin" w:date="2021-06-30T08:31:00Z">
        <w:r w:rsidR="002718A9">
          <w:t>d</w:t>
        </w:r>
      </w:ins>
      <w:del w:id="2158" w:author="David Conklin" w:date="2021-06-30T08:31:00Z">
        <w:r w:rsidR="008E6C13" w:rsidDel="002718A9">
          <w:delText>s</w:delText>
        </w:r>
      </w:del>
      <w:r w:rsidR="008E6C13">
        <w:t xml:space="preserve"> that the additions and refinements to CW3M which Freshwater develop</w:t>
      </w:r>
      <w:ins w:id="2159" w:author="David Conklin" w:date="2021-06-30T08:31:00Z">
        <w:r w:rsidR="002718A9">
          <w:t>ed</w:t>
        </w:r>
      </w:ins>
      <w:del w:id="2160" w:author="David Conklin" w:date="2021-06-30T08:31:00Z">
        <w:r w:rsidR="008E6C13" w:rsidDel="002718A9">
          <w:delText>s</w:delText>
        </w:r>
      </w:del>
      <w:r w:rsidR="008E6C13">
        <w:t xml:space="preserve"> for this study</w:t>
      </w:r>
      <w:r w:rsidR="00275338">
        <w:t xml:space="preserve"> w</w:t>
      </w:r>
      <w:ins w:id="2161" w:author="David Conklin" w:date="2021-06-30T08:32:00Z">
        <w:r w:rsidR="002718A9">
          <w:t>ould</w:t>
        </w:r>
      </w:ins>
      <w:del w:id="2162" w:author="David Conklin" w:date="2021-06-30T08:32:00Z">
        <w:r w:rsidR="00275338" w:rsidDel="002718A9">
          <w:delText>ill</w:delText>
        </w:r>
      </w:del>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Pr>
        <w:rPr>
          <w:ins w:id="2163" w:author="David Conklin" w:date="2021-07-14T08:32:00Z"/>
        </w:rPr>
      </w:pPr>
    </w:p>
    <w:p w14:paraId="55E05010" w14:textId="5B5401FA" w:rsidR="004B3A38" w:rsidRDefault="00EA1CED" w:rsidP="00275338">
      <w:ins w:id="2164" w:author="David Conklin" w:date="2021-07-14T08:32:00Z">
        <w:r>
          <w:t>The subcontract between Land Craft and Oregon Freshwater was te</w:t>
        </w:r>
      </w:ins>
      <w:ins w:id="2165" w:author="David Conklin" w:date="2021-07-14T08:33:00Z">
        <w:r>
          <w:t xml:space="preserve">rminated at the end of the first year of the project by Oregon Freshwater.  As of 7/14/21, </w:t>
        </w:r>
      </w:ins>
      <w:ins w:id="2166" w:author="David Conklin" w:date="2021-07-14T08:34:00Z">
        <w:r>
          <w:t xml:space="preserve">it is expected that Oregon Freshwater will continue its work on the project as a contractor to LCOG.  </w:t>
        </w:r>
      </w:ins>
      <w:r w:rsidR="003613A1">
        <w:t>The</w:t>
      </w:r>
      <w:r w:rsidR="00275338">
        <w:t xml:space="preserve"> McKenzie wetlands study </w:t>
      </w:r>
      <w:del w:id="2167" w:author="David Conklin" w:date="2021-07-14T08:35:00Z">
        <w:r w:rsidR="003613A1" w:rsidDel="00EA1CED">
          <w:delText xml:space="preserve">started in late June 2020 and </w:delText>
        </w:r>
      </w:del>
      <w:r w:rsidR="003613A1">
        <w:t xml:space="preserve">is expected to be completed </w:t>
      </w:r>
      <w:ins w:id="2168" w:author="David Conklin" w:date="2021-07-14T08:30:00Z">
        <w:r>
          <w:t>in 2022.</w:t>
        </w:r>
      </w:ins>
      <w:del w:id="2169" w:author="David Conklin" w:date="2021-07-14T08:30:00Z">
        <w:r w:rsidR="003613A1" w:rsidDel="00EA1CED">
          <w:delText>by the end of 2021.</w:delText>
        </w:r>
      </w:del>
    </w:p>
    <w:p w14:paraId="6DCDAD98" w14:textId="77777777" w:rsidR="004B3A38" w:rsidRDefault="004B3A38" w:rsidP="00275338"/>
    <w:p w14:paraId="1C08767D" w14:textId="595551BE" w:rsidR="00275338" w:rsidRDefault="004B3A38" w:rsidP="00275338">
      <w:r>
        <w:t>Kyl</w:t>
      </w:r>
      <w:ins w:id="2170" w:author="David Conklin" w:date="2021-07-14T08:35:00Z">
        <w:r w:rsidR="00EA1CED">
          <w:t>a Zaret’s</w:t>
        </w:r>
      </w:ins>
      <w:del w:id="2171" w:author="David Conklin" w:date="2021-07-14T08:35:00Z">
        <w:r w:rsidDel="00EA1CED">
          <w:delText>a’s</w:delText>
        </w:r>
      </w:del>
      <w:r>
        <w:t xml:space="preserve">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t>
      </w:r>
      <w:del w:id="2172" w:author="David Conklin" w:date="2021-07-14T08:35:00Z">
        <w:r w:rsidDel="00EA1CED">
          <w:delText xml:space="preserve">will certainly </w:delText>
        </w:r>
      </w:del>
      <w:r>
        <w:t>address</w:t>
      </w:r>
      <w:ins w:id="2173" w:author="David Conklin" w:date="2021-07-14T08:36:00Z">
        <w:r w:rsidR="00EA1CED">
          <w:t>es stream</w:t>
        </w:r>
      </w:ins>
      <w:r>
        <w:t xml:space="preserve"> temperature, and may perhaps make use of the model of flood attenuation </w:t>
      </w:r>
      <w:del w:id="2174" w:author="David Conklin" w:date="2021-07-14T08:36:00Z">
        <w:r w:rsidDel="00EA1CED">
          <w:delText>that Kyla describes in her report</w:delText>
        </w:r>
      </w:del>
      <w:ins w:id="2175" w:author="David Conklin" w:date="2021-07-14T08:36:00Z">
        <w:r w:rsidR="00EA1CED">
          <w:t>de</w:t>
        </w:r>
      </w:ins>
      <w:ins w:id="2176" w:author="David Conklin" w:date="2021-07-14T08:37:00Z">
        <w:r w:rsidR="00EA1CED">
          <w:t>scribed in Zaret’s report</w:t>
        </w:r>
      </w:ins>
      <w:r>
        <w:t xml:space="preserve">.  </w:t>
      </w:r>
      <w:del w:id="2177" w:author="David Conklin" w:date="2021-07-14T08:37:00Z">
        <w:r w:rsidDel="00EA1CED">
          <w:delText xml:space="preserve">What other wetlands benefits are addressed remains to be </w:delText>
        </w:r>
        <w:r w:rsidR="00F01A67" w:rsidDel="00EA1CED">
          <w:delText>determined as the project begins.</w:delText>
        </w:r>
      </w:del>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6E9A9B5" w:rsidR="00275338" w:rsidRDefault="009767A5" w:rsidP="00A8214A">
      <w:pPr>
        <w:pStyle w:val="Caption"/>
      </w:pPr>
      <w:bookmarkStart w:id="2178" w:name="_Ref48282850"/>
      <w:bookmarkStart w:id="2179" w:name="_Toc53219839"/>
      <w:r>
        <w:t xml:space="preserve">Figure </w:t>
      </w:r>
      <w:fldSimple w:instr=" SEQ Figure \* ARABIC ">
        <w:r w:rsidR="00A50A5B">
          <w:rPr>
            <w:noProof/>
          </w:rPr>
          <w:t>7</w:t>
        </w:r>
      </w:fldSimple>
      <w:bookmarkEnd w:id="2178"/>
      <w:r>
        <w:t>. McKenzie basin in CW3M screen capture</w:t>
      </w:r>
      <w:bookmarkEnd w:id="2179"/>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FCB7FE" w:rsidR="004D33B7" w:rsidRDefault="009767A5" w:rsidP="00A8214A">
      <w:pPr>
        <w:pStyle w:val="Caption"/>
      </w:pPr>
      <w:bookmarkStart w:id="2180" w:name="_Ref48282776"/>
      <w:bookmarkStart w:id="2181" w:name="_Ref48282732"/>
      <w:bookmarkStart w:id="2182" w:name="_Toc53219840"/>
      <w:r>
        <w:t xml:space="preserve">Figure </w:t>
      </w:r>
      <w:fldSimple w:instr=" SEQ Figure \* ARABIC ">
        <w:r w:rsidR="00A50A5B">
          <w:rPr>
            <w:noProof/>
          </w:rPr>
          <w:t>8</w:t>
        </w:r>
      </w:fldSimple>
      <w:bookmarkEnd w:id="2180"/>
      <w:r>
        <w:t>. Wetlands in the lower McKenzie basin, with their WETL_ID attribute values</w:t>
      </w:r>
      <w:bookmarkEnd w:id="2181"/>
      <w:bookmarkEnd w:id="2182"/>
    </w:p>
    <w:p w14:paraId="364BDC9E" w14:textId="77777777" w:rsidR="004D33B7" w:rsidRDefault="004D33B7" w:rsidP="00275338"/>
    <w:p w14:paraId="6EF95807" w14:textId="5E566C26" w:rsidR="003613A1" w:rsidRDefault="003613A1" w:rsidP="00A8214A">
      <w:pPr>
        <w:pStyle w:val="Heading2"/>
      </w:pPr>
      <w:bookmarkStart w:id="2183" w:name="_Toc77151060"/>
      <w:r>
        <w:t>Model and Simulation Overview</w:t>
      </w:r>
      <w:bookmarkEnd w:id="2183"/>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1C2AA7CF" w:rsidR="003B5FA8" w:rsidRDefault="002C303A">
      <w:pPr>
        <w:rPr>
          <w:ins w:id="2184" w:author="David Conklin" w:date="2021-07-14T08:45:00Z"/>
        </w:rPr>
      </w:pPr>
      <w:r>
        <w:t>CW3M has a 3-layer land use/land cover (LULC) hierarchy.  The top level has just 8 categories (</w:t>
      </w:r>
      <w:r w:rsidR="00CA564C">
        <w:t xml:space="preserve">Unknown/Developed/Agriculture/Other veg./Forest/Barren/Wetlands/Water snow ice).  </w:t>
      </w:r>
      <w:del w:id="2185" w:author="David Conklin" w:date="2021-07-14T08:40:00Z">
        <w:r w:rsidR="00CA564C" w:rsidDel="0061278E">
          <w:delText>As of 7/2/20,</w:delText>
        </w:r>
      </w:del>
      <w:ins w:id="2186" w:author="David Conklin" w:date="2021-07-14T08:40:00Z">
        <w:r w:rsidR="0061278E">
          <w:t>At the beginning of the project,</w:t>
        </w:r>
      </w:ins>
      <w:r w:rsidR="00CA564C">
        <w:t xml:space="preserve"> the top and middle levels in the hierarchy each ha</w:t>
      </w:r>
      <w:ins w:id="2187" w:author="David Conklin" w:date="2021-07-14T08:41:00Z">
        <w:r w:rsidR="0061278E">
          <w:t>d</w:t>
        </w:r>
      </w:ins>
      <w:del w:id="2188" w:author="David Conklin" w:date="2021-07-14T08:41:00Z">
        <w:r w:rsidR="00CA564C" w:rsidDel="0061278E">
          <w:delText>ve</w:delText>
        </w:r>
      </w:del>
      <w:r w:rsidR="00CA564C">
        <w:t xml:space="preserve"> only a single Wetlands category (LULC_A = 6 and LULC_B = 61), and the bottom level h</w:t>
      </w:r>
      <w:ins w:id="2189" w:author="David Conklin" w:date="2021-07-14T08:41:00Z">
        <w:r w:rsidR="0061278E">
          <w:t>ad</w:t>
        </w:r>
      </w:ins>
      <w:del w:id="2190" w:author="David Conklin" w:date="2021-07-14T08:41:00Z">
        <w:r w:rsidR="00CA564C" w:rsidDel="0061278E">
          <w:delText>as</w:delText>
        </w:r>
      </w:del>
      <w:r w:rsidR="00CA564C">
        <w:t xml:space="preserve"> just two, </w:t>
      </w:r>
      <w:r w:rsidR="00954D4B">
        <w:t xml:space="preserve">Woody Wetlands (VEGCLASS = 190) and Herbaceous Wetlands (VEGCLASS = 195).  Sixty-five IDUs totaling 519 hectares </w:t>
      </w:r>
      <w:del w:id="2191" w:author="David Conklin" w:date="2021-07-14T08:41:00Z">
        <w:r w:rsidR="00954D4B" w:rsidDel="0061278E">
          <w:delText xml:space="preserve">are </w:delText>
        </w:r>
      </w:del>
      <w:ins w:id="2192" w:author="David Conklin" w:date="2021-07-14T08:41:00Z">
        <w:r w:rsidR="0061278E">
          <w:t>were</w:t>
        </w:r>
        <w:r w:rsidR="0061278E">
          <w:t xml:space="preserve"> </w:t>
        </w:r>
      </w:ins>
      <w:r w:rsidR="00954D4B">
        <w:t>classified as wetlands.  All but four of the wetland IDUs</w:t>
      </w:r>
      <w:ins w:id="2193" w:author="David Conklin" w:date="2021-07-14T08:41:00Z">
        <w:r w:rsidR="0061278E">
          <w:t xml:space="preserve"> </w:t>
        </w:r>
      </w:ins>
      <w:del w:id="2194" w:author="David Conklin" w:date="2021-07-14T08:41:00Z">
        <w:r w:rsidR="00954D4B" w:rsidDel="0061278E">
          <w:delText xml:space="preserve"> are</w:delText>
        </w:r>
      </w:del>
      <w:ins w:id="2195" w:author="David Conklin" w:date="2021-07-14T08:41:00Z">
        <w:r w:rsidR="0061278E">
          <w:t>were</w:t>
        </w:r>
      </w:ins>
      <w:r w:rsidR="00954D4B">
        <w:t xml:space="preserve"> classified as woody wetlands; those total</w:t>
      </w:r>
      <w:ins w:id="2196" w:author="David Conklin" w:date="2021-07-14T08:41:00Z">
        <w:r w:rsidR="0061278E">
          <w:t>ed</w:t>
        </w:r>
      </w:ins>
      <w:r w:rsidR="00954D4B">
        <w:t xml:space="preserve"> 500 hectares.  The other four IDUs, classified as herbaceous wetlands, </w:t>
      </w:r>
      <w:ins w:id="2197" w:author="David Conklin" w:date="2021-07-14T08:42:00Z">
        <w:r w:rsidR="0061278E">
          <w:t>were</w:t>
        </w:r>
      </w:ins>
      <w:del w:id="2198" w:author="David Conklin" w:date="2021-07-14T08:42:00Z">
        <w:r w:rsidR="00954D4B" w:rsidDel="0061278E">
          <w:delText>are</w:delText>
        </w:r>
      </w:del>
      <w:r w:rsidR="00954D4B">
        <w:t xml:space="preserve"> near the point where the McKenzie flows into the Willamette.</w:t>
      </w:r>
    </w:p>
    <w:p w14:paraId="2B746C85" w14:textId="2C73E643" w:rsidR="0061278E" w:rsidRDefault="0061278E">
      <w:pPr>
        <w:rPr>
          <w:ins w:id="2199" w:author="David Conklin" w:date="2021-07-14T08:45:00Z"/>
        </w:rPr>
      </w:pPr>
    </w:p>
    <w:p w14:paraId="0A33562C" w14:textId="4AB7C68C" w:rsidR="0061278E" w:rsidRDefault="0061278E" w:rsidP="00E20181">
      <w:pPr>
        <w:rPr>
          <w:ins w:id="2200" w:author="David Conklin" w:date="2021-07-14T08:49:00Z"/>
        </w:rPr>
        <w:pPrChange w:id="2201" w:author="David Conklin" w:date="2021-07-14T10:15:00Z">
          <w:pPr/>
        </w:pPrChange>
      </w:pPr>
      <w:ins w:id="2202" w:author="David Conklin" w:date="2021-07-14T08:45:00Z">
        <w:r>
          <w:t xml:space="preserve">As of July 2021, </w:t>
        </w:r>
      </w:ins>
      <w:ins w:id="2203" w:author="David Conklin" w:date="2021-07-14T08:46:00Z">
        <w:r>
          <w:t>we intend to replace the single top-level Wetlands classification (LULC_A 6</w:t>
        </w:r>
      </w:ins>
      <w:ins w:id="2204" w:author="David Conklin" w:date="2021-07-14T08:47:00Z">
        <w:r>
          <w:t xml:space="preserve">) with </w:t>
        </w:r>
      </w:ins>
      <w:ins w:id="2205" w:author="David Conklin" w:date="2021-07-14T08:57:00Z">
        <w:r w:rsidR="00D36079">
          <w:t>a more specific classification, “Palustrine non-isolated wetland”, LULC_A 62.</w:t>
        </w:r>
      </w:ins>
      <w:ins w:id="2206" w:author="David Conklin" w:date="2021-07-14T08:58:00Z">
        <w:r w:rsidR="00D36079">
          <w:t xml:space="preserve">  This will leave open the possibility of adding other wetland classes at the LULC_A level in the future (</w:t>
        </w:r>
      </w:ins>
      <w:ins w:id="2207" w:author="David Conklin" w:date="2021-07-14T08:59:00Z">
        <w:r w:rsidR="00D36079">
          <w:t>e.g. isolated wetlands, lacustrine wetl</w:t>
        </w:r>
      </w:ins>
      <w:ins w:id="2208" w:author="David Conklin" w:date="2021-07-14T10:14:00Z">
        <w:r w:rsidR="00E20181">
          <w:t>ands, riparian wetlands)</w:t>
        </w:r>
      </w:ins>
      <w:ins w:id="2209" w:author="David Conklin" w:date="2021-07-14T10:15:00Z">
        <w:r w:rsidR="00E20181">
          <w:t xml:space="preserve">.  </w:t>
        </w:r>
      </w:ins>
      <w:ins w:id="2210" w:author="David Conklin" w:date="2021-07-14T08:47:00Z">
        <w:r>
          <w:t xml:space="preserve"> </w:t>
        </w:r>
      </w:ins>
      <w:ins w:id="2211" w:author="David Conklin" w:date="2021-07-14T10:16:00Z">
        <w:r w:rsidR="00E20181">
          <w:t>The palustrine non-isolated wetland</w:t>
        </w:r>
      </w:ins>
      <w:ins w:id="2212" w:author="David Conklin" w:date="2021-07-14T10:17:00Z">
        <w:r w:rsidR="00E20181">
          <w:t xml:space="preserve"> class will be subdivided into 8 LULC_B categ</w:t>
        </w:r>
      </w:ins>
      <w:ins w:id="2213" w:author="David Conklin" w:date="2021-07-14T10:21:00Z">
        <w:r w:rsidR="00E20181">
          <w:t>or</w:t>
        </w:r>
      </w:ins>
      <w:ins w:id="2214" w:author="David Conklin" w:date="2021-07-14T10:17:00Z">
        <w:r w:rsidR="00E20181">
          <w:t xml:space="preserve">ies such as </w:t>
        </w:r>
      </w:ins>
      <w:ins w:id="2215" w:author="David Conklin" w:date="2021-07-14T10:18:00Z">
        <w:r w:rsidR="00E20181">
          <w:t>“aquatic bed”, “emergent”, and “deciduou</w:t>
        </w:r>
      </w:ins>
      <w:ins w:id="2216" w:author="David Conklin" w:date="2021-07-14T10:19:00Z">
        <w:r w:rsidR="00E20181">
          <w:t>s scrub-shrub.</w:t>
        </w:r>
      </w:ins>
      <w:ins w:id="2217" w:author="David Conklin" w:date="2021-07-14T10:20:00Z">
        <w:r w:rsidR="00E20181">
          <w:t xml:space="preserve">  The 8 LULC_B categories will in turn be</w:t>
        </w:r>
      </w:ins>
      <w:ins w:id="2218" w:author="David Conklin" w:date="2021-07-14T10:21:00Z">
        <w:r w:rsidR="00E20181">
          <w:t xml:space="preserve"> subdivided into 57 VEGCLASS categories.</w:t>
        </w:r>
      </w:ins>
      <w:ins w:id="2219" w:author="David Conklin" w:date="2021-07-14T10:24:00Z">
        <w:r w:rsidR="00B41E04">
          <w:t xml:space="preserve">  This wet</w:t>
        </w:r>
      </w:ins>
      <w:ins w:id="2220" w:author="David Conklin" w:date="2021-07-14T10:25:00Z">
        <w:r w:rsidR="00B41E04">
          <w:t xml:space="preserve">land classification is described in </w:t>
        </w:r>
      </w:ins>
      <w:ins w:id="2221" w:author="David Conklin" w:date="2021-07-14T10:26:00Z">
        <w:r w:rsidR="00B41E04">
          <w:t>the</w:t>
        </w:r>
      </w:ins>
      <w:ins w:id="2222" w:author="David Conklin" w:date="2021-07-14T10:25:00Z">
        <w:r w:rsidR="00B41E04">
          <w:t xml:space="preserve"> spreadsheet file DataCW3M/CW</w:t>
        </w:r>
      </w:ins>
      <w:ins w:id="2223" w:author="David Conklin" w:date="2021-07-14T10:26:00Z">
        <w:r w:rsidR="00B41E04">
          <w:t>3MdigitalHandbook/</w:t>
        </w:r>
      </w:ins>
      <w:ins w:id="2224" w:author="David Conklin" w:date="2021-07-14T10:27:00Z">
        <w:r w:rsidR="00B41E04" w:rsidRPr="00B41E04">
          <w:t>CW3M_LULC_NWI_crosswalk</w:t>
        </w:r>
        <w:r w:rsidR="00B41E04">
          <w:t>.xlsx.</w:t>
        </w:r>
      </w:ins>
      <w:ins w:id="2225" w:author="David Conklin" w:date="2021-07-14T10:25:00Z">
        <w:r w:rsidR="00B41E04">
          <w:t xml:space="preserve"> </w:t>
        </w:r>
      </w:ins>
    </w:p>
    <w:p w14:paraId="74B5DAAB" w14:textId="77777777" w:rsidR="0061278E" w:rsidDel="00B41E04" w:rsidRDefault="0061278E">
      <w:pPr>
        <w:rPr>
          <w:del w:id="2226" w:author="David Conklin" w:date="2021-07-14T10:27:00Z"/>
        </w:rPr>
      </w:pPr>
    </w:p>
    <w:p w14:paraId="057E7343" w14:textId="0748D79B" w:rsidR="003B5FA8" w:rsidDel="00B41E04" w:rsidRDefault="003B5FA8">
      <w:pPr>
        <w:rPr>
          <w:del w:id="2227" w:author="David Conklin" w:date="2021-07-14T10:27:00Z"/>
        </w:rPr>
      </w:pPr>
    </w:p>
    <w:p w14:paraId="49BBD8DF" w14:textId="43BF6697" w:rsidR="009767A5" w:rsidDel="00B41E04" w:rsidRDefault="003B5FA8">
      <w:pPr>
        <w:rPr>
          <w:del w:id="2228" w:author="David Conklin" w:date="2021-07-14T10:27:00Z"/>
        </w:rPr>
      </w:pPr>
      <w:del w:id="2229" w:author="David Conklin" w:date="2021-07-14T10:27:00Z">
        <w:r w:rsidDel="00B41E04">
          <w:delText>We expect to add many more (a few dozen?) wetland categories to the bottom level of the LULC hierarchy (</w:delText>
        </w:r>
        <w:r w:rsidR="006B6EE1" w:rsidDel="00B41E04">
          <w:delText xml:space="preserve">Cowardin categories?; </w:delText>
        </w:r>
        <w:r w:rsidDel="00B41E04">
          <w:delText xml:space="preserve">Cowardin </w:delText>
        </w:r>
        <w:r w:rsidR="006B6EE1" w:rsidDel="00B41E04">
          <w:delText>&amp; Golet 1995)</w:delText>
        </w:r>
        <w:r w:rsidDel="00B41E04">
          <w:delText xml:space="preserve"> and possibly some to the middle level as well</w:delText>
        </w:r>
        <w:r w:rsidR="00954D4B" w:rsidDel="00B41E04">
          <w:delText xml:space="preserve"> </w:delText>
        </w:r>
        <w:r w:rsidDel="00B41E04">
          <w:delText>(flood plain wetlands, upland rain-fed wetlands?).</w:delText>
        </w:r>
      </w:del>
    </w:p>
    <w:p w14:paraId="10A79C2A" w14:textId="77777777" w:rsidR="009767A5" w:rsidRDefault="009767A5" w:rsidP="009767A5"/>
    <w:p w14:paraId="091EB082" w14:textId="77777777" w:rsidR="009767A5" w:rsidRDefault="009767A5" w:rsidP="009767A5">
      <w:pPr>
        <w:pStyle w:val="Heading2"/>
      </w:pPr>
      <w:bookmarkStart w:id="2230" w:name="_Toc77151061"/>
      <w:r>
        <w:t>McKenzie wetlands in the initial versions of the IDU, HRU, and Reach data layers</w:t>
      </w:r>
      <w:bookmarkEnd w:id="2230"/>
    </w:p>
    <w:p w14:paraId="79661602" w14:textId="333AA11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A50A5B">
        <w:t xml:space="preserve">Figure </w:t>
      </w:r>
      <w:r w:rsidR="00A50A5B">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2231" w:name="_Toc49175988"/>
      <w:bookmarkStart w:id="2232" w:name="_Toc77151062"/>
      <w:r>
        <w:t>Data changes for better representation of wetlands</w:t>
      </w:r>
      <w:bookmarkEnd w:id="2231"/>
      <w:bookmarkEnd w:id="2232"/>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2233" w:name="_Toc77151063"/>
      <w:r>
        <w:t xml:space="preserve">Projection, </w:t>
      </w:r>
      <w:r w:rsidR="006F174A">
        <w:t>Calendar</w:t>
      </w:r>
      <w:r>
        <w:t>,</w:t>
      </w:r>
      <w:r w:rsidR="006F174A">
        <w:t xml:space="preserve"> and </w:t>
      </w:r>
      <w:r w:rsidR="009D540F">
        <w:t>Units</w:t>
      </w:r>
      <w:bookmarkEnd w:id="2233"/>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46FA03C"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ins w:id="2234" w:author="David Conklin" w:date="2021-07-14T10:30:00Z">
        <w:r w:rsidR="002055EB">
          <w:t>4</w:t>
        </w:r>
      </w:ins>
      <w:del w:id="2235" w:author="David Conklin" w:date="2021-07-14T10:30:00Z">
        <w:r w:rsidDel="002055EB">
          <w:delText>5</w:delText>
        </w:r>
      </w:del>
      <w:r>
        <w:t xml:space="preserve">1 </w:t>
      </w:r>
      <w:r w:rsidR="00861163">
        <w:t xml:space="preserve">(calendar) </w:t>
      </w:r>
      <w:r>
        <w:t>years 20</w:t>
      </w:r>
      <w:ins w:id="2236" w:author="David Conklin" w:date="2021-07-14T10:31:00Z">
        <w:r w:rsidR="002055EB">
          <w:t>20</w:t>
        </w:r>
      </w:ins>
      <w:del w:id="2237" w:author="David Conklin" w:date="2021-07-14T10:31:00Z">
        <w:r w:rsidDel="002055EB">
          <w:delText>10</w:delText>
        </w:r>
      </w:del>
      <w:r>
        <w:t>-20</w:t>
      </w:r>
      <w:ins w:id="2238" w:author="David Conklin" w:date="2021-07-14T10:30:00Z">
        <w:r w:rsidR="002055EB">
          <w:t>5</w:t>
        </w:r>
      </w:ins>
      <w:del w:id="2239" w:author="David Conklin" w:date="2021-07-14T10:30:00Z">
        <w:r w:rsidDel="002055EB">
          <w:delText>6</w:delText>
        </w:r>
      </w:del>
      <w:r>
        <w:t xml:space="preserve">0, it produces results for only </w:t>
      </w:r>
      <w:ins w:id="2240" w:author="David Conklin" w:date="2021-07-14T10:30:00Z">
        <w:r w:rsidR="002055EB">
          <w:t>4</w:t>
        </w:r>
      </w:ins>
      <w:del w:id="2241" w:author="David Conklin" w:date="2021-07-14T10:30:00Z">
        <w:r w:rsidDel="002055EB">
          <w:delText>5</w:delText>
        </w:r>
      </w:del>
      <w:r>
        <w:t>0 complete water years, 20</w:t>
      </w:r>
      <w:ins w:id="2242" w:author="David Conklin" w:date="2021-07-14T10:31:00Z">
        <w:r w:rsidR="002055EB">
          <w:t>21</w:t>
        </w:r>
      </w:ins>
      <w:del w:id="2243" w:author="David Conklin" w:date="2021-07-14T10:31:00Z">
        <w:r w:rsidDel="002055EB">
          <w:delText>11</w:delText>
        </w:r>
      </w:del>
      <w:r>
        <w:t>-20</w:t>
      </w:r>
      <w:ins w:id="2244" w:author="David Conklin" w:date="2021-07-14T10:31:00Z">
        <w:r w:rsidR="002055EB">
          <w:t>5</w:t>
        </w:r>
      </w:ins>
      <w:del w:id="2245" w:author="David Conklin" w:date="2021-07-14T10:31:00Z">
        <w:r w:rsidDel="002055EB">
          <w:delText>6</w:delText>
        </w:r>
      </w:del>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ins w:id="2246" w:author="David Conklin" w:date="2021-07-14T10:32:00Z">
        <w:r>
          <w:t xml:space="preserve">CW3M’s </w:t>
        </w:r>
      </w:ins>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2247" w:name="_Toc77151064"/>
      <w:r>
        <w:t>Simulation of changes in wetlands over time</w:t>
      </w:r>
      <w:bookmarkEnd w:id="2247"/>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2248" w:name="_Toc77151065"/>
      <w:r>
        <w:t xml:space="preserve">How wetlands </w:t>
      </w:r>
      <w:r w:rsidR="000806A1">
        <w:t>are</w:t>
      </w:r>
      <w:r>
        <w:t xml:space="preserve"> represented</w:t>
      </w:r>
      <w:r w:rsidR="006D6388">
        <w:t xml:space="preserve"> in the model</w:t>
      </w:r>
      <w:bookmarkEnd w:id="2248"/>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2249" w:name="_Toc77151066"/>
      <w:r>
        <w:t xml:space="preserve">The Wetland class and </w:t>
      </w:r>
      <w:r w:rsidR="00875B17">
        <w:t>Wetland objects in the C++ code</w:t>
      </w:r>
      <w:bookmarkEnd w:id="2249"/>
    </w:p>
    <w:p w14:paraId="649B7DAB" w14:textId="7316B745"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4981D617" w14:textId="77777777" w:rsidR="00852CA3" w:rsidRPr="00852CA3" w:rsidRDefault="00852CA3" w:rsidP="00852CA3"/>
    <w:p w14:paraId="7D4169DC" w14:textId="77777777" w:rsidR="006D6388" w:rsidRDefault="006D6388" w:rsidP="006D6388">
      <w:pPr>
        <w:pStyle w:val="Heading2"/>
      </w:pPr>
      <w:bookmarkStart w:id="2250" w:name="_Toc77151067"/>
      <w:r>
        <w:t>Attributes of interest in the wetlands study</w:t>
      </w:r>
      <w:bookmarkEnd w:id="2250"/>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2251" w:name="_Toc77151068"/>
      <w:r>
        <w:t>A WETNESS attribute</w:t>
      </w:r>
      <w:bookmarkEnd w:id="2251"/>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 xml:space="preserve">The proposed WETNESS attribute is the same as water depth for positive values, but differs from Poiani’s negative water depth in value.  Poiani’s negative water depth is referenced to the elevation of </w:t>
      </w:r>
      <w:r>
        <w:lastRenderedPageBreak/>
        <w:t>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2252" w:name="_Toc77151069"/>
      <w:r>
        <w:t>Calculating the exchange of water between the wetland and the reach</w:t>
      </w:r>
      <w:bookmarkEnd w:id="2252"/>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2253" w:name="_Toc77151070"/>
      <w:r>
        <w:t xml:space="preserve">Wetland </w:t>
      </w:r>
      <w:r w:rsidR="007A55EC">
        <w:t xml:space="preserve">IDU </w:t>
      </w:r>
      <w:r>
        <w:t>parameters</w:t>
      </w:r>
      <w:bookmarkEnd w:id="2253"/>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2254" w:name="_Toc77151071"/>
      <w:r>
        <w:t>Reach parameters</w:t>
      </w:r>
      <w:bookmarkEnd w:id="2254"/>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lastRenderedPageBreak/>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416EC592"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del w:id="2255" w:author="David Conklin" w:date="2021-07-15T10:25:00Z">
        <w:r w:rsidR="006B199A" w:rsidDel="000C2487">
          <w:delText>3/11</w:delText>
        </w:r>
      </w:del>
      <w:ins w:id="2256" w:author="David Conklin" w:date="2021-07-15T10:25:00Z">
        <w:r w:rsidR="000C2487">
          <w:t>7/15</w:t>
        </w:r>
      </w:ins>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287DE2DE" w:rsidR="00321E8A" w:rsidRDefault="00321E8A" w:rsidP="006D6388">
      <w:r>
        <w:tab/>
        <w:t xml:space="preserve">WETL2Q </w:t>
      </w:r>
      <w:del w:id="2257" w:author="David Conklin" w:date="2021-07-15T09:58:00Z">
        <w:r w:rsidDel="00F7466B">
          <w:delText>is chosen so as to keep Q &lt;= Q_CAP</w:delText>
        </w:r>
      </w:del>
      <w:ins w:id="2258" w:author="David Conklin" w:date="2021-07-15T09:58:00Z">
        <w:r w:rsidR="00F7466B">
          <w:t>= WETNESS – WETL_CAP</w:t>
        </w:r>
      </w:ins>
    </w:p>
    <w:p w14:paraId="1621CD09" w14:textId="39394D2E" w:rsidR="000E53D1" w:rsidDel="00F7466B" w:rsidRDefault="007A55EC" w:rsidP="006D6388">
      <w:pPr>
        <w:rPr>
          <w:del w:id="2259" w:author="David Conklin" w:date="2021-07-15T09:54:00Z"/>
        </w:rPr>
      </w:pPr>
      <w:del w:id="2260" w:author="David Conklin" w:date="2021-07-15T09:54:00Z">
        <w:r w:rsidDel="00F7466B">
          <w:delText>When WETNESS &gt;= 0, SOILH2OEST = AWS*10</w:delText>
        </w:r>
        <w:r w:rsidDel="00F7466B">
          <w:tab/>
        </w:r>
        <w:r w:rsidDel="00F7466B">
          <w:tab/>
          <w:delText>(AWS is in cm, SOILH2OEST is in mm)</w:delText>
        </w:r>
      </w:del>
    </w:p>
    <w:p w14:paraId="3A0A9506" w14:textId="0E80AC16" w:rsidR="007A55EC" w:rsidDel="00F7466B" w:rsidRDefault="007A55EC" w:rsidP="006D6388">
      <w:pPr>
        <w:rPr>
          <w:del w:id="2261" w:author="David Conklin" w:date="2021-07-15T09:54:00Z"/>
        </w:rPr>
      </w:pPr>
      <w:del w:id="2262" w:author="David Conklin" w:date="2021-07-15T09:54:00Z">
        <w:r w:rsidDel="00F7466B">
          <w:delText>When WETNESS &lt; 0, SOILH2OEST = AWS*10 + WETNESS</w:delText>
        </w:r>
      </w:del>
    </w:p>
    <w:p w14:paraId="4F71B43C" w14:textId="581C539D" w:rsidR="00CA1F9F" w:rsidRDefault="00CA1F9F" w:rsidP="006D6388"/>
    <w:p w14:paraId="2AF1BAF4" w14:textId="2771F081" w:rsidR="006B199A" w:rsidRDefault="006B199A" w:rsidP="006B199A">
      <w:pPr>
        <w:pStyle w:val="Heading2"/>
      </w:pPr>
      <w:bookmarkStart w:id="2263" w:name="_Toc77151072"/>
      <w:r>
        <w:t>Implementation of the exchange of water between the wetland and the reach</w:t>
      </w:r>
      <w:bookmarkEnd w:id="2263"/>
    </w:p>
    <w:p w14:paraId="5F583CA4" w14:textId="1C695ABB" w:rsidR="00A06517" w:rsidRDefault="00405568" w:rsidP="00E5652B">
      <w:r>
        <w:tab/>
        <w:t xml:space="preserve">There is a mismatch between the scale at which HBV in CW3M tracks water (HRUs) and the scale at which the CW3M wetland model represents wetlands (IDUs).  A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will be aggregated into the “meltwater” (BOX_MELT) compartment CW3M’s HBV implementation.  </w:t>
      </w:r>
      <w:r w:rsidR="00A06517">
        <w:t xml:space="preserve">Since the amounts in that compartment may be a mixture of meltwater at some IDUs and standing water at other IDUs, </w:t>
      </w:r>
      <w:del w:id="2264" w:author="David Conklin" w:date="2021-07-15T10:00:00Z">
        <w:r w:rsidR="00A06517" w:rsidDel="00D77137">
          <w:delText>we will</w:delText>
        </w:r>
      </w:del>
      <w:ins w:id="2265" w:author="David Conklin" w:date="2021-07-15T10:00:00Z">
        <w:r w:rsidR="00D77137">
          <w:t>it has</w:t>
        </w:r>
      </w:ins>
      <w:ins w:id="2266" w:author="David Conklin" w:date="2021-07-15T10:01:00Z">
        <w:r w:rsidR="00D77137">
          <w:t xml:space="preserve"> been</w:t>
        </w:r>
      </w:ins>
      <w:r w:rsidR="00A06517">
        <w:t xml:space="preserve"> rename</w:t>
      </w:r>
      <w:ins w:id="2267" w:author="David Conklin" w:date="2021-07-15T10:01:00Z">
        <w:r w:rsidR="00D77137">
          <w:t>d</w:t>
        </w:r>
      </w:ins>
      <w:del w:id="2268" w:author="David Conklin" w:date="2021-07-15T10:01:00Z">
        <w:r w:rsidR="00A06517" w:rsidDel="00D77137">
          <w:delText xml:space="preserve"> it</w:delText>
        </w:r>
      </w:del>
      <w:r w:rsidR="00A06517">
        <w:t xml:space="preserve"> as the “surface water” compartment</w:t>
      </w:r>
      <w:ins w:id="2269" w:author="David Conklin" w:date="2021-07-15T10:02:00Z">
        <w:r w:rsidR="00D77137">
          <w:t xml:space="preserve"> (</w:t>
        </w:r>
      </w:ins>
      <w:ins w:id="2270" w:author="David Conklin" w:date="2021-07-15T10:03:00Z">
        <w:r w:rsidR="00D77137">
          <w:t>BOX_SURFACE_H2O)</w:t>
        </w:r>
      </w:ins>
      <w:r w:rsidR="00A06517">
        <w:t>, distinguishing it both from the snowpack’s frozen water and the water in the soil.</w:t>
      </w:r>
      <w:ins w:id="2271" w:author="David Conklin" w:date="2021-07-15T10:04:00Z">
        <w:r w:rsidR="00D77137">
          <w:t xml:space="preserve">  In the source code, BOX_MELT and BOX_STANDI</w:t>
        </w:r>
      </w:ins>
      <w:ins w:id="2272" w:author="David Conklin" w:date="2021-07-15T10:05:00Z">
        <w:r w:rsidR="00D77137">
          <w:t>NG_H2O both refer to the BOX_SURFACE_H2O compartment.</w:t>
        </w:r>
      </w:ins>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24DA471B"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del w:id="2273" w:author="David Conklin" w:date="2021-07-15T10:06:00Z">
        <w:r w:rsidR="008C3C9A" w:rsidDel="00D77137">
          <w:delText>are being</w:delText>
        </w:r>
      </w:del>
      <w:ins w:id="2274" w:author="David Conklin" w:date="2021-07-15T10:06:00Z">
        <w:r w:rsidR="00D77137">
          <w:t>have been</w:t>
        </w:r>
      </w:ins>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w:t>
      </w:r>
      <w:r w:rsidR="00850534">
        <w:lastRenderedPageBreak/>
        <w:t>bodies of water</w:t>
      </w:r>
      <w:r w:rsidR="00BA08F8">
        <w:t>.</w:t>
      </w:r>
      <w:r w:rsidR="00850534">
        <w:t xml:space="preserve">  The model has no representation of ice in the soil, nor of surface ice on standing or flowing water.</w:t>
      </w:r>
    </w:p>
    <w:p w14:paraId="71B7EE30" w14:textId="13B9C4E7" w:rsidR="00B854B0" w:rsidDel="000C2487" w:rsidRDefault="00310B10" w:rsidP="00E5652B">
      <w:pPr>
        <w:rPr>
          <w:del w:id="2275" w:author="David Conklin" w:date="2021-07-15T10:21:00Z"/>
        </w:rPr>
      </w:pPr>
      <w:del w:id="2276" w:author="David Conklin" w:date="2021-07-15T10:21:00Z">
        <w:r w:rsidDel="000C2487">
          <w:delText>BOX_MELT is being used to track standing water in wetland IDUs instead of melt water in a snowpack.</w:delText>
        </w:r>
        <w:r w:rsidR="00E24ADB" w:rsidDel="000C2487">
          <w:delText xml:space="preserve">  </w:delText>
        </w:r>
      </w:del>
    </w:p>
    <w:p w14:paraId="35143BDC" w14:textId="6D5CEA1D" w:rsidR="00E5652B" w:rsidRDefault="00E5652B" w:rsidP="006231D1">
      <w:pPr>
        <w:ind w:firstLine="720"/>
      </w:pPr>
      <w:del w:id="2277" w:author="David Conklin" w:date="2021-07-15T10:25:00Z">
        <w:r w:rsidDel="000C2487">
          <w:delText>It will be necessary to add logic</w:delText>
        </w:r>
      </w:del>
      <w:ins w:id="2278" w:author="David Conklin" w:date="2021-07-15T10:25:00Z">
        <w:r w:rsidR="000C2487">
          <w:t>Logic has been added</w:t>
        </w:r>
      </w:ins>
      <w:r>
        <w:t xml:space="preserve"> to HBV::HBVdailyProcess()</w:t>
      </w:r>
      <w:r w:rsidR="00090134">
        <w:t xml:space="preserve"> for wetland IDUs</w:t>
      </w:r>
      <w:r>
        <w:t xml:space="preserve"> somewhat analogous to that for SOILH2OEST</w:t>
      </w:r>
      <w:r w:rsidR="00090134">
        <w:t xml:space="preserve"> for IDUs in agricultural use.  The new logic</w:t>
      </w:r>
      <w:ins w:id="2279" w:author="David Conklin" w:date="2021-07-15T10:26:00Z">
        <w:r w:rsidR="000C2487">
          <w:t xml:space="preserve"> </w:t>
        </w:r>
      </w:ins>
      <w:del w:id="2280" w:author="David Conklin" w:date="2021-07-15T10:26:00Z">
        <w:r w:rsidR="00090134" w:rsidDel="000C2487">
          <w:delText xml:space="preserve"> would </w:delText>
        </w:r>
      </w:del>
      <w:r w:rsidR="00090134">
        <w:t>maintain</w:t>
      </w:r>
      <w:ins w:id="2281" w:author="David Conklin" w:date="2021-07-15T10:26:00Z">
        <w:r w:rsidR="000C2487">
          <w:t>s</w:t>
        </w:r>
      </w:ins>
      <w:r w:rsidR="00090134">
        <w:t xml:space="preserve"> the value of the WETNESS attribute and calculate</w:t>
      </w:r>
      <w:ins w:id="2282" w:author="David Conklin" w:date="2021-07-15T10:26:00Z">
        <w:r w:rsidR="000C2487">
          <w:t>s</w:t>
        </w:r>
      </w:ins>
      <w:r w:rsidR="00090134">
        <w:t xml:space="preserve"> WETL2Q </w:t>
      </w:r>
      <w:r>
        <w:t xml:space="preserve">for wetland IDUs when calculating the flow through the soil from the wetland into the reach.  </w:t>
      </w:r>
      <w:del w:id="2283" w:author="David Conklin" w:date="2021-07-15T10:26:00Z">
        <w:r w:rsidDel="000C2487">
          <w:delText>We will make</w:delText>
        </w:r>
      </w:del>
      <w:ins w:id="2284" w:author="David Conklin" w:date="2021-07-15T10:27:00Z">
        <w:r w:rsidR="000C2487">
          <w:t>Flow</w:t>
        </w:r>
      </w:ins>
      <w:del w:id="2285" w:author="David Conklin" w:date="2021-07-15T10:27:00Z">
        <w:r w:rsidDel="000C2487">
          <w:delText xml:space="preserve"> the assumption that flow</w:delText>
        </w:r>
      </w:del>
      <w:r>
        <w:t xml:space="preserve"> in the other direction, through the soil from the reach to the wetland soil, is n</w:t>
      </w:r>
      <w:ins w:id="2286" w:author="David Conklin" w:date="2021-07-15T10:27:00Z">
        <w:r w:rsidR="000C2487">
          <w:t>ot represented or accounted for in the model</w:t>
        </w:r>
      </w:ins>
      <w:del w:id="2287" w:author="David Conklin" w:date="2021-07-15T10:27:00Z">
        <w:r w:rsidDel="000C2487">
          <w:delText>egligible</w:delText>
        </w:r>
      </w:del>
      <w:r>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729DBCCA" w:rsidR="00E5652B" w:rsidRDefault="00B81710" w:rsidP="00E5652B">
      <w:r>
        <w:tab/>
        <w:t xml:space="preserve">As of </w:t>
      </w:r>
      <w:del w:id="2288" w:author="David Conklin" w:date="2021-07-15T10:28:00Z">
        <w:r w:rsidDel="000C2487">
          <w:delText xml:space="preserve">early </w:delText>
        </w:r>
      </w:del>
      <w:ins w:id="2289" w:author="David Conklin" w:date="2021-07-15T10:28:00Z">
        <w:r w:rsidR="000C2487">
          <w:t>mid</w:t>
        </w:r>
        <w:r w:rsidR="000C2487">
          <w:t xml:space="preserve"> </w:t>
        </w:r>
      </w:ins>
      <w:r>
        <w:t>2021, HBV in CW3M does not have any explicit provisions for what happens to standing water on the soil surface; rather, it assumes that excess water will run off immediately to the streams.  The</w:t>
      </w:r>
      <w:ins w:id="2290" w:author="David Conklin" w:date="2021-07-15T10:28:00Z">
        <w:r w:rsidR="000C2487">
          <w:t xml:space="preserve"> </w:t>
        </w:r>
      </w:ins>
      <w:del w:id="2291" w:author="David Conklin" w:date="2021-07-15T10:28:00Z">
        <w:r w:rsidDel="000C2487">
          <w:delText xml:space="preserve"> new </w:delText>
        </w:r>
      </w:del>
      <w:r>
        <w:t>wetland model</w:t>
      </w:r>
      <w:del w:id="2292" w:author="David Conklin" w:date="2021-07-15T10:28:00Z">
        <w:r w:rsidDel="000C2487">
          <w:delText xml:space="preserve"> will</w:delText>
        </w:r>
      </w:del>
      <w:r>
        <w:t xml:space="preserve"> incorporate</w:t>
      </w:r>
      <w:ins w:id="2293" w:author="David Conklin" w:date="2021-07-15T10:28:00Z">
        <w:r w:rsidR="000C2487">
          <w:t>s</w:t>
        </w:r>
      </w:ins>
      <w:r>
        <w:t xml:space="preserve"> the assumption that whenever there is standing water, the topsoil is at field capacity, and calculate</w:t>
      </w:r>
      <w:ins w:id="2294" w:author="David Conklin" w:date="2021-07-15T10:29:00Z">
        <w:r w:rsidR="000C2487">
          <w:t>s</w:t>
        </w:r>
      </w:ins>
      <w:r w:rsidR="00172A8D">
        <w:t xml:space="preserve"> drainage through the soil accordingly.  Each day an amount of water will be withdrawn from the standing water sufficient to restore the soil to field capacity.  In addition, whenever Q_DISCHARG is less than Q_CAP, standing water above WETL_CAP will flow back to the stream as WETL2Q</w:t>
      </w:r>
      <w:del w:id="2295" w:author="David Conklin" w:date="2021-07-15T10:29:00Z">
        <w:r w:rsidR="00172A8D" w:rsidDel="000C2487">
          <w:delText>., in an amount sufficient to bring Q_DISCHARG back to Q_CAP.</w:delText>
        </w:r>
      </w:del>
      <w:ins w:id="2296" w:author="David Conklin" w:date="2021-07-15T10:29:00Z">
        <w:r w:rsidR="000C2487">
          <w:t>.</w:t>
        </w:r>
      </w:ins>
    </w:p>
    <w:p w14:paraId="7206DB57" w14:textId="7DE34713" w:rsidR="00172A8D" w:rsidRDefault="00172A8D" w:rsidP="00E5652B">
      <w:pPr>
        <w:rPr>
          <w:ins w:id="2297" w:author="David Conklin" w:date="2021-06-30T09:04:00Z"/>
        </w:rPr>
      </w:pPr>
      <w:r>
        <w:tab/>
      </w:r>
      <w:r w:rsidR="000867E6">
        <w:t>A</w:t>
      </w:r>
      <w:r>
        <w:t xml:space="preserve"> calculation of evaporation from the surface of any standing water in the wetland IDUs</w:t>
      </w:r>
      <w:ins w:id="2298" w:author="David Conklin" w:date="2021-07-15T10:32:00Z">
        <w:r w:rsidR="00EB00CA">
          <w:t xml:space="preserve"> has been</w:t>
        </w:r>
      </w:ins>
      <w:del w:id="2299" w:author="David Conklin" w:date="2021-07-15T10:32:00Z">
        <w:r w:rsidDel="00EB00CA">
          <w:delText xml:space="preserve"> will be</w:delText>
        </w:r>
      </w:del>
      <w:r>
        <w:t xml:space="preserve"> added to the existing ET calculations.  The new logic may take advantage of LAI information associated with the wetland states.</w:t>
      </w:r>
    </w:p>
    <w:p w14:paraId="66D03F90" w14:textId="77777777" w:rsidR="00783AAC" w:rsidRDefault="00783AAC" w:rsidP="00E5652B"/>
    <w:p w14:paraId="7C0BC26E" w14:textId="77777777" w:rsidR="00C0016F" w:rsidDel="00783AAC" w:rsidRDefault="00C0016F">
      <w:pPr>
        <w:rPr>
          <w:del w:id="2300" w:author="David Conklin" w:date="2021-06-30T09:04:00Z"/>
        </w:rPr>
      </w:pPr>
      <w:del w:id="2301" w:author="David Conklin" w:date="2021-06-30T09:04:00Z">
        <w:r w:rsidDel="00783AAC">
          <w:br w:type="page"/>
        </w:r>
      </w:del>
    </w:p>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1F042C92" w:rsidR="000867E6" w:rsidRPr="006231D1" w:rsidRDefault="00D43E08" w:rsidP="006231D1">
      <w:pPr>
        <w:ind w:firstLine="360"/>
        <w:rPr>
          <w:u w:val="single"/>
        </w:rPr>
      </w:pPr>
      <w:r w:rsidRPr="006231D1">
        <w:rPr>
          <w:u w:val="single"/>
        </w:rPr>
        <w:t>Wetland logic in FlowModel::InitHRUs()</w:t>
      </w:r>
    </w:p>
    <w:p w14:paraId="13862FF1" w14:textId="28003F3F"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21FAF4C2" w14:textId="77777777" w:rsidR="00D43E08" w:rsidRDefault="00B14B08" w:rsidP="00E5652B">
      <w:r>
        <w:tab/>
      </w:r>
    </w:p>
    <w:p w14:paraId="3F304D91" w14:textId="3A1A6755" w:rsidR="00B14B08" w:rsidRPr="00484223" w:rsidRDefault="00B14B08" w:rsidP="006231D1">
      <w:pPr>
        <w:ind w:firstLine="360"/>
        <w:rPr>
          <w:u w:val="single"/>
        </w:rPr>
      </w:pPr>
      <w:r w:rsidRPr="00484223">
        <w:rPr>
          <w:u w:val="single"/>
        </w:rPr>
        <w:t>Wetland logic in HBV</w:t>
      </w:r>
      <w:r w:rsidR="0056594C">
        <w:rPr>
          <w:u w:val="single"/>
        </w:rPr>
        <w:t xml:space="preserve"> for HRUs and IDUs</w:t>
      </w:r>
      <w:r w:rsidR="008F5F08">
        <w:rPr>
          <w:u w:val="single"/>
        </w:rPr>
        <w:t xml:space="preserve"> (GMT_CATCHMENT time)</w:t>
      </w:r>
    </w:p>
    <w:p w14:paraId="15EDB18F" w14:textId="14E7117F" w:rsidR="00B14B08" w:rsidRDefault="00B830E8" w:rsidP="00B14B08">
      <w:pPr>
        <w:pStyle w:val="ListParagraph"/>
        <w:numPr>
          <w:ilvl w:val="0"/>
          <w:numId w:val="11"/>
        </w:numPr>
      </w:pPr>
      <w:r>
        <w:t>F</w:t>
      </w:r>
      <w:r w:rsidR="00E24ADB">
        <w:t xml:space="preserve">or each HRU, </w:t>
      </w:r>
      <w:r w:rsidR="00B14B08">
        <w:t>infiltrate water</w:t>
      </w:r>
      <w:r w:rsidR="00752704">
        <w:t xml:space="preserve"> from the surface water compartment as if soil water is at field capacity</w:t>
      </w:r>
      <w:r>
        <w:t>.</w:t>
      </w:r>
    </w:p>
    <w:p w14:paraId="44A049F6" w14:textId="7F96E756" w:rsidR="00752704" w:rsidRDefault="00B830E8" w:rsidP="00852CA3">
      <w:pPr>
        <w:pStyle w:val="ListParagraph"/>
        <w:numPr>
          <w:ilvl w:val="0"/>
          <w:numId w:val="11"/>
        </w:numPr>
      </w:pPr>
      <w:r>
        <w:t>F</w:t>
      </w:r>
      <w:r w:rsidR="00E24ADB">
        <w:t xml:space="preserve">or each wetland IDU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57839F8D" w14:textId="733DDA34" w:rsidR="00B14B08" w:rsidRDefault="00B14B08" w:rsidP="00B14B08">
      <w:pPr>
        <w:pStyle w:val="ListParagraph"/>
      </w:pPr>
    </w:p>
    <w:p w14:paraId="26E8FF58" w14:textId="3C99CA76" w:rsidR="00B14B08" w:rsidRDefault="00B14B08" w:rsidP="006231D1">
      <w:pPr>
        <w:pStyle w:val="ListParagraph"/>
        <w:ind w:left="360"/>
      </w:pPr>
      <w:r>
        <w:rPr>
          <w:u w:val="single"/>
        </w:rPr>
        <w:t>Wetland logic in EvapTrans</w:t>
      </w:r>
      <w:r w:rsidR="00752704">
        <w:rPr>
          <w:u w:val="single"/>
        </w:rPr>
        <w:t xml:space="preserve"> for each wetland IDU</w:t>
      </w:r>
      <w:r w:rsidR="008F5F08">
        <w:rPr>
          <w:u w:val="single"/>
        </w:rPr>
        <w:t xml:space="preserve"> (GMT_CATCHMENT time)</w:t>
      </w:r>
    </w:p>
    <w:p w14:paraId="74CE647B" w14:textId="38831114" w:rsidR="00B14B08" w:rsidRDefault="00B830E8" w:rsidP="00B14B08">
      <w:pPr>
        <w:pStyle w:val="ListParagraph"/>
        <w:numPr>
          <w:ilvl w:val="0"/>
          <w:numId w:val="11"/>
        </w:numPr>
      </w:pPr>
      <w:r>
        <w:t>C</w:t>
      </w:r>
      <w:r w:rsidR="00B14B08">
        <w:t>alculate ET from standing water</w:t>
      </w:r>
      <w:r>
        <w:t>.</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19D77E7E" w:rsidR="00752704" w:rsidRDefault="00B830E8" w:rsidP="00752704">
      <w:pPr>
        <w:pStyle w:val="ListParagraph"/>
        <w:numPr>
          <w:ilvl w:val="0"/>
          <w:numId w:val="11"/>
        </w:numPr>
      </w:pPr>
      <w:r>
        <w:t>C</w:t>
      </w:r>
      <w:r w:rsidR="00752704">
        <w:t>alculate Q2WETL</w:t>
      </w:r>
      <w:r>
        <w:t>.</w:t>
      </w:r>
    </w:p>
    <w:p w14:paraId="2AE6F4F5" w14:textId="7CFFFB27" w:rsidR="00752704" w:rsidRDefault="00752704" w:rsidP="00484223"/>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lastRenderedPageBreak/>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2302" w:name="_Toc77151073"/>
      <w:r>
        <w:t>Standing water temperature</w:t>
      </w:r>
      <w:bookmarkEnd w:id="2302"/>
    </w:p>
    <w:p w14:paraId="265D2F63" w14:textId="6251C26E" w:rsidR="001F60FF" w:rsidRDefault="001F60FF" w:rsidP="001F60FF">
      <w:r>
        <w:t xml:space="preserve">At some times, i.e. when WETNESS &gt; 0, wetland IDUs have standing water.  As of </w:t>
      </w:r>
      <w:del w:id="2303" w:author="David Conklin" w:date="2021-07-15T10:31:00Z">
        <w:r w:rsidDel="00EB00CA">
          <w:delText>3/16</w:delText>
        </w:r>
      </w:del>
      <w:ins w:id="2304" w:author="David Conklin" w:date="2021-07-15T10:31:00Z">
        <w:r w:rsidR="00EB00CA">
          <w:t>7/15</w:t>
        </w:r>
      </w:ins>
      <w:r>
        <w:t>/2021, we are modeling the standing water as being at the same temperature as the air, except when the air temperature is at or below freezing.  Since CW3M has no representation for freezing and thawing other than in the snowpack, water temperatures are kept above freezing.</w:t>
      </w:r>
    </w:p>
    <w:p w14:paraId="57A1503D" w14:textId="77777777" w:rsidR="001F60FF" w:rsidRPr="00852CA3" w:rsidRDefault="001F60FF" w:rsidP="00484223"/>
    <w:p w14:paraId="0B4F10F4" w14:textId="28F22168" w:rsidR="001F60FF" w:rsidRDefault="001F60FF" w:rsidP="001F60FF">
      <w:pPr>
        <w:pStyle w:val="Heading2"/>
      </w:pPr>
      <w:bookmarkStart w:id="2305" w:name="_Toc77151074"/>
      <w:r>
        <w:t>Evapotranspiration from wetlands</w:t>
      </w:r>
      <w:bookmarkEnd w:id="2305"/>
    </w:p>
    <w:p w14:paraId="68734385" w14:textId="38619540" w:rsidR="001F60FF" w:rsidRPr="00852CA3" w:rsidRDefault="001F60FF" w:rsidP="00852CA3">
      <w:r>
        <w:t xml:space="preserve">When there is no standing water, i.e. when WETNESS &lt;= 0, </w:t>
      </w:r>
      <w:r w:rsidR="003E70AA">
        <w:t>ET from wetlands is calculated in the same way as ET from upland natural vegetation, using the Penman-Monteith method.  When there is standing water, ET from wetlands is calculated in the same way as ET from reservoirs, except with the insolation reduced by vegetative shading when the LAI &gt; 0,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2306" w:name="_Toc77151075"/>
      <w:r>
        <w:t>Loss (or gain) of wetlands</w:t>
      </w:r>
      <w:bookmarkEnd w:id="2306"/>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2307" w:name="_Toc77151076"/>
      <w:r>
        <w:t>Reality check</w:t>
      </w:r>
      <w:bookmarkEnd w:id="2307"/>
    </w:p>
    <w:p w14:paraId="09AE7AA1" w14:textId="0DC5707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del w:id="2308" w:author="David Conklin" w:date="2021-07-15T10:34:00Z">
        <w:r w:rsidDel="00EB00CA">
          <w:delText>8/</w:delText>
        </w:r>
        <w:r w:rsidR="001602E1" w:rsidDel="00EB00CA">
          <w:delText>13</w:delText>
        </w:r>
        <w:r w:rsidDel="00EB00CA">
          <w:delText>/20</w:delText>
        </w:r>
      </w:del>
      <w:ins w:id="2309" w:author="David Conklin" w:date="2021-07-15T10:34:00Z">
        <w:r w:rsidR="00EB00CA">
          <w:t>7/15/21</w:t>
        </w:r>
      </w:ins>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lastRenderedPageBreak/>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5FEBDEF6" w:rsidR="00E869F7" w:rsidRDefault="00D94929" w:rsidP="006D6388">
      <w:ins w:id="2310" w:author="David Conklin" w:date="2021-06-30T09:43:00Z">
        <w:r>
          <w:rPr>
            <w:noProof/>
          </w:rPr>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3215005"/>
                      </a:xfrm>
                      <a:prstGeom prst="rect">
                        <a:avLst/>
                      </a:prstGeom>
                    </pic:spPr>
                  </pic:pic>
                </a:graphicData>
              </a:graphic>
            </wp:inline>
          </w:drawing>
        </w:r>
      </w:ins>
      <w:del w:id="2311" w:author="David Conklin" w:date="2021-06-30T09:33:00Z">
        <w:r w:rsidR="00E8193E" w:rsidDel="001A2827">
          <w:rPr>
            <w:noProof/>
          </w:rPr>
          <w:drawing>
            <wp:inline distT="0" distB="0" distL="0" distR="0" wp14:anchorId="065F6468" wp14:editId="76D56119">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5640"/>
                      </a:xfrm>
                      <a:prstGeom prst="rect">
                        <a:avLst/>
                      </a:prstGeom>
                    </pic:spPr>
                  </pic:pic>
                </a:graphicData>
              </a:graphic>
            </wp:inline>
          </w:drawing>
        </w:r>
      </w:del>
    </w:p>
    <w:p w14:paraId="5BF1DCDA" w14:textId="6536DF43" w:rsidR="00016221" w:rsidRDefault="00016221" w:rsidP="006D6388"/>
    <w:p w14:paraId="051FEA41" w14:textId="3B2030F9" w:rsidR="00016221" w:rsidRDefault="00D94929" w:rsidP="006D6388">
      <w:ins w:id="2312" w:author="David Conklin" w:date="2021-06-30T09:41:00Z">
        <w:r>
          <w:rPr>
            <w:noProof/>
          </w:rPr>
          <w:lastRenderedPageBreak/>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5943600" cy="3447415"/>
                      </a:xfrm>
                      <a:prstGeom prst="rect">
                        <a:avLst/>
                      </a:prstGeom>
                    </pic:spPr>
                  </pic:pic>
                </a:graphicData>
              </a:graphic>
            </wp:inline>
          </w:drawing>
        </w:r>
      </w:ins>
      <w:del w:id="2313" w:author="David Conklin" w:date="2021-06-30T09:42:00Z">
        <w:r w:rsidR="00016221" w:rsidDel="00D94929">
          <w:rPr>
            <w:noProof/>
          </w:rPr>
          <w:drawing>
            <wp:inline distT="0" distB="0" distL="0" distR="0" wp14:anchorId="747D64D6" wp14:editId="5D03A2E9">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5350"/>
                      </a:xfrm>
                      <a:prstGeom prst="rect">
                        <a:avLst/>
                      </a:prstGeom>
                    </pic:spPr>
                  </pic:pic>
                </a:graphicData>
              </a:graphic>
            </wp:inline>
          </w:drawing>
        </w:r>
      </w:del>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2314" w:name="_Toc77151077"/>
      <w:r>
        <w:t>High Cascades Springs</w:t>
      </w:r>
      <w:bookmarkEnd w:id="2314"/>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65BB95FC" w:rsidR="001B411C" w:rsidRDefault="009C52BE" w:rsidP="00B22A8A">
      <w:r>
        <w:t>S</w:t>
      </w:r>
      <w:r w:rsidR="001B411C">
        <w:t>pring water inputs have been added to the McKenzie basin simulation at 8 locations</w:t>
      </w:r>
      <w:r w:rsidR="00E83586">
        <w:t xml:space="preserve">, shown in the table below.  </w:t>
      </w:r>
      <w:del w:id="2315" w:author="David Conklin" w:date="2021-07-01T11:46:00Z">
        <w:r w:rsidR="00E83586" w:rsidDel="003F1C20">
          <w:delText>The seasonal spring flows for Clear Lake are a special case which is discussed in a later section.</w:delText>
        </w:r>
      </w:del>
    </w:p>
    <w:p w14:paraId="09834198" w14:textId="3A889D24" w:rsidR="00E54F20" w:rsidRDefault="00E54F20">
      <w:r>
        <w:br w:type="page"/>
      </w:r>
    </w:p>
    <w:p w14:paraId="260134F6" w14:textId="77777777" w:rsidR="001B4B07" w:rsidRDefault="001B4B07" w:rsidP="00B22A8A"/>
    <w:p w14:paraId="1B038463" w14:textId="5199870C" w:rsidR="001B4B07" w:rsidRDefault="00410F77" w:rsidP="00B22A8A">
      <w:r>
        <w:t>Specifications for springs in CW3M ver.</w:t>
      </w:r>
      <w:r w:rsidR="00D45BE3">
        <w:t xml:space="preserve"> </w:t>
      </w:r>
      <w:ins w:id="2316" w:author="David Conklin" w:date="2021-06-30T09:48:00Z">
        <w:r w:rsidR="00D00C4E">
          <w:t>409</w:t>
        </w:r>
      </w:ins>
      <w:del w:id="2317" w:author="David Conklin" w:date="2021-06-30T09:48:00Z">
        <w:r w:rsidR="00D45BE3" w:rsidDel="00D00C4E">
          <w:delText>316</w:delText>
        </w:r>
      </w:del>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2318" w:name="_Toc77151078"/>
      <w:r>
        <w:t>Calibration</w:t>
      </w:r>
      <w:r w:rsidR="00B06ED6">
        <w:t xml:space="preserve"> and simulation skill</w:t>
      </w:r>
      <w:bookmarkEnd w:id="2318"/>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56EF14FD" w:rsidR="001770A2" w:rsidRDefault="00257E8F" w:rsidP="007E57E4">
      <w:r>
        <w:t xml:space="preserve">As of </w:t>
      </w:r>
      <w:ins w:id="2319" w:author="David Conklin" w:date="2021-07-07T09:30:00Z">
        <w:r w:rsidR="00E649F5">
          <w:t>7/7</w:t>
        </w:r>
      </w:ins>
      <w:del w:id="2320" w:author="David Conklin" w:date="2021-07-07T09:30:00Z">
        <w:r w:rsidDel="00E649F5">
          <w:delText>1</w:delText>
        </w:r>
        <w:r w:rsidR="001770A2" w:rsidDel="00E649F5">
          <w:delText>/3</w:delText>
        </w:r>
      </w:del>
      <w:r>
        <w:t>/2</w:t>
      </w:r>
      <w:r w:rsidR="001770A2">
        <w:t>1</w:t>
      </w:r>
      <w:r>
        <w:t>, t</w:t>
      </w:r>
      <w:ins w:id="2321" w:author="David Conklin" w:date="2021-07-07T09:29:00Z">
        <w:r w:rsidR="00E649F5">
          <w:t xml:space="preserve">wo </w:t>
        </w:r>
      </w:ins>
      <w:del w:id="2322" w:author="David Conklin" w:date="2021-07-07T09:29:00Z">
        <w:r w:rsidR="001770A2" w:rsidDel="00E649F5">
          <w:delText>hree</w:delText>
        </w:r>
        <w:r w:rsidDel="00E649F5">
          <w:delText xml:space="preserve"> </w:delText>
        </w:r>
      </w:del>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ins w:id="2323" w:author="David Conklin" w:date="2021-07-07T09:29:00Z">
        <w:r w:rsidR="00E649F5">
          <w:t xml:space="preserve"> and</w:t>
        </w:r>
      </w:ins>
      <w:r w:rsidR="001770A2">
        <w:t xml:space="preserve"> 2) </w:t>
      </w:r>
      <w:r w:rsidR="00AB31D0">
        <w:t>the placement and flow rates of the springs</w:t>
      </w:r>
      <w:del w:id="2324" w:author="David Conklin" w:date="2021-07-07T09:30:00Z">
        <w:r w:rsidR="001770A2" w:rsidDel="00E649F5">
          <w:delText>, and 3)</w:delText>
        </w:r>
        <w:r w:rsidR="001770A2" w:rsidRPr="001770A2" w:rsidDel="00E649F5">
          <w:delText xml:space="preserve"> </w:delText>
        </w:r>
        <w:r w:rsidR="001770A2" w:rsidDel="00E649F5">
          <w:delText>a special case for the springs feeding Clear Lake</w:delText>
        </w:r>
      </w:del>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408C7833"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del w:id="2325" w:author="David Conklin" w:date="2021-07-01T11:46:00Z">
        <w:r w:rsidR="005677BF" w:rsidDel="003F1C20">
          <w:delText xml:space="preserve">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delText>
        </w:r>
        <w:r w:rsidR="005677BF" w:rsidRPr="005677BF" w:rsidDel="003F1C20">
          <w:delText>0.8351</w:delText>
        </w:r>
        <w:r w:rsidR="00B40657" w:rsidDel="003F1C20">
          <w:delText xml:space="preserve"> of the exponentially averaged</w:delText>
        </w:r>
        <w:r w:rsidR="005677BF" w:rsidDel="003F1C20">
          <w:delText xml:space="preserve"> </w:delText>
        </w:r>
        <w:r w:rsidR="00B40657" w:rsidDel="003F1C20">
          <w:delText xml:space="preserve">previous 45 days’ </w:delText>
        </w:r>
        <w:r w:rsidR="005677BF" w:rsidDel="003F1C20">
          <w:delText>flow into Clear Lake from upstream.</w:delText>
        </w:r>
      </w:del>
    </w:p>
    <w:p w14:paraId="1AB5ECB8" w14:textId="1958DEF2" w:rsidR="005D4DA6" w:rsidRDefault="005D4DA6" w:rsidP="007E57E4"/>
    <w:p w14:paraId="016DB1B3" w14:textId="267CB2DE" w:rsidR="005D4DA6" w:rsidRDefault="005D4DA6" w:rsidP="007E57E4">
      <w:r>
        <w:t xml:space="preserve">As of </w:t>
      </w:r>
      <w:ins w:id="2326" w:author="David Conklin" w:date="2021-07-07T09:30:00Z">
        <w:r w:rsidR="00E649F5">
          <w:t>7/7</w:t>
        </w:r>
      </w:ins>
      <w:del w:id="2327" w:author="David Conklin" w:date="2021-07-07T09:30:00Z">
        <w:r w:rsidDel="00E649F5">
          <w:delText>1/3</w:delText>
        </w:r>
      </w:del>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Pr>
        <w:rPr>
          <w:ins w:id="2328" w:author="David Conklin" w:date="2021-07-07T07:04:00Z"/>
        </w:rPr>
      </w:pPr>
    </w:p>
    <w:p w14:paraId="75F2BB2E" w14:textId="5FB5EC8F" w:rsidR="0088498B" w:rsidRDefault="0088498B" w:rsidP="0088498B">
      <w:pPr>
        <w:rPr>
          <w:ins w:id="2329" w:author="David Conklin" w:date="2021-07-07T07:04:00Z"/>
        </w:rPr>
      </w:pPr>
      <w:ins w:id="2330" w:author="David Conklin" w:date="2021-07-07T07:04:00Z">
        <w:r>
          <w:t>Tuning knob values</w:t>
        </w:r>
      </w:ins>
      <w:ins w:id="2331" w:author="David Conklin" w:date="2021-07-07T07:05:00Z">
        <w:r>
          <w:t xml:space="preserve"> for the McKenzie basin</w:t>
        </w:r>
      </w:ins>
      <w:ins w:id="2332" w:author="David Conklin" w:date="2021-07-07T07:04:00Z">
        <w:r>
          <w:t xml:space="preserve"> in CW3M version 409</w:t>
        </w:r>
      </w:ins>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C73EB7">
        <w:trPr>
          <w:ins w:id="2333" w:author="David Conklin" w:date="2021-07-07T07:04:00Z"/>
        </w:trPr>
        <w:tc>
          <w:tcPr>
            <w:tcW w:w="0" w:type="auto"/>
          </w:tcPr>
          <w:p w14:paraId="7C03C539" w14:textId="77777777" w:rsidR="0088498B" w:rsidRDefault="0088498B" w:rsidP="00C73EB7">
            <w:pPr>
              <w:rPr>
                <w:ins w:id="2334" w:author="David Conklin" w:date="2021-07-07T07:04:00Z"/>
              </w:rPr>
            </w:pPr>
            <w:ins w:id="2335" w:author="David Conklin" w:date="2021-07-07T07:04:00Z">
              <w:r>
                <w:t>HBVCALIB</w:t>
              </w:r>
            </w:ins>
          </w:p>
        </w:tc>
        <w:tc>
          <w:tcPr>
            <w:tcW w:w="0" w:type="auto"/>
          </w:tcPr>
          <w:p w14:paraId="37B2231A" w14:textId="77777777" w:rsidR="0088498B" w:rsidRDefault="0088498B" w:rsidP="00C73EB7">
            <w:pPr>
              <w:rPr>
                <w:ins w:id="2336" w:author="David Conklin" w:date="2021-07-07T07:04:00Z"/>
              </w:rPr>
            </w:pPr>
            <w:ins w:id="2337" w:author="David Conklin" w:date="2021-07-07T07:04:00Z">
              <w:r>
                <w:t>ET_MULT</w:t>
              </w:r>
            </w:ins>
          </w:p>
        </w:tc>
        <w:tc>
          <w:tcPr>
            <w:tcW w:w="0" w:type="auto"/>
          </w:tcPr>
          <w:p w14:paraId="47F97EFA" w14:textId="77777777" w:rsidR="0088498B" w:rsidRDefault="0088498B" w:rsidP="00C73EB7">
            <w:pPr>
              <w:rPr>
                <w:ins w:id="2338" w:author="David Conklin" w:date="2021-07-07T07:04:00Z"/>
              </w:rPr>
            </w:pPr>
            <w:ins w:id="2339" w:author="David Conklin" w:date="2021-07-07T07:04:00Z">
              <w:r>
                <w:t>solar_radiation_multiplier</w:t>
              </w:r>
            </w:ins>
          </w:p>
        </w:tc>
        <w:tc>
          <w:tcPr>
            <w:tcW w:w="0" w:type="auto"/>
          </w:tcPr>
          <w:p w14:paraId="49891130" w14:textId="77777777" w:rsidR="0088498B" w:rsidRDefault="0088498B" w:rsidP="00C73EB7">
            <w:pPr>
              <w:rPr>
                <w:ins w:id="2340" w:author="David Conklin" w:date="2021-07-07T07:04:00Z"/>
              </w:rPr>
            </w:pPr>
            <w:ins w:id="2341" w:author="David Conklin" w:date="2021-07-07T07:04:00Z">
              <w:r>
                <w:t>W2A_SLP</w:t>
              </w:r>
            </w:ins>
          </w:p>
        </w:tc>
        <w:tc>
          <w:tcPr>
            <w:tcW w:w="0" w:type="auto"/>
          </w:tcPr>
          <w:p w14:paraId="2A654C82" w14:textId="77777777" w:rsidR="0088498B" w:rsidRDefault="0088498B" w:rsidP="00C73EB7">
            <w:pPr>
              <w:rPr>
                <w:ins w:id="2342" w:author="David Conklin" w:date="2021-07-07T07:04:00Z"/>
              </w:rPr>
            </w:pPr>
            <w:ins w:id="2343" w:author="David Conklin" w:date="2021-07-07T07:04:00Z">
              <w:r>
                <w:t>W2A_INT</w:t>
              </w:r>
            </w:ins>
          </w:p>
        </w:tc>
      </w:tr>
      <w:tr w:rsidR="0088498B" w14:paraId="2BEA7F5C" w14:textId="77777777" w:rsidTr="00C73EB7">
        <w:trPr>
          <w:ins w:id="2344" w:author="David Conklin" w:date="2021-07-07T07:04:00Z"/>
        </w:trPr>
        <w:tc>
          <w:tcPr>
            <w:tcW w:w="0" w:type="auto"/>
          </w:tcPr>
          <w:p w14:paraId="0816D61A" w14:textId="77777777" w:rsidR="0088498B" w:rsidRDefault="0088498B" w:rsidP="00C73EB7">
            <w:pPr>
              <w:rPr>
                <w:ins w:id="2345" w:author="David Conklin" w:date="2021-07-07T07:04:00Z"/>
              </w:rPr>
            </w:pPr>
            <w:ins w:id="2346" w:author="David Conklin" w:date="2021-07-07T07:04:00Z">
              <w:r>
                <w:t>8 CGR</w:t>
              </w:r>
            </w:ins>
          </w:p>
        </w:tc>
        <w:tc>
          <w:tcPr>
            <w:tcW w:w="0" w:type="auto"/>
          </w:tcPr>
          <w:p w14:paraId="6F2063BB" w14:textId="77777777" w:rsidR="0088498B" w:rsidRDefault="0088498B" w:rsidP="00C73EB7">
            <w:pPr>
              <w:jc w:val="center"/>
              <w:rPr>
                <w:ins w:id="2347" w:author="David Conklin" w:date="2021-07-07T07:04:00Z"/>
              </w:rPr>
            </w:pPr>
            <w:ins w:id="2348" w:author="David Conklin" w:date="2021-07-07T07:04:00Z">
              <w:r>
                <w:t>0.83</w:t>
              </w:r>
            </w:ins>
          </w:p>
        </w:tc>
        <w:tc>
          <w:tcPr>
            <w:tcW w:w="0" w:type="auto"/>
          </w:tcPr>
          <w:p w14:paraId="489EF74B" w14:textId="77777777" w:rsidR="0088498B" w:rsidRDefault="0088498B" w:rsidP="00C73EB7">
            <w:pPr>
              <w:jc w:val="center"/>
              <w:rPr>
                <w:ins w:id="2349" w:author="David Conklin" w:date="2021-07-07T07:04:00Z"/>
              </w:rPr>
            </w:pPr>
            <w:ins w:id="2350" w:author="David Conklin" w:date="2021-07-07T07:04:00Z">
              <w:r>
                <w:t>1.0</w:t>
              </w:r>
            </w:ins>
          </w:p>
        </w:tc>
        <w:tc>
          <w:tcPr>
            <w:tcW w:w="0" w:type="auto"/>
          </w:tcPr>
          <w:p w14:paraId="1581C38D" w14:textId="77777777" w:rsidR="0088498B" w:rsidRDefault="0088498B" w:rsidP="00C73EB7">
            <w:pPr>
              <w:jc w:val="center"/>
              <w:rPr>
                <w:ins w:id="2351" w:author="David Conklin" w:date="2021-07-07T07:04:00Z"/>
              </w:rPr>
            </w:pPr>
            <w:ins w:id="2352" w:author="David Conklin" w:date="2021-07-07T07:04:00Z">
              <w:r>
                <w:t>0.42</w:t>
              </w:r>
            </w:ins>
          </w:p>
        </w:tc>
        <w:tc>
          <w:tcPr>
            <w:tcW w:w="0" w:type="auto"/>
          </w:tcPr>
          <w:p w14:paraId="2E37C0C1" w14:textId="77777777" w:rsidR="0088498B" w:rsidRDefault="0088498B" w:rsidP="00C73EB7">
            <w:pPr>
              <w:jc w:val="center"/>
              <w:rPr>
                <w:ins w:id="2353" w:author="David Conklin" w:date="2021-07-07T07:04:00Z"/>
              </w:rPr>
            </w:pPr>
            <w:ins w:id="2354" w:author="David Conklin" w:date="2021-07-07T07:04:00Z">
              <w:r>
                <w:t>4.43</w:t>
              </w:r>
            </w:ins>
          </w:p>
        </w:tc>
      </w:tr>
      <w:tr w:rsidR="0088498B" w14:paraId="3B324F7B" w14:textId="77777777" w:rsidTr="00C73EB7">
        <w:trPr>
          <w:ins w:id="2355" w:author="David Conklin" w:date="2021-07-07T07:04:00Z"/>
        </w:trPr>
        <w:tc>
          <w:tcPr>
            <w:tcW w:w="0" w:type="auto"/>
          </w:tcPr>
          <w:p w14:paraId="5E24BEB1" w14:textId="77777777" w:rsidR="0088498B" w:rsidRDefault="0088498B" w:rsidP="00C73EB7">
            <w:pPr>
              <w:rPr>
                <w:ins w:id="2356" w:author="David Conklin" w:date="2021-07-07T07:04:00Z"/>
              </w:rPr>
            </w:pPr>
            <w:ins w:id="2357" w:author="David Conklin" w:date="2021-07-07T07:04:00Z">
              <w:r>
                <w:t>9 BLU</w:t>
              </w:r>
            </w:ins>
          </w:p>
        </w:tc>
        <w:tc>
          <w:tcPr>
            <w:tcW w:w="0" w:type="auto"/>
          </w:tcPr>
          <w:p w14:paraId="42B47713" w14:textId="77777777" w:rsidR="0088498B" w:rsidRDefault="0088498B" w:rsidP="00C73EB7">
            <w:pPr>
              <w:jc w:val="center"/>
              <w:rPr>
                <w:ins w:id="2358" w:author="David Conklin" w:date="2021-07-07T07:04:00Z"/>
              </w:rPr>
            </w:pPr>
            <w:ins w:id="2359" w:author="David Conklin" w:date="2021-07-07T07:04:00Z">
              <w:r>
                <w:t>0.36</w:t>
              </w:r>
            </w:ins>
          </w:p>
        </w:tc>
        <w:tc>
          <w:tcPr>
            <w:tcW w:w="0" w:type="auto"/>
          </w:tcPr>
          <w:p w14:paraId="2048E786" w14:textId="77777777" w:rsidR="0088498B" w:rsidRDefault="0088498B" w:rsidP="00C73EB7">
            <w:pPr>
              <w:jc w:val="center"/>
              <w:rPr>
                <w:ins w:id="2360" w:author="David Conklin" w:date="2021-07-07T07:04:00Z"/>
              </w:rPr>
            </w:pPr>
            <w:ins w:id="2361" w:author="David Conklin" w:date="2021-07-07T07:04:00Z">
              <w:r>
                <w:t>0.3</w:t>
              </w:r>
            </w:ins>
          </w:p>
        </w:tc>
        <w:tc>
          <w:tcPr>
            <w:tcW w:w="0" w:type="auto"/>
          </w:tcPr>
          <w:p w14:paraId="27E6CE6E" w14:textId="77777777" w:rsidR="0088498B" w:rsidRDefault="0088498B" w:rsidP="00C73EB7">
            <w:pPr>
              <w:jc w:val="center"/>
              <w:rPr>
                <w:ins w:id="2362" w:author="David Conklin" w:date="2021-07-07T07:04:00Z"/>
              </w:rPr>
            </w:pPr>
            <w:ins w:id="2363" w:author="David Conklin" w:date="2021-07-07T07:04:00Z">
              <w:r>
                <w:t>0.64</w:t>
              </w:r>
            </w:ins>
          </w:p>
        </w:tc>
        <w:tc>
          <w:tcPr>
            <w:tcW w:w="0" w:type="auto"/>
          </w:tcPr>
          <w:p w14:paraId="5C8A2821" w14:textId="77777777" w:rsidR="0088498B" w:rsidRDefault="0088498B" w:rsidP="00C73EB7">
            <w:pPr>
              <w:jc w:val="center"/>
              <w:rPr>
                <w:ins w:id="2364" w:author="David Conklin" w:date="2021-07-07T07:04:00Z"/>
              </w:rPr>
            </w:pPr>
            <w:ins w:id="2365" w:author="David Conklin" w:date="2021-07-07T07:04:00Z">
              <w:r>
                <w:t>4.90</w:t>
              </w:r>
            </w:ins>
          </w:p>
        </w:tc>
      </w:tr>
      <w:tr w:rsidR="0088498B" w14:paraId="7249EEFD" w14:textId="77777777" w:rsidTr="00C73EB7">
        <w:trPr>
          <w:ins w:id="2366" w:author="David Conklin" w:date="2021-07-07T07:04:00Z"/>
        </w:trPr>
        <w:tc>
          <w:tcPr>
            <w:tcW w:w="0" w:type="auto"/>
          </w:tcPr>
          <w:p w14:paraId="14200531" w14:textId="77777777" w:rsidR="0088498B" w:rsidRDefault="0088498B" w:rsidP="00C73EB7">
            <w:pPr>
              <w:rPr>
                <w:ins w:id="2367" w:author="David Conklin" w:date="2021-07-07T07:04:00Z"/>
              </w:rPr>
            </w:pPr>
            <w:ins w:id="2368" w:author="David Conklin" w:date="2021-07-07T07:04:00Z">
              <w:r>
                <w:t>16 McKenzie outlet</w:t>
              </w:r>
            </w:ins>
          </w:p>
        </w:tc>
        <w:tc>
          <w:tcPr>
            <w:tcW w:w="0" w:type="auto"/>
          </w:tcPr>
          <w:p w14:paraId="2B73E4AC" w14:textId="77777777" w:rsidR="0088498B" w:rsidRDefault="0088498B" w:rsidP="00C73EB7">
            <w:pPr>
              <w:jc w:val="center"/>
              <w:rPr>
                <w:ins w:id="2369" w:author="David Conklin" w:date="2021-07-07T07:04:00Z"/>
              </w:rPr>
            </w:pPr>
            <w:ins w:id="2370" w:author="David Conklin" w:date="2021-07-07T07:04:00Z">
              <w:r>
                <w:t>1.91</w:t>
              </w:r>
            </w:ins>
          </w:p>
        </w:tc>
        <w:tc>
          <w:tcPr>
            <w:tcW w:w="0" w:type="auto"/>
          </w:tcPr>
          <w:p w14:paraId="181852FC" w14:textId="77777777" w:rsidR="0088498B" w:rsidRDefault="0088498B" w:rsidP="00C73EB7">
            <w:pPr>
              <w:jc w:val="center"/>
              <w:rPr>
                <w:ins w:id="2371" w:author="David Conklin" w:date="2021-07-07T07:04:00Z"/>
              </w:rPr>
            </w:pPr>
          </w:p>
        </w:tc>
        <w:tc>
          <w:tcPr>
            <w:tcW w:w="0" w:type="auto"/>
          </w:tcPr>
          <w:p w14:paraId="78343F5F" w14:textId="77777777" w:rsidR="0088498B" w:rsidRDefault="0088498B" w:rsidP="00C73EB7">
            <w:pPr>
              <w:jc w:val="center"/>
              <w:rPr>
                <w:ins w:id="2372" w:author="David Conklin" w:date="2021-07-07T07:04:00Z"/>
              </w:rPr>
            </w:pPr>
            <w:ins w:id="2373" w:author="David Conklin" w:date="2021-07-07T07:04:00Z">
              <w:r>
                <w:t>0.60</w:t>
              </w:r>
            </w:ins>
          </w:p>
        </w:tc>
        <w:tc>
          <w:tcPr>
            <w:tcW w:w="0" w:type="auto"/>
          </w:tcPr>
          <w:p w14:paraId="077017B3" w14:textId="77777777" w:rsidR="0088498B" w:rsidRDefault="0088498B" w:rsidP="00C73EB7">
            <w:pPr>
              <w:jc w:val="center"/>
              <w:rPr>
                <w:ins w:id="2374" w:author="David Conklin" w:date="2021-07-07T07:04:00Z"/>
              </w:rPr>
            </w:pPr>
            <w:ins w:id="2375" w:author="David Conklin" w:date="2021-07-07T07:04:00Z">
              <w:r>
                <w:t>4.97</w:t>
              </w:r>
            </w:ins>
          </w:p>
        </w:tc>
      </w:tr>
      <w:tr w:rsidR="0088498B" w14:paraId="44AD7C2A" w14:textId="77777777" w:rsidTr="00C73EB7">
        <w:trPr>
          <w:ins w:id="2376" w:author="David Conklin" w:date="2021-07-07T07:04:00Z"/>
        </w:trPr>
        <w:tc>
          <w:tcPr>
            <w:tcW w:w="0" w:type="auto"/>
          </w:tcPr>
          <w:p w14:paraId="19624C42" w14:textId="77777777" w:rsidR="0088498B" w:rsidRDefault="0088498B" w:rsidP="00C73EB7">
            <w:pPr>
              <w:rPr>
                <w:ins w:id="2377" w:author="David Conklin" w:date="2021-07-07T07:04:00Z"/>
              </w:rPr>
            </w:pPr>
            <w:ins w:id="2378" w:author="David Conklin" w:date="2021-07-07T07:04:00Z">
              <w:r>
                <w:t>25 Mohawk</w:t>
              </w:r>
            </w:ins>
          </w:p>
        </w:tc>
        <w:tc>
          <w:tcPr>
            <w:tcW w:w="0" w:type="auto"/>
          </w:tcPr>
          <w:p w14:paraId="6B144CA0" w14:textId="77777777" w:rsidR="0088498B" w:rsidRDefault="0088498B" w:rsidP="00C73EB7">
            <w:pPr>
              <w:jc w:val="center"/>
              <w:rPr>
                <w:ins w:id="2379" w:author="David Conklin" w:date="2021-07-07T07:04:00Z"/>
              </w:rPr>
            </w:pPr>
            <w:ins w:id="2380" w:author="David Conklin" w:date="2021-07-07T07:04:00Z">
              <w:r>
                <w:t>1.52</w:t>
              </w:r>
            </w:ins>
          </w:p>
        </w:tc>
        <w:tc>
          <w:tcPr>
            <w:tcW w:w="0" w:type="auto"/>
          </w:tcPr>
          <w:p w14:paraId="04CC8F5D" w14:textId="77777777" w:rsidR="0088498B" w:rsidRDefault="0088498B" w:rsidP="00C73EB7">
            <w:pPr>
              <w:jc w:val="center"/>
              <w:rPr>
                <w:ins w:id="2381" w:author="David Conklin" w:date="2021-07-07T07:04:00Z"/>
              </w:rPr>
            </w:pPr>
          </w:p>
        </w:tc>
        <w:tc>
          <w:tcPr>
            <w:tcW w:w="0" w:type="auto"/>
          </w:tcPr>
          <w:p w14:paraId="36A4925E" w14:textId="77777777" w:rsidR="0088498B" w:rsidRDefault="0088498B" w:rsidP="00C73EB7">
            <w:pPr>
              <w:jc w:val="center"/>
              <w:rPr>
                <w:ins w:id="2382" w:author="David Conklin" w:date="2021-07-07T07:04:00Z"/>
              </w:rPr>
            </w:pPr>
            <w:ins w:id="2383" w:author="David Conklin" w:date="2021-07-07T07:04:00Z">
              <w:r>
                <w:t>0.60</w:t>
              </w:r>
            </w:ins>
          </w:p>
        </w:tc>
        <w:tc>
          <w:tcPr>
            <w:tcW w:w="0" w:type="auto"/>
          </w:tcPr>
          <w:p w14:paraId="628FE0BC" w14:textId="77777777" w:rsidR="0088498B" w:rsidRDefault="0088498B" w:rsidP="00C73EB7">
            <w:pPr>
              <w:jc w:val="center"/>
              <w:rPr>
                <w:ins w:id="2384" w:author="David Conklin" w:date="2021-07-07T07:04:00Z"/>
              </w:rPr>
            </w:pPr>
            <w:ins w:id="2385" w:author="David Conklin" w:date="2021-07-07T07:04:00Z">
              <w:r>
                <w:t>3.37</w:t>
              </w:r>
            </w:ins>
          </w:p>
        </w:tc>
      </w:tr>
      <w:tr w:rsidR="0088498B" w14:paraId="11C21F14" w14:textId="77777777" w:rsidTr="00C73EB7">
        <w:trPr>
          <w:ins w:id="2386" w:author="David Conklin" w:date="2021-07-07T07:04:00Z"/>
        </w:trPr>
        <w:tc>
          <w:tcPr>
            <w:tcW w:w="0" w:type="auto"/>
          </w:tcPr>
          <w:p w14:paraId="4E81385D" w14:textId="77777777" w:rsidR="0088498B" w:rsidRDefault="0088498B" w:rsidP="00C73EB7">
            <w:pPr>
              <w:rPr>
                <w:ins w:id="2387" w:author="David Conklin" w:date="2021-07-07T07:04:00Z"/>
              </w:rPr>
            </w:pPr>
            <w:ins w:id="2388" w:author="David Conklin" w:date="2021-07-07T07:04:00Z">
              <w:r>
                <w:t>34 McKenzie above Walterville</w:t>
              </w:r>
            </w:ins>
          </w:p>
        </w:tc>
        <w:tc>
          <w:tcPr>
            <w:tcW w:w="0" w:type="auto"/>
          </w:tcPr>
          <w:p w14:paraId="4E5C3135" w14:textId="77777777" w:rsidR="0088498B" w:rsidRDefault="0088498B" w:rsidP="00C73EB7">
            <w:pPr>
              <w:jc w:val="center"/>
              <w:rPr>
                <w:ins w:id="2389" w:author="David Conklin" w:date="2021-07-07T07:04:00Z"/>
              </w:rPr>
            </w:pPr>
            <w:ins w:id="2390" w:author="David Conklin" w:date="2021-07-07T07:04:00Z">
              <w:r>
                <w:t>0.42</w:t>
              </w:r>
            </w:ins>
          </w:p>
        </w:tc>
        <w:tc>
          <w:tcPr>
            <w:tcW w:w="0" w:type="auto"/>
          </w:tcPr>
          <w:p w14:paraId="41D8ADE6" w14:textId="77777777" w:rsidR="0088498B" w:rsidRDefault="0088498B" w:rsidP="00C73EB7">
            <w:pPr>
              <w:jc w:val="center"/>
              <w:rPr>
                <w:ins w:id="2391" w:author="David Conklin" w:date="2021-07-07T07:04:00Z"/>
              </w:rPr>
            </w:pPr>
          </w:p>
        </w:tc>
        <w:tc>
          <w:tcPr>
            <w:tcW w:w="0" w:type="auto"/>
          </w:tcPr>
          <w:p w14:paraId="30941CC2" w14:textId="77777777" w:rsidR="0088498B" w:rsidRDefault="0088498B" w:rsidP="00C73EB7">
            <w:pPr>
              <w:jc w:val="center"/>
              <w:rPr>
                <w:ins w:id="2392" w:author="David Conklin" w:date="2021-07-07T07:04:00Z"/>
              </w:rPr>
            </w:pPr>
            <w:ins w:id="2393" w:author="David Conklin" w:date="2021-07-07T07:04:00Z">
              <w:r>
                <w:t>0.46</w:t>
              </w:r>
            </w:ins>
          </w:p>
        </w:tc>
        <w:tc>
          <w:tcPr>
            <w:tcW w:w="0" w:type="auto"/>
          </w:tcPr>
          <w:p w14:paraId="3D200DE7" w14:textId="77777777" w:rsidR="0088498B" w:rsidRDefault="0088498B" w:rsidP="00C73EB7">
            <w:pPr>
              <w:jc w:val="center"/>
              <w:rPr>
                <w:ins w:id="2394" w:author="David Conklin" w:date="2021-07-07T07:04:00Z"/>
              </w:rPr>
            </w:pPr>
            <w:ins w:id="2395" w:author="David Conklin" w:date="2021-07-07T07:04:00Z">
              <w:r>
                <w:t>5.23</w:t>
              </w:r>
            </w:ins>
          </w:p>
        </w:tc>
      </w:tr>
      <w:tr w:rsidR="0088498B" w14:paraId="251046BE" w14:textId="77777777" w:rsidTr="00C73EB7">
        <w:trPr>
          <w:ins w:id="2396" w:author="David Conklin" w:date="2021-07-07T07:04:00Z"/>
        </w:trPr>
        <w:tc>
          <w:tcPr>
            <w:tcW w:w="0" w:type="auto"/>
          </w:tcPr>
          <w:p w14:paraId="5F2EF2AB" w14:textId="77777777" w:rsidR="0088498B" w:rsidRDefault="0088498B" w:rsidP="00C73EB7">
            <w:pPr>
              <w:rPr>
                <w:ins w:id="2397" w:author="David Conklin" w:date="2021-07-07T07:04:00Z"/>
              </w:rPr>
            </w:pPr>
            <w:ins w:id="2398" w:author="David Conklin" w:date="2021-07-07T07:04:00Z">
              <w:r>
                <w:t>46 Clear Lake</w:t>
              </w:r>
            </w:ins>
          </w:p>
        </w:tc>
        <w:tc>
          <w:tcPr>
            <w:tcW w:w="0" w:type="auto"/>
          </w:tcPr>
          <w:p w14:paraId="27207100" w14:textId="77777777" w:rsidR="0088498B" w:rsidRDefault="0088498B" w:rsidP="00C73EB7">
            <w:pPr>
              <w:jc w:val="center"/>
              <w:rPr>
                <w:ins w:id="2399" w:author="David Conklin" w:date="2021-07-07T07:04:00Z"/>
              </w:rPr>
            </w:pPr>
            <w:ins w:id="2400" w:author="David Conklin" w:date="2021-07-07T07:04:00Z">
              <w:r>
                <w:t>2.07</w:t>
              </w:r>
            </w:ins>
          </w:p>
        </w:tc>
        <w:tc>
          <w:tcPr>
            <w:tcW w:w="0" w:type="auto"/>
          </w:tcPr>
          <w:p w14:paraId="229BCF8A" w14:textId="77777777" w:rsidR="0088498B" w:rsidRDefault="0088498B" w:rsidP="00C73EB7">
            <w:pPr>
              <w:jc w:val="center"/>
              <w:rPr>
                <w:ins w:id="2401" w:author="David Conklin" w:date="2021-07-07T07:04:00Z"/>
              </w:rPr>
            </w:pPr>
          </w:p>
        </w:tc>
        <w:tc>
          <w:tcPr>
            <w:tcW w:w="0" w:type="auto"/>
          </w:tcPr>
          <w:p w14:paraId="4E759FFF" w14:textId="77777777" w:rsidR="0088498B" w:rsidRDefault="0088498B" w:rsidP="00C73EB7">
            <w:pPr>
              <w:jc w:val="center"/>
              <w:rPr>
                <w:ins w:id="2402" w:author="David Conklin" w:date="2021-07-07T07:04:00Z"/>
              </w:rPr>
            </w:pPr>
            <w:ins w:id="2403" w:author="David Conklin" w:date="2021-07-07T07:04:00Z">
              <w:r>
                <w:t>0.38</w:t>
              </w:r>
            </w:ins>
          </w:p>
        </w:tc>
        <w:tc>
          <w:tcPr>
            <w:tcW w:w="0" w:type="auto"/>
          </w:tcPr>
          <w:p w14:paraId="1187E2B0" w14:textId="77777777" w:rsidR="0088498B" w:rsidRDefault="0088498B" w:rsidP="00C73EB7">
            <w:pPr>
              <w:jc w:val="center"/>
              <w:rPr>
                <w:ins w:id="2404" w:author="David Conklin" w:date="2021-07-07T07:04:00Z"/>
              </w:rPr>
            </w:pPr>
            <w:ins w:id="2405" w:author="David Conklin" w:date="2021-07-07T07:04:00Z">
              <w:r>
                <w:t>3.61</w:t>
              </w:r>
            </w:ins>
          </w:p>
        </w:tc>
      </w:tr>
    </w:tbl>
    <w:p w14:paraId="7C76A177" w14:textId="77777777" w:rsidR="0088498B" w:rsidRDefault="0088498B" w:rsidP="0088498B">
      <w:pPr>
        <w:rPr>
          <w:ins w:id="2406" w:author="David Conklin" w:date="2021-07-07T07:04:00Z"/>
        </w:rPr>
      </w:pPr>
    </w:p>
    <w:p w14:paraId="36090F67" w14:textId="6E1D4624" w:rsidR="0088498B" w:rsidDel="0088498B" w:rsidRDefault="0088498B" w:rsidP="007E57E4">
      <w:pPr>
        <w:rPr>
          <w:del w:id="2407" w:author="David Conklin" w:date="2021-07-07T07:05:00Z"/>
        </w:rPr>
      </w:pPr>
    </w:p>
    <w:p w14:paraId="3079F3B8" w14:textId="725AE5D7" w:rsidR="00E3419D" w:rsidDel="0088498B" w:rsidRDefault="00E3419D" w:rsidP="007E57E4">
      <w:pPr>
        <w:rPr>
          <w:del w:id="2408" w:author="David Conklin" w:date="2021-07-07T07:05:00Z"/>
        </w:rPr>
      </w:pPr>
      <w:del w:id="2409" w:author="David Conklin" w:date="2021-07-07T07:05:00Z">
        <w:r w:rsidDel="0088498B">
          <w:delText xml:space="preserve">Tuning knob values in CW3M version </w:delText>
        </w:r>
      </w:del>
      <w:del w:id="2410" w:author="David Conklin" w:date="2021-07-07T06:56:00Z">
        <w:r w:rsidR="00445820" w:rsidDel="00EB6023">
          <w:delText>3</w:delText>
        </w:r>
      </w:del>
      <w:del w:id="2411" w:author="David Conklin" w:date="2021-07-07T07:05:00Z">
        <w:r w:rsidR="00445820" w:rsidDel="0088498B">
          <w:delText>09</w:delText>
        </w:r>
      </w:del>
    </w:p>
    <w:tbl>
      <w:tblPr>
        <w:tblStyle w:val="TableGrid"/>
        <w:tblW w:w="0" w:type="auto"/>
        <w:tblLook w:val="04A0" w:firstRow="1" w:lastRow="0" w:firstColumn="1" w:lastColumn="0" w:noHBand="0" w:noVBand="1"/>
      </w:tblPr>
      <w:tblGrid>
        <w:gridCol w:w="2974"/>
        <w:gridCol w:w="1070"/>
        <w:gridCol w:w="2548"/>
        <w:gridCol w:w="1068"/>
        <w:gridCol w:w="1065"/>
      </w:tblGrid>
      <w:tr w:rsidR="00E3419D" w:rsidDel="0088498B" w14:paraId="282ADA51" w14:textId="6533AC54" w:rsidTr="00E3419D">
        <w:trPr>
          <w:del w:id="2412" w:author="David Conklin" w:date="2021-07-07T07:05:00Z"/>
        </w:trPr>
        <w:tc>
          <w:tcPr>
            <w:tcW w:w="0" w:type="auto"/>
          </w:tcPr>
          <w:p w14:paraId="013F1F3C" w14:textId="6EA40045" w:rsidR="00E3419D" w:rsidDel="0088498B" w:rsidRDefault="00E3419D" w:rsidP="007E57E4">
            <w:pPr>
              <w:rPr>
                <w:del w:id="2413" w:author="David Conklin" w:date="2021-07-07T07:05:00Z"/>
              </w:rPr>
            </w:pPr>
            <w:del w:id="2414" w:author="David Conklin" w:date="2021-07-07T07:05:00Z">
              <w:r w:rsidDel="0088498B">
                <w:delText>HBVCALIB</w:delText>
              </w:r>
            </w:del>
          </w:p>
        </w:tc>
        <w:tc>
          <w:tcPr>
            <w:tcW w:w="0" w:type="auto"/>
          </w:tcPr>
          <w:p w14:paraId="6D9DF9D1" w14:textId="5BD568AC" w:rsidR="00E3419D" w:rsidDel="0088498B" w:rsidRDefault="00E3419D" w:rsidP="007E57E4">
            <w:pPr>
              <w:rPr>
                <w:del w:id="2415" w:author="David Conklin" w:date="2021-07-07T07:05:00Z"/>
              </w:rPr>
            </w:pPr>
            <w:del w:id="2416" w:author="David Conklin" w:date="2021-07-07T07:05:00Z">
              <w:r w:rsidDel="0088498B">
                <w:delText>ET_MULT</w:delText>
              </w:r>
            </w:del>
          </w:p>
        </w:tc>
        <w:tc>
          <w:tcPr>
            <w:tcW w:w="0" w:type="auto"/>
          </w:tcPr>
          <w:p w14:paraId="6085A988" w14:textId="521E0225" w:rsidR="00E3419D" w:rsidDel="0088498B" w:rsidRDefault="00E3419D" w:rsidP="007E57E4">
            <w:pPr>
              <w:rPr>
                <w:del w:id="2417" w:author="David Conklin" w:date="2021-07-07T07:05:00Z"/>
              </w:rPr>
            </w:pPr>
            <w:del w:id="2418" w:author="David Conklin" w:date="2021-07-07T07:05:00Z">
              <w:r w:rsidDel="0088498B">
                <w:delText>solar</w:delText>
              </w:r>
              <w:r w:rsidR="00410F77" w:rsidDel="0088498B">
                <w:delText>_</w:delText>
              </w:r>
              <w:r w:rsidDel="0088498B">
                <w:delText>rad</w:delText>
              </w:r>
              <w:r w:rsidR="00410F77" w:rsidDel="0088498B">
                <w:delText>iation_</w:delText>
              </w:r>
              <w:r w:rsidDel="0088498B">
                <w:delText>mult</w:delText>
              </w:r>
              <w:r w:rsidR="00410F77" w:rsidDel="0088498B">
                <w:delText>iplier</w:delText>
              </w:r>
            </w:del>
          </w:p>
        </w:tc>
        <w:tc>
          <w:tcPr>
            <w:tcW w:w="0" w:type="auto"/>
          </w:tcPr>
          <w:p w14:paraId="02C5AD49" w14:textId="4C0450DC" w:rsidR="00E3419D" w:rsidDel="0088498B" w:rsidRDefault="00E3419D" w:rsidP="007E57E4">
            <w:pPr>
              <w:rPr>
                <w:del w:id="2419" w:author="David Conklin" w:date="2021-07-07T07:05:00Z"/>
              </w:rPr>
            </w:pPr>
            <w:del w:id="2420" w:author="David Conklin" w:date="2021-07-07T07:05:00Z">
              <w:r w:rsidDel="0088498B">
                <w:delText>W2A_SLP</w:delText>
              </w:r>
            </w:del>
          </w:p>
        </w:tc>
        <w:tc>
          <w:tcPr>
            <w:tcW w:w="0" w:type="auto"/>
          </w:tcPr>
          <w:p w14:paraId="74958C0E" w14:textId="5880EDE7" w:rsidR="00E3419D" w:rsidDel="0088498B" w:rsidRDefault="00E3419D" w:rsidP="007E57E4">
            <w:pPr>
              <w:rPr>
                <w:del w:id="2421" w:author="David Conklin" w:date="2021-07-07T07:05:00Z"/>
              </w:rPr>
            </w:pPr>
            <w:del w:id="2422" w:author="David Conklin" w:date="2021-07-07T07:05:00Z">
              <w:r w:rsidDel="0088498B">
                <w:delText>W2A_INT</w:delText>
              </w:r>
            </w:del>
          </w:p>
        </w:tc>
      </w:tr>
      <w:tr w:rsidR="00E3419D" w:rsidDel="0088498B" w14:paraId="12806AE9" w14:textId="2C0BA9E3" w:rsidTr="00E3419D">
        <w:trPr>
          <w:del w:id="2423" w:author="David Conklin" w:date="2021-07-07T07:05:00Z"/>
        </w:trPr>
        <w:tc>
          <w:tcPr>
            <w:tcW w:w="0" w:type="auto"/>
          </w:tcPr>
          <w:p w14:paraId="0F062F1E" w14:textId="2D26A6F6" w:rsidR="00E3419D" w:rsidDel="0088498B" w:rsidRDefault="00E3419D" w:rsidP="007E57E4">
            <w:pPr>
              <w:rPr>
                <w:del w:id="2424" w:author="David Conklin" w:date="2021-07-07T07:05:00Z"/>
              </w:rPr>
            </w:pPr>
            <w:del w:id="2425" w:author="David Conklin" w:date="2021-07-07T07:05:00Z">
              <w:r w:rsidDel="0088498B">
                <w:delText>8 CGR</w:delText>
              </w:r>
            </w:del>
          </w:p>
        </w:tc>
        <w:tc>
          <w:tcPr>
            <w:tcW w:w="0" w:type="auto"/>
          </w:tcPr>
          <w:p w14:paraId="7B4A55A1" w14:textId="2F2122DF" w:rsidR="00E3419D" w:rsidDel="0088498B" w:rsidRDefault="00E3419D" w:rsidP="00C63B9F">
            <w:pPr>
              <w:jc w:val="center"/>
              <w:rPr>
                <w:del w:id="2426" w:author="David Conklin" w:date="2021-07-07T07:05:00Z"/>
              </w:rPr>
            </w:pPr>
            <w:del w:id="2427" w:author="David Conklin" w:date="2021-07-07T07:05:00Z">
              <w:r w:rsidDel="0088498B">
                <w:delText>0.826</w:delText>
              </w:r>
            </w:del>
          </w:p>
        </w:tc>
        <w:tc>
          <w:tcPr>
            <w:tcW w:w="0" w:type="auto"/>
          </w:tcPr>
          <w:p w14:paraId="6DC4097B" w14:textId="2E180408" w:rsidR="00410F77" w:rsidDel="0088498B" w:rsidRDefault="00410F77" w:rsidP="00C63B9F">
            <w:pPr>
              <w:jc w:val="center"/>
              <w:rPr>
                <w:del w:id="2428" w:author="David Conklin" w:date="2021-07-07T07:05:00Z"/>
              </w:rPr>
            </w:pPr>
            <w:del w:id="2429" w:author="David Conklin" w:date="2021-07-07T07:05:00Z">
              <w:r w:rsidDel="0088498B">
                <w:delText>1.0</w:delText>
              </w:r>
            </w:del>
          </w:p>
        </w:tc>
        <w:tc>
          <w:tcPr>
            <w:tcW w:w="0" w:type="auto"/>
          </w:tcPr>
          <w:p w14:paraId="14ACA79A" w14:textId="6C98D408" w:rsidR="00E3419D" w:rsidDel="0088498B" w:rsidRDefault="00410F77" w:rsidP="00C63B9F">
            <w:pPr>
              <w:jc w:val="center"/>
              <w:rPr>
                <w:del w:id="2430" w:author="David Conklin" w:date="2021-07-07T07:05:00Z"/>
              </w:rPr>
            </w:pPr>
            <w:del w:id="2431" w:author="David Conklin" w:date="2021-07-07T07:05:00Z">
              <w:r w:rsidDel="0088498B">
                <w:delText>0.4185</w:delText>
              </w:r>
            </w:del>
          </w:p>
        </w:tc>
        <w:tc>
          <w:tcPr>
            <w:tcW w:w="0" w:type="auto"/>
          </w:tcPr>
          <w:p w14:paraId="3EA6726C" w14:textId="4C31C2D1" w:rsidR="00E3419D" w:rsidDel="0088498B" w:rsidRDefault="00410F77" w:rsidP="00C63B9F">
            <w:pPr>
              <w:jc w:val="center"/>
              <w:rPr>
                <w:del w:id="2432" w:author="David Conklin" w:date="2021-07-07T07:05:00Z"/>
              </w:rPr>
            </w:pPr>
            <w:del w:id="2433" w:author="David Conklin" w:date="2021-07-07T07:05:00Z">
              <w:r w:rsidDel="0088498B">
                <w:delText>4.4309</w:delText>
              </w:r>
            </w:del>
          </w:p>
        </w:tc>
      </w:tr>
      <w:tr w:rsidR="00E3419D" w:rsidDel="0088498B" w14:paraId="3F38FF0D" w14:textId="2A8A20E9" w:rsidTr="00E3419D">
        <w:trPr>
          <w:del w:id="2434" w:author="David Conklin" w:date="2021-07-07T07:05:00Z"/>
        </w:trPr>
        <w:tc>
          <w:tcPr>
            <w:tcW w:w="0" w:type="auto"/>
          </w:tcPr>
          <w:p w14:paraId="28444FC3" w14:textId="36B827C0" w:rsidR="00E3419D" w:rsidDel="0088498B" w:rsidRDefault="00E3419D" w:rsidP="007E57E4">
            <w:pPr>
              <w:rPr>
                <w:del w:id="2435" w:author="David Conklin" w:date="2021-07-07T07:05:00Z"/>
              </w:rPr>
            </w:pPr>
            <w:del w:id="2436" w:author="David Conklin" w:date="2021-07-07T07:05:00Z">
              <w:r w:rsidDel="0088498B">
                <w:delText>9 BLU</w:delText>
              </w:r>
            </w:del>
          </w:p>
        </w:tc>
        <w:tc>
          <w:tcPr>
            <w:tcW w:w="0" w:type="auto"/>
          </w:tcPr>
          <w:p w14:paraId="5FB4A130" w14:textId="2C96C502" w:rsidR="00E3419D" w:rsidDel="0088498B" w:rsidRDefault="00410F77" w:rsidP="00C63B9F">
            <w:pPr>
              <w:jc w:val="center"/>
              <w:rPr>
                <w:del w:id="2437" w:author="David Conklin" w:date="2021-07-07T07:05:00Z"/>
              </w:rPr>
            </w:pPr>
            <w:del w:id="2438" w:author="David Conklin" w:date="2021-07-07T07:05:00Z">
              <w:r w:rsidDel="0088498B">
                <w:delText>0.355</w:delText>
              </w:r>
            </w:del>
          </w:p>
        </w:tc>
        <w:tc>
          <w:tcPr>
            <w:tcW w:w="0" w:type="auto"/>
          </w:tcPr>
          <w:p w14:paraId="2F9894DE" w14:textId="2FEEC0E2" w:rsidR="00E3419D" w:rsidDel="0088498B" w:rsidRDefault="00410F77" w:rsidP="00C63B9F">
            <w:pPr>
              <w:jc w:val="center"/>
              <w:rPr>
                <w:del w:id="2439" w:author="David Conklin" w:date="2021-07-07T07:05:00Z"/>
              </w:rPr>
            </w:pPr>
            <w:del w:id="2440" w:author="David Conklin" w:date="2021-07-07T07:05:00Z">
              <w:r w:rsidDel="0088498B">
                <w:delText>0.3</w:delText>
              </w:r>
            </w:del>
          </w:p>
        </w:tc>
        <w:tc>
          <w:tcPr>
            <w:tcW w:w="0" w:type="auto"/>
          </w:tcPr>
          <w:p w14:paraId="0B93C7BE" w14:textId="0E54C393" w:rsidR="00E3419D" w:rsidDel="0088498B" w:rsidRDefault="00410F77" w:rsidP="00C63B9F">
            <w:pPr>
              <w:jc w:val="center"/>
              <w:rPr>
                <w:del w:id="2441" w:author="David Conklin" w:date="2021-07-07T07:05:00Z"/>
              </w:rPr>
            </w:pPr>
            <w:del w:id="2442" w:author="David Conklin" w:date="2021-07-07T07:05:00Z">
              <w:r w:rsidDel="0088498B">
                <w:delText>0.635107</w:delText>
              </w:r>
            </w:del>
          </w:p>
        </w:tc>
        <w:tc>
          <w:tcPr>
            <w:tcW w:w="0" w:type="auto"/>
          </w:tcPr>
          <w:p w14:paraId="3F627540" w14:textId="7031334E" w:rsidR="00E3419D" w:rsidDel="0088498B" w:rsidRDefault="00410F77" w:rsidP="00C63B9F">
            <w:pPr>
              <w:jc w:val="center"/>
              <w:rPr>
                <w:del w:id="2443" w:author="David Conklin" w:date="2021-07-07T07:05:00Z"/>
              </w:rPr>
            </w:pPr>
            <w:del w:id="2444" w:author="David Conklin" w:date="2021-07-07T07:05:00Z">
              <w:r w:rsidDel="0088498B">
                <w:delText>4.9</w:delText>
              </w:r>
            </w:del>
          </w:p>
        </w:tc>
      </w:tr>
      <w:tr w:rsidR="00410F77" w:rsidDel="0088498B" w14:paraId="0286322E" w14:textId="181162E0" w:rsidTr="00E3419D">
        <w:trPr>
          <w:del w:id="2445" w:author="David Conklin" w:date="2021-07-07T07:05:00Z"/>
        </w:trPr>
        <w:tc>
          <w:tcPr>
            <w:tcW w:w="0" w:type="auto"/>
          </w:tcPr>
          <w:p w14:paraId="3E2CCD17" w14:textId="5242FF1D" w:rsidR="00410F77" w:rsidDel="0088498B" w:rsidRDefault="00410F77" w:rsidP="007E57E4">
            <w:pPr>
              <w:rPr>
                <w:del w:id="2446" w:author="David Conklin" w:date="2021-07-07T07:05:00Z"/>
              </w:rPr>
            </w:pPr>
            <w:del w:id="2447" w:author="David Conklin" w:date="2021-07-07T07:05:00Z">
              <w:r w:rsidDel="0088498B">
                <w:delText>16 McKenzie outlet</w:delText>
              </w:r>
            </w:del>
          </w:p>
        </w:tc>
        <w:tc>
          <w:tcPr>
            <w:tcW w:w="0" w:type="auto"/>
          </w:tcPr>
          <w:p w14:paraId="57C4CFAF" w14:textId="4F526B21" w:rsidR="00410F77" w:rsidDel="0088498B" w:rsidRDefault="00410F77" w:rsidP="00C63B9F">
            <w:pPr>
              <w:jc w:val="center"/>
              <w:rPr>
                <w:del w:id="2448" w:author="David Conklin" w:date="2021-07-07T07:05:00Z"/>
              </w:rPr>
            </w:pPr>
            <w:del w:id="2449" w:author="David Conklin" w:date="2021-07-07T07:05:00Z">
              <w:r w:rsidDel="0088498B">
                <w:delText>1.9135</w:delText>
              </w:r>
            </w:del>
          </w:p>
        </w:tc>
        <w:tc>
          <w:tcPr>
            <w:tcW w:w="0" w:type="auto"/>
          </w:tcPr>
          <w:p w14:paraId="34604EBB" w14:textId="27E4A18A" w:rsidR="00410F77" w:rsidDel="0088498B" w:rsidRDefault="00410F77" w:rsidP="00C63B9F">
            <w:pPr>
              <w:jc w:val="center"/>
              <w:rPr>
                <w:del w:id="2450" w:author="David Conklin" w:date="2021-07-07T07:05:00Z"/>
              </w:rPr>
            </w:pPr>
          </w:p>
        </w:tc>
        <w:tc>
          <w:tcPr>
            <w:tcW w:w="0" w:type="auto"/>
          </w:tcPr>
          <w:p w14:paraId="6DB933D2" w14:textId="288DE6E3" w:rsidR="00410F77" w:rsidDel="0088498B" w:rsidRDefault="00410F77" w:rsidP="00C63B9F">
            <w:pPr>
              <w:jc w:val="center"/>
              <w:rPr>
                <w:del w:id="2451" w:author="David Conklin" w:date="2021-07-07T07:05:00Z"/>
              </w:rPr>
            </w:pPr>
            <w:del w:id="2452" w:author="David Conklin" w:date="2021-07-07T07:05:00Z">
              <w:r w:rsidDel="0088498B">
                <w:delText>0.598888</w:delText>
              </w:r>
            </w:del>
          </w:p>
        </w:tc>
        <w:tc>
          <w:tcPr>
            <w:tcW w:w="0" w:type="auto"/>
          </w:tcPr>
          <w:p w14:paraId="750601F6" w14:textId="2156C006" w:rsidR="00410F77" w:rsidDel="0088498B" w:rsidRDefault="00410F77" w:rsidP="00C63B9F">
            <w:pPr>
              <w:jc w:val="center"/>
              <w:rPr>
                <w:del w:id="2453" w:author="David Conklin" w:date="2021-07-07T07:05:00Z"/>
              </w:rPr>
            </w:pPr>
            <w:del w:id="2454" w:author="David Conklin" w:date="2021-07-07T07:05:00Z">
              <w:r w:rsidDel="0088498B">
                <w:delText>4.97186</w:delText>
              </w:r>
            </w:del>
          </w:p>
        </w:tc>
      </w:tr>
      <w:tr w:rsidR="00410F77" w:rsidDel="0088498B" w14:paraId="0B671F7A" w14:textId="6FDE4661" w:rsidTr="00E3419D">
        <w:trPr>
          <w:del w:id="2455" w:author="David Conklin" w:date="2021-07-07T07:05:00Z"/>
        </w:trPr>
        <w:tc>
          <w:tcPr>
            <w:tcW w:w="0" w:type="auto"/>
          </w:tcPr>
          <w:p w14:paraId="7B2E22C4" w14:textId="32D1DA55" w:rsidR="00410F77" w:rsidDel="0088498B" w:rsidRDefault="00410F77" w:rsidP="007E57E4">
            <w:pPr>
              <w:rPr>
                <w:del w:id="2456" w:author="David Conklin" w:date="2021-07-07T07:05:00Z"/>
              </w:rPr>
            </w:pPr>
            <w:del w:id="2457" w:author="David Conklin" w:date="2021-07-07T07:05:00Z">
              <w:r w:rsidDel="0088498B">
                <w:delText>25 Mohawk</w:delText>
              </w:r>
            </w:del>
          </w:p>
        </w:tc>
        <w:tc>
          <w:tcPr>
            <w:tcW w:w="0" w:type="auto"/>
          </w:tcPr>
          <w:p w14:paraId="33F8B8E2" w14:textId="44957B07" w:rsidR="00410F77" w:rsidDel="0088498B" w:rsidRDefault="00410F77" w:rsidP="00C63B9F">
            <w:pPr>
              <w:jc w:val="center"/>
              <w:rPr>
                <w:del w:id="2458" w:author="David Conklin" w:date="2021-07-07T07:05:00Z"/>
              </w:rPr>
            </w:pPr>
            <w:del w:id="2459" w:author="David Conklin" w:date="2021-07-07T07:05:00Z">
              <w:r w:rsidDel="0088498B">
                <w:delText>1.</w:delText>
              </w:r>
              <w:r w:rsidR="00445820" w:rsidDel="0088498B">
                <w:delText>51846</w:delText>
              </w:r>
            </w:del>
          </w:p>
        </w:tc>
        <w:tc>
          <w:tcPr>
            <w:tcW w:w="0" w:type="auto"/>
          </w:tcPr>
          <w:p w14:paraId="67D9946F" w14:textId="359D9CA7" w:rsidR="00410F77" w:rsidDel="0088498B" w:rsidRDefault="00410F77" w:rsidP="00C63B9F">
            <w:pPr>
              <w:jc w:val="center"/>
              <w:rPr>
                <w:del w:id="2460" w:author="David Conklin" w:date="2021-07-07T07:05:00Z"/>
              </w:rPr>
            </w:pPr>
          </w:p>
        </w:tc>
        <w:tc>
          <w:tcPr>
            <w:tcW w:w="0" w:type="auto"/>
          </w:tcPr>
          <w:p w14:paraId="21205A77" w14:textId="6CA45036" w:rsidR="00410F77" w:rsidDel="0088498B" w:rsidRDefault="00410F77" w:rsidP="00C63B9F">
            <w:pPr>
              <w:jc w:val="center"/>
              <w:rPr>
                <w:del w:id="2461" w:author="David Conklin" w:date="2021-07-07T07:05:00Z"/>
              </w:rPr>
            </w:pPr>
            <w:del w:id="2462" w:author="David Conklin" w:date="2021-07-07T07:05:00Z">
              <w:r w:rsidDel="0088498B">
                <w:delText>0.598888</w:delText>
              </w:r>
            </w:del>
          </w:p>
        </w:tc>
        <w:tc>
          <w:tcPr>
            <w:tcW w:w="0" w:type="auto"/>
          </w:tcPr>
          <w:p w14:paraId="713B4F89" w14:textId="5D4D0C50" w:rsidR="00410F77" w:rsidDel="0088498B" w:rsidRDefault="00410F77" w:rsidP="00C63B9F">
            <w:pPr>
              <w:jc w:val="center"/>
              <w:rPr>
                <w:del w:id="2463" w:author="David Conklin" w:date="2021-07-07T07:05:00Z"/>
              </w:rPr>
            </w:pPr>
            <w:del w:id="2464" w:author="David Conklin" w:date="2021-07-07T07:05:00Z">
              <w:r w:rsidDel="0088498B">
                <w:delText>3.37186</w:delText>
              </w:r>
            </w:del>
          </w:p>
        </w:tc>
      </w:tr>
      <w:tr w:rsidR="00410F77" w:rsidDel="0088498B" w14:paraId="6060C23A" w14:textId="041FA1C7" w:rsidTr="00E3419D">
        <w:trPr>
          <w:del w:id="2465" w:author="David Conklin" w:date="2021-07-07T07:05:00Z"/>
        </w:trPr>
        <w:tc>
          <w:tcPr>
            <w:tcW w:w="0" w:type="auto"/>
          </w:tcPr>
          <w:p w14:paraId="27A43BF8" w14:textId="33BB9AF8" w:rsidR="00410F77" w:rsidDel="0088498B" w:rsidRDefault="00410F77" w:rsidP="007E57E4">
            <w:pPr>
              <w:rPr>
                <w:del w:id="2466" w:author="David Conklin" w:date="2021-07-07T07:05:00Z"/>
              </w:rPr>
            </w:pPr>
            <w:del w:id="2467" w:author="David Conklin" w:date="2021-07-07T07:05:00Z">
              <w:r w:rsidDel="0088498B">
                <w:delText>34 McKenzie above Walterville</w:delText>
              </w:r>
            </w:del>
          </w:p>
        </w:tc>
        <w:tc>
          <w:tcPr>
            <w:tcW w:w="0" w:type="auto"/>
          </w:tcPr>
          <w:p w14:paraId="629D6AB0" w14:textId="6B7E5E01" w:rsidR="00410F77" w:rsidDel="0088498B" w:rsidRDefault="00410F77" w:rsidP="00C63B9F">
            <w:pPr>
              <w:jc w:val="center"/>
              <w:rPr>
                <w:del w:id="2468" w:author="David Conklin" w:date="2021-07-07T07:05:00Z"/>
              </w:rPr>
            </w:pPr>
            <w:del w:id="2469" w:author="David Conklin" w:date="2021-07-07T07:05:00Z">
              <w:r w:rsidDel="0088498B">
                <w:delText>0.4174</w:delText>
              </w:r>
            </w:del>
          </w:p>
        </w:tc>
        <w:tc>
          <w:tcPr>
            <w:tcW w:w="0" w:type="auto"/>
          </w:tcPr>
          <w:p w14:paraId="4C12DAB9" w14:textId="69E94CF0" w:rsidR="00410F77" w:rsidDel="0088498B" w:rsidRDefault="00410F77" w:rsidP="00C63B9F">
            <w:pPr>
              <w:jc w:val="center"/>
              <w:rPr>
                <w:del w:id="2470" w:author="David Conklin" w:date="2021-07-07T07:05:00Z"/>
              </w:rPr>
            </w:pPr>
          </w:p>
        </w:tc>
        <w:tc>
          <w:tcPr>
            <w:tcW w:w="0" w:type="auto"/>
          </w:tcPr>
          <w:p w14:paraId="0A5DBD8F" w14:textId="5817C92C" w:rsidR="00410F77" w:rsidDel="0088498B" w:rsidRDefault="00410F77" w:rsidP="00C63B9F">
            <w:pPr>
              <w:jc w:val="center"/>
              <w:rPr>
                <w:del w:id="2471" w:author="David Conklin" w:date="2021-07-07T07:05:00Z"/>
              </w:rPr>
            </w:pPr>
            <w:del w:id="2472" w:author="David Conklin" w:date="2021-07-07T07:05:00Z">
              <w:r w:rsidDel="0088498B">
                <w:delText>0.4583</w:delText>
              </w:r>
            </w:del>
          </w:p>
        </w:tc>
        <w:tc>
          <w:tcPr>
            <w:tcW w:w="0" w:type="auto"/>
          </w:tcPr>
          <w:p w14:paraId="493DBBF7" w14:textId="095E5CED" w:rsidR="00410F77" w:rsidDel="0088498B" w:rsidRDefault="00410F77" w:rsidP="00C63B9F">
            <w:pPr>
              <w:jc w:val="center"/>
              <w:rPr>
                <w:del w:id="2473" w:author="David Conklin" w:date="2021-07-07T07:05:00Z"/>
              </w:rPr>
            </w:pPr>
            <w:del w:id="2474" w:author="David Conklin" w:date="2021-07-07T07:05:00Z">
              <w:r w:rsidDel="0088498B">
                <w:delText>5.2348</w:delText>
              </w:r>
            </w:del>
          </w:p>
        </w:tc>
      </w:tr>
      <w:tr w:rsidR="00410F77" w:rsidDel="0088498B" w14:paraId="4CF0B37B" w14:textId="4F877C2D" w:rsidTr="00E3419D">
        <w:trPr>
          <w:del w:id="2475" w:author="David Conklin" w:date="2021-07-07T07:05:00Z"/>
        </w:trPr>
        <w:tc>
          <w:tcPr>
            <w:tcW w:w="0" w:type="auto"/>
          </w:tcPr>
          <w:p w14:paraId="531B6FD2" w14:textId="018294EC" w:rsidR="00410F77" w:rsidDel="0088498B" w:rsidRDefault="00410F77" w:rsidP="007E57E4">
            <w:pPr>
              <w:rPr>
                <w:del w:id="2476" w:author="David Conklin" w:date="2021-07-07T07:05:00Z"/>
              </w:rPr>
            </w:pPr>
            <w:del w:id="2477" w:author="David Conklin" w:date="2021-07-07T07:05:00Z">
              <w:r w:rsidDel="0088498B">
                <w:delText>46 Clear Lake</w:delText>
              </w:r>
            </w:del>
          </w:p>
        </w:tc>
        <w:tc>
          <w:tcPr>
            <w:tcW w:w="0" w:type="auto"/>
          </w:tcPr>
          <w:p w14:paraId="5E9DAFD7" w14:textId="1DC4CDDB" w:rsidR="00410F77" w:rsidDel="0088498B" w:rsidRDefault="00445820" w:rsidP="00C63B9F">
            <w:pPr>
              <w:jc w:val="center"/>
              <w:rPr>
                <w:del w:id="2478" w:author="David Conklin" w:date="2021-07-07T07:05:00Z"/>
              </w:rPr>
            </w:pPr>
            <w:del w:id="2479" w:author="David Conklin" w:date="2021-07-07T07:05:00Z">
              <w:r w:rsidDel="0088498B">
                <w:delText>2.06762</w:delText>
              </w:r>
            </w:del>
          </w:p>
        </w:tc>
        <w:tc>
          <w:tcPr>
            <w:tcW w:w="0" w:type="auto"/>
          </w:tcPr>
          <w:p w14:paraId="626FC22A" w14:textId="221A1DD8" w:rsidR="00410F77" w:rsidDel="0088498B" w:rsidRDefault="00410F77" w:rsidP="00C63B9F">
            <w:pPr>
              <w:jc w:val="center"/>
              <w:rPr>
                <w:del w:id="2480" w:author="David Conklin" w:date="2021-07-07T07:05:00Z"/>
              </w:rPr>
            </w:pPr>
          </w:p>
        </w:tc>
        <w:tc>
          <w:tcPr>
            <w:tcW w:w="0" w:type="auto"/>
          </w:tcPr>
          <w:p w14:paraId="7478B725" w14:textId="5E433D86" w:rsidR="00410F77" w:rsidDel="0088498B" w:rsidRDefault="00410F77" w:rsidP="00C63B9F">
            <w:pPr>
              <w:jc w:val="center"/>
              <w:rPr>
                <w:del w:id="2481" w:author="David Conklin" w:date="2021-07-07T07:05:00Z"/>
              </w:rPr>
            </w:pPr>
            <w:del w:id="2482" w:author="David Conklin" w:date="2021-07-07T07:05:00Z">
              <w:r w:rsidDel="0088498B">
                <w:delText>0.376465</w:delText>
              </w:r>
            </w:del>
          </w:p>
        </w:tc>
        <w:tc>
          <w:tcPr>
            <w:tcW w:w="0" w:type="auto"/>
          </w:tcPr>
          <w:p w14:paraId="56170A3D" w14:textId="08160341" w:rsidR="00410F77" w:rsidDel="0088498B" w:rsidRDefault="00410F77" w:rsidP="00C63B9F">
            <w:pPr>
              <w:jc w:val="center"/>
              <w:rPr>
                <w:del w:id="2483" w:author="David Conklin" w:date="2021-07-07T07:05:00Z"/>
              </w:rPr>
            </w:pPr>
            <w:del w:id="2484" w:author="David Conklin" w:date="2021-07-07T07:05:00Z">
              <w:r w:rsidDel="0088498B">
                <w:delText>3.614884</w:delText>
              </w:r>
            </w:del>
          </w:p>
        </w:tc>
      </w:tr>
    </w:tbl>
    <w:p w14:paraId="4C62E339" w14:textId="1BB3A098" w:rsidR="00E3419D" w:rsidDel="0088498B" w:rsidRDefault="00E3419D" w:rsidP="007E57E4">
      <w:pPr>
        <w:rPr>
          <w:del w:id="2485" w:author="David Conklin" w:date="2021-07-07T07:05:00Z"/>
        </w:rPr>
      </w:pPr>
    </w:p>
    <w:p w14:paraId="2B5F8E61" w14:textId="77777777" w:rsidR="00B47F76" w:rsidRDefault="00B47F76" w:rsidP="00535731">
      <w:pPr>
        <w:pStyle w:val="Heading2"/>
      </w:pPr>
    </w:p>
    <w:p w14:paraId="321228FE" w14:textId="75D06483" w:rsidR="00535731" w:rsidRDefault="00535731" w:rsidP="00535731">
      <w:pPr>
        <w:pStyle w:val="Heading2"/>
      </w:pPr>
      <w:bookmarkStart w:id="2486" w:name="_Toc77151079"/>
      <w:r>
        <w:t>Analysis of</w:t>
      </w:r>
      <w:r w:rsidR="003024C9">
        <w:t xml:space="preserve"> locations where the model has low skill</w:t>
      </w:r>
      <w:bookmarkEnd w:id="2486"/>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pPr>
        <w:rPr>
          <w:ins w:id="2487" w:author="David Conklin" w:date="2021-07-01T11:50:00Z"/>
        </w:rPr>
      </w:pPr>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BE5E201" w14:textId="48D8F18E" w:rsidR="00196A85" w:rsidDel="003F1C20" w:rsidRDefault="00196A85">
      <w:pPr>
        <w:pStyle w:val="Heading2"/>
        <w:rPr>
          <w:del w:id="2488" w:author="David Conklin" w:date="2021-07-01T11:47:00Z"/>
        </w:rPr>
        <w:pPrChange w:id="2489" w:author="David Conklin" w:date="2021-07-01T11:50:00Z">
          <w:pPr/>
        </w:pPrChange>
      </w:pPr>
      <w:del w:id="2490" w:author="David Conklin" w:date="2021-07-01T11:47:00Z">
        <w:r w:rsidDel="003F1C20">
          <w:br w:type="page"/>
        </w:r>
      </w:del>
    </w:p>
    <w:p w14:paraId="45B7ACA0" w14:textId="77777777" w:rsidR="00B47F76" w:rsidDel="003F1C20" w:rsidRDefault="00B47F76">
      <w:pPr>
        <w:pStyle w:val="Heading2"/>
        <w:rPr>
          <w:del w:id="2491" w:author="David Conklin" w:date="2021-07-01T11:47:00Z"/>
        </w:rPr>
        <w:pPrChange w:id="2492" w:author="David Conklin" w:date="2021-07-01T11:50:00Z">
          <w:pPr/>
        </w:pPrChange>
      </w:pPr>
    </w:p>
    <w:p w14:paraId="0D1BEDC6" w14:textId="034C8026" w:rsidR="00B47F76" w:rsidRDefault="00B47F76">
      <w:pPr>
        <w:pStyle w:val="Heading2"/>
      </w:pPr>
      <w:bookmarkStart w:id="2493" w:name="_Toc77151080"/>
      <w:r>
        <w:t>Simulated McKenzie basin water budget</w:t>
      </w:r>
      <w:r w:rsidR="00334ED8">
        <w:t xml:space="preserve"> and thermal energy budget</w:t>
      </w:r>
      <w:bookmarkEnd w:id="2493"/>
    </w:p>
    <w:p w14:paraId="28DCD52C" w14:textId="42E8173A" w:rsidR="00334ED8" w:rsidDel="000C04F1" w:rsidRDefault="00334ED8" w:rsidP="00334ED8">
      <w:pPr>
        <w:rPr>
          <w:del w:id="2494" w:author="David Conklin" w:date="2021-07-01T11:50:00Z"/>
        </w:rPr>
      </w:pPr>
    </w:p>
    <w:p w14:paraId="5CCFEC0D" w14:textId="77777777" w:rsidR="000C04F1" w:rsidRDefault="000C04F1">
      <w:pPr>
        <w:pStyle w:val="Heading2"/>
        <w:rPr>
          <w:ins w:id="2495" w:author="David Conklin" w:date="2021-07-01T11:50:00Z"/>
        </w:rPr>
        <w:pPrChange w:id="2496" w:author="David Conklin" w:date="2021-07-01T11:50:00Z">
          <w:pPr/>
        </w:pPrChange>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1BB512A7" w:rsidR="006E1147" w:rsidRDefault="006E1147" w:rsidP="00334ED8">
      <w:pPr>
        <w:rPr>
          <w:ins w:id="2497" w:author="David Conklin" w:date="2021-07-02T19:32:00Z"/>
        </w:rPr>
      </w:pPr>
      <w:ins w:id="2498" w:author="David Conklin" w:date="2021-07-02T19:29:00Z">
        <w:r>
          <w:t xml:space="preserve">The water and energy budgets </w:t>
        </w:r>
      </w:ins>
      <w:ins w:id="2499" w:author="David Conklin" w:date="2021-07-02T19:30:00Z">
        <w:r>
          <w:t xml:space="preserve">are said to “close” when </w:t>
        </w:r>
      </w:ins>
      <w:del w:id="2500" w:author="David Conklin" w:date="2021-07-02T19:30:00Z">
        <w:r w:rsidR="00334ED8" w:rsidDel="006E1147">
          <w:delText xml:space="preserve">Ideally, </w:delText>
        </w:r>
      </w:del>
      <w:r w:rsidR="00334ED8">
        <w:t xml:space="preserve">the “total in” value </w:t>
      </w:r>
      <w:del w:id="2501" w:author="David Conklin" w:date="2021-07-02T19:30:00Z">
        <w:r w:rsidR="00334ED8" w:rsidDel="006E1147">
          <w:delText xml:space="preserve">should </w:delText>
        </w:r>
      </w:del>
      <w:r w:rsidR="00334ED8">
        <w:t>match</w:t>
      </w:r>
      <w:ins w:id="2502" w:author="David Conklin" w:date="2021-07-02T19:30:00Z">
        <w:r>
          <w:t>es</w:t>
        </w:r>
      </w:ins>
      <w:r w:rsidR="00334ED8">
        <w:t xml:space="preserve"> the “total out” value in each budget</w:t>
      </w:r>
      <w:r w:rsidR="00082BCB">
        <w:t xml:space="preserve">.  As of </w:t>
      </w:r>
      <w:ins w:id="2503" w:author="David Conklin" w:date="2021-07-02T19:31:00Z">
        <w:r>
          <w:t xml:space="preserve">CW3M </w:t>
        </w:r>
      </w:ins>
      <w:r w:rsidR="00082BCB">
        <w:t>version</w:t>
      </w:r>
      <w:del w:id="2504" w:author="David Conklin" w:date="2021-07-02T10:00:00Z">
        <w:r w:rsidR="00082BCB" w:rsidDel="00C6504A">
          <w:delText>s</w:delText>
        </w:r>
      </w:del>
      <w:r w:rsidR="00082BCB">
        <w:t xml:space="preserve"> </w:t>
      </w:r>
      <w:ins w:id="2505" w:author="David Conklin" w:date="2021-07-02T10:01:00Z">
        <w:r w:rsidR="00C6504A">
          <w:t>409</w:t>
        </w:r>
      </w:ins>
      <w:ins w:id="2506" w:author="David Conklin" w:date="2021-07-02T19:31:00Z">
        <w:r>
          <w:t xml:space="preserve"> (</w:t>
        </w:r>
      </w:ins>
      <w:ins w:id="2507" w:author="David Conklin" w:date="2021-07-02T19:36:00Z">
        <w:r>
          <w:t>7/1</w:t>
        </w:r>
      </w:ins>
      <w:ins w:id="2508" w:author="David Conklin" w:date="2021-07-02T19:31:00Z">
        <w:r>
          <w:t>/21)</w:t>
        </w:r>
      </w:ins>
      <w:ins w:id="2509" w:author="David Conklin" w:date="2021-07-02T10:01:00Z">
        <w:r w:rsidR="00C6504A">
          <w:t xml:space="preserve">, </w:t>
        </w:r>
      </w:ins>
      <w:ins w:id="2510" w:author="David Conklin" w:date="2021-07-02T19:30:00Z">
        <w:r>
          <w:t>the water budge</w:t>
        </w:r>
      </w:ins>
      <w:ins w:id="2511" w:author="David Conklin" w:date="2021-07-02T19:31:00Z">
        <w:r>
          <w:t>t closes nicely but</w:t>
        </w:r>
      </w:ins>
      <w:ins w:id="2512" w:author="David Conklin" w:date="2021-07-02T19:32:00Z">
        <w:r>
          <w:t xml:space="preserve"> the thermal energy budget is still out by </w:t>
        </w:r>
      </w:ins>
      <w:ins w:id="2513" w:author="David Conklin" w:date="2021-07-02T19:34:00Z">
        <w:r>
          <w:t>an appreciable amount.</w:t>
        </w:r>
      </w:ins>
      <w:ins w:id="2514" w:author="David Conklin" w:date="2021-07-02T19:32:00Z">
        <w:r>
          <w:t xml:space="preserve">.  </w:t>
        </w:r>
      </w:ins>
    </w:p>
    <w:p w14:paraId="5B10D7E5" w14:textId="77777777" w:rsidR="006E1147" w:rsidRDefault="006E1147" w:rsidP="00334ED8">
      <w:pPr>
        <w:rPr>
          <w:ins w:id="2515" w:author="David Conklin" w:date="2021-07-02T19:32:00Z"/>
        </w:rPr>
      </w:pPr>
    </w:p>
    <w:p w14:paraId="65025703" w14:textId="77777777" w:rsidR="006E1147" w:rsidRDefault="006E1147" w:rsidP="00334ED8">
      <w:pPr>
        <w:rPr>
          <w:ins w:id="2516" w:author="David Conklin" w:date="2021-07-02T19:33:00Z"/>
        </w:rPr>
      </w:pPr>
      <w:ins w:id="2517" w:author="David Conklin" w:date="2021-07-02T19:33:00Z">
        <w:r>
          <w:t xml:space="preserve">In the water budget, </w:t>
        </w:r>
      </w:ins>
      <w:ins w:id="2518" w:author="David Conklin" w:date="2021-07-02T19:31:00Z">
        <w:r>
          <w:t xml:space="preserve"> </w:t>
        </w:r>
      </w:ins>
      <w:ins w:id="2519" w:author="David Conklin" w:date="2021-07-02T10:01:00Z">
        <w:r w:rsidR="00C6504A">
          <w:t xml:space="preserve">the </w:t>
        </w:r>
      </w:ins>
      <w:ins w:id="2520" w:author="David Conklin" w:date="2021-07-02T17:29:00Z">
        <w:r w:rsidR="00586ABF">
          <w:t xml:space="preserve">average yearly </w:t>
        </w:r>
      </w:ins>
      <w:ins w:id="2521" w:author="David Conklin" w:date="2021-07-02T10:01:00Z">
        <w:r w:rsidR="00C6504A">
          <w:t xml:space="preserve">total out </w:t>
        </w:r>
        <w:r w:rsidR="00FA2CD2">
          <w:t xml:space="preserve">is </w:t>
        </w:r>
      </w:ins>
      <w:ins w:id="2522" w:author="David Conklin" w:date="2021-07-02T10:02:00Z">
        <w:r w:rsidR="00FA2CD2">
          <w:t xml:space="preserve">2.5 mm less than the </w:t>
        </w:r>
      </w:ins>
      <w:ins w:id="2523" w:author="David Conklin" w:date="2021-07-02T17:30:00Z">
        <w:r w:rsidR="00586ABF">
          <w:t xml:space="preserve">average yearly </w:t>
        </w:r>
      </w:ins>
      <w:ins w:id="2524" w:author="David Conklin" w:date="2021-07-02T10:02:00Z">
        <w:r w:rsidR="00FA2CD2">
          <w:t>total in, a difference of 0.11%.</w:t>
        </w:r>
      </w:ins>
      <w:ins w:id="2525" w:author="David Conklin" w:date="2021-07-02T17:10:00Z">
        <w:r w:rsidR="001D3DBD">
          <w:t xml:space="preserve">  However, a closer look at the underlying data </w:t>
        </w:r>
      </w:ins>
      <w:ins w:id="2526" w:author="David Conklin" w:date="2021-07-02T17:11:00Z">
        <w:r w:rsidR="001D3DBD">
          <w:t xml:space="preserve">reveals that at the beginning of 2010, the </w:t>
        </w:r>
      </w:ins>
      <w:ins w:id="2527" w:author="David Conklin" w:date="2021-07-02T17:13:00Z">
        <w:r w:rsidR="001D3DBD">
          <w:t xml:space="preserve">total amount of water in the reaches, reservoirs, and </w:t>
        </w:r>
      </w:ins>
      <w:ins w:id="2528" w:author="David Conklin" w:date="2021-07-02T17:14:00Z">
        <w:r w:rsidR="001D3DBD">
          <w:t>soil tracked by the model was equivalent to 844</w:t>
        </w:r>
      </w:ins>
      <w:ins w:id="2529" w:author="David Conklin" w:date="2021-07-02T17:16:00Z">
        <w:r w:rsidR="001D3DBD">
          <w:t>.2</w:t>
        </w:r>
      </w:ins>
      <w:ins w:id="2530" w:author="David Conklin" w:date="2021-07-02T17:14:00Z">
        <w:r w:rsidR="001D3DBD">
          <w:t xml:space="preserve"> mm</w:t>
        </w:r>
      </w:ins>
      <w:ins w:id="2531" w:author="David Conklin" w:date="2021-07-02T17:15:00Z">
        <w:r w:rsidR="001D3DBD">
          <w:t xml:space="preserve"> over the area of the basin, while</w:t>
        </w:r>
      </w:ins>
      <w:ins w:id="2532" w:author="David Conklin" w:date="2021-07-02T17:16:00Z">
        <w:r w:rsidR="001D3DBD">
          <w:t xml:space="preserve"> 9 years later</w:t>
        </w:r>
      </w:ins>
      <w:ins w:id="2533" w:author="David Conklin" w:date="2021-07-02T17:15:00Z">
        <w:r w:rsidR="001D3DBD">
          <w:t xml:space="preserve"> at the end of 2018 the analogous amount was 862.6 mm</w:t>
        </w:r>
      </w:ins>
      <w:ins w:id="2534" w:author="David Conklin" w:date="2021-07-02T17:18:00Z">
        <w:r w:rsidR="001D3DBD">
          <w:t xml:space="preserve">, an increase of </w:t>
        </w:r>
      </w:ins>
      <w:ins w:id="2535" w:author="David Conklin" w:date="2021-07-02T17:19:00Z">
        <w:r w:rsidR="001D3DBD">
          <w:t xml:space="preserve">18.4 mm over the 9 year period, or </w:t>
        </w:r>
      </w:ins>
      <w:ins w:id="2536" w:author="David Conklin" w:date="2021-07-02T17:18:00Z">
        <w:r w:rsidR="001D3DBD">
          <w:t>2.0 mm</w:t>
        </w:r>
      </w:ins>
      <w:ins w:id="2537" w:author="David Conklin" w:date="2021-07-02T17:19:00Z">
        <w:r w:rsidR="001D3DBD">
          <w:t>/year.</w:t>
        </w:r>
      </w:ins>
      <w:ins w:id="2538" w:author="David Conklin" w:date="2021-07-02T17:20:00Z">
        <w:r w:rsidR="00586ABF">
          <w:t xml:space="preserve">  </w:t>
        </w:r>
      </w:ins>
      <w:ins w:id="2539" w:author="David Conklin" w:date="2021-07-02T17:25:00Z">
        <w:r w:rsidR="00586ABF">
          <w:t xml:space="preserve">Taking that change in the total volume of water into account reduces the discrepancy </w:t>
        </w:r>
      </w:ins>
      <w:ins w:id="2540" w:author="David Conklin" w:date="2021-07-02T17:26:00Z">
        <w:r w:rsidR="00586ABF">
          <w:t>from</w:t>
        </w:r>
      </w:ins>
      <w:ins w:id="2541" w:author="David Conklin" w:date="2021-07-02T19:33:00Z">
        <w:r>
          <w:t xml:space="preserve"> </w:t>
        </w:r>
      </w:ins>
      <w:ins w:id="2542" w:author="David Conklin" w:date="2021-07-02T17:26:00Z">
        <w:r w:rsidR="00586ABF">
          <w:t xml:space="preserve">-2.5 mm (-0.11%) </w:t>
        </w:r>
      </w:ins>
      <w:ins w:id="2543" w:author="David Conklin" w:date="2021-07-02T17:25:00Z">
        <w:r w:rsidR="00586ABF">
          <w:t xml:space="preserve">to </w:t>
        </w:r>
      </w:ins>
      <w:ins w:id="2544" w:author="David Conklin" w:date="2021-07-02T17:26:00Z">
        <w:r w:rsidR="00586ABF">
          <w:t>-0.44 mm</w:t>
        </w:r>
      </w:ins>
      <w:ins w:id="2545" w:author="David Conklin" w:date="2021-07-02T17:28:00Z">
        <w:r w:rsidR="00586ABF">
          <w:t xml:space="preserve"> </w:t>
        </w:r>
      </w:ins>
    </w:p>
    <w:p w14:paraId="70145257" w14:textId="25D0EAB4" w:rsidR="00C6504A" w:rsidRDefault="00586ABF" w:rsidP="00334ED8">
      <w:pPr>
        <w:rPr>
          <w:ins w:id="2546" w:author="David Conklin" w:date="2021-07-02T19:33:00Z"/>
        </w:rPr>
      </w:pPr>
      <w:ins w:id="2547" w:author="David Conklin" w:date="2021-07-02T17:28:00Z">
        <w:r>
          <w:t>(-0.02%).</w:t>
        </w:r>
      </w:ins>
    </w:p>
    <w:p w14:paraId="5AC8C259" w14:textId="62D4AAB2" w:rsidR="006E1147" w:rsidRDefault="006E1147" w:rsidP="00334ED8">
      <w:pPr>
        <w:rPr>
          <w:ins w:id="2548" w:author="David Conklin" w:date="2021-07-02T19:33:00Z"/>
        </w:rPr>
      </w:pPr>
    </w:p>
    <w:p w14:paraId="1D6AA58E" w14:textId="3D017BAE" w:rsidR="00334ED8" w:rsidDel="00FA2CD2" w:rsidRDefault="00082BCB" w:rsidP="00334ED8">
      <w:pPr>
        <w:rPr>
          <w:del w:id="2549" w:author="David Conklin" w:date="2021-07-02T10:02:00Z"/>
        </w:rPr>
      </w:pPr>
      <w:del w:id="2550" w:author="David Conklin" w:date="2021-07-02T10:01:00Z">
        <w:r w:rsidDel="00C6504A">
          <w:delText>225</w:delText>
        </w:r>
      </w:del>
      <w:del w:id="2551" w:author="David Conklin" w:date="2021-07-02T10:02:00Z">
        <w:r w:rsidDel="00FA2CD2">
          <w:delText xml:space="preserve"> and 226, there are discrepancies of less than 1% between the “in” and “out” figures.  As work continues on the model during the McKenzie wetlands project, we expect to reduce these discrepancies to less than 0.1%.  </w:delText>
        </w:r>
      </w:del>
    </w:p>
    <w:p w14:paraId="5C1FE2EA" w14:textId="682C5DED" w:rsidR="00334ED8" w:rsidRPr="005D0CE5" w:rsidDel="006E1147" w:rsidRDefault="00334ED8" w:rsidP="00C63B9F">
      <w:pPr>
        <w:rPr>
          <w:del w:id="2552" w:author="David Conklin" w:date="2021-07-02T19:35:00Z"/>
        </w:rPr>
      </w:pPr>
    </w:p>
    <w:p w14:paraId="22E170AA" w14:textId="62912611" w:rsidR="00BB7B7B" w:rsidRDefault="00BB7B7B" w:rsidP="00BB7B7B">
      <w:r>
        <w:t xml:space="preserve">As of </w:t>
      </w:r>
      <w:ins w:id="2553" w:author="David Conklin" w:date="2021-07-02T09:31:00Z">
        <w:r w:rsidR="00E44FF8">
          <w:t>7/2</w:t>
        </w:r>
      </w:ins>
      <w:del w:id="2554" w:author="David Conklin" w:date="2021-07-02T09:30:00Z">
        <w:r w:rsidDel="00E44FF8">
          <w:delText>1/6</w:delText>
        </w:r>
      </w:del>
      <w:r>
        <w:t xml:space="preserve">/21 CW3M ver. </w:t>
      </w:r>
      <w:ins w:id="2555" w:author="David Conklin" w:date="2021-07-02T09:31:00Z">
        <w:r w:rsidR="00E44FF8">
          <w:t>409</w:t>
        </w:r>
      </w:ins>
      <w:del w:id="2556" w:author="David Conklin" w:date="2021-07-02T09:31:00Z">
        <w:r w:rsidDel="00E44FF8">
          <w:delText>225</w:delText>
        </w:r>
      </w:del>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1220"/>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41B96836" w:rsidR="00BB7B7B" w:rsidRDefault="00BB7B7B" w:rsidP="00BB7B7B">
            <w:pPr>
              <w:jc w:val="right"/>
            </w:pPr>
            <w:r>
              <w:t>8</w:t>
            </w:r>
            <w:ins w:id="2557" w:author="David Conklin" w:date="2021-07-02T09:39:00Z">
              <w:r w:rsidR="00E44FF8">
                <w:t>6.8</w:t>
              </w:r>
            </w:ins>
            <w:del w:id="2558" w:author="David Conklin" w:date="2021-07-02T09:39:00Z">
              <w:r w:rsidDel="00E44FF8">
                <w:delText>5.6</w:delText>
              </w:r>
            </w:del>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40DEA2B3" w:rsidR="00BB7B7B" w:rsidRDefault="00BB7B7B" w:rsidP="00BB7B7B">
            <w:pPr>
              <w:jc w:val="right"/>
            </w:pPr>
            <w:del w:id="2559" w:author="David Conklin" w:date="2021-07-02T09:35:00Z">
              <w:r w:rsidDel="00E44FF8">
                <w:delText>300</w:delText>
              </w:r>
            </w:del>
            <w:ins w:id="2560" w:author="David Conklin" w:date="2021-07-02T09:35:00Z">
              <w:r w:rsidR="00E44FF8">
                <w:t>270</w:t>
              </w:r>
            </w:ins>
          </w:p>
        </w:tc>
        <w:tc>
          <w:tcPr>
            <w:tcW w:w="0" w:type="auto"/>
          </w:tcPr>
          <w:p w14:paraId="67614063" w14:textId="2F2E5263" w:rsidR="00BB7B7B" w:rsidRDefault="00E44FF8" w:rsidP="00BB7B7B">
            <w:pPr>
              <w:jc w:val="right"/>
            </w:pPr>
            <w:ins w:id="2561" w:author="David Conklin" w:date="2021-07-02T09:41:00Z">
              <w:r>
                <w:t>12.4</w:t>
              </w:r>
            </w:ins>
            <w:del w:id="2562" w:author="David Conklin" w:date="2021-07-02T09:41:00Z">
              <w:r w:rsidR="00BB7B7B" w:rsidDel="00E44FF8">
                <w:delText>13.6</w:delText>
              </w:r>
            </w:del>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38147196" w:rsidR="00BB7B7B" w:rsidRDefault="00E44FF8" w:rsidP="00BB7B7B">
            <w:pPr>
              <w:jc w:val="right"/>
            </w:pPr>
            <w:ins w:id="2563" w:author="David Conklin" w:date="2021-07-02T09:36:00Z">
              <w:r>
                <w:t>7</w:t>
              </w:r>
            </w:ins>
            <w:del w:id="2564" w:author="David Conklin" w:date="2021-07-02T09:36:00Z">
              <w:r w:rsidR="00BB7B7B" w:rsidDel="00E44FF8">
                <w:delText>6</w:delText>
              </w:r>
            </w:del>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60425459" w:rsidR="00BB7B7B" w:rsidRDefault="00BB7B7B" w:rsidP="00BB7B7B">
            <w:pPr>
              <w:jc w:val="right"/>
            </w:pPr>
            <w:r>
              <w:t>2</w:t>
            </w:r>
            <w:ins w:id="2565" w:author="David Conklin" w:date="2021-07-02T09:38:00Z">
              <w:r w:rsidR="00E44FF8">
                <w:t>179</w:t>
              </w:r>
            </w:ins>
            <w:del w:id="2566" w:author="David Conklin" w:date="2021-07-02T09:38:00Z">
              <w:r w:rsidDel="00E44FF8">
                <w:delText>207</w:delText>
              </w:r>
            </w:del>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19C272D8" w:rsidR="00BB7B7B" w:rsidRDefault="00BB7B7B" w:rsidP="00BB7B7B">
            <w:pPr>
              <w:jc w:val="right"/>
            </w:pPr>
            <w:r>
              <w:t>14</w:t>
            </w:r>
            <w:ins w:id="2567" w:author="David Conklin" w:date="2021-07-02T09:43:00Z">
              <w:r w:rsidR="00C81A14">
                <w:t>19</w:t>
              </w:r>
            </w:ins>
            <w:del w:id="2568" w:author="David Conklin" w:date="2021-07-02T09:43:00Z">
              <w:r w:rsidDel="00C81A14">
                <w:delText>59</w:delText>
              </w:r>
            </w:del>
          </w:p>
        </w:tc>
        <w:tc>
          <w:tcPr>
            <w:tcW w:w="0" w:type="auto"/>
          </w:tcPr>
          <w:p w14:paraId="625809C8" w14:textId="5110DDC5" w:rsidR="00BB7B7B" w:rsidRDefault="00BB7B7B" w:rsidP="00BB7B7B">
            <w:pPr>
              <w:jc w:val="right"/>
            </w:pPr>
            <w:r>
              <w:t>7</w:t>
            </w:r>
            <w:ins w:id="2569" w:author="David Conklin" w:date="2021-07-02T09:48:00Z">
              <w:r w:rsidR="00C81A14">
                <w:t>5.1</w:t>
              </w:r>
            </w:ins>
            <w:del w:id="2570" w:author="David Conklin" w:date="2021-07-02T09:48:00Z">
              <w:r w:rsidR="00B752C4" w:rsidDel="00C81A14">
                <w:delText>7.2</w:delText>
              </w:r>
            </w:del>
            <w:r>
              <w:t>%</w:t>
            </w:r>
          </w:p>
        </w:tc>
        <w:tc>
          <w:tcPr>
            <w:tcW w:w="0" w:type="auto"/>
          </w:tcPr>
          <w:p w14:paraId="667C2295" w14:textId="49FF8883" w:rsidR="00BB7B7B" w:rsidRDefault="00BB7B7B" w:rsidP="00BB7B7B">
            <w:pPr>
              <w:jc w:val="right"/>
            </w:pPr>
            <w:del w:id="2571" w:author="David Conklin" w:date="2021-07-02T09:57:00Z">
              <w:r w:rsidDel="00C6504A">
                <w:delText>152.7</w:delText>
              </w:r>
            </w:del>
            <w:ins w:id="2572" w:author="David Conklin" w:date="2021-07-02T09:57:00Z">
              <w:r w:rsidR="00C6504A">
                <w:t>148.7</w:t>
              </w:r>
            </w:ins>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3DFC294" w:rsidR="00BB7B7B" w:rsidRDefault="00BB7B7B" w:rsidP="00BB7B7B">
            <w:pPr>
              <w:jc w:val="right"/>
            </w:pPr>
            <w:r>
              <w:t>6</w:t>
            </w:r>
            <w:ins w:id="2573" w:author="David Conklin" w:date="2021-07-02T09:43:00Z">
              <w:r w:rsidR="00C81A14">
                <w:t>69</w:t>
              </w:r>
            </w:ins>
            <w:del w:id="2574" w:author="David Conklin" w:date="2021-07-02T09:43:00Z">
              <w:r w:rsidDel="00C81A14">
                <w:delText>74</w:delText>
              </w:r>
            </w:del>
          </w:p>
        </w:tc>
        <w:tc>
          <w:tcPr>
            <w:tcW w:w="0" w:type="auto"/>
          </w:tcPr>
          <w:p w14:paraId="71EFA7BB" w14:textId="0F18A184" w:rsidR="00BB7B7B" w:rsidRDefault="00BB7B7B" w:rsidP="00BB7B7B">
            <w:pPr>
              <w:jc w:val="right"/>
            </w:pPr>
            <w:r>
              <w:t>3</w:t>
            </w:r>
            <w:r w:rsidR="00B752C4">
              <w:t>5.</w:t>
            </w:r>
            <w:ins w:id="2575" w:author="David Conklin" w:date="2021-07-02T09:48:00Z">
              <w:r w:rsidR="00C81A14">
                <w:t>4</w:t>
              </w:r>
            </w:ins>
            <w:del w:id="2576" w:author="David Conklin" w:date="2021-07-02T09:48:00Z">
              <w:r w:rsidR="00B752C4" w:rsidDel="00C81A14">
                <w:delText>7</w:delText>
              </w:r>
            </w:del>
            <w:r>
              <w:t>%</w:t>
            </w:r>
          </w:p>
        </w:tc>
        <w:tc>
          <w:tcPr>
            <w:tcW w:w="0" w:type="auto"/>
          </w:tcPr>
          <w:p w14:paraId="1202B183" w14:textId="77777777" w:rsidR="00BB7B7B" w:rsidRDefault="00BB7B7B" w:rsidP="00BB7B7B">
            <w:pPr>
              <w:jc w:val="right"/>
            </w:pPr>
          </w:p>
        </w:tc>
        <w:tc>
          <w:tcPr>
            <w:tcW w:w="0" w:type="auto"/>
          </w:tcPr>
          <w:p w14:paraId="0C60BCBE" w14:textId="03B1080E" w:rsidR="00BB7B7B" w:rsidRDefault="00BB7B7B" w:rsidP="00BB7B7B">
            <w:pPr>
              <w:jc w:val="right"/>
            </w:pPr>
            <w:r>
              <w:t>4</w:t>
            </w:r>
            <w:ins w:id="2577" w:author="David Conklin" w:date="2021-07-02T09:59:00Z">
              <w:r w:rsidR="00C6504A">
                <w:t>7</w:t>
              </w:r>
            </w:ins>
            <w:del w:id="2578" w:author="David Conklin" w:date="2021-07-02T09:59:00Z">
              <w:r w:rsidR="00B752C4" w:rsidDel="00C6504A">
                <w:delText>6</w:delText>
              </w:r>
            </w:del>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3A385120" w:rsidR="00BB7B7B" w:rsidRDefault="00BB7B7B" w:rsidP="00BB7B7B">
            <w:pPr>
              <w:jc w:val="right"/>
            </w:pPr>
            <w:r>
              <w:t>8</w:t>
            </w:r>
            <w:ins w:id="2579" w:author="David Conklin" w:date="2021-07-02T09:43:00Z">
              <w:r w:rsidR="00C81A14">
                <w:t>0</w:t>
              </w:r>
            </w:ins>
            <w:del w:id="2580" w:author="David Conklin" w:date="2021-07-02T09:43:00Z">
              <w:r w:rsidDel="00C81A14">
                <w:delText>2</w:delText>
              </w:r>
            </w:del>
          </w:p>
        </w:tc>
        <w:tc>
          <w:tcPr>
            <w:tcW w:w="0" w:type="auto"/>
          </w:tcPr>
          <w:p w14:paraId="36BBD4E3" w14:textId="3EF8FB5A" w:rsidR="00BB7B7B" w:rsidRDefault="00BB7B7B" w:rsidP="00BB7B7B">
            <w:pPr>
              <w:jc w:val="right"/>
            </w:pPr>
            <w:r>
              <w:t>4.</w:t>
            </w:r>
            <w:ins w:id="2581" w:author="David Conklin" w:date="2021-07-02T09:48:00Z">
              <w:r w:rsidR="00C81A14">
                <w:t>2</w:t>
              </w:r>
            </w:ins>
            <w:del w:id="2582" w:author="David Conklin" w:date="2021-07-02T09:48:00Z">
              <w:r w:rsidR="00B752C4" w:rsidDel="00C81A14">
                <w:delText>3</w:delText>
              </w:r>
            </w:del>
            <w:r>
              <w:t>%</w:t>
            </w:r>
          </w:p>
        </w:tc>
        <w:tc>
          <w:tcPr>
            <w:tcW w:w="0" w:type="auto"/>
          </w:tcPr>
          <w:p w14:paraId="5EE2CF32" w14:textId="77777777" w:rsidR="00BB7B7B" w:rsidRDefault="00BB7B7B" w:rsidP="00BB7B7B">
            <w:pPr>
              <w:jc w:val="right"/>
            </w:pPr>
          </w:p>
        </w:tc>
        <w:tc>
          <w:tcPr>
            <w:tcW w:w="0" w:type="auto"/>
          </w:tcPr>
          <w:p w14:paraId="3E339CFC" w14:textId="398EBE27" w:rsidR="00BB7B7B" w:rsidRDefault="00BB7B7B" w:rsidP="005D0CE5">
            <w:pPr>
              <w:jc w:val="right"/>
            </w:pPr>
            <w:r>
              <w:t>5.</w:t>
            </w:r>
            <w:ins w:id="2583" w:author="David Conklin" w:date="2021-07-02T09:59:00Z">
              <w:r w:rsidR="00C6504A">
                <w:t>7</w:t>
              </w:r>
            </w:ins>
            <w:del w:id="2584" w:author="David Conklin" w:date="2021-07-02T09:59:00Z">
              <w:r w:rsidR="00B752C4" w:rsidDel="00C6504A">
                <w:delText>6</w:delText>
              </w:r>
            </w:del>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70CF8096" w:rsidR="00BB7B7B" w:rsidRDefault="00BB7B7B" w:rsidP="00BB7B7B">
            <w:pPr>
              <w:jc w:val="right"/>
            </w:pPr>
            <w:r>
              <w:t>0.</w:t>
            </w:r>
            <w:ins w:id="2585" w:author="David Conklin" w:date="2021-07-02T09:49:00Z">
              <w:r w:rsidR="00C81A14">
                <w:t>4</w:t>
              </w:r>
            </w:ins>
            <w:del w:id="2586" w:author="David Conklin" w:date="2021-07-02T09:49:00Z">
              <w:r w:rsidR="00B752C4" w:rsidDel="00C81A14">
                <w:delText>5</w:delText>
              </w:r>
            </w:del>
            <w:r>
              <w:t>%</w:t>
            </w:r>
          </w:p>
        </w:tc>
        <w:tc>
          <w:tcPr>
            <w:tcW w:w="0" w:type="auto"/>
          </w:tcPr>
          <w:p w14:paraId="68B51A79" w14:textId="77777777" w:rsidR="00BB7B7B" w:rsidRDefault="00BB7B7B" w:rsidP="00BB7B7B">
            <w:pPr>
              <w:jc w:val="right"/>
            </w:pPr>
          </w:p>
        </w:tc>
        <w:tc>
          <w:tcPr>
            <w:tcW w:w="0" w:type="auto"/>
          </w:tcPr>
          <w:p w14:paraId="06C5906B" w14:textId="6B24F3FC" w:rsidR="00BB7B7B" w:rsidRDefault="00B752C4" w:rsidP="00BB7B7B">
            <w:pPr>
              <w:jc w:val="right"/>
            </w:pPr>
            <w:r>
              <w:t>0.</w:t>
            </w:r>
            <w:ins w:id="2587" w:author="David Conklin" w:date="2021-07-02T09:59:00Z">
              <w:r w:rsidR="00C6504A">
                <w:t>6</w:t>
              </w:r>
            </w:ins>
            <w:del w:id="2588" w:author="David Conklin" w:date="2021-07-02T09:59:00Z">
              <w:r w:rsidDel="00C6504A">
                <w:delText>5</w:delText>
              </w:r>
            </w:del>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0CBAFC74" w:rsidR="00C81A14" w:rsidRDefault="00BB7B7B" w:rsidP="001D3DBD">
            <w:pPr>
              <w:jc w:val="right"/>
            </w:pPr>
            <w:r>
              <w:t>2</w:t>
            </w:r>
            <w:ins w:id="2589" w:author="David Conklin" w:date="2021-07-02T09:44:00Z">
              <w:r w:rsidR="00C81A14">
                <w:t>176</w:t>
              </w:r>
            </w:ins>
            <w:del w:id="2590" w:author="David Conklin" w:date="2021-07-02T09:44:00Z">
              <w:r w:rsidR="00B752C4" w:rsidDel="00C81A14">
                <w:delText>223</w:delText>
              </w:r>
            </w:del>
          </w:p>
        </w:tc>
        <w:tc>
          <w:tcPr>
            <w:tcW w:w="0" w:type="auto"/>
          </w:tcPr>
          <w:p w14:paraId="4C74B2B8" w14:textId="4CCC31E5" w:rsidR="00BB7B7B" w:rsidRDefault="00BB7B7B" w:rsidP="00BB7B7B">
            <w:pPr>
              <w:jc w:val="right"/>
            </w:pPr>
            <w:r>
              <w:t>11</w:t>
            </w:r>
            <w:ins w:id="2591" w:author="David Conklin" w:date="2021-07-02T09:50:00Z">
              <w:r w:rsidR="00C81A14">
                <w:t>5.1</w:t>
              </w:r>
            </w:ins>
            <w:del w:id="2592" w:author="David Conklin" w:date="2021-07-02T09:49:00Z">
              <w:r w:rsidR="00B752C4" w:rsidDel="00C81A14">
                <w:delText>7.6</w:delText>
              </w:r>
            </w:del>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551B0C1" w:rsidR="001655BE" w:rsidRDefault="00C81A14" w:rsidP="00BB7B7B">
            <w:pPr>
              <w:jc w:val="right"/>
            </w:pPr>
            <w:ins w:id="2593" w:author="David Conklin" w:date="2021-07-02T09:51:00Z">
              <w:r>
                <w:t>-2</w:t>
              </w:r>
            </w:ins>
            <w:del w:id="2594" w:author="David Conklin" w:date="2021-07-02T09:51:00Z">
              <w:r w:rsidR="001655BE" w:rsidDel="00C81A14">
                <w:delText>16</w:delText>
              </w:r>
            </w:del>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7FFB78FE" w:rsidR="001655BE" w:rsidRDefault="001655BE" w:rsidP="00BB7B7B">
            <w:pPr>
              <w:jc w:val="right"/>
            </w:pPr>
            <w:r>
              <w:t>0.</w:t>
            </w:r>
            <w:ins w:id="2595" w:author="David Conklin" w:date="2021-07-02T09:53:00Z">
              <w:r w:rsidR="00C6504A">
                <w:t>1</w:t>
              </w:r>
            </w:ins>
            <w:del w:id="2596" w:author="David Conklin" w:date="2021-07-02T09:53:00Z">
              <w:r w:rsidDel="00C6504A">
                <w:delText>7</w:delText>
              </w:r>
            </w:del>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pPr>
        <w:rPr>
          <w:ins w:id="2597" w:author="David Conklin" w:date="2021-07-02T19:35:00Z"/>
        </w:rPr>
      </w:pPr>
      <w:ins w:id="2598" w:author="David Conklin" w:date="2021-07-02T19:35:00Z">
        <w:r>
          <w:t xml:space="preserve">The energy budget fails to close by </w:t>
        </w:r>
      </w:ins>
      <w:ins w:id="2599" w:author="David Conklin" w:date="2021-07-02T19:36:00Z">
        <w:r>
          <w:t>-</w:t>
        </w:r>
      </w:ins>
      <w:ins w:id="2600" w:author="David Conklin" w:date="2021-07-02T21:02:00Z">
        <w:r w:rsidR="00092594">
          <w:t>6.4</w:t>
        </w:r>
      </w:ins>
      <w:ins w:id="2601" w:author="David Conklin" w:date="2021-07-02T19:35:00Z">
        <w:r>
          <w:t>%</w:t>
        </w:r>
      </w:ins>
      <w:ins w:id="2602" w:author="David Conklin" w:date="2021-07-02T19:51:00Z">
        <w:r w:rsidR="00CB3159">
          <w:t xml:space="preserve"> or more</w:t>
        </w:r>
      </w:ins>
      <w:ins w:id="2603" w:author="David Conklin" w:date="2021-07-02T19:36:00Z">
        <w:r>
          <w:t xml:space="preserve">, i.e. </w:t>
        </w:r>
      </w:ins>
      <w:ins w:id="2604" w:author="David Conklin" w:date="2021-07-02T21:02:00Z">
        <w:r w:rsidR="00092594">
          <w:t>6.</w:t>
        </w:r>
      </w:ins>
      <w:ins w:id="2605" w:author="David Conklin" w:date="2021-07-02T21:03:00Z">
        <w:r w:rsidR="00092594">
          <w:t>4</w:t>
        </w:r>
      </w:ins>
      <w:ins w:id="2606" w:author="David Conklin" w:date="2021-07-02T19:36:00Z">
        <w:r>
          <w:t>%</w:t>
        </w:r>
      </w:ins>
      <w:ins w:id="2607" w:author="David Conklin" w:date="2021-07-02T19:51:00Z">
        <w:r w:rsidR="00CB3159">
          <w:t xml:space="preserve"> or more</w:t>
        </w:r>
      </w:ins>
      <w:ins w:id="2608" w:author="David Conklin" w:date="2021-07-02T19:36:00Z">
        <w:r>
          <w:t xml:space="preserve"> of the </w:t>
        </w:r>
      </w:ins>
      <w:ins w:id="2609" w:author="David Conklin" w:date="2021-07-02T19:37:00Z">
        <w:r>
          <w:t xml:space="preserve">modeled </w:t>
        </w:r>
      </w:ins>
      <w:ins w:id="2610" w:author="David Conklin" w:date="2021-07-02T19:36:00Z">
        <w:r>
          <w:t>thermal energy</w:t>
        </w:r>
      </w:ins>
      <w:ins w:id="2611" w:author="David Conklin" w:date="2021-07-02T19:37:00Z">
        <w:r>
          <w:t xml:space="preserve"> reaching the surface waters of the basin is </w:t>
        </w:r>
      </w:ins>
      <w:ins w:id="2612" w:author="David Conklin" w:date="2021-07-02T19:39:00Z">
        <w:r w:rsidR="00D64198">
          <w:t xml:space="preserve">still </w:t>
        </w:r>
      </w:ins>
      <w:ins w:id="2613" w:author="David Conklin" w:date="2021-07-02T19:37:00Z">
        <w:r>
          <w:t>unaccounte</w:t>
        </w:r>
      </w:ins>
      <w:ins w:id="2614" w:author="David Conklin" w:date="2021-07-02T19:38:00Z">
        <w:r>
          <w:t>d for in modeled thermal energy leaving those waters</w:t>
        </w:r>
      </w:ins>
      <w:ins w:id="2615" w:author="David Conklin" w:date="2021-07-02T19:39:00Z">
        <w:r w:rsidR="00D64198">
          <w:t xml:space="preserve"> and </w:t>
        </w:r>
      </w:ins>
      <w:ins w:id="2616" w:author="David Conklin" w:date="2021-07-05T06:52:00Z">
        <w:r w:rsidR="00613067">
          <w:t xml:space="preserve">in </w:t>
        </w:r>
      </w:ins>
      <w:ins w:id="2617" w:author="David Conklin" w:date="2021-07-02T19:39:00Z">
        <w:r w:rsidR="00D64198">
          <w:t>the basin discharge</w:t>
        </w:r>
      </w:ins>
      <w:ins w:id="2618" w:author="David Conklin" w:date="2021-07-02T19:35:00Z">
        <w:r>
          <w:t>.</w:t>
        </w:r>
      </w:ins>
    </w:p>
    <w:p w14:paraId="1A02C05C" w14:textId="77777777" w:rsidR="006E1147" w:rsidRDefault="006E1147" w:rsidP="006D0662">
      <w:pPr>
        <w:rPr>
          <w:ins w:id="2619" w:author="David Conklin" w:date="2021-07-02T19:35:00Z"/>
        </w:rPr>
      </w:pPr>
    </w:p>
    <w:p w14:paraId="2F494B0A" w14:textId="091C33FA" w:rsidR="006D0662" w:rsidRDefault="006D0662" w:rsidP="006D0662">
      <w:r>
        <w:t xml:space="preserve">As of </w:t>
      </w:r>
      <w:ins w:id="2620" w:author="David Conklin" w:date="2021-07-02T18:00:00Z">
        <w:r w:rsidR="002B0B5B">
          <w:t>7/1</w:t>
        </w:r>
      </w:ins>
      <w:del w:id="2621" w:author="David Conklin" w:date="2021-07-02T18:00:00Z">
        <w:r w:rsidDel="002B0B5B">
          <w:delText>1/6</w:delText>
        </w:r>
      </w:del>
      <w:r>
        <w:t xml:space="preserve">/21 CW3M ver. </w:t>
      </w:r>
      <w:ins w:id="2622" w:author="David Conklin" w:date="2021-07-02T18:00:00Z">
        <w:r w:rsidR="002B0B5B">
          <w:t>4</w:t>
        </w:r>
      </w:ins>
      <w:ins w:id="2623" w:author="David Conklin" w:date="2021-07-02T18:01:00Z">
        <w:r w:rsidR="002B0B5B">
          <w:t>09</w:t>
        </w:r>
      </w:ins>
      <w:del w:id="2624" w:author="David Conklin" w:date="2021-07-02T18:00:00Z">
        <w:r w:rsidDel="002B0B5B">
          <w:delText>226</w:delText>
        </w:r>
      </w:del>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Change w:id="2625" w:author="David Conklin" w:date="2021-07-02T18:06:00Z">
          <w:tblPr>
            <w:tblStyle w:val="TableGrid"/>
            <w:tblW w:w="0" w:type="auto"/>
            <w:tblLook w:val="04A0" w:firstRow="1" w:lastRow="0" w:firstColumn="1" w:lastColumn="0" w:noHBand="0" w:noVBand="1"/>
          </w:tblPr>
        </w:tblPrChange>
      </w:tblPr>
      <w:tblGrid>
        <w:gridCol w:w="2962"/>
        <w:gridCol w:w="1798"/>
        <w:gridCol w:w="1710"/>
        <w:gridCol w:w="2880"/>
        <w:tblGridChange w:id="2626">
          <w:tblGrid>
            <w:gridCol w:w="3253"/>
            <w:gridCol w:w="1798"/>
            <w:gridCol w:w="2363"/>
            <w:gridCol w:w="1936"/>
          </w:tblGrid>
        </w:tblGridChange>
      </w:tblGrid>
      <w:tr w:rsidR="006D0662" w14:paraId="77CDB150" w14:textId="77777777" w:rsidTr="002B0B5B">
        <w:tc>
          <w:tcPr>
            <w:tcW w:w="0" w:type="auto"/>
            <w:tcPrChange w:id="2627" w:author="David Conklin" w:date="2021-07-02T18:06:00Z">
              <w:tcPr>
                <w:tcW w:w="0" w:type="auto"/>
              </w:tcPr>
            </w:tcPrChange>
          </w:tcPr>
          <w:p w14:paraId="29D0976D" w14:textId="77777777" w:rsidR="006D0662" w:rsidRPr="00036F50" w:rsidRDefault="006D0662" w:rsidP="00E3419D">
            <w:pPr>
              <w:jc w:val="center"/>
              <w:rPr>
                <w:b/>
                <w:bCs/>
              </w:rPr>
            </w:pPr>
            <w:r w:rsidRPr="00036F50">
              <w:rPr>
                <w:b/>
                <w:bCs/>
              </w:rPr>
              <w:t>Inputs</w:t>
            </w:r>
          </w:p>
        </w:tc>
        <w:tc>
          <w:tcPr>
            <w:tcW w:w="1798" w:type="dxa"/>
            <w:tcPrChange w:id="2628" w:author="David Conklin" w:date="2021-07-02T18:06:00Z">
              <w:tcPr>
                <w:tcW w:w="0" w:type="auto"/>
              </w:tcPr>
            </w:tcPrChange>
          </w:tcPr>
          <w:p w14:paraId="424DED71" w14:textId="77777777" w:rsidR="006D0662" w:rsidRPr="00787EC2" w:rsidRDefault="006D0662" w:rsidP="00E3419D">
            <w:r>
              <w:t>volume, m</w:t>
            </w:r>
            <w:r>
              <w:rPr>
                <w:vertAlign w:val="superscript"/>
              </w:rPr>
              <w:t>3</w:t>
            </w:r>
            <w:r>
              <w:t xml:space="preserve"> </w:t>
            </w:r>
          </w:p>
        </w:tc>
        <w:tc>
          <w:tcPr>
            <w:tcW w:w="1710" w:type="dxa"/>
            <w:tcPrChange w:id="2629" w:author="David Conklin" w:date="2021-07-02T18:06:00Z">
              <w:tcPr>
                <w:tcW w:w="0" w:type="auto"/>
              </w:tcPr>
            </w:tcPrChange>
          </w:tcPr>
          <w:p w14:paraId="429ACE69" w14:textId="77777777" w:rsidR="006D0662" w:rsidRDefault="006D0662" w:rsidP="00E3419D">
            <w:r>
              <w:rPr>
                <w:rFonts w:cstheme="minorHAnsi"/>
              </w:rPr>
              <w:t>average temperature, °</w:t>
            </w:r>
            <w:r>
              <w:t>C</w:t>
            </w:r>
          </w:p>
        </w:tc>
        <w:tc>
          <w:tcPr>
            <w:tcW w:w="2880" w:type="dxa"/>
            <w:tcPrChange w:id="2630" w:author="David Conklin" w:date="2021-07-02T18:06:00Z">
              <w:tcPr>
                <w:tcW w:w="0" w:type="auto"/>
              </w:tcPr>
            </w:tcPrChange>
          </w:tcPr>
          <w:p w14:paraId="47ED5B20" w14:textId="77777777" w:rsidR="006D0662" w:rsidRDefault="006D0662" w:rsidP="00E3419D">
            <w:r>
              <w:t>thermal energy, MJ</w:t>
            </w:r>
          </w:p>
        </w:tc>
      </w:tr>
      <w:tr w:rsidR="00BF3872" w:rsidDel="002B0B5B" w14:paraId="3F4C4ADE" w14:textId="1E43E45A" w:rsidTr="002B0B5B">
        <w:trPr>
          <w:del w:id="2631" w:author="David Conklin" w:date="2021-07-02T18:01:00Z"/>
        </w:trPr>
        <w:tc>
          <w:tcPr>
            <w:tcW w:w="0" w:type="auto"/>
            <w:tcPrChange w:id="2632" w:author="David Conklin" w:date="2021-07-02T18:06:00Z">
              <w:tcPr>
                <w:tcW w:w="0" w:type="auto"/>
              </w:tcPr>
            </w:tcPrChange>
          </w:tcPr>
          <w:p w14:paraId="732D704D" w14:textId="1681C2BA" w:rsidR="00BF3872" w:rsidDel="002B0B5B" w:rsidRDefault="00BF3872" w:rsidP="00E3419D">
            <w:pPr>
              <w:rPr>
                <w:del w:id="2633" w:author="David Conklin" w:date="2021-07-02T18:01:00Z"/>
              </w:rPr>
            </w:pPr>
            <w:del w:id="2634" w:author="David Conklin" w:date="2021-07-02T18:01:00Z">
              <w:r w:rsidDel="002B0B5B">
                <w:delText>water in reaches</w:delText>
              </w:r>
            </w:del>
          </w:p>
        </w:tc>
        <w:tc>
          <w:tcPr>
            <w:tcW w:w="1798" w:type="dxa"/>
            <w:tcPrChange w:id="2635" w:author="David Conklin" w:date="2021-07-02T18:06:00Z">
              <w:tcPr>
                <w:tcW w:w="0" w:type="auto"/>
              </w:tcPr>
            </w:tcPrChange>
          </w:tcPr>
          <w:p w14:paraId="313A3A67" w14:textId="36BEBFC1" w:rsidR="00BF3872" w:rsidDel="002B0B5B" w:rsidRDefault="00BF3872" w:rsidP="00E3419D">
            <w:pPr>
              <w:jc w:val="right"/>
              <w:rPr>
                <w:del w:id="2636" w:author="David Conklin" w:date="2021-07-02T18:01:00Z"/>
              </w:rPr>
            </w:pPr>
            <w:del w:id="2637" w:author="David Conklin" w:date="2021-07-02T18:01:00Z">
              <w:r w:rsidDel="002B0B5B">
                <w:delText>0.016e9</w:delText>
              </w:r>
            </w:del>
          </w:p>
        </w:tc>
        <w:tc>
          <w:tcPr>
            <w:tcW w:w="1710" w:type="dxa"/>
            <w:tcPrChange w:id="2638" w:author="David Conklin" w:date="2021-07-02T18:06:00Z">
              <w:tcPr>
                <w:tcW w:w="0" w:type="auto"/>
              </w:tcPr>
            </w:tcPrChange>
          </w:tcPr>
          <w:p w14:paraId="21DF41C9" w14:textId="4ECF1B9D" w:rsidR="00BF3872" w:rsidDel="002B0B5B" w:rsidRDefault="00BF3872" w:rsidP="00E3419D">
            <w:pPr>
              <w:jc w:val="right"/>
              <w:rPr>
                <w:del w:id="2639" w:author="David Conklin" w:date="2021-07-02T18:01:00Z"/>
              </w:rPr>
            </w:pPr>
          </w:p>
        </w:tc>
        <w:tc>
          <w:tcPr>
            <w:tcW w:w="2880" w:type="dxa"/>
            <w:tcPrChange w:id="2640" w:author="David Conklin" w:date="2021-07-02T18:06:00Z">
              <w:tcPr>
                <w:tcW w:w="0" w:type="auto"/>
              </w:tcPr>
            </w:tcPrChange>
          </w:tcPr>
          <w:p w14:paraId="0CEB709F" w14:textId="4CCE37EA" w:rsidR="00BF3872" w:rsidDel="002B0B5B" w:rsidRDefault="00BF3872" w:rsidP="00E3419D">
            <w:pPr>
              <w:jc w:val="right"/>
              <w:rPr>
                <w:del w:id="2641" w:author="David Conklin" w:date="2021-07-02T18:01:00Z"/>
              </w:rPr>
            </w:pPr>
            <w:del w:id="2642" w:author="David Conklin" w:date="2021-07-02T18:01:00Z">
              <w:r w:rsidDel="002B0B5B">
                <w:delText>0.4e9</w:delText>
              </w:r>
            </w:del>
          </w:p>
        </w:tc>
      </w:tr>
      <w:tr w:rsidR="00BF3872" w:rsidDel="002B0B5B" w14:paraId="3FD73038" w14:textId="08DC75F2" w:rsidTr="002B0B5B">
        <w:trPr>
          <w:del w:id="2643" w:author="David Conklin" w:date="2021-07-02T18:01:00Z"/>
        </w:trPr>
        <w:tc>
          <w:tcPr>
            <w:tcW w:w="0" w:type="auto"/>
            <w:tcPrChange w:id="2644" w:author="David Conklin" w:date="2021-07-02T18:06:00Z">
              <w:tcPr>
                <w:tcW w:w="0" w:type="auto"/>
              </w:tcPr>
            </w:tcPrChange>
          </w:tcPr>
          <w:p w14:paraId="20231D08" w14:textId="563BF370" w:rsidR="00BF3872" w:rsidDel="002B0B5B" w:rsidRDefault="00BF3872" w:rsidP="00E3419D">
            <w:pPr>
              <w:rPr>
                <w:del w:id="2645" w:author="David Conklin" w:date="2021-07-02T18:01:00Z"/>
              </w:rPr>
            </w:pPr>
            <w:del w:id="2646" w:author="David Conklin" w:date="2021-07-02T18:01:00Z">
              <w:r w:rsidDel="002B0B5B">
                <w:delText>water in reservoirs</w:delText>
              </w:r>
            </w:del>
          </w:p>
        </w:tc>
        <w:tc>
          <w:tcPr>
            <w:tcW w:w="1798" w:type="dxa"/>
            <w:tcPrChange w:id="2647" w:author="David Conklin" w:date="2021-07-02T18:06:00Z">
              <w:tcPr>
                <w:tcW w:w="0" w:type="auto"/>
              </w:tcPr>
            </w:tcPrChange>
          </w:tcPr>
          <w:p w14:paraId="7E1D840F" w14:textId="224C707B" w:rsidR="00BF3872" w:rsidDel="002B0B5B" w:rsidRDefault="00BF3872" w:rsidP="00E3419D">
            <w:pPr>
              <w:jc w:val="right"/>
              <w:rPr>
                <w:del w:id="2648" w:author="David Conklin" w:date="2021-07-02T18:01:00Z"/>
              </w:rPr>
            </w:pPr>
            <w:del w:id="2649" w:author="David Conklin" w:date="2021-07-02T18:01:00Z">
              <w:r w:rsidDel="002B0B5B">
                <w:delText>0.070e9</w:delText>
              </w:r>
            </w:del>
          </w:p>
        </w:tc>
        <w:tc>
          <w:tcPr>
            <w:tcW w:w="1710" w:type="dxa"/>
            <w:tcPrChange w:id="2650" w:author="David Conklin" w:date="2021-07-02T18:06:00Z">
              <w:tcPr>
                <w:tcW w:w="0" w:type="auto"/>
              </w:tcPr>
            </w:tcPrChange>
          </w:tcPr>
          <w:p w14:paraId="4D603094" w14:textId="6983E0C5" w:rsidR="00BF3872" w:rsidDel="002B0B5B" w:rsidRDefault="00BF3872" w:rsidP="00E3419D">
            <w:pPr>
              <w:jc w:val="right"/>
              <w:rPr>
                <w:del w:id="2651" w:author="David Conklin" w:date="2021-07-02T18:01:00Z"/>
              </w:rPr>
            </w:pPr>
          </w:p>
        </w:tc>
        <w:tc>
          <w:tcPr>
            <w:tcW w:w="2880" w:type="dxa"/>
            <w:tcPrChange w:id="2652" w:author="David Conklin" w:date="2021-07-02T18:06:00Z">
              <w:tcPr>
                <w:tcW w:w="0" w:type="auto"/>
              </w:tcPr>
            </w:tcPrChange>
          </w:tcPr>
          <w:p w14:paraId="7E3484CA" w14:textId="19B67CBF" w:rsidR="00BF3872" w:rsidDel="002B0B5B" w:rsidRDefault="00BF3872" w:rsidP="00E3419D">
            <w:pPr>
              <w:jc w:val="right"/>
              <w:rPr>
                <w:del w:id="2653" w:author="David Conklin" w:date="2021-07-02T18:01:00Z"/>
              </w:rPr>
            </w:pPr>
            <w:del w:id="2654" w:author="David Conklin" w:date="2021-07-02T18:01:00Z">
              <w:r w:rsidDel="002B0B5B">
                <w:delText>1.5e9</w:delText>
              </w:r>
            </w:del>
          </w:p>
        </w:tc>
      </w:tr>
      <w:tr w:rsidR="006D0662" w14:paraId="566E711A" w14:textId="77777777" w:rsidTr="002B0B5B">
        <w:tc>
          <w:tcPr>
            <w:tcW w:w="0" w:type="auto"/>
            <w:tcPrChange w:id="2655" w:author="David Conklin" w:date="2021-07-02T18:06:00Z">
              <w:tcPr>
                <w:tcW w:w="0" w:type="auto"/>
              </w:tcPr>
            </w:tcPrChange>
          </w:tcPr>
          <w:p w14:paraId="29185056" w14:textId="77777777" w:rsidR="006D0662" w:rsidRDefault="006D0662" w:rsidP="00E3419D">
            <w:r>
              <w:t>runoff from land surface</w:t>
            </w:r>
          </w:p>
        </w:tc>
        <w:tc>
          <w:tcPr>
            <w:tcW w:w="1798" w:type="dxa"/>
            <w:tcPrChange w:id="2656" w:author="David Conklin" w:date="2021-07-02T18:06:00Z">
              <w:tcPr>
                <w:tcW w:w="0" w:type="auto"/>
              </w:tcPr>
            </w:tcPrChange>
          </w:tcPr>
          <w:p w14:paraId="24CEB9E7" w14:textId="49C5B828" w:rsidR="006D0662" w:rsidRDefault="006D0662" w:rsidP="007C279E">
            <w:pPr>
              <w:jc w:val="right"/>
            </w:pPr>
            <w:del w:id="2657" w:author="David Conklin" w:date="2021-07-02T18:22:00Z">
              <w:r w:rsidDel="007C279E">
                <w:delText>3.829e9</w:delText>
              </w:r>
            </w:del>
            <w:ins w:id="2658" w:author="David Conklin" w:date="2021-07-02T18:42:00Z">
              <w:r w:rsidR="00776E49">
                <w:t>3.799</w:t>
              </w:r>
            </w:ins>
            <w:ins w:id="2659" w:author="David Conklin" w:date="2021-07-02T18:22:00Z">
              <w:r w:rsidR="007C279E">
                <w:t>e9</w:t>
              </w:r>
            </w:ins>
            <w:r>
              <w:t xml:space="preserve"> </w:t>
            </w:r>
          </w:p>
        </w:tc>
        <w:tc>
          <w:tcPr>
            <w:tcW w:w="1710" w:type="dxa"/>
            <w:tcPrChange w:id="2660" w:author="David Conklin" w:date="2021-07-02T18:06:00Z">
              <w:tcPr>
                <w:tcW w:w="0" w:type="auto"/>
              </w:tcPr>
            </w:tcPrChange>
          </w:tcPr>
          <w:p w14:paraId="29BE9169" w14:textId="5ED713D4" w:rsidR="006D0662" w:rsidRDefault="007C555B" w:rsidP="00E3419D">
            <w:pPr>
              <w:jc w:val="right"/>
            </w:pPr>
            <w:ins w:id="2661" w:author="David Conklin" w:date="2021-07-02T19:20:00Z">
              <w:r>
                <w:t>9.0</w:t>
              </w:r>
            </w:ins>
            <w:del w:id="2662" w:author="David Conklin" w:date="2021-07-02T19:20:00Z">
              <w:r w:rsidR="006D0662" w:rsidDel="007C555B">
                <w:delText>8.9</w:delText>
              </w:r>
            </w:del>
          </w:p>
        </w:tc>
        <w:tc>
          <w:tcPr>
            <w:tcW w:w="2880" w:type="dxa"/>
            <w:tcPrChange w:id="2663" w:author="David Conklin" w:date="2021-07-02T18:06:00Z">
              <w:tcPr>
                <w:tcW w:w="0" w:type="auto"/>
              </w:tcPr>
            </w:tcPrChange>
          </w:tcPr>
          <w:p w14:paraId="0EDD2F5B" w14:textId="524C554A" w:rsidR="006D0662" w:rsidRDefault="006D0662" w:rsidP="00E3419D">
            <w:pPr>
              <w:jc w:val="right"/>
            </w:pPr>
            <w:del w:id="2664" w:author="David Conklin" w:date="2021-07-02T18:02:00Z">
              <w:r w:rsidDel="002B0B5B">
                <w:delText>142.0e9</w:delText>
              </w:r>
            </w:del>
            <w:ins w:id="2665" w:author="David Conklin" w:date="2021-07-02T18:02:00Z">
              <w:r w:rsidR="002B0B5B">
                <w:t>143.1e9</w:t>
              </w:r>
            </w:ins>
          </w:p>
        </w:tc>
      </w:tr>
      <w:tr w:rsidR="006D0662" w14:paraId="0B8AAA64" w14:textId="77777777" w:rsidTr="002B0B5B">
        <w:tc>
          <w:tcPr>
            <w:tcW w:w="0" w:type="auto"/>
            <w:tcPrChange w:id="2666" w:author="David Conklin" w:date="2021-07-02T18:06:00Z">
              <w:tcPr>
                <w:tcW w:w="0" w:type="auto"/>
              </w:tcPr>
            </w:tcPrChange>
          </w:tcPr>
          <w:p w14:paraId="65F5D161" w14:textId="77777777" w:rsidR="006D0662" w:rsidRDefault="006D0662" w:rsidP="00E3419D">
            <w:r>
              <w:t>springs</w:t>
            </w:r>
          </w:p>
        </w:tc>
        <w:tc>
          <w:tcPr>
            <w:tcW w:w="1798" w:type="dxa"/>
            <w:tcPrChange w:id="2667" w:author="David Conklin" w:date="2021-07-02T18:06:00Z">
              <w:tcPr>
                <w:tcW w:w="0" w:type="auto"/>
              </w:tcPr>
            </w:tcPrChange>
          </w:tcPr>
          <w:p w14:paraId="226E5566" w14:textId="200EC318" w:rsidR="006D0662" w:rsidRDefault="006D0662" w:rsidP="007C279E">
            <w:pPr>
              <w:jc w:val="right"/>
            </w:pPr>
            <w:r>
              <w:t>0.</w:t>
            </w:r>
            <w:ins w:id="2668" w:author="David Conklin" w:date="2021-07-02T18:24:00Z">
              <w:r w:rsidR="007C279E">
                <w:t>89</w:t>
              </w:r>
            </w:ins>
            <w:ins w:id="2669" w:author="David Conklin" w:date="2021-07-02T18:42:00Z">
              <w:r w:rsidR="00406E2E">
                <w:t>3</w:t>
              </w:r>
            </w:ins>
            <w:del w:id="2670" w:author="David Conklin" w:date="2021-07-02T18:24:00Z">
              <w:r w:rsidDel="007C279E">
                <w:delText>992</w:delText>
              </w:r>
            </w:del>
            <w:r>
              <w:t>e9</w:t>
            </w:r>
          </w:p>
        </w:tc>
        <w:tc>
          <w:tcPr>
            <w:tcW w:w="1710" w:type="dxa"/>
            <w:tcPrChange w:id="2671" w:author="David Conklin" w:date="2021-07-02T18:06:00Z">
              <w:tcPr>
                <w:tcW w:w="0" w:type="auto"/>
              </w:tcPr>
            </w:tcPrChange>
          </w:tcPr>
          <w:p w14:paraId="7DCEF7C0" w14:textId="77777777" w:rsidR="006D0662" w:rsidRDefault="006D0662" w:rsidP="00E3419D">
            <w:pPr>
              <w:jc w:val="right"/>
            </w:pPr>
            <w:r>
              <w:t>4.9</w:t>
            </w:r>
          </w:p>
        </w:tc>
        <w:tc>
          <w:tcPr>
            <w:tcW w:w="2880" w:type="dxa"/>
            <w:tcPrChange w:id="2672" w:author="David Conklin" w:date="2021-07-02T18:06:00Z">
              <w:tcPr>
                <w:tcW w:w="0" w:type="auto"/>
              </w:tcPr>
            </w:tcPrChange>
          </w:tcPr>
          <w:p w14:paraId="08038ED1" w14:textId="38B39CED" w:rsidR="002B0B5B" w:rsidRDefault="006D0662" w:rsidP="007C279E">
            <w:pPr>
              <w:jc w:val="right"/>
            </w:pPr>
            <w:del w:id="2673" w:author="David Conklin" w:date="2021-07-02T18:02:00Z">
              <w:r w:rsidDel="002B0B5B">
                <w:delText>20.3e9</w:delText>
              </w:r>
            </w:del>
            <w:ins w:id="2674" w:author="David Conklin" w:date="2021-07-02T18:02:00Z">
              <w:r w:rsidR="002B0B5B">
                <w:t>18.</w:t>
              </w:r>
            </w:ins>
            <w:ins w:id="2675" w:author="David Conklin" w:date="2021-07-02T18:03:00Z">
              <w:r w:rsidR="002B0B5B">
                <w:t>3e9</w:t>
              </w:r>
            </w:ins>
          </w:p>
        </w:tc>
      </w:tr>
      <w:tr w:rsidR="006D0662" w14:paraId="2DB3BCA6" w14:textId="77777777" w:rsidTr="002B0B5B">
        <w:tc>
          <w:tcPr>
            <w:tcW w:w="0" w:type="auto"/>
            <w:tcPrChange w:id="2676" w:author="David Conklin" w:date="2021-07-02T18:06:00Z">
              <w:tcPr>
                <w:tcW w:w="0" w:type="auto"/>
              </w:tcPr>
            </w:tcPrChange>
          </w:tcPr>
          <w:p w14:paraId="61B77639" w14:textId="77777777" w:rsidR="006D0662" w:rsidRDefault="006D0662" w:rsidP="00E3419D">
            <w:r>
              <w:t>insolation of reaches</w:t>
            </w:r>
          </w:p>
        </w:tc>
        <w:tc>
          <w:tcPr>
            <w:tcW w:w="1798" w:type="dxa"/>
            <w:tcPrChange w:id="2677" w:author="David Conklin" w:date="2021-07-02T18:06:00Z">
              <w:tcPr>
                <w:tcW w:w="0" w:type="auto"/>
              </w:tcPr>
            </w:tcPrChange>
          </w:tcPr>
          <w:p w14:paraId="563F55E0" w14:textId="77777777" w:rsidR="006D0662" w:rsidRDefault="006D0662" w:rsidP="00E3419D">
            <w:pPr>
              <w:jc w:val="right"/>
            </w:pPr>
          </w:p>
        </w:tc>
        <w:tc>
          <w:tcPr>
            <w:tcW w:w="1710" w:type="dxa"/>
            <w:tcPrChange w:id="2678" w:author="David Conklin" w:date="2021-07-02T18:06:00Z">
              <w:tcPr>
                <w:tcW w:w="0" w:type="auto"/>
              </w:tcPr>
            </w:tcPrChange>
          </w:tcPr>
          <w:p w14:paraId="56CE652A" w14:textId="77777777" w:rsidR="006D0662" w:rsidRDefault="006D0662" w:rsidP="00E3419D">
            <w:pPr>
              <w:jc w:val="right"/>
            </w:pPr>
          </w:p>
        </w:tc>
        <w:tc>
          <w:tcPr>
            <w:tcW w:w="2880" w:type="dxa"/>
            <w:tcPrChange w:id="2679" w:author="David Conklin" w:date="2021-07-02T18:06:00Z">
              <w:tcPr>
                <w:tcW w:w="0" w:type="auto"/>
              </w:tcPr>
            </w:tcPrChange>
          </w:tcPr>
          <w:p w14:paraId="470BE096" w14:textId="52DB942E" w:rsidR="006D0662" w:rsidRDefault="002B0B5B" w:rsidP="00E3419D">
            <w:pPr>
              <w:jc w:val="right"/>
            </w:pPr>
            <w:ins w:id="2680" w:author="David Conklin" w:date="2021-07-02T18:03:00Z">
              <w:r>
                <w:t>56.2</w:t>
              </w:r>
            </w:ins>
            <w:del w:id="2681" w:author="David Conklin" w:date="2021-07-02T18:03:00Z">
              <w:r w:rsidR="006D0662" w:rsidDel="002B0B5B">
                <w:delText>32.1</w:delText>
              </w:r>
            </w:del>
            <w:r w:rsidR="006D0662">
              <w:t>e9</w:t>
            </w:r>
          </w:p>
        </w:tc>
      </w:tr>
      <w:tr w:rsidR="006D0662" w14:paraId="30455650" w14:textId="77777777" w:rsidTr="002B0B5B">
        <w:tc>
          <w:tcPr>
            <w:tcW w:w="0" w:type="auto"/>
            <w:tcPrChange w:id="2682" w:author="David Conklin" w:date="2021-07-02T18:06:00Z">
              <w:tcPr>
                <w:tcW w:w="0" w:type="auto"/>
              </w:tcPr>
            </w:tcPrChange>
          </w:tcPr>
          <w:p w14:paraId="63590432" w14:textId="77777777" w:rsidR="006D0662" w:rsidRDefault="006D0662" w:rsidP="00E3419D">
            <w:r>
              <w:t>insolation of reservoirs</w:t>
            </w:r>
          </w:p>
        </w:tc>
        <w:tc>
          <w:tcPr>
            <w:tcW w:w="1798" w:type="dxa"/>
            <w:tcPrChange w:id="2683" w:author="David Conklin" w:date="2021-07-02T18:06:00Z">
              <w:tcPr>
                <w:tcW w:w="0" w:type="auto"/>
              </w:tcPr>
            </w:tcPrChange>
          </w:tcPr>
          <w:p w14:paraId="6902CE79" w14:textId="77777777" w:rsidR="006D0662" w:rsidRDefault="006D0662" w:rsidP="00E3419D">
            <w:pPr>
              <w:jc w:val="right"/>
            </w:pPr>
          </w:p>
        </w:tc>
        <w:tc>
          <w:tcPr>
            <w:tcW w:w="1710" w:type="dxa"/>
            <w:tcPrChange w:id="2684" w:author="David Conklin" w:date="2021-07-02T18:06:00Z">
              <w:tcPr>
                <w:tcW w:w="0" w:type="auto"/>
              </w:tcPr>
            </w:tcPrChange>
          </w:tcPr>
          <w:p w14:paraId="2BB7EFC5" w14:textId="77777777" w:rsidR="006D0662" w:rsidRDefault="006D0662" w:rsidP="00E3419D">
            <w:pPr>
              <w:jc w:val="right"/>
            </w:pPr>
          </w:p>
        </w:tc>
        <w:tc>
          <w:tcPr>
            <w:tcW w:w="2880" w:type="dxa"/>
            <w:tcPrChange w:id="2685" w:author="David Conklin" w:date="2021-07-02T18:06:00Z">
              <w:tcPr>
                <w:tcW w:w="0" w:type="auto"/>
              </w:tcPr>
            </w:tcPrChange>
          </w:tcPr>
          <w:p w14:paraId="4A761D0D" w14:textId="528F058E" w:rsidR="006D0662" w:rsidRDefault="002B0B5B" w:rsidP="00E3419D">
            <w:pPr>
              <w:jc w:val="right"/>
            </w:pPr>
            <w:ins w:id="2686" w:author="David Conklin" w:date="2021-07-02T18:03:00Z">
              <w:r>
                <w:t>32.1</w:t>
              </w:r>
            </w:ins>
            <w:del w:id="2687" w:author="David Conklin" w:date="2021-07-02T18:03:00Z">
              <w:r w:rsidR="006D0662" w:rsidDel="002B0B5B">
                <w:delText>31.7</w:delText>
              </w:r>
            </w:del>
            <w:r w:rsidR="006D0662">
              <w:t>e9</w:t>
            </w:r>
          </w:p>
        </w:tc>
      </w:tr>
      <w:tr w:rsidR="006D0662" w14:paraId="7286F245" w14:textId="77777777" w:rsidTr="002B0B5B">
        <w:tc>
          <w:tcPr>
            <w:tcW w:w="0" w:type="auto"/>
            <w:tcPrChange w:id="2688" w:author="David Conklin" w:date="2021-07-02T18:06:00Z">
              <w:tcPr>
                <w:tcW w:w="0" w:type="auto"/>
              </w:tcPr>
            </w:tcPrChange>
          </w:tcPr>
          <w:p w14:paraId="6F0D05B0" w14:textId="77777777" w:rsidR="006D0662" w:rsidRDefault="006D0662" w:rsidP="00E3419D">
            <w:r>
              <w:t>added by model</w:t>
            </w:r>
          </w:p>
        </w:tc>
        <w:tc>
          <w:tcPr>
            <w:tcW w:w="1798" w:type="dxa"/>
            <w:tcPrChange w:id="2689" w:author="David Conklin" w:date="2021-07-02T18:06:00Z">
              <w:tcPr>
                <w:tcW w:w="0" w:type="auto"/>
              </w:tcPr>
            </w:tcPrChange>
          </w:tcPr>
          <w:p w14:paraId="61A02DD7" w14:textId="283C08BD" w:rsidR="0025770B" w:rsidRDefault="006D0662" w:rsidP="007C279E">
            <w:pPr>
              <w:jc w:val="right"/>
            </w:pPr>
            <w:del w:id="2690" w:author="David Conklin" w:date="2021-07-02T18:04:00Z">
              <w:r w:rsidDel="002B0B5B">
                <w:delText>0.008e9</w:delText>
              </w:r>
            </w:del>
            <w:ins w:id="2691" w:author="David Conklin" w:date="2021-07-02T18:42:00Z">
              <w:r w:rsidR="00406E2E">
                <w:t>0.023e</w:t>
              </w:r>
            </w:ins>
            <w:ins w:id="2692" w:author="David Conklin" w:date="2021-07-02T18:18:00Z">
              <w:r w:rsidR="0025770B">
                <w:t>9</w:t>
              </w:r>
            </w:ins>
          </w:p>
        </w:tc>
        <w:tc>
          <w:tcPr>
            <w:tcW w:w="1710" w:type="dxa"/>
            <w:tcPrChange w:id="2693" w:author="David Conklin" w:date="2021-07-02T18:06:00Z">
              <w:tcPr>
                <w:tcW w:w="0" w:type="auto"/>
              </w:tcPr>
            </w:tcPrChange>
          </w:tcPr>
          <w:p w14:paraId="590B8984" w14:textId="77777777" w:rsidR="006D0662" w:rsidRDefault="006D0662" w:rsidP="00E3419D">
            <w:pPr>
              <w:jc w:val="right"/>
            </w:pPr>
          </w:p>
        </w:tc>
        <w:tc>
          <w:tcPr>
            <w:tcW w:w="2880" w:type="dxa"/>
            <w:tcPrChange w:id="2694" w:author="David Conklin" w:date="2021-07-02T18:06:00Z">
              <w:tcPr>
                <w:tcW w:w="0" w:type="auto"/>
              </w:tcPr>
            </w:tcPrChange>
          </w:tcPr>
          <w:p w14:paraId="2AA762D3" w14:textId="04B4A6F1" w:rsidR="006D0662" w:rsidRDefault="002B0B5B" w:rsidP="00E3419D">
            <w:pPr>
              <w:jc w:val="right"/>
            </w:pPr>
            <w:ins w:id="2695" w:author="David Conklin" w:date="2021-07-02T18:06:00Z">
              <w:r>
                <w:t>negligible</w:t>
              </w:r>
            </w:ins>
            <w:del w:id="2696" w:author="David Conklin" w:date="2021-07-02T18:06:00Z">
              <w:r w:rsidR="006D0662" w:rsidDel="002B0B5B">
                <w:delText>0.3e9</w:delText>
              </w:r>
            </w:del>
          </w:p>
        </w:tc>
      </w:tr>
      <w:tr w:rsidR="005D40B9" w14:paraId="2619B095" w14:textId="77777777" w:rsidTr="002B0B5B">
        <w:tc>
          <w:tcPr>
            <w:tcW w:w="0" w:type="auto"/>
            <w:tcPrChange w:id="2697" w:author="David Conklin" w:date="2021-07-02T18:06:00Z">
              <w:tcPr>
                <w:tcW w:w="0" w:type="auto"/>
              </w:tcPr>
            </w:tcPrChange>
          </w:tcPr>
          <w:p w14:paraId="1A0853E5" w14:textId="79BCC972" w:rsidR="005D40B9" w:rsidRDefault="006F0906" w:rsidP="00C63B9F">
            <w:pPr>
              <w:jc w:val="right"/>
            </w:pPr>
            <w:r>
              <w:t>total in</w:t>
            </w:r>
          </w:p>
        </w:tc>
        <w:tc>
          <w:tcPr>
            <w:tcW w:w="1798" w:type="dxa"/>
            <w:tcPrChange w:id="2698" w:author="David Conklin" w:date="2021-07-02T18:06:00Z">
              <w:tcPr>
                <w:tcW w:w="0" w:type="auto"/>
              </w:tcPr>
            </w:tcPrChange>
          </w:tcPr>
          <w:p w14:paraId="4C873E53" w14:textId="09F37227" w:rsidR="005D40B9" w:rsidRDefault="00406E2E" w:rsidP="00E3419D">
            <w:pPr>
              <w:jc w:val="right"/>
            </w:pPr>
            <w:ins w:id="2699" w:author="David Conklin" w:date="2021-07-02T18:42:00Z">
              <w:r>
                <w:t>4.715e9</w:t>
              </w:r>
            </w:ins>
            <w:del w:id="2700" w:author="David Conklin" w:date="2021-07-02T18:14:00Z">
              <w:r w:rsidR="005D40B9" w:rsidDel="0025770B">
                <w:delText>4.915e9</w:delText>
              </w:r>
            </w:del>
          </w:p>
        </w:tc>
        <w:tc>
          <w:tcPr>
            <w:tcW w:w="1710" w:type="dxa"/>
            <w:tcPrChange w:id="2701" w:author="David Conklin" w:date="2021-07-02T18:06:00Z">
              <w:tcPr>
                <w:tcW w:w="0" w:type="auto"/>
              </w:tcPr>
            </w:tcPrChange>
          </w:tcPr>
          <w:p w14:paraId="7B6ED096" w14:textId="77777777" w:rsidR="005D40B9" w:rsidRDefault="005D40B9" w:rsidP="00E3419D">
            <w:pPr>
              <w:jc w:val="right"/>
            </w:pPr>
          </w:p>
        </w:tc>
        <w:tc>
          <w:tcPr>
            <w:tcW w:w="2880" w:type="dxa"/>
            <w:tcPrChange w:id="2702" w:author="David Conklin" w:date="2021-07-02T18:06:00Z">
              <w:tcPr>
                <w:tcW w:w="0" w:type="auto"/>
              </w:tcPr>
            </w:tcPrChange>
          </w:tcPr>
          <w:p w14:paraId="654513E9" w14:textId="7E3B9873" w:rsidR="005D40B9" w:rsidRDefault="006F0906" w:rsidP="00E3419D">
            <w:pPr>
              <w:jc w:val="right"/>
            </w:pPr>
            <w:r>
              <w:t>2</w:t>
            </w:r>
            <w:ins w:id="2703" w:author="David Conklin" w:date="2021-07-02T18:08:00Z">
              <w:r w:rsidR="002B0B5B">
                <w:t>49.7</w:t>
              </w:r>
            </w:ins>
            <w:del w:id="2704" w:author="David Conklin" w:date="2021-07-02T18:08:00Z">
              <w:r w:rsidDel="002B0B5B">
                <w:delText>28.3</w:delText>
              </w:r>
            </w:del>
            <w:r>
              <w:t>e9</w:t>
            </w:r>
          </w:p>
        </w:tc>
      </w:tr>
      <w:tr w:rsidR="006D0662" w14:paraId="13CA3628" w14:textId="77777777" w:rsidTr="002B0B5B">
        <w:tc>
          <w:tcPr>
            <w:tcW w:w="0" w:type="auto"/>
            <w:tcPrChange w:id="2705" w:author="David Conklin" w:date="2021-07-02T18:06:00Z">
              <w:tcPr>
                <w:tcW w:w="0" w:type="auto"/>
              </w:tcPr>
            </w:tcPrChange>
          </w:tcPr>
          <w:p w14:paraId="6417EC6E" w14:textId="77777777" w:rsidR="006D0662" w:rsidRDefault="006D0662" w:rsidP="00E3419D">
            <w:pPr>
              <w:jc w:val="right"/>
            </w:pPr>
          </w:p>
        </w:tc>
        <w:tc>
          <w:tcPr>
            <w:tcW w:w="1798" w:type="dxa"/>
            <w:tcPrChange w:id="2706" w:author="David Conklin" w:date="2021-07-02T18:06:00Z">
              <w:tcPr>
                <w:tcW w:w="0" w:type="auto"/>
              </w:tcPr>
            </w:tcPrChange>
          </w:tcPr>
          <w:p w14:paraId="04D61B3F" w14:textId="77777777" w:rsidR="006D0662" w:rsidRDefault="006D0662" w:rsidP="00E3419D">
            <w:pPr>
              <w:jc w:val="right"/>
            </w:pPr>
          </w:p>
        </w:tc>
        <w:tc>
          <w:tcPr>
            <w:tcW w:w="1710" w:type="dxa"/>
            <w:tcPrChange w:id="2707" w:author="David Conklin" w:date="2021-07-02T18:06:00Z">
              <w:tcPr>
                <w:tcW w:w="0" w:type="auto"/>
              </w:tcPr>
            </w:tcPrChange>
          </w:tcPr>
          <w:p w14:paraId="24DFE6DA" w14:textId="77777777" w:rsidR="006D0662" w:rsidRDefault="006D0662" w:rsidP="00E3419D">
            <w:pPr>
              <w:jc w:val="right"/>
            </w:pPr>
          </w:p>
        </w:tc>
        <w:tc>
          <w:tcPr>
            <w:tcW w:w="2880" w:type="dxa"/>
            <w:tcPrChange w:id="2708" w:author="David Conklin" w:date="2021-07-02T18:06:00Z">
              <w:tcPr>
                <w:tcW w:w="0" w:type="auto"/>
              </w:tcPr>
            </w:tcPrChange>
          </w:tcPr>
          <w:p w14:paraId="3CA7FE0E" w14:textId="77777777" w:rsidR="006D0662" w:rsidRDefault="006D0662" w:rsidP="00E3419D">
            <w:pPr>
              <w:jc w:val="right"/>
            </w:pPr>
          </w:p>
        </w:tc>
      </w:tr>
      <w:tr w:rsidR="006D0662" w14:paraId="18AF08E1" w14:textId="77777777" w:rsidTr="002B0B5B">
        <w:tc>
          <w:tcPr>
            <w:tcW w:w="0" w:type="auto"/>
            <w:tcPrChange w:id="2709" w:author="David Conklin" w:date="2021-07-02T18:06:00Z">
              <w:tcPr>
                <w:tcW w:w="0" w:type="auto"/>
              </w:tcPr>
            </w:tcPrChange>
          </w:tcPr>
          <w:p w14:paraId="4F8C528E" w14:textId="77777777" w:rsidR="006D0662" w:rsidRPr="00036F50" w:rsidRDefault="006D0662" w:rsidP="00E3419D">
            <w:pPr>
              <w:jc w:val="center"/>
              <w:rPr>
                <w:b/>
                <w:bCs/>
              </w:rPr>
            </w:pPr>
            <w:r w:rsidRPr="00036F50">
              <w:rPr>
                <w:b/>
                <w:bCs/>
              </w:rPr>
              <w:t>Outputs</w:t>
            </w:r>
          </w:p>
        </w:tc>
        <w:tc>
          <w:tcPr>
            <w:tcW w:w="1798" w:type="dxa"/>
            <w:tcPrChange w:id="2710" w:author="David Conklin" w:date="2021-07-02T18:06:00Z">
              <w:tcPr>
                <w:tcW w:w="0" w:type="auto"/>
              </w:tcPr>
            </w:tcPrChange>
          </w:tcPr>
          <w:p w14:paraId="5547EA00" w14:textId="77777777" w:rsidR="006D0662" w:rsidRDefault="006D0662" w:rsidP="00E3419D">
            <w:pPr>
              <w:jc w:val="right"/>
            </w:pPr>
            <w:r>
              <w:t>volume, m</w:t>
            </w:r>
            <w:r>
              <w:rPr>
                <w:vertAlign w:val="superscript"/>
              </w:rPr>
              <w:t>3</w:t>
            </w:r>
            <w:r>
              <w:t xml:space="preserve"> </w:t>
            </w:r>
          </w:p>
        </w:tc>
        <w:tc>
          <w:tcPr>
            <w:tcW w:w="1710" w:type="dxa"/>
            <w:tcPrChange w:id="2711" w:author="David Conklin" w:date="2021-07-02T18:06:00Z">
              <w:tcPr>
                <w:tcW w:w="0" w:type="auto"/>
              </w:tcPr>
            </w:tcPrChange>
          </w:tcPr>
          <w:p w14:paraId="42E8E8BA" w14:textId="77777777" w:rsidR="006D0662" w:rsidRDefault="006D0662" w:rsidP="00E3419D">
            <w:pPr>
              <w:jc w:val="right"/>
            </w:pPr>
            <w:r>
              <w:rPr>
                <w:rFonts w:cstheme="minorHAnsi"/>
              </w:rPr>
              <w:t>average temperature, °</w:t>
            </w:r>
            <w:r>
              <w:t>C</w:t>
            </w:r>
          </w:p>
        </w:tc>
        <w:tc>
          <w:tcPr>
            <w:tcW w:w="2880" w:type="dxa"/>
            <w:tcPrChange w:id="2712" w:author="David Conklin" w:date="2021-07-02T18:06:00Z">
              <w:tcPr>
                <w:tcW w:w="0" w:type="auto"/>
              </w:tcPr>
            </w:tcPrChange>
          </w:tcPr>
          <w:p w14:paraId="7C350288" w14:textId="77777777" w:rsidR="006D0662" w:rsidRDefault="006D0662" w:rsidP="00E3419D">
            <w:pPr>
              <w:jc w:val="right"/>
            </w:pPr>
            <w:r>
              <w:t>thermal energy, MJ</w:t>
            </w:r>
          </w:p>
        </w:tc>
      </w:tr>
      <w:tr w:rsidR="00BF3872" w:rsidDel="002B0B5B" w14:paraId="08838678" w14:textId="3D14A382" w:rsidTr="002B0B5B">
        <w:trPr>
          <w:del w:id="2713" w:author="David Conklin" w:date="2021-07-02T18:01:00Z"/>
        </w:trPr>
        <w:tc>
          <w:tcPr>
            <w:tcW w:w="0" w:type="auto"/>
            <w:tcPrChange w:id="2714" w:author="David Conklin" w:date="2021-07-02T18:06:00Z">
              <w:tcPr>
                <w:tcW w:w="0" w:type="auto"/>
              </w:tcPr>
            </w:tcPrChange>
          </w:tcPr>
          <w:p w14:paraId="16A0ACE9" w14:textId="44F11004" w:rsidR="00BF3872" w:rsidDel="002B0B5B" w:rsidRDefault="00BF3872" w:rsidP="00BF3872">
            <w:pPr>
              <w:rPr>
                <w:del w:id="2715" w:author="David Conklin" w:date="2021-07-02T18:01:00Z"/>
              </w:rPr>
            </w:pPr>
            <w:del w:id="2716" w:author="David Conklin" w:date="2021-07-02T18:01:00Z">
              <w:r w:rsidDel="002B0B5B">
                <w:delText>water in reaches</w:delText>
              </w:r>
            </w:del>
          </w:p>
        </w:tc>
        <w:tc>
          <w:tcPr>
            <w:tcW w:w="1798" w:type="dxa"/>
            <w:tcPrChange w:id="2717" w:author="David Conklin" w:date="2021-07-02T18:06:00Z">
              <w:tcPr>
                <w:tcW w:w="0" w:type="auto"/>
              </w:tcPr>
            </w:tcPrChange>
          </w:tcPr>
          <w:p w14:paraId="2D162BF4" w14:textId="62DC077E" w:rsidR="00BF3872" w:rsidDel="002B0B5B" w:rsidRDefault="00BF3872" w:rsidP="00BF3872">
            <w:pPr>
              <w:jc w:val="right"/>
              <w:rPr>
                <w:del w:id="2718" w:author="David Conklin" w:date="2021-07-02T18:01:00Z"/>
              </w:rPr>
            </w:pPr>
            <w:del w:id="2719" w:author="David Conklin" w:date="2021-07-02T18:01:00Z">
              <w:r w:rsidDel="002B0B5B">
                <w:delText>0.01</w:delText>
              </w:r>
              <w:r w:rsidR="005D40B9" w:rsidDel="002B0B5B">
                <w:delText>2</w:delText>
              </w:r>
              <w:r w:rsidDel="002B0B5B">
                <w:delText>e9</w:delText>
              </w:r>
            </w:del>
          </w:p>
        </w:tc>
        <w:tc>
          <w:tcPr>
            <w:tcW w:w="1710" w:type="dxa"/>
            <w:tcPrChange w:id="2720" w:author="David Conklin" w:date="2021-07-02T18:06:00Z">
              <w:tcPr>
                <w:tcW w:w="0" w:type="auto"/>
              </w:tcPr>
            </w:tcPrChange>
          </w:tcPr>
          <w:p w14:paraId="46A10A27" w14:textId="2E1857EC" w:rsidR="00BF3872" w:rsidDel="002B0B5B" w:rsidRDefault="00BF3872" w:rsidP="00BF3872">
            <w:pPr>
              <w:jc w:val="right"/>
              <w:rPr>
                <w:del w:id="2721" w:author="David Conklin" w:date="2021-07-02T18:01:00Z"/>
              </w:rPr>
            </w:pPr>
          </w:p>
        </w:tc>
        <w:tc>
          <w:tcPr>
            <w:tcW w:w="2880" w:type="dxa"/>
            <w:tcPrChange w:id="2722" w:author="David Conklin" w:date="2021-07-02T18:06:00Z">
              <w:tcPr>
                <w:tcW w:w="0" w:type="auto"/>
              </w:tcPr>
            </w:tcPrChange>
          </w:tcPr>
          <w:p w14:paraId="2B0F6431" w14:textId="34B273E3" w:rsidR="00BF3872" w:rsidDel="002B0B5B" w:rsidRDefault="00BF3872" w:rsidP="00BF3872">
            <w:pPr>
              <w:jc w:val="right"/>
              <w:rPr>
                <w:del w:id="2723" w:author="David Conklin" w:date="2021-07-02T18:01:00Z"/>
              </w:rPr>
            </w:pPr>
            <w:del w:id="2724" w:author="David Conklin" w:date="2021-07-02T18:01:00Z">
              <w:r w:rsidDel="002B0B5B">
                <w:delText>0.2e9</w:delText>
              </w:r>
            </w:del>
          </w:p>
        </w:tc>
      </w:tr>
      <w:tr w:rsidR="00BF3872" w:rsidDel="002B0B5B" w14:paraId="23E369E4" w14:textId="47DE9A3E" w:rsidTr="002B0B5B">
        <w:trPr>
          <w:del w:id="2725" w:author="David Conklin" w:date="2021-07-02T18:01:00Z"/>
        </w:trPr>
        <w:tc>
          <w:tcPr>
            <w:tcW w:w="0" w:type="auto"/>
            <w:tcPrChange w:id="2726" w:author="David Conklin" w:date="2021-07-02T18:06:00Z">
              <w:tcPr>
                <w:tcW w:w="0" w:type="auto"/>
              </w:tcPr>
            </w:tcPrChange>
          </w:tcPr>
          <w:p w14:paraId="561E3B39" w14:textId="0DACFFBE" w:rsidR="00BF3872" w:rsidDel="002B0B5B" w:rsidRDefault="00BF3872" w:rsidP="00BF3872">
            <w:pPr>
              <w:rPr>
                <w:del w:id="2727" w:author="David Conklin" w:date="2021-07-02T18:01:00Z"/>
              </w:rPr>
            </w:pPr>
            <w:del w:id="2728" w:author="David Conklin" w:date="2021-07-02T18:01:00Z">
              <w:r w:rsidDel="002B0B5B">
                <w:delText>water in reservoirs</w:delText>
              </w:r>
            </w:del>
          </w:p>
        </w:tc>
        <w:tc>
          <w:tcPr>
            <w:tcW w:w="1798" w:type="dxa"/>
            <w:tcPrChange w:id="2729" w:author="David Conklin" w:date="2021-07-02T18:06:00Z">
              <w:tcPr>
                <w:tcW w:w="0" w:type="auto"/>
              </w:tcPr>
            </w:tcPrChange>
          </w:tcPr>
          <w:p w14:paraId="60D2D245" w14:textId="4E5D7485" w:rsidR="00BF3872" w:rsidDel="002B0B5B" w:rsidRDefault="00BF3872" w:rsidP="00BF3872">
            <w:pPr>
              <w:jc w:val="right"/>
              <w:rPr>
                <w:del w:id="2730" w:author="David Conklin" w:date="2021-07-02T18:01:00Z"/>
              </w:rPr>
            </w:pPr>
            <w:del w:id="2731" w:author="David Conklin" w:date="2021-07-02T18:01:00Z">
              <w:r w:rsidDel="002B0B5B">
                <w:delText>0.070e9</w:delText>
              </w:r>
            </w:del>
          </w:p>
        </w:tc>
        <w:tc>
          <w:tcPr>
            <w:tcW w:w="1710" w:type="dxa"/>
            <w:tcPrChange w:id="2732" w:author="David Conklin" w:date="2021-07-02T18:06:00Z">
              <w:tcPr>
                <w:tcW w:w="0" w:type="auto"/>
              </w:tcPr>
            </w:tcPrChange>
          </w:tcPr>
          <w:p w14:paraId="12D995BC" w14:textId="724C0075" w:rsidR="00BF3872" w:rsidDel="002B0B5B" w:rsidRDefault="00BF3872" w:rsidP="00BF3872">
            <w:pPr>
              <w:jc w:val="right"/>
              <w:rPr>
                <w:del w:id="2733" w:author="David Conklin" w:date="2021-07-02T18:01:00Z"/>
              </w:rPr>
            </w:pPr>
          </w:p>
        </w:tc>
        <w:tc>
          <w:tcPr>
            <w:tcW w:w="2880" w:type="dxa"/>
            <w:tcPrChange w:id="2734" w:author="David Conklin" w:date="2021-07-02T18:06:00Z">
              <w:tcPr>
                <w:tcW w:w="0" w:type="auto"/>
              </w:tcPr>
            </w:tcPrChange>
          </w:tcPr>
          <w:p w14:paraId="4051F9A8" w14:textId="64EBDF33" w:rsidR="00BF3872" w:rsidDel="002B0B5B" w:rsidRDefault="005D40B9" w:rsidP="00BF3872">
            <w:pPr>
              <w:jc w:val="right"/>
              <w:rPr>
                <w:del w:id="2735" w:author="David Conklin" w:date="2021-07-02T18:01:00Z"/>
              </w:rPr>
            </w:pPr>
            <w:del w:id="2736" w:author="David Conklin" w:date="2021-07-02T18:01:00Z">
              <w:r w:rsidDel="002B0B5B">
                <w:delText>1.8</w:delText>
              </w:r>
              <w:r w:rsidR="00BF3872" w:rsidDel="002B0B5B">
                <w:delText>e9</w:delText>
              </w:r>
            </w:del>
          </w:p>
        </w:tc>
      </w:tr>
      <w:tr w:rsidR="00BF3872" w14:paraId="028D750F" w14:textId="77777777" w:rsidTr="002B0B5B">
        <w:tc>
          <w:tcPr>
            <w:tcW w:w="0" w:type="auto"/>
            <w:tcPrChange w:id="2737" w:author="David Conklin" w:date="2021-07-02T18:06:00Z">
              <w:tcPr>
                <w:tcW w:w="0" w:type="auto"/>
              </w:tcPr>
            </w:tcPrChange>
          </w:tcPr>
          <w:p w14:paraId="0DF461C1" w14:textId="77777777" w:rsidR="00BF3872" w:rsidRDefault="00BF3872" w:rsidP="00BF3872">
            <w:r>
              <w:t>basin discharge</w:t>
            </w:r>
          </w:p>
        </w:tc>
        <w:tc>
          <w:tcPr>
            <w:tcW w:w="1798" w:type="dxa"/>
            <w:tcPrChange w:id="2738" w:author="David Conklin" w:date="2021-07-02T18:06:00Z">
              <w:tcPr>
                <w:tcW w:w="0" w:type="auto"/>
              </w:tcPr>
            </w:tcPrChange>
          </w:tcPr>
          <w:p w14:paraId="7356DD8F" w14:textId="4D988CAB" w:rsidR="00BF3872" w:rsidRDefault="00BF3872" w:rsidP="00BF3872">
            <w:pPr>
              <w:jc w:val="right"/>
            </w:pPr>
            <w:r>
              <w:t>4.</w:t>
            </w:r>
            <w:ins w:id="2739" w:author="David Conklin" w:date="2021-07-02T18:20:00Z">
              <w:r w:rsidR="0025770B">
                <w:t>69</w:t>
              </w:r>
            </w:ins>
            <w:ins w:id="2740" w:author="David Conklin" w:date="2021-07-02T18:43:00Z">
              <w:r w:rsidR="00406E2E">
                <w:t>3</w:t>
              </w:r>
            </w:ins>
            <w:del w:id="2741" w:author="David Conklin" w:date="2021-07-02T18:20:00Z">
              <w:r w:rsidDel="0025770B">
                <w:delText>824</w:delText>
              </w:r>
            </w:del>
            <w:r>
              <w:t>e9</w:t>
            </w:r>
          </w:p>
        </w:tc>
        <w:tc>
          <w:tcPr>
            <w:tcW w:w="1710" w:type="dxa"/>
            <w:tcPrChange w:id="2742" w:author="David Conklin" w:date="2021-07-02T18:06:00Z">
              <w:tcPr>
                <w:tcW w:w="0" w:type="auto"/>
              </w:tcPr>
            </w:tcPrChange>
          </w:tcPr>
          <w:p w14:paraId="667EBCD8" w14:textId="40113C6C" w:rsidR="00BF3872" w:rsidRDefault="007C555B" w:rsidP="00BF3872">
            <w:pPr>
              <w:jc w:val="right"/>
            </w:pPr>
            <w:ins w:id="2743" w:author="David Conklin" w:date="2021-07-02T19:20:00Z">
              <w:r>
                <w:t>7.8</w:t>
              </w:r>
            </w:ins>
            <w:del w:id="2744" w:author="David Conklin" w:date="2021-07-02T19:20:00Z">
              <w:r w:rsidR="00BF3872" w:rsidDel="007C555B">
                <w:delText>8.1</w:delText>
              </w:r>
            </w:del>
          </w:p>
        </w:tc>
        <w:tc>
          <w:tcPr>
            <w:tcW w:w="2880" w:type="dxa"/>
            <w:tcPrChange w:id="2745" w:author="David Conklin" w:date="2021-07-02T18:06:00Z">
              <w:tcPr>
                <w:tcW w:w="0" w:type="auto"/>
              </w:tcPr>
            </w:tcPrChange>
          </w:tcPr>
          <w:p w14:paraId="271F9B16" w14:textId="5D4D432F" w:rsidR="00BF3872" w:rsidRDefault="00BF3872" w:rsidP="00BF3872">
            <w:pPr>
              <w:jc w:val="right"/>
            </w:pPr>
            <w:del w:id="2746" w:author="David Conklin" w:date="2021-07-02T18:08:00Z">
              <w:r w:rsidDel="002B0B5B">
                <w:delText>163.3e9</w:delText>
              </w:r>
            </w:del>
            <w:ins w:id="2747" w:author="David Conklin" w:date="2021-07-02T18:08:00Z">
              <w:r w:rsidR="002B0B5B">
                <w:t>15</w:t>
              </w:r>
            </w:ins>
            <w:ins w:id="2748" w:author="David Conklin" w:date="2021-07-02T18:09:00Z">
              <w:r w:rsidR="002B0B5B">
                <w:t>3.7e9</w:t>
              </w:r>
            </w:ins>
          </w:p>
        </w:tc>
      </w:tr>
      <w:tr w:rsidR="00BF3872" w14:paraId="23BD6E2A" w14:textId="77777777" w:rsidTr="002B0B5B">
        <w:tc>
          <w:tcPr>
            <w:tcW w:w="0" w:type="auto"/>
            <w:tcPrChange w:id="2749" w:author="David Conklin" w:date="2021-07-02T18:06:00Z">
              <w:tcPr>
                <w:tcW w:w="0" w:type="auto"/>
              </w:tcPr>
            </w:tcPrChange>
          </w:tcPr>
          <w:p w14:paraId="07D080AB" w14:textId="1DD5849A" w:rsidR="00BF3872" w:rsidRDefault="00D64198" w:rsidP="00BF3872">
            <w:ins w:id="2750" w:author="David Conklin" w:date="2021-07-02T19:44:00Z">
              <w:r>
                <w:t xml:space="preserve">municipal </w:t>
              </w:r>
            </w:ins>
            <w:ins w:id="2751" w:author="David Conklin" w:date="2021-07-02T19:45:00Z">
              <w:r>
                <w:t xml:space="preserve">and </w:t>
              </w:r>
            </w:ins>
            <w:r w:rsidR="00BF3872">
              <w:t>irrigation withdrawals</w:t>
            </w:r>
            <w:ins w:id="2752" w:author="David Conklin" w:date="2021-07-02T20:58:00Z">
              <w:r w:rsidR="00092594">
                <w:t xml:space="preserve"> from surface waters</w:t>
              </w:r>
            </w:ins>
          </w:p>
        </w:tc>
        <w:tc>
          <w:tcPr>
            <w:tcW w:w="1798" w:type="dxa"/>
            <w:tcPrChange w:id="2753" w:author="David Conklin" w:date="2021-07-02T18:06:00Z">
              <w:tcPr>
                <w:tcW w:w="0" w:type="auto"/>
              </w:tcPr>
            </w:tcPrChange>
          </w:tcPr>
          <w:p w14:paraId="64E4C6C9" w14:textId="234CBAF9" w:rsidR="00BF3872" w:rsidRDefault="00BF3872" w:rsidP="00D33947">
            <w:pPr>
              <w:jc w:val="right"/>
            </w:pPr>
            <w:del w:id="2754" w:author="David Conklin" w:date="2021-07-02T18:09:00Z">
              <w:r w:rsidDel="002B0B5B">
                <w:delText>0.005e9</w:delText>
              </w:r>
            </w:del>
            <w:ins w:id="2755" w:author="David Conklin" w:date="2021-07-02T19:45:00Z">
              <w:r w:rsidR="00D64198">
                <w:t>0.0</w:t>
              </w:r>
            </w:ins>
            <w:ins w:id="2756" w:author="David Conklin" w:date="2021-07-02T20:58:00Z">
              <w:r w:rsidR="00092594">
                <w:t>05</w:t>
              </w:r>
            </w:ins>
            <w:ins w:id="2757" w:author="David Conklin" w:date="2021-07-02T19:45:00Z">
              <w:r w:rsidR="00D64198">
                <w:t>e9</w:t>
              </w:r>
            </w:ins>
          </w:p>
        </w:tc>
        <w:tc>
          <w:tcPr>
            <w:tcW w:w="1710" w:type="dxa"/>
            <w:tcPrChange w:id="2758" w:author="David Conklin" w:date="2021-07-02T18:06:00Z">
              <w:tcPr>
                <w:tcW w:w="0" w:type="auto"/>
              </w:tcPr>
            </w:tcPrChange>
          </w:tcPr>
          <w:p w14:paraId="37AAF35D" w14:textId="1CD64EE6" w:rsidR="00BF3872" w:rsidRDefault="00D64198">
            <w:pPr>
              <w:jc w:val="center"/>
              <w:pPrChange w:id="2759" w:author="David Conklin" w:date="2021-07-02T19:21:00Z">
                <w:pPr>
                  <w:jc w:val="right"/>
                </w:pPr>
              </w:pPrChange>
            </w:pPr>
            <w:ins w:id="2760" w:author="David Conklin" w:date="2021-07-02T19:47:00Z">
              <w:r>
                <w:t>&lt;= 15</w:t>
              </w:r>
            </w:ins>
            <w:del w:id="2761" w:author="David Conklin" w:date="2021-07-02T19:21:00Z">
              <w:r w:rsidR="00BF3872" w:rsidDel="007C555B">
                <w:delText>15.0</w:delText>
              </w:r>
            </w:del>
          </w:p>
        </w:tc>
        <w:tc>
          <w:tcPr>
            <w:tcW w:w="2880" w:type="dxa"/>
            <w:tcPrChange w:id="2762" w:author="David Conklin" w:date="2021-07-02T18:06:00Z">
              <w:tcPr>
                <w:tcW w:w="0" w:type="auto"/>
              </w:tcPr>
            </w:tcPrChange>
          </w:tcPr>
          <w:p w14:paraId="0BE8D238" w14:textId="033B74D1" w:rsidR="00BF3872" w:rsidRDefault="00D64198" w:rsidP="00BF3872">
            <w:pPr>
              <w:jc w:val="right"/>
              <w:rPr>
                <w:ins w:id="2763" w:author="David Conklin" w:date="2021-07-02T19:48:00Z"/>
              </w:rPr>
            </w:pPr>
            <w:ins w:id="2764" w:author="David Conklin" w:date="2021-07-02T19:48:00Z">
              <w:r>
                <w:t>~</w:t>
              </w:r>
            </w:ins>
            <w:del w:id="2765" w:author="David Conklin" w:date="2021-07-02T18:09:00Z">
              <w:r w:rsidR="00BF3872" w:rsidDel="002B0B5B">
                <w:delText>0.3e9</w:delText>
              </w:r>
            </w:del>
            <w:ins w:id="2766" w:author="David Conklin" w:date="2021-07-02T19:47:00Z">
              <w:r>
                <w:t>&lt;=</w:t>
              </w:r>
            </w:ins>
            <w:ins w:id="2767" w:author="David Conklin" w:date="2021-07-02T19:49:00Z">
              <w:r w:rsidR="00CB3159">
                <w:t xml:space="preserve"> </w:t>
              </w:r>
            </w:ins>
            <w:ins w:id="2768" w:author="David Conklin" w:date="2021-07-02T21:00:00Z">
              <w:r w:rsidR="00092594">
                <w:t>0.3</w:t>
              </w:r>
            </w:ins>
            <w:ins w:id="2769" w:author="David Conklin" w:date="2021-07-02T19:47:00Z">
              <w:r>
                <w:t>e9</w:t>
              </w:r>
            </w:ins>
          </w:p>
          <w:p w14:paraId="344705FC" w14:textId="25F039DE" w:rsidR="00D64198" w:rsidRDefault="00D64198" w:rsidP="00BF3872">
            <w:pPr>
              <w:jc w:val="right"/>
            </w:pPr>
          </w:p>
        </w:tc>
      </w:tr>
      <w:tr w:rsidR="00BF3872" w14:paraId="61E311F0" w14:textId="77777777" w:rsidTr="002B0B5B">
        <w:tc>
          <w:tcPr>
            <w:tcW w:w="0" w:type="auto"/>
            <w:tcPrChange w:id="2770" w:author="David Conklin" w:date="2021-07-02T18:06:00Z">
              <w:tcPr>
                <w:tcW w:w="0" w:type="auto"/>
              </w:tcPr>
            </w:tcPrChange>
          </w:tcPr>
          <w:p w14:paraId="3537FE07" w14:textId="77777777" w:rsidR="00BF3872" w:rsidRDefault="00BF3872" w:rsidP="00BF3872">
            <w:r>
              <w:t>longwave radiation from reaches</w:t>
            </w:r>
          </w:p>
        </w:tc>
        <w:tc>
          <w:tcPr>
            <w:tcW w:w="1798" w:type="dxa"/>
            <w:tcPrChange w:id="2771" w:author="David Conklin" w:date="2021-07-02T18:06:00Z">
              <w:tcPr>
                <w:tcW w:w="0" w:type="auto"/>
              </w:tcPr>
            </w:tcPrChange>
          </w:tcPr>
          <w:p w14:paraId="401911EF" w14:textId="77777777" w:rsidR="00BF3872" w:rsidRDefault="00BF3872" w:rsidP="00BF3872">
            <w:pPr>
              <w:jc w:val="right"/>
            </w:pPr>
          </w:p>
        </w:tc>
        <w:tc>
          <w:tcPr>
            <w:tcW w:w="1710" w:type="dxa"/>
            <w:tcPrChange w:id="2772" w:author="David Conklin" w:date="2021-07-02T18:06:00Z">
              <w:tcPr>
                <w:tcW w:w="0" w:type="auto"/>
              </w:tcPr>
            </w:tcPrChange>
          </w:tcPr>
          <w:p w14:paraId="1CD1CAEE" w14:textId="77777777" w:rsidR="00BF3872" w:rsidRDefault="00BF3872" w:rsidP="00BF3872">
            <w:pPr>
              <w:jc w:val="center"/>
            </w:pPr>
          </w:p>
        </w:tc>
        <w:tc>
          <w:tcPr>
            <w:tcW w:w="2880" w:type="dxa"/>
            <w:tcPrChange w:id="2773" w:author="David Conklin" w:date="2021-07-02T18:06:00Z">
              <w:tcPr>
                <w:tcW w:w="0" w:type="auto"/>
              </w:tcPr>
            </w:tcPrChange>
          </w:tcPr>
          <w:p w14:paraId="3762BC6A" w14:textId="3BE2BBC6" w:rsidR="00BF3872" w:rsidRDefault="00BF3872" w:rsidP="00BF3872">
            <w:pPr>
              <w:jc w:val="right"/>
            </w:pPr>
            <w:del w:id="2774" w:author="David Conklin" w:date="2021-07-02T18:09:00Z">
              <w:r w:rsidDel="002B0B5B">
                <w:delText>18.7e9</w:delText>
              </w:r>
            </w:del>
            <w:ins w:id="2775" w:author="David Conklin" w:date="2021-07-02T18:09:00Z">
              <w:r w:rsidR="002B0B5B">
                <w:t>17.3e9</w:t>
              </w:r>
            </w:ins>
          </w:p>
        </w:tc>
      </w:tr>
      <w:tr w:rsidR="00BF3872" w14:paraId="2F4B7F6D" w14:textId="77777777" w:rsidTr="002B0B5B">
        <w:tc>
          <w:tcPr>
            <w:tcW w:w="0" w:type="auto"/>
            <w:tcPrChange w:id="2776" w:author="David Conklin" w:date="2021-07-02T18:06:00Z">
              <w:tcPr>
                <w:tcW w:w="0" w:type="auto"/>
              </w:tcPr>
            </w:tcPrChange>
          </w:tcPr>
          <w:p w14:paraId="5F33FF73" w14:textId="77777777" w:rsidR="00BF3872" w:rsidRDefault="00BF3872" w:rsidP="00BF3872">
            <w:r>
              <w:t>evaporation from reaches</w:t>
            </w:r>
          </w:p>
        </w:tc>
        <w:tc>
          <w:tcPr>
            <w:tcW w:w="1798" w:type="dxa"/>
            <w:tcPrChange w:id="2777" w:author="David Conklin" w:date="2021-07-02T18:06:00Z">
              <w:tcPr>
                <w:tcW w:w="0" w:type="auto"/>
              </w:tcPr>
            </w:tcPrChange>
          </w:tcPr>
          <w:p w14:paraId="68DBC1C1" w14:textId="4F10099F" w:rsidR="00BF3872" w:rsidRDefault="00BF3872" w:rsidP="00BF3872">
            <w:pPr>
              <w:jc w:val="right"/>
            </w:pPr>
            <w:r>
              <w:t>0.</w:t>
            </w:r>
            <w:ins w:id="2778" w:author="David Conklin" w:date="2021-07-02T18:43:00Z">
              <w:r w:rsidR="00406E2E">
                <w:t>013</w:t>
              </w:r>
            </w:ins>
            <w:del w:id="2779" w:author="David Conklin" w:date="2021-07-02T18:43:00Z">
              <w:r w:rsidDel="00406E2E">
                <w:delText>007</w:delText>
              </w:r>
            </w:del>
            <w:r>
              <w:t xml:space="preserve">e9 </w:t>
            </w:r>
          </w:p>
        </w:tc>
        <w:tc>
          <w:tcPr>
            <w:tcW w:w="1710" w:type="dxa"/>
            <w:tcPrChange w:id="2780" w:author="David Conklin" w:date="2021-07-02T18:06:00Z">
              <w:tcPr>
                <w:tcW w:w="0" w:type="auto"/>
              </w:tcPr>
            </w:tcPrChange>
          </w:tcPr>
          <w:p w14:paraId="51A5074B" w14:textId="77777777" w:rsidR="00BF3872" w:rsidRDefault="00BF3872" w:rsidP="00BF3872">
            <w:pPr>
              <w:jc w:val="right"/>
            </w:pPr>
          </w:p>
        </w:tc>
        <w:tc>
          <w:tcPr>
            <w:tcW w:w="2880" w:type="dxa"/>
            <w:tcPrChange w:id="2781" w:author="David Conklin" w:date="2021-07-02T18:06:00Z">
              <w:tcPr>
                <w:tcW w:w="0" w:type="auto"/>
              </w:tcPr>
            </w:tcPrChange>
          </w:tcPr>
          <w:p w14:paraId="43159D97" w14:textId="27CB3FD9" w:rsidR="00BF3872" w:rsidRDefault="00BF3872" w:rsidP="00BF3872">
            <w:pPr>
              <w:jc w:val="right"/>
            </w:pPr>
            <w:del w:id="2782" w:author="David Conklin" w:date="2021-07-02T18:10:00Z">
              <w:r w:rsidDel="002B0B5B">
                <w:delText>17.1e9</w:delText>
              </w:r>
            </w:del>
            <w:ins w:id="2783" w:author="David Conklin" w:date="2021-07-02T18:10:00Z">
              <w:r w:rsidR="002B0B5B">
                <w:t>33.4e9</w:t>
              </w:r>
            </w:ins>
          </w:p>
        </w:tc>
      </w:tr>
      <w:tr w:rsidR="00BF3872" w14:paraId="3132B321" w14:textId="77777777" w:rsidTr="002B0B5B">
        <w:tc>
          <w:tcPr>
            <w:tcW w:w="0" w:type="auto"/>
            <w:tcPrChange w:id="2784" w:author="David Conklin" w:date="2021-07-02T18:06:00Z">
              <w:tcPr>
                <w:tcW w:w="0" w:type="auto"/>
              </w:tcPr>
            </w:tcPrChange>
          </w:tcPr>
          <w:p w14:paraId="7E643CB4" w14:textId="77777777" w:rsidR="00BF3872" w:rsidRDefault="00BF3872" w:rsidP="00BF3872">
            <w:r>
              <w:t>longwave radiation from reservoirs</w:t>
            </w:r>
          </w:p>
        </w:tc>
        <w:tc>
          <w:tcPr>
            <w:tcW w:w="1798" w:type="dxa"/>
            <w:tcPrChange w:id="2785" w:author="David Conklin" w:date="2021-07-02T18:06:00Z">
              <w:tcPr>
                <w:tcW w:w="0" w:type="auto"/>
              </w:tcPr>
            </w:tcPrChange>
          </w:tcPr>
          <w:p w14:paraId="6679C9DD" w14:textId="77777777" w:rsidR="00BF3872" w:rsidRDefault="00BF3872" w:rsidP="00BF3872">
            <w:pPr>
              <w:jc w:val="right"/>
            </w:pPr>
          </w:p>
        </w:tc>
        <w:tc>
          <w:tcPr>
            <w:tcW w:w="1710" w:type="dxa"/>
            <w:tcPrChange w:id="2786" w:author="David Conklin" w:date="2021-07-02T18:06:00Z">
              <w:tcPr>
                <w:tcW w:w="0" w:type="auto"/>
              </w:tcPr>
            </w:tcPrChange>
          </w:tcPr>
          <w:p w14:paraId="69420284" w14:textId="77777777" w:rsidR="00BF3872" w:rsidRDefault="00BF3872" w:rsidP="00BF3872">
            <w:pPr>
              <w:jc w:val="right"/>
            </w:pPr>
          </w:p>
        </w:tc>
        <w:tc>
          <w:tcPr>
            <w:tcW w:w="2880" w:type="dxa"/>
            <w:tcPrChange w:id="2787" w:author="David Conklin" w:date="2021-07-02T18:06:00Z">
              <w:tcPr>
                <w:tcW w:w="0" w:type="auto"/>
              </w:tcPr>
            </w:tcPrChange>
          </w:tcPr>
          <w:p w14:paraId="24677CFD" w14:textId="528DE7DC" w:rsidR="00BF3872" w:rsidRDefault="00BF3872" w:rsidP="00BF3872">
            <w:pPr>
              <w:jc w:val="right"/>
            </w:pPr>
            <w:del w:id="2788" w:author="David Conklin" w:date="2021-07-02T18:10:00Z">
              <w:r w:rsidDel="002B0B5B">
                <w:delText>9.4e9</w:delText>
              </w:r>
            </w:del>
            <w:ins w:id="2789" w:author="David Conklin" w:date="2021-07-02T18:10:00Z">
              <w:r w:rsidR="002B0B5B">
                <w:t>8.7e9</w:t>
              </w:r>
            </w:ins>
          </w:p>
        </w:tc>
      </w:tr>
      <w:tr w:rsidR="00BF3872" w14:paraId="2798AFAF" w14:textId="77777777" w:rsidTr="002B0B5B">
        <w:tc>
          <w:tcPr>
            <w:tcW w:w="0" w:type="auto"/>
            <w:tcPrChange w:id="2790" w:author="David Conklin" w:date="2021-07-02T18:06:00Z">
              <w:tcPr>
                <w:tcW w:w="0" w:type="auto"/>
              </w:tcPr>
            </w:tcPrChange>
          </w:tcPr>
          <w:p w14:paraId="010EBBD4" w14:textId="77777777" w:rsidR="00BF3872" w:rsidRDefault="00BF3872" w:rsidP="00BF3872">
            <w:r>
              <w:t>evaporation from reservoirs</w:t>
            </w:r>
          </w:p>
        </w:tc>
        <w:tc>
          <w:tcPr>
            <w:tcW w:w="1798" w:type="dxa"/>
            <w:tcPrChange w:id="2791" w:author="David Conklin" w:date="2021-07-02T18:06:00Z">
              <w:tcPr>
                <w:tcW w:w="0" w:type="auto"/>
              </w:tcPr>
            </w:tcPrChange>
          </w:tcPr>
          <w:p w14:paraId="2D486864" w14:textId="77777777" w:rsidR="00BF3872" w:rsidRDefault="00BF3872" w:rsidP="00BF3872">
            <w:pPr>
              <w:jc w:val="right"/>
            </w:pPr>
            <w:r>
              <w:t>0.008e9</w:t>
            </w:r>
          </w:p>
        </w:tc>
        <w:tc>
          <w:tcPr>
            <w:tcW w:w="1710" w:type="dxa"/>
            <w:tcPrChange w:id="2792" w:author="David Conklin" w:date="2021-07-02T18:06:00Z">
              <w:tcPr>
                <w:tcW w:w="0" w:type="auto"/>
              </w:tcPr>
            </w:tcPrChange>
          </w:tcPr>
          <w:p w14:paraId="4DD99CE5" w14:textId="77777777" w:rsidR="00BF3872" w:rsidRDefault="00BF3872" w:rsidP="00BF3872">
            <w:pPr>
              <w:jc w:val="right"/>
            </w:pPr>
          </w:p>
        </w:tc>
        <w:tc>
          <w:tcPr>
            <w:tcW w:w="2880" w:type="dxa"/>
            <w:tcPrChange w:id="2793" w:author="David Conklin" w:date="2021-07-02T18:06:00Z">
              <w:tcPr>
                <w:tcW w:w="0" w:type="auto"/>
              </w:tcPr>
            </w:tcPrChange>
          </w:tcPr>
          <w:p w14:paraId="3064D6FF" w14:textId="77E7C791" w:rsidR="00BF3872" w:rsidRDefault="00BF3872" w:rsidP="00BF3872">
            <w:pPr>
              <w:jc w:val="right"/>
            </w:pPr>
            <w:del w:id="2794" w:author="David Conklin" w:date="2021-07-02T18:10:00Z">
              <w:r w:rsidDel="002B0B5B">
                <w:delText>19.5e9</w:delText>
              </w:r>
            </w:del>
            <w:ins w:id="2795" w:author="David Conklin" w:date="2021-07-02T18:10:00Z">
              <w:r w:rsidR="002B0B5B">
                <w:t>20.3e9</w:t>
              </w:r>
            </w:ins>
          </w:p>
        </w:tc>
      </w:tr>
      <w:tr w:rsidR="005D40B9" w14:paraId="7633DA37" w14:textId="77777777" w:rsidTr="002B0B5B">
        <w:tc>
          <w:tcPr>
            <w:tcW w:w="0" w:type="auto"/>
            <w:tcPrChange w:id="2796" w:author="David Conklin" w:date="2021-07-02T18:06:00Z">
              <w:tcPr>
                <w:tcW w:w="0" w:type="auto"/>
              </w:tcPr>
            </w:tcPrChange>
          </w:tcPr>
          <w:p w14:paraId="2447ADA6" w14:textId="29F810DC" w:rsidR="005D40B9" w:rsidRDefault="006F0906" w:rsidP="00C63B9F">
            <w:pPr>
              <w:jc w:val="right"/>
            </w:pPr>
            <w:r>
              <w:t>total out</w:t>
            </w:r>
          </w:p>
        </w:tc>
        <w:tc>
          <w:tcPr>
            <w:tcW w:w="1798" w:type="dxa"/>
            <w:tcPrChange w:id="2797" w:author="David Conklin" w:date="2021-07-02T18:06:00Z">
              <w:tcPr>
                <w:tcW w:w="0" w:type="auto"/>
              </w:tcPr>
            </w:tcPrChange>
          </w:tcPr>
          <w:p w14:paraId="6CDD7E16" w14:textId="46C46726" w:rsidR="005D40B9" w:rsidRDefault="005D40B9" w:rsidP="00BF3872">
            <w:pPr>
              <w:jc w:val="right"/>
            </w:pPr>
            <w:r>
              <w:t>4.</w:t>
            </w:r>
            <w:ins w:id="2798" w:author="David Conklin" w:date="2021-07-02T18:43:00Z">
              <w:r w:rsidR="00406E2E">
                <w:t>713</w:t>
              </w:r>
            </w:ins>
            <w:del w:id="2799" w:author="David Conklin" w:date="2021-07-02T18:43:00Z">
              <w:r w:rsidDel="00406E2E">
                <w:delText>926</w:delText>
              </w:r>
            </w:del>
            <w:r>
              <w:t>e9</w:t>
            </w:r>
          </w:p>
        </w:tc>
        <w:tc>
          <w:tcPr>
            <w:tcW w:w="1710" w:type="dxa"/>
            <w:tcPrChange w:id="2800" w:author="David Conklin" w:date="2021-07-02T18:06:00Z">
              <w:tcPr>
                <w:tcW w:w="0" w:type="auto"/>
              </w:tcPr>
            </w:tcPrChange>
          </w:tcPr>
          <w:p w14:paraId="083B0875" w14:textId="77777777" w:rsidR="005D40B9" w:rsidRDefault="005D40B9" w:rsidP="00BF3872">
            <w:pPr>
              <w:jc w:val="right"/>
            </w:pPr>
          </w:p>
        </w:tc>
        <w:tc>
          <w:tcPr>
            <w:tcW w:w="2880" w:type="dxa"/>
            <w:tcPrChange w:id="2801" w:author="David Conklin" w:date="2021-07-02T18:06:00Z">
              <w:tcPr>
                <w:tcW w:w="0" w:type="auto"/>
              </w:tcPr>
            </w:tcPrChange>
          </w:tcPr>
          <w:p w14:paraId="5BC02AB9" w14:textId="4482BE49" w:rsidR="0025770B" w:rsidRDefault="00CB3159" w:rsidP="007C279E">
            <w:pPr>
              <w:jc w:val="right"/>
            </w:pPr>
            <w:ins w:id="2802" w:author="David Conklin" w:date="2021-07-02T19:49:00Z">
              <w:r>
                <w:t xml:space="preserve">&lt; </w:t>
              </w:r>
            </w:ins>
            <w:del w:id="2803" w:author="David Conklin" w:date="2021-07-02T18:11:00Z">
              <w:r w:rsidR="005D40B9" w:rsidDel="0025770B">
                <w:delText>230.1e9</w:delText>
              </w:r>
            </w:del>
            <w:ins w:id="2804" w:author="David Conklin" w:date="2021-07-02T18:11:00Z">
              <w:r w:rsidR="0025770B">
                <w:t>23</w:t>
              </w:r>
            </w:ins>
            <w:ins w:id="2805" w:author="David Conklin" w:date="2021-07-02T21:01:00Z">
              <w:r w:rsidR="00092594">
                <w:t>3</w:t>
              </w:r>
            </w:ins>
            <w:ins w:id="2806" w:author="David Conklin" w:date="2021-07-02T19:49:00Z">
              <w:r>
                <w:t>.</w:t>
              </w:r>
            </w:ins>
            <w:ins w:id="2807" w:author="David Conklin" w:date="2021-07-02T21:01:00Z">
              <w:r w:rsidR="00092594">
                <w:t>7</w:t>
              </w:r>
            </w:ins>
            <w:ins w:id="2808" w:author="David Conklin" w:date="2021-07-02T18:11:00Z">
              <w:r w:rsidR="0025770B">
                <w:t>e9</w:t>
              </w:r>
            </w:ins>
          </w:p>
        </w:tc>
      </w:tr>
      <w:tr w:rsidR="006F0906" w14:paraId="7947F1AD" w14:textId="77777777" w:rsidTr="002B0B5B">
        <w:tc>
          <w:tcPr>
            <w:tcW w:w="0" w:type="auto"/>
            <w:tcPrChange w:id="2809" w:author="David Conklin" w:date="2021-07-02T18:06:00Z">
              <w:tcPr>
                <w:tcW w:w="0" w:type="auto"/>
              </w:tcPr>
            </w:tcPrChange>
          </w:tcPr>
          <w:p w14:paraId="1F401A3A" w14:textId="4783BFC3" w:rsidR="006F0906" w:rsidRDefault="006F0906" w:rsidP="00BF3872">
            <w:pPr>
              <w:jc w:val="right"/>
            </w:pPr>
            <w:r>
              <w:t>discrepancy</w:t>
            </w:r>
          </w:p>
        </w:tc>
        <w:tc>
          <w:tcPr>
            <w:tcW w:w="1798" w:type="dxa"/>
            <w:tcPrChange w:id="2810" w:author="David Conklin" w:date="2021-07-02T18:06:00Z">
              <w:tcPr>
                <w:tcW w:w="0" w:type="auto"/>
              </w:tcPr>
            </w:tcPrChange>
          </w:tcPr>
          <w:p w14:paraId="793AF02B" w14:textId="39109EB5" w:rsidR="006F0906" w:rsidRDefault="00406E2E" w:rsidP="00BF3872">
            <w:pPr>
              <w:jc w:val="right"/>
            </w:pPr>
            <w:ins w:id="2811" w:author="David Conklin" w:date="2021-07-02T18:43:00Z">
              <w:r>
                <w:t>-0</w:t>
              </w:r>
            </w:ins>
            <w:ins w:id="2812" w:author="David Conklin" w:date="2021-07-02T18:44:00Z">
              <w:r>
                <w:t>.002</w:t>
              </w:r>
            </w:ins>
            <w:del w:id="2813" w:author="David Conklin" w:date="2021-07-02T18:43:00Z">
              <w:r w:rsidR="006F0906" w:rsidDel="00406E2E">
                <w:delText>+0.011</w:delText>
              </w:r>
            </w:del>
            <w:r w:rsidR="006F0906">
              <w:t>e9</w:t>
            </w:r>
          </w:p>
        </w:tc>
        <w:tc>
          <w:tcPr>
            <w:tcW w:w="1710" w:type="dxa"/>
            <w:tcPrChange w:id="2814" w:author="David Conklin" w:date="2021-07-02T18:06:00Z">
              <w:tcPr>
                <w:tcW w:w="0" w:type="auto"/>
              </w:tcPr>
            </w:tcPrChange>
          </w:tcPr>
          <w:p w14:paraId="651C9E4D" w14:textId="77777777" w:rsidR="006F0906" w:rsidRDefault="006F0906" w:rsidP="00BF3872">
            <w:pPr>
              <w:jc w:val="right"/>
            </w:pPr>
          </w:p>
        </w:tc>
        <w:tc>
          <w:tcPr>
            <w:tcW w:w="2880" w:type="dxa"/>
            <w:tcPrChange w:id="2815" w:author="David Conklin" w:date="2021-07-02T18:06:00Z">
              <w:tcPr>
                <w:tcW w:w="0" w:type="auto"/>
              </w:tcPr>
            </w:tcPrChange>
          </w:tcPr>
          <w:p w14:paraId="15F1D368" w14:textId="765CA749" w:rsidR="006F0906" w:rsidRDefault="00CB3159" w:rsidP="00BF3872">
            <w:pPr>
              <w:jc w:val="right"/>
            </w:pPr>
            <w:ins w:id="2816" w:author="David Conklin" w:date="2021-07-02T19:50:00Z">
              <w:r>
                <w:t>~</w:t>
              </w:r>
            </w:ins>
            <w:ins w:id="2817" w:author="David Conklin" w:date="2021-07-02T18:12:00Z">
              <w:r w:rsidR="0025770B">
                <w:t>-1</w:t>
              </w:r>
            </w:ins>
            <w:ins w:id="2818" w:author="David Conklin" w:date="2021-07-02T19:50:00Z">
              <w:r>
                <w:t>3.7</w:t>
              </w:r>
            </w:ins>
            <w:del w:id="2819" w:author="David Conklin" w:date="2021-07-02T18:12:00Z">
              <w:r w:rsidR="006F0906" w:rsidDel="0025770B">
                <w:delText>+1.8</w:delText>
              </w:r>
            </w:del>
            <w:r w:rsidR="006F0906">
              <w:t>e9</w:t>
            </w:r>
          </w:p>
        </w:tc>
      </w:tr>
      <w:tr w:rsidR="005D40B9" w14:paraId="6140B5CA" w14:textId="77777777" w:rsidTr="002B0B5B">
        <w:tc>
          <w:tcPr>
            <w:tcW w:w="0" w:type="auto"/>
            <w:tcPrChange w:id="2820" w:author="David Conklin" w:date="2021-07-02T18:06:00Z">
              <w:tcPr>
                <w:tcW w:w="0" w:type="auto"/>
              </w:tcPr>
            </w:tcPrChange>
          </w:tcPr>
          <w:p w14:paraId="17DE0B7C" w14:textId="154DD718" w:rsidR="005D40B9" w:rsidRDefault="005D40B9" w:rsidP="00BF3872">
            <w:pPr>
              <w:jc w:val="right"/>
            </w:pPr>
            <w:r>
              <w:t>discrepancy</w:t>
            </w:r>
            <w:r w:rsidR="006F0906">
              <w:t>, %</w:t>
            </w:r>
          </w:p>
        </w:tc>
        <w:tc>
          <w:tcPr>
            <w:tcW w:w="1798" w:type="dxa"/>
            <w:tcPrChange w:id="2821" w:author="David Conklin" w:date="2021-07-02T18:06:00Z">
              <w:tcPr>
                <w:tcW w:w="0" w:type="auto"/>
              </w:tcPr>
            </w:tcPrChange>
          </w:tcPr>
          <w:p w14:paraId="3C6B5503" w14:textId="4722B1E8" w:rsidR="005D40B9" w:rsidRDefault="00406E2E" w:rsidP="00BF3872">
            <w:pPr>
              <w:jc w:val="right"/>
            </w:pPr>
            <w:ins w:id="2822" w:author="David Conklin" w:date="2021-07-02T18:44:00Z">
              <w:r>
                <w:t>-0.04</w:t>
              </w:r>
            </w:ins>
            <w:del w:id="2823" w:author="David Conklin" w:date="2021-07-02T18:44:00Z">
              <w:r w:rsidR="006F0906" w:rsidDel="00406E2E">
                <w:delText>+0.2</w:delText>
              </w:r>
            </w:del>
            <w:r w:rsidR="006F0906">
              <w:t>%</w:t>
            </w:r>
          </w:p>
        </w:tc>
        <w:tc>
          <w:tcPr>
            <w:tcW w:w="1710" w:type="dxa"/>
            <w:tcPrChange w:id="2824" w:author="David Conklin" w:date="2021-07-02T18:06:00Z">
              <w:tcPr>
                <w:tcW w:w="0" w:type="auto"/>
              </w:tcPr>
            </w:tcPrChange>
          </w:tcPr>
          <w:p w14:paraId="7CA91A12" w14:textId="77777777" w:rsidR="005D40B9" w:rsidRDefault="005D40B9" w:rsidP="00BF3872">
            <w:pPr>
              <w:jc w:val="right"/>
            </w:pPr>
          </w:p>
        </w:tc>
        <w:tc>
          <w:tcPr>
            <w:tcW w:w="2880" w:type="dxa"/>
            <w:tcPrChange w:id="2825" w:author="David Conklin" w:date="2021-07-02T18:06:00Z">
              <w:tcPr>
                <w:tcW w:w="0" w:type="auto"/>
              </w:tcPr>
            </w:tcPrChange>
          </w:tcPr>
          <w:p w14:paraId="2762CE4F" w14:textId="555D49AE" w:rsidR="005D40B9" w:rsidRDefault="00CB3159" w:rsidP="00BF3872">
            <w:pPr>
              <w:jc w:val="right"/>
            </w:pPr>
            <w:ins w:id="2826" w:author="David Conklin" w:date="2021-07-02T19:51:00Z">
              <w:r>
                <w:t>~</w:t>
              </w:r>
            </w:ins>
            <w:ins w:id="2827" w:author="David Conklin" w:date="2021-07-02T18:12:00Z">
              <w:r w:rsidR="0025770B">
                <w:t>-</w:t>
              </w:r>
            </w:ins>
            <w:ins w:id="2828" w:author="David Conklin" w:date="2021-07-02T21:02:00Z">
              <w:r w:rsidR="00092594">
                <w:t>6.4</w:t>
              </w:r>
            </w:ins>
            <w:ins w:id="2829" w:author="David Conklin" w:date="2021-07-02T18:12:00Z">
              <w:r w:rsidR="0025770B">
                <w:t>%</w:t>
              </w:r>
            </w:ins>
            <w:del w:id="2830" w:author="David Conklin" w:date="2021-07-02T18:12:00Z">
              <w:r w:rsidR="006F0906" w:rsidDel="0025770B">
                <w:delText>+0.8</w:delText>
              </w:r>
            </w:del>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2831" w:name="_Toc77151081"/>
      <w:r>
        <w:t>CW3M v. Shade-a-lator</w:t>
      </w:r>
      <w:bookmarkEnd w:id="2831"/>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lastRenderedPageBreak/>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w:t>
      </w:r>
      <w:r w:rsidR="00911AF6">
        <w:lastRenderedPageBreak/>
        <w:t>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2832" w:name="_Toc77151082"/>
      <w:r>
        <w:t>Comparison of CW3M results to Shade-a-lator results</w:t>
      </w:r>
      <w:bookmarkEnd w:id="2832"/>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lastRenderedPageBreak/>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32BFA22" w:rsidR="005C537E" w:rsidRDefault="005C537E" w:rsidP="005C537E">
      <w:pPr>
        <w:pStyle w:val="Caption"/>
      </w:pPr>
      <w:bookmarkStart w:id="2833" w:name="_Ref48286765"/>
      <w:bookmarkStart w:id="2834" w:name="_Toc53219841"/>
      <w:r>
        <w:t xml:space="preserve">Figure </w:t>
      </w:r>
      <w:fldSimple w:instr=" SEQ Figure \* ARABIC ">
        <w:r w:rsidR="00A50A5B">
          <w:rPr>
            <w:noProof/>
          </w:rPr>
          <w:t>9</w:t>
        </w:r>
      </w:fldSimple>
      <w:bookmarkEnd w:id="2833"/>
      <w:r>
        <w:t>. Clackamas basin in CW3M screen capture</w:t>
      </w:r>
      <w:bookmarkEnd w:id="2834"/>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835" w:name="_Toc77151083"/>
      <w:r>
        <w:t>The Clackamas Basin</w:t>
      </w:r>
      <w:bookmarkEnd w:id="2835"/>
    </w:p>
    <w:p w14:paraId="4A96B042" w14:textId="77777777" w:rsidR="005C537E" w:rsidRPr="000E6A65" w:rsidRDefault="005C537E" w:rsidP="005C537E"/>
    <w:p w14:paraId="11F4A966" w14:textId="7B423915"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A50A5B">
        <w:t xml:space="preserve">Figure </w:t>
      </w:r>
      <w:r w:rsidR="00A50A5B">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836" w:name="_Toc77151084"/>
      <w:r>
        <w:t>Directory structure and file names</w:t>
      </w:r>
      <w:bookmarkEnd w:id="2836"/>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837" w:name="_Toc77151085"/>
      <w:r>
        <w:lastRenderedPageBreak/>
        <w:t xml:space="preserve">Release </w:t>
      </w:r>
      <w:r w:rsidR="00E735F4">
        <w:t>Log</w:t>
      </w:r>
      <w:bookmarkEnd w:id="2837"/>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2BBBCBEE" w:rsidR="002E2334" w:rsidRDefault="002E2334" w:rsidP="008B6340">
      <w:pPr>
        <w:pStyle w:val="Body"/>
        <w:rPr>
          <w:rFonts w:cs="Times New Roman"/>
          <w:szCs w:val="24"/>
        </w:rPr>
      </w:pPr>
      <w:r>
        <w:rPr>
          <w:rFonts w:cs="Times New Roman"/>
          <w:szCs w:val="24"/>
        </w:rPr>
        <w:t>CW3M_Installer_McKenzie-0.4.7.exe fromCW3M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77777777" w:rsidR="001B1970" w:rsidRPr="008B6340" w:rsidRDefault="001B1970" w:rsidP="001B1970">
      <w:pPr>
        <w:pStyle w:val="Body"/>
        <w:rPr>
          <w:rFonts w:cs="Times New Roman"/>
          <w:szCs w:val="24"/>
        </w:rPr>
      </w:pPr>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7DBD7376" w:rsidR="001B1970" w:rsidRDefault="001B1970" w:rsidP="001B1970">
      <w:pPr>
        <w:pStyle w:val="Body"/>
        <w:rPr>
          <w:rFonts w:cs="Times New Roman"/>
          <w:szCs w:val="24"/>
        </w:rPr>
      </w:pPr>
      <w:r>
        <w:rPr>
          <w:rFonts w:cs="Times New Roman"/>
          <w:szCs w:val="24"/>
        </w:rPr>
        <w:t xml:space="preserve">CW3M_Installer_McKenzie-0.4.9.exe fromCW3M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77777777" w:rsidR="001D27E9" w:rsidRPr="008B6340" w:rsidRDefault="001D27E9" w:rsidP="001D27E9">
      <w:pPr>
        <w:pStyle w:val="Body"/>
        <w:rPr>
          <w:rFonts w:cs="Times New Roman"/>
          <w:szCs w:val="24"/>
        </w:rPr>
      </w:pPr>
      <w:r>
        <w:rPr>
          <w:rFonts w:cs="Times New Roman"/>
          <w:szCs w:val="24"/>
        </w:rPr>
        <w:t>CW3M_Installer_McKenzie-0.4.10.exe fromCW3M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7FBD8BD4" w:rsidR="001D27E9" w:rsidRPr="008B6340" w:rsidRDefault="001D27E9" w:rsidP="001D27E9">
      <w:pPr>
        <w:pStyle w:val="Body"/>
        <w:rPr>
          <w:rFonts w:cs="Times New Roman"/>
          <w:szCs w:val="24"/>
        </w:rPr>
      </w:pPr>
      <w:r>
        <w:rPr>
          <w:rFonts w:cs="Times New Roman"/>
          <w:szCs w:val="24"/>
        </w:rPr>
        <w:t xml:space="preserve">CW3M_Installer_McKenzie-0.4.11.exe fromCW3M ver. </w:t>
      </w:r>
    </w:p>
    <w:p w14:paraId="0A459BA2" w14:textId="77777777" w:rsidR="001D27E9" w:rsidRDefault="001D27E9" w:rsidP="001D27E9">
      <w:pPr>
        <w:pStyle w:val="Body"/>
      </w:pPr>
    </w:p>
    <w:p w14:paraId="2B705DB6" w14:textId="3856D6B2" w:rsidR="001D27E9" w:rsidRPr="008B6340" w:rsidRDefault="001D27E9" w:rsidP="001D27E9">
      <w:pPr>
        <w:pStyle w:val="Body"/>
        <w:rPr>
          <w:rFonts w:cs="Times New Roman"/>
          <w:szCs w:val="24"/>
        </w:rPr>
      </w:pPr>
      <w:r>
        <w:rPr>
          <w:rFonts w:cs="Times New Roman"/>
          <w:szCs w:val="24"/>
        </w:rPr>
        <w:t>CW3M_Installer_McKenzie-0.4.12.exe fromCW3M ver. 353 4/14/21.  For David Holman running PEST to recalibrate the NSantiam basin.  Has logic for wetland ET, but doesn’t yet have the code working for flows between the reaches and the wetlands.</w:t>
      </w:r>
    </w:p>
    <w:p w14:paraId="10C7CA04" w14:textId="77777777" w:rsidR="001D27E9" w:rsidRDefault="001D27E9" w:rsidP="001D27E9">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2838" w:name="_Toc77151086"/>
      <w:r>
        <w:t>References</w:t>
      </w:r>
      <w:bookmarkEnd w:id="2838"/>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2"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3"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4"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5"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6"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7"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8"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9"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2839" w:name="_Toc77151087"/>
      <w:r>
        <w:rPr>
          <w:rFonts w:eastAsiaTheme="minorHAnsi"/>
        </w:rPr>
        <w:t>Acronyms</w:t>
      </w:r>
      <w:r w:rsidR="009D540F">
        <w:rPr>
          <w:rFonts w:eastAsiaTheme="minorHAnsi"/>
        </w:rPr>
        <w:t xml:space="preserve"> and Abbreviations</w:t>
      </w:r>
      <w:bookmarkEnd w:id="2839"/>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40"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41"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989BB9" w14:textId="77777777" w:rsidR="005E6391" w:rsidRDefault="005E6391" w:rsidP="00064E77">
      <w:r>
        <w:separator/>
      </w:r>
    </w:p>
  </w:endnote>
  <w:endnote w:type="continuationSeparator" w:id="0">
    <w:p w14:paraId="66240BF2" w14:textId="77777777" w:rsidR="005E6391" w:rsidRDefault="005E6391"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68E4F8" w14:textId="77777777" w:rsidR="005E6391" w:rsidRDefault="005E6391" w:rsidP="00064E77">
      <w:r>
        <w:separator/>
      </w:r>
    </w:p>
  </w:footnote>
  <w:footnote w:type="continuationSeparator" w:id="0">
    <w:p w14:paraId="27651091" w14:textId="77777777" w:rsidR="005E6391" w:rsidRDefault="005E6391"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A1E81"/>
    <w:rsid w:val="000A28C2"/>
    <w:rsid w:val="000A466E"/>
    <w:rsid w:val="000A4B80"/>
    <w:rsid w:val="000A6F86"/>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625E"/>
    <w:rsid w:val="000E6390"/>
    <w:rsid w:val="000E6A65"/>
    <w:rsid w:val="000E6B2C"/>
    <w:rsid w:val="000F3107"/>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778E8"/>
    <w:rsid w:val="00185FAD"/>
    <w:rsid w:val="00192A0B"/>
    <w:rsid w:val="00195906"/>
    <w:rsid w:val="00195A6D"/>
    <w:rsid w:val="00196A85"/>
    <w:rsid w:val="001A093E"/>
    <w:rsid w:val="001A17DF"/>
    <w:rsid w:val="001A1EBA"/>
    <w:rsid w:val="001A2827"/>
    <w:rsid w:val="001A5ADC"/>
    <w:rsid w:val="001A6DC9"/>
    <w:rsid w:val="001B0E2B"/>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344"/>
    <w:rsid w:val="0027285C"/>
    <w:rsid w:val="002730CA"/>
    <w:rsid w:val="00273B32"/>
    <w:rsid w:val="00275338"/>
    <w:rsid w:val="002770CE"/>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6A2"/>
    <w:rsid w:val="003C109D"/>
    <w:rsid w:val="003C3116"/>
    <w:rsid w:val="003C3181"/>
    <w:rsid w:val="003C4378"/>
    <w:rsid w:val="003C5919"/>
    <w:rsid w:val="003D0B14"/>
    <w:rsid w:val="003D4251"/>
    <w:rsid w:val="003D56B3"/>
    <w:rsid w:val="003D64A1"/>
    <w:rsid w:val="003E2AA5"/>
    <w:rsid w:val="003E3B67"/>
    <w:rsid w:val="003E578D"/>
    <w:rsid w:val="003E70AA"/>
    <w:rsid w:val="003F02BC"/>
    <w:rsid w:val="003F1515"/>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F77"/>
    <w:rsid w:val="004111AF"/>
    <w:rsid w:val="00411AA2"/>
    <w:rsid w:val="00411CC0"/>
    <w:rsid w:val="004131ED"/>
    <w:rsid w:val="0041368E"/>
    <w:rsid w:val="00413E77"/>
    <w:rsid w:val="004146FC"/>
    <w:rsid w:val="00415923"/>
    <w:rsid w:val="00416577"/>
    <w:rsid w:val="004168B8"/>
    <w:rsid w:val="00420D8F"/>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5D0C"/>
    <w:rsid w:val="00466BFA"/>
    <w:rsid w:val="0047053B"/>
    <w:rsid w:val="00474F6A"/>
    <w:rsid w:val="00484223"/>
    <w:rsid w:val="00485E18"/>
    <w:rsid w:val="00486F96"/>
    <w:rsid w:val="00490074"/>
    <w:rsid w:val="00490D89"/>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53F2"/>
    <w:rsid w:val="005064A2"/>
    <w:rsid w:val="00506A8B"/>
    <w:rsid w:val="005107A7"/>
    <w:rsid w:val="00510C6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3B2"/>
    <w:rsid w:val="006076FE"/>
    <w:rsid w:val="00607EC1"/>
    <w:rsid w:val="00610219"/>
    <w:rsid w:val="0061184C"/>
    <w:rsid w:val="0061278E"/>
    <w:rsid w:val="00613067"/>
    <w:rsid w:val="00613C1D"/>
    <w:rsid w:val="00613CE3"/>
    <w:rsid w:val="006176DA"/>
    <w:rsid w:val="006200EB"/>
    <w:rsid w:val="006231D1"/>
    <w:rsid w:val="00625C55"/>
    <w:rsid w:val="006313A1"/>
    <w:rsid w:val="00632DCA"/>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809DE"/>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2297"/>
    <w:rsid w:val="007639FF"/>
    <w:rsid w:val="0076547B"/>
    <w:rsid w:val="00767641"/>
    <w:rsid w:val="00767E36"/>
    <w:rsid w:val="007719F1"/>
    <w:rsid w:val="00771AAC"/>
    <w:rsid w:val="00771FED"/>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C9A"/>
    <w:rsid w:val="008C41BA"/>
    <w:rsid w:val="008C446C"/>
    <w:rsid w:val="008C7362"/>
    <w:rsid w:val="008D5BFA"/>
    <w:rsid w:val="008E188E"/>
    <w:rsid w:val="008E4511"/>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7364"/>
    <w:rsid w:val="009A0404"/>
    <w:rsid w:val="009A1CE6"/>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E3F34"/>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6CF6"/>
    <w:rsid w:val="00AD0B00"/>
    <w:rsid w:val="00AD22DC"/>
    <w:rsid w:val="00AD412A"/>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577C"/>
    <w:rsid w:val="00B57484"/>
    <w:rsid w:val="00B57E25"/>
    <w:rsid w:val="00B61173"/>
    <w:rsid w:val="00B6190A"/>
    <w:rsid w:val="00B62984"/>
    <w:rsid w:val="00B64193"/>
    <w:rsid w:val="00B65B7C"/>
    <w:rsid w:val="00B707C3"/>
    <w:rsid w:val="00B70EF0"/>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038"/>
    <w:rsid w:val="00C46F0A"/>
    <w:rsid w:val="00C517E2"/>
    <w:rsid w:val="00C52579"/>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F2C"/>
    <w:rsid w:val="00C83F9F"/>
    <w:rsid w:val="00C83FBF"/>
    <w:rsid w:val="00C91B08"/>
    <w:rsid w:val="00C93662"/>
    <w:rsid w:val="00C97C9B"/>
    <w:rsid w:val="00CA1E74"/>
    <w:rsid w:val="00CA1F9F"/>
    <w:rsid w:val="00CA55FC"/>
    <w:rsid w:val="00CA564C"/>
    <w:rsid w:val="00CA57D5"/>
    <w:rsid w:val="00CA72BF"/>
    <w:rsid w:val="00CB13A9"/>
    <w:rsid w:val="00CB152A"/>
    <w:rsid w:val="00CB3159"/>
    <w:rsid w:val="00CB4C46"/>
    <w:rsid w:val="00CB4C77"/>
    <w:rsid w:val="00CB55F8"/>
    <w:rsid w:val="00CB7A37"/>
    <w:rsid w:val="00CC2A40"/>
    <w:rsid w:val="00CC3A0F"/>
    <w:rsid w:val="00CC41FC"/>
    <w:rsid w:val="00CD359D"/>
    <w:rsid w:val="00CD73D7"/>
    <w:rsid w:val="00CE0F6E"/>
    <w:rsid w:val="00CE3459"/>
    <w:rsid w:val="00CE381B"/>
    <w:rsid w:val="00CE4712"/>
    <w:rsid w:val="00CE7551"/>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A0"/>
    <w:rsid w:val="00D37681"/>
    <w:rsid w:val="00D4091B"/>
    <w:rsid w:val="00D42CAC"/>
    <w:rsid w:val="00D4312D"/>
    <w:rsid w:val="00D43E08"/>
    <w:rsid w:val="00D45BE3"/>
    <w:rsid w:val="00D51371"/>
    <w:rsid w:val="00D51F6E"/>
    <w:rsid w:val="00D5209E"/>
    <w:rsid w:val="00D54DB9"/>
    <w:rsid w:val="00D5623E"/>
    <w:rsid w:val="00D62A8A"/>
    <w:rsid w:val="00D64198"/>
    <w:rsid w:val="00D66025"/>
    <w:rsid w:val="00D717A3"/>
    <w:rsid w:val="00D74473"/>
    <w:rsid w:val="00D756ED"/>
    <w:rsid w:val="00D76EDD"/>
    <w:rsid w:val="00D77137"/>
    <w:rsid w:val="00D81915"/>
    <w:rsid w:val="00D81BAE"/>
    <w:rsid w:val="00D824EC"/>
    <w:rsid w:val="00D86427"/>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7506"/>
    <w:rsid w:val="00E3091A"/>
    <w:rsid w:val="00E3419D"/>
    <w:rsid w:val="00E3424C"/>
    <w:rsid w:val="00E35338"/>
    <w:rsid w:val="00E36C09"/>
    <w:rsid w:val="00E40F75"/>
    <w:rsid w:val="00E424C4"/>
    <w:rsid w:val="00E4269C"/>
    <w:rsid w:val="00E42C86"/>
    <w:rsid w:val="00E445ED"/>
    <w:rsid w:val="00E44C5F"/>
    <w:rsid w:val="00E44FF8"/>
    <w:rsid w:val="00E45D19"/>
    <w:rsid w:val="00E45E68"/>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222"/>
    <w:rsid w:val="00E979CF"/>
    <w:rsid w:val="00EA1CED"/>
    <w:rsid w:val="00EA30D9"/>
    <w:rsid w:val="00EA5C3A"/>
    <w:rsid w:val="00EB00CA"/>
    <w:rsid w:val="00EB2AA0"/>
    <w:rsid w:val="00EB3145"/>
    <w:rsid w:val="00EB51AF"/>
    <w:rsid w:val="00EB5459"/>
    <w:rsid w:val="00EB55D3"/>
    <w:rsid w:val="00EB6023"/>
    <w:rsid w:val="00EB66B0"/>
    <w:rsid w:val="00EC0CDD"/>
    <w:rsid w:val="00EC2225"/>
    <w:rsid w:val="00EC5957"/>
    <w:rsid w:val="00EC602C"/>
    <w:rsid w:val="00EC7B8F"/>
    <w:rsid w:val="00ED2ABA"/>
    <w:rsid w:val="00ED5EB4"/>
    <w:rsid w:val="00ED6238"/>
    <w:rsid w:val="00EE1044"/>
    <w:rsid w:val="00EE13DE"/>
    <w:rsid w:val="00EE1735"/>
    <w:rsid w:val="00EE1929"/>
    <w:rsid w:val="00EE1C86"/>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AB4"/>
    <w:rsid w:val="00F96D53"/>
    <w:rsid w:val="00FA2CD2"/>
    <w:rsid w:val="00FA3753"/>
    <w:rsid w:val="00FA54E2"/>
    <w:rsid w:val="00FB2FA9"/>
    <w:rsid w:val="00FB5588"/>
    <w:rsid w:val="00FB6831"/>
    <w:rsid w:val="00FC0533"/>
    <w:rsid w:val="00FC18C8"/>
    <w:rsid w:val="00FC290B"/>
    <w:rsid w:val="00FC642F"/>
    <w:rsid w:val="00FD1323"/>
    <w:rsid w:val="00FD2288"/>
    <w:rsid w:val="00FD5BDE"/>
    <w:rsid w:val="00FD666C"/>
    <w:rsid w:val="00FD7767"/>
    <w:rsid w:val="00FD7EFE"/>
    <w:rsid w:val="00FE728D"/>
    <w:rsid w:val="00FF071C"/>
    <w:rsid w:val="00FF0F24"/>
    <w:rsid w:val="00FF29F2"/>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usace.contentdm.oclc.org/digital/collection/p16021coll7/id/13273"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ascelibrary.org/doi/pdf/10.1061/%28ASCE%290733-9429%282002%29128%3A1%2820%29"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www.oregon.gov/deq/FilterDocs/heatsourcemanual.pdf" TargetMode="External"/><Relationship Id="rId37" Type="http://schemas.openxmlformats.org/officeDocument/2006/relationships/hyperlink" Target="https://doi.org/10.1029/2018WR024236" TargetMode="External"/><Relationship Id="rId40" Type="http://schemas.openxmlformats.org/officeDocument/2006/relationships/hyperlink" Target="http://www.climatologylab.org/gridmet.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29/2005WR004812"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1.JP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07/BF00045196" TargetMode="External"/><Relationship Id="rId43" Type="http://schemas.openxmlformats.org/officeDocument/2006/relationships/fontTable" Target="fontTable.xm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cedb.asce.org/CEDBsearch/record.jsp?dockey=0020129" TargetMode="External"/><Relationship Id="rId38" Type="http://schemas.openxmlformats.org/officeDocument/2006/relationships/hyperlink" Target="http://www.jstor.com/stable/1941831" TargetMode="External"/><Relationship Id="rId20" Type="http://schemas.openxmlformats.org/officeDocument/2006/relationships/image" Target="media/image11.JPG"/><Relationship Id="rId41" Type="http://schemas.openxmlformats.org/officeDocument/2006/relationships/hyperlink" Target="http://www.dictiona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136822</TotalTime>
  <Pages>84</Pages>
  <Words>32651</Words>
  <Characters>186112</Characters>
  <Application>Microsoft Office Word</Application>
  <DocSecurity>0</DocSecurity>
  <Lines>1550</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563</cp:revision>
  <cp:lastPrinted>2021-07-09T14:21:00Z</cp:lastPrinted>
  <dcterms:created xsi:type="dcterms:W3CDTF">2018-11-09T13:56:00Z</dcterms:created>
  <dcterms:modified xsi:type="dcterms:W3CDTF">2021-07-18T02:42:00Z</dcterms:modified>
</cp:coreProperties>
</file>