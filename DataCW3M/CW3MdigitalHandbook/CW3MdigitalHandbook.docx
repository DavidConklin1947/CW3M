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8A487C">
      <w:pPr>
        <w:pStyle w:val="Subtitle"/>
        <w:tabs>
          <w:tab w:val="left" w:pos="7950"/>
          <w:tab w:val="right" w:pos="9360"/>
        </w:tabs>
        <w:pPrChange w:id="0" w:author="David Conklin" w:date="2020-11-11T05:35:00Z">
          <w:pPr>
            <w:pStyle w:val="Subtitle"/>
            <w:tabs>
              <w:tab w:val="right" w:pos="9360"/>
            </w:tabs>
          </w:pPr>
        </w:pPrChange>
      </w:pPr>
      <w:r>
        <w:t>Information about the Community Willamette Whole Watershed Model</w:t>
      </w:r>
      <w:r w:rsidR="00C97C9B">
        <w:tab/>
      </w:r>
      <w:ins w:id="1" w:author="David Conklin" w:date="2020-11-11T05:35:00Z">
        <w:r w:rsidR="008A487C">
          <w:tab/>
        </w:r>
      </w:ins>
    </w:p>
    <w:p w14:paraId="542B86E8" w14:textId="30717CD4" w:rsidR="00064E77" w:rsidRPr="00064E77" w:rsidRDefault="007B1928" w:rsidP="00064E77">
      <w:pPr>
        <w:pStyle w:val="Subtitle"/>
      </w:pPr>
      <w:r>
        <w:t>1</w:t>
      </w:r>
      <w:ins w:id="2" w:author="David Conklin" w:date="2020-11-09T05:43:00Z">
        <w:r w:rsidR="0031526F">
          <w:t>1/</w:t>
        </w:r>
      </w:ins>
      <w:ins w:id="3" w:author="David Conklin" w:date="2020-11-10T18:21:00Z">
        <w:r w:rsidR="008C41BA">
          <w:t>1</w:t>
        </w:r>
      </w:ins>
      <w:ins w:id="4" w:author="David Conklin" w:date="2020-11-11T04:11:00Z">
        <w:r w:rsidR="00B06ED6">
          <w:t>1</w:t>
        </w:r>
      </w:ins>
      <w:del w:id="5"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6" w:author="David Conklin" w:date="2020-11-09T05:43:00Z">
        <w:r w:rsidR="0031526F">
          <w:rPr>
            <w:rStyle w:val="Hyperlink"/>
            <w:color w:val="auto"/>
          </w:rPr>
          <w:t>10/27</w:t>
        </w:r>
      </w:ins>
      <w:del w:id="7"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8" w:author="David Conklin" w:date="2020-11-09T15:27:00Z"/>
          <w:rStyle w:val="Hyperlink"/>
          <w:color w:val="auto"/>
          <w:u w:val="none"/>
        </w:rPr>
      </w:pPr>
      <w:ins w:id="9"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10" w:author="David Conklin" w:date="2020-11-09T17:33:00Z"/>
          <w:rStyle w:val="Hyperlink"/>
          <w:color w:val="auto"/>
          <w:u w:val="none"/>
        </w:rPr>
      </w:pPr>
      <w:ins w:id="11"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0D4775CE" w14:textId="77777777" w:rsidR="008C41BA" w:rsidRPr="00A8214A" w:rsidRDefault="008C41BA" w:rsidP="008C41BA">
      <w:pPr>
        <w:rPr>
          <w:ins w:id="12" w:author="David Conklin" w:date="2020-11-10T18:20:00Z"/>
          <w:rStyle w:val="Hyperlink"/>
          <w:color w:val="auto"/>
          <w:u w:val="none"/>
        </w:rPr>
      </w:pPr>
      <w:ins w:id="13" w:author="David Conklin" w:date="2020-11-10T18:20:00Z">
        <w:r>
          <w:rPr>
            <w:rStyle w:val="Hyperlink"/>
            <w:color w:val="auto"/>
            <w:u w:val="none"/>
          </w:rPr>
          <w:t>- Added the McKenzie Basin Wetlands Study/High Cascades Springs section.</w:t>
        </w:r>
      </w:ins>
    </w:p>
    <w:p w14:paraId="2B0405BA" w14:textId="77777777" w:rsidR="00372E03" w:rsidRPr="00A8214A" w:rsidRDefault="00372E03" w:rsidP="00372E03">
      <w:pPr>
        <w:rPr>
          <w:ins w:id="14" w:author="David Conklin" w:date="2020-11-10T18:22:00Z"/>
          <w:rStyle w:val="Hyperlink"/>
          <w:color w:val="auto"/>
          <w:u w:val="none"/>
        </w:rPr>
      </w:pPr>
      <w:ins w:id="15" w:author="David Conklin" w:date="2020-11-10T18:22:00Z">
        <w:r>
          <w:rPr>
            <w:rStyle w:val="Hyperlink"/>
            <w:color w:val="auto"/>
            <w:u w:val="none"/>
          </w:rPr>
          <w:t>- Added the McKenzie Basin Wetlands Study/Calibration section.</w:t>
        </w:r>
      </w:ins>
    </w:p>
    <w:p w14:paraId="545C8A69" w14:textId="18D86545" w:rsidR="00372E03" w:rsidRDefault="00372E03" w:rsidP="00372E03">
      <w:pPr>
        <w:rPr>
          <w:ins w:id="16" w:author="David Conklin" w:date="2020-11-11T05:32:00Z"/>
          <w:rStyle w:val="Hyperlink"/>
          <w:color w:val="auto"/>
          <w:u w:val="none"/>
        </w:rPr>
      </w:pPr>
      <w:ins w:id="17" w:author="David Conklin" w:date="2020-11-10T18:22:00Z">
        <w:r>
          <w:rPr>
            <w:rStyle w:val="Hyperlink"/>
            <w:color w:val="auto"/>
            <w:u w:val="none"/>
          </w:rPr>
          <w:t>- Added the McKenzie Basin Wetlands Study/</w:t>
        </w:r>
      </w:ins>
      <w:ins w:id="18" w:author="David Conklin" w:date="2020-11-10T18:23:00Z">
        <w:r>
          <w:rPr>
            <w:rStyle w:val="Hyperlink"/>
            <w:color w:val="auto"/>
            <w:u w:val="none"/>
          </w:rPr>
          <w:t>Simulated McKenzie basin water budget</w:t>
        </w:r>
      </w:ins>
      <w:ins w:id="19" w:author="David Conklin" w:date="2020-11-10T18:22:00Z">
        <w:r>
          <w:rPr>
            <w:rStyle w:val="Hyperlink"/>
            <w:color w:val="auto"/>
            <w:u w:val="none"/>
          </w:rPr>
          <w:t xml:space="preserve"> section.</w:t>
        </w:r>
      </w:ins>
    </w:p>
    <w:p w14:paraId="40B1CB34" w14:textId="3867B3E6" w:rsidR="00022B0F" w:rsidRPr="00A8214A" w:rsidRDefault="002854B5" w:rsidP="00372E03">
      <w:pPr>
        <w:rPr>
          <w:ins w:id="20" w:author="David Conklin" w:date="2020-11-10T18:22:00Z"/>
          <w:rStyle w:val="Hyperlink"/>
          <w:color w:val="auto"/>
          <w:u w:val="none"/>
        </w:rPr>
      </w:pPr>
      <w:ins w:id="21" w:author="David Conklin" w:date="2020-11-11T05:32:00Z">
        <w:r>
          <w:rPr>
            <w:rStyle w:val="Hyperlink"/>
            <w:color w:val="auto"/>
            <w:u w:val="none"/>
          </w:rPr>
          <w:t>- Added the McKenzie Basin Wetlands Study/Analysis of calibration and skill section.</w:t>
        </w:r>
      </w:ins>
    </w:p>
    <w:customXmlInsRangeStart w:id="22" w:author="David Conklin" w:date="2020-11-11T05:34:00Z"/>
    <w:sdt>
      <w:sdtPr>
        <w:id w:val="156121801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customXmlInsRangeEnd w:id="22"/>
        <w:p w14:paraId="064B94CE" w14:textId="77777777" w:rsidR="008A487C" w:rsidRDefault="008A487C" w:rsidP="008A487C">
          <w:pPr>
            <w:pStyle w:val="TOCHeading"/>
            <w:rPr>
              <w:ins w:id="23" w:author="David Conklin" w:date="2020-11-11T05:34:00Z"/>
            </w:rPr>
          </w:pPr>
          <w:ins w:id="24" w:author="David Conklin" w:date="2020-11-11T05:34:00Z">
            <w:r>
              <w:t>Contents</w:t>
            </w:r>
          </w:ins>
        </w:p>
        <w:p w14:paraId="1C98490D" w14:textId="77777777" w:rsidR="008A487C" w:rsidRDefault="008A487C" w:rsidP="008A487C">
          <w:pPr>
            <w:pStyle w:val="TOC1"/>
            <w:tabs>
              <w:tab w:val="right" w:leader="dot" w:pos="9350"/>
            </w:tabs>
            <w:rPr>
              <w:ins w:id="25" w:author="David Conklin" w:date="2020-11-11T05:34:00Z"/>
              <w:rFonts w:eastAsiaTheme="minorEastAsia"/>
              <w:noProof/>
            </w:rPr>
          </w:pPr>
          <w:ins w:id="26" w:author="David Conklin" w:date="2020-11-11T05:34:00Z">
            <w:r>
              <w:fldChar w:fldCharType="begin"/>
            </w:r>
            <w:r>
              <w:instrText xml:space="preserve"> TOC \o "1-3" \h \z \u </w:instrText>
            </w:r>
            <w:r>
              <w:fldChar w:fldCharType="separate"/>
            </w:r>
            <w:r w:rsidRPr="00647432">
              <w:rPr>
                <w:rStyle w:val="Hyperlink"/>
                <w:noProof/>
              </w:rPr>
              <w:fldChar w:fldCharType="begin"/>
            </w:r>
            <w:r w:rsidRPr="00647432">
              <w:rPr>
                <w:rStyle w:val="Hyperlink"/>
                <w:noProof/>
              </w:rPr>
              <w:instrText xml:space="preserve"> </w:instrText>
            </w:r>
            <w:r>
              <w:rPr>
                <w:noProof/>
              </w:rPr>
              <w:instrText>HYPERLINK \l "_Toc55965286"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What is a digital handbook?</w:t>
            </w:r>
            <w:r>
              <w:rPr>
                <w:noProof/>
                <w:webHidden/>
              </w:rPr>
              <w:tab/>
            </w:r>
            <w:r>
              <w:rPr>
                <w:noProof/>
                <w:webHidden/>
              </w:rPr>
              <w:fldChar w:fldCharType="begin"/>
            </w:r>
            <w:r>
              <w:rPr>
                <w:noProof/>
                <w:webHidden/>
              </w:rPr>
              <w:instrText xml:space="preserve"> PAGEREF _Toc55965286 \h </w:instrText>
            </w:r>
            <w:r>
              <w:rPr>
                <w:noProof/>
                <w:webHidden/>
              </w:rPr>
            </w:r>
            <w:r>
              <w:rPr>
                <w:noProof/>
                <w:webHidden/>
              </w:rPr>
              <w:fldChar w:fldCharType="separate"/>
            </w:r>
            <w:r>
              <w:rPr>
                <w:noProof/>
                <w:webHidden/>
              </w:rPr>
              <w:t>3</w:t>
            </w:r>
            <w:r>
              <w:rPr>
                <w:noProof/>
                <w:webHidden/>
              </w:rPr>
              <w:fldChar w:fldCharType="end"/>
            </w:r>
            <w:r w:rsidRPr="00647432">
              <w:rPr>
                <w:rStyle w:val="Hyperlink"/>
                <w:noProof/>
              </w:rPr>
              <w:fldChar w:fldCharType="end"/>
            </w:r>
          </w:ins>
        </w:p>
        <w:p w14:paraId="193743A1" w14:textId="77777777" w:rsidR="008A487C" w:rsidRDefault="008A487C" w:rsidP="008A487C">
          <w:pPr>
            <w:pStyle w:val="TOC1"/>
            <w:tabs>
              <w:tab w:val="right" w:leader="dot" w:pos="9350"/>
            </w:tabs>
            <w:rPr>
              <w:ins w:id="27" w:author="David Conklin" w:date="2020-11-11T05:34:00Z"/>
              <w:rFonts w:eastAsiaTheme="minorEastAsia"/>
              <w:noProof/>
            </w:rPr>
          </w:pPr>
          <w:ins w:id="2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"_Toc55965287"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CW3M concept</w:t>
            </w:r>
            <w:r>
              <w:rPr>
                <w:noProof/>
                <w:webHidden/>
              </w:rPr>
              <w:tab/>
            </w:r>
            <w:r>
              <w:rPr>
                <w:noProof/>
                <w:webHidden/>
              </w:rPr>
              <w:fldChar w:fldCharType="begin"/>
            </w:r>
            <w:r>
              <w:rPr>
                <w:noProof/>
                <w:webHidden/>
              </w:rPr>
              <w:instrText xml:space="preserve"> PAGEREF _Toc55965287 \h </w:instrText>
            </w:r>
            <w:r>
              <w:rPr>
                <w:noProof/>
                <w:webHidden/>
              </w:rPr>
            </w:r>
            <w:r>
              <w:rPr>
                <w:noProof/>
                <w:webHidden/>
              </w:rPr>
              <w:fldChar w:fldCharType="separate"/>
            </w:r>
            <w:r>
              <w:rPr>
                <w:noProof/>
                <w:webHidden/>
              </w:rPr>
              <w:t>3</w:t>
            </w:r>
            <w:r>
              <w:rPr>
                <w:noProof/>
                <w:webHidden/>
              </w:rPr>
              <w:fldChar w:fldCharType="end"/>
            </w:r>
            <w:r w:rsidRPr="00647432">
              <w:rPr>
                <w:rStyle w:val="Hyperlink"/>
                <w:noProof/>
              </w:rPr>
              <w:fldChar w:fldCharType="end"/>
            </w:r>
          </w:ins>
        </w:p>
        <w:p w14:paraId="782A2B09" w14:textId="77777777" w:rsidR="008A487C" w:rsidRDefault="008A487C" w:rsidP="008A487C">
          <w:pPr>
            <w:pStyle w:val="TOC2"/>
            <w:tabs>
              <w:tab w:val="right" w:leader="dot" w:pos="9350"/>
            </w:tabs>
            <w:rPr>
              <w:ins w:id="29" w:author="David Conklin" w:date="2020-11-11T05:34:00Z"/>
              <w:rFonts w:eastAsiaTheme="minorEastAsia"/>
              <w:noProof/>
            </w:rPr>
          </w:pPr>
          <w:ins w:id="3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"_Toc55965288"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 different kind of community model</w:t>
            </w:r>
            <w:r>
              <w:rPr>
                <w:noProof/>
                <w:webHidden/>
              </w:rPr>
              <w:tab/>
            </w:r>
            <w:r>
              <w:rPr>
                <w:noProof/>
                <w:webHidden/>
              </w:rPr>
              <w:fldChar w:fldCharType="begin"/>
            </w:r>
            <w:r>
              <w:rPr>
                <w:noProof/>
                <w:webHidden/>
              </w:rPr>
              <w:instrText xml:space="preserve"> PAGEREF _Toc55965288 \h </w:instrText>
            </w:r>
            <w:r>
              <w:rPr>
                <w:noProof/>
                <w:webHidden/>
              </w:rPr>
            </w:r>
            <w:r>
              <w:rPr>
                <w:noProof/>
                <w:webHidden/>
              </w:rPr>
              <w:fldChar w:fldCharType="separate"/>
            </w:r>
            <w:r>
              <w:rPr>
                <w:noProof/>
                <w:webHidden/>
              </w:rPr>
              <w:t>3</w:t>
            </w:r>
            <w:r>
              <w:rPr>
                <w:noProof/>
                <w:webHidden/>
              </w:rPr>
              <w:fldChar w:fldCharType="end"/>
            </w:r>
            <w:r w:rsidRPr="00647432">
              <w:rPr>
                <w:rStyle w:val="Hyperlink"/>
                <w:noProof/>
              </w:rPr>
              <w:fldChar w:fldCharType="end"/>
            </w:r>
          </w:ins>
        </w:p>
        <w:p w14:paraId="04C1F747" w14:textId="77777777" w:rsidR="008A487C" w:rsidRDefault="008A487C" w:rsidP="008A487C">
          <w:pPr>
            <w:pStyle w:val="TOC2"/>
            <w:tabs>
              <w:tab w:val="right" w:leader="dot" w:pos="9350"/>
            </w:tabs>
            <w:rPr>
              <w:ins w:id="31" w:author="David Conklin" w:date="2020-11-11T05:34:00Z"/>
              <w:rFonts w:eastAsiaTheme="minorEastAsia"/>
              <w:noProof/>
            </w:rPr>
          </w:pPr>
          <w:ins w:id="3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"_Toc55965289"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What CW3M is for</w:t>
            </w:r>
            <w:r>
              <w:rPr>
                <w:noProof/>
                <w:webHidden/>
              </w:rPr>
              <w:tab/>
            </w:r>
            <w:r>
              <w:rPr>
                <w:noProof/>
                <w:webHidden/>
              </w:rPr>
              <w:fldChar w:fldCharType="begin"/>
            </w:r>
            <w:r>
              <w:rPr>
                <w:noProof/>
                <w:webHidden/>
              </w:rPr>
              <w:instrText xml:space="preserve"> PAGEREF _Toc55965289 \h </w:instrText>
            </w:r>
            <w:r>
              <w:rPr>
                <w:noProof/>
                <w:webHidden/>
              </w:rPr>
            </w:r>
            <w:r>
              <w:rPr>
                <w:noProof/>
                <w:webHidden/>
              </w:rPr>
              <w:fldChar w:fldCharType="separate"/>
            </w:r>
            <w:r>
              <w:rPr>
                <w:noProof/>
                <w:webHidden/>
              </w:rPr>
              <w:t>4</w:t>
            </w:r>
            <w:r>
              <w:rPr>
                <w:noProof/>
                <w:webHidden/>
              </w:rPr>
              <w:fldChar w:fldCharType="end"/>
            </w:r>
            <w:r w:rsidRPr="00647432">
              <w:rPr>
                <w:rStyle w:val="Hyperlink"/>
                <w:noProof/>
              </w:rPr>
              <w:fldChar w:fldCharType="end"/>
            </w:r>
          </w:ins>
        </w:p>
        <w:p w14:paraId="20380DC6" w14:textId="77777777" w:rsidR="008A487C" w:rsidRDefault="008A487C" w:rsidP="008A487C">
          <w:pPr>
            <w:pStyle w:val="TOC2"/>
            <w:tabs>
              <w:tab w:val="right" w:leader="dot" w:pos="9350"/>
            </w:tabs>
            <w:rPr>
              <w:ins w:id="33" w:author="David Conklin" w:date="2020-11-11T05:34:00Z"/>
              <w:rFonts w:eastAsiaTheme="minorEastAsia"/>
              <w:noProof/>
            </w:rPr>
          </w:pPr>
          <w:ins w:id="3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Management and maintenance</w:t>
            </w:r>
            <w:r>
              <w:rPr>
                <w:noProof/>
                <w:webHidden/>
              </w:rPr>
              <w:tab/>
            </w:r>
            <w:r>
              <w:rPr>
                <w:noProof/>
                <w:webHidden/>
              </w:rPr>
              <w:fldChar w:fldCharType="begin"/>
            </w:r>
            <w:r>
              <w:rPr>
                <w:noProof/>
                <w:webHidden/>
              </w:rPr>
              <w:instrText xml:space="preserve"> PAGEREF _Toc55965290 \h </w:instrText>
            </w:r>
            <w:r>
              <w:rPr>
                <w:noProof/>
                <w:webHidden/>
              </w:rPr>
            </w:r>
            <w:r>
              <w:rPr>
                <w:noProof/>
                <w:webHidden/>
              </w:rPr>
              <w:fldChar w:fldCharType="separate"/>
            </w:r>
            <w:r>
              <w:rPr>
                <w:noProof/>
                <w:webHidden/>
              </w:rPr>
              <w:t>4</w:t>
            </w:r>
            <w:r>
              <w:rPr>
                <w:noProof/>
                <w:webHidden/>
              </w:rPr>
              <w:fldChar w:fldCharType="end"/>
            </w:r>
            <w:r w:rsidRPr="00647432">
              <w:rPr>
                <w:rStyle w:val="Hyperlink"/>
                <w:noProof/>
              </w:rPr>
              <w:fldChar w:fldCharType="end"/>
            </w:r>
          </w:ins>
        </w:p>
        <w:p w14:paraId="21753A80" w14:textId="77777777" w:rsidR="008A487C" w:rsidRDefault="008A487C" w:rsidP="008A487C">
          <w:pPr>
            <w:pStyle w:val="TOC1"/>
            <w:tabs>
              <w:tab w:val="right" w:leader="dot" w:pos="9350"/>
            </w:tabs>
            <w:rPr>
              <w:ins w:id="35" w:author="David Conklin" w:date="2020-11-11T05:34:00Z"/>
              <w:rFonts w:eastAsiaTheme="minorEastAsia"/>
              <w:noProof/>
            </w:rPr>
          </w:pPr>
          <w:ins w:id="3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Study areas</w:t>
            </w:r>
            <w:r>
              <w:rPr>
                <w:noProof/>
                <w:webHidden/>
              </w:rPr>
              <w:tab/>
            </w:r>
            <w:r>
              <w:rPr>
                <w:noProof/>
                <w:webHidden/>
              </w:rPr>
              <w:fldChar w:fldCharType="begin"/>
            </w:r>
            <w:r>
              <w:rPr>
                <w:noProof/>
                <w:webHidden/>
              </w:rPr>
              <w:instrText xml:space="preserve"> PAGEREF _Toc55965291 \h </w:instrText>
            </w:r>
            <w:r>
              <w:rPr>
                <w:noProof/>
                <w:webHidden/>
              </w:rPr>
            </w:r>
            <w:r>
              <w:rPr>
                <w:noProof/>
                <w:webHidden/>
              </w:rPr>
              <w:fldChar w:fldCharType="separate"/>
            </w:r>
            <w:r>
              <w:rPr>
                <w:noProof/>
                <w:webHidden/>
              </w:rPr>
              <w:t>4</w:t>
            </w:r>
            <w:r>
              <w:rPr>
                <w:noProof/>
                <w:webHidden/>
              </w:rPr>
              <w:fldChar w:fldCharType="end"/>
            </w:r>
            <w:r w:rsidRPr="00647432">
              <w:rPr>
                <w:rStyle w:val="Hyperlink"/>
                <w:noProof/>
              </w:rPr>
              <w:fldChar w:fldCharType="end"/>
            </w:r>
          </w:ins>
        </w:p>
        <w:p w14:paraId="2952049D" w14:textId="77777777" w:rsidR="008A487C" w:rsidRDefault="008A487C" w:rsidP="008A487C">
          <w:pPr>
            <w:pStyle w:val="TOC2"/>
            <w:tabs>
              <w:tab w:val="right" w:leader="dot" w:pos="9350"/>
            </w:tabs>
            <w:rPr>
              <w:ins w:id="37" w:author="David Conklin" w:date="2020-11-11T05:34:00Z"/>
              <w:rFonts w:eastAsiaTheme="minorEastAsia"/>
              <w:noProof/>
            </w:rPr>
          </w:pPr>
          <w:ins w:id="3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 directory structure</w:t>
            </w:r>
            <w:r>
              <w:rPr>
                <w:noProof/>
                <w:webHidden/>
              </w:rPr>
              <w:tab/>
            </w:r>
            <w:r>
              <w:rPr>
                <w:noProof/>
                <w:webHidden/>
              </w:rPr>
              <w:fldChar w:fldCharType="begin"/>
            </w:r>
            <w:r>
              <w:rPr>
                <w:noProof/>
                <w:webHidden/>
              </w:rPr>
              <w:instrText xml:space="preserve"> PAGEREF _Toc55965292 \h </w:instrText>
            </w:r>
            <w:r>
              <w:rPr>
                <w:noProof/>
                <w:webHidden/>
              </w:rPr>
            </w:r>
            <w:r>
              <w:rPr>
                <w:noProof/>
                <w:webHidden/>
              </w:rPr>
              <w:fldChar w:fldCharType="separate"/>
            </w:r>
            <w:r>
              <w:rPr>
                <w:noProof/>
                <w:webHidden/>
              </w:rPr>
              <w:t>5</w:t>
            </w:r>
            <w:r>
              <w:rPr>
                <w:noProof/>
                <w:webHidden/>
              </w:rPr>
              <w:fldChar w:fldCharType="end"/>
            </w:r>
            <w:r w:rsidRPr="00647432">
              <w:rPr>
                <w:rStyle w:val="Hyperlink"/>
                <w:noProof/>
              </w:rPr>
              <w:fldChar w:fldCharType="end"/>
            </w:r>
          </w:ins>
        </w:p>
        <w:p w14:paraId="4A87B2C8" w14:textId="77777777" w:rsidR="008A487C" w:rsidRDefault="008A487C" w:rsidP="008A487C">
          <w:pPr>
            <w:pStyle w:val="TOC2"/>
            <w:tabs>
              <w:tab w:val="right" w:leader="dot" w:pos="9350"/>
            </w:tabs>
            <w:rPr>
              <w:ins w:id="39" w:author="David Conklin" w:date="2020-11-11T05:34:00Z"/>
              <w:rFonts w:eastAsiaTheme="minorEastAsia"/>
              <w:noProof/>
            </w:rPr>
          </w:pPr>
          <w:ins w:id="4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DataCW3M\ScenarioData directory structure</w:t>
            </w:r>
            <w:r>
              <w:rPr>
                <w:noProof/>
                <w:webHidden/>
              </w:rPr>
              <w:tab/>
            </w:r>
            <w:r>
              <w:rPr>
                <w:noProof/>
                <w:webHidden/>
              </w:rPr>
              <w:fldChar w:fldCharType="begin"/>
            </w:r>
            <w:r>
              <w:rPr>
                <w:noProof/>
                <w:webHidden/>
              </w:rPr>
              <w:instrText xml:space="preserve"> PAGEREF _Toc55965293 \h </w:instrText>
            </w:r>
            <w:r>
              <w:rPr>
                <w:noProof/>
                <w:webHidden/>
              </w:rPr>
            </w:r>
            <w:r>
              <w:rPr>
                <w:noProof/>
                <w:webHidden/>
              </w:rPr>
              <w:fldChar w:fldCharType="separate"/>
            </w:r>
            <w:r>
              <w:rPr>
                <w:noProof/>
                <w:webHidden/>
              </w:rPr>
              <w:t>5</w:t>
            </w:r>
            <w:r>
              <w:rPr>
                <w:noProof/>
                <w:webHidden/>
              </w:rPr>
              <w:fldChar w:fldCharType="end"/>
            </w:r>
            <w:r w:rsidRPr="00647432">
              <w:rPr>
                <w:rStyle w:val="Hyperlink"/>
                <w:noProof/>
              </w:rPr>
              <w:fldChar w:fldCharType="end"/>
            </w:r>
          </w:ins>
        </w:p>
        <w:p w14:paraId="52E281E4" w14:textId="77777777" w:rsidR="008A487C" w:rsidRDefault="008A487C" w:rsidP="008A487C">
          <w:pPr>
            <w:pStyle w:val="TOC2"/>
            <w:tabs>
              <w:tab w:val="right" w:leader="dot" w:pos="9350"/>
            </w:tabs>
            <w:rPr>
              <w:ins w:id="41" w:author="David Conklin" w:date="2020-11-11T05:34:00Z"/>
              <w:rFonts w:eastAsiaTheme="minorEastAsia"/>
              <w:noProof/>
            </w:rPr>
          </w:pPr>
          <w:ins w:id="4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DataCW3M\ScenarioData\&lt;scenario&gt; folder contents</w:t>
            </w:r>
            <w:r>
              <w:rPr>
                <w:noProof/>
                <w:webHidden/>
              </w:rPr>
              <w:tab/>
            </w:r>
            <w:r>
              <w:rPr>
                <w:noProof/>
                <w:webHidden/>
              </w:rPr>
              <w:fldChar w:fldCharType="begin"/>
            </w:r>
            <w:r>
              <w:rPr>
                <w:noProof/>
                <w:webHidden/>
              </w:rPr>
              <w:instrText xml:space="preserve"> PAGEREF _Toc55965294 \h </w:instrText>
            </w:r>
            <w:r>
              <w:rPr>
                <w:noProof/>
                <w:webHidden/>
              </w:rPr>
            </w:r>
            <w:r>
              <w:rPr>
                <w:noProof/>
                <w:webHidden/>
              </w:rPr>
              <w:fldChar w:fldCharType="separate"/>
            </w:r>
            <w:r>
              <w:rPr>
                <w:noProof/>
                <w:webHidden/>
              </w:rPr>
              <w:t>6</w:t>
            </w:r>
            <w:r>
              <w:rPr>
                <w:noProof/>
                <w:webHidden/>
              </w:rPr>
              <w:fldChar w:fldCharType="end"/>
            </w:r>
            <w:r w:rsidRPr="00647432">
              <w:rPr>
                <w:rStyle w:val="Hyperlink"/>
                <w:noProof/>
              </w:rPr>
              <w:fldChar w:fldCharType="end"/>
            </w:r>
          </w:ins>
        </w:p>
        <w:p w14:paraId="569DDC7F" w14:textId="77777777" w:rsidR="008A487C" w:rsidRDefault="008A487C" w:rsidP="008A487C">
          <w:pPr>
            <w:pStyle w:val="TOC2"/>
            <w:tabs>
              <w:tab w:val="right" w:leader="dot" w:pos="9350"/>
            </w:tabs>
            <w:rPr>
              <w:ins w:id="43" w:author="David Conklin" w:date="2020-11-11T05:34:00Z"/>
              <w:rFonts w:eastAsiaTheme="minorEastAsia"/>
              <w:noProof/>
            </w:rPr>
          </w:pPr>
          <w:ins w:id="4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DataCW3M\&lt;study area&gt; folder contents</w:t>
            </w:r>
            <w:r>
              <w:rPr>
                <w:noProof/>
                <w:webHidden/>
              </w:rPr>
              <w:tab/>
            </w:r>
            <w:r>
              <w:rPr>
                <w:noProof/>
                <w:webHidden/>
              </w:rPr>
              <w:fldChar w:fldCharType="begin"/>
            </w:r>
            <w:r>
              <w:rPr>
                <w:noProof/>
                <w:webHidden/>
              </w:rPr>
              <w:instrText xml:space="preserve"> PAGEREF _Toc55965295 \h </w:instrText>
            </w:r>
            <w:r>
              <w:rPr>
                <w:noProof/>
                <w:webHidden/>
              </w:rPr>
            </w:r>
            <w:r>
              <w:rPr>
                <w:noProof/>
                <w:webHidden/>
              </w:rPr>
              <w:fldChar w:fldCharType="separate"/>
            </w:r>
            <w:r>
              <w:rPr>
                <w:noProof/>
                <w:webHidden/>
              </w:rPr>
              <w:t>6</w:t>
            </w:r>
            <w:r>
              <w:rPr>
                <w:noProof/>
                <w:webHidden/>
              </w:rPr>
              <w:fldChar w:fldCharType="end"/>
            </w:r>
            <w:r w:rsidRPr="00647432">
              <w:rPr>
                <w:rStyle w:val="Hyperlink"/>
                <w:noProof/>
              </w:rPr>
              <w:fldChar w:fldCharType="end"/>
            </w:r>
          </w:ins>
        </w:p>
        <w:p w14:paraId="0120D7B8" w14:textId="77777777" w:rsidR="008A487C" w:rsidRDefault="008A487C" w:rsidP="008A487C">
          <w:pPr>
            <w:pStyle w:val="TOC1"/>
            <w:tabs>
              <w:tab w:val="right" w:leader="dot" w:pos="9350"/>
            </w:tabs>
            <w:rPr>
              <w:ins w:id="45" w:author="David Conklin" w:date="2020-11-11T05:34:00Z"/>
              <w:rFonts w:eastAsiaTheme="minorEastAsia"/>
              <w:noProof/>
            </w:rPr>
          </w:pPr>
          <w:ins w:id="4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Calendar conventions</w:t>
            </w:r>
            <w:r>
              <w:rPr>
                <w:noProof/>
                <w:webHidden/>
              </w:rPr>
              <w:tab/>
            </w:r>
            <w:r>
              <w:rPr>
                <w:noProof/>
                <w:webHidden/>
              </w:rPr>
              <w:fldChar w:fldCharType="begin"/>
            </w:r>
            <w:r>
              <w:rPr>
                <w:noProof/>
                <w:webHidden/>
              </w:rPr>
              <w:instrText xml:space="preserve"> PAGEREF _Toc55965296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640070AE" w14:textId="77777777" w:rsidR="008A487C" w:rsidRDefault="008A487C" w:rsidP="008A487C">
          <w:pPr>
            <w:pStyle w:val="TOC2"/>
            <w:tabs>
              <w:tab w:val="right" w:leader="dot" w:pos="9350"/>
            </w:tabs>
            <w:rPr>
              <w:ins w:id="47" w:author="David Conklin" w:date="2020-11-11T05:34:00Z"/>
              <w:rFonts w:eastAsiaTheme="minorEastAsia"/>
              <w:noProof/>
            </w:rPr>
          </w:pPr>
          <w:ins w:id="4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years</w:t>
            </w:r>
            <w:r>
              <w:rPr>
                <w:noProof/>
                <w:webHidden/>
              </w:rPr>
              <w:tab/>
            </w:r>
            <w:r>
              <w:rPr>
                <w:noProof/>
                <w:webHidden/>
              </w:rPr>
              <w:fldChar w:fldCharType="begin"/>
            </w:r>
            <w:r>
              <w:rPr>
                <w:noProof/>
                <w:webHidden/>
              </w:rPr>
              <w:instrText xml:space="preserve"> PAGEREF _Toc55965297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7FEF9DF2" w14:textId="77777777" w:rsidR="008A487C" w:rsidRDefault="008A487C" w:rsidP="008A487C">
          <w:pPr>
            <w:pStyle w:val="TOC1"/>
            <w:tabs>
              <w:tab w:val="right" w:leader="dot" w:pos="9350"/>
            </w:tabs>
            <w:rPr>
              <w:ins w:id="49" w:author="David Conklin" w:date="2020-11-11T05:34:00Z"/>
              <w:rFonts w:eastAsiaTheme="minorEastAsia"/>
              <w:noProof/>
            </w:rPr>
          </w:pPr>
          <w:ins w:id="5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Climate data</w:t>
            </w:r>
            <w:r>
              <w:rPr>
                <w:noProof/>
                <w:webHidden/>
              </w:rPr>
              <w:tab/>
            </w:r>
            <w:r>
              <w:rPr>
                <w:noProof/>
                <w:webHidden/>
              </w:rPr>
              <w:fldChar w:fldCharType="begin"/>
            </w:r>
            <w:r>
              <w:rPr>
                <w:noProof/>
                <w:webHidden/>
              </w:rPr>
              <w:instrText xml:space="preserve"> PAGEREF _Toc55965298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268B574F" w14:textId="77777777" w:rsidR="008A487C" w:rsidRDefault="008A487C" w:rsidP="008A487C">
          <w:pPr>
            <w:pStyle w:val="TOC2"/>
            <w:tabs>
              <w:tab w:val="right" w:leader="dot" w:pos="9350"/>
            </w:tabs>
            <w:rPr>
              <w:ins w:id="51" w:author="David Conklin" w:date="2020-11-11T05:34:00Z"/>
              <w:rFonts w:eastAsiaTheme="minorEastAsia"/>
              <w:noProof/>
            </w:rPr>
          </w:pPr>
          <w:ins w:id="5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"_Toc55965299"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Numbered climate scenarios in the model</w:t>
            </w:r>
            <w:r>
              <w:rPr>
                <w:noProof/>
                <w:webHidden/>
              </w:rPr>
              <w:tab/>
            </w:r>
            <w:r>
              <w:rPr>
                <w:noProof/>
                <w:webHidden/>
              </w:rPr>
              <w:fldChar w:fldCharType="begin"/>
            </w:r>
            <w:r>
              <w:rPr>
                <w:noProof/>
                <w:webHidden/>
              </w:rPr>
              <w:instrText xml:space="preserve"> PAGEREF _Toc55965299 \h </w:instrText>
            </w:r>
            <w:r>
              <w:rPr>
                <w:noProof/>
                <w:webHidden/>
              </w:rPr>
            </w:r>
            <w:r>
              <w:rPr>
                <w:noProof/>
                <w:webHidden/>
              </w:rPr>
              <w:fldChar w:fldCharType="separate"/>
            </w:r>
            <w:r>
              <w:rPr>
                <w:noProof/>
                <w:webHidden/>
              </w:rPr>
              <w:t>12</w:t>
            </w:r>
            <w:r>
              <w:rPr>
                <w:noProof/>
                <w:webHidden/>
              </w:rPr>
              <w:fldChar w:fldCharType="end"/>
            </w:r>
            <w:r w:rsidRPr="00647432">
              <w:rPr>
                <w:rStyle w:val="Hyperlink"/>
                <w:noProof/>
              </w:rPr>
              <w:fldChar w:fldCharType="end"/>
            </w:r>
          </w:ins>
        </w:p>
        <w:p w14:paraId="4AA1380E" w14:textId="77777777" w:rsidR="008A487C" w:rsidRDefault="008A487C" w:rsidP="008A487C">
          <w:pPr>
            <w:pStyle w:val="TOC2"/>
            <w:tabs>
              <w:tab w:val="right" w:leader="dot" w:pos="9350"/>
            </w:tabs>
            <w:rPr>
              <w:ins w:id="53" w:author="David Conklin" w:date="2020-11-11T05:34:00Z"/>
              <w:rFonts w:eastAsiaTheme="minorEastAsia"/>
              <w:noProof/>
            </w:rPr>
          </w:pPr>
          <w:ins w:id="5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Monthly and seasonal weather data</w:t>
            </w:r>
            <w:r>
              <w:rPr>
                <w:noProof/>
                <w:webHidden/>
              </w:rPr>
              <w:tab/>
            </w:r>
            <w:r>
              <w:rPr>
                <w:noProof/>
                <w:webHidden/>
              </w:rPr>
              <w:fldChar w:fldCharType="begin"/>
            </w:r>
            <w:r>
              <w:rPr>
                <w:noProof/>
                <w:webHidden/>
              </w:rPr>
              <w:instrText xml:space="preserve"> PAGEREF _Toc55965300 \h </w:instrText>
            </w:r>
            <w:r>
              <w:rPr>
                <w:noProof/>
                <w:webHidden/>
              </w:rPr>
            </w:r>
            <w:r>
              <w:rPr>
                <w:noProof/>
                <w:webHidden/>
              </w:rPr>
              <w:fldChar w:fldCharType="separate"/>
            </w:r>
            <w:r>
              <w:rPr>
                <w:noProof/>
                <w:webHidden/>
              </w:rPr>
              <w:t>13</w:t>
            </w:r>
            <w:r>
              <w:rPr>
                <w:noProof/>
                <w:webHidden/>
              </w:rPr>
              <w:fldChar w:fldCharType="end"/>
            </w:r>
            <w:r w:rsidRPr="00647432">
              <w:rPr>
                <w:rStyle w:val="Hyperlink"/>
                <w:noProof/>
              </w:rPr>
              <w:fldChar w:fldCharType="end"/>
            </w:r>
          </w:ins>
        </w:p>
        <w:p w14:paraId="25F0606E" w14:textId="77777777" w:rsidR="008A487C" w:rsidRDefault="008A487C" w:rsidP="008A487C">
          <w:pPr>
            <w:pStyle w:val="TOC2"/>
            <w:tabs>
              <w:tab w:val="right" w:leader="dot" w:pos="9350"/>
            </w:tabs>
            <w:rPr>
              <w:ins w:id="55" w:author="David Conklin" w:date="2020-11-11T05:34:00Z"/>
              <w:rFonts w:eastAsiaTheme="minorEastAsia"/>
              <w:noProof/>
            </w:rPr>
          </w:pPr>
          <w:ins w:id="5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Climate data grids</w:t>
            </w:r>
            <w:r>
              <w:rPr>
                <w:noProof/>
                <w:webHidden/>
              </w:rPr>
              <w:tab/>
            </w:r>
            <w:r>
              <w:rPr>
                <w:noProof/>
                <w:webHidden/>
              </w:rPr>
              <w:fldChar w:fldCharType="begin"/>
            </w:r>
            <w:r>
              <w:rPr>
                <w:noProof/>
                <w:webHidden/>
              </w:rPr>
              <w:instrText xml:space="preserve"> PAGEREF _Toc55965301 \h </w:instrText>
            </w:r>
            <w:r>
              <w:rPr>
                <w:noProof/>
                <w:webHidden/>
              </w:rPr>
            </w:r>
            <w:r>
              <w:rPr>
                <w:noProof/>
                <w:webHidden/>
              </w:rPr>
              <w:fldChar w:fldCharType="separate"/>
            </w:r>
            <w:r>
              <w:rPr>
                <w:noProof/>
                <w:webHidden/>
              </w:rPr>
              <w:t>14</w:t>
            </w:r>
            <w:r>
              <w:rPr>
                <w:noProof/>
                <w:webHidden/>
              </w:rPr>
              <w:fldChar w:fldCharType="end"/>
            </w:r>
            <w:r w:rsidRPr="00647432">
              <w:rPr>
                <w:rStyle w:val="Hyperlink"/>
                <w:noProof/>
              </w:rPr>
              <w:fldChar w:fldCharType="end"/>
            </w:r>
          </w:ins>
        </w:p>
        <w:p w14:paraId="11B032A8" w14:textId="77777777" w:rsidR="008A487C" w:rsidRDefault="008A487C" w:rsidP="008A487C">
          <w:pPr>
            <w:pStyle w:val="TOC3"/>
            <w:tabs>
              <w:tab w:val="right" w:leader="dot" w:pos="9350"/>
            </w:tabs>
            <w:rPr>
              <w:ins w:id="57" w:author="David Conklin" w:date="2020-11-11T05:34:00Z"/>
              <w:rFonts w:eastAsiaTheme="minorEastAsia"/>
              <w:noProof/>
            </w:rPr>
          </w:pPr>
          <w:ins w:id="5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WW2100 climate grid</w:t>
            </w:r>
            <w:r>
              <w:rPr>
                <w:noProof/>
                <w:webHidden/>
              </w:rPr>
              <w:tab/>
            </w:r>
            <w:r>
              <w:rPr>
                <w:noProof/>
                <w:webHidden/>
              </w:rPr>
              <w:fldChar w:fldCharType="begin"/>
            </w:r>
            <w:r>
              <w:rPr>
                <w:noProof/>
                <w:webHidden/>
              </w:rPr>
              <w:instrText xml:space="preserve"> PAGEREF _Toc55965302 \h </w:instrText>
            </w:r>
            <w:r>
              <w:rPr>
                <w:noProof/>
                <w:webHidden/>
              </w:rPr>
            </w:r>
            <w:r>
              <w:rPr>
                <w:noProof/>
                <w:webHidden/>
              </w:rPr>
              <w:fldChar w:fldCharType="separate"/>
            </w:r>
            <w:r>
              <w:rPr>
                <w:noProof/>
                <w:webHidden/>
              </w:rPr>
              <w:t>14</w:t>
            </w:r>
            <w:r>
              <w:rPr>
                <w:noProof/>
                <w:webHidden/>
              </w:rPr>
              <w:fldChar w:fldCharType="end"/>
            </w:r>
            <w:r w:rsidRPr="00647432">
              <w:rPr>
                <w:rStyle w:val="Hyperlink"/>
                <w:noProof/>
              </w:rPr>
              <w:fldChar w:fldCharType="end"/>
            </w:r>
          </w:ins>
        </w:p>
        <w:p w14:paraId="2F941094" w14:textId="77777777" w:rsidR="008A487C" w:rsidRDefault="008A487C" w:rsidP="008A487C">
          <w:pPr>
            <w:pStyle w:val="TOC3"/>
            <w:tabs>
              <w:tab w:val="right" w:leader="dot" w:pos="9350"/>
            </w:tabs>
            <w:rPr>
              <w:ins w:id="59" w:author="David Conklin" w:date="2020-11-11T05:34:00Z"/>
              <w:rFonts w:eastAsiaTheme="minorEastAsia"/>
              <w:noProof/>
            </w:rPr>
          </w:pPr>
          <w:ins w:id="6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v2 climate grid</w:t>
            </w:r>
            <w:r>
              <w:rPr>
                <w:noProof/>
                <w:webHidden/>
              </w:rPr>
              <w:tab/>
            </w:r>
            <w:r>
              <w:rPr>
                <w:noProof/>
                <w:webHidden/>
              </w:rPr>
              <w:fldChar w:fldCharType="begin"/>
            </w:r>
            <w:r>
              <w:rPr>
                <w:noProof/>
                <w:webHidden/>
              </w:rPr>
              <w:instrText xml:space="preserve"> PAGEREF _Toc55965303 \h </w:instrText>
            </w:r>
            <w:r>
              <w:rPr>
                <w:noProof/>
                <w:webHidden/>
              </w:rPr>
            </w:r>
            <w:r>
              <w:rPr>
                <w:noProof/>
                <w:webHidden/>
              </w:rPr>
              <w:fldChar w:fldCharType="separate"/>
            </w:r>
            <w:r>
              <w:rPr>
                <w:noProof/>
                <w:webHidden/>
              </w:rPr>
              <w:t>15</w:t>
            </w:r>
            <w:r>
              <w:rPr>
                <w:noProof/>
                <w:webHidden/>
              </w:rPr>
              <w:fldChar w:fldCharType="end"/>
            </w:r>
            <w:r w:rsidRPr="00647432">
              <w:rPr>
                <w:rStyle w:val="Hyperlink"/>
                <w:noProof/>
              </w:rPr>
              <w:fldChar w:fldCharType="end"/>
            </w:r>
          </w:ins>
        </w:p>
        <w:p w14:paraId="5E4CC46C" w14:textId="77777777" w:rsidR="008A487C" w:rsidRDefault="008A487C" w:rsidP="008A487C">
          <w:pPr>
            <w:pStyle w:val="TOC2"/>
            <w:tabs>
              <w:tab w:val="right" w:leader="dot" w:pos="9350"/>
            </w:tabs>
            <w:rPr>
              <w:ins w:id="61" w:author="David Conklin" w:date="2020-11-11T05:34:00Z"/>
              <w:rFonts w:eastAsiaTheme="minorEastAsia"/>
              <w:noProof/>
            </w:rPr>
          </w:pPr>
          <w:ins w:id="6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How climate data is looked up</w:t>
            </w:r>
            <w:r>
              <w:rPr>
                <w:noProof/>
                <w:webHidden/>
              </w:rPr>
              <w:tab/>
            </w:r>
            <w:r>
              <w:rPr>
                <w:noProof/>
                <w:webHidden/>
              </w:rPr>
              <w:fldChar w:fldCharType="begin"/>
            </w:r>
            <w:r>
              <w:rPr>
                <w:noProof/>
                <w:webHidden/>
              </w:rPr>
              <w:instrText xml:space="preserve"> PAGEREF _Toc55965304 \h </w:instrText>
            </w:r>
            <w:r>
              <w:rPr>
                <w:noProof/>
                <w:webHidden/>
              </w:rPr>
            </w:r>
            <w:r>
              <w:rPr>
                <w:noProof/>
                <w:webHidden/>
              </w:rPr>
              <w:fldChar w:fldCharType="separate"/>
            </w:r>
            <w:r>
              <w:rPr>
                <w:noProof/>
                <w:webHidden/>
              </w:rPr>
              <w:t>15</w:t>
            </w:r>
            <w:r>
              <w:rPr>
                <w:noProof/>
                <w:webHidden/>
              </w:rPr>
              <w:fldChar w:fldCharType="end"/>
            </w:r>
            <w:r w:rsidRPr="00647432">
              <w:rPr>
                <w:rStyle w:val="Hyperlink"/>
                <w:noProof/>
              </w:rPr>
              <w:fldChar w:fldCharType="end"/>
            </w:r>
          </w:ins>
        </w:p>
        <w:p w14:paraId="42184817" w14:textId="77777777" w:rsidR="008A487C" w:rsidRDefault="008A487C" w:rsidP="008A487C">
          <w:pPr>
            <w:pStyle w:val="TOC2"/>
            <w:tabs>
              <w:tab w:val="right" w:leader="dot" w:pos="9350"/>
            </w:tabs>
            <w:rPr>
              <w:ins w:id="63" w:author="David Conklin" w:date="2020-11-11T05:34:00Z"/>
              <w:rFonts w:eastAsiaTheme="minorEastAsia"/>
              <w:noProof/>
            </w:rPr>
          </w:pPr>
          <w:ins w:id="6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What is in a climate dataset</w:t>
            </w:r>
            <w:r>
              <w:rPr>
                <w:noProof/>
                <w:webHidden/>
              </w:rPr>
              <w:tab/>
            </w:r>
            <w:r>
              <w:rPr>
                <w:noProof/>
                <w:webHidden/>
              </w:rPr>
              <w:fldChar w:fldCharType="begin"/>
            </w:r>
            <w:r>
              <w:rPr>
                <w:noProof/>
                <w:webHidden/>
              </w:rPr>
              <w:instrText xml:space="preserve"> PAGEREF _Toc55965305 \h </w:instrText>
            </w:r>
            <w:r>
              <w:rPr>
                <w:noProof/>
                <w:webHidden/>
              </w:rPr>
            </w:r>
            <w:r>
              <w:rPr>
                <w:noProof/>
                <w:webHidden/>
              </w:rPr>
              <w:fldChar w:fldCharType="separate"/>
            </w:r>
            <w:r>
              <w:rPr>
                <w:noProof/>
                <w:webHidden/>
              </w:rPr>
              <w:t>15</w:t>
            </w:r>
            <w:r>
              <w:rPr>
                <w:noProof/>
                <w:webHidden/>
              </w:rPr>
              <w:fldChar w:fldCharType="end"/>
            </w:r>
            <w:r w:rsidRPr="00647432">
              <w:rPr>
                <w:rStyle w:val="Hyperlink"/>
                <w:noProof/>
              </w:rPr>
              <w:fldChar w:fldCharType="end"/>
            </w:r>
          </w:ins>
        </w:p>
        <w:p w14:paraId="38926090" w14:textId="77777777" w:rsidR="008A487C" w:rsidRDefault="008A487C" w:rsidP="008A487C">
          <w:pPr>
            <w:pStyle w:val="TOC1"/>
            <w:tabs>
              <w:tab w:val="right" w:leader="dot" w:pos="9350"/>
            </w:tabs>
            <w:rPr>
              <w:ins w:id="65" w:author="David Conklin" w:date="2020-11-11T05:34:00Z"/>
              <w:rFonts w:eastAsiaTheme="minorEastAsia"/>
              <w:noProof/>
            </w:rPr>
          </w:pPr>
          <w:ins w:id="66" w:author="David Conklin" w:date="2020-11-11T05:34:00Z">
            <w:r w:rsidRPr="00647432">
              <w:rPr>
                <w:rStyle w:val="Hyperlink"/>
                <w:noProof/>
              </w:rPr>
              <w:lastRenderedPageBreak/>
              <w:fldChar w:fldCharType="begin"/>
            </w:r>
            <w:r w:rsidRPr="00647432">
              <w:rPr>
                <w:rStyle w:val="Hyperlink"/>
                <w:noProof/>
              </w:rPr>
              <w:instrText xml:space="preserve"> </w:instrText>
            </w:r>
            <w:r>
              <w:rPr>
                <w:noProof/>
              </w:rPr>
              <w:instrText>HYPERLINK \l "_Toc55965306"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rights</w:t>
            </w:r>
            <w:r>
              <w:rPr>
                <w:noProof/>
                <w:webHidden/>
              </w:rPr>
              <w:tab/>
            </w:r>
            <w:r>
              <w:rPr>
                <w:noProof/>
                <w:webHidden/>
              </w:rPr>
              <w:fldChar w:fldCharType="begin"/>
            </w:r>
            <w:r>
              <w:rPr>
                <w:noProof/>
                <w:webHidden/>
              </w:rPr>
              <w:instrText xml:space="preserve"> PAGEREF _Toc55965306 \h </w:instrText>
            </w:r>
            <w:r>
              <w:rPr>
                <w:noProof/>
                <w:webHidden/>
              </w:rPr>
            </w:r>
            <w:r>
              <w:rPr>
                <w:noProof/>
                <w:webHidden/>
              </w:rPr>
              <w:fldChar w:fldCharType="separate"/>
            </w:r>
            <w:r>
              <w:rPr>
                <w:noProof/>
                <w:webHidden/>
              </w:rPr>
              <w:t>16</w:t>
            </w:r>
            <w:r>
              <w:rPr>
                <w:noProof/>
                <w:webHidden/>
              </w:rPr>
              <w:fldChar w:fldCharType="end"/>
            </w:r>
            <w:r w:rsidRPr="00647432">
              <w:rPr>
                <w:rStyle w:val="Hyperlink"/>
                <w:noProof/>
              </w:rPr>
              <w:fldChar w:fldCharType="end"/>
            </w:r>
          </w:ins>
        </w:p>
        <w:p w14:paraId="628F55B8" w14:textId="77777777" w:rsidR="008A487C" w:rsidRDefault="008A487C" w:rsidP="008A487C">
          <w:pPr>
            <w:pStyle w:val="TOC2"/>
            <w:tabs>
              <w:tab w:val="right" w:leader="dot" w:pos="9350"/>
            </w:tabs>
            <w:rPr>
              <w:ins w:id="67" w:author="David Conklin" w:date="2020-11-11T05:34:00Z"/>
              <w:rFonts w:eastAsiaTheme="minorEastAsia"/>
              <w:noProof/>
            </w:rPr>
          </w:pPr>
          <w:ins w:id="6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rights data</w:t>
            </w:r>
            <w:r>
              <w:rPr>
                <w:noProof/>
                <w:webHidden/>
              </w:rPr>
              <w:tab/>
            </w:r>
            <w:r>
              <w:rPr>
                <w:noProof/>
                <w:webHidden/>
              </w:rPr>
              <w:fldChar w:fldCharType="begin"/>
            </w:r>
            <w:r>
              <w:rPr>
                <w:noProof/>
                <w:webHidden/>
              </w:rPr>
              <w:instrText xml:space="preserve"> PAGEREF _Toc55965307 \h </w:instrText>
            </w:r>
            <w:r>
              <w:rPr>
                <w:noProof/>
                <w:webHidden/>
              </w:rPr>
            </w:r>
            <w:r>
              <w:rPr>
                <w:noProof/>
                <w:webHidden/>
              </w:rPr>
              <w:fldChar w:fldCharType="separate"/>
            </w:r>
            <w:r>
              <w:rPr>
                <w:noProof/>
                <w:webHidden/>
              </w:rPr>
              <w:t>16</w:t>
            </w:r>
            <w:r>
              <w:rPr>
                <w:noProof/>
                <w:webHidden/>
              </w:rPr>
              <w:fldChar w:fldCharType="end"/>
            </w:r>
            <w:r w:rsidRPr="00647432">
              <w:rPr>
                <w:rStyle w:val="Hyperlink"/>
                <w:noProof/>
              </w:rPr>
              <w:fldChar w:fldCharType="end"/>
            </w:r>
          </w:ins>
        </w:p>
        <w:p w14:paraId="2FD852C7" w14:textId="77777777" w:rsidR="008A487C" w:rsidRDefault="008A487C" w:rsidP="008A487C">
          <w:pPr>
            <w:pStyle w:val="TOC2"/>
            <w:tabs>
              <w:tab w:val="right" w:leader="dot" w:pos="9350"/>
            </w:tabs>
            <w:rPr>
              <w:ins w:id="69" w:author="David Conklin" w:date="2020-11-11T05:34:00Z"/>
              <w:rFonts w:eastAsiaTheme="minorEastAsia"/>
              <w:noProof/>
            </w:rPr>
          </w:pPr>
          <w:ins w:id="7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wr_pods.csv file</w:t>
            </w:r>
            <w:r>
              <w:rPr>
                <w:noProof/>
                <w:webHidden/>
              </w:rPr>
              <w:tab/>
            </w:r>
            <w:r>
              <w:rPr>
                <w:noProof/>
                <w:webHidden/>
              </w:rPr>
              <w:fldChar w:fldCharType="begin"/>
            </w:r>
            <w:r>
              <w:rPr>
                <w:noProof/>
                <w:webHidden/>
              </w:rPr>
              <w:instrText xml:space="preserve"> PAGEREF _Toc55965308 \h </w:instrText>
            </w:r>
            <w:r>
              <w:rPr>
                <w:noProof/>
                <w:webHidden/>
              </w:rPr>
            </w:r>
            <w:r>
              <w:rPr>
                <w:noProof/>
                <w:webHidden/>
              </w:rPr>
              <w:fldChar w:fldCharType="separate"/>
            </w:r>
            <w:r>
              <w:rPr>
                <w:noProof/>
                <w:webHidden/>
              </w:rPr>
              <w:t>17</w:t>
            </w:r>
            <w:r>
              <w:rPr>
                <w:noProof/>
                <w:webHidden/>
              </w:rPr>
              <w:fldChar w:fldCharType="end"/>
            </w:r>
            <w:r w:rsidRPr="00647432">
              <w:rPr>
                <w:rStyle w:val="Hyperlink"/>
                <w:noProof/>
              </w:rPr>
              <w:fldChar w:fldCharType="end"/>
            </w:r>
          </w:ins>
        </w:p>
        <w:p w14:paraId="18EC7B74" w14:textId="77777777" w:rsidR="008A487C" w:rsidRDefault="008A487C" w:rsidP="008A487C">
          <w:pPr>
            <w:pStyle w:val="TOC2"/>
            <w:tabs>
              <w:tab w:val="right" w:leader="dot" w:pos="9350"/>
            </w:tabs>
            <w:rPr>
              <w:ins w:id="71" w:author="David Conklin" w:date="2020-11-11T05:34:00Z"/>
              <w:rFonts w:eastAsiaTheme="minorEastAsia"/>
              <w:noProof/>
            </w:rPr>
          </w:pPr>
          <w:ins w:id="7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"_Toc55965309"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wr_pous.csv file</w:t>
            </w:r>
            <w:r>
              <w:rPr>
                <w:noProof/>
                <w:webHidden/>
              </w:rPr>
              <w:tab/>
            </w:r>
            <w:r>
              <w:rPr>
                <w:noProof/>
                <w:webHidden/>
              </w:rPr>
              <w:fldChar w:fldCharType="begin"/>
            </w:r>
            <w:r>
              <w:rPr>
                <w:noProof/>
                <w:webHidden/>
              </w:rPr>
              <w:instrText xml:space="preserve"> PAGEREF _Toc55965309 \h </w:instrText>
            </w:r>
            <w:r>
              <w:rPr>
                <w:noProof/>
                <w:webHidden/>
              </w:rPr>
            </w:r>
            <w:r>
              <w:rPr>
                <w:noProof/>
                <w:webHidden/>
              </w:rPr>
              <w:fldChar w:fldCharType="separate"/>
            </w:r>
            <w:r>
              <w:rPr>
                <w:noProof/>
                <w:webHidden/>
              </w:rPr>
              <w:t>17</w:t>
            </w:r>
            <w:r>
              <w:rPr>
                <w:noProof/>
                <w:webHidden/>
              </w:rPr>
              <w:fldChar w:fldCharType="end"/>
            </w:r>
            <w:r w:rsidRPr="00647432">
              <w:rPr>
                <w:rStyle w:val="Hyperlink"/>
                <w:noProof/>
              </w:rPr>
              <w:fldChar w:fldCharType="end"/>
            </w:r>
          </w:ins>
        </w:p>
        <w:p w14:paraId="4348DED7" w14:textId="77777777" w:rsidR="008A487C" w:rsidRDefault="008A487C" w:rsidP="008A487C">
          <w:pPr>
            <w:pStyle w:val="TOC2"/>
            <w:tabs>
              <w:tab w:val="right" w:leader="dot" w:pos="9350"/>
            </w:tabs>
            <w:rPr>
              <w:ins w:id="73" w:author="David Conklin" w:date="2020-11-11T05:34:00Z"/>
              <w:rFonts w:eastAsiaTheme="minorEastAsia"/>
              <w:noProof/>
            </w:rPr>
          </w:pPr>
          <w:ins w:id="7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Adding a water right</w:t>
            </w:r>
            <w:r>
              <w:rPr>
                <w:noProof/>
                <w:webHidden/>
              </w:rPr>
              <w:tab/>
            </w:r>
            <w:r>
              <w:rPr>
                <w:noProof/>
                <w:webHidden/>
              </w:rPr>
              <w:fldChar w:fldCharType="begin"/>
            </w:r>
            <w:r>
              <w:rPr>
                <w:noProof/>
                <w:webHidden/>
              </w:rPr>
              <w:instrText xml:space="preserve"> PAGEREF _Toc55965310 \h </w:instrText>
            </w:r>
            <w:r>
              <w:rPr>
                <w:noProof/>
                <w:webHidden/>
              </w:rPr>
            </w:r>
            <w:r>
              <w:rPr>
                <w:noProof/>
                <w:webHidden/>
              </w:rPr>
              <w:fldChar w:fldCharType="separate"/>
            </w:r>
            <w:r>
              <w:rPr>
                <w:noProof/>
                <w:webHidden/>
              </w:rPr>
              <w:t>18</w:t>
            </w:r>
            <w:r>
              <w:rPr>
                <w:noProof/>
                <w:webHidden/>
              </w:rPr>
              <w:fldChar w:fldCharType="end"/>
            </w:r>
            <w:r w:rsidRPr="00647432">
              <w:rPr>
                <w:rStyle w:val="Hyperlink"/>
                <w:noProof/>
              </w:rPr>
              <w:fldChar w:fldCharType="end"/>
            </w:r>
          </w:ins>
        </w:p>
        <w:p w14:paraId="5D99C5CE" w14:textId="77777777" w:rsidR="008A487C" w:rsidRDefault="008A487C" w:rsidP="008A487C">
          <w:pPr>
            <w:pStyle w:val="TOC1"/>
            <w:tabs>
              <w:tab w:val="right" w:leader="dot" w:pos="9350"/>
            </w:tabs>
            <w:rPr>
              <w:ins w:id="75" w:author="David Conklin" w:date="2020-11-11T05:34:00Z"/>
              <w:rFonts w:eastAsiaTheme="minorEastAsia"/>
              <w:noProof/>
            </w:rPr>
          </w:pPr>
          <w:ins w:id="7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Stream flow and stream temperature</w:t>
            </w:r>
            <w:r>
              <w:rPr>
                <w:noProof/>
                <w:webHidden/>
              </w:rPr>
              <w:tab/>
            </w:r>
            <w:r>
              <w:rPr>
                <w:noProof/>
                <w:webHidden/>
              </w:rPr>
              <w:fldChar w:fldCharType="begin"/>
            </w:r>
            <w:r>
              <w:rPr>
                <w:noProof/>
                <w:webHidden/>
              </w:rPr>
              <w:instrText xml:space="preserve"> PAGEREF _Toc55965311 \h </w:instrText>
            </w:r>
            <w:r>
              <w:rPr>
                <w:noProof/>
                <w:webHidden/>
              </w:rPr>
            </w:r>
            <w:r>
              <w:rPr>
                <w:noProof/>
                <w:webHidden/>
              </w:rPr>
              <w:fldChar w:fldCharType="separate"/>
            </w:r>
            <w:r>
              <w:rPr>
                <w:noProof/>
                <w:webHidden/>
              </w:rPr>
              <w:t>19</w:t>
            </w:r>
            <w:r>
              <w:rPr>
                <w:noProof/>
                <w:webHidden/>
              </w:rPr>
              <w:fldChar w:fldCharType="end"/>
            </w:r>
            <w:r w:rsidRPr="00647432">
              <w:rPr>
                <w:rStyle w:val="Hyperlink"/>
                <w:noProof/>
              </w:rPr>
              <w:fldChar w:fldCharType="end"/>
            </w:r>
          </w:ins>
        </w:p>
        <w:p w14:paraId="6F4658A8" w14:textId="77777777" w:rsidR="008A487C" w:rsidRDefault="008A487C" w:rsidP="008A487C">
          <w:pPr>
            <w:pStyle w:val="TOC2"/>
            <w:tabs>
              <w:tab w:val="right" w:leader="dot" w:pos="9350"/>
            </w:tabs>
            <w:rPr>
              <w:ins w:id="77" w:author="David Conklin" w:date="2020-11-11T05:34:00Z"/>
              <w:rFonts w:eastAsiaTheme="minorEastAsia"/>
              <w:noProof/>
            </w:rPr>
          </w:pPr>
          <w:ins w:id="7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parcels</w:t>
            </w:r>
            <w:r>
              <w:rPr>
                <w:noProof/>
                <w:webHidden/>
              </w:rPr>
              <w:tab/>
            </w:r>
            <w:r>
              <w:rPr>
                <w:noProof/>
                <w:webHidden/>
              </w:rPr>
              <w:fldChar w:fldCharType="begin"/>
            </w:r>
            <w:r>
              <w:rPr>
                <w:noProof/>
                <w:webHidden/>
              </w:rPr>
              <w:instrText xml:space="preserve"> PAGEREF _Toc55965312 \h </w:instrText>
            </w:r>
            <w:r>
              <w:rPr>
                <w:noProof/>
                <w:webHidden/>
              </w:rPr>
            </w:r>
            <w:r>
              <w:rPr>
                <w:noProof/>
                <w:webHidden/>
              </w:rPr>
              <w:fldChar w:fldCharType="separate"/>
            </w:r>
            <w:r>
              <w:rPr>
                <w:noProof/>
                <w:webHidden/>
              </w:rPr>
              <w:t>19</w:t>
            </w:r>
            <w:r>
              <w:rPr>
                <w:noProof/>
                <w:webHidden/>
              </w:rPr>
              <w:fldChar w:fldCharType="end"/>
            </w:r>
            <w:r w:rsidRPr="00647432">
              <w:rPr>
                <w:rStyle w:val="Hyperlink"/>
                <w:noProof/>
              </w:rPr>
              <w:fldChar w:fldCharType="end"/>
            </w:r>
          </w:ins>
        </w:p>
        <w:p w14:paraId="78C429A7" w14:textId="77777777" w:rsidR="008A487C" w:rsidRDefault="008A487C" w:rsidP="008A487C">
          <w:pPr>
            <w:pStyle w:val="TOC2"/>
            <w:tabs>
              <w:tab w:val="right" w:leader="dot" w:pos="9350"/>
            </w:tabs>
            <w:rPr>
              <w:ins w:id="79" w:author="David Conklin" w:date="2020-11-11T05:34:00Z"/>
              <w:rFonts w:eastAsiaTheme="minorEastAsia"/>
              <w:noProof/>
            </w:rPr>
          </w:pPr>
          <w:ins w:id="8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Daily water mass and energy balance</w:t>
            </w:r>
            <w:r>
              <w:rPr>
                <w:noProof/>
                <w:webHidden/>
              </w:rPr>
              <w:tab/>
            </w:r>
            <w:r>
              <w:rPr>
                <w:noProof/>
                <w:webHidden/>
              </w:rPr>
              <w:fldChar w:fldCharType="begin"/>
            </w:r>
            <w:r>
              <w:rPr>
                <w:noProof/>
                <w:webHidden/>
              </w:rPr>
              <w:instrText xml:space="preserve"> PAGEREF _Toc55965313 \h </w:instrText>
            </w:r>
            <w:r>
              <w:rPr>
                <w:noProof/>
                <w:webHidden/>
              </w:rPr>
            </w:r>
            <w:r>
              <w:rPr>
                <w:noProof/>
                <w:webHidden/>
              </w:rPr>
              <w:fldChar w:fldCharType="separate"/>
            </w:r>
            <w:r>
              <w:rPr>
                <w:noProof/>
                <w:webHidden/>
              </w:rPr>
              <w:t>19</w:t>
            </w:r>
            <w:r>
              <w:rPr>
                <w:noProof/>
                <w:webHidden/>
              </w:rPr>
              <w:fldChar w:fldCharType="end"/>
            </w:r>
            <w:r w:rsidRPr="00647432">
              <w:rPr>
                <w:rStyle w:val="Hyperlink"/>
                <w:noProof/>
              </w:rPr>
              <w:fldChar w:fldCharType="end"/>
            </w:r>
          </w:ins>
        </w:p>
        <w:p w14:paraId="187ED8FE" w14:textId="77777777" w:rsidR="008A487C" w:rsidRDefault="008A487C" w:rsidP="008A487C">
          <w:pPr>
            <w:pStyle w:val="TOC2"/>
            <w:tabs>
              <w:tab w:val="right" w:leader="dot" w:pos="9350"/>
            </w:tabs>
            <w:rPr>
              <w:ins w:id="81" w:author="David Conklin" w:date="2020-11-11T05:34:00Z"/>
              <w:rFonts w:eastAsiaTheme="minorEastAsia"/>
              <w:noProof/>
            </w:rPr>
          </w:pPr>
          <w:ins w:id="8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Estimating the rate of flow in a stream reach</w:t>
            </w:r>
            <w:r>
              <w:rPr>
                <w:noProof/>
                <w:webHidden/>
              </w:rPr>
              <w:tab/>
            </w:r>
            <w:r>
              <w:rPr>
                <w:noProof/>
                <w:webHidden/>
              </w:rPr>
              <w:fldChar w:fldCharType="begin"/>
            </w:r>
            <w:r>
              <w:rPr>
                <w:noProof/>
                <w:webHidden/>
              </w:rPr>
              <w:instrText xml:space="preserve"> PAGEREF _Toc55965314 \h </w:instrText>
            </w:r>
            <w:r>
              <w:rPr>
                <w:noProof/>
                <w:webHidden/>
              </w:rPr>
            </w:r>
            <w:r>
              <w:rPr>
                <w:noProof/>
                <w:webHidden/>
              </w:rPr>
              <w:fldChar w:fldCharType="separate"/>
            </w:r>
            <w:r>
              <w:rPr>
                <w:noProof/>
                <w:webHidden/>
              </w:rPr>
              <w:t>20</w:t>
            </w:r>
            <w:r>
              <w:rPr>
                <w:noProof/>
                <w:webHidden/>
              </w:rPr>
              <w:fldChar w:fldCharType="end"/>
            </w:r>
            <w:r w:rsidRPr="00647432">
              <w:rPr>
                <w:rStyle w:val="Hyperlink"/>
                <w:noProof/>
              </w:rPr>
              <w:fldChar w:fldCharType="end"/>
            </w:r>
          </w:ins>
        </w:p>
        <w:p w14:paraId="55573C59" w14:textId="77777777" w:rsidR="008A487C" w:rsidRDefault="008A487C" w:rsidP="008A487C">
          <w:pPr>
            <w:pStyle w:val="TOC2"/>
            <w:tabs>
              <w:tab w:val="right" w:leader="dot" w:pos="9350"/>
            </w:tabs>
            <w:rPr>
              <w:ins w:id="83" w:author="David Conklin" w:date="2020-11-11T05:34:00Z"/>
              <w:rFonts w:eastAsiaTheme="minorEastAsia"/>
              <w:noProof/>
            </w:rPr>
          </w:pPr>
          <w:ins w:id="8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_Toc55965315 \h </w:instrText>
            </w:r>
            <w:r>
              <w:rPr>
                <w:noProof/>
                <w:webHidden/>
              </w:rPr>
            </w:r>
            <w:r>
              <w:rPr>
                <w:noProof/>
                <w:webHidden/>
              </w:rPr>
              <w:fldChar w:fldCharType="separate"/>
            </w:r>
            <w:r>
              <w:rPr>
                <w:noProof/>
                <w:webHidden/>
              </w:rPr>
              <w:t>21</w:t>
            </w:r>
            <w:r>
              <w:rPr>
                <w:noProof/>
                <w:webHidden/>
              </w:rPr>
              <w:fldChar w:fldCharType="end"/>
            </w:r>
            <w:r w:rsidRPr="00647432">
              <w:rPr>
                <w:rStyle w:val="Hyperlink"/>
                <w:noProof/>
              </w:rPr>
              <w:fldChar w:fldCharType="end"/>
            </w:r>
          </w:ins>
        </w:p>
        <w:p w14:paraId="0EB30564" w14:textId="77777777" w:rsidR="008A487C" w:rsidRDefault="008A487C" w:rsidP="008A487C">
          <w:pPr>
            <w:pStyle w:val="TOC2"/>
            <w:tabs>
              <w:tab w:val="right" w:leader="dot" w:pos="9350"/>
            </w:tabs>
            <w:rPr>
              <w:ins w:id="85" w:author="David Conklin" w:date="2020-11-11T05:34:00Z"/>
              <w:rFonts w:eastAsiaTheme="minorEastAsia"/>
              <w:noProof/>
            </w:rPr>
          </w:pPr>
          <w:ins w:id="8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Water temperature from thermal energy</w:t>
            </w:r>
            <w:r>
              <w:rPr>
                <w:noProof/>
                <w:webHidden/>
              </w:rPr>
              <w:tab/>
            </w:r>
            <w:r>
              <w:rPr>
                <w:noProof/>
                <w:webHidden/>
              </w:rPr>
              <w:fldChar w:fldCharType="begin"/>
            </w:r>
            <w:r>
              <w:rPr>
                <w:noProof/>
                <w:webHidden/>
              </w:rPr>
              <w:instrText xml:space="preserve"> PAGEREF _Toc55965316 \h </w:instrText>
            </w:r>
            <w:r>
              <w:rPr>
                <w:noProof/>
                <w:webHidden/>
              </w:rPr>
            </w:r>
            <w:r>
              <w:rPr>
                <w:noProof/>
                <w:webHidden/>
              </w:rPr>
              <w:fldChar w:fldCharType="separate"/>
            </w:r>
            <w:r>
              <w:rPr>
                <w:noProof/>
                <w:webHidden/>
              </w:rPr>
              <w:t>21</w:t>
            </w:r>
            <w:r>
              <w:rPr>
                <w:noProof/>
                <w:webHidden/>
              </w:rPr>
              <w:fldChar w:fldCharType="end"/>
            </w:r>
            <w:r w:rsidRPr="00647432">
              <w:rPr>
                <w:rStyle w:val="Hyperlink"/>
                <w:noProof/>
              </w:rPr>
              <w:fldChar w:fldCharType="end"/>
            </w:r>
          </w:ins>
        </w:p>
        <w:p w14:paraId="04E285C1" w14:textId="77777777" w:rsidR="008A487C" w:rsidRDefault="008A487C" w:rsidP="008A487C">
          <w:pPr>
            <w:pStyle w:val="TOC2"/>
            <w:tabs>
              <w:tab w:val="right" w:leader="dot" w:pos="9350"/>
            </w:tabs>
            <w:rPr>
              <w:ins w:id="87" w:author="David Conklin" w:date="2020-11-11T05:34:00Z"/>
              <w:rFonts w:eastAsiaTheme="minorEastAsia"/>
              <w:noProof/>
            </w:rPr>
          </w:pPr>
          <w:ins w:id="8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Initial conditions for Flow: the IC file</w:t>
            </w:r>
            <w:r>
              <w:rPr>
                <w:noProof/>
                <w:webHidden/>
              </w:rPr>
              <w:tab/>
            </w:r>
            <w:r>
              <w:rPr>
                <w:noProof/>
                <w:webHidden/>
              </w:rPr>
              <w:fldChar w:fldCharType="begin"/>
            </w:r>
            <w:r>
              <w:rPr>
                <w:noProof/>
                <w:webHidden/>
              </w:rPr>
              <w:instrText xml:space="preserve"> PAGEREF _Toc55965317 \h </w:instrText>
            </w:r>
            <w:r>
              <w:rPr>
                <w:noProof/>
                <w:webHidden/>
              </w:rPr>
            </w:r>
            <w:r>
              <w:rPr>
                <w:noProof/>
                <w:webHidden/>
              </w:rPr>
              <w:fldChar w:fldCharType="separate"/>
            </w:r>
            <w:r>
              <w:rPr>
                <w:noProof/>
                <w:webHidden/>
              </w:rPr>
              <w:t>21</w:t>
            </w:r>
            <w:r>
              <w:rPr>
                <w:noProof/>
                <w:webHidden/>
              </w:rPr>
              <w:fldChar w:fldCharType="end"/>
            </w:r>
            <w:r w:rsidRPr="00647432">
              <w:rPr>
                <w:rStyle w:val="Hyperlink"/>
                <w:noProof/>
              </w:rPr>
              <w:fldChar w:fldCharType="end"/>
            </w:r>
          </w:ins>
        </w:p>
        <w:p w14:paraId="0131E7FA" w14:textId="77777777" w:rsidR="008A487C" w:rsidRDefault="008A487C" w:rsidP="008A487C">
          <w:pPr>
            <w:pStyle w:val="TOC2"/>
            <w:tabs>
              <w:tab w:val="right" w:leader="dot" w:pos="9350"/>
            </w:tabs>
            <w:rPr>
              <w:ins w:id="89" w:author="David Conklin" w:date="2020-11-11T05:34:00Z"/>
              <w:rFonts w:eastAsiaTheme="minorEastAsia"/>
              <w:noProof/>
            </w:rPr>
          </w:pPr>
          <w:ins w:id="9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Boundary conditions for stream water temperature</w:t>
            </w:r>
            <w:r>
              <w:rPr>
                <w:noProof/>
                <w:webHidden/>
              </w:rPr>
              <w:tab/>
            </w:r>
            <w:r>
              <w:rPr>
                <w:noProof/>
                <w:webHidden/>
              </w:rPr>
              <w:fldChar w:fldCharType="begin"/>
            </w:r>
            <w:r>
              <w:rPr>
                <w:noProof/>
                <w:webHidden/>
              </w:rPr>
              <w:instrText xml:space="preserve"> PAGEREF _Toc55965318 \h </w:instrText>
            </w:r>
            <w:r>
              <w:rPr>
                <w:noProof/>
                <w:webHidden/>
              </w:rPr>
            </w:r>
            <w:r>
              <w:rPr>
                <w:noProof/>
                <w:webHidden/>
              </w:rPr>
              <w:fldChar w:fldCharType="separate"/>
            </w:r>
            <w:r>
              <w:rPr>
                <w:noProof/>
                <w:webHidden/>
              </w:rPr>
              <w:t>22</w:t>
            </w:r>
            <w:r>
              <w:rPr>
                <w:noProof/>
                <w:webHidden/>
              </w:rPr>
              <w:fldChar w:fldCharType="end"/>
            </w:r>
            <w:r w:rsidRPr="00647432">
              <w:rPr>
                <w:rStyle w:val="Hyperlink"/>
                <w:noProof/>
              </w:rPr>
              <w:fldChar w:fldCharType="end"/>
            </w:r>
          </w:ins>
        </w:p>
        <w:p w14:paraId="729D1166" w14:textId="77777777" w:rsidR="008A487C" w:rsidRDefault="008A487C" w:rsidP="008A487C">
          <w:pPr>
            <w:pStyle w:val="TOC2"/>
            <w:tabs>
              <w:tab w:val="right" w:leader="dot" w:pos="9350"/>
            </w:tabs>
            <w:rPr>
              <w:ins w:id="91" w:author="David Conklin" w:date="2020-11-11T05:34:00Z"/>
              <w:rFonts w:eastAsiaTheme="minorEastAsia"/>
              <w:noProof/>
            </w:rPr>
          </w:pPr>
          <w:ins w:id="9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"_Toc55965319"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Thermal stratification in reservoirs</w:t>
            </w:r>
            <w:r>
              <w:rPr>
                <w:noProof/>
                <w:webHidden/>
              </w:rPr>
              <w:tab/>
            </w:r>
            <w:r>
              <w:rPr>
                <w:noProof/>
                <w:webHidden/>
              </w:rPr>
              <w:fldChar w:fldCharType="begin"/>
            </w:r>
            <w:r>
              <w:rPr>
                <w:noProof/>
                <w:webHidden/>
              </w:rPr>
              <w:instrText xml:space="preserve"> PAGEREF _Toc55965319 \h </w:instrText>
            </w:r>
            <w:r>
              <w:rPr>
                <w:noProof/>
                <w:webHidden/>
              </w:rPr>
            </w:r>
            <w:r>
              <w:rPr>
                <w:noProof/>
                <w:webHidden/>
              </w:rPr>
              <w:fldChar w:fldCharType="separate"/>
            </w:r>
            <w:r>
              <w:rPr>
                <w:noProof/>
                <w:webHidden/>
              </w:rPr>
              <w:t>22</w:t>
            </w:r>
            <w:r>
              <w:rPr>
                <w:noProof/>
                <w:webHidden/>
              </w:rPr>
              <w:fldChar w:fldCharType="end"/>
            </w:r>
            <w:r w:rsidRPr="00647432">
              <w:rPr>
                <w:rStyle w:val="Hyperlink"/>
                <w:noProof/>
              </w:rPr>
              <w:fldChar w:fldCharType="end"/>
            </w:r>
          </w:ins>
        </w:p>
        <w:p w14:paraId="0EB15D03" w14:textId="77777777" w:rsidR="008A487C" w:rsidRDefault="008A487C" w:rsidP="008A487C">
          <w:pPr>
            <w:pStyle w:val="TOC2"/>
            <w:tabs>
              <w:tab w:val="right" w:leader="dot" w:pos="9350"/>
            </w:tabs>
            <w:rPr>
              <w:ins w:id="93" w:author="David Conklin" w:date="2020-11-11T05:34:00Z"/>
              <w:rFonts w:eastAsiaTheme="minorEastAsia"/>
              <w:noProof/>
            </w:rPr>
          </w:pPr>
          <w:ins w:id="9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Thermal loading</w:t>
            </w:r>
            <w:r>
              <w:rPr>
                <w:noProof/>
                <w:webHidden/>
              </w:rPr>
              <w:tab/>
            </w:r>
            <w:r>
              <w:rPr>
                <w:noProof/>
                <w:webHidden/>
              </w:rPr>
              <w:fldChar w:fldCharType="begin"/>
            </w:r>
            <w:r>
              <w:rPr>
                <w:noProof/>
                <w:webHidden/>
              </w:rPr>
              <w:instrText xml:space="preserve"> PAGEREF _Toc55965320 \h </w:instrText>
            </w:r>
            <w:r>
              <w:rPr>
                <w:noProof/>
                <w:webHidden/>
              </w:rPr>
            </w:r>
            <w:r>
              <w:rPr>
                <w:noProof/>
                <w:webHidden/>
              </w:rPr>
              <w:fldChar w:fldCharType="separate"/>
            </w:r>
            <w:r>
              <w:rPr>
                <w:noProof/>
                <w:webHidden/>
              </w:rPr>
              <w:t>22</w:t>
            </w:r>
            <w:r>
              <w:rPr>
                <w:noProof/>
                <w:webHidden/>
              </w:rPr>
              <w:fldChar w:fldCharType="end"/>
            </w:r>
            <w:r w:rsidRPr="00647432">
              <w:rPr>
                <w:rStyle w:val="Hyperlink"/>
                <w:noProof/>
              </w:rPr>
              <w:fldChar w:fldCharType="end"/>
            </w:r>
          </w:ins>
        </w:p>
        <w:p w14:paraId="4549EAC5" w14:textId="77777777" w:rsidR="008A487C" w:rsidRDefault="008A487C" w:rsidP="008A487C">
          <w:pPr>
            <w:pStyle w:val="TOC1"/>
            <w:tabs>
              <w:tab w:val="right" w:leader="dot" w:pos="9350"/>
            </w:tabs>
            <w:rPr>
              <w:ins w:id="95" w:author="David Conklin" w:date="2020-11-11T05:34:00Z"/>
              <w:rFonts w:eastAsiaTheme="minorEastAsia"/>
              <w:noProof/>
            </w:rPr>
          </w:pPr>
          <w:ins w:id="9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_Toc55965321 \h </w:instrText>
            </w:r>
            <w:r>
              <w:rPr>
                <w:noProof/>
                <w:webHidden/>
              </w:rPr>
            </w:r>
            <w:r>
              <w:rPr>
                <w:noProof/>
                <w:webHidden/>
              </w:rPr>
              <w:fldChar w:fldCharType="separate"/>
            </w:r>
            <w:r>
              <w:rPr>
                <w:noProof/>
                <w:webHidden/>
              </w:rPr>
              <w:t>24</w:t>
            </w:r>
            <w:r>
              <w:rPr>
                <w:noProof/>
                <w:webHidden/>
              </w:rPr>
              <w:fldChar w:fldCharType="end"/>
            </w:r>
            <w:r w:rsidRPr="00647432">
              <w:rPr>
                <w:rStyle w:val="Hyperlink"/>
                <w:noProof/>
              </w:rPr>
              <w:fldChar w:fldCharType="end"/>
            </w:r>
          </w:ins>
        </w:p>
        <w:p w14:paraId="3FC067A0" w14:textId="77777777" w:rsidR="008A487C" w:rsidRDefault="008A487C" w:rsidP="008A487C">
          <w:pPr>
            <w:pStyle w:val="TOC1"/>
            <w:tabs>
              <w:tab w:val="right" w:leader="dot" w:pos="9350"/>
            </w:tabs>
            <w:rPr>
              <w:ins w:id="97" w:author="David Conklin" w:date="2020-11-11T05:34:00Z"/>
              <w:rFonts w:eastAsiaTheme="minorEastAsia"/>
              <w:noProof/>
            </w:rPr>
          </w:pPr>
          <w:ins w:id="9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North Santiam study area</w:t>
            </w:r>
            <w:r>
              <w:rPr>
                <w:noProof/>
                <w:webHidden/>
              </w:rPr>
              <w:tab/>
            </w:r>
            <w:r>
              <w:rPr>
                <w:noProof/>
                <w:webHidden/>
              </w:rPr>
              <w:fldChar w:fldCharType="begin"/>
            </w:r>
            <w:r>
              <w:rPr>
                <w:noProof/>
                <w:webHidden/>
              </w:rPr>
              <w:instrText xml:space="preserve"> PAGEREF _Toc55965322 \h </w:instrText>
            </w:r>
            <w:r>
              <w:rPr>
                <w:noProof/>
                <w:webHidden/>
              </w:rPr>
            </w:r>
            <w:r>
              <w:rPr>
                <w:noProof/>
                <w:webHidden/>
              </w:rPr>
              <w:fldChar w:fldCharType="separate"/>
            </w:r>
            <w:r>
              <w:rPr>
                <w:noProof/>
                <w:webHidden/>
              </w:rPr>
              <w:t>25</w:t>
            </w:r>
            <w:r>
              <w:rPr>
                <w:noProof/>
                <w:webHidden/>
              </w:rPr>
              <w:fldChar w:fldCharType="end"/>
            </w:r>
            <w:r w:rsidRPr="00647432">
              <w:rPr>
                <w:rStyle w:val="Hyperlink"/>
                <w:noProof/>
              </w:rPr>
              <w:fldChar w:fldCharType="end"/>
            </w:r>
          </w:ins>
        </w:p>
        <w:p w14:paraId="535439B8" w14:textId="77777777" w:rsidR="008A487C" w:rsidRDefault="008A487C" w:rsidP="008A487C">
          <w:pPr>
            <w:pStyle w:val="TOC2"/>
            <w:tabs>
              <w:tab w:val="right" w:leader="dot" w:pos="9350"/>
            </w:tabs>
            <w:rPr>
              <w:ins w:id="99" w:author="David Conklin" w:date="2020-11-11T05:34:00Z"/>
              <w:rFonts w:eastAsiaTheme="minorEastAsia"/>
              <w:noProof/>
            </w:rPr>
          </w:pPr>
          <w:ins w:id="10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_Toc55965323 \h </w:instrText>
            </w:r>
            <w:r>
              <w:rPr>
                <w:noProof/>
                <w:webHidden/>
              </w:rPr>
            </w:r>
            <w:r>
              <w:rPr>
                <w:noProof/>
                <w:webHidden/>
              </w:rPr>
              <w:fldChar w:fldCharType="separate"/>
            </w:r>
            <w:r>
              <w:rPr>
                <w:noProof/>
                <w:webHidden/>
              </w:rPr>
              <w:t>26</w:t>
            </w:r>
            <w:r>
              <w:rPr>
                <w:noProof/>
                <w:webHidden/>
              </w:rPr>
              <w:fldChar w:fldCharType="end"/>
            </w:r>
            <w:r w:rsidRPr="00647432">
              <w:rPr>
                <w:rStyle w:val="Hyperlink"/>
                <w:noProof/>
              </w:rPr>
              <w:fldChar w:fldCharType="end"/>
            </w:r>
          </w:ins>
        </w:p>
        <w:p w14:paraId="61372474" w14:textId="77777777" w:rsidR="008A487C" w:rsidRDefault="008A487C" w:rsidP="008A487C">
          <w:pPr>
            <w:pStyle w:val="TOC2"/>
            <w:tabs>
              <w:tab w:val="right" w:leader="dot" w:pos="9350"/>
            </w:tabs>
            <w:rPr>
              <w:ins w:id="101" w:author="David Conklin" w:date="2020-11-11T05:34:00Z"/>
              <w:rFonts w:eastAsiaTheme="minorEastAsia"/>
              <w:noProof/>
            </w:rPr>
          </w:pPr>
          <w:ins w:id="10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Municipal water rights</w:t>
            </w:r>
            <w:r>
              <w:rPr>
                <w:noProof/>
                <w:webHidden/>
              </w:rPr>
              <w:tab/>
            </w:r>
            <w:r>
              <w:rPr>
                <w:noProof/>
                <w:webHidden/>
              </w:rPr>
              <w:fldChar w:fldCharType="begin"/>
            </w:r>
            <w:r>
              <w:rPr>
                <w:noProof/>
                <w:webHidden/>
              </w:rPr>
              <w:instrText xml:space="preserve"> PAGEREF _Toc55965324 \h </w:instrText>
            </w:r>
            <w:r>
              <w:rPr>
                <w:noProof/>
                <w:webHidden/>
              </w:rPr>
            </w:r>
            <w:r>
              <w:rPr>
                <w:noProof/>
                <w:webHidden/>
              </w:rPr>
              <w:fldChar w:fldCharType="separate"/>
            </w:r>
            <w:r>
              <w:rPr>
                <w:noProof/>
                <w:webHidden/>
              </w:rPr>
              <w:t>27</w:t>
            </w:r>
            <w:r>
              <w:rPr>
                <w:noProof/>
                <w:webHidden/>
              </w:rPr>
              <w:fldChar w:fldCharType="end"/>
            </w:r>
            <w:r w:rsidRPr="00647432">
              <w:rPr>
                <w:rStyle w:val="Hyperlink"/>
                <w:noProof/>
              </w:rPr>
              <w:fldChar w:fldCharType="end"/>
            </w:r>
          </w:ins>
        </w:p>
        <w:p w14:paraId="1B7E6377" w14:textId="77777777" w:rsidR="008A487C" w:rsidRDefault="008A487C" w:rsidP="008A487C">
          <w:pPr>
            <w:pStyle w:val="TOC1"/>
            <w:tabs>
              <w:tab w:val="right" w:leader="dot" w:pos="9350"/>
            </w:tabs>
            <w:rPr>
              <w:ins w:id="103" w:author="David Conklin" w:date="2020-11-11T05:34:00Z"/>
              <w:rFonts w:eastAsiaTheme="minorEastAsia"/>
              <w:noProof/>
            </w:rPr>
          </w:pPr>
          <w:ins w:id="10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McKenzie Basin Wetlands Study</w:t>
            </w:r>
            <w:r>
              <w:rPr>
                <w:noProof/>
                <w:webHidden/>
              </w:rPr>
              <w:tab/>
            </w:r>
            <w:r>
              <w:rPr>
                <w:noProof/>
                <w:webHidden/>
              </w:rPr>
              <w:fldChar w:fldCharType="begin"/>
            </w:r>
            <w:r>
              <w:rPr>
                <w:noProof/>
                <w:webHidden/>
              </w:rPr>
              <w:instrText xml:space="preserve"> PAGEREF _Toc55965325 \h </w:instrText>
            </w:r>
            <w:r>
              <w:rPr>
                <w:noProof/>
                <w:webHidden/>
              </w:rPr>
            </w:r>
            <w:r>
              <w:rPr>
                <w:noProof/>
                <w:webHidden/>
              </w:rPr>
              <w:fldChar w:fldCharType="separate"/>
            </w:r>
            <w:r>
              <w:rPr>
                <w:noProof/>
                <w:webHidden/>
              </w:rPr>
              <w:t>27</w:t>
            </w:r>
            <w:r>
              <w:rPr>
                <w:noProof/>
                <w:webHidden/>
              </w:rPr>
              <w:fldChar w:fldCharType="end"/>
            </w:r>
            <w:r w:rsidRPr="00647432">
              <w:rPr>
                <w:rStyle w:val="Hyperlink"/>
                <w:noProof/>
              </w:rPr>
              <w:fldChar w:fldCharType="end"/>
            </w:r>
          </w:ins>
        </w:p>
        <w:p w14:paraId="5ABA803B" w14:textId="77777777" w:rsidR="008A487C" w:rsidRDefault="008A487C" w:rsidP="008A487C">
          <w:pPr>
            <w:pStyle w:val="TOC2"/>
            <w:tabs>
              <w:tab w:val="right" w:leader="dot" w:pos="9350"/>
            </w:tabs>
            <w:rPr>
              <w:ins w:id="105" w:author="David Conklin" w:date="2020-11-11T05:34:00Z"/>
              <w:rFonts w:eastAsiaTheme="minorEastAsia"/>
              <w:noProof/>
            </w:rPr>
          </w:pPr>
          <w:ins w:id="10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Project Overview</w:t>
            </w:r>
            <w:r>
              <w:rPr>
                <w:noProof/>
                <w:webHidden/>
              </w:rPr>
              <w:tab/>
            </w:r>
            <w:r>
              <w:rPr>
                <w:noProof/>
                <w:webHidden/>
              </w:rPr>
              <w:fldChar w:fldCharType="begin"/>
            </w:r>
            <w:r>
              <w:rPr>
                <w:noProof/>
                <w:webHidden/>
              </w:rPr>
              <w:instrText xml:space="preserve"> PAGEREF _Toc55965326 \h </w:instrText>
            </w:r>
            <w:r>
              <w:rPr>
                <w:noProof/>
                <w:webHidden/>
              </w:rPr>
            </w:r>
            <w:r>
              <w:rPr>
                <w:noProof/>
                <w:webHidden/>
              </w:rPr>
              <w:fldChar w:fldCharType="separate"/>
            </w:r>
            <w:r>
              <w:rPr>
                <w:noProof/>
                <w:webHidden/>
              </w:rPr>
              <w:t>27</w:t>
            </w:r>
            <w:r>
              <w:rPr>
                <w:noProof/>
                <w:webHidden/>
              </w:rPr>
              <w:fldChar w:fldCharType="end"/>
            </w:r>
            <w:r w:rsidRPr="00647432">
              <w:rPr>
                <w:rStyle w:val="Hyperlink"/>
                <w:noProof/>
              </w:rPr>
              <w:fldChar w:fldCharType="end"/>
            </w:r>
          </w:ins>
        </w:p>
        <w:p w14:paraId="3FD63385" w14:textId="77777777" w:rsidR="008A487C" w:rsidRDefault="008A487C" w:rsidP="008A487C">
          <w:pPr>
            <w:pStyle w:val="TOC2"/>
            <w:tabs>
              <w:tab w:val="right" w:leader="dot" w:pos="9350"/>
            </w:tabs>
            <w:rPr>
              <w:ins w:id="107" w:author="David Conklin" w:date="2020-11-11T05:34:00Z"/>
              <w:rFonts w:eastAsiaTheme="minorEastAsia"/>
              <w:noProof/>
            </w:rPr>
          </w:pPr>
          <w:ins w:id="10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Model and Simulation Overview</w:t>
            </w:r>
            <w:r>
              <w:rPr>
                <w:noProof/>
                <w:webHidden/>
              </w:rPr>
              <w:tab/>
            </w:r>
            <w:r>
              <w:rPr>
                <w:noProof/>
                <w:webHidden/>
              </w:rPr>
              <w:fldChar w:fldCharType="begin"/>
            </w:r>
            <w:r>
              <w:rPr>
                <w:noProof/>
                <w:webHidden/>
              </w:rPr>
              <w:instrText xml:space="preserve"> PAGEREF _Toc55965327 \h </w:instrText>
            </w:r>
            <w:r>
              <w:rPr>
                <w:noProof/>
                <w:webHidden/>
              </w:rPr>
            </w:r>
            <w:r>
              <w:rPr>
                <w:noProof/>
                <w:webHidden/>
              </w:rPr>
              <w:fldChar w:fldCharType="separate"/>
            </w:r>
            <w:r>
              <w:rPr>
                <w:noProof/>
                <w:webHidden/>
              </w:rPr>
              <w:t>30</w:t>
            </w:r>
            <w:r>
              <w:rPr>
                <w:noProof/>
                <w:webHidden/>
              </w:rPr>
              <w:fldChar w:fldCharType="end"/>
            </w:r>
            <w:r w:rsidRPr="00647432">
              <w:rPr>
                <w:rStyle w:val="Hyperlink"/>
                <w:noProof/>
              </w:rPr>
              <w:fldChar w:fldCharType="end"/>
            </w:r>
          </w:ins>
        </w:p>
        <w:p w14:paraId="17835839" w14:textId="77777777" w:rsidR="008A487C" w:rsidRDefault="008A487C" w:rsidP="008A487C">
          <w:pPr>
            <w:pStyle w:val="TOC2"/>
            <w:tabs>
              <w:tab w:val="right" w:leader="dot" w:pos="9350"/>
            </w:tabs>
            <w:rPr>
              <w:ins w:id="109" w:author="David Conklin" w:date="2020-11-11T05:34:00Z"/>
              <w:rFonts w:eastAsiaTheme="minorEastAsia"/>
              <w:noProof/>
            </w:rPr>
          </w:pPr>
          <w:ins w:id="11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_Toc55965328 \h </w:instrText>
            </w:r>
            <w:r>
              <w:rPr>
                <w:noProof/>
                <w:webHidden/>
              </w:rPr>
            </w:r>
            <w:r>
              <w:rPr>
                <w:noProof/>
                <w:webHidden/>
              </w:rPr>
              <w:fldChar w:fldCharType="separate"/>
            </w:r>
            <w:r>
              <w:rPr>
                <w:noProof/>
                <w:webHidden/>
              </w:rPr>
              <w:t>31</w:t>
            </w:r>
            <w:r>
              <w:rPr>
                <w:noProof/>
                <w:webHidden/>
              </w:rPr>
              <w:fldChar w:fldCharType="end"/>
            </w:r>
            <w:r w:rsidRPr="00647432">
              <w:rPr>
                <w:rStyle w:val="Hyperlink"/>
                <w:noProof/>
              </w:rPr>
              <w:fldChar w:fldCharType="end"/>
            </w:r>
          </w:ins>
        </w:p>
        <w:p w14:paraId="24DC538F" w14:textId="77777777" w:rsidR="008A487C" w:rsidRDefault="008A487C" w:rsidP="008A487C">
          <w:pPr>
            <w:pStyle w:val="TOC2"/>
            <w:tabs>
              <w:tab w:val="right" w:leader="dot" w:pos="9350"/>
            </w:tabs>
            <w:rPr>
              <w:ins w:id="111" w:author="David Conklin" w:date="2020-11-11T05:34:00Z"/>
              <w:rFonts w:eastAsiaTheme="minorEastAsia"/>
              <w:noProof/>
            </w:rPr>
          </w:pPr>
          <w:ins w:id="11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"_Toc55965329"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Data changes for better representation of wetlands</w:t>
            </w:r>
            <w:r>
              <w:rPr>
                <w:noProof/>
                <w:webHidden/>
              </w:rPr>
              <w:tab/>
            </w:r>
            <w:r>
              <w:rPr>
                <w:noProof/>
                <w:webHidden/>
              </w:rPr>
              <w:fldChar w:fldCharType="begin"/>
            </w:r>
            <w:r>
              <w:rPr>
                <w:noProof/>
                <w:webHidden/>
              </w:rPr>
              <w:instrText xml:space="preserve"> PAGEREF _Toc55965329 \h </w:instrText>
            </w:r>
            <w:r>
              <w:rPr>
                <w:noProof/>
                <w:webHidden/>
              </w:rPr>
            </w:r>
            <w:r>
              <w:rPr>
                <w:noProof/>
                <w:webHidden/>
              </w:rPr>
              <w:fldChar w:fldCharType="separate"/>
            </w:r>
            <w:r>
              <w:rPr>
                <w:noProof/>
                <w:webHidden/>
              </w:rPr>
              <w:t>31</w:t>
            </w:r>
            <w:r>
              <w:rPr>
                <w:noProof/>
                <w:webHidden/>
              </w:rPr>
              <w:fldChar w:fldCharType="end"/>
            </w:r>
            <w:r w:rsidRPr="00647432">
              <w:rPr>
                <w:rStyle w:val="Hyperlink"/>
                <w:noProof/>
              </w:rPr>
              <w:fldChar w:fldCharType="end"/>
            </w:r>
          </w:ins>
        </w:p>
        <w:p w14:paraId="337E480D" w14:textId="77777777" w:rsidR="008A487C" w:rsidRDefault="008A487C" w:rsidP="008A487C">
          <w:pPr>
            <w:pStyle w:val="TOC2"/>
            <w:tabs>
              <w:tab w:val="right" w:leader="dot" w:pos="9350"/>
            </w:tabs>
            <w:rPr>
              <w:ins w:id="113" w:author="David Conklin" w:date="2020-11-11T05:34:00Z"/>
              <w:rFonts w:eastAsiaTheme="minorEastAsia"/>
              <w:noProof/>
            </w:rPr>
          </w:pPr>
          <w:ins w:id="11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Projection, Calendar, and Units</w:t>
            </w:r>
            <w:r>
              <w:rPr>
                <w:noProof/>
                <w:webHidden/>
              </w:rPr>
              <w:tab/>
            </w:r>
            <w:r>
              <w:rPr>
                <w:noProof/>
                <w:webHidden/>
              </w:rPr>
              <w:fldChar w:fldCharType="begin"/>
            </w:r>
            <w:r>
              <w:rPr>
                <w:noProof/>
                <w:webHidden/>
              </w:rPr>
              <w:instrText xml:space="preserve"> PAGEREF _Toc55965330 \h </w:instrText>
            </w:r>
            <w:r>
              <w:rPr>
                <w:noProof/>
                <w:webHidden/>
              </w:rPr>
            </w:r>
            <w:r>
              <w:rPr>
                <w:noProof/>
                <w:webHidden/>
              </w:rPr>
              <w:fldChar w:fldCharType="separate"/>
            </w:r>
            <w:r>
              <w:rPr>
                <w:noProof/>
                <w:webHidden/>
              </w:rPr>
              <w:t>32</w:t>
            </w:r>
            <w:r>
              <w:rPr>
                <w:noProof/>
                <w:webHidden/>
              </w:rPr>
              <w:fldChar w:fldCharType="end"/>
            </w:r>
            <w:r w:rsidRPr="00647432">
              <w:rPr>
                <w:rStyle w:val="Hyperlink"/>
                <w:noProof/>
              </w:rPr>
              <w:fldChar w:fldCharType="end"/>
            </w:r>
          </w:ins>
        </w:p>
        <w:p w14:paraId="0E9EEFEB" w14:textId="77777777" w:rsidR="008A487C" w:rsidRDefault="008A487C" w:rsidP="008A487C">
          <w:pPr>
            <w:pStyle w:val="TOC2"/>
            <w:tabs>
              <w:tab w:val="right" w:leader="dot" w:pos="9350"/>
            </w:tabs>
            <w:rPr>
              <w:ins w:id="115" w:author="David Conklin" w:date="2020-11-11T05:34:00Z"/>
              <w:rFonts w:eastAsiaTheme="minorEastAsia"/>
              <w:noProof/>
            </w:rPr>
          </w:pPr>
          <w:ins w:id="11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Simulation of changes in wetlands over time</w:t>
            </w:r>
            <w:r>
              <w:rPr>
                <w:noProof/>
                <w:webHidden/>
              </w:rPr>
              <w:tab/>
            </w:r>
            <w:r>
              <w:rPr>
                <w:noProof/>
                <w:webHidden/>
              </w:rPr>
              <w:fldChar w:fldCharType="begin"/>
            </w:r>
            <w:r>
              <w:rPr>
                <w:noProof/>
                <w:webHidden/>
              </w:rPr>
              <w:instrText xml:space="preserve"> PAGEREF _Toc55965331 \h </w:instrText>
            </w:r>
            <w:r>
              <w:rPr>
                <w:noProof/>
                <w:webHidden/>
              </w:rPr>
            </w:r>
            <w:r>
              <w:rPr>
                <w:noProof/>
                <w:webHidden/>
              </w:rPr>
              <w:fldChar w:fldCharType="separate"/>
            </w:r>
            <w:r>
              <w:rPr>
                <w:noProof/>
                <w:webHidden/>
              </w:rPr>
              <w:t>32</w:t>
            </w:r>
            <w:r>
              <w:rPr>
                <w:noProof/>
                <w:webHidden/>
              </w:rPr>
              <w:fldChar w:fldCharType="end"/>
            </w:r>
            <w:r w:rsidRPr="00647432">
              <w:rPr>
                <w:rStyle w:val="Hyperlink"/>
                <w:noProof/>
              </w:rPr>
              <w:fldChar w:fldCharType="end"/>
            </w:r>
          </w:ins>
        </w:p>
        <w:p w14:paraId="0266D202" w14:textId="77777777" w:rsidR="008A487C" w:rsidRDefault="008A487C" w:rsidP="008A487C">
          <w:pPr>
            <w:pStyle w:val="TOC2"/>
            <w:tabs>
              <w:tab w:val="right" w:leader="dot" w:pos="9350"/>
            </w:tabs>
            <w:rPr>
              <w:ins w:id="117" w:author="David Conklin" w:date="2020-11-11T05:34:00Z"/>
              <w:rFonts w:eastAsiaTheme="minorEastAsia"/>
              <w:noProof/>
            </w:rPr>
          </w:pPr>
          <w:ins w:id="11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How wetlands are represented in the model</w:t>
            </w:r>
            <w:r>
              <w:rPr>
                <w:noProof/>
                <w:webHidden/>
              </w:rPr>
              <w:tab/>
            </w:r>
            <w:r>
              <w:rPr>
                <w:noProof/>
                <w:webHidden/>
              </w:rPr>
              <w:fldChar w:fldCharType="begin"/>
            </w:r>
            <w:r>
              <w:rPr>
                <w:noProof/>
                <w:webHidden/>
              </w:rPr>
              <w:instrText xml:space="preserve"> PAGEREF _Toc55965332 \h </w:instrText>
            </w:r>
            <w:r>
              <w:rPr>
                <w:noProof/>
                <w:webHidden/>
              </w:rPr>
            </w:r>
            <w:r>
              <w:rPr>
                <w:noProof/>
                <w:webHidden/>
              </w:rPr>
              <w:fldChar w:fldCharType="separate"/>
            </w:r>
            <w:r>
              <w:rPr>
                <w:noProof/>
                <w:webHidden/>
              </w:rPr>
              <w:t>32</w:t>
            </w:r>
            <w:r>
              <w:rPr>
                <w:noProof/>
                <w:webHidden/>
              </w:rPr>
              <w:fldChar w:fldCharType="end"/>
            </w:r>
            <w:r w:rsidRPr="00647432">
              <w:rPr>
                <w:rStyle w:val="Hyperlink"/>
                <w:noProof/>
              </w:rPr>
              <w:fldChar w:fldCharType="end"/>
            </w:r>
          </w:ins>
        </w:p>
        <w:p w14:paraId="3D933CB7" w14:textId="77777777" w:rsidR="008A487C" w:rsidRDefault="008A487C" w:rsidP="008A487C">
          <w:pPr>
            <w:pStyle w:val="TOC2"/>
            <w:tabs>
              <w:tab w:val="right" w:leader="dot" w:pos="9350"/>
            </w:tabs>
            <w:rPr>
              <w:ins w:id="119" w:author="David Conklin" w:date="2020-11-11T05:34:00Z"/>
              <w:rFonts w:eastAsiaTheme="minorEastAsia"/>
              <w:noProof/>
            </w:rPr>
          </w:pPr>
          <w:ins w:id="12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Attributes of interest in the wetlands study</w:t>
            </w:r>
            <w:r>
              <w:rPr>
                <w:noProof/>
                <w:webHidden/>
              </w:rPr>
              <w:tab/>
            </w:r>
            <w:r>
              <w:rPr>
                <w:noProof/>
                <w:webHidden/>
              </w:rPr>
              <w:fldChar w:fldCharType="begin"/>
            </w:r>
            <w:r>
              <w:rPr>
                <w:noProof/>
                <w:webHidden/>
              </w:rPr>
              <w:instrText xml:space="preserve"> PAGEREF _Toc55965333 \h </w:instrText>
            </w:r>
            <w:r>
              <w:rPr>
                <w:noProof/>
                <w:webHidden/>
              </w:rPr>
            </w:r>
            <w:r>
              <w:rPr>
                <w:noProof/>
                <w:webHidden/>
              </w:rPr>
              <w:fldChar w:fldCharType="separate"/>
            </w:r>
            <w:r>
              <w:rPr>
                <w:noProof/>
                <w:webHidden/>
              </w:rPr>
              <w:t>34</w:t>
            </w:r>
            <w:r>
              <w:rPr>
                <w:noProof/>
                <w:webHidden/>
              </w:rPr>
              <w:fldChar w:fldCharType="end"/>
            </w:r>
            <w:r w:rsidRPr="00647432">
              <w:rPr>
                <w:rStyle w:val="Hyperlink"/>
                <w:noProof/>
              </w:rPr>
              <w:fldChar w:fldCharType="end"/>
            </w:r>
          </w:ins>
        </w:p>
        <w:p w14:paraId="548D15D8" w14:textId="77777777" w:rsidR="008A487C" w:rsidRDefault="008A487C" w:rsidP="008A487C">
          <w:pPr>
            <w:pStyle w:val="TOC2"/>
            <w:tabs>
              <w:tab w:val="right" w:leader="dot" w:pos="9350"/>
            </w:tabs>
            <w:rPr>
              <w:ins w:id="121" w:author="David Conklin" w:date="2020-11-11T05:34:00Z"/>
              <w:rFonts w:eastAsiaTheme="minorEastAsia"/>
              <w:noProof/>
            </w:rPr>
          </w:pPr>
          <w:ins w:id="12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 WETNESS attribute</w:t>
            </w:r>
            <w:r>
              <w:rPr>
                <w:noProof/>
                <w:webHidden/>
              </w:rPr>
              <w:tab/>
            </w:r>
            <w:r>
              <w:rPr>
                <w:noProof/>
                <w:webHidden/>
              </w:rPr>
              <w:fldChar w:fldCharType="begin"/>
            </w:r>
            <w:r>
              <w:rPr>
                <w:noProof/>
                <w:webHidden/>
              </w:rPr>
              <w:instrText xml:space="preserve"> PAGEREF _Toc55965334 \h </w:instrText>
            </w:r>
            <w:r>
              <w:rPr>
                <w:noProof/>
                <w:webHidden/>
              </w:rPr>
            </w:r>
            <w:r>
              <w:rPr>
                <w:noProof/>
                <w:webHidden/>
              </w:rPr>
              <w:fldChar w:fldCharType="separate"/>
            </w:r>
            <w:r>
              <w:rPr>
                <w:noProof/>
                <w:webHidden/>
              </w:rPr>
              <w:t>34</w:t>
            </w:r>
            <w:r>
              <w:rPr>
                <w:noProof/>
                <w:webHidden/>
              </w:rPr>
              <w:fldChar w:fldCharType="end"/>
            </w:r>
            <w:r w:rsidRPr="00647432">
              <w:rPr>
                <w:rStyle w:val="Hyperlink"/>
                <w:noProof/>
              </w:rPr>
              <w:fldChar w:fldCharType="end"/>
            </w:r>
          </w:ins>
        </w:p>
        <w:p w14:paraId="438BD663" w14:textId="77777777" w:rsidR="008A487C" w:rsidRDefault="008A487C" w:rsidP="008A487C">
          <w:pPr>
            <w:pStyle w:val="TOC2"/>
            <w:tabs>
              <w:tab w:val="right" w:leader="dot" w:pos="9350"/>
            </w:tabs>
            <w:rPr>
              <w:ins w:id="123" w:author="David Conklin" w:date="2020-11-11T05:34:00Z"/>
              <w:rFonts w:eastAsiaTheme="minorEastAsia"/>
              <w:noProof/>
            </w:rPr>
          </w:pPr>
          <w:ins w:id="12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_Toc55965335 \h </w:instrText>
            </w:r>
            <w:r>
              <w:rPr>
                <w:noProof/>
                <w:webHidden/>
              </w:rPr>
            </w:r>
            <w:r>
              <w:rPr>
                <w:noProof/>
                <w:webHidden/>
              </w:rPr>
              <w:fldChar w:fldCharType="separate"/>
            </w:r>
            <w:r>
              <w:rPr>
                <w:noProof/>
                <w:webHidden/>
              </w:rPr>
              <w:t>35</w:t>
            </w:r>
            <w:r>
              <w:rPr>
                <w:noProof/>
                <w:webHidden/>
              </w:rPr>
              <w:fldChar w:fldCharType="end"/>
            </w:r>
            <w:r w:rsidRPr="00647432">
              <w:rPr>
                <w:rStyle w:val="Hyperlink"/>
                <w:noProof/>
              </w:rPr>
              <w:fldChar w:fldCharType="end"/>
            </w:r>
          </w:ins>
        </w:p>
        <w:p w14:paraId="66AC626A" w14:textId="77777777" w:rsidR="008A487C" w:rsidRDefault="008A487C" w:rsidP="008A487C">
          <w:pPr>
            <w:pStyle w:val="TOC3"/>
            <w:tabs>
              <w:tab w:val="right" w:leader="dot" w:pos="9350"/>
            </w:tabs>
            <w:rPr>
              <w:ins w:id="125" w:author="David Conklin" w:date="2020-11-11T05:34:00Z"/>
              <w:rFonts w:eastAsiaTheme="minorEastAsia"/>
              <w:noProof/>
            </w:rPr>
          </w:pPr>
          <w:ins w:id="12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Wetland IDU parameters</w:t>
            </w:r>
            <w:r>
              <w:rPr>
                <w:noProof/>
                <w:webHidden/>
              </w:rPr>
              <w:tab/>
            </w:r>
            <w:r>
              <w:rPr>
                <w:noProof/>
                <w:webHidden/>
              </w:rPr>
              <w:fldChar w:fldCharType="begin"/>
            </w:r>
            <w:r>
              <w:rPr>
                <w:noProof/>
                <w:webHidden/>
              </w:rPr>
              <w:instrText xml:space="preserve"> PAGEREF _Toc55965336 \h </w:instrText>
            </w:r>
            <w:r>
              <w:rPr>
                <w:noProof/>
                <w:webHidden/>
              </w:rPr>
            </w:r>
            <w:r>
              <w:rPr>
                <w:noProof/>
                <w:webHidden/>
              </w:rPr>
              <w:fldChar w:fldCharType="separate"/>
            </w:r>
            <w:r>
              <w:rPr>
                <w:noProof/>
                <w:webHidden/>
              </w:rPr>
              <w:t>35</w:t>
            </w:r>
            <w:r>
              <w:rPr>
                <w:noProof/>
                <w:webHidden/>
              </w:rPr>
              <w:fldChar w:fldCharType="end"/>
            </w:r>
            <w:r w:rsidRPr="00647432">
              <w:rPr>
                <w:rStyle w:val="Hyperlink"/>
                <w:noProof/>
              </w:rPr>
              <w:fldChar w:fldCharType="end"/>
            </w:r>
          </w:ins>
        </w:p>
        <w:p w14:paraId="7E485D29" w14:textId="77777777" w:rsidR="008A487C" w:rsidRDefault="008A487C" w:rsidP="008A487C">
          <w:pPr>
            <w:pStyle w:val="TOC3"/>
            <w:tabs>
              <w:tab w:val="right" w:leader="dot" w:pos="9350"/>
            </w:tabs>
            <w:rPr>
              <w:ins w:id="127" w:author="David Conklin" w:date="2020-11-11T05:34:00Z"/>
              <w:rFonts w:eastAsiaTheme="minorEastAsia"/>
              <w:noProof/>
            </w:rPr>
          </w:pPr>
          <w:ins w:id="12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Reach parameters</w:t>
            </w:r>
            <w:r>
              <w:rPr>
                <w:noProof/>
                <w:webHidden/>
              </w:rPr>
              <w:tab/>
            </w:r>
            <w:r>
              <w:rPr>
                <w:noProof/>
                <w:webHidden/>
              </w:rPr>
              <w:fldChar w:fldCharType="begin"/>
            </w:r>
            <w:r>
              <w:rPr>
                <w:noProof/>
                <w:webHidden/>
              </w:rPr>
              <w:instrText xml:space="preserve"> PAGEREF _Toc55965337 \h </w:instrText>
            </w:r>
            <w:r>
              <w:rPr>
                <w:noProof/>
                <w:webHidden/>
              </w:rPr>
            </w:r>
            <w:r>
              <w:rPr>
                <w:noProof/>
                <w:webHidden/>
              </w:rPr>
              <w:fldChar w:fldCharType="separate"/>
            </w:r>
            <w:r>
              <w:rPr>
                <w:noProof/>
                <w:webHidden/>
              </w:rPr>
              <w:t>35</w:t>
            </w:r>
            <w:r>
              <w:rPr>
                <w:noProof/>
                <w:webHidden/>
              </w:rPr>
              <w:fldChar w:fldCharType="end"/>
            </w:r>
            <w:r w:rsidRPr="00647432">
              <w:rPr>
                <w:rStyle w:val="Hyperlink"/>
                <w:noProof/>
              </w:rPr>
              <w:fldChar w:fldCharType="end"/>
            </w:r>
          </w:ins>
        </w:p>
        <w:p w14:paraId="392AFA3C" w14:textId="77777777" w:rsidR="008A487C" w:rsidRDefault="008A487C" w:rsidP="008A487C">
          <w:pPr>
            <w:pStyle w:val="TOC2"/>
            <w:tabs>
              <w:tab w:val="right" w:leader="dot" w:pos="9350"/>
            </w:tabs>
            <w:rPr>
              <w:ins w:id="129" w:author="David Conklin" w:date="2020-11-11T05:34:00Z"/>
              <w:rFonts w:eastAsiaTheme="minorEastAsia"/>
              <w:noProof/>
            </w:rPr>
          </w:pPr>
          <w:ins w:id="13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Loss (or gain) of wetlands</w:t>
            </w:r>
            <w:r>
              <w:rPr>
                <w:noProof/>
                <w:webHidden/>
              </w:rPr>
              <w:tab/>
            </w:r>
            <w:r>
              <w:rPr>
                <w:noProof/>
                <w:webHidden/>
              </w:rPr>
              <w:fldChar w:fldCharType="begin"/>
            </w:r>
            <w:r>
              <w:rPr>
                <w:noProof/>
                <w:webHidden/>
              </w:rPr>
              <w:instrText xml:space="preserve"> PAGEREF _Toc55965338 \h </w:instrText>
            </w:r>
            <w:r>
              <w:rPr>
                <w:noProof/>
                <w:webHidden/>
              </w:rPr>
            </w:r>
            <w:r>
              <w:rPr>
                <w:noProof/>
                <w:webHidden/>
              </w:rPr>
              <w:fldChar w:fldCharType="separate"/>
            </w:r>
            <w:r>
              <w:rPr>
                <w:noProof/>
                <w:webHidden/>
              </w:rPr>
              <w:t>36</w:t>
            </w:r>
            <w:r>
              <w:rPr>
                <w:noProof/>
                <w:webHidden/>
              </w:rPr>
              <w:fldChar w:fldCharType="end"/>
            </w:r>
            <w:r w:rsidRPr="00647432">
              <w:rPr>
                <w:rStyle w:val="Hyperlink"/>
                <w:noProof/>
              </w:rPr>
              <w:fldChar w:fldCharType="end"/>
            </w:r>
          </w:ins>
        </w:p>
        <w:p w14:paraId="40CEB1E1" w14:textId="77777777" w:rsidR="008A487C" w:rsidRDefault="008A487C" w:rsidP="008A487C">
          <w:pPr>
            <w:pStyle w:val="TOC2"/>
            <w:tabs>
              <w:tab w:val="right" w:leader="dot" w:pos="9350"/>
            </w:tabs>
            <w:rPr>
              <w:ins w:id="131" w:author="David Conklin" w:date="2020-11-11T05:34:00Z"/>
              <w:rFonts w:eastAsiaTheme="minorEastAsia"/>
              <w:noProof/>
            </w:rPr>
          </w:pPr>
          <w:ins w:id="13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"_Toc55965339"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Reality check</w:t>
            </w:r>
            <w:r>
              <w:rPr>
                <w:noProof/>
                <w:webHidden/>
              </w:rPr>
              <w:tab/>
            </w:r>
            <w:r>
              <w:rPr>
                <w:noProof/>
                <w:webHidden/>
              </w:rPr>
              <w:fldChar w:fldCharType="begin"/>
            </w:r>
            <w:r>
              <w:rPr>
                <w:noProof/>
                <w:webHidden/>
              </w:rPr>
              <w:instrText xml:space="preserve"> PAGEREF _Toc55965339 \h </w:instrText>
            </w:r>
            <w:r>
              <w:rPr>
                <w:noProof/>
                <w:webHidden/>
              </w:rPr>
            </w:r>
            <w:r>
              <w:rPr>
                <w:noProof/>
                <w:webHidden/>
              </w:rPr>
              <w:fldChar w:fldCharType="separate"/>
            </w:r>
            <w:r>
              <w:rPr>
                <w:noProof/>
                <w:webHidden/>
              </w:rPr>
              <w:t>36</w:t>
            </w:r>
            <w:r>
              <w:rPr>
                <w:noProof/>
                <w:webHidden/>
              </w:rPr>
              <w:fldChar w:fldCharType="end"/>
            </w:r>
            <w:r w:rsidRPr="00647432">
              <w:rPr>
                <w:rStyle w:val="Hyperlink"/>
                <w:noProof/>
              </w:rPr>
              <w:fldChar w:fldCharType="end"/>
            </w:r>
          </w:ins>
        </w:p>
        <w:p w14:paraId="548AD5A9" w14:textId="77777777" w:rsidR="008A487C" w:rsidRDefault="008A487C" w:rsidP="008A487C">
          <w:pPr>
            <w:pStyle w:val="TOC2"/>
            <w:tabs>
              <w:tab w:val="right" w:leader="dot" w:pos="9350"/>
            </w:tabs>
            <w:rPr>
              <w:ins w:id="133" w:author="David Conklin" w:date="2020-11-11T05:34:00Z"/>
              <w:rFonts w:eastAsiaTheme="minorEastAsia"/>
              <w:noProof/>
            </w:rPr>
          </w:pPr>
          <w:ins w:id="13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"_Toc55965340"</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High Cascades Springs</w:t>
            </w:r>
            <w:r>
              <w:rPr>
                <w:noProof/>
                <w:webHidden/>
              </w:rPr>
              <w:tab/>
            </w:r>
            <w:r>
              <w:rPr>
                <w:noProof/>
                <w:webHidden/>
              </w:rPr>
              <w:fldChar w:fldCharType="begin"/>
            </w:r>
            <w:r>
              <w:rPr>
                <w:noProof/>
                <w:webHidden/>
              </w:rPr>
              <w:instrText xml:space="preserve"> PAGEREF _Toc55965340 \h </w:instrText>
            </w:r>
            <w:r>
              <w:rPr>
                <w:noProof/>
                <w:webHidden/>
              </w:rPr>
            </w:r>
            <w:r>
              <w:rPr>
                <w:noProof/>
                <w:webHidden/>
              </w:rPr>
              <w:fldChar w:fldCharType="separate"/>
            </w:r>
            <w:r>
              <w:rPr>
                <w:noProof/>
                <w:webHidden/>
              </w:rPr>
              <w:t>38</w:t>
            </w:r>
            <w:r>
              <w:rPr>
                <w:noProof/>
                <w:webHidden/>
              </w:rPr>
              <w:fldChar w:fldCharType="end"/>
            </w:r>
            <w:r w:rsidRPr="00647432">
              <w:rPr>
                <w:rStyle w:val="Hyperlink"/>
                <w:noProof/>
              </w:rPr>
              <w:fldChar w:fldCharType="end"/>
            </w:r>
          </w:ins>
        </w:p>
        <w:p w14:paraId="6D3394D3" w14:textId="77777777" w:rsidR="008A487C" w:rsidRDefault="008A487C" w:rsidP="008A487C">
          <w:pPr>
            <w:pStyle w:val="TOC2"/>
            <w:tabs>
              <w:tab w:val="right" w:leader="dot" w:pos="9350"/>
            </w:tabs>
            <w:rPr>
              <w:ins w:id="135" w:author="David Conklin" w:date="2020-11-11T05:34:00Z"/>
              <w:rFonts w:eastAsiaTheme="minorEastAsia"/>
              <w:noProof/>
            </w:rPr>
          </w:pPr>
          <w:ins w:id="136" w:author="David Conklin" w:date="2020-11-11T05:34:00Z">
            <w:r w:rsidRPr="00647432">
              <w:rPr>
                <w:rStyle w:val="Hyperlink"/>
                <w:noProof/>
              </w:rPr>
              <w:lastRenderedPageBreak/>
              <w:fldChar w:fldCharType="begin"/>
            </w:r>
            <w:r w:rsidRPr="00647432">
              <w:rPr>
                <w:rStyle w:val="Hyperlink"/>
                <w:noProof/>
              </w:rPr>
              <w:instrText xml:space="preserve"> </w:instrText>
            </w:r>
            <w:r>
              <w:rPr>
                <w:noProof/>
              </w:rPr>
              <w:instrText>HYPERLINK \l "_Toc55965341"</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Calibration and simulation skill</w:t>
            </w:r>
            <w:r>
              <w:rPr>
                <w:noProof/>
                <w:webHidden/>
              </w:rPr>
              <w:tab/>
            </w:r>
            <w:r>
              <w:rPr>
                <w:noProof/>
                <w:webHidden/>
              </w:rPr>
              <w:fldChar w:fldCharType="begin"/>
            </w:r>
            <w:r>
              <w:rPr>
                <w:noProof/>
                <w:webHidden/>
              </w:rPr>
              <w:instrText xml:space="preserve"> PAGEREF _Toc55965341 \h </w:instrText>
            </w:r>
            <w:r>
              <w:rPr>
                <w:noProof/>
                <w:webHidden/>
              </w:rPr>
            </w:r>
            <w:r>
              <w:rPr>
                <w:noProof/>
                <w:webHidden/>
              </w:rPr>
              <w:fldChar w:fldCharType="separate"/>
            </w:r>
            <w:r>
              <w:rPr>
                <w:noProof/>
                <w:webHidden/>
              </w:rPr>
              <w:t>39</w:t>
            </w:r>
            <w:r>
              <w:rPr>
                <w:noProof/>
                <w:webHidden/>
              </w:rPr>
              <w:fldChar w:fldCharType="end"/>
            </w:r>
            <w:r w:rsidRPr="00647432">
              <w:rPr>
                <w:rStyle w:val="Hyperlink"/>
                <w:noProof/>
              </w:rPr>
              <w:fldChar w:fldCharType="end"/>
            </w:r>
          </w:ins>
        </w:p>
        <w:p w14:paraId="6EE15A16" w14:textId="77777777" w:rsidR="008A487C" w:rsidRDefault="008A487C" w:rsidP="008A487C">
          <w:pPr>
            <w:pStyle w:val="TOC2"/>
            <w:tabs>
              <w:tab w:val="right" w:leader="dot" w:pos="9350"/>
            </w:tabs>
            <w:rPr>
              <w:ins w:id="137" w:author="David Conklin" w:date="2020-11-11T05:34:00Z"/>
              <w:rFonts w:eastAsiaTheme="minorEastAsia"/>
              <w:noProof/>
            </w:rPr>
          </w:pPr>
          <w:ins w:id="13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"_Toc55965342"</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Simulated McKenzie basin water budget</w:t>
            </w:r>
            <w:r>
              <w:rPr>
                <w:noProof/>
                <w:webHidden/>
              </w:rPr>
              <w:tab/>
            </w:r>
            <w:r>
              <w:rPr>
                <w:noProof/>
                <w:webHidden/>
              </w:rPr>
              <w:fldChar w:fldCharType="begin"/>
            </w:r>
            <w:r>
              <w:rPr>
                <w:noProof/>
                <w:webHidden/>
              </w:rPr>
              <w:instrText xml:space="preserve"> PAGEREF _Toc55965342 \h </w:instrText>
            </w:r>
            <w:r>
              <w:rPr>
                <w:noProof/>
                <w:webHidden/>
              </w:rPr>
            </w:r>
            <w:r>
              <w:rPr>
                <w:noProof/>
                <w:webHidden/>
              </w:rPr>
              <w:fldChar w:fldCharType="separate"/>
            </w:r>
            <w:r>
              <w:rPr>
                <w:noProof/>
                <w:webHidden/>
              </w:rPr>
              <w:t>41</w:t>
            </w:r>
            <w:r>
              <w:rPr>
                <w:noProof/>
                <w:webHidden/>
              </w:rPr>
              <w:fldChar w:fldCharType="end"/>
            </w:r>
            <w:r w:rsidRPr="00647432">
              <w:rPr>
                <w:rStyle w:val="Hyperlink"/>
                <w:noProof/>
              </w:rPr>
              <w:fldChar w:fldCharType="end"/>
            </w:r>
          </w:ins>
        </w:p>
        <w:p w14:paraId="5649EC83" w14:textId="77777777" w:rsidR="008A487C" w:rsidRDefault="008A487C" w:rsidP="008A487C">
          <w:pPr>
            <w:pStyle w:val="TOC2"/>
            <w:tabs>
              <w:tab w:val="right" w:leader="dot" w:pos="9350"/>
            </w:tabs>
            <w:rPr>
              <w:ins w:id="139" w:author="David Conklin" w:date="2020-11-11T05:34:00Z"/>
              <w:rFonts w:eastAsiaTheme="minorEastAsia"/>
              <w:noProof/>
            </w:rPr>
          </w:pPr>
          <w:ins w:id="14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"_Toc55965343"</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Analysis of calibration and skill</w:t>
            </w:r>
            <w:r>
              <w:rPr>
                <w:noProof/>
                <w:webHidden/>
              </w:rPr>
              <w:tab/>
            </w:r>
            <w:r>
              <w:rPr>
                <w:noProof/>
                <w:webHidden/>
              </w:rPr>
              <w:fldChar w:fldCharType="begin"/>
            </w:r>
            <w:r>
              <w:rPr>
                <w:noProof/>
                <w:webHidden/>
              </w:rPr>
              <w:instrText xml:space="preserve"> PAGEREF _Toc55965343 \h </w:instrText>
            </w:r>
            <w:r>
              <w:rPr>
                <w:noProof/>
                <w:webHidden/>
              </w:rPr>
            </w:r>
            <w:r>
              <w:rPr>
                <w:noProof/>
                <w:webHidden/>
              </w:rPr>
              <w:fldChar w:fldCharType="separate"/>
            </w:r>
            <w:r>
              <w:rPr>
                <w:noProof/>
                <w:webHidden/>
              </w:rPr>
              <w:t>42</w:t>
            </w:r>
            <w:r>
              <w:rPr>
                <w:noProof/>
                <w:webHidden/>
              </w:rPr>
              <w:fldChar w:fldCharType="end"/>
            </w:r>
            <w:r w:rsidRPr="00647432">
              <w:rPr>
                <w:rStyle w:val="Hyperlink"/>
                <w:noProof/>
              </w:rPr>
              <w:fldChar w:fldCharType="end"/>
            </w:r>
          </w:ins>
        </w:p>
        <w:p w14:paraId="6D03346E" w14:textId="77777777" w:rsidR="008A487C" w:rsidRDefault="008A487C" w:rsidP="008A487C">
          <w:pPr>
            <w:pStyle w:val="TOC2"/>
            <w:tabs>
              <w:tab w:val="right" w:leader="dot" w:pos="9350"/>
            </w:tabs>
            <w:rPr>
              <w:ins w:id="141" w:author="David Conklin" w:date="2020-11-11T05:34:00Z"/>
              <w:rFonts w:eastAsiaTheme="minorEastAsia"/>
              <w:noProof/>
            </w:rPr>
          </w:pPr>
          <w:ins w:id="14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"_Toc55965344"</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Clackamas wetlands v. McKenzie wetlands</w:t>
            </w:r>
            <w:r>
              <w:rPr>
                <w:noProof/>
                <w:webHidden/>
              </w:rPr>
              <w:tab/>
            </w:r>
            <w:r>
              <w:rPr>
                <w:noProof/>
                <w:webHidden/>
              </w:rPr>
              <w:fldChar w:fldCharType="begin"/>
            </w:r>
            <w:r>
              <w:rPr>
                <w:noProof/>
                <w:webHidden/>
              </w:rPr>
              <w:instrText xml:space="preserve"> PAGEREF _Toc55965344 \h </w:instrText>
            </w:r>
            <w:r>
              <w:rPr>
                <w:noProof/>
                <w:webHidden/>
              </w:rPr>
            </w:r>
            <w:r>
              <w:rPr>
                <w:noProof/>
                <w:webHidden/>
              </w:rPr>
              <w:fldChar w:fldCharType="separate"/>
            </w:r>
            <w:r>
              <w:rPr>
                <w:noProof/>
                <w:webHidden/>
              </w:rPr>
              <w:t>42</w:t>
            </w:r>
            <w:r>
              <w:rPr>
                <w:noProof/>
                <w:webHidden/>
              </w:rPr>
              <w:fldChar w:fldCharType="end"/>
            </w:r>
            <w:r w:rsidRPr="00647432">
              <w:rPr>
                <w:rStyle w:val="Hyperlink"/>
                <w:noProof/>
              </w:rPr>
              <w:fldChar w:fldCharType="end"/>
            </w:r>
          </w:ins>
        </w:p>
        <w:p w14:paraId="2EFF4DCF" w14:textId="77777777" w:rsidR="008A487C" w:rsidRDefault="008A487C" w:rsidP="008A487C">
          <w:pPr>
            <w:pStyle w:val="TOC1"/>
            <w:tabs>
              <w:tab w:val="right" w:leader="dot" w:pos="9350"/>
            </w:tabs>
            <w:rPr>
              <w:ins w:id="143" w:author="David Conklin" w:date="2020-11-11T05:34:00Z"/>
              <w:rFonts w:eastAsiaTheme="minorEastAsia"/>
              <w:noProof/>
            </w:rPr>
          </w:pPr>
          <w:ins w:id="144"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"_Toc55965345"</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The Clackamas Basin</w:t>
            </w:r>
            <w:r>
              <w:rPr>
                <w:noProof/>
                <w:webHidden/>
              </w:rPr>
              <w:tab/>
            </w:r>
            <w:r>
              <w:rPr>
                <w:noProof/>
                <w:webHidden/>
              </w:rPr>
              <w:fldChar w:fldCharType="begin"/>
            </w:r>
            <w:r>
              <w:rPr>
                <w:noProof/>
                <w:webHidden/>
              </w:rPr>
              <w:instrText xml:space="preserve"> PAGEREF _Toc55965345 \h </w:instrText>
            </w:r>
            <w:r>
              <w:rPr>
                <w:noProof/>
                <w:webHidden/>
              </w:rPr>
            </w:r>
            <w:r>
              <w:rPr>
                <w:noProof/>
                <w:webHidden/>
              </w:rPr>
              <w:fldChar w:fldCharType="separate"/>
            </w:r>
            <w:r>
              <w:rPr>
                <w:noProof/>
                <w:webHidden/>
              </w:rPr>
              <w:t>43</w:t>
            </w:r>
            <w:r>
              <w:rPr>
                <w:noProof/>
                <w:webHidden/>
              </w:rPr>
              <w:fldChar w:fldCharType="end"/>
            </w:r>
            <w:r w:rsidRPr="00647432">
              <w:rPr>
                <w:rStyle w:val="Hyperlink"/>
                <w:noProof/>
              </w:rPr>
              <w:fldChar w:fldCharType="end"/>
            </w:r>
          </w:ins>
        </w:p>
        <w:p w14:paraId="1358BCC4" w14:textId="77777777" w:rsidR="008A487C" w:rsidRDefault="008A487C" w:rsidP="008A487C">
          <w:pPr>
            <w:pStyle w:val="TOC1"/>
            <w:tabs>
              <w:tab w:val="right" w:leader="dot" w:pos="9350"/>
            </w:tabs>
            <w:rPr>
              <w:ins w:id="145" w:author="David Conklin" w:date="2020-11-11T05:34:00Z"/>
              <w:rFonts w:eastAsiaTheme="minorEastAsia"/>
              <w:noProof/>
            </w:rPr>
          </w:pPr>
          <w:ins w:id="146"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"_Toc55965346"</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Directory structure and file names</w:t>
            </w:r>
            <w:r>
              <w:rPr>
                <w:noProof/>
                <w:webHidden/>
              </w:rPr>
              <w:tab/>
            </w:r>
            <w:r>
              <w:rPr>
                <w:noProof/>
                <w:webHidden/>
              </w:rPr>
              <w:fldChar w:fldCharType="begin"/>
            </w:r>
            <w:r>
              <w:rPr>
                <w:noProof/>
                <w:webHidden/>
              </w:rPr>
              <w:instrText xml:space="preserve"> PAGEREF _Toc55965346 \h </w:instrText>
            </w:r>
            <w:r>
              <w:rPr>
                <w:noProof/>
                <w:webHidden/>
              </w:rPr>
            </w:r>
            <w:r>
              <w:rPr>
                <w:noProof/>
                <w:webHidden/>
              </w:rPr>
              <w:fldChar w:fldCharType="separate"/>
            </w:r>
            <w:r>
              <w:rPr>
                <w:noProof/>
                <w:webHidden/>
              </w:rPr>
              <w:t>44</w:t>
            </w:r>
            <w:r>
              <w:rPr>
                <w:noProof/>
                <w:webHidden/>
              </w:rPr>
              <w:fldChar w:fldCharType="end"/>
            </w:r>
            <w:r w:rsidRPr="00647432">
              <w:rPr>
                <w:rStyle w:val="Hyperlink"/>
                <w:noProof/>
              </w:rPr>
              <w:fldChar w:fldCharType="end"/>
            </w:r>
          </w:ins>
        </w:p>
        <w:p w14:paraId="4E4E7861" w14:textId="77777777" w:rsidR="008A487C" w:rsidRDefault="008A487C" w:rsidP="008A487C">
          <w:pPr>
            <w:pStyle w:val="TOC1"/>
            <w:tabs>
              <w:tab w:val="right" w:leader="dot" w:pos="9350"/>
            </w:tabs>
            <w:rPr>
              <w:ins w:id="147" w:author="David Conklin" w:date="2020-11-11T05:34:00Z"/>
              <w:rFonts w:eastAsiaTheme="minorEastAsia"/>
              <w:noProof/>
            </w:rPr>
          </w:pPr>
          <w:ins w:id="148"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"_Toc55965347"</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Release Log</w:t>
            </w:r>
            <w:r>
              <w:rPr>
                <w:noProof/>
                <w:webHidden/>
              </w:rPr>
              <w:tab/>
            </w:r>
            <w:r>
              <w:rPr>
                <w:noProof/>
                <w:webHidden/>
              </w:rPr>
              <w:fldChar w:fldCharType="begin"/>
            </w:r>
            <w:r>
              <w:rPr>
                <w:noProof/>
                <w:webHidden/>
              </w:rPr>
              <w:instrText xml:space="preserve"> PAGEREF _Toc55965347 \h </w:instrText>
            </w:r>
            <w:r>
              <w:rPr>
                <w:noProof/>
                <w:webHidden/>
              </w:rPr>
            </w:r>
            <w:r>
              <w:rPr>
                <w:noProof/>
                <w:webHidden/>
              </w:rPr>
              <w:fldChar w:fldCharType="separate"/>
            </w:r>
            <w:r>
              <w:rPr>
                <w:noProof/>
                <w:webHidden/>
              </w:rPr>
              <w:t>45</w:t>
            </w:r>
            <w:r>
              <w:rPr>
                <w:noProof/>
                <w:webHidden/>
              </w:rPr>
              <w:fldChar w:fldCharType="end"/>
            </w:r>
            <w:r w:rsidRPr="00647432">
              <w:rPr>
                <w:rStyle w:val="Hyperlink"/>
                <w:noProof/>
              </w:rPr>
              <w:fldChar w:fldCharType="end"/>
            </w:r>
          </w:ins>
        </w:p>
        <w:p w14:paraId="336CFE86" w14:textId="77777777" w:rsidR="008A487C" w:rsidRDefault="008A487C" w:rsidP="008A487C">
          <w:pPr>
            <w:pStyle w:val="TOC1"/>
            <w:tabs>
              <w:tab w:val="right" w:leader="dot" w:pos="9350"/>
            </w:tabs>
            <w:rPr>
              <w:ins w:id="149" w:author="David Conklin" w:date="2020-11-11T05:34:00Z"/>
              <w:rFonts w:eastAsiaTheme="minorEastAsia"/>
              <w:noProof/>
            </w:rPr>
          </w:pPr>
          <w:ins w:id="150"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"_Toc55965348"</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References</w:t>
            </w:r>
            <w:r>
              <w:rPr>
                <w:noProof/>
                <w:webHidden/>
              </w:rPr>
              <w:tab/>
            </w:r>
            <w:r>
              <w:rPr>
                <w:noProof/>
                <w:webHidden/>
              </w:rPr>
              <w:fldChar w:fldCharType="begin"/>
            </w:r>
            <w:r>
              <w:rPr>
                <w:noProof/>
                <w:webHidden/>
              </w:rPr>
              <w:instrText xml:space="preserve"> PAGEREF _Toc55965348 \h </w:instrText>
            </w:r>
            <w:r>
              <w:rPr>
                <w:noProof/>
                <w:webHidden/>
              </w:rPr>
            </w:r>
            <w:r>
              <w:rPr>
                <w:noProof/>
                <w:webHidden/>
              </w:rPr>
              <w:fldChar w:fldCharType="separate"/>
            </w:r>
            <w:r>
              <w:rPr>
                <w:noProof/>
                <w:webHidden/>
              </w:rPr>
              <w:t>47</w:t>
            </w:r>
            <w:r>
              <w:rPr>
                <w:noProof/>
                <w:webHidden/>
              </w:rPr>
              <w:fldChar w:fldCharType="end"/>
            </w:r>
            <w:r w:rsidRPr="00647432">
              <w:rPr>
                <w:rStyle w:val="Hyperlink"/>
                <w:noProof/>
              </w:rPr>
              <w:fldChar w:fldCharType="end"/>
            </w:r>
          </w:ins>
        </w:p>
        <w:p w14:paraId="776D39FC" w14:textId="77777777" w:rsidR="008A487C" w:rsidRDefault="008A487C" w:rsidP="008A487C">
          <w:pPr>
            <w:pStyle w:val="TOC1"/>
            <w:tabs>
              <w:tab w:val="right" w:leader="dot" w:pos="9350"/>
            </w:tabs>
            <w:rPr>
              <w:ins w:id="151" w:author="David Conklin" w:date="2020-11-11T05:34:00Z"/>
              <w:rFonts w:eastAsiaTheme="minorEastAsia"/>
              <w:noProof/>
            </w:rPr>
          </w:pPr>
          <w:ins w:id="152" w:author="David Conklin" w:date="2020-11-11T05:34:00Z">
            <w:r w:rsidRPr="00647432">
              <w:rPr>
                <w:rStyle w:val="Hyperlink"/>
                <w:noProof/>
              </w:rPr>
              <w:fldChar w:fldCharType="begin"/>
            </w:r>
            <w:r w:rsidRPr="00647432">
              <w:rPr>
                <w:rStyle w:val="Hyperlink"/>
                <w:noProof/>
              </w:rPr>
              <w:instrText xml:space="preserve"> </w:instrText>
            </w:r>
            <w:r>
              <w:rPr>
                <w:noProof/>
              </w:rPr>
              <w:instrText>HYPERLINK \l "_Toc55965349"</w:instrText>
            </w:r>
            <w:r w:rsidRPr="00647432">
              <w:rPr>
                <w:rStyle w:val="Hyperlink"/>
                <w:noProof/>
              </w:rPr>
              <w:instrText xml:space="preserve"> </w:instrText>
            </w:r>
            <w:r w:rsidRPr="00647432">
              <w:rPr>
                <w:rStyle w:val="Hyperlink"/>
                <w:noProof/>
              </w:rPr>
            </w:r>
            <w:r w:rsidRPr="00647432">
              <w:rPr>
                <w:rStyle w:val="Hyperlink"/>
                <w:noProof/>
              </w:rPr>
              <w:fldChar w:fldCharType="separate"/>
            </w:r>
            <w:r w:rsidRPr="00647432">
              <w:rPr>
                <w:rStyle w:val="Hyperlink"/>
                <w:noProof/>
              </w:rPr>
              <w:t>Acronyms and Abbreviations</w:t>
            </w:r>
            <w:r>
              <w:rPr>
                <w:noProof/>
                <w:webHidden/>
              </w:rPr>
              <w:tab/>
            </w:r>
            <w:r>
              <w:rPr>
                <w:noProof/>
                <w:webHidden/>
              </w:rPr>
              <w:fldChar w:fldCharType="begin"/>
            </w:r>
            <w:r>
              <w:rPr>
                <w:noProof/>
                <w:webHidden/>
              </w:rPr>
              <w:instrText xml:space="preserve"> PAGEREF _Toc55965349 \h </w:instrText>
            </w:r>
            <w:r>
              <w:rPr>
                <w:noProof/>
                <w:webHidden/>
              </w:rPr>
            </w:r>
            <w:r>
              <w:rPr>
                <w:noProof/>
                <w:webHidden/>
              </w:rPr>
              <w:fldChar w:fldCharType="separate"/>
            </w:r>
            <w:r>
              <w:rPr>
                <w:noProof/>
                <w:webHidden/>
              </w:rPr>
              <w:t>48</w:t>
            </w:r>
            <w:r>
              <w:rPr>
                <w:noProof/>
                <w:webHidden/>
              </w:rPr>
              <w:fldChar w:fldCharType="end"/>
            </w:r>
            <w:r w:rsidRPr="00647432">
              <w:rPr>
                <w:rStyle w:val="Hyperlink"/>
                <w:noProof/>
              </w:rPr>
              <w:fldChar w:fldCharType="end"/>
            </w:r>
          </w:ins>
        </w:p>
        <w:p w14:paraId="34567A8C" w14:textId="77777777" w:rsidR="008A487C" w:rsidRDefault="008A487C" w:rsidP="008A487C">
          <w:pPr>
            <w:rPr>
              <w:ins w:id="153" w:author="David Conklin" w:date="2020-11-11T05:34:00Z"/>
            </w:rPr>
          </w:pPr>
          <w:ins w:id="154" w:author="David Conklin" w:date="2020-11-11T05:34:00Z">
            <w:r>
              <w:rPr>
                <w:b/>
                <w:bCs/>
                <w:noProof/>
              </w:rPr>
              <w:fldChar w:fldCharType="end"/>
            </w:r>
          </w:ins>
        </w:p>
        <w:customXmlInsRangeStart w:id="155" w:author="David Conklin" w:date="2020-11-11T05:34:00Z"/>
      </w:sdtContent>
    </w:sdt>
    <w:customXmlInsRangeEnd w:id="155"/>
    <w:p w14:paraId="2D6C9C08" w14:textId="01EEEC58" w:rsidR="004A0118" w:rsidDel="0031526F" w:rsidRDefault="00A928D9">
      <w:pPr>
        <w:rPr>
          <w:del w:id="156" w:author="David Conklin" w:date="2020-11-09T05:44:00Z"/>
          <w:rStyle w:val="Hyperlink"/>
          <w:color w:val="auto"/>
          <w:u w:val="none"/>
        </w:rPr>
      </w:pPr>
      <w:del w:id="157" w:author="David Conklin" w:date="2020-11-09T15:27:00Z">
        <w:r w:rsidRPr="00A8214A" w:rsidDel="009F139C">
          <w:rPr>
            <w:rStyle w:val="Hyperlink"/>
            <w:color w:val="auto"/>
            <w:u w:val="none"/>
          </w:rPr>
          <w:delText xml:space="preserve">- </w:delText>
        </w:r>
      </w:del>
      <w:del w:id="158"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159" w:author="David Conklin" w:date="2020-11-09T15:27:00Z"/>
          <w:rStyle w:val="Hyperlink"/>
          <w:color w:val="auto"/>
          <w:u w:val="none"/>
        </w:rPr>
      </w:pPr>
      <w:del w:id="160"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33DCBC4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286383">
          <w:rPr>
            <w:noProof/>
            <w:webHidden/>
          </w:rPr>
          <w:t>7</w:t>
        </w:r>
        <w:r w:rsidR="006A13B7">
          <w:rPr>
            <w:noProof/>
            <w:webHidden/>
          </w:rPr>
          <w:fldChar w:fldCharType="end"/>
        </w:r>
      </w:hyperlink>
    </w:p>
    <w:p w14:paraId="4268C92E" w14:textId="745F8DD3" w:rsidR="006A13B7" w:rsidRDefault="00286383">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Pr>
            <w:noProof/>
            <w:webHidden/>
          </w:rPr>
          <w:t>8</w:t>
        </w:r>
        <w:r w:rsidR="006A13B7">
          <w:rPr>
            <w:noProof/>
            <w:webHidden/>
          </w:rPr>
          <w:fldChar w:fldCharType="end"/>
        </w:r>
      </w:hyperlink>
    </w:p>
    <w:p w14:paraId="48FAB7CA" w14:textId="33E7E17C" w:rsidR="006A13B7" w:rsidRDefault="00286383">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Pr>
            <w:noProof/>
            <w:webHidden/>
          </w:rPr>
          <w:t>9</w:t>
        </w:r>
        <w:r w:rsidR="006A13B7">
          <w:rPr>
            <w:noProof/>
            <w:webHidden/>
          </w:rPr>
          <w:fldChar w:fldCharType="end"/>
        </w:r>
      </w:hyperlink>
    </w:p>
    <w:p w14:paraId="556989A9" w14:textId="6D96BD9D" w:rsidR="006A13B7" w:rsidRDefault="00286383">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Pr>
            <w:noProof/>
            <w:webHidden/>
          </w:rPr>
          <w:t>10</w:t>
        </w:r>
        <w:r w:rsidR="006A13B7">
          <w:rPr>
            <w:noProof/>
            <w:webHidden/>
          </w:rPr>
          <w:fldChar w:fldCharType="end"/>
        </w:r>
      </w:hyperlink>
    </w:p>
    <w:p w14:paraId="4CD30AF6" w14:textId="390C5F92" w:rsidR="006A13B7" w:rsidRDefault="00286383">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Pr>
            <w:noProof/>
            <w:webHidden/>
          </w:rPr>
          <w:t>11</w:t>
        </w:r>
        <w:r w:rsidR="006A13B7">
          <w:rPr>
            <w:noProof/>
            <w:webHidden/>
          </w:rPr>
          <w:fldChar w:fldCharType="end"/>
        </w:r>
      </w:hyperlink>
    </w:p>
    <w:p w14:paraId="57584ECA" w14:textId="689B7C70" w:rsidR="006A13B7" w:rsidRDefault="00286383">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Pr>
            <w:noProof/>
            <w:webHidden/>
          </w:rPr>
          <w:t>27</w:t>
        </w:r>
        <w:r w:rsidR="006A13B7">
          <w:rPr>
            <w:noProof/>
            <w:webHidden/>
          </w:rPr>
          <w:fldChar w:fldCharType="end"/>
        </w:r>
      </w:hyperlink>
    </w:p>
    <w:p w14:paraId="71D389E6" w14:textId="50BE6718" w:rsidR="006A13B7" w:rsidRDefault="00286383">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Pr>
            <w:noProof/>
            <w:webHidden/>
          </w:rPr>
          <w:t>29</w:t>
        </w:r>
        <w:r w:rsidR="006A13B7">
          <w:rPr>
            <w:noProof/>
            <w:webHidden/>
          </w:rPr>
          <w:fldChar w:fldCharType="end"/>
        </w:r>
      </w:hyperlink>
    </w:p>
    <w:p w14:paraId="5B5E39AF" w14:textId="344089B7"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161" w:author="David Conklin" w:date="2020-11-09T07:34:00Z">
        <w:r>
          <w:rPr>
            <w:noProof/>
            <w:webHidden/>
          </w:rPr>
          <w:t>30</w:t>
        </w:r>
      </w:ins>
      <w:del w:id="162"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51FE27DA"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163" w:author="David Conklin" w:date="2020-11-09T07:34:00Z">
        <w:r>
          <w:rPr>
            <w:noProof/>
            <w:webHidden/>
          </w:rPr>
          <w:t>39</w:t>
        </w:r>
      </w:ins>
      <w:del w:id="164"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65" w:name="_Toc55965286"/>
      <w:r>
        <w:t>What is a digital handbook?</w:t>
      </w:r>
      <w:bookmarkEnd w:id="16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66" w:name="_Toc55965287"/>
      <w:r>
        <w:t>CW3M c</w:t>
      </w:r>
      <w:r w:rsidR="00C70B81">
        <w:t>oncept</w:t>
      </w:r>
      <w:bookmarkEnd w:id="166"/>
      <w:r>
        <w:t xml:space="preserve"> </w:t>
      </w:r>
    </w:p>
    <w:p w14:paraId="7E41CEB8" w14:textId="77777777" w:rsidR="000D6396" w:rsidRDefault="000D6396" w:rsidP="00A43D30"/>
    <w:p w14:paraId="3DA45CFC" w14:textId="77777777" w:rsidR="000D6396" w:rsidRDefault="00C46F0A" w:rsidP="00C46F0A">
      <w:pPr>
        <w:pStyle w:val="Heading2"/>
      </w:pPr>
      <w:bookmarkStart w:id="167" w:name="_Toc55965288"/>
      <w:r>
        <w:t>A different kind of community model</w:t>
      </w:r>
      <w:bookmarkEnd w:id="167"/>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168" w:name="_Toc55965289"/>
      <w:r>
        <w:t>What CW3M is for</w:t>
      </w:r>
      <w:bookmarkEnd w:id="168"/>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169" w:name="_Toc55965290"/>
      <w:r>
        <w:t>Management and maintenance</w:t>
      </w:r>
      <w:bookmarkEnd w:id="169"/>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170" w:name="_Toc55965291"/>
      <w:r>
        <w:t>Study areas</w:t>
      </w:r>
      <w:bookmarkEnd w:id="17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71C093AE"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86383">
        <w:t xml:space="preserve">Figure </w:t>
      </w:r>
      <w:r w:rsidR="00286383">
        <w:rPr>
          <w:noProof/>
        </w:rPr>
        <w:t>1</w:t>
      </w:r>
      <w:r w:rsidR="00064E77">
        <w:fldChar w:fldCharType="end"/>
      </w:r>
      <w:r w:rsidR="00064E77">
        <w:t>)</w:t>
      </w:r>
    </w:p>
    <w:p w14:paraId="03CAE907" w14:textId="522877A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86383">
        <w:t xml:space="preserve">Figure </w:t>
      </w:r>
      <w:r w:rsidR="00286383">
        <w:rPr>
          <w:noProof/>
        </w:rPr>
        <w:t>2</w:t>
      </w:r>
      <w:r w:rsidR="00064E77">
        <w:fldChar w:fldCharType="end"/>
      </w:r>
      <w:r w:rsidR="00064E77">
        <w:t>)</w:t>
      </w:r>
    </w:p>
    <w:p w14:paraId="1A5A767B" w14:textId="5BB17F6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86383">
        <w:t xml:space="preserve">Figure </w:t>
      </w:r>
      <w:r w:rsidR="00286383">
        <w:rPr>
          <w:noProof/>
        </w:rPr>
        <w:t>5</w:t>
      </w:r>
      <w:r w:rsidR="00893F4B">
        <w:fldChar w:fldCharType="end"/>
      </w:r>
      <w:r>
        <w:t>)</w:t>
      </w:r>
    </w:p>
    <w:p w14:paraId="1B80045C" w14:textId="329C115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86383">
        <w:t xml:space="preserve">Figure </w:t>
      </w:r>
      <w:r w:rsidR="00286383">
        <w:rPr>
          <w:noProof/>
        </w:rPr>
        <w:t>3</w:t>
      </w:r>
      <w:r w:rsidR="00064E77">
        <w:fldChar w:fldCharType="end"/>
      </w:r>
      <w:r w:rsidR="00064E77">
        <w:t>)</w:t>
      </w:r>
    </w:p>
    <w:p w14:paraId="1933EF54" w14:textId="3E7147DB"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86383">
        <w:t xml:space="preserve">Figure </w:t>
      </w:r>
      <w:r w:rsidR="0028638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lastRenderedPageBreak/>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71" w:name="_Toc55965292"/>
      <w:r>
        <w:t>Data</w:t>
      </w:r>
      <w:r w:rsidR="00A92F06">
        <w:t>CW3M</w:t>
      </w:r>
      <w:r>
        <w:t xml:space="preserve"> directory structure</w:t>
      </w:r>
      <w:bookmarkEnd w:id="171"/>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172" w:name="_Toc55965293"/>
      <w:r>
        <w:t>DataCW3M\ScenarioData directory structure</w:t>
      </w:r>
      <w:bookmarkEnd w:id="17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lastRenderedPageBreak/>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73" w:name="_Toc55965294"/>
      <w:r>
        <w:t>DataCW3M\ScenarioData\&lt;scenario&gt; folder contents</w:t>
      </w:r>
      <w:bookmarkEnd w:id="17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74" w:name="_Toc55965295"/>
      <w:r>
        <w:t>DataCW3M\&lt;study area&gt; folder contents</w:t>
      </w:r>
      <w:bookmarkEnd w:id="17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56CEBC3" w:rsidR="00D37681" w:rsidRDefault="00D37681" w:rsidP="00D37681">
      <w:pPr>
        <w:pStyle w:val="Caption"/>
      </w:pPr>
      <w:bookmarkStart w:id="175" w:name="_Ref529607484"/>
      <w:bookmarkStart w:id="17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1</w:t>
      </w:r>
      <w:r w:rsidR="006C64CF">
        <w:rPr>
          <w:noProof/>
        </w:rPr>
        <w:fldChar w:fldCharType="end"/>
      </w:r>
      <w:bookmarkEnd w:id="175"/>
      <w:r>
        <w:t xml:space="preserve">. Willamette River basin study area; embedded study areas are </w:t>
      </w:r>
      <w:r w:rsidR="0005603B">
        <w:t>colored</w:t>
      </w:r>
      <w:r w:rsidR="0097392C">
        <w:t xml:space="preserve"> other than gray.  The 2 lighter blues together make up the upper Willamette basin study area.</w:t>
      </w:r>
      <w:bookmarkEnd w:id="17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02E0EAF" w:rsidR="00D37681" w:rsidRDefault="00D37681" w:rsidP="00D37681">
      <w:pPr>
        <w:pStyle w:val="Caption"/>
      </w:pPr>
      <w:bookmarkStart w:id="177" w:name="_Ref529607514"/>
      <w:bookmarkStart w:id="17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2</w:t>
      </w:r>
      <w:r w:rsidR="006C64CF">
        <w:rPr>
          <w:noProof/>
        </w:rPr>
        <w:fldChar w:fldCharType="end"/>
      </w:r>
      <w:bookmarkEnd w:id="177"/>
      <w:r>
        <w:t>. Tualatin basin study area; Chicken Creek watershed is highlighted.</w:t>
      </w:r>
      <w:bookmarkEnd w:id="17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FB5C8B" w:rsidR="00D37681" w:rsidRDefault="00064E77" w:rsidP="00064E77">
      <w:pPr>
        <w:pStyle w:val="Caption"/>
      </w:pPr>
      <w:bookmarkStart w:id="179" w:name="_Ref529607587"/>
      <w:bookmarkStart w:id="18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3</w:t>
      </w:r>
      <w:r w:rsidR="006C64CF">
        <w:rPr>
          <w:noProof/>
        </w:rPr>
        <w:fldChar w:fldCharType="end"/>
      </w:r>
      <w:bookmarkEnd w:id="179"/>
      <w:r>
        <w:t>. North Santiam watershed study area.</w:t>
      </w:r>
      <w:bookmarkEnd w:id="18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D050A8F" w:rsidR="00C70B81" w:rsidRDefault="00064E77" w:rsidP="00064E77">
      <w:pPr>
        <w:pStyle w:val="Caption"/>
      </w:pPr>
      <w:bookmarkStart w:id="181" w:name="_Ref529607628"/>
      <w:bookmarkStart w:id="18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4</w:t>
      </w:r>
      <w:r w:rsidR="006C64CF">
        <w:rPr>
          <w:noProof/>
        </w:rPr>
        <w:fldChar w:fldCharType="end"/>
      </w:r>
      <w:bookmarkEnd w:id="181"/>
      <w:r>
        <w:t>. Upper Willamette study area.</w:t>
      </w:r>
      <w:bookmarkEnd w:id="18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2C681A9" w:rsidR="00E66BC2" w:rsidRDefault="006F30D2" w:rsidP="006F30D2">
      <w:pPr>
        <w:pStyle w:val="Caption"/>
      </w:pPr>
      <w:bookmarkStart w:id="183" w:name="_Ref529611388"/>
      <w:bookmarkStart w:id="18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5</w:t>
      </w:r>
      <w:r w:rsidR="006C64CF">
        <w:rPr>
          <w:noProof/>
        </w:rPr>
        <w:fldChar w:fldCharType="end"/>
      </w:r>
      <w:bookmarkEnd w:id="183"/>
      <w:r>
        <w:t>. Chicken Creek watershed study area.</w:t>
      </w:r>
      <w:bookmarkEnd w:id="18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185" w:name="_Toc55965296"/>
      <w:r>
        <w:t>Calendar conventions</w:t>
      </w:r>
      <w:bookmarkEnd w:id="18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186" w:name="_Toc55965297"/>
      <w:r>
        <w:t>Water years</w:t>
      </w:r>
      <w:bookmarkEnd w:id="18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187" w:name="_Toc55965298"/>
      <w:r>
        <w:t>Climate data</w:t>
      </w:r>
      <w:bookmarkEnd w:id="187"/>
    </w:p>
    <w:p w14:paraId="4E201698" w14:textId="77777777" w:rsidR="00CB152A" w:rsidRPr="00A06758" w:rsidRDefault="00CB152A" w:rsidP="00A06758"/>
    <w:p w14:paraId="400F9551" w14:textId="77777777" w:rsidR="00CB152A" w:rsidRDefault="00CB152A" w:rsidP="00CB152A">
      <w:pPr>
        <w:pStyle w:val="Heading2"/>
      </w:pPr>
      <w:bookmarkStart w:id="188" w:name="_Toc2858729"/>
      <w:bookmarkStart w:id="189" w:name="_Toc55965299"/>
      <w:r>
        <w:t>Numbered climate scenarios in the model</w:t>
      </w:r>
      <w:bookmarkEnd w:id="188"/>
      <w:bookmarkEnd w:id="189"/>
    </w:p>
    <w:p w14:paraId="30E024EF" w14:textId="77777777" w:rsidR="00823D41" w:rsidRDefault="00823D41" w:rsidP="00823D41">
      <w:pPr>
        <w:pStyle w:val="Body"/>
      </w:pPr>
    </w:p>
    <w:p w14:paraId="21F5BCDE" w14:textId="078360C8"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86383">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190" w:name="_Ref6032062"/>
      <w:bookmarkStart w:id="191" w:name="_Ref6033311"/>
      <w:bookmarkStart w:id="192" w:name="_Toc6121576"/>
      <w:r>
        <w:t xml:space="preserve">Table </w:t>
      </w:r>
      <w:bookmarkEnd w:id="190"/>
      <w:r>
        <w:t>1. Numbered climate scenarios</w:t>
      </w:r>
      <w:bookmarkEnd w:id="191"/>
      <w:bookmarkEnd w:id="192"/>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193" w:name="_Toc7759621"/>
      <w:bookmarkStart w:id="194" w:name="_Toc55965300"/>
      <w:r>
        <w:t>Monthly and seasonal weather data</w:t>
      </w:r>
      <w:bookmarkEnd w:id="193"/>
      <w:bookmarkEnd w:id="194"/>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195" w:name="_Toc55965301"/>
      <w:r>
        <w:t>Climate data grid</w:t>
      </w:r>
      <w:r w:rsidR="009F132A">
        <w:t>s</w:t>
      </w:r>
      <w:bookmarkEnd w:id="19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196" w:name="_Toc55965302"/>
      <w:r>
        <w:t>The WW2100 climate grid</w:t>
      </w:r>
      <w:bookmarkEnd w:id="19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197" w:name="_Toc55965303"/>
      <w:r>
        <w:t>The v2 climate grid</w:t>
      </w:r>
      <w:bookmarkEnd w:id="19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198" w:name="_Toc55965304"/>
      <w:r>
        <w:t>How climate data is looked up</w:t>
      </w:r>
      <w:bookmarkEnd w:id="19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199" w:name="_Toc55965305"/>
      <w:r>
        <w:t>What is in a climate dataset</w:t>
      </w:r>
      <w:bookmarkEnd w:id="19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200" w:name="_Toc55965306"/>
      <w:r>
        <w:t>Water rights</w:t>
      </w:r>
      <w:bookmarkEnd w:id="200"/>
    </w:p>
    <w:p w14:paraId="7ECEE8A5" w14:textId="77777777" w:rsidR="00D35AF7" w:rsidRDefault="00D35AF7" w:rsidP="00D35AF7">
      <w:pPr>
        <w:pStyle w:val="Heading2"/>
      </w:pPr>
      <w:bookmarkStart w:id="201" w:name="_Toc55965307"/>
      <w:r>
        <w:t>Water rights data</w:t>
      </w:r>
      <w:bookmarkEnd w:id="201"/>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202" w:name="_Toc55965308"/>
      <w:r>
        <w:lastRenderedPageBreak/>
        <w:t>The wr_pods.csv file</w:t>
      </w:r>
      <w:bookmarkEnd w:id="20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203" w:name="_Toc55965309"/>
      <w:r>
        <w:t>The wr_pous.csv file</w:t>
      </w:r>
      <w:bookmarkEnd w:id="20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204" w:name="_Toc55965310"/>
      <w:r>
        <w:t>Adding a water right</w:t>
      </w:r>
      <w:bookmarkEnd w:id="20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205" w:name="_Toc55965311"/>
      <w:r>
        <w:lastRenderedPageBreak/>
        <w:t>Stream flow and stream temperature</w:t>
      </w:r>
      <w:bookmarkEnd w:id="205"/>
    </w:p>
    <w:p w14:paraId="224B0981" w14:textId="77777777" w:rsidR="008C7362" w:rsidRDefault="008C7362" w:rsidP="008C7362">
      <w:pPr>
        <w:pStyle w:val="Heading2"/>
      </w:pPr>
      <w:bookmarkStart w:id="206" w:name="_Toc50800503"/>
      <w:bookmarkStart w:id="207" w:name="_Toc54090937"/>
      <w:bookmarkStart w:id="208" w:name="_Toc55965312"/>
      <w:r>
        <w:t>Water parcels</w:t>
      </w:r>
      <w:bookmarkEnd w:id="206"/>
      <w:bookmarkEnd w:id="207"/>
      <w:bookmarkEnd w:id="20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209" w:name="_Toc55965313"/>
      <w:r>
        <w:t>Daily water mass and energy balance</w:t>
      </w:r>
      <w:bookmarkEnd w:id="20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210" w:name="_Toc55965314"/>
      <w:r>
        <w:t>Estimating the rate of flow</w:t>
      </w:r>
      <w:r w:rsidR="006A13B7">
        <w:t xml:space="preserve"> </w:t>
      </w:r>
      <w:r>
        <w:t>in a stream reach</w:t>
      </w:r>
      <w:bookmarkEnd w:id="210"/>
    </w:p>
    <w:p w14:paraId="2F86EAC2" w14:textId="743170F8" w:rsidR="00933943" w:rsidRDefault="00933943" w:rsidP="00C739DC">
      <w:pPr>
        <w:ind w:firstLine="720"/>
      </w:pPr>
      <w:r>
        <w:t>CW3M uses a kinematic wave algorithm to estimate the average daily flow rate in each subreach and reach.  Each reach is represented as an ordered set of subreaches.  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subreach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r w:rsidRPr="00C739DC">
        <w:rPr>
          <w:i/>
          <w:iCs/>
          <w:color w:val="FF0000"/>
        </w:rPr>
        <w:t>Ge</w:t>
      </w:r>
      <w:r w:rsidR="00263AF4" w:rsidRPr="00C739DC">
        <w:rPr>
          <w:i/>
          <w:iCs/>
          <w:color w:val="FF0000"/>
        </w:rPr>
        <w:t>Manning</w:t>
      </w:r>
      <w:r w:rsidRPr="00C739DC">
        <w:rPr>
          <w:i/>
          <w:iCs/>
          <w:color w:val="FF0000"/>
        </w:rPr>
        <w:t>tDepthFromQ()</w:t>
      </w:r>
      <w:r w:rsidRPr="00C739DC">
        <w:rPr>
          <w:color w:val="FF0000"/>
        </w:rPr>
        <w:t xml:space="preserve"> to calculate a new </w:t>
      </w:r>
      <w:r w:rsidR="00176B6C" w:rsidRPr="00C739DC">
        <w:rPr>
          <w:color w:val="FF0000"/>
        </w:rPr>
        <w:t xml:space="preserve">depth for the water in the reach, making use of the slope of the subreach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ified explicitly in the &lt;streams&gt; block of the Flow XML input file (e.g. wd_ratio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r w:rsidR="00771FED" w:rsidRPr="00C739DC">
        <w:rPr>
          <w:i/>
          <w:iCs/>
          <w:color w:val="FF0000"/>
        </w:rPr>
        <w:t>Get</w:t>
      </w:r>
      <w:r w:rsidR="00263AF4" w:rsidRPr="00C739DC">
        <w:rPr>
          <w:i/>
          <w:iCs/>
          <w:color w:val="FF0000"/>
        </w:rPr>
        <w:t>Manning</w:t>
      </w:r>
      <w:r w:rsidR="00771FED" w:rsidRPr="00C739DC">
        <w:rPr>
          <w:i/>
          <w:iCs/>
          <w:color w:val="FF0000"/>
        </w:rPr>
        <w:t>DepthFromQ()</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subreach.  Both ways use the depth from the </w:t>
      </w:r>
      <w:r w:rsidRPr="00C739DC">
        <w:rPr>
          <w:i/>
          <w:iCs/>
          <w:color w:val="FF0000"/>
        </w:rPr>
        <w:t>GetDepthFromQ()</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subreach and the volume of water in the subreach to calculate the width.   </w:t>
      </w:r>
      <w:r w:rsidR="0010247C" w:rsidRPr="00C739DC">
        <w:rPr>
          <w:color w:val="FF0000"/>
        </w:rPr>
        <w:t xml:space="preserve">The </w:t>
      </w:r>
      <w:r w:rsidR="0010247C" w:rsidRPr="00C739DC">
        <w:rPr>
          <w:i/>
          <w:iCs/>
          <w:color w:val="FF0000"/>
        </w:rPr>
        <w:t xml:space="preserve">SetSubreachGeometry()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r w:rsidR="008110C5" w:rsidRPr="00C739DC">
        <w:rPr>
          <w:i/>
          <w:iCs/>
          <w:color w:val="FF0000"/>
        </w:rPr>
        <w:t>KinematicWave()</w:t>
      </w:r>
      <w:r w:rsidRPr="00C739DC">
        <w:rPr>
          <w:color w:val="FF0000"/>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211" w:name="_Toc55965315"/>
      <w:r>
        <w:t>Estimating the surface area of the water in a subreach</w:t>
      </w:r>
      <w:bookmarkEnd w:id="211"/>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212" w:name="_Toc55965316"/>
      <w:r>
        <w:t>Water temperature from thermal energy</w:t>
      </w:r>
      <w:bookmarkEnd w:id="21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213" w:name="_Toc55965317"/>
      <w:r>
        <w:t>Initial conditions for Flow: the IC file</w:t>
      </w:r>
      <w:bookmarkEnd w:id="213"/>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214" w:name="_Toc55965318"/>
      <w:r>
        <w:t>Boundary conditions for stream water temperature</w:t>
      </w:r>
      <w:bookmarkEnd w:id="214"/>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215" w:name="_Toc55965319"/>
      <w:r>
        <w:t>Thermal stratification in reservoirs</w:t>
      </w:r>
      <w:bookmarkEnd w:id="215"/>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216" w:name="_Toc55965320"/>
      <w:r>
        <w:t>Thermal loading</w:t>
      </w:r>
      <w:bookmarkEnd w:id="21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0A53A232" w:rsidR="00EB51AF" w:rsidRPr="0009281D" w:rsidRDefault="00EB51AF" w:rsidP="007B1928">
      <w:r>
        <w:tab/>
        <w:t xml:space="preserve">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 </w:t>
      </w:r>
    </w:p>
    <w:p w14:paraId="572DA8B3" w14:textId="77777777" w:rsidR="00C70B81" w:rsidRDefault="00C70B81" w:rsidP="00A55502">
      <w:pPr>
        <w:pStyle w:val="Heading1"/>
      </w:pPr>
      <w:bookmarkStart w:id="217" w:name="_Toc55965321"/>
      <w:r>
        <w:lastRenderedPageBreak/>
        <w:t>Creating a new study area</w:t>
      </w:r>
      <w:r w:rsidR="00A55502">
        <w:t xml:space="preserve"> from a watershed within the WRB</w:t>
      </w:r>
      <w:bookmarkEnd w:id="21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6D53FD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86383">
        <w:t xml:space="preserve">Figure </w:t>
      </w:r>
      <w:r w:rsidR="0028638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218" w:name="_Toc55965322"/>
      <w:r>
        <w:t>North Santiam study area</w:t>
      </w:r>
      <w:bookmarkEnd w:id="218"/>
    </w:p>
    <w:p w14:paraId="24DE991F" w14:textId="77777777" w:rsidR="000C5A18" w:rsidRDefault="000C5A18" w:rsidP="000C5A18"/>
    <w:p w14:paraId="0AA4F828" w14:textId="5DAF90A8" w:rsidR="000C5A18" w:rsidRDefault="000C5A18" w:rsidP="000C5A18">
      <w:pPr>
        <w:rPr>
          <w:rFonts w:ascii="Calibri" w:eastAsia="Times New Roman" w:hAnsi="Calibri" w:cs="Calibri"/>
          <w:color w:val="000000"/>
        </w:rPr>
      </w:pPr>
      <w:r>
        <w:lastRenderedPageBreak/>
        <w:t xml:space="preserve">The North Santiam </w:t>
      </w:r>
      <w:r w:rsidR="000266FC">
        <w:t xml:space="preserve">(NSantiam) </w:t>
      </w:r>
      <w:r>
        <w:t>study area (</w:t>
      </w:r>
      <w:r>
        <w:fldChar w:fldCharType="begin"/>
      </w:r>
      <w:r>
        <w:instrText xml:space="preserve"> REF _Ref529607587 \h </w:instrText>
      </w:r>
      <w:r>
        <w:fldChar w:fldCharType="separate"/>
      </w:r>
      <w:r w:rsidR="00286383">
        <w:t xml:space="preserve">Figure </w:t>
      </w:r>
      <w:r w:rsidR="0028638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219" w:name="_Toc55965323"/>
      <w:r>
        <w:rPr>
          <w:rFonts w:eastAsia="Times New Roman"/>
        </w:rPr>
        <w:t>Instream water rights</w:t>
      </w:r>
      <w:bookmarkEnd w:id="21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lastRenderedPageBreak/>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599FDEA8" w:rsidR="00AE364B" w:rsidRDefault="005C1A69" w:rsidP="005C1A69">
      <w:pPr>
        <w:pStyle w:val="Caption"/>
      </w:pPr>
      <w:bookmarkStart w:id="22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86383">
        <w:rPr>
          <w:noProof/>
        </w:rPr>
        <w:t>6</w:t>
      </w:r>
      <w:r w:rsidR="000B183E">
        <w:rPr>
          <w:noProof/>
        </w:rPr>
        <w:fldChar w:fldCharType="end"/>
      </w:r>
      <w:r>
        <w:t xml:space="preserve">. Instream water rights in </w:t>
      </w:r>
      <w:r w:rsidR="00077987">
        <w:t>the North Santiam watershed</w:t>
      </w:r>
      <w:bookmarkEnd w:id="220"/>
    </w:p>
    <w:p w14:paraId="0FD5899C" w14:textId="77777777" w:rsidR="0092040E" w:rsidRDefault="0092040E" w:rsidP="0092040E"/>
    <w:p w14:paraId="0E0CDFE5" w14:textId="77777777" w:rsidR="00B91F45" w:rsidRDefault="00B47486" w:rsidP="00B91F45">
      <w:pPr>
        <w:pStyle w:val="Heading2"/>
      </w:pPr>
      <w:bookmarkStart w:id="221" w:name="_Toc55965324"/>
      <w:r>
        <w:t xml:space="preserve">Municipal </w:t>
      </w:r>
      <w:r w:rsidR="00057A5D">
        <w:t>w</w:t>
      </w:r>
      <w:r>
        <w:t xml:space="preserve">ater </w:t>
      </w:r>
      <w:r w:rsidR="00D97755">
        <w:t>r</w:t>
      </w:r>
      <w:r>
        <w:t>ights</w:t>
      </w:r>
      <w:bookmarkEnd w:id="221"/>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222" w:name="_Toc55965325"/>
      <w:r>
        <w:t>McKenzie Basin Wetlands Study</w:t>
      </w:r>
      <w:bookmarkEnd w:id="222"/>
    </w:p>
    <w:p w14:paraId="79498AD8" w14:textId="77777777" w:rsidR="00736461" w:rsidRPr="00D97CDA" w:rsidRDefault="00736461" w:rsidP="00A8214A"/>
    <w:p w14:paraId="2403DDA0" w14:textId="063D759E" w:rsidR="00275338" w:rsidRDefault="003613A1" w:rsidP="00A8214A">
      <w:pPr>
        <w:pStyle w:val="Heading2"/>
      </w:pPr>
      <w:bookmarkStart w:id="223" w:name="_Toc55965326"/>
      <w:r>
        <w:t xml:space="preserve">Project </w:t>
      </w:r>
      <w:r w:rsidR="00DC262D">
        <w:t>Overview</w:t>
      </w:r>
      <w:bookmarkEnd w:id="223"/>
    </w:p>
    <w:p w14:paraId="6C66CC56" w14:textId="412C6BF7"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86383">
        <w:t xml:space="preserve">Figure </w:t>
      </w:r>
      <w:r w:rsidR="0028638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 xml:space="preserve">water returning to the stream network from the downstream end of the wetlands.  As of </w:t>
      </w:r>
      <w:r w:rsidR="00031F81">
        <w:lastRenderedPageBreak/>
        <w:t>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5E73BF1A" w:rsidR="00275338" w:rsidRDefault="009767A5" w:rsidP="00A8214A">
      <w:pPr>
        <w:pStyle w:val="Caption"/>
      </w:pPr>
      <w:bookmarkStart w:id="224" w:name="_Ref48282850"/>
      <w:bookmarkStart w:id="225" w:name="_Toc53219839"/>
      <w:r>
        <w:t xml:space="preserve">Figure </w:t>
      </w:r>
      <w:fldSimple w:instr=" SEQ Figure \* ARABIC ">
        <w:r w:rsidR="00286383">
          <w:rPr>
            <w:noProof/>
          </w:rPr>
          <w:t>7</w:t>
        </w:r>
      </w:fldSimple>
      <w:bookmarkEnd w:id="224"/>
      <w:r>
        <w:t>. McKenzie basin in CW3M screen capture</w:t>
      </w:r>
      <w:bookmarkEnd w:id="22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55A0D9D" w:rsidR="004D33B7" w:rsidRDefault="009767A5" w:rsidP="00A8214A">
      <w:pPr>
        <w:pStyle w:val="Caption"/>
      </w:pPr>
      <w:bookmarkStart w:id="226" w:name="_Ref48282776"/>
      <w:bookmarkStart w:id="227" w:name="_Ref48282732"/>
      <w:bookmarkStart w:id="228" w:name="_Toc53219840"/>
      <w:r>
        <w:t xml:space="preserve">Figure </w:t>
      </w:r>
      <w:fldSimple w:instr=" SEQ Figure \* ARABIC ">
        <w:r w:rsidR="00286383">
          <w:rPr>
            <w:noProof/>
          </w:rPr>
          <w:t>8</w:t>
        </w:r>
      </w:fldSimple>
      <w:bookmarkEnd w:id="226"/>
      <w:r>
        <w:t>. Wetlands in the lower McKenzie basin, with their WETL_ID attribute values</w:t>
      </w:r>
      <w:bookmarkEnd w:id="227"/>
      <w:bookmarkEnd w:id="228"/>
    </w:p>
    <w:p w14:paraId="364BDC9E" w14:textId="77777777" w:rsidR="004D33B7" w:rsidRDefault="004D33B7" w:rsidP="00275338"/>
    <w:p w14:paraId="6EF95807" w14:textId="5E566C26" w:rsidR="003613A1" w:rsidRDefault="003613A1" w:rsidP="00A8214A">
      <w:pPr>
        <w:pStyle w:val="Heading2"/>
      </w:pPr>
      <w:bookmarkStart w:id="229" w:name="_Toc55965327"/>
      <w:r>
        <w:t>Model and Simulation Overview</w:t>
      </w:r>
      <w:bookmarkEnd w:id="229"/>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230" w:name="_Toc55965328"/>
      <w:r>
        <w:t>McKenzie wetlands in the initial versions of the IDU, HRU, and Reach data layers</w:t>
      </w:r>
      <w:bookmarkEnd w:id="230"/>
    </w:p>
    <w:p w14:paraId="79661602" w14:textId="7E7990CB"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86383">
        <w:t xml:space="preserve">Figure </w:t>
      </w:r>
      <w:r w:rsidR="0028638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31" w:name="_Toc49175988"/>
      <w:bookmarkStart w:id="232" w:name="_Toc55965329"/>
      <w:r>
        <w:t>Data changes for better representation of wetlands</w:t>
      </w:r>
      <w:bookmarkEnd w:id="231"/>
      <w:bookmarkEnd w:id="23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33" w:name="_Toc55965330"/>
      <w:r>
        <w:t xml:space="preserve">Projection, </w:t>
      </w:r>
      <w:r w:rsidR="006F174A">
        <w:t>Calendar</w:t>
      </w:r>
      <w:r>
        <w:t>,</w:t>
      </w:r>
      <w:r w:rsidR="006F174A">
        <w:t xml:space="preserve"> and </w:t>
      </w:r>
      <w:r w:rsidR="009D540F">
        <w:t>Units</w:t>
      </w:r>
      <w:bookmarkEnd w:id="23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234" w:name="_Toc55965331"/>
      <w:r>
        <w:t>Simulation of changes in wetlands over time</w:t>
      </w:r>
      <w:bookmarkEnd w:id="23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35" w:name="_Toc55965332"/>
      <w:r>
        <w:t xml:space="preserve">How wetlands </w:t>
      </w:r>
      <w:r w:rsidR="000806A1">
        <w:t>are</w:t>
      </w:r>
      <w:r>
        <w:t xml:space="preserve"> represented</w:t>
      </w:r>
      <w:r w:rsidR="006D6388">
        <w:t xml:space="preserve"> in the model</w:t>
      </w:r>
      <w:bookmarkEnd w:id="23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236" w:name="_Toc55965333"/>
      <w:r>
        <w:t>Attributes of interest in the wetlands study</w:t>
      </w:r>
      <w:bookmarkEnd w:id="23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37" w:name="_Toc55965334"/>
      <w:r>
        <w:t>A WETNESS attribute</w:t>
      </w:r>
      <w:bookmarkEnd w:id="237"/>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238" w:name="_Toc55965335"/>
      <w:r>
        <w:t>Calculating the exchange of water between the wetland and the reach</w:t>
      </w:r>
      <w:bookmarkEnd w:id="238"/>
    </w:p>
    <w:p w14:paraId="71419F3E" w14:textId="001ADEBC" w:rsidR="00871F69" w:rsidRDefault="00871F69" w:rsidP="00871F69">
      <w:pPr>
        <w:pStyle w:val="Heading3"/>
      </w:pPr>
      <w:bookmarkStart w:id="239" w:name="_Toc55965336"/>
      <w:r>
        <w:t xml:space="preserve">Wetland </w:t>
      </w:r>
      <w:r w:rsidR="007A55EC">
        <w:t xml:space="preserve">IDU </w:t>
      </w:r>
      <w:r>
        <w:t>parameters</w:t>
      </w:r>
      <w:bookmarkEnd w:id="23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240" w:name="_Toc55965337"/>
      <w:r>
        <w:t>Reach parameters</w:t>
      </w:r>
      <w:bookmarkEnd w:id="240"/>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241" w:name="_Toc55965338"/>
      <w:r>
        <w:t>Loss (or gain) of wetlands</w:t>
      </w:r>
      <w:bookmarkEnd w:id="241"/>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42" w:name="_Toc55965339"/>
      <w:r>
        <w:t>Reality check</w:t>
      </w:r>
      <w:bookmarkEnd w:id="242"/>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ins w:id="243"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244" w:author="David Conklin" w:date="2020-11-09T14:59:00Z"/>
          <w:rFonts w:ascii="Times New Roman" w:hAnsi="Times New Roman" w:cs="Times New Roman"/>
          <w:sz w:val="20"/>
          <w:szCs w:val="20"/>
        </w:rPr>
      </w:pPr>
    </w:p>
    <w:p w14:paraId="73BDB1BA" w14:textId="77777777" w:rsidR="00286383" w:rsidRDefault="00286383" w:rsidP="00286383">
      <w:pPr>
        <w:pPrChange w:id="245" w:author="David Conklin" w:date="2020-11-09T15:00:00Z">
          <w:pPr>
            <w:ind w:left="720"/>
          </w:pPr>
        </w:pPrChange>
      </w:pPr>
    </w:p>
    <w:p w14:paraId="5FF408D3" w14:textId="297BE399" w:rsidR="006D6388" w:rsidRDefault="00286383" w:rsidP="006D6388">
      <w:pPr>
        <w:rPr>
          <w:ins w:id="246" w:author="David Conklin" w:date="2020-11-09T15:05:00Z"/>
        </w:rPr>
      </w:pPr>
      <w:ins w:id="247" w:author="David Conklin" w:date="2020-11-09T15:02:00Z">
        <w:r>
          <w:t xml:space="preserve">Observational data for flows and stream temperatures at a number of gage locations </w:t>
        </w:r>
      </w:ins>
      <w:ins w:id="248" w:author="David Conklin" w:date="2020-11-09T15:03:00Z">
        <w:r>
          <w:t xml:space="preserve">in the McKenzie basin is available on a website maintained by the USGS.  </w:t>
        </w:r>
      </w:ins>
      <w:ins w:id="249" w:author="David Conklin" w:date="2020-11-09T15:05:00Z">
        <w:r>
          <w:t>We have selected these records for use in calibration</w:t>
        </w:r>
      </w:ins>
      <w:ins w:id="250" w:author="David Conklin" w:date="2020-11-09T15:20:00Z">
        <w:r w:rsidR="00916473">
          <w:t xml:space="preserve"> (13 flow gages and </w:t>
        </w:r>
      </w:ins>
      <w:ins w:id="251" w:author="David Conklin" w:date="2020-11-09T15:26:00Z">
        <w:r w:rsidR="00916473">
          <w:t>6</w:t>
        </w:r>
      </w:ins>
      <w:ins w:id="252" w:author="David Conklin" w:date="2020-11-09T15:20:00Z">
        <w:r w:rsidR="00916473">
          <w:t xml:space="preserve"> temperature</w:t>
        </w:r>
      </w:ins>
      <w:ins w:id="253" w:author="David Conklin" w:date="2020-11-09T15:21:00Z">
        <w:r w:rsidR="00916473">
          <w:t xml:space="preserve"> sensors):</w:t>
        </w:r>
      </w:ins>
    </w:p>
    <w:tbl>
      <w:tblPr>
        <w:tblW w:w="8460" w:type="dxa"/>
        <w:tblLook w:val="04A0" w:firstRow="1" w:lastRow="0" w:firstColumn="1" w:lastColumn="0" w:noHBand="0" w:noVBand="1"/>
        <w:tblPrChange w:id="254" w:author="David Conklin" w:date="2020-11-09T15:23:00Z">
          <w:tblPr>
            <w:tblW w:w="7144" w:type="dxa"/>
            <w:tblLook w:val="04A0" w:firstRow="1" w:lastRow="0" w:firstColumn="1" w:lastColumn="0" w:noHBand="0" w:noVBand="1"/>
          </w:tblPr>
        </w:tblPrChange>
      </w:tblPr>
      <w:tblGrid>
        <w:gridCol w:w="1358"/>
        <w:gridCol w:w="1109"/>
        <w:gridCol w:w="5972"/>
        <w:gridCol w:w="21"/>
        <w:tblGridChange w:id="255">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256" w:author="David Conklin" w:date="2020-11-09T15:05:00Z"/>
          <w:trPrChange w:id="25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258"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259" w:author="David Conklin" w:date="2020-11-09T15:05:00Z"/>
                <w:rFonts w:ascii="Calibri" w:eastAsia="Times New Roman" w:hAnsi="Calibri" w:cs="Calibri"/>
                <w:color w:val="000000"/>
              </w:rPr>
            </w:pPr>
            <w:ins w:id="260" w:author="David Conklin" w:date="2020-11-09T15:05:00Z">
              <w:r w:rsidRPr="00286383">
                <w:rPr>
                  <w:rFonts w:ascii="Calibri" w:eastAsia="Times New Roman" w:hAnsi="Calibri" w:cs="Calibri"/>
                  <w:color w:val="000000"/>
                </w:rPr>
                <w:t xml:space="preserve">USGS </w:t>
              </w:r>
            </w:ins>
            <w:ins w:id="261" w:author="David Conklin" w:date="2020-11-09T15:21:00Z">
              <w:r w:rsidR="00916473">
                <w:rPr>
                  <w:rFonts w:ascii="Calibri" w:eastAsia="Times New Roman" w:hAnsi="Calibri" w:cs="Calibri"/>
                  <w:color w:val="000000"/>
                </w:rPr>
                <w:t xml:space="preserve">flow </w:t>
              </w:r>
            </w:ins>
            <w:ins w:id="262"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263"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264" w:author="David Conklin" w:date="2020-11-09T15:05:00Z"/>
                <w:rFonts w:ascii="Calibri" w:eastAsia="Times New Roman" w:hAnsi="Calibri" w:cs="Calibri"/>
                <w:color w:val="000000"/>
              </w:rPr>
            </w:pPr>
            <w:ins w:id="265"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266"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267" w:author="David Conklin" w:date="2020-11-09T15:05:00Z"/>
                <w:rFonts w:ascii="Calibri" w:eastAsia="Times New Roman" w:hAnsi="Calibri" w:cs="Calibri"/>
                <w:color w:val="000000"/>
              </w:rPr>
            </w:pPr>
          </w:p>
        </w:tc>
      </w:tr>
      <w:tr w:rsidR="00286383" w:rsidRPr="00286383" w14:paraId="63718AE2" w14:textId="77777777" w:rsidTr="00916473">
        <w:trPr>
          <w:trHeight w:val="300"/>
          <w:ins w:id="268" w:author="David Conklin" w:date="2020-11-09T15:05:00Z"/>
          <w:trPrChange w:id="26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270"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8A487C" w:rsidRDefault="00286383" w:rsidP="00286383">
            <w:pPr>
              <w:rPr>
                <w:ins w:id="271" w:author="David Conklin" w:date="2020-11-09T15:05:00Z"/>
                <w:rFonts w:ascii="Calibri" w:eastAsia="Times New Roman" w:hAnsi="Calibri" w:cs="Calibri"/>
                <w:color w:val="000000"/>
              </w:rPr>
            </w:pPr>
            <w:ins w:id="272" w:author="David Conklin" w:date="2020-11-09T15:05:00Z">
              <w:r w:rsidRPr="002854B5">
                <w:rPr>
                  <w:rFonts w:ascii="Calibri" w:eastAsia="Times New Roman" w:hAnsi="Calibri" w:cs="Calibri"/>
                  <w:color w:val="000000"/>
                </w:rPr>
                <w:t>14158500</w:t>
              </w:r>
            </w:ins>
          </w:p>
        </w:tc>
        <w:tc>
          <w:tcPr>
            <w:tcW w:w="1109" w:type="dxa"/>
            <w:tcBorders>
              <w:top w:val="nil"/>
              <w:left w:val="nil"/>
              <w:bottom w:val="nil"/>
              <w:right w:val="nil"/>
            </w:tcBorders>
            <w:shd w:val="clear" w:color="auto" w:fill="auto"/>
            <w:noWrap/>
            <w:vAlign w:val="bottom"/>
            <w:hideMark/>
            <w:tcPrChange w:id="273"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274" w:author="David Conklin" w:date="2020-11-09T15:05:00Z"/>
                <w:rFonts w:ascii="Calibri" w:eastAsia="Times New Roman" w:hAnsi="Calibri" w:cs="Calibri"/>
                <w:color w:val="000000"/>
                <w:rPrChange w:id="275" w:author="David Conklin" w:date="2020-11-09T16:13:00Z">
                  <w:rPr>
                    <w:ins w:id="276" w:author="David Conklin" w:date="2020-11-09T15:05:00Z"/>
                    <w:rFonts w:ascii="Calibri" w:eastAsia="Times New Roman" w:hAnsi="Calibri" w:cs="Calibri"/>
                    <w:color w:val="000000"/>
                  </w:rPr>
                </w:rPrChange>
              </w:rPr>
            </w:pPr>
            <w:ins w:id="277" w:author="David Conklin" w:date="2020-11-09T15:05:00Z">
              <w:r w:rsidRPr="00B912FF">
                <w:rPr>
                  <w:rFonts w:ascii="Calibri" w:eastAsia="Times New Roman" w:hAnsi="Calibri" w:cs="Calibri"/>
                  <w:color w:val="000000"/>
                  <w:rPrChange w:id="278" w:author="David Conklin" w:date="2020-11-09T16:13:00Z">
                    <w:rPr>
                      <w:rFonts w:ascii="Calibri" w:eastAsia="Times New Roman" w:hAnsi="Calibri" w:cs="Calibri"/>
                      <w:color w:val="000000"/>
                    </w:rPr>
                  </w:rPrChange>
                </w:rPr>
                <w:t>23773373</w:t>
              </w:r>
            </w:ins>
          </w:p>
        </w:tc>
        <w:tc>
          <w:tcPr>
            <w:tcW w:w="5993" w:type="dxa"/>
            <w:gridSpan w:val="2"/>
            <w:tcBorders>
              <w:top w:val="nil"/>
              <w:left w:val="nil"/>
              <w:bottom w:val="nil"/>
              <w:right w:val="nil"/>
            </w:tcBorders>
            <w:shd w:val="clear" w:color="auto" w:fill="auto"/>
            <w:noWrap/>
            <w:vAlign w:val="bottom"/>
            <w:hideMark/>
            <w:tcPrChange w:id="279"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280" w:author="David Conklin" w:date="2020-11-09T15:05:00Z"/>
                <w:rFonts w:ascii="Calibri" w:eastAsia="Times New Roman" w:hAnsi="Calibri" w:cs="Calibri"/>
                <w:color w:val="000000"/>
                <w:rPrChange w:id="281" w:author="David Conklin" w:date="2020-11-09T16:13:00Z">
                  <w:rPr>
                    <w:ins w:id="282" w:author="David Conklin" w:date="2020-11-09T15:05:00Z"/>
                    <w:rFonts w:ascii="Calibri" w:eastAsia="Times New Roman" w:hAnsi="Calibri" w:cs="Calibri"/>
                    <w:color w:val="000000"/>
                  </w:rPr>
                </w:rPrChange>
              </w:rPr>
            </w:pPr>
            <w:ins w:id="283" w:author="David Conklin" w:date="2020-11-09T15:05:00Z">
              <w:r w:rsidRPr="00B912FF">
                <w:rPr>
                  <w:rFonts w:ascii="Calibri" w:eastAsia="Times New Roman" w:hAnsi="Calibri" w:cs="Calibri"/>
                  <w:color w:val="000000"/>
                  <w:rPrChange w:id="284" w:author="David Conklin" w:date="2020-11-09T16:13:00Z">
                    <w:rPr>
                      <w:rFonts w:ascii="Calibri" w:eastAsia="Times New Roman" w:hAnsi="Calibri" w:cs="Calibri"/>
                      <w:color w:val="000000"/>
                    </w:rPr>
                  </w:rPrChange>
                </w:rPr>
                <w:t>MCKENZIE RIVER AT OUTLET OF CLEAR LAKE, OR</w:t>
              </w:r>
            </w:ins>
          </w:p>
        </w:tc>
      </w:tr>
      <w:tr w:rsidR="00B912FF" w:rsidRPr="00286383" w14:paraId="61322E9F" w14:textId="77777777" w:rsidTr="00916473">
        <w:trPr>
          <w:trHeight w:val="300"/>
          <w:ins w:id="285"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ins w:id="286" w:author="David Conklin" w:date="2020-11-09T16:14:00Z"/>
                <w:rFonts w:ascii="Calibri" w:eastAsia="Times New Roman" w:hAnsi="Calibri" w:cs="Calibri"/>
                <w:color w:val="000000"/>
              </w:rPr>
            </w:pPr>
            <w:ins w:id="287" w:author="David Conklin" w:date="2020-11-09T16:14:00Z">
              <w:r>
                <w:rPr>
                  <w:rFonts w:ascii="Calibri" w:eastAsia="Times New Roman" w:hAnsi="Calibri" w:cs="Calibri"/>
                  <w:color w:val="000000"/>
                </w:rPr>
                <w:t>14158</w:t>
              </w:r>
            </w:ins>
            <w:ins w:id="288"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ins w:id="289" w:author="David Conklin" w:date="2020-11-09T16:14:00Z"/>
                <w:rFonts w:ascii="Calibri" w:eastAsia="Times New Roman" w:hAnsi="Calibri" w:cs="Calibri"/>
                <w:color w:val="000000"/>
              </w:rPr>
            </w:pPr>
            <w:ins w:id="290"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ins w:id="291" w:author="David Conklin" w:date="2020-11-09T16:14:00Z"/>
                <w:rFonts w:ascii="Calibri" w:eastAsia="Times New Roman" w:hAnsi="Calibri" w:cs="Calibri"/>
                <w:color w:val="000000"/>
              </w:rPr>
            </w:pPr>
            <w:ins w:id="292"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293"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294" w:author="David Conklin" w:date="2020-11-09T16:15:00Z"/>
                <w:rFonts w:ascii="Calibri" w:eastAsia="Times New Roman" w:hAnsi="Calibri" w:cs="Calibri"/>
                <w:color w:val="000000"/>
              </w:rPr>
            </w:pPr>
            <w:ins w:id="295"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296" w:author="David Conklin" w:date="2020-11-09T16:15:00Z"/>
                <w:rFonts w:ascii="Calibri" w:eastAsia="Times New Roman" w:hAnsi="Calibri" w:cs="Calibri"/>
                <w:color w:val="000000"/>
              </w:rPr>
            </w:pPr>
            <w:ins w:id="297"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298" w:author="David Conklin" w:date="2020-11-09T16:15:00Z"/>
                <w:rFonts w:ascii="Calibri" w:eastAsia="Times New Roman" w:hAnsi="Calibri" w:cs="Calibri"/>
                <w:color w:val="000000"/>
              </w:rPr>
            </w:pPr>
            <w:ins w:id="299"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300" w:author="David Conklin" w:date="2020-11-09T15:05:00Z"/>
          <w:trPrChange w:id="301"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302"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8A487C" w:rsidRDefault="00F32242" w:rsidP="00F32242">
            <w:pPr>
              <w:rPr>
                <w:ins w:id="303" w:author="David Conklin" w:date="2020-11-09T15:05:00Z"/>
                <w:rFonts w:ascii="Calibri" w:eastAsia="Times New Roman" w:hAnsi="Calibri" w:cs="Calibri"/>
                <w:color w:val="000000"/>
              </w:rPr>
            </w:pPr>
            <w:ins w:id="304" w:author="David Conklin" w:date="2020-11-09T15:05:00Z">
              <w:r w:rsidRPr="002854B5">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305"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306" w:author="David Conklin" w:date="2020-11-09T15:05:00Z"/>
                <w:rFonts w:ascii="Calibri" w:eastAsia="Times New Roman" w:hAnsi="Calibri" w:cs="Calibri"/>
                <w:color w:val="000000"/>
                <w:rPrChange w:id="307" w:author="David Conklin" w:date="2020-11-09T16:13:00Z">
                  <w:rPr>
                    <w:ins w:id="308" w:author="David Conklin" w:date="2020-11-09T15:05:00Z"/>
                    <w:rFonts w:ascii="Calibri" w:eastAsia="Times New Roman" w:hAnsi="Calibri" w:cs="Calibri"/>
                    <w:color w:val="000000"/>
                  </w:rPr>
                </w:rPrChange>
              </w:rPr>
            </w:pPr>
            <w:ins w:id="309" w:author="David Conklin" w:date="2020-11-09T15:05:00Z">
              <w:r w:rsidRPr="00B912FF">
                <w:rPr>
                  <w:rFonts w:ascii="Calibri" w:eastAsia="Times New Roman" w:hAnsi="Calibri" w:cs="Calibri"/>
                  <w:color w:val="000000"/>
                  <w:rPrChange w:id="310" w:author="David Conklin" w:date="2020-11-09T16:13:00Z">
                    <w:rPr>
                      <w:rFonts w:ascii="Calibri" w:eastAsia="Times New Roman" w:hAnsi="Calibri" w:cs="Calibri"/>
                      <w:color w:val="000000"/>
                    </w:rPr>
                  </w:rPrChange>
                </w:rPr>
                <w:t>23773037</w:t>
              </w:r>
            </w:ins>
          </w:p>
        </w:tc>
        <w:tc>
          <w:tcPr>
            <w:tcW w:w="5972" w:type="dxa"/>
            <w:tcBorders>
              <w:top w:val="nil"/>
              <w:left w:val="nil"/>
              <w:bottom w:val="nil"/>
              <w:right w:val="nil"/>
            </w:tcBorders>
            <w:shd w:val="clear" w:color="auto" w:fill="auto"/>
            <w:noWrap/>
            <w:vAlign w:val="bottom"/>
            <w:hideMark/>
            <w:tcPrChange w:id="311"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312" w:author="David Conklin" w:date="2020-11-09T15:05:00Z"/>
                <w:rFonts w:ascii="Calibri" w:eastAsia="Times New Roman" w:hAnsi="Calibri" w:cs="Calibri"/>
                <w:color w:val="000000"/>
                <w:rPrChange w:id="313" w:author="David Conklin" w:date="2020-11-09T16:13:00Z">
                  <w:rPr>
                    <w:ins w:id="314" w:author="David Conklin" w:date="2020-11-09T15:05:00Z"/>
                    <w:rFonts w:ascii="Calibri" w:eastAsia="Times New Roman" w:hAnsi="Calibri" w:cs="Calibri"/>
                    <w:color w:val="000000"/>
                  </w:rPr>
                </w:rPrChange>
              </w:rPr>
            </w:pPr>
            <w:ins w:id="315" w:author="David Conklin" w:date="2020-11-09T15:05:00Z">
              <w:r w:rsidRPr="00B912FF">
                <w:rPr>
                  <w:rFonts w:ascii="Calibri" w:eastAsia="Times New Roman" w:hAnsi="Calibri" w:cs="Calibri"/>
                  <w:color w:val="000000"/>
                  <w:rPrChange w:id="316" w:author="David Conklin" w:date="2020-11-09T16:13:00Z">
                    <w:rPr>
                      <w:rFonts w:ascii="Calibri" w:eastAsia="Times New Roman" w:hAnsi="Calibri" w:cs="Calibri"/>
                      <w:color w:val="000000"/>
                    </w:rPr>
                  </w:rPrChange>
                </w:rPr>
                <w:t>SO FK MCKENZIE RIVER ABV COUGAR LAKE NR RAINBOW</w:t>
              </w:r>
            </w:ins>
          </w:p>
        </w:tc>
      </w:tr>
      <w:tr w:rsidR="00B912FF" w:rsidRPr="00B912FF" w14:paraId="78BF1DE8" w14:textId="77777777" w:rsidTr="00916473">
        <w:trPr>
          <w:gridAfter w:val="1"/>
          <w:wAfter w:w="21" w:type="dxa"/>
          <w:trHeight w:val="300"/>
          <w:ins w:id="317"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ins w:id="318" w:author="David Conklin" w:date="2020-11-09T16:17:00Z"/>
                <w:rFonts w:ascii="Calibri" w:eastAsia="Times New Roman" w:hAnsi="Calibri" w:cs="Calibri"/>
                <w:color w:val="000000"/>
              </w:rPr>
            </w:pPr>
            <w:ins w:id="319"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ins w:id="320" w:author="David Conklin" w:date="2020-11-09T16:17:00Z"/>
                <w:rFonts w:ascii="Calibri" w:eastAsia="Times New Roman" w:hAnsi="Calibri" w:cs="Calibri"/>
                <w:color w:val="000000"/>
              </w:rPr>
            </w:pPr>
            <w:ins w:id="321"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ins w:id="322" w:author="David Conklin" w:date="2020-11-09T16:17:00Z"/>
                <w:rFonts w:ascii="Calibri" w:eastAsia="Times New Roman" w:hAnsi="Calibri" w:cs="Calibri"/>
                <w:color w:val="000000"/>
              </w:rPr>
            </w:pPr>
            <w:ins w:id="323"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324" w:author="David Conklin" w:date="2020-11-09T15:05:00Z"/>
          <w:trPrChange w:id="32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26"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327" w:author="David Conklin" w:date="2020-11-09T15:05:00Z"/>
                <w:rFonts w:ascii="Calibri" w:eastAsia="Times New Roman" w:hAnsi="Calibri" w:cs="Calibri"/>
                <w:color w:val="000000"/>
                <w:rPrChange w:id="328" w:author="David Conklin" w:date="2020-11-09T16:13:00Z">
                  <w:rPr>
                    <w:ins w:id="329" w:author="David Conklin" w:date="2020-11-09T15:05:00Z"/>
                    <w:rFonts w:ascii="Calibri" w:eastAsia="Times New Roman" w:hAnsi="Calibri" w:cs="Calibri"/>
                    <w:color w:val="000000"/>
                  </w:rPr>
                </w:rPrChange>
              </w:rPr>
            </w:pPr>
            <w:ins w:id="330" w:author="David Conklin" w:date="2020-11-09T15:05:00Z">
              <w:r w:rsidRPr="00B912FF">
                <w:rPr>
                  <w:rFonts w:ascii="Calibri" w:eastAsia="Times New Roman" w:hAnsi="Calibri" w:cs="Calibri"/>
                  <w:color w:val="000000"/>
                  <w:rPrChange w:id="331" w:author="David Conklin" w:date="2020-11-09T16:13:00Z">
                    <w:rPr>
                      <w:rFonts w:ascii="Calibri" w:eastAsia="Times New Roman" w:hAnsi="Calibri" w:cs="Calibri"/>
                      <w:color w:val="000000"/>
                    </w:rPr>
                  </w:rPrChange>
                </w:rPr>
                <w:t>14161500</w:t>
              </w:r>
            </w:ins>
          </w:p>
        </w:tc>
        <w:tc>
          <w:tcPr>
            <w:tcW w:w="1109" w:type="dxa"/>
            <w:tcBorders>
              <w:top w:val="nil"/>
              <w:left w:val="nil"/>
              <w:bottom w:val="nil"/>
              <w:right w:val="nil"/>
            </w:tcBorders>
            <w:shd w:val="clear" w:color="auto" w:fill="auto"/>
            <w:noWrap/>
            <w:vAlign w:val="bottom"/>
            <w:hideMark/>
            <w:tcPrChange w:id="332"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333" w:author="David Conklin" w:date="2020-11-09T15:05:00Z"/>
                <w:rFonts w:ascii="Calibri" w:eastAsia="Times New Roman" w:hAnsi="Calibri" w:cs="Calibri"/>
                <w:color w:val="000000"/>
                <w:rPrChange w:id="334" w:author="David Conklin" w:date="2020-11-09T16:13:00Z">
                  <w:rPr>
                    <w:ins w:id="335" w:author="David Conklin" w:date="2020-11-09T15:05:00Z"/>
                    <w:rFonts w:ascii="Calibri" w:eastAsia="Times New Roman" w:hAnsi="Calibri" w:cs="Calibri"/>
                    <w:color w:val="000000"/>
                  </w:rPr>
                </w:rPrChange>
              </w:rPr>
            </w:pPr>
            <w:ins w:id="336" w:author="David Conklin" w:date="2020-11-09T15:05:00Z">
              <w:r w:rsidRPr="00B912FF">
                <w:rPr>
                  <w:rFonts w:ascii="Calibri" w:eastAsia="Times New Roman" w:hAnsi="Calibri" w:cs="Calibri"/>
                  <w:color w:val="000000"/>
                  <w:rPrChange w:id="337" w:author="David Conklin" w:date="2020-11-09T16:13:00Z">
                    <w:rPr>
                      <w:rFonts w:ascii="Calibri" w:eastAsia="Times New Roman" w:hAnsi="Calibri" w:cs="Calibri"/>
                      <w:color w:val="000000"/>
                    </w:rPr>
                  </w:rPrChange>
                </w:rPr>
                <w:t>23773411</w:t>
              </w:r>
            </w:ins>
          </w:p>
        </w:tc>
        <w:tc>
          <w:tcPr>
            <w:tcW w:w="5993" w:type="dxa"/>
            <w:gridSpan w:val="2"/>
            <w:tcBorders>
              <w:top w:val="nil"/>
              <w:left w:val="nil"/>
              <w:bottom w:val="nil"/>
              <w:right w:val="nil"/>
            </w:tcBorders>
            <w:shd w:val="clear" w:color="auto" w:fill="auto"/>
            <w:noWrap/>
            <w:vAlign w:val="bottom"/>
            <w:hideMark/>
            <w:tcPrChange w:id="338"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339" w:author="David Conklin" w:date="2020-11-09T15:05:00Z"/>
                <w:rFonts w:ascii="Calibri" w:eastAsia="Times New Roman" w:hAnsi="Calibri" w:cs="Calibri"/>
                <w:color w:val="000000"/>
                <w:rPrChange w:id="340" w:author="David Conklin" w:date="2020-11-09T16:13:00Z">
                  <w:rPr>
                    <w:ins w:id="341" w:author="David Conklin" w:date="2020-11-09T15:05:00Z"/>
                    <w:rFonts w:ascii="Calibri" w:eastAsia="Times New Roman" w:hAnsi="Calibri" w:cs="Calibri"/>
                    <w:color w:val="000000"/>
                  </w:rPr>
                </w:rPrChange>
              </w:rPr>
            </w:pPr>
            <w:ins w:id="342" w:author="David Conklin" w:date="2020-11-09T15:05:00Z">
              <w:r w:rsidRPr="00B912FF">
                <w:rPr>
                  <w:rFonts w:ascii="Calibri" w:eastAsia="Times New Roman" w:hAnsi="Calibri" w:cs="Calibri"/>
                  <w:color w:val="000000"/>
                  <w:rPrChange w:id="343" w:author="David Conklin" w:date="2020-11-09T16:13:00Z">
                    <w:rPr>
                      <w:rFonts w:ascii="Calibri" w:eastAsia="Times New Roman" w:hAnsi="Calibri" w:cs="Calibri"/>
                      <w:color w:val="000000"/>
                    </w:rPr>
                  </w:rPrChange>
                </w:rPr>
                <w:t>LOOKOUT CREEK NEAR BLUE RIVER</w:t>
              </w:r>
            </w:ins>
          </w:p>
        </w:tc>
      </w:tr>
      <w:tr w:rsidR="00F32242" w:rsidRPr="00B912FF" w14:paraId="5CF67718" w14:textId="77777777" w:rsidTr="00916473">
        <w:trPr>
          <w:trHeight w:val="300"/>
          <w:ins w:id="344" w:author="David Conklin" w:date="2020-11-09T15:05:00Z"/>
          <w:trPrChange w:id="34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46"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8A487C" w:rsidRDefault="00F32242" w:rsidP="00F32242">
            <w:pPr>
              <w:rPr>
                <w:ins w:id="347" w:author="David Conklin" w:date="2020-11-09T15:05:00Z"/>
                <w:rFonts w:ascii="Calibri" w:eastAsia="Times New Roman" w:hAnsi="Calibri" w:cs="Calibri"/>
                <w:color w:val="000000"/>
              </w:rPr>
            </w:pPr>
            <w:ins w:id="348" w:author="David Conklin" w:date="2020-11-09T15:05:00Z">
              <w:r w:rsidRPr="002854B5">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349"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350" w:author="David Conklin" w:date="2020-11-09T15:05:00Z"/>
                <w:rFonts w:ascii="Calibri" w:eastAsia="Times New Roman" w:hAnsi="Calibri" w:cs="Calibri"/>
                <w:color w:val="000000"/>
                <w:rPrChange w:id="351" w:author="David Conklin" w:date="2020-11-09T16:13:00Z">
                  <w:rPr>
                    <w:ins w:id="352" w:author="David Conklin" w:date="2020-11-09T15:05:00Z"/>
                    <w:rFonts w:ascii="Calibri" w:eastAsia="Times New Roman" w:hAnsi="Calibri" w:cs="Calibri"/>
                    <w:color w:val="000000"/>
                  </w:rPr>
                </w:rPrChange>
              </w:rPr>
            </w:pPr>
            <w:ins w:id="353" w:author="David Conklin" w:date="2020-11-09T15:05:00Z">
              <w:r w:rsidRPr="00B912FF">
                <w:rPr>
                  <w:rFonts w:ascii="Calibri" w:eastAsia="Times New Roman" w:hAnsi="Calibri" w:cs="Calibri"/>
                  <w:color w:val="000000"/>
                  <w:rPrChange w:id="354" w:author="David Conklin" w:date="2020-11-09T16:13:00Z">
                    <w:rPr>
                      <w:rFonts w:ascii="Calibri" w:eastAsia="Times New Roman" w:hAnsi="Calibri" w:cs="Calibri"/>
                      <w:color w:val="000000"/>
                    </w:rPr>
                  </w:rPrChange>
                </w:rPr>
                <w:t>23773405</w:t>
              </w:r>
            </w:ins>
          </w:p>
        </w:tc>
        <w:tc>
          <w:tcPr>
            <w:tcW w:w="5993" w:type="dxa"/>
            <w:gridSpan w:val="2"/>
            <w:tcBorders>
              <w:top w:val="nil"/>
              <w:left w:val="nil"/>
              <w:bottom w:val="nil"/>
              <w:right w:val="nil"/>
            </w:tcBorders>
            <w:shd w:val="clear" w:color="auto" w:fill="auto"/>
            <w:noWrap/>
            <w:vAlign w:val="bottom"/>
            <w:hideMark/>
            <w:tcPrChange w:id="355"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356" w:author="David Conklin" w:date="2020-11-09T15:05:00Z"/>
                <w:rFonts w:ascii="Calibri" w:eastAsia="Times New Roman" w:hAnsi="Calibri" w:cs="Calibri"/>
                <w:color w:val="000000"/>
                <w:rPrChange w:id="357" w:author="David Conklin" w:date="2020-11-09T16:13:00Z">
                  <w:rPr>
                    <w:ins w:id="358" w:author="David Conklin" w:date="2020-11-09T15:05:00Z"/>
                    <w:rFonts w:ascii="Calibri" w:eastAsia="Times New Roman" w:hAnsi="Calibri" w:cs="Calibri"/>
                    <w:color w:val="000000"/>
                  </w:rPr>
                </w:rPrChange>
              </w:rPr>
            </w:pPr>
            <w:ins w:id="359" w:author="David Conklin" w:date="2020-11-09T15:05:00Z">
              <w:r w:rsidRPr="00B912FF">
                <w:rPr>
                  <w:rFonts w:ascii="Calibri" w:eastAsia="Times New Roman" w:hAnsi="Calibri" w:cs="Calibri"/>
                  <w:color w:val="000000"/>
                  <w:rPrChange w:id="360" w:author="David Conklin" w:date="2020-11-09T16:13:00Z">
                    <w:rPr>
                      <w:rFonts w:ascii="Calibri" w:eastAsia="Times New Roman" w:hAnsi="Calibri" w:cs="Calibri"/>
                      <w:color w:val="000000"/>
                    </w:rPr>
                  </w:rPrChange>
                </w:rPr>
                <w:t>BLUE RIVER AT BLUE RIVER</w:t>
              </w:r>
            </w:ins>
          </w:p>
        </w:tc>
      </w:tr>
      <w:tr w:rsidR="00F32242" w:rsidRPr="00B912FF" w14:paraId="02982A9B" w14:textId="77777777" w:rsidTr="00916473">
        <w:trPr>
          <w:trHeight w:val="300"/>
          <w:ins w:id="361" w:author="David Conklin" w:date="2020-11-09T15:05:00Z"/>
          <w:trPrChange w:id="36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363"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8A487C" w:rsidRDefault="00F32242" w:rsidP="00F32242">
            <w:pPr>
              <w:rPr>
                <w:ins w:id="364" w:author="David Conklin" w:date="2020-11-09T15:05:00Z"/>
                <w:rFonts w:ascii="Calibri" w:eastAsia="Times New Roman" w:hAnsi="Calibri" w:cs="Calibri"/>
                <w:color w:val="000000"/>
              </w:rPr>
            </w:pPr>
            <w:ins w:id="365" w:author="David Conklin" w:date="2020-11-09T15:05:00Z">
              <w:r w:rsidRPr="002854B5">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366"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367" w:author="David Conklin" w:date="2020-11-09T15:05:00Z"/>
                <w:rFonts w:ascii="Calibri" w:eastAsia="Times New Roman" w:hAnsi="Calibri" w:cs="Calibri"/>
                <w:color w:val="000000"/>
                <w:rPrChange w:id="368" w:author="David Conklin" w:date="2020-11-09T16:13:00Z">
                  <w:rPr>
                    <w:ins w:id="369" w:author="David Conklin" w:date="2020-11-09T15:05:00Z"/>
                    <w:rFonts w:ascii="Calibri" w:eastAsia="Times New Roman" w:hAnsi="Calibri" w:cs="Calibri"/>
                    <w:color w:val="000000"/>
                  </w:rPr>
                </w:rPrChange>
              </w:rPr>
            </w:pPr>
            <w:ins w:id="370" w:author="David Conklin" w:date="2020-11-09T15:05:00Z">
              <w:r w:rsidRPr="00B912FF">
                <w:rPr>
                  <w:rFonts w:ascii="Calibri" w:eastAsia="Times New Roman" w:hAnsi="Calibri" w:cs="Calibri"/>
                  <w:color w:val="000000"/>
                  <w:rPrChange w:id="371" w:author="David Conklin" w:date="2020-11-09T16:13:00Z">
                    <w:rPr>
                      <w:rFonts w:ascii="Calibri" w:eastAsia="Times New Roman" w:hAnsi="Calibri" w:cs="Calibri"/>
                      <w:color w:val="000000"/>
                    </w:rPr>
                  </w:rPrChange>
                </w:rPr>
                <w:t>23772909</w:t>
              </w:r>
            </w:ins>
          </w:p>
        </w:tc>
        <w:tc>
          <w:tcPr>
            <w:tcW w:w="5993" w:type="dxa"/>
            <w:gridSpan w:val="2"/>
            <w:tcBorders>
              <w:top w:val="nil"/>
              <w:left w:val="nil"/>
              <w:bottom w:val="nil"/>
              <w:right w:val="nil"/>
            </w:tcBorders>
            <w:shd w:val="clear" w:color="auto" w:fill="auto"/>
            <w:noWrap/>
            <w:vAlign w:val="bottom"/>
            <w:hideMark/>
            <w:tcPrChange w:id="372"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373" w:author="David Conklin" w:date="2020-11-09T15:05:00Z"/>
                <w:rFonts w:ascii="Calibri" w:eastAsia="Times New Roman" w:hAnsi="Calibri" w:cs="Calibri"/>
                <w:color w:val="000000"/>
                <w:rPrChange w:id="374" w:author="David Conklin" w:date="2020-11-09T16:13:00Z">
                  <w:rPr>
                    <w:ins w:id="375" w:author="David Conklin" w:date="2020-11-09T15:05:00Z"/>
                    <w:rFonts w:ascii="Calibri" w:eastAsia="Times New Roman" w:hAnsi="Calibri" w:cs="Calibri"/>
                    <w:color w:val="000000"/>
                  </w:rPr>
                </w:rPrChange>
              </w:rPr>
            </w:pPr>
            <w:ins w:id="376" w:author="David Conklin" w:date="2020-11-09T15:05:00Z">
              <w:r w:rsidRPr="00B912FF">
                <w:rPr>
                  <w:rFonts w:ascii="Calibri" w:eastAsia="Times New Roman" w:hAnsi="Calibri" w:cs="Calibri"/>
                  <w:color w:val="000000"/>
                  <w:rPrChange w:id="377" w:author="David Conklin" w:date="2020-11-09T16:13:00Z">
                    <w:rPr>
                      <w:rFonts w:ascii="Calibri" w:eastAsia="Times New Roman" w:hAnsi="Calibri" w:cs="Calibri"/>
                      <w:color w:val="000000"/>
                    </w:rPr>
                  </w:rPrChange>
                </w:rPr>
                <w:t>MCKENZIE RIVER NEAR VIDA</w:t>
              </w:r>
            </w:ins>
          </w:p>
        </w:tc>
      </w:tr>
      <w:tr w:rsidR="00B912FF" w:rsidRPr="00B912FF" w14:paraId="47A496CB" w14:textId="77777777" w:rsidTr="00916473">
        <w:trPr>
          <w:trHeight w:val="300"/>
          <w:ins w:id="378"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ins w:id="379" w:author="David Conklin" w:date="2020-11-09T16:18:00Z"/>
                <w:rFonts w:ascii="Calibri" w:eastAsia="Times New Roman" w:hAnsi="Calibri" w:cs="Calibri"/>
                <w:color w:val="000000"/>
              </w:rPr>
            </w:pPr>
            <w:ins w:id="380"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ins w:id="381" w:author="David Conklin" w:date="2020-11-09T16:18:00Z"/>
                <w:rFonts w:ascii="Calibri" w:eastAsia="Times New Roman" w:hAnsi="Calibri" w:cs="Calibri"/>
                <w:color w:val="000000"/>
              </w:rPr>
            </w:pPr>
            <w:ins w:id="382"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ins w:id="383" w:author="David Conklin" w:date="2020-11-09T16:18:00Z"/>
                <w:rFonts w:ascii="Calibri" w:eastAsia="Times New Roman" w:hAnsi="Calibri" w:cs="Calibri"/>
                <w:color w:val="000000"/>
              </w:rPr>
            </w:pPr>
            <w:ins w:id="384"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385"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386" w:author="David Conklin" w:date="2020-11-09T16:19:00Z"/>
                <w:rFonts w:ascii="Calibri" w:eastAsia="Times New Roman" w:hAnsi="Calibri" w:cs="Calibri"/>
                <w:color w:val="000000"/>
              </w:rPr>
            </w:pPr>
            <w:ins w:id="387"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388" w:author="David Conklin" w:date="2020-11-09T16:19:00Z"/>
                <w:rFonts w:ascii="Calibri" w:eastAsia="Times New Roman" w:hAnsi="Calibri" w:cs="Calibri"/>
                <w:color w:val="000000"/>
              </w:rPr>
            </w:pPr>
            <w:ins w:id="389"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390" w:author="David Conklin" w:date="2020-11-09T16:19:00Z"/>
                <w:rFonts w:ascii="Calibri" w:eastAsia="Times New Roman" w:hAnsi="Calibri" w:cs="Calibri"/>
                <w:color w:val="000000"/>
              </w:rPr>
            </w:pPr>
            <w:ins w:id="391"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392"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393" w:author="David Conklin" w:date="2020-11-09T16:21:00Z"/>
                <w:rFonts w:ascii="Calibri" w:eastAsia="Times New Roman" w:hAnsi="Calibri" w:cs="Calibri"/>
                <w:color w:val="000000"/>
              </w:rPr>
            </w:pPr>
            <w:ins w:id="394"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395" w:author="David Conklin" w:date="2020-11-09T16:21:00Z"/>
                <w:rFonts w:ascii="Calibri" w:eastAsia="Times New Roman" w:hAnsi="Calibri" w:cs="Calibri"/>
                <w:color w:val="000000"/>
              </w:rPr>
            </w:pPr>
            <w:ins w:id="396"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397" w:author="David Conklin" w:date="2020-11-09T16:21:00Z"/>
                <w:rFonts w:ascii="Calibri" w:eastAsia="Times New Roman" w:hAnsi="Calibri" w:cs="Calibri"/>
                <w:color w:val="000000"/>
              </w:rPr>
            </w:pPr>
            <w:ins w:id="398"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399" w:author="David Conklin" w:date="2020-11-09T15:05:00Z"/>
          <w:trPrChange w:id="40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01"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402" w:author="David Conklin" w:date="2020-11-09T15:05:00Z"/>
                <w:rFonts w:ascii="Calibri" w:eastAsia="Times New Roman" w:hAnsi="Calibri" w:cs="Calibri"/>
                <w:color w:val="000000"/>
              </w:rPr>
            </w:pPr>
            <w:ins w:id="403"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404"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405" w:author="David Conklin" w:date="2020-11-09T15:05:00Z"/>
                <w:rFonts w:ascii="Calibri" w:eastAsia="Times New Roman" w:hAnsi="Calibri" w:cs="Calibri"/>
                <w:color w:val="000000"/>
              </w:rPr>
            </w:pPr>
            <w:ins w:id="406"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407"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408" w:author="David Conklin" w:date="2020-11-09T15:05:00Z"/>
                <w:rFonts w:ascii="Calibri" w:eastAsia="Times New Roman" w:hAnsi="Calibri" w:cs="Calibri"/>
                <w:color w:val="000000"/>
              </w:rPr>
            </w:pPr>
            <w:ins w:id="409"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410" w:author="David Conklin" w:date="2020-11-09T15:05:00Z"/>
          <w:trPrChange w:id="41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12"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413" w:author="David Conklin" w:date="2020-11-09T15:05:00Z"/>
                <w:rFonts w:ascii="Calibri" w:eastAsia="Times New Roman" w:hAnsi="Calibri" w:cs="Calibri"/>
                <w:color w:val="000000"/>
              </w:rPr>
            </w:pPr>
            <w:ins w:id="414"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415"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416" w:author="David Conklin" w:date="2020-11-09T15:05:00Z"/>
                <w:rFonts w:ascii="Calibri" w:eastAsia="Times New Roman" w:hAnsi="Calibri" w:cs="Calibri"/>
                <w:color w:val="000000"/>
              </w:rPr>
            </w:pPr>
            <w:ins w:id="417"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418"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419" w:author="David Conklin" w:date="2020-11-09T15:05:00Z"/>
                <w:rFonts w:ascii="Calibri" w:eastAsia="Times New Roman" w:hAnsi="Calibri" w:cs="Calibri"/>
                <w:color w:val="000000"/>
              </w:rPr>
            </w:pPr>
            <w:ins w:id="420"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421" w:author="David Conklin" w:date="2020-11-09T15:23:00Z">
            <w:tblPrEx>
              <w:tblW w:w="8439" w:type="dxa"/>
            </w:tblPrEx>
          </w:tblPrExChange>
        </w:tblPrEx>
        <w:trPr>
          <w:trHeight w:val="300"/>
          <w:ins w:id="422" w:author="David Conklin" w:date="2020-11-09T15:22:00Z"/>
          <w:trPrChange w:id="423"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424"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425"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426"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427"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428"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429" w:author="David Conklin" w:date="2020-11-09T15:22:00Z"/>
                <w:rFonts w:ascii="Calibri" w:eastAsia="Times New Roman" w:hAnsi="Calibri" w:cs="Calibri"/>
                <w:color w:val="000000"/>
              </w:rPr>
            </w:pPr>
          </w:p>
        </w:tc>
      </w:tr>
      <w:tr w:rsidR="00F32242" w:rsidRPr="00286383" w14:paraId="0438D12C" w14:textId="77777777" w:rsidTr="00916473">
        <w:trPr>
          <w:trHeight w:val="300"/>
          <w:ins w:id="430" w:author="David Conklin" w:date="2020-11-09T15:05:00Z"/>
          <w:trPrChange w:id="43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32"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433" w:author="David Conklin" w:date="2020-11-09T15:05:00Z"/>
                <w:rFonts w:ascii="Calibri" w:eastAsia="Times New Roman" w:hAnsi="Calibri" w:cs="Calibri"/>
                <w:color w:val="000000"/>
              </w:rPr>
            </w:pPr>
            <w:ins w:id="434" w:author="David Conklin" w:date="2020-11-09T15:21:00Z">
              <w:r>
                <w:rPr>
                  <w:rFonts w:ascii="Calibri" w:eastAsia="Times New Roman" w:hAnsi="Calibri" w:cs="Calibri"/>
                  <w:color w:val="000000"/>
                </w:rPr>
                <w:t>temp</w:t>
              </w:r>
            </w:ins>
            <w:ins w:id="435" w:author="David Conklin" w:date="2020-11-09T15:23:00Z">
              <w:r>
                <w:rPr>
                  <w:rFonts w:ascii="Calibri" w:eastAsia="Times New Roman" w:hAnsi="Calibri" w:cs="Calibri"/>
                  <w:color w:val="000000"/>
                </w:rPr>
                <w:t>erature</w:t>
              </w:r>
            </w:ins>
            <w:ins w:id="436"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437"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438" w:author="David Conklin" w:date="2020-11-09T15:05:00Z"/>
                <w:rFonts w:ascii="Calibri" w:eastAsia="Times New Roman" w:hAnsi="Calibri" w:cs="Calibri"/>
                <w:color w:val="000000"/>
              </w:rPr>
            </w:pPr>
            <w:ins w:id="439"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440"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441" w:author="David Conklin" w:date="2020-11-09T15:05:00Z"/>
                <w:rFonts w:ascii="Calibri" w:eastAsia="Times New Roman" w:hAnsi="Calibri" w:cs="Calibri"/>
                <w:color w:val="000000"/>
              </w:rPr>
            </w:pPr>
          </w:p>
        </w:tc>
      </w:tr>
      <w:tr w:rsidR="00F32242" w:rsidRPr="00286383" w14:paraId="69549E44" w14:textId="77777777" w:rsidTr="00916473">
        <w:trPr>
          <w:trHeight w:val="300"/>
          <w:ins w:id="442" w:author="David Conklin" w:date="2020-11-09T15:05:00Z"/>
          <w:trPrChange w:id="44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44"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445" w:author="David Conklin" w:date="2020-11-09T15:05:00Z"/>
                <w:rFonts w:ascii="Calibri" w:eastAsia="Times New Roman" w:hAnsi="Calibri" w:cs="Calibri"/>
                <w:color w:val="000000"/>
              </w:rPr>
            </w:pPr>
            <w:ins w:id="446"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447"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448" w:author="David Conklin" w:date="2020-11-09T15:05:00Z"/>
                <w:rFonts w:ascii="Calibri" w:eastAsia="Times New Roman" w:hAnsi="Calibri" w:cs="Calibri"/>
                <w:color w:val="000000"/>
              </w:rPr>
            </w:pPr>
            <w:ins w:id="449"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450"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451" w:author="David Conklin" w:date="2020-11-09T15:05:00Z"/>
                <w:rFonts w:ascii="Calibri" w:eastAsia="Times New Roman" w:hAnsi="Calibri" w:cs="Calibri"/>
                <w:color w:val="000000"/>
              </w:rPr>
            </w:pPr>
            <w:ins w:id="452"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453" w:author="David Conklin" w:date="2020-11-09T15:05:00Z"/>
          <w:trPrChange w:id="45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55"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456" w:author="David Conklin" w:date="2020-11-09T15:05:00Z"/>
                <w:rFonts w:ascii="Calibri" w:eastAsia="Times New Roman" w:hAnsi="Calibri" w:cs="Calibri"/>
                <w:color w:val="000000"/>
              </w:rPr>
            </w:pPr>
            <w:ins w:id="457"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458"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459" w:author="David Conklin" w:date="2020-11-09T15:05:00Z"/>
                <w:rFonts w:ascii="Calibri" w:eastAsia="Times New Roman" w:hAnsi="Calibri" w:cs="Calibri"/>
                <w:color w:val="000000"/>
              </w:rPr>
            </w:pPr>
            <w:ins w:id="460"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461"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462" w:author="David Conklin" w:date="2020-11-09T15:05:00Z"/>
                <w:rFonts w:ascii="Calibri" w:eastAsia="Times New Roman" w:hAnsi="Calibri" w:cs="Calibri"/>
                <w:color w:val="000000"/>
              </w:rPr>
            </w:pPr>
            <w:ins w:id="463"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464" w:author="David Conklin" w:date="2020-11-09T15:05:00Z"/>
          <w:trPrChange w:id="46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66"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467" w:author="David Conklin" w:date="2020-11-09T15:05:00Z"/>
                <w:rFonts w:ascii="Calibri" w:eastAsia="Times New Roman" w:hAnsi="Calibri" w:cs="Calibri"/>
                <w:color w:val="000000"/>
              </w:rPr>
            </w:pPr>
            <w:ins w:id="468"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469"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470" w:author="David Conklin" w:date="2020-11-09T15:05:00Z"/>
                <w:rFonts w:ascii="Calibri" w:eastAsia="Times New Roman" w:hAnsi="Calibri" w:cs="Calibri"/>
                <w:color w:val="000000"/>
              </w:rPr>
            </w:pPr>
            <w:ins w:id="471"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472"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473" w:author="David Conklin" w:date="2020-11-09T15:05:00Z"/>
                <w:rFonts w:ascii="Calibri" w:eastAsia="Times New Roman" w:hAnsi="Calibri" w:cs="Calibri"/>
                <w:color w:val="000000"/>
              </w:rPr>
            </w:pPr>
            <w:ins w:id="474"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475" w:author="David Conklin" w:date="2020-11-09T15:05:00Z"/>
          <w:trPrChange w:id="47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77"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478" w:author="David Conklin" w:date="2020-11-09T15:05:00Z"/>
                <w:rFonts w:ascii="Calibri" w:eastAsia="Times New Roman" w:hAnsi="Calibri" w:cs="Calibri"/>
                <w:color w:val="000000"/>
              </w:rPr>
            </w:pPr>
            <w:ins w:id="479"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480"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481" w:author="David Conklin" w:date="2020-11-09T15:05:00Z"/>
                <w:rFonts w:ascii="Calibri" w:eastAsia="Times New Roman" w:hAnsi="Calibri" w:cs="Calibri"/>
                <w:color w:val="000000"/>
              </w:rPr>
            </w:pPr>
            <w:ins w:id="482"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483"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484" w:author="David Conklin" w:date="2020-11-09T15:05:00Z"/>
                <w:rFonts w:ascii="Calibri" w:eastAsia="Times New Roman" w:hAnsi="Calibri" w:cs="Calibri"/>
                <w:color w:val="000000"/>
              </w:rPr>
            </w:pPr>
            <w:ins w:id="485"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486" w:author="David Conklin" w:date="2020-11-09T15:05:00Z"/>
          <w:trPrChange w:id="48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88"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489" w:author="David Conklin" w:date="2020-11-09T15:05:00Z"/>
                <w:rFonts w:ascii="Calibri" w:eastAsia="Times New Roman" w:hAnsi="Calibri" w:cs="Calibri"/>
                <w:color w:val="000000"/>
              </w:rPr>
            </w:pPr>
            <w:ins w:id="490"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491"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492" w:author="David Conklin" w:date="2020-11-09T15:05:00Z"/>
                <w:rFonts w:ascii="Calibri" w:eastAsia="Times New Roman" w:hAnsi="Calibri" w:cs="Calibri"/>
                <w:color w:val="000000"/>
              </w:rPr>
            </w:pPr>
            <w:ins w:id="493"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494"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495" w:author="David Conklin" w:date="2020-11-09T15:05:00Z"/>
                <w:rFonts w:ascii="Calibri" w:eastAsia="Times New Roman" w:hAnsi="Calibri" w:cs="Calibri"/>
                <w:color w:val="000000"/>
              </w:rPr>
            </w:pPr>
            <w:ins w:id="496"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497" w:author="David Conklin" w:date="2020-11-09T15:05:00Z"/>
          <w:trPrChange w:id="49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499"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500" w:author="David Conklin" w:date="2020-11-09T15:05:00Z"/>
                <w:rFonts w:ascii="Calibri" w:eastAsia="Times New Roman" w:hAnsi="Calibri" w:cs="Calibri"/>
                <w:color w:val="000000"/>
              </w:rPr>
            </w:pPr>
            <w:ins w:id="501"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502"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503" w:author="David Conklin" w:date="2020-11-09T15:05:00Z"/>
                <w:rFonts w:ascii="Calibri" w:eastAsia="Times New Roman" w:hAnsi="Calibri" w:cs="Calibri"/>
                <w:color w:val="000000"/>
              </w:rPr>
            </w:pPr>
            <w:ins w:id="504"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505"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506" w:author="David Conklin" w:date="2020-11-09T15:05:00Z"/>
                <w:rFonts w:ascii="Calibri" w:eastAsia="Times New Roman" w:hAnsi="Calibri" w:cs="Calibri"/>
                <w:color w:val="000000"/>
              </w:rPr>
            </w:pPr>
            <w:ins w:id="507"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508" w:author="David Conklin" w:date="2020-11-09T05:42:00Z"/>
        </w:rPr>
      </w:pPr>
      <w:ins w:id="509"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510" w:author="David Conklin" w:date="2020-11-09T05:49:00Z"/>
        </w:rPr>
      </w:pPr>
    </w:p>
    <w:p w14:paraId="7B26BEC6" w14:textId="1B481F3E" w:rsidR="003655CF" w:rsidRDefault="003655CF" w:rsidP="006D6388">
      <w:pPr>
        <w:rPr>
          <w:ins w:id="511" w:author="David Conklin" w:date="2020-11-09T15:28:00Z"/>
        </w:rPr>
      </w:pPr>
      <w:ins w:id="512"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513" w:author="David Conklin" w:date="2020-11-09T15:29:00Z"/>
        </w:rPr>
      </w:pPr>
    </w:p>
    <w:p w14:paraId="6108DC47" w14:textId="1FD168E9" w:rsidR="007E57E4" w:rsidRDefault="00B22A8A" w:rsidP="007E57E4">
      <w:pPr>
        <w:pStyle w:val="Heading2"/>
        <w:rPr>
          <w:ins w:id="514" w:author="David Conklin" w:date="2020-11-09T15:30:00Z"/>
        </w:rPr>
      </w:pPr>
      <w:bookmarkStart w:id="515" w:name="_Toc55965340"/>
      <w:ins w:id="516" w:author="David Conklin" w:date="2020-11-09T15:29:00Z">
        <w:r>
          <w:t>High Cascades Sp</w:t>
        </w:r>
      </w:ins>
      <w:ins w:id="517" w:author="David Conklin" w:date="2020-11-09T15:30:00Z">
        <w:r>
          <w:t>rings</w:t>
        </w:r>
        <w:bookmarkEnd w:id="515"/>
      </w:ins>
    </w:p>
    <w:p w14:paraId="3FB284B1" w14:textId="33723251" w:rsidR="00B22A8A" w:rsidRDefault="00B22A8A" w:rsidP="00B22A8A">
      <w:pPr>
        <w:rPr>
          <w:ins w:id="518" w:author="David Conklin" w:date="2020-11-09T16:36:00Z"/>
        </w:rPr>
      </w:pPr>
      <w:ins w:id="519" w:author="David Conklin" w:date="2020-11-09T15:30:00Z">
        <w:r>
          <w:t xml:space="preserve">More water drains out of portions of the upper McKenzie basin than would be expected from </w:t>
        </w:r>
      </w:ins>
      <w:ins w:id="520" w:author="David Conklin" w:date="2020-11-09T15:31:00Z">
        <w:r>
          <w:t>the amount of precipitation which falls (</w:t>
        </w:r>
      </w:ins>
      <w:ins w:id="521" w:author="David Conklin" w:date="2020-11-09T15:32:00Z">
        <w:r>
          <w:t>Jefferson et al. 2006).</w:t>
        </w:r>
      </w:ins>
      <w:ins w:id="522" w:author="David Conklin" w:date="2020-11-09T16:22:00Z">
        <w:r w:rsidR="00CA72BF">
          <w:t xml:space="preserve"> </w:t>
        </w:r>
      </w:ins>
      <w:ins w:id="523" w:author="David Conklin" w:date="2020-11-09T16:23:00Z">
        <w:r w:rsidR="00B17BF2">
          <w:t xml:space="preserve"> The extra water is conceptualized as coming from springs fed by aquifers w</w:t>
        </w:r>
      </w:ins>
      <w:ins w:id="524" w:author="David Conklin" w:date="2020-11-09T16:24:00Z">
        <w:r w:rsidR="00B17BF2">
          <w:t>hich originate from percolation over areas different from the current drainages</w:t>
        </w:r>
      </w:ins>
      <w:ins w:id="525" w:author="David Conklin" w:date="2020-11-09T16:25:00Z">
        <w:r w:rsidR="00B17BF2">
          <w:t xml:space="preserve">.  </w:t>
        </w:r>
      </w:ins>
      <w:ins w:id="526" w:author="David Conklin" w:date="2020-11-09T16:26:00Z">
        <w:r w:rsidR="00B17BF2">
          <w:t>In fact, there are substantial springs in the High Cascade, a</w:t>
        </w:r>
      </w:ins>
      <w:ins w:id="527" w:author="David Conklin" w:date="2020-11-09T16:27:00Z">
        <w:r w:rsidR="00B17BF2">
          <w:t xml:space="preserve">s for example those which feed Clear Lake.  </w:t>
        </w:r>
      </w:ins>
      <w:ins w:id="528" w:author="David Conklin" w:date="2020-11-09T16:28:00Z">
        <w:r w:rsidR="00B17BF2">
          <w:t>However,</w:t>
        </w:r>
      </w:ins>
      <w:ins w:id="529" w:author="David Conklin" w:date="2020-11-09T16:29:00Z">
        <w:r w:rsidR="00B17BF2">
          <w:t xml:space="preserve"> the available</w:t>
        </w:r>
      </w:ins>
      <w:ins w:id="530" w:author="David Conklin" w:date="2020-11-09T16:28:00Z">
        <w:r w:rsidR="00B17BF2">
          <w:t xml:space="preserve"> information about the number, locations, flow rates, and possible seasonality of the springs is </w:t>
        </w:r>
      </w:ins>
      <w:ins w:id="531" w:author="David Conklin" w:date="2020-11-09T16:29:00Z">
        <w:r w:rsidR="00B17BF2">
          <w:t>not detailed enough to attempt direct representation of</w:t>
        </w:r>
      </w:ins>
      <w:ins w:id="532" w:author="David Conklin" w:date="2020-11-09T16:30:00Z">
        <w:r w:rsidR="00B17BF2">
          <w:t xml:space="preserve"> all the actual springs in CW3M.  As a workaround, we prescribe </w:t>
        </w:r>
      </w:ins>
      <w:ins w:id="533" w:author="David Conklin" w:date="2020-11-09T16:31:00Z">
        <w:r w:rsidR="00B17BF2">
          <w:t xml:space="preserve">average </w:t>
        </w:r>
      </w:ins>
      <w:ins w:id="534" w:author="David Conklin" w:date="2020-11-09T16:30:00Z">
        <w:r w:rsidR="00B17BF2">
          <w:t>spr</w:t>
        </w:r>
      </w:ins>
      <w:ins w:id="535" w:author="David Conklin" w:date="2020-11-09T16:31:00Z">
        <w:r w:rsidR="00B17BF2">
          <w:t>ing flows at the some of the same reaches where we have</w:t>
        </w:r>
      </w:ins>
      <w:ins w:id="536" w:author="David Conklin" w:date="2020-11-09T16:29:00Z">
        <w:r w:rsidR="00B17BF2">
          <w:t xml:space="preserve"> </w:t>
        </w:r>
      </w:ins>
      <w:ins w:id="537" w:author="David Conklin" w:date="2020-11-09T16:32:00Z">
        <w:r w:rsidR="00B17BF2">
          <w:t xml:space="preserve">USGS gage data.  Initially, the </w:t>
        </w:r>
        <w:r w:rsidR="00F275A8">
          <w:t>flow rate is taken as the avera</w:t>
        </w:r>
      </w:ins>
      <w:ins w:id="538" w:author="David Conklin" w:date="2020-11-09T16:33:00Z">
        <w:r w:rsidR="00F275A8">
          <w:t xml:space="preserve">ge summer low flow rate for 2010-18.  The spring flow rate may be further adjusted to </w:t>
        </w:r>
      </w:ins>
      <w:ins w:id="539" w:author="David Conklin" w:date="2020-11-09T16:34:00Z">
        <w:r w:rsidR="00F275A8">
          <w:t xml:space="preserve">reduce the </w:t>
        </w:r>
      </w:ins>
      <w:ins w:id="540" w:author="David Conklin" w:date="2020-11-09T16:35:00Z">
        <w:r w:rsidR="00F275A8">
          <w:t>bias in the simulated flows at the gage locations relative to the</w:t>
        </w:r>
      </w:ins>
      <w:ins w:id="541" w:author="David Conklin" w:date="2020-11-09T16:36:00Z">
        <w:r w:rsidR="00F275A8">
          <w:t xml:space="preserve"> USGS gage data.</w:t>
        </w:r>
      </w:ins>
    </w:p>
    <w:p w14:paraId="3F010BC4" w14:textId="262D3CD7" w:rsidR="00F275A8" w:rsidRDefault="00F275A8" w:rsidP="00B22A8A">
      <w:pPr>
        <w:rPr>
          <w:ins w:id="542" w:author="David Conklin" w:date="2020-11-09T16:36:00Z"/>
        </w:rPr>
      </w:pPr>
    </w:p>
    <w:p w14:paraId="23255F66" w14:textId="77777777" w:rsidR="001B411C" w:rsidRDefault="00F275A8" w:rsidP="00B22A8A">
      <w:pPr>
        <w:rPr>
          <w:ins w:id="543" w:author="David Conklin" w:date="2020-11-09T17:48:00Z"/>
        </w:rPr>
      </w:pPr>
      <w:ins w:id="544" w:author="David Conklin" w:date="2020-11-09T16:36:00Z">
        <w:r>
          <w:t>It may be possible i</w:t>
        </w:r>
      </w:ins>
      <w:ins w:id="545" w:author="David Conklin" w:date="2020-11-09T16:37:00Z">
        <w:r>
          <w:t xml:space="preserve">n some drainages to run </w:t>
        </w:r>
      </w:ins>
      <w:ins w:id="546" w:author="David Conklin" w:date="2020-11-09T16:41:00Z">
        <w:r>
          <w:t>“</w:t>
        </w:r>
      </w:ins>
      <w:ins w:id="547" w:author="David Conklin" w:date="2020-11-09T16:37:00Z">
        <w:r>
          <w:t>PEST</w:t>
        </w:r>
      </w:ins>
      <w:ins w:id="548" w:author="David Conklin" w:date="2020-11-09T16:41:00Z">
        <w:r>
          <w:t>”</w:t>
        </w:r>
      </w:ins>
      <w:ins w:id="549" w:author="David Conklin" w:date="2020-11-09T16:37:00Z">
        <w:r>
          <w:t xml:space="preserve"> calibrations for the HBV precipitation-runoff </w:t>
        </w:r>
      </w:ins>
      <w:ins w:id="550" w:author="David Conklin" w:date="2020-11-09T16:38:00Z">
        <w:r>
          <w:t>model, extending the parameter set to include the value for the spring flow.</w:t>
        </w:r>
      </w:ins>
      <w:ins w:id="551" w:author="David Conklin" w:date="2020-11-09T16:41:00Z">
        <w:r>
          <w:t xml:space="preserve">  PEST stands for Parameter Estimation</w:t>
        </w:r>
      </w:ins>
      <w:ins w:id="552" w:author="David Conklin" w:date="2020-11-09T16:42:00Z">
        <w:r>
          <w:t xml:space="preserve">.  Earlier PEST calibrations for portions of the Willamette </w:t>
        </w:r>
        <w:r w:rsidR="003345E8">
          <w:t xml:space="preserve">basin are described in documents from the WW2100 and </w:t>
        </w:r>
      </w:ins>
      <w:ins w:id="553" w:author="David Conklin" w:date="2020-11-09T16:43:00Z">
        <w:r w:rsidR="003345E8">
          <w:t>OUWIN projects</w:t>
        </w:r>
      </w:ins>
      <w:ins w:id="554" w:author="David Conklin" w:date="2020-11-09T16:44:00Z">
        <w:r w:rsidR="003345E8">
          <w:t xml:space="preserve"> (</w:t>
        </w:r>
      </w:ins>
      <w:ins w:id="555" w:author="David Conklin" w:date="2020-11-09T17:11:00Z">
        <w:r w:rsidR="002F67CA">
          <w:t>Conklin 2016</w:t>
        </w:r>
      </w:ins>
      <w:ins w:id="556" w:author="David Conklin" w:date="2020-11-09T17:32:00Z">
        <w:r w:rsidR="007F5C02">
          <w:t>, 2019</w:t>
        </w:r>
      </w:ins>
      <w:ins w:id="557" w:author="David Conklin" w:date="2020-11-09T16:44:00Z">
        <w:r w:rsidR="003345E8">
          <w:t xml:space="preserve">).  The numbers in the HBV.csv data file were produced from </w:t>
        </w:r>
      </w:ins>
      <w:ins w:id="558" w:author="David Conklin" w:date="2020-11-09T16:45:00Z">
        <w:r w:rsidR="003345E8">
          <w:t>the various PEST calibrations for different watersheds in the Willamette basin, stretching back to early in the WW2100 project and from time</w:t>
        </w:r>
      </w:ins>
      <w:ins w:id="559" w:author="David Conklin" w:date="2020-11-09T16:46:00Z">
        <w:r w:rsidR="003345E8">
          <w:t xml:space="preserve"> to time since.</w:t>
        </w:r>
      </w:ins>
      <w:ins w:id="560" w:author="David Conklin" w:date="2020-11-09T17:07:00Z">
        <w:r w:rsidR="001D6736">
          <w:t xml:space="preserve">       </w:t>
        </w:r>
        <w:r w:rsidR="002F67CA">
          <w:tab/>
        </w:r>
        <w:r w:rsidR="002F67CA">
          <w:tab/>
        </w:r>
      </w:ins>
    </w:p>
    <w:p w14:paraId="2CBB2FBE" w14:textId="77777777" w:rsidR="001B411C" w:rsidRDefault="001B411C" w:rsidP="00B22A8A">
      <w:pPr>
        <w:rPr>
          <w:ins w:id="561" w:author="David Conklin" w:date="2020-11-09T17:48:00Z"/>
        </w:rPr>
      </w:pPr>
    </w:p>
    <w:p w14:paraId="22C59EF1" w14:textId="180817BC" w:rsidR="001B411C" w:rsidRDefault="001B411C" w:rsidP="00B22A8A">
      <w:pPr>
        <w:rPr>
          <w:ins w:id="562" w:author="David Conklin" w:date="2020-11-09T18:38:00Z"/>
        </w:rPr>
      </w:pPr>
      <w:ins w:id="563" w:author="David Conklin" w:date="2020-11-09T17:48:00Z">
        <w:r>
          <w:t>As of</w:t>
        </w:r>
      </w:ins>
      <w:ins w:id="564" w:author="David Conklin" w:date="2020-11-09T17:49:00Z">
        <w:r>
          <w:t xml:space="preserve"> CW3M</w:t>
        </w:r>
      </w:ins>
      <w:ins w:id="565" w:author="David Conklin" w:date="2020-11-09T17:48:00Z">
        <w:r>
          <w:t xml:space="preserve"> version</w:t>
        </w:r>
      </w:ins>
      <w:ins w:id="566" w:author="David Conklin" w:date="2020-11-09T17:49:00Z">
        <w:r>
          <w:t xml:space="preserve"> 98 (11/2/20), spring water inputs have</w:t>
        </w:r>
      </w:ins>
      <w:ins w:id="567" w:author="David Conklin" w:date="2020-11-09T17:50:00Z">
        <w:r>
          <w:t xml:space="preserve"> been added to the McKenzie basin simulation at </w:t>
        </w:r>
      </w:ins>
      <w:ins w:id="568" w:author="David Conklin" w:date="2020-11-09T17:51:00Z">
        <w:r>
          <w:t>8 locations:</w:t>
        </w:r>
      </w:ins>
    </w:p>
    <w:p w14:paraId="09834198" w14:textId="0B7823D6" w:rsidR="001B4B07" w:rsidRDefault="001B4B07" w:rsidP="00B22A8A">
      <w:pPr>
        <w:rPr>
          <w:ins w:id="569" w:author="David Conklin" w:date="2020-11-09T18:38:00Z"/>
        </w:rPr>
      </w:pPr>
    </w:p>
    <w:p w14:paraId="1B038463" w14:textId="77777777" w:rsidR="001B4B07" w:rsidRDefault="001B4B07" w:rsidP="00B22A8A">
      <w:pPr>
        <w:rPr>
          <w:ins w:id="570"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571" w:author="David Conklin" w:date="2020-11-09T17:54:00Z"/>
        </w:trPr>
        <w:tc>
          <w:tcPr>
            <w:tcW w:w="0" w:type="auto"/>
          </w:tcPr>
          <w:p w14:paraId="0E02B4AF" w14:textId="5034D80D" w:rsidR="001B411C" w:rsidRDefault="001B411C" w:rsidP="00B22A8A">
            <w:pPr>
              <w:rPr>
                <w:ins w:id="572" w:author="David Conklin" w:date="2020-11-09T17:54:00Z"/>
              </w:rPr>
            </w:pPr>
            <w:ins w:id="573" w:author="David Conklin" w:date="2020-11-09T17:55:00Z">
              <w:r>
                <w:lastRenderedPageBreak/>
                <w:t>gage</w:t>
              </w:r>
            </w:ins>
          </w:p>
        </w:tc>
        <w:tc>
          <w:tcPr>
            <w:tcW w:w="0" w:type="auto"/>
          </w:tcPr>
          <w:p w14:paraId="18DA4776" w14:textId="2205AAC6" w:rsidR="001B411C" w:rsidRDefault="001B411C" w:rsidP="00B22A8A">
            <w:pPr>
              <w:rPr>
                <w:ins w:id="574" w:author="David Conklin" w:date="2020-11-09T17:54:00Z"/>
              </w:rPr>
            </w:pPr>
            <w:ins w:id="575" w:author="David Conklin" w:date="2020-11-09T17:55:00Z">
              <w:r>
                <w:t>COMID</w:t>
              </w:r>
            </w:ins>
          </w:p>
        </w:tc>
        <w:tc>
          <w:tcPr>
            <w:tcW w:w="0" w:type="auto"/>
          </w:tcPr>
          <w:p w14:paraId="08F441F4" w14:textId="6EB422EE" w:rsidR="001B411C" w:rsidRDefault="001B411C" w:rsidP="00B22A8A">
            <w:pPr>
              <w:rPr>
                <w:ins w:id="576" w:author="David Conklin" w:date="2020-11-09T17:54:00Z"/>
              </w:rPr>
            </w:pPr>
            <w:ins w:id="577" w:author="David Conklin" w:date="2020-11-09T17:56:00Z">
              <w:r>
                <w:t>location</w:t>
              </w:r>
            </w:ins>
          </w:p>
        </w:tc>
        <w:tc>
          <w:tcPr>
            <w:tcW w:w="0" w:type="auto"/>
          </w:tcPr>
          <w:p w14:paraId="1D92D714" w14:textId="313E3F0E" w:rsidR="001B411C" w:rsidRDefault="001B411C" w:rsidP="00B22A8A">
            <w:pPr>
              <w:rPr>
                <w:ins w:id="578" w:author="David Conklin" w:date="2020-11-09T17:54:00Z"/>
              </w:rPr>
            </w:pPr>
            <w:ins w:id="579" w:author="David Conklin" w:date="2020-11-09T17:56:00Z">
              <w:r>
                <w:t>sim rate</w:t>
              </w:r>
            </w:ins>
          </w:p>
        </w:tc>
        <w:tc>
          <w:tcPr>
            <w:tcW w:w="0" w:type="auto"/>
          </w:tcPr>
          <w:p w14:paraId="2551DEE7" w14:textId="21842075" w:rsidR="001B411C" w:rsidRDefault="001B411C" w:rsidP="00B22A8A">
            <w:pPr>
              <w:rPr>
                <w:ins w:id="580" w:author="David Conklin" w:date="2020-11-09T17:54:00Z"/>
              </w:rPr>
            </w:pPr>
            <w:ins w:id="581" w:author="David Conklin" w:date="2020-11-09T17:56:00Z">
              <w:r>
                <w:t>gage low flow</w:t>
              </w:r>
            </w:ins>
          </w:p>
        </w:tc>
      </w:tr>
      <w:tr w:rsidR="001B411C" w14:paraId="1A295F63" w14:textId="77777777" w:rsidTr="001B411C">
        <w:trPr>
          <w:ins w:id="582" w:author="David Conklin" w:date="2020-11-09T17:54:00Z"/>
        </w:trPr>
        <w:tc>
          <w:tcPr>
            <w:tcW w:w="0" w:type="auto"/>
          </w:tcPr>
          <w:p w14:paraId="63B31603" w14:textId="1164DC3B" w:rsidR="001B411C" w:rsidRDefault="008B36F2" w:rsidP="00B22A8A">
            <w:pPr>
              <w:rPr>
                <w:ins w:id="583" w:author="David Conklin" w:date="2020-11-09T17:54:00Z"/>
              </w:rPr>
            </w:pPr>
            <w:ins w:id="584" w:author="David Conklin" w:date="2020-11-09T18:01:00Z">
              <w:r>
                <w:t>14158500</w:t>
              </w:r>
            </w:ins>
          </w:p>
        </w:tc>
        <w:tc>
          <w:tcPr>
            <w:tcW w:w="0" w:type="auto"/>
          </w:tcPr>
          <w:p w14:paraId="68606EBE" w14:textId="6A379913" w:rsidR="001B411C" w:rsidRDefault="001B411C" w:rsidP="00B22A8A">
            <w:pPr>
              <w:rPr>
                <w:ins w:id="585" w:author="David Conklin" w:date="2020-11-09T17:54:00Z"/>
              </w:rPr>
            </w:pPr>
            <w:ins w:id="586" w:author="David Conklin" w:date="2020-11-09T17:56:00Z">
              <w:r>
                <w:t>23773373</w:t>
              </w:r>
            </w:ins>
          </w:p>
        </w:tc>
        <w:tc>
          <w:tcPr>
            <w:tcW w:w="0" w:type="auto"/>
          </w:tcPr>
          <w:p w14:paraId="56856050" w14:textId="614C389D" w:rsidR="001B411C" w:rsidRDefault="001B411C" w:rsidP="00B22A8A">
            <w:pPr>
              <w:rPr>
                <w:ins w:id="587" w:author="David Conklin" w:date="2020-11-09T17:54:00Z"/>
              </w:rPr>
            </w:pPr>
            <w:ins w:id="588" w:author="David Conklin" w:date="2020-11-09T17:56:00Z">
              <w:r>
                <w:t>Clear</w:t>
              </w:r>
            </w:ins>
            <w:ins w:id="589" w:author="David Conklin" w:date="2020-11-09T17:57:00Z">
              <w:r>
                <w:t xml:space="preserve"> Lake</w:t>
              </w:r>
            </w:ins>
          </w:p>
        </w:tc>
        <w:tc>
          <w:tcPr>
            <w:tcW w:w="0" w:type="auto"/>
          </w:tcPr>
          <w:p w14:paraId="55CCCF7A" w14:textId="6E7DDF2A" w:rsidR="001B411C" w:rsidRDefault="001B411C" w:rsidP="00B22A8A">
            <w:pPr>
              <w:rPr>
                <w:ins w:id="590" w:author="David Conklin" w:date="2020-11-09T17:54:00Z"/>
              </w:rPr>
            </w:pPr>
            <w:ins w:id="591" w:author="David Conklin" w:date="2020-11-09T17:57:00Z">
              <w:r>
                <w:t>9.71 cms</w:t>
              </w:r>
            </w:ins>
          </w:p>
        </w:tc>
        <w:tc>
          <w:tcPr>
            <w:tcW w:w="0" w:type="auto"/>
          </w:tcPr>
          <w:p w14:paraId="2D40632C" w14:textId="1F90372D" w:rsidR="001B411C" w:rsidRDefault="001B411C" w:rsidP="00B22A8A">
            <w:pPr>
              <w:rPr>
                <w:ins w:id="592" w:author="David Conklin" w:date="2020-11-09T17:54:00Z"/>
              </w:rPr>
            </w:pPr>
            <w:ins w:id="593" w:author="David Conklin" w:date="2020-11-09T17:57:00Z">
              <w:r>
                <w:t>~6.60 cms</w:t>
              </w:r>
            </w:ins>
          </w:p>
        </w:tc>
      </w:tr>
      <w:tr w:rsidR="001B411C" w14:paraId="6629ED9A" w14:textId="77777777" w:rsidTr="001B411C">
        <w:trPr>
          <w:ins w:id="594" w:author="David Conklin" w:date="2020-11-09T17:54:00Z"/>
        </w:trPr>
        <w:tc>
          <w:tcPr>
            <w:tcW w:w="0" w:type="auto"/>
          </w:tcPr>
          <w:p w14:paraId="403D089F" w14:textId="4346D344" w:rsidR="001B411C" w:rsidRDefault="008B36F2" w:rsidP="00B22A8A">
            <w:pPr>
              <w:rPr>
                <w:ins w:id="595" w:author="David Conklin" w:date="2020-11-09T17:54:00Z"/>
              </w:rPr>
            </w:pPr>
            <w:ins w:id="596" w:author="David Conklin" w:date="2020-11-09T18:02:00Z">
              <w:r>
                <w:t>14161500</w:t>
              </w:r>
            </w:ins>
          </w:p>
        </w:tc>
        <w:tc>
          <w:tcPr>
            <w:tcW w:w="0" w:type="auto"/>
          </w:tcPr>
          <w:p w14:paraId="00808353" w14:textId="1E35B3AD" w:rsidR="001B411C" w:rsidRDefault="008B36F2" w:rsidP="00B22A8A">
            <w:pPr>
              <w:rPr>
                <w:ins w:id="597" w:author="David Conklin" w:date="2020-11-09T17:54:00Z"/>
              </w:rPr>
            </w:pPr>
            <w:ins w:id="598" w:author="David Conklin" w:date="2020-11-09T18:01:00Z">
              <w:r>
                <w:t>237734</w:t>
              </w:r>
            </w:ins>
            <w:ins w:id="599" w:author="David Conklin" w:date="2020-11-09T18:02:00Z">
              <w:r>
                <w:t>11</w:t>
              </w:r>
            </w:ins>
          </w:p>
        </w:tc>
        <w:tc>
          <w:tcPr>
            <w:tcW w:w="0" w:type="auto"/>
          </w:tcPr>
          <w:p w14:paraId="5D3AA62C" w14:textId="195AE5BC" w:rsidR="001B411C" w:rsidRDefault="008B36F2" w:rsidP="00B22A8A">
            <w:pPr>
              <w:rPr>
                <w:ins w:id="600" w:author="David Conklin" w:date="2020-11-09T17:54:00Z"/>
              </w:rPr>
            </w:pPr>
            <w:ins w:id="601" w:author="David Conklin" w:date="2020-11-09T18:02:00Z">
              <w:r>
                <w:t>Lookout Cr near Blue R</w:t>
              </w:r>
            </w:ins>
          </w:p>
        </w:tc>
        <w:tc>
          <w:tcPr>
            <w:tcW w:w="0" w:type="auto"/>
          </w:tcPr>
          <w:p w14:paraId="2E05C778" w14:textId="52033A1A" w:rsidR="001B411C" w:rsidRDefault="008B36F2" w:rsidP="00B22A8A">
            <w:pPr>
              <w:rPr>
                <w:ins w:id="602" w:author="David Conklin" w:date="2020-11-09T17:54:00Z"/>
              </w:rPr>
            </w:pPr>
            <w:ins w:id="603" w:author="David Conklin" w:date="2020-11-09T18:02:00Z">
              <w:r>
                <w:t>0.36</w:t>
              </w:r>
            </w:ins>
            <w:ins w:id="604" w:author="David Conklin" w:date="2020-11-09T18:03:00Z">
              <w:r>
                <w:t xml:space="preserve"> cms</w:t>
              </w:r>
            </w:ins>
          </w:p>
        </w:tc>
        <w:tc>
          <w:tcPr>
            <w:tcW w:w="0" w:type="auto"/>
          </w:tcPr>
          <w:p w14:paraId="2EC21199" w14:textId="4E809D76" w:rsidR="001B411C" w:rsidRDefault="006A1260" w:rsidP="00B22A8A">
            <w:pPr>
              <w:rPr>
                <w:ins w:id="605" w:author="David Conklin" w:date="2020-11-09T17:54:00Z"/>
              </w:rPr>
            </w:pPr>
            <w:ins w:id="606" w:author="David Conklin" w:date="2020-11-09T18:21:00Z">
              <w:r>
                <w:t>~0.35</w:t>
              </w:r>
            </w:ins>
            <w:ins w:id="607" w:author="David Conklin" w:date="2020-11-09T18:22:00Z">
              <w:r w:rsidR="00E979CF">
                <w:t xml:space="preserve"> cms</w:t>
              </w:r>
            </w:ins>
          </w:p>
        </w:tc>
      </w:tr>
      <w:tr w:rsidR="002A54A5" w14:paraId="6473BE78" w14:textId="77777777" w:rsidTr="001B411C">
        <w:trPr>
          <w:ins w:id="608" w:author="David Conklin" w:date="2020-11-09T18:34:00Z"/>
        </w:trPr>
        <w:tc>
          <w:tcPr>
            <w:tcW w:w="0" w:type="auto"/>
          </w:tcPr>
          <w:p w14:paraId="40404C08" w14:textId="42D1BCC9" w:rsidR="002A54A5" w:rsidRDefault="002A54A5" w:rsidP="00B22A8A">
            <w:pPr>
              <w:rPr>
                <w:ins w:id="609" w:author="David Conklin" w:date="2020-11-09T18:34:00Z"/>
              </w:rPr>
            </w:pPr>
            <w:ins w:id="610" w:author="David Conklin" w:date="2020-11-09T18:35:00Z">
              <w:r>
                <w:t>14158850</w:t>
              </w:r>
            </w:ins>
          </w:p>
        </w:tc>
        <w:tc>
          <w:tcPr>
            <w:tcW w:w="0" w:type="auto"/>
          </w:tcPr>
          <w:p w14:paraId="7DB19B54" w14:textId="27069BD7" w:rsidR="002A54A5" w:rsidRDefault="002A54A5" w:rsidP="00B22A8A">
            <w:pPr>
              <w:rPr>
                <w:ins w:id="611" w:author="David Conklin" w:date="2020-11-09T18:34:00Z"/>
              </w:rPr>
            </w:pPr>
            <w:ins w:id="612" w:author="David Conklin" w:date="2020-11-09T18:35:00Z">
              <w:r>
                <w:t>23773359</w:t>
              </w:r>
            </w:ins>
          </w:p>
        </w:tc>
        <w:tc>
          <w:tcPr>
            <w:tcW w:w="0" w:type="auto"/>
          </w:tcPr>
          <w:p w14:paraId="21A0F036" w14:textId="545AB7BA" w:rsidR="002A54A5" w:rsidRDefault="002A54A5" w:rsidP="00B22A8A">
            <w:pPr>
              <w:rPr>
                <w:ins w:id="613" w:author="David Conklin" w:date="2020-11-09T18:34:00Z"/>
              </w:rPr>
            </w:pPr>
            <w:ins w:id="614" w:author="David Conklin" w:date="2020-11-09T18:34:00Z">
              <w:r>
                <w:t>Below</w:t>
              </w:r>
            </w:ins>
            <w:ins w:id="615" w:author="David Conklin" w:date="2020-11-09T18:35:00Z">
              <w:r>
                <w:t xml:space="preserve"> Trail Bridge Dam</w:t>
              </w:r>
            </w:ins>
          </w:p>
        </w:tc>
        <w:tc>
          <w:tcPr>
            <w:tcW w:w="0" w:type="auto"/>
          </w:tcPr>
          <w:p w14:paraId="362C037C" w14:textId="3E8C3F1C" w:rsidR="002A54A5" w:rsidRDefault="002A54A5" w:rsidP="00B22A8A">
            <w:pPr>
              <w:rPr>
                <w:ins w:id="616" w:author="David Conklin" w:date="2020-11-09T18:34:00Z"/>
              </w:rPr>
            </w:pPr>
            <w:ins w:id="617" w:author="David Conklin" w:date="2020-11-09T18:36:00Z">
              <w:r>
                <w:t>7.36 cms</w:t>
              </w:r>
            </w:ins>
          </w:p>
        </w:tc>
        <w:tc>
          <w:tcPr>
            <w:tcW w:w="0" w:type="auto"/>
          </w:tcPr>
          <w:p w14:paraId="518E8AE8" w14:textId="0A108D64" w:rsidR="002A54A5" w:rsidRDefault="002A54A5" w:rsidP="00B22A8A">
            <w:pPr>
              <w:rPr>
                <w:ins w:id="618" w:author="David Conklin" w:date="2020-11-09T18:34:00Z"/>
              </w:rPr>
            </w:pPr>
            <w:ins w:id="619" w:author="David Conklin" w:date="2020-11-09T18:37:00Z">
              <w:r>
                <w:t>~19.39 cms</w:t>
              </w:r>
            </w:ins>
          </w:p>
        </w:tc>
      </w:tr>
      <w:tr w:rsidR="001B411C" w14:paraId="0EDDB8F6" w14:textId="77777777" w:rsidTr="001B411C">
        <w:trPr>
          <w:ins w:id="620" w:author="David Conklin" w:date="2020-11-09T17:54:00Z"/>
        </w:trPr>
        <w:tc>
          <w:tcPr>
            <w:tcW w:w="0" w:type="auto"/>
          </w:tcPr>
          <w:p w14:paraId="718D10AC" w14:textId="77777777" w:rsidR="001B411C" w:rsidRDefault="001B411C" w:rsidP="00B22A8A">
            <w:pPr>
              <w:rPr>
                <w:ins w:id="621" w:author="David Conklin" w:date="2020-11-09T17:54:00Z"/>
              </w:rPr>
            </w:pPr>
          </w:p>
        </w:tc>
        <w:tc>
          <w:tcPr>
            <w:tcW w:w="0" w:type="auto"/>
          </w:tcPr>
          <w:p w14:paraId="4BC58D9F" w14:textId="0EE2893A" w:rsidR="001B411C" w:rsidRDefault="008B36F2" w:rsidP="00B22A8A">
            <w:pPr>
              <w:rPr>
                <w:ins w:id="622" w:author="David Conklin" w:date="2020-11-09T17:54:00Z"/>
              </w:rPr>
            </w:pPr>
            <w:ins w:id="623" w:author="David Conklin" w:date="2020-11-09T18:03:00Z">
              <w:r>
                <w:t>23773239</w:t>
              </w:r>
            </w:ins>
          </w:p>
        </w:tc>
        <w:tc>
          <w:tcPr>
            <w:tcW w:w="0" w:type="auto"/>
          </w:tcPr>
          <w:p w14:paraId="74D6DF68" w14:textId="2B115D8D" w:rsidR="001B411C" w:rsidRDefault="008B36F2" w:rsidP="00B22A8A">
            <w:pPr>
              <w:rPr>
                <w:ins w:id="624" w:author="David Conklin" w:date="2020-11-09T17:54:00Z"/>
              </w:rPr>
            </w:pPr>
            <w:ins w:id="625" w:author="David Conklin" w:date="2020-11-09T18:03:00Z">
              <w:r>
                <w:t>Foley Springs on W. Fork</w:t>
              </w:r>
            </w:ins>
          </w:p>
        </w:tc>
        <w:tc>
          <w:tcPr>
            <w:tcW w:w="0" w:type="auto"/>
          </w:tcPr>
          <w:p w14:paraId="72458008" w14:textId="19FFA2CC" w:rsidR="001B411C" w:rsidRDefault="008B36F2" w:rsidP="00B22A8A">
            <w:pPr>
              <w:rPr>
                <w:ins w:id="626" w:author="David Conklin" w:date="2020-11-09T17:54:00Z"/>
              </w:rPr>
            </w:pPr>
            <w:ins w:id="627" w:author="David Conklin" w:date="2020-11-09T18:03:00Z">
              <w:r>
                <w:t>3.31 cms</w:t>
              </w:r>
            </w:ins>
          </w:p>
        </w:tc>
        <w:tc>
          <w:tcPr>
            <w:tcW w:w="0" w:type="auto"/>
          </w:tcPr>
          <w:p w14:paraId="6F4D986E" w14:textId="40EB73BD" w:rsidR="001B411C" w:rsidRDefault="002A54A5" w:rsidP="00B22A8A">
            <w:pPr>
              <w:rPr>
                <w:ins w:id="628" w:author="David Conklin" w:date="2020-11-09T17:54:00Z"/>
              </w:rPr>
            </w:pPr>
            <w:ins w:id="629" w:author="David Conklin" w:date="2020-11-09T18:33:00Z">
              <w:r>
                <w:t>ungauged</w:t>
              </w:r>
            </w:ins>
          </w:p>
        </w:tc>
      </w:tr>
      <w:tr w:rsidR="001B411C" w14:paraId="5623176F" w14:textId="77777777" w:rsidTr="001B411C">
        <w:trPr>
          <w:ins w:id="630" w:author="David Conklin" w:date="2020-11-09T17:54:00Z"/>
        </w:trPr>
        <w:tc>
          <w:tcPr>
            <w:tcW w:w="0" w:type="auto"/>
          </w:tcPr>
          <w:p w14:paraId="6B0D78BA" w14:textId="670E16E3" w:rsidR="001B411C" w:rsidRDefault="008B36F2" w:rsidP="00B22A8A">
            <w:pPr>
              <w:rPr>
                <w:ins w:id="631" w:author="David Conklin" w:date="2020-11-09T17:54:00Z"/>
              </w:rPr>
            </w:pPr>
            <w:ins w:id="632" w:author="David Conklin" w:date="2020-11-09T18:05:00Z">
              <w:r>
                <w:t>14161100</w:t>
              </w:r>
            </w:ins>
          </w:p>
        </w:tc>
        <w:tc>
          <w:tcPr>
            <w:tcW w:w="0" w:type="auto"/>
          </w:tcPr>
          <w:p w14:paraId="7EDD5CB8" w14:textId="4BB6DDDB" w:rsidR="001B411C" w:rsidRDefault="008B36F2" w:rsidP="00B22A8A">
            <w:pPr>
              <w:rPr>
                <w:ins w:id="633" w:author="David Conklin" w:date="2020-11-09T17:54:00Z"/>
              </w:rPr>
            </w:pPr>
            <w:ins w:id="634" w:author="David Conklin" w:date="2020-11-09T18:04:00Z">
              <w:r>
                <w:t>23773429</w:t>
              </w:r>
            </w:ins>
          </w:p>
        </w:tc>
        <w:tc>
          <w:tcPr>
            <w:tcW w:w="0" w:type="auto"/>
          </w:tcPr>
          <w:p w14:paraId="0D3B0771" w14:textId="1874ED47" w:rsidR="001B411C" w:rsidRDefault="008B36F2" w:rsidP="00B22A8A">
            <w:pPr>
              <w:rPr>
                <w:ins w:id="635" w:author="David Conklin" w:date="2020-11-09T17:54:00Z"/>
              </w:rPr>
            </w:pPr>
            <w:ins w:id="636" w:author="David Conklin" w:date="2020-11-09T18:05:00Z">
              <w:r>
                <w:t>Blue R below Tidbits Cr</w:t>
              </w:r>
            </w:ins>
          </w:p>
        </w:tc>
        <w:tc>
          <w:tcPr>
            <w:tcW w:w="0" w:type="auto"/>
          </w:tcPr>
          <w:p w14:paraId="2C9932A0" w14:textId="259A8E11" w:rsidR="001B411C" w:rsidRDefault="008B36F2" w:rsidP="00B22A8A">
            <w:pPr>
              <w:rPr>
                <w:ins w:id="637" w:author="David Conklin" w:date="2020-11-09T17:54:00Z"/>
              </w:rPr>
            </w:pPr>
            <w:ins w:id="638" w:author="David Conklin" w:date="2020-11-09T18:05:00Z">
              <w:r>
                <w:t>1.60 cms</w:t>
              </w:r>
            </w:ins>
          </w:p>
        </w:tc>
        <w:tc>
          <w:tcPr>
            <w:tcW w:w="0" w:type="auto"/>
          </w:tcPr>
          <w:p w14:paraId="0C37DCED" w14:textId="5ACF87EA" w:rsidR="001B411C" w:rsidRDefault="002A54A5" w:rsidP="00B22A8A">
            <w:pPr>
              <w:rPr>
                <w:ins w:id="639" w:author="David Conklin" w:date="2020-11-09T17:54:00Z"/>
              </w:rPr>
            </w:pPr>
            <w:ins w:id="640" w:author="David Conklin" w:date="2020-11-09T18:33:00Z">
              <w:r>
                <w:t>flow not available</w:t>
              </w:r>
            </w:ins>
          </w:p>
        </w:tc>
      </w:tr>
      <w:tr w:rsidR="001B411C" w14:paraId="5E665894" w14:textId="77777777" w:rsidTr="001B411C">
        <w:trPr>
          <w:ins w:id="641" w:author="David Conklin" w:date="2020-11-09T17:54:00Z"/>
        </w:trPr>
        <w:tc>
          <w:tcPr>
            <w:tcW w:w="0" w:type="auto"/>
          </w:tcPr>
          <w:p w14:paraId="1B46E507" w14:textId="5151EC03" w:rsidR="001B411C" w:rsidRDefault="008B36F2" w:rsidP="00B22A8A">
            <w:pPr>
              <w:rPr>
                <w:ins w:id="642" w:author="David Conklin" w:date="2020-11-09T17:54:00Z"/>
              </w:rPr>
            </w:pPr>
            <w:ins w:id="643" w:author="David Conklin" w:date="2020-11-09T18:06:00Z">
              <w:r>
                <w:t>14158790</w:t>
              </w:r>
            </w:ins>
          </w:p>
        </w:tc>
        <w:tc>
          <w:tcPr>
            <w:tcW w:w="0" w:type="auto"/>
          </w:tcPr>
          <w:p w14:paraId="09CD0002" w14:textId="4E37E7B5" w:rsidR="001B411C" w:rsidRDefault="008B36F2" w:rsidP="00B22A8A">
            <w:pPr>
              <w:rPr>
                <w:ins w:id="644" w:author="David Conklin" w:date="2020-11-09T17:54:00Z"/>
              </w:rPr>
            </w:pPr>
            <w:ins w:id="645" w:author="David Conklin" w:date="2020-11-09T18:05:00Z">
              <w:r>
                <w:t>23773393</w:t>
              </w:r>
            </w:ins>
          </w:p>
        </w:tc>
        <w:tc>
          <w:tcPr>
            <w:tcW w:w="0" w:type="auto"/>
          </w:tcPr>
          <w:p w14:paraId="188604A0" w14:textId="4AD70948" w:rsidR="001B411C" w:rsidRDefault="008B36F2" w:rsidP="00B22A8A">
            <w:pPr>
              <w:rPr>
                <w:ins w:id="646" w:author="David Conklin" w:date="2020-11-09T17:54:00Z"/>
              </w:rPr>
            </w:pPr>
            <w:ins w:id="647" w:author="David Conklin" w:date="2020-11-09T18:06:00Z">
              <w:r>
                <w:t>Smith R above Smith R Reservoir</w:t>
              </w:r>
            </w:ins>
          </w:p>
        </w:tc>
        <w:tc>
          <w:tcPr>
            <w:tcW w:w="0" w:type="auto"/>
          </w:tcPr>
          <w:p w14:paraId="686C34EE" w14:textId="6A9C90DC" w:rsidR="001B411C" w:rsidRDefault="008B36F2" w:rsidP="00B22A8A">
            <w:pPr>
              <w:rPr>
                <w:ins w:id="648" w:author="David Conklin" w:date="2020-11-09T17:54:00Z"/>
              </w:rPr>
            </w:pPr>
            <w:ins w:id="649" w:author="David Conklin" w:date="2020-11-09T18:06:00Z">
              <w:r>
                <w:t>0.76 cms</w:t>
              </w:r>
            </w:ins>
          </w:p>
        </w:tc>
        <w:tc>
          <w:tcPr>
            <w:tcW w:w="0" w:type="auto"/>
          </w:tcPr>
          <w:p w14:paraId="1A378141" w14:textId="4B1E4B76" w:rsidR="001B411C" w:rsidRDefault="00E979CF" w:rsidP="00B22A8A">
            <w:pPr>
              <w:rPr>
                <w:ins w:id="650" w:author="David Conklin" w:date="2020-11-09T17:54:00Z"/>
              </w:rPr>
            </w:pPr>
            <w:ins w:id="651" w:author="David Conklin" w:date="2020-11-09T18:25:00Z">
              <w:r>
                <w:t>~0.15 cms</w:t>
              </w:r>
            </w:ins>
          </w:p>
        </w:tc>
      </w:tr>
      <w:tr w:rsidR="001B411C" w14:paraId="3A473A68" w14:textId="77777777" w:rsidTr="001B411C">
        <w:trPr>
          <w:ins w:id="652" w:author="David Conklin" w:date="2020-11-09T17:54:00Z"/>
        </w:trPr>
        <w:tc>
          <w:tcPr>
            <w:tcW w:w="0" w:type="auto"/>
          </w:tcPr>
          <w:p w14:paraId="176107ED" w14:textId="5FD4E459" w:rsidR="001B411C" w:rsidRDefault="008B36F2" w:rsidP="00B22A8A">
            <w:pPr>
              <w:rPr>
                <w:ins w:id="653" w:author="David Conklin" w:date="2020-11-09T17:54:00Z"/>
              </w:rPr>
            </w:pPr>
            <w:ins w:id="654" w:author="David Conklin" w:date="2020-11-09T18:07:00Z">
              <w:r>
                <w:t>14159200</w:t>
              </w:r>
            </w:ins>
          </w:p>
        </w:tc>
        <w:tc>
          <w:tcPr>
            <w:tcW w:w="0" w:type="auto"/>
          </w:tcPr>
          <w:p w14:paraId="0079C0A1" w14:textId="52AFCD7B" w:rsidR="001B411C" w:rsidRDefault="008B36F2" w:rsidP="00B22A8A">
            <w:pPr>
              <w:rPr>
                <w:ins w:id="655" w:author="David Conklin" w:date="2020-11-09T17:54:00Z"/>
              </w:rPr>
            </w:pPr>
            <w:ins w:id="656" w:author="David Conklin" w:date="2020-11-09T18:07:00Z">
              <w:r>
                <w:t>23773037</w:t>
              </w:r>
            </w:ins>
          </w:p>
        </w:tc>
        <w:tc>
          <w:tcPr>
            <w:tcW w:w="0" w:type="auto"/>
          </w:tcPr>
          <w:p w14:paraId="59DF966F" w14:textId="674A0A48" w:rsidR="001B411C" w:rsidRDefault="008B36F2" w:rsidP="00B22A8A">
            <w:pPr>
              <w:rPr>
                <w:ins w:id="657" w:author="David Conklin" w:date="2020-11-09T17:54:00Z"/>
              </w:rPr>
            </w:pPr>
            <w:ins w:id="658" w:author="David Conklin" w:date="2020-11-09T18:07:00Z">
              <w:r>
                <w:t>Above Cougar Reservoir</w:t>
              </w:r>
            </w:ins>
          </w:p>
        </w:tc>
        <w:tc>
          <w:tcPr>
            <w:tcW w:w="0" w:type="auto"/>
          </w:tcPr>
          <w:p w14:paraId="719B1822" w14:textId="6BDE6861" w:rsidR="001B411C" w:rsidRDefault="008B36F2" w:rsidP="00B22A8A">
            <w:pPr>
              <w:rPr>
                <w:ins w:id="659" w:author="David Conklin" w:date="2020-11-09T17:54:00Z"/>
              </w:rPr>
            </w:pPr>
            <w:ins w:id="660" w:author="David Conklin" w:date="2020-11-09T18:08:00Z">
              <w:r>
                <w:t>6.37 cms</w:t>
              </w:r>
            </w:ins>
          </w:p>
        </w:tc>
        <w:tc>
          <w:tcPr>
            <w:tcW w:w="0" w:type="auto"/>
          </w:tcPr>
          <w:p w14:paraId="65F9C6A9" w14:textId="1F2E5878" w:rsidR="001B411C" w:rsidRDefault="00E979CF" w:rsidP="00B22A8A">
            <w:pPr>
              <w:rPr>
                <w:ins w:id="661" w:author="David Conklin" w:date="2020-11-09T17:54:00Z"/>
              </w:rPr>
            </w:pPr>
            <w:ins w:id="662" w:author="David Conklin" w:date="2020-11-09T18:26:00Z">
              <w:r>
                <w:t>~6.40 cms</w:t>
              </w:r>
            </w:ins>
          </w:p>
        </w:tc>
      </w:tr>
      <w:tr w:rsidR="008B36F2" w14:paraId="1ECC758B" w14:textId="77777777" w:rsidTr="001B411C">
        <w:trPr>
          <w:ins w:id="663" w:author="David Conklin" w:date="2020-11-09T18:08:00Z"/>
        </w:trPr>
        <w:tc>
          <w:tcPr>
            <w:tcW w:w="0" w:type="auto"/>
          </w:tcPr>
          <w:p w14:paraId="25C4EEA1" w14:textId="511BF573" w:rsidR="008B36F2" w:rsidRDefault="008B36F2" w:rsidP="00B22A8A">
            <w:pPr>
              <w:rPr>
                <w:ins w:id="664" w:author="David Conklin" w:date="2020-11-09T18:08:00Z"/>
              </w:rPr>
            </w:pPr>
            <w:ins w:id="665" w:author="David Conklin" w:date="2020-11-09T18:09:00Z">
              <w:r>
                <w:t>14159500</w:t>
              </w:r>
            </w:ins>
          </w:p>
        </w:tc>
        <w:tc>
          <w:tcPr>
            <w:tcW w:w="0" w:type="auto"/>
          </w:tcPr>
          <w:p w14:paraId="0F0369E3" w14:textId="7579D526" w:rsidR="008B36F2" w:rsidRDefault="008B36F2" w:rsidP="00B22A8A">
            <w:pPr>
              <w:rPr>
                <w:ins w:id="666" w:author="David Conklin" w:date="2020-11-09T18:08:00Z"/>
              </w:rPr>
            </w:pPr>
            <w:ins w:id="667" w:author="David Conklin" w:date="2020-11-09T18:08:00Z">
              <w:r>
                <w:t>23773009</w:t>
              </w:r>
            </w:ins>
          </w:p>
        </w:tc>
        <w:tc>
          <w:tcPr>
            <w:tcW w:w="0" w:type="auto"/>
          </w:tcPr>
          <w:p w14:paraId="1101E350" w14:textId="6F3C27F3" w:rsidR="008B36F2" w:rsidRDefault="008B36F2" w:rsidP="00B22A8A">
            <w:pPr>
              <w:rPr>
                <w:ins w:id="668" w:author="David Conklin" w:date="2020-11-09T18:08:00Z"/>
              </w:rPr>
            </w:pPr>
            <w:ins w:id="669" w:author="David Conklin" w:date="2020-11-09T18:09:00Z">
              <w:r>
                <w:t>S. Fork near Rainbow</w:t>
              </w:r>
            </w:ins>
          </w:p>
        </w:tc>
        <w:tc>
          <w:tcPr>
            <w:tcW w:w="0" w:type="auto"/>
          </w:tcPr>
          <w:p w14:paraId="107A303C" w14:textId="5686BF2A" w:rsidR="008B36F2" w:rsidRDefault="008B36F2" w:rsidP="00B22A8A">
            <w:pPr>
              <w:rPr>
                <w:ins w:id="670" w:author="David Conklin" w:date="2020-11-09T18:08:00Z"/>
              </w:rPr>
            </w:pPr>
            <w:ins w:id="671" w:author="David Conklin" w:date="2020-11-09T18:10:00Z">
              <w:r>
                <w:t>1.10 cms</w:t>
              </w:r>
            </w:ins>
          </w:p>
        </w:tc>
        <w:tc>
          <w:tcPr>
            <w:tcW w:w="0" w:type="auto"/>
          </w:tcPr>
          <w:p w14:paraId="3A991BCE" w14:textId="4DE2056E" w:rsidR="00C3243C" w:rsidRDefault="00E979CF" w:rsidP="00B22A8A">
            <w:pPr>
              <w:rPr>
                <w:ins w:id="672" w:author="David Conklin" w:date="2020-11-09T18:08:00Z"/>
              </w:rPr>
            </w:pPr>
            <w:ins w:id="673" w:author="David Conklin" w:date="2020-11-09T18:28:00Z">
              <w:r>
                <w:t>~12.</w:t>
              </w:r>
            </w:ins>
            <w:ins w:id="674" w:author="David Conklin" w:date="2020-11-09T18:29:00Z">
              <w:r>
                <w:t>41 cms</w:t>
              </w:r>
            </w:ins>
          </w:p>
        </w:tc>
      </w:tr>
      <w:tr w:rsidR="00C3243C" w14:paraId="7D7098F9" w14:textId="77777777" w:rsidTr="001B411C">
        <w:trPr>
          <w:ins w:id="675" w:author="David Conklin" w:date="2020-11-09T18:39:00Z"/>
        </w:trPr>
        <w:tc>
          <w:tcPr>
            <w:tcW w:w="0" w:type="auto"/>
          </w:tcPr>
          <w:p w14:paraId="59DC95D4" w14:textId="77777777" w:rsidR="00C3243C" w:rsidRDefault="00C3243C" w:rsidP="00B22A8A">
            <w:pPr>
              <w:rPr>
                <w:ins w:id="676" w:author="David Conklin" w:date="2020-11-09T18:39:00Z"/>
              </w:rPr>
            </w:pPr>
          </w:p>
        </w:tc>
        <w:tc>
          <w:tcPr>
            <w:tcW w:w="0" w:type="auto"/>
          </w:tcPr>
          <w:p w14:paraId="7E6CD009" w14:textId="77777777" w:rsidR="00C3243C" w:rsidRDefault="00C3243C" w:rsidP="00B22A8A">
            <w:pPr>
              <w:rPr>
                <w:ins w:id="677" w:author="David Conklin" w:date="2020-11-09T18:39:00Z"/>
              </w:rPr>
            </w:pPr>
          </w:p>
        </w:tc>
        <w:tc>
          <w:tcPr>
            <w:tcW w:w="0" w:type="auto"/>
          </w:tcPr>
          <w:p w14:paraId="2F75EA4C" w14:textId="424C12B7" w:rsidR="00C3243C" w:rsidRDefault="00C3243C" w:rsidP="00B22A8A">
            <w:pPr>
              <w:rPr>
                <w:ins w:id="678" w:author="David Conklin" w:date="2020-11-09T18:39:00Z"/>
              </w:rPr>
            </w:pPr>
            <w:ins w:id="679" w:author="David Conklin" w:date="2020-11-09T18:40:00Z">
              <w:r>
                <w:t>total</w:t>
              </w:r>
            </w:ins>
          </w:p>
        </w:tc>
        <w:tc>
          <w:tcPr>
            <w:tcW w:w="0" w:type="auto"/>
          </w:tcPr>
          <w:p w14:paraId="59AA375B" w14:textId="55ED34DC" w:rsidR="00C3243C" w:rsidRDefault="00C3243C" w:rsidP="00B22A8A">
            <w:pPr>
              <w:rPr>
                <w:ins w:id="680" w:author="David Conklin" w:date="2020-11-09T18:39:00Z"/>
              </w:rPr>
            </w:pPr>
            <w:ins w:id="681" w:author="David Conklin" w:date="2020-11-09T18:41:00Z">
              <w:r>
                <w:t>30.57 cms</w:t>
              </w:r>
            </w:ins>
          </w:p>
        </w:tc>
        <w:tc>
          <w:tcPr>
            <w:tcW w:w="0" w:type="auto"/>
          </w:tcPr>
          <w:p w14:paraId="721A7E6A" w14:textId="0BF14FD1" w:rsidR="00C3243C" w:rsidRDefault="00223D2E" w:rsidP="00B22A8A">
            <w:pPr>
              <w:rPr>
                <w:ins w:id="682" w:author="David Conklin" w:date="2020-11-09T18:39:00Z"/>
              </w:rPr>
            </w:pPr>
            <w:ins w:id="683" w:author="David Conklin" w:date="2020-11-09T18:42:00Z">
              <w:r>
                <w:t>~45-50 cms</w:t>
              </w:r>
            </w:ins>
          </w:p>
        </w:tc>
      </w:tr>
    </w:tbl>
    <w:p w14:paraId="11EB5E87" w14:textId="0570BA40" w:rsidR="004061C2" w:rsidRDefault="004061C2" w:rsidP="00B22A8A">
      <w:pPr>
        <w:rPr>
          <w:ins w:id="684" w:author="David Conklin" w:date="2020-11-09T17:33:00Z"/>
        </w:rPr>
      </w:pPr>
    </w:p>
    <w:p w14:paraId="3083C764" w14:textId="5254952A" w:rsidR="00F275A8" w:rsidRDefault="002F67CA" w:rsidP="00B22A8A">
      <w:pPr>
        <w:rPr>
          <w:ins w:id="685" w:author="David Conklin" w:date="2020-11-09T15:30:00Z"/>
        </w:rPr>
      </w:pPr>
      <w:ins w:id="686" w:author="David Conklin" w:date="2020-11-09T17:07:00Z">
        <w:r>
          <w:tab/>
        </w:r>
        <w:r>
          <w:tab/>
        </w:r>
        <w:r>
          <w:tab/>
        </w:r>
        <w:r>
          <w:tab/>
        </w:r>
        <w:r>
          <w:tab/>
        </w:r>
        <w:r>
          <w:tab/>
        </w:r>
        <w:r>
          <w:tab/>
        </w:r>
        <w:r>
          <w:tab/>
        </w:r>
        <w:r>
          <w:tab/>
        </w:r>
        <w:r>
          <w:tab/>
        </w:r>
      </w:ins>
    </w:p>
    <w:p w14:paraId="1AA5619B" w14:textId="77777777" w:rsidR="00B22A8A" w:rsidRPr="002854B5" w:rsidRDefault="00B22A8A" w:rsidP="002854B5">
      <w:pPr>
        <w:rPr>
          <w:ins w:id="687" w:author="David Conklin" w:date="2020-11-09T15:28:00Z"/>
        </w:rPr>
      </w:pPr>
    </w:p>
    <w:p w14:paraId="3C219005" w14:textId="3768810B" w:rsidR="007E57E4" w:rsidRDefault="007E57E4" w:rsidP="007E57E4">
      <w:pPr>
        <w:pStyle w:val="Heading2"/>
        <w:rPr>
          <w:ins w:id="688" w:author="David Conklin" w:date="2020-11-10T15:28:00Z"/>
        </w:rPr>
      </w:pPr>
      <w:bookmarkStart w:id="689" w:name="_Toc55965341"/>
      <w:ins w:id="690" w:author="David Conklin" w:date="2020-11-09T15:29:00Z">
        <w:r>
          <w:t>Calibration</w:t>
        </w:r>
      </w:ins>
      <w:ins w:id="691" w:author="David Conklin" w:date="2020-11-11T04:08:00Z">
        <w:r w:rsidR="00B06ED6">
          <w:t xml:space="preserve"> and simulation skill</w:t>
        </w:r>
      </w:ins>
      <w:bookmarkEnd w:id="689"/>
    </w:p>
    <w:p w14:paraId="08A0E44B" w14:textId="620DE562" w:rsidR="00A81ED1" w:rsidRDefault="00A81ED1" w:rsidP="00A81ED1">
      <w:pPr>
        <w:rPr>
          <w:ins w:id="692" w:author="David Conklin" w:date="2020-11-11T04:15:00Z"/>
        </w:rPr>
      </w:pPr>
      <w:ins w:id="693" w:author="David Conklin" w:date="2020-11-10T15:29:00Z">
        <w:r>
          <w:t>Initial calibration of CW3M for the McKenzie basin</w:t>
        </w:r>
      </w:ins>
      <w:ins w:id="694" w:author="David Conklin" w:date="2020-11-10T15:30:00Z">
        <w:r>
          <w:t xml:space="preserve">, done through 11/10/20 for the EPA-funded study, yield </w:t>
        </w:r>
      </w:ins>
      <w:ins w:id="695" w:author="David Conklin" w:date="2020-11-10T15:31:00Z">
        <w:r>
          <w:t>mixed good and bad skill statistics.</w:t>
        </w:r>
      </w:ins>
      <w:ins w:id="696" w:author="David Conklin" w:date="2020-11-10T16:13:00Z">
        <w:r w:rsidR="00B64193">
          <w:t xml:space="preserve">  </w:t>
        </w:r>
      </w:ins>
      <w:ins w:id="697" w:author="David Conklin" w:date="2020-11-10T16:14:00Z">
        <w:r w:rsidR="00B64193">
          <w:t>Simulated monthly f</w:t>
        </w:r>
      </w:ins>
      <w:ins w:id="698" w:author="David Conklin" w:date="2020-11-10T16:13:00Z">
        <w:r w:rsidR="00B64193">
          <w:t>lows</w:t>
        </w:r>
      </w:ins>
      <w:ins w:id="699" w:author="David Conklin" w:date="2020-11-10T16:19:00Z">
        <w:r w:rsidR="00B64193">
          <w:t xml:space="preserve"> for 2010-18</w:t>
        </w:r>
      </w:ins>
      <w:ins w:id="700" w:author="David Conklin" w:date="2020-11-10T16:13:00Z">
        <w:r w:rsidR="00B64193">
          <w:t xml:space="preserve"> at 7 of the 13</w:t>
        </w:r>
      </w:ins>
      <w:ins w:id="701" w:author="David Conklin" w:date="2020-11-10T16:14:00Z">
        <w:r w:rsidR="00B64193">
          <w:t xml:space="preserve"> gages listed above </w:t>
        </w:r>
      </w:ins>
      <w:ins w:id="702" w:author="David Conklin" w:date="2020-11-10T16:15:00Z">
        <w:r w:rsidR="00B64193">
          <w:t xml:space="preserve">match the gage records well enough to rate </w:t>
        </w:r>
      </w:ins>
      <w:ins w:id="703" w:author="David Conklin" w:date="2020-11-10T16:37:00Z">
        <w:r w:rsidR="003D64A1">
          <w:t xml:space="preserve">generally </w:t>
        </w:r>
      </w:ins>
      <w:ins w:id="704" w:author="David Conklin" w:date="2020-11-10T16:15:00Z">
        <w:r w:rsidR="00B64193">
          <w:t xml:space="preserve">satisfactory or better, using the </w:t>
        </w:r>
      </w:ins>
      <w:ins w:id="705" w:author="David Conklin" w:date="2020-11-10T16:18:00Z">
        <w:r w:rsidR="00B64193">
          <w:t>Moriasi skill criteria (Moriasi et al. 2007, 2015)</w:t>
        </w:r>
      </w:ins>
      <w:ins w:id="706" w:author="David Conklin" w:date="2020-11-10T16:19:00Z">
        <w:r w:rsidR="00B64193">
          <w:t>.  Simulated flows at the other 6</w:t>
        </w:r>
      </w:ins>
      <w:ins w:id="707" w:author="David Conklin" w:date="2020-11-10T16:20:00Z">
        <w:r w:rsidR="00B64193">
          <w:t xml:space="preserve"> gages are not satisfactory.  Simulated </w:t>
        </w:r>
      </w:ins>
      <w:ins w:id="708" w:author="David Conklin" w:date="2020-11-10T16:22:00Z">
        <w:r w:rsidR="00B64193">
          <w:t xml:space="preserve">monthly stream </w:t>
        </w:r>
      </w:ins>
      <w:ins w:id="709" w:author="David Conklin" w:date="2020-11-10T16:20:00Z">
        <w:r w:rsidR="00B64193">
          <w:t xml:space="preserve">temperatures are satisfactory </w:t>
        </w:r>
      </w:ins>
      <w:ins w:id="710" w:author="David Conklin" w:date="2020-11-10T16:21:00Z">
        <w:r w:rsidR="00B64193">
          <w:t>or better at</w:t>
        </w:r>
      </w:ins>
      <w:ins w:id="711" w:author="David Conklin" w:date="2020-11-10T16:20:00Z">
        <w:r w:rsidR="00B64193">
          <w:t xml:space="preserve"> only 2</w:t>
        </w:r>
      </w:ins>
      <w:ins w:id="712" w:author="David Conklin" w:date="2020-11-10T16:21:00Z">
        <w:r w:rsidR="00B64193">
          <w:t xml:space="preserve"> of the 6 temperature sensor locations.</w:t>
        </w:r>
      </w:ins>
      <w:ins w:id="713" w:author="David Conklin" w:date="2020-11-10T17:23:00Z">
        <w:r w:rsidR="00257E8F">
          <w:t xml:space="preserve">  Note that Moriasi’s skill criteria we</w:t>
        </w:r>
      </w:ins>
      <w:ins w:id="714" w:author="David Conklin" w:date="2020-11-10T17:24:00Z">
        <w:r w:rsidR="00257E8F">
          <w:t>re actually developed for flows, not for temperatures; they are applied here to temperatures for lack of any better well-defined temperature simulati</w:t>
        </w:r>
      </w:ins>
      <w:ins w:id="715" w:author="David Conklin" w:date="2020-11-10T17:25:00Z">
        <w:r w:rsidR="00257E8F">
          <w:t>on skill criteria.</w:t>
        </w:r>
      </w:ins>
    </w:p>
    <w:p w14:paraId="4A25D950" w14:textId="30773256" w:rsidR="0064217D" w:rsidRDefault="0064217D" w:rsidP="00A81ED1">
      <w:pPr>
        <w:rPr>
          <w:ins w:id="716" w:author="David Conklin" w:date="2020-11-11T04:16:00Z"/>
        </w:rPr>
      </w:pPr>
    </w:p>
    <w:p w14:paraId="67D2D565" w14:textId="60AA0480" w:rsidR="00E54FFC" w:rsidRDefault="00E54FFC" w:rsidP="00A81ED1">
      <w:pPr>
        <w:rPr>
          <w:ins w:id="717" w:author="David Conklin" w:date="2020-11-11T04:15:00Z"/>
        </w:rPr>
      </w:pPr>
      <w:ins w:id="718" w:author="David Conklin" w:date="2020-11-11T04:16:00Z">
        <w:r w:rsidRPr="00E54FFC">
          <w:t>the statistical performance measures</w:t>
        </w:r>
      </w:ins>
      <w:ins w:id="719" w:author="David Conklin" w:date="2020-11-11T04:33:00Z">
        <w:r w:rsidR="008740A4">
          <w:t xml:space="preserve"> </w:t>
        </w:r>
      </w:ins>
      <w:ins w:id="720" w:author="David Conklin" w:date="2020-11-11T04:36:00Z">
        <w:r w:rsidR="008740A4">
          <w:t xml:space="preserve">adapted from Table 5 in </w:t>
        </w:r>
      </w:ins>
      <w:ins w:id="721" w:author="David Conklin" w:date="2020-11-11T04:34:00Z">
        <w:r w:rsidR="008740A4">
          <w:t>Morias</w:t>
        </w:r>
      </w:ins>
      <w:ins w:id="722" w:author="David Conklin" w:date="2020-11-11T04:35:00Z">
        <w:r w:rsidR="008740A4">
          <w:t>i et al. 2015 p</w:t>
        </w:r>
      </w:ins>
      <w:ins w:id="723" w:author="David Conklin" w:date="2020-11-11T04:36:00Z">
        <w:r w:rsidR="008740A4">
          <w:t>p</w:t>
        </w:r>
      </w:ins>
      <w:ins w:id="724" w:author="David Conklin" w:date="2020-11-11T04:35:00Z">
        <w:r w:rsidR="008740A4">
          <w:t>. 177</w:t>
        </w:r>
      </w:ins>
      <w:ins w:id="725" w:author="David Conklin" w:date="2020-11-11T04:36:00Z">
        <w:r w:rsidR="008740A4">
          <w:t>1-2</w:t>
        </w:r>
      </w:ins>
    </w:p>
    <w:p w14:paraId="0E49B56F" w14:textId="77777777" w:rsidR="0064217D" w:rsidRPr="0064217D" w:rsidRDefault="0064217D" w:rsidP="0064217D">
      <w:pPr>
        <w:numPr>
          <w:ilvl w:val="0"/>
          <w:numId w:val="3"/>
        </w:numPr>
        <w:rPr>
          <w:ins w:id="726" w:author="David Conklin" w:date="2020-11-11T04:15:00Z"/>
        </w:rPr>
      </w:pPr>
      <w:ins w:id="727" w:author="David Conklin" w:date="2020-11-11T04:15:00Z">
        <w:r w:rsidRPr="0064217D">
          <w:t>NSE – Nash Sutcliffe Efficiency.  Range +1 to –infinity. Bigger is better, +1 is a perfect match.  0 is equivalent to using the mean to predict the individual values.</w:t>
        </w:r>
      </w:ins>
    </w:p>
    <w:p w14:paraId="3CC20E42" w14:textId="65BC8E49" w:rsidR="0064217D" w:rsidRPr="0064217D" w:rsidRDefault="0064217D" w:rsidP="0064217D">
      <w:pPr>
        <w:numPr>
          <w:ilvl w:val="0"/>
          <w:numId w:val="3"/>
        </w:numPr>
        <w:rPr>
          <w:ins w:id="728" w:author="David Conklin" w:date="2020-11-11T04:15:00Z"/>
        </w:rPr>
      </w:pPr>
      <w:ins w:id="729" w:author="David Conklin" w:date="2020-11-11T04:15:00Z">
        <w:r w:rsidRPr="0064217D">
          <w:t>PBIAS – Percent bias.  Smaller absolute value is better; 0 is perfect, range is +</w:t>
        </w:r>
      </w:ins>
      <w:ins w:id="730" w:author="David Conklin" w:date="2020-11-11T04:29:00Z">
        <w:r w:rsidR="008740A4">
          <w:t>infinity</w:t>
        </w:r>
      </w:ins>
      <w:ins w:id="731" w:author="David Conklin" w:date="2020-11-11T04:15:00Z">
        <w:r w:rsidRPr="0064217D">
          <w:t xml:space="preserve"> to –infinity. +10% means the average of the </w:t>
        </w:r>
      </w:ins>
      <w:ins w:id="732" w:author="David Conklin" w:date="2020-11-11T04:16:00Z">
        <w:r w:rsidR="00E54FFC">
          <w:t>observed</w:t>
        </w:r>
      </w:ins>
      <w:ins w:id="733" w:author="David Conklin" w:date="2020-11-11T04:15:00Z">
        <w:r w:rsidRPr="0064217D">
          <w:t xml:space="preserve"> values is 10% </w:t>
        </w:r>
      </w:ins>
      <w:ins w:id="734" w:author="David Conklin" w:date="2020-11-11T04:17:00Z">
        <w:r w:rsidR="00E54FFC">
          <w:t>larger</w:t>
        </w:r>
      </w:ins>
      <w:ins w:id="735" w:author="David Conklin" w:date="2020-11-11T04:15:00Z">
        <w:r w:rsidRPr="0064217D">
          <w:t xml:space="preserve"> than the average of the </w:t>
        </w:r>
      </w:ins>
      <w:ins w:id="736" w:author="David Conklin" w:date="2020-11-11T04:17:00Z">
        <w:r w:rsidR="00E54FFC">
          <w:t>simulated</w:t>
        </w:r>
      </w:ins>
      <w:ins w:id="737" w:author="David Conklin" w:date="2020-11-11T04:15:00Z">
        <w:r w:rsidRPr="0064217D">
          <w:t xml:space="preserve"> values. </w:t>
        </w:r>
      </w:ins>
      <w:ins w:id="738" w:author="David Conklin" w:date="2020-11-11T04:32:00Z">
        <w:r w:rsidR="008740A4">
          <w:t xml:space="preserve"> </w:t>
        </w:r>
      </w:ins>
      <w:ins w:id="739" w:author="David Conklin" w:date="2020-11-11T04:17:00Z">
        <w:r w:rsidR="00E54FFC">
          <w:t xml:space="preserve">PBIAS = </w:t>
        </w:r>
      </w:ins>
      <w:ins w:id="740" w:author="David Conklin" w:date="2020-11-11T04:18:00Z">
        <w:r w:rsidR="00E54FFC">
          <w:t xml:space="preserve">100 * </w:t>
        </w:r>
      </w:ins>
      <w:ins w:id="741" w:author="David Conklin" w:date="2020-11-11T04:31:00Z">
        <w:r w:rsidR="008740A4">
          <w:rPr>
            <w:rFonts w:cstheme="minorHAnsi"/>
          </w:rPr>
          <w:t>∑</w:t>
        </w:r>
      </w:ins>
      <w:ins w:id="742" w:author="David Conklin" w:date="2020-11-11T04:17:00Z">
        <w:r w:rsidR="00E54FFC">
          <w:t>(</w:t>
        </w:r>
      </w:ins>
      <w:ins w:id="743" w:author="David Conklin" w:date="2020-11-11T04:18:00Z">
        <w:r w:rsidR="00E54FFC">
          <w:t>observed</w:t>
        </w:r>
      </w:ins>
      <w:ins w:id="744" w:author="David Conklin" w:date="2020-11-11T04:17:00Z">
        <w:r w:rsidR="00E54FFC">
          <w:t xml:space="preserve"> </w:t>
        </w:r>
      </w:ins>
      <w:ins w:id="745" w:author="David Conklin" w:date="2020-11-11T04:18:00Z">
        <w:r w:rsidR="00E54FFC">
          <w:t>–</w:t>
        </w:r>
      </w:ins>
      <w:ins w:id="746" w:author="David Conklin" w:date="2020-11-11T04:17:00Z">
        <w:r w:rsidR="00E54FFC">
          <w:t xml:space="preserve"> </w:t>
        </w:r>
      </w:ins>
      <w:ins w:id="747" w:author="David Conklin" w:date="2020-11-11T04:18:00Z">
        <w:r w:rsidR="00E54FFC">
          <w:t>simulat</w:t>
        </w:r>
      </w:ins>
      <w:ins w:id="748" w:author="David Conklin" w:date="2020-11-11T04:19:00Z">
        <w:r w:rsidR="00E54FFC">
          <w:t>ed</w:t>
        </w:r>
      </w:ins>
      <w:ins w:id="749" w:author="David Conklin" w:date="2020-11-11T04:18:00Z">
        <w:r w:rsidR="00E54FFC">
          <w:t xml:space="preserve">) / </w:t>
        </w:r>
      </w:ins>
      <w:ins w:id="750" w:author="David Conklin" w:date="2020-11-11T04:31:00Z">
        <w:r w:rsidR="008740A4">
          <w:rPr>
            <w:rFonts w:cstheme="minorHAnsi"/>
          </w:rPr>
          <w:t>∑</w:t>
        </w:r>
      </w:ins>
      <w:ins w:id="751" w:author="David Conklin" w:date="2020-11-11T04:32:00Z">
        <w:r w:rsidR="008740A4">
          <w:t>observed</w:t>
        </w:r>
      </w:ins>
    </w:p>
    <w:p w14:paraId="7BA9D6E2" w14:textId="77777777" w:rsidR="0064217D" w:rsidRPr="0064217D" w:rsidRDefault="0064217D" w:rsidP="0064217D">
      <w:pPr>
        <w:numPr>
          <w:ilvl w:val="0"/>
          <w:numId w:val="3"/>
        </w:numPr>
        <w:rPr>
          <w:ins w:id="752" w:author="David Conklin" w:date="2020-11-11T04:15:00Z"/>
        </w:rPr>
      </w:pPr>
      <w:ins w:id="753" w:author="David Conklin" w:date="2020-11-11T04:15:00Z">
        <w:r w:rsidRPr="0064217D">
          <w:t>RSR – Ratio of RMSE to the standard deviation of the observations. Smaller is better; 0 is perfect.  Range 0 to + infinity.</w:t>
        </w:r>
      </w:ins>
    </w:p>
    <w:p w14:paraId="3DA5A54C" w14:textId="77777777" w:rsidR="0064217D" w:rsidRPr="0064217D" w:rsidRDefault="0064217D" w:rsidP="0064217D">
      <w:pPr>
        <w:numPr>
          <w:ilvl w:val="0"/>
          <w:numId w:val="3"/>
        </w:numPr>
        <w:rPr>
          <w:ins w:id="754" w:author="David Conklin" w:date="2020-11-11T04:15:00Z"/>
        </w:rPr>
      </w:pPr>
      <w:ins w:id="755" w:author="David Conklin" w:date="2020-11-11T04:15:00Z">
        <w:r w:rsidRPr="0064217D">
          <w:t>R</w:t>
        </w:r>
        <w:r w:rsidRPr="0064217D">
          <w:rPr>
            <w:vertAlign w:val="superscript"/>
          </w:rPr>
          <w:t xml:space="preserve">2 </w:t>
        </w:r>
        <w:r w:rsidRPr="0064217D">
          <w:t>– coefficient of determination.  Bigger is better; 1 is perfect.  Range is 0 to 1.</w:t>
        </w:r>
      </w:ins>
    </w:p>
    <w:p w14:paraId="30BAC78D" w14:textId="717AA15C" w:rsidR="0064217D" w:rsidRDefault="0064217D" w:rsidP="00A81ED1">
      <w:pPr>
        <w:rPr>
          <w:ins w:id="756" w:author="David Conklin" w:date="2020-11-11T04:38:00Z"/>
        </w:rPr>
      </w:pPr>
    </w:p>
    <w:p w14:paraId="65B24112" w14:textId="06B675C0" w:rsidR="001F3D28" w:rsidRDefault="001F3D28" w:rsidP="006200EB">
      <w:pPr>
        <w:rPr>
          <w:ins w:id="757" w:author="David Conklin" w:date="2020-11-11T04:40:00Z"/>
        </w:rPr>
      </w:pPr>
      <w:ins w:id="758" w:author="David Conklin" w:date="2020-11-11T04:38:00Z">
        <w:r>
          <w:t>Moriasi et al. descriptive terms</w:t>
        </w:r>
      </w:ins>
    </w:p>
    <w:p w14:paraId="20CFEDDE" w14:textId="152826CF" w:rsidR="006200EB" w:rsidRDefault="006200EB" w:rsidP="002854B5">
      <w:pPr>
        <w:rPr>
          <w:ins w:id="759" w:author="David Conklin" w:date="2020-11-10T15:31:00Z"/>
        </w:rPr>
      </w:pPr>
      <w:ins w:id="760" w:author="David Conklin" w:date="2020-11-11T04:41:00Z">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ins>
    </w:p>
    <w:p w14:paraId="08D0CE8C" w14:textId="4D9081AD" w:rsidR="00A81ED1" w:rsidRDefault="00A81ED1" w:rsidP="00A81ED1">
      <w:pPr>
        <w:rPr>
          <w:ins w:id="761" w:author="David Conklin" w:date="2020-11-10T15:31:00Z"/>
        </w:rPr>
      </w:pPr>
    </w:p>
    <w:p w14:paraId="57D7BA17" w14:textId="77777777" w:rsidR="006200EB" w:rsidRDefault="006200EB">
      <w:pPr>
        <w:rPr>
          <w:ins w:id="762" w:author="David Conklin" w:date="2020-11-11T04:42:00Z"/>
        </w:rPr>
      </w:pPr>
      <w:ins w:id="763" w:author="David Conklin" w:date="2020-11-11T04:42:00Z">
        <w:r>
          <w:br w:type="page"/>
        </w:r>
      </w:ins>
    </w:p>
    <w:p w14:paraId="3BCB9D81" w14:textId="15ED9E1F" w:rsidR="00A81ED1" w:rsidRDefault="00F81EFD" w:rsidP="00A81ED1">
      <w:pPr>
        <w:rPr>
          <w:ins w:id="764" w:author="David Conklin" w:date="2020-11-11T04:09:00Z"/>
        </w:rPr>
      </w:pPr>
      <w:ins w:id="765" w:author="David Conklin" w:date="2020-11-10T16:45:00Z">
        <w:r>
          <w:lastRenderedPageBreak/>
          <w:t xml:space="preserve">Flow locations with satisfactory or better </w:t>
        </w:r>
      </w:ins>
      <w:ins w:id="766" w:author="David Conklin" w:date="2020-11-10T16:46:00Z">
        <w:r>
          <w:t xml:space="preserve">simulation </w:t>
        </w:r>
      </w:ins>
      <w:ins w:id="767" w:author="David Conklin" w:date="2020-11-10T16:45:00Z">
        <w:r>
          <w:t>skill grades, as of CW3M version 98</w:t>
        </w:r>
      </w:ins>
    </w:p>
    <w:p w14:paraId="7DE00C0C" w14:textId="7B7D6DE3" w:rsidR="00B06ED6" w:rsidRPr="002854B5" w:rsidRDefault="00B06ED6" w:rsidP="00A81ED1">
      <w:pPr>
        <w:rPr>
          <w:ins w:id="768" w:author="David Conklin" w:date="2020-11-09T15:29:00Z"/>
        </w:rPr>
        <w:pPrChange w:id="769" w:author="David Conklin" w:date="2020-11-10T15:28:00Z">
          <w:pPr>
            <w:pStyle w:val="Heading2"/>
          </w:pPr>
        </w:pPrChange>
      </w:pPr>
      <w:ins w:id="770" w:author="David Conklin" w:date="2020-11-11T04:09:00Z">
        <w:r>
          <w:t>(NS = not satisfactory, S = satisfactory, G  = good, VG = very good</w:t>
        </w:r>
      </w:ins>
      <w:ins w:id="771" w:author="David Conklin" w:date="2020-11-11T04:10:00Z">
        <w:r>
          <w:t>)</w:t>
        </w:r>
      </w:ins>
    </w:p>
    <w:tbl>
      <w:tblPr>
        <w:tblStyle w:val="TableGrid"/>
        <w:tblW w:w="0" w:type="auto"/>
        <w:tblLook w:val="04A0" w:firstRow="1" w:lastRow="0" w:firstColumn="1" w:lastColumn="0" w:noHBand="0" w:noVBand="1"/>
      </w:tblPr>
      <w:tblGrid>
        <w:gridCol w:w="1109"/>
        <w:gridCol w:w="1109"/>
        <w:gridCol w:w="3459"/>
        <w:gridCol w:w="909"/>
        <w:gridCol w:w="720"/>
        <w:gridCol w:w="727"/>
      </w:tblGrid>
      <w:tr w:rsidR="00060258" w14:paraId="2108FCAE" w14:textId="05B45C52" w:rsidTr="0064217D">
        <w:trPr>
          <w:ins w:id="772" w:author="David Conklin" w:date="2020-11-10T16:24:00Z"/>
        </w:trPr>
        <w:tc>
          <w:tcPr>
            <w:tcW w:w="0" w:type="auto"/>
          </w:tcPr>
          <w:p w14:paraId="0CB8E0C6" w14:textId="51EFD184" w:rsidR="00060258" w:rsidRDefault="00060258" w:rsidP="007E57E4">
            <w:pPr>
              <w:rPr>
                <w:ins w:id="773" w:author="David Conklin" w:date="2020-11-10T16:24:00Z"/>
              </w:rPr>
            </w:pPr>
            <w:ins w:id="774" w:author="David Conklin" w:date="2020-11-10T16:24:00Z">
              <w:r>
                <w:t>gage</w:t>
              </w:r>
            </w:ins>
          </w:p>
        </w:tc>
        <w:tc>
          <w:tcPr>
            <w:tcW w:w="0" w:type="auto"/>
          </w:tcPr>
          <w:p w14:paraId="2B93BB5C" w14:textId="54CDEA26" w:rsidR="00060258" w:rsidRDefault="00060258" w:rsidP="007E57E4">
            <w:pPr>
              <w:rPr>
                <w:ins w:id="775" w:author="David Conklin" w:date="2020-11-10T16:24:00Z"/>
              </w:rPr>
            </w:pPr>
            <w:ins w:id="776" w:author="David Conklin" w:date="2020-11-10T16:24:00Z">
              <w:r>
                <w:t>COMID</w:t>
              </w:r>
            </w:ins>
          </w:p>
        </w:tc>
        <w:tc>
          <w:tcPr>
            <w:tcW w:w="0" w:type="auto"/>
          </w:tcPr>
          <w:p w14:paraId="5D87916F" w14:textId="1E641315" w:rsidR="00060258" w:rsidRDefault="00060258" w:rsidP="007E57E4">
            <w:pPr>
              <w:rPr>
                <w:ins w:id="777" w:author="David Conklin" w:date="2020-11-10T16:24:00Z"/>
              </w:rPr>
            </w:pPr>
            <w:ins w:id="778" w:author="David Conklin" w:date="2020-11-10T16:24:00Z">
              <w:r>
                <w:t>location</w:t>
              </w:r>
            </w:ins>
          </w:p>
        </w:tc>
        <w:tc>
          <w:tcPr>
            <w:tcW w:w="0" w:type="auto"/>
          </w:tcPr>
          <w:p w14:paraId="34E3476F" w14:textId="3FB661B3" w:rsidR="00060258" w:rsidRDefault="00060258" w:rsidP="007E57E4">
            <w:pPr>
              <w:rPr>
                <w:ins w:id="779" w:author="David Conklin" w:date="2020-11-10T16:24:00Z"/>
              </w:rPr>
            </w:pPr>
            <w:ins w:id="780" w:author="David Conklin" w:date="2020-11-10T16:25:00Z">
              <w:r>
                <w:t>statistic</w:t>
              </w:r>
            </w:ins>
          </w:p>
        </w:tc>
        <w:tc>
          <w:tcPr>
            <w:tcW w:w="0" w:type="auto"/>
          </w:tcPr>
          <w:p w14:paraId="0E384DAF" w14:textId="6C165160" w:rsidR="00060258" w:rsidRDefault="00060258" w:rsidP="007E57E4">
            <w:pPr>
              <w:rPr>
                <w:ins w:id="781" w:author="David Conklin" w:date="2020-11-10T16:24:00Z"/>
              </w:rPr>
            </w:pPr>
            <w:ins w:id="782" w:author="David Conklin" w:date="2020-11-10T16:25:00Z">
              <w:r>
                <w:t>value</w:t>
              </w:r>
            </w:ins>
          </w:p>
        </w:tc>
        <w:tc>
          <w:tcPr>
            <w:tcW w:w="0" w:type="auto"/>
          </w:tcPr>
          <w:p w14:paraId="734662AB" w14:textId="593CB7EE" w:rsidR="00060258" w:rsidRDefault="00060258" w:rsidP="007E57E4">
            <w:pPr>
              <w:rPr>
                <w:ins w:id="783" w:author="David Conklin" w:date="2020-11-10T16:25:00Z"/>
              </w:rPr>
            </w:pPr>
            <w:ins w:id="784" w:author="David Conklin" w:date="2020-11-10T16:25:00Z">
              <w:r>
                <w:t>grade</w:t>
              </w:r>
            </w:ins>
          </w:p>
        </w:tc>
      </w:tr>
      <w:tr w:rsidR="00060258" w14:paraId="37240E71" w14:textId="6E4432C1" w:rsidTr="0064217D">
        <w:trPr>
          <w:ins w:id="785" w:author="David Conklin" w:date="2020-11-10T16:24:00Z"/>
        </w:trPr>
        <w:tc>
          <w:tcPr>
            <w:tcW w:w="0" w:type="auto"/>
          </w:tcPr>
          <w:p w14:paraId="70D26B56" w14:textId="7F446609" w:rsidR="00060258" w:rsidRDefault="00060258" w:rsidP="007E57E4">
            <w:pPr>
              <w:rPr>
                <w:ins w:id="786" w:author="David Conklin" w:date="2020-11-10T16:24:00Z"/>
              </w:rPr>
            </w:pPr>
            <w:ins w:id="787" w:author="David Conklin" w:date="2020-11-10T16:26:00Z">
              <w:r>
                <w:t>14158790</w:t>
              </w:r>
            </w:ins>
          </w:p>
        </w:tc>
        <w:tc>
          <w:tcPr>
            <w:tcW w:w="0" w:type="auto"/>
          </w:tcPr>
          <w:p w14:paraId="536CB10F" w14:textId="3A12617A" w:rsidR="00060258" w:rsidRDefault="00060258" w:rsidP="007E57E4">
            <w:pPr>
              <w:rPr>
                <w:ins w:id="788" w:author="David Conklin" w:date="2020-11-10T16:24:00Z"/>
              </w:rPr>
            </w:pPr>
            <w:ins w:id="789" w:author="David Conklin" w:date="2020-11-10T16:26:00Z">
              <w:r>
                <w:t>23773393</w:t>
              </w:r>
            </w:ins>
          </w:p>
        </w:tc>
        <w:tc>
          <w:tcPr>
            <w:tcW w:w="0" w:type="auto"/>
          </w:tcPr>
          <w:p w14:paraId="0BD17F2B" w14:textId="03F6E0E2" w:rsidR="00060258" w:rsidRDefault="00060258" w:rsidP="007E57E4">
            <w:pPr>
              <w:rPr>
                <w:ins w:id="790" w:author="David Conklin" w:date="2020-11-10T16:24:00Z"/>
              </w:rPr>
            </w:pPr>
            <w:ins w:id="791" w:author="David Conklin" w:date="2020-11-10T16:26:00Z">
              <w:r>
                <w:t>SMITH R ABV SMITH R RESV</w:t>
              </w:r>
            </w:ins>
          </w:p>
        </w:tc>
        <w:tc>
          <w:tcPr>
            <w:tcW w:w="0" w:type="auto"/>
          </w:tcPr>
          <w:p w14:paraId="7F084B9D" w14:textId="478D07E6" w:rsidR="00060258" w:rsidRDefault="00060258" w:rsidP="007E57E4">
            <w:pPr>
              <w:rPr>
                <w:ins w:id="792" w:author="David Conklin" w:date="2020-11-10T16:24:00Z"/>
              </w:rPr>
            </w:pPr>
            <w:ins w:id="793" w:author="David Conklin" w:date="2020-11-10T16:26:00Z">
              <w:r>
                <w:t>%bias</w:t>
              </w:r>
            </w:ins>
          </w:p>
        </w:tc>
        <w:tc>
          <w:tcPr>
            <w:tcW w:w="0" w:type="auto"/>
          </w:tcPr>
          <w:p w14:paraId="7C49D2AC" w14:textId="0824767B" w:rsidR="00060258" w:rsidRDefault="00060258" w:rsidP="007E57E4">
            <w:pPr>
              <w:rPr>
                <w:ins w:id="794" w:author="David Conklin" w:date="2020-11-10T16:24:00Z"/>
              </w:rPr>
            </w:pPr>
            <w:ins w:id="795" w:author="David Conklin" w:date="2020-11-10T16:27:00Z">
              <w:r>
                <w:t>0.3%</w:t>
              </w:r>
            </w:ins>
          </w:p>
        </w:tc>
        <w:tc>
          <w:tcPr>
            <w:tcW w:w="0" w:type="auto"/>
          </w:tcPr>
          <w:p w14:paraId="495C0109" w14:textId="6DBFBB7A" w:rsidR="00060258" w:rsidRDefault="00060258" w:rsidP="007E57E4">
            <w:pPr>
              <w:rPr>
                <w:ins w:id="796" w:author="David Conklin" w:date="2020-11-10T16:25:00Z"/>
              </w:rPr>
            </w:pPr>
            <w:ins w:id="797" w:author="David Conklin" w:date="2020-11-10T16:27:00Z">
              <w:r>
                <w:t>VG</w:t>
              </w:r>
            </w:ins>
          </w:p>
        </w:tc>
      </w:tr>
      <w:tr w:rsidR="00060258" w14:paraId="0BEEAF8B" w14:textId="77777777" w:rsidTr="0064217D">
        <w:trPr>
          <w:ins w:id="798" w:author="David Conklin" w:date="2020-11-10T16:29:00Z"/>
        </w:trPr>
        <w:tc>
          <w:tcPr>
            <w:tcW w:w="0" w:type="auto"/>
          </w:tcPr>
          <w:p w14:paraId="63F2225F" w14:textId="77777777" w:rsidR="00060258" w:rsidRDefault="00060258" w:rsidP="007E57E4">
            <w:pPr>
              <w:rPr>
                <w:ins w:id="799" w:author="David Conklin" w:date="2020-11-10T16:29:00Z"/>
              </w:rPr>
            </w:pPr>
          </w:p>
        </w:tc>
        <w:tc>
          <w:tcPr>
            <w:tcW w:w="0" w:type="auto"/>
          </w:tcPr>
          <w:p w14:paraId="5B1D869A" w14:textId="77777777" w:rsidR="00060258" w:rsidRDefault="00060258" w:rsidP="007E57E4">
            <w:pPr>
              <w:rPr>
                <w:ins w:id="800" w:author="David Conklin" w:date="2020-11-10T16:29:00Z"/>
              </w:rPr>
            </w:pPr>
          </w:p>
        </w:tc>
        <w:tc>
          <w:tcPr>
            <w:tcW w:w="0" w:type="auto"/>
          </w:tcPr>
          <w:p w14:paraId="16C1B7F6" w14:textId="77777777" w:rsidR="00060258" w:rsidRDefault="00060258" w:rsidP="007E57E4">
            <w:pPr>
              <w:rPr>
                <w:ins w:id="801" w:author="David Conklin" w:date="2020-11-10T16:29:00Z"/>
              </w:rPr>
            </w:pPr>
          </w:p>
        </w:tc>
        <w:tc>
          <w:tcPr>
            <w:tcW w:w="0" w:type="auto"/>
          </w:tcPr>
          <w:p w14:paraId="20BB0F11" w14:textId="4B6AF6FB" w:rsidR="00060258" w:rsidRDefault="00060258" w:rsidP="007E57E4">
            <w:pPr>
              <w:rPr>
                <w:ins w:id="802" w:author="David Conklin" w:date="2020-11-10T16:29:00Z"/>
              </w:rPr>
            </w:pPr>
            <w:ins w:id="803" w:author="David Conklin" w:date="2020-11-10T16:29:00Z">
              <w:r>
                <w:t>NSE</w:t>
              </w:r>
            </w:ins>
          </w:p>
        </w:tc>
        <w:tc>
          <w:tcPr>
            <w:tcW w:w="0" w:type="auto"/>
          </w:tcPr>
          <w:p w14:paraId="433DC994" w14:textId="5B7921B1" w:rsidR="00060258" w:rsidRDefault="00060258" w:rsidP="007E57E4">
            <w:pPr>
              <w:rPr>
                <w:ins w:id="804" w:author="David Conklin" w:date="2020-11-10T16:29:00Z"/>
              </w:rPr>
            </w:pPr>
            <w:ins w:id="805" w:author="David Conklin" w:date="2020-11-10T16:29:00Z">
              <w:r>
                <w:t>0.69</w:t>
              </w:r>
            </w:ins>
          </w:p>
        </w:tc>
        <w:tc>
          <w:tcPr>
            <w:tcW w:w="0" w:type="auto"/>
          </w:tcPr>
          <w:p w14:paraId="346B1AC4" w14:textId="510E7A36" w:rsidR="00060258" w:rsidRDefault="00060258" w:rsidP="007E57E4">
            <w:pPr>
              <w:rPr>
                <w:ins w:id="806" w:author="David Conklin" w:date="2020-11-10T16:29:00Z"/>
              </w:rPr>
            </w:pPr>
            <w:ins w:id="807" w:author="David Conklin" w:date="2020-11-10T16:29:00Z">
              <w:r>
                <w:t>S</w:t>
              </w:r>
            </w:ins>
          </w:p>
        </w:tc>
      </w:tr>
      <w:tr w:rsidR="00060258" w14:paraId="62F4789A" w14:textId="77777777" w:rsidTr="0064217D">
        <w:trPr>
          <w:ins w:id="808" w:author="David Conklin" w:date="2020-11-10T16:29:00Z"/>
        </w:trPr>
        <w:tc>
          <w:tcPr>
            <w:tcW w:w="0" w:type="auto"/>
          </w:tcPr>
          <w:p w14:paraId="527ECE4E" w14:textId="77777777" w:rsidR="00060258" w:rsidRDefault="00060258" w:rsidP="007E57E4">
            <w:pPr>
              <w:rPr>
                <w:ins w:id="809" w:author="David Conklin" w:date="2020-11-10T16:29:00Z"/>
              </w:rPr>
            </w:pPr>
          </w:p>
        </w:tc>
        <w:tc>
          <w:tcPr>
            <w:tcW w:w="0" w:type="auto"/>
          </w:tcPr>
          <w:p w14:paraId="65BD7381" w14:textId="77777777" w:rsidR="00060258" w:rsidRDefault="00060258" w:rsidP="007E57E4">
            <w:pPr>
              <w:rPr>
                <w:ins w:id="810" w:author="David Conklin" w:date="2020-11-10T16:29:00Z"/>
              </w:rPr>
            </w:pPr>
          </w:p>
        </w:tc>
        <w:tc>
          <w:tcPr>
            <w:tcW w:w="0" w:type="auto"/>
          </w:tcPr>
          <w:p w14:paraId="30050EA8" w14:textId="77777777" w:rsidR="00060258" w:rsidRDefault="00060258" w:rsidP="007E57E4">
            <w:pPr>
              <w:rPr>
                <w:ins w:id="811" w:author="David Conklin" w:date="2020-11-10T16:29:00Z"/>
              </w:rPr>
            </w:pPr>
          </w:p>
        </w:tc>
        <w:tc>
          <w:tcPr>
            <w:tcW w:w="0" w:type="auto"/>
          </w:tcPr>
          <w:p w14:paraId="4D1000FF" w14:textId="188EBBFB" w:rsidR="00060258" w:rsidRDefault="00060258" w:rsidP="007E57E4">
            <w:pPr>
              <w:rPr>
                <w:ins w:id="812" w:author="David Conklin" w:date="2020-11-10T16:29:00Z"/>
              </w:rPr>
            </w:pPr>
            <w:ins w:id="813" w:author="David Conklin" w:date="2020-11-10T16:29:00Z">
              <w:r>
                <w:t>RSR</w:t>
              </w:r>
            </w:ins>
          </w:p>
        </w:tc>
        <w:tc>
          <w:tcPr>
            <w:tcW w:w="0" w:type="auto"/>
          </w:tcPr>
          <w:p w14:paraId="7A0318CA" w14:textId="24F39E4C" w:rsidR="00060258" w:rsidRDefault="00060258" w:rsidP="007E57E4">
            <w:pPr>
              <w:rPr>
                <w:ins w:id="814" w:author="David Conklin" w:date="2020-11-10T16:29:00Z"/>
              </w:rPr>
            </w:pPr>
            <w:ins w:id="815" w:author="David Conklin" w:date="2020-11-10T16:29:00Z">
              <w:r>
                <w:t>0</w:t>
              </w:r>
            </w:ins>
            <w:ins w:id="816" w:author="David Conklin" w:date="2020-11-10T16:30:00Z">
              <w:r>
                <w:t>.55</w:t>
              </w:r>
            </w:ins>
          </w:p>
        </w:tc>
        <w:tc>
          <w:tcPr>
            <w:tcW w:w="0" w:type="auto"/>
          </w:tcPr>
          <w:p w14:paraId="63DAFBA3" w14:textId="310C96A3" w:rsidR="00060258" w:rsidRDefault="00060258" w:rsidP="007E57E4">
            <w:pPr>
              <w:rPr>
                <w:ins w:id="817" w:author="David Conklin" w:date="2020-11-10T16:29:00Z"/>
              </w:rPr>
            </w:pPr>
            <w:ins w:id="818" w:author="David Conklin" w:date="2020-11-10T16:30:00Z">
              <w:r>
                <w:t>G</w:t>
              </w:r>
            </w:ins>
          </w:p>
        </w:tc>
      </w:tr>
      <w:tr w:rsidR="00060258" w14:paraId="1992545C" w14:textId="77777777" w:rsidTr="0064217D">
        <w:trPr>
          <w:ins w:id="819" w:author="David Conklin" w:date="2020-11-10T16:29:00Z"/>
        </w:trPr>
        <w:tc>
          <w:tcPr>
            <w:tcW w:w="0" w:type="auto"/>
          </w:tcPr>
          <w:p w14:paraId="5D3E4791" w14:textId="77777777" w:rsidR="00060258" w:rsidRDefault="00060258" w:rsidP="007E57E4">
            <w:pPr>
              <w:rPr>
                <w:ins w:id="820" w:author="David Conklin" w:date="2020-11-10T16:29:00Z"/>
              </w:rPr>
            </w:pPr>
          </w:p>
        </w:tc>
        <w:tc>
          <w:tcPr>
            <w:tcW w:w="0" w:type="auto"/>
          </w:tcPr>
          <w:p w14:paraId="394C7505" w14:textId="77777777" w:rsidR="00060258" w:rsidRDefault="00060258" w:rsidP="007E57E4">
            <w:pPr>
              <w:rPr>
                <w:ins w:id="821" w:author="David Conklin" w:date="2020-11-10T16:29:00Z"/>
              </w:rPr>
            </w:pPr>
          </w:p>
        </w:tc>
        <w:tc>
          <w:tcPr>
            <w:tcW w:w="0" w:type="auto"/>
          </w:tcPr>
          <w:p w14:paraId="45321782" w14:textId="77777777" w:rsidR="00060258" w:rsidRDefault="00060258" w:rsidP="007E57E4">
            <w:pPr>
              <w:rPr>
                <w:ins w:id="822" w:author="David Conklin" w:date="2020-11-10T16:29:00Z"/>
              </w:rPr>
            </w:pPr>
          </w:p>
        </w:tc>
        <w:tc>
          <w:tcPr>
            <w:tcW w:w="0" w:type="auto"/>
          </w:tcPr>
          <w:p w14:paraId="2DBCB623" w14:textId="36310DDD" w:rsidR="00060258" w:rsidRDefault="00060258" w:rsidP="007E57E4">
            <w:pPr>
              <w:rPr>
                <w:ins w:id="823" w:author="David Conklin" w:date="2020-11-10T16:29:00Z"/>
              </w:rPr>
            </w:pPr>
            <w:ins w:id="824" w:author="David Conklin" w:date="2020-11-10T16:30:00Z">
              <w:r>
                <w:t>R2</w:t>
              </w:r>
            </w:ins>
          </w:p>
        </w:tc>
        <w:tc>
          <w:tcPr>
            <w:tcW w:w="0" w:type="auto"/>
          </w:tcPr>
          <w:p w14:paraId="3BA4235F" w14:textId="12BF1411" w:rsidR="00060258" w:rsidRDefault="00060258" w:rsidP="007E57E4">
            <w:pPr>
              <w:rPr>
                <w:ins w:id="825" w:author="David Conklin" w:date="2020-11-10T16:29:00Z"/>
              </w:rPr>
            </w:pPr>
            <w:ins w:id="826" w:author="David Conklin" w:date="2020-11-10T16:30:00Z">
              <w:r>
                <w:t>0.72</w:t>
              </w:r>
            </w:ins>
          </w:p>
        </w:tc>
        <w:tc>
          <w:tcPr>
            <w:tcW w:w="0" w:type="auto"/>
          </w:tcPr>
          <w:p w14:paraId="22EDD85E" w14:textId="4242AA51" w:rsidR="00060258" w:rsidRDefault="00060258" w:rsidP="007E57E4">
            <w:pPr>
              <w:rPr>
                <w:ins w:id="827" w:author="David Conklin" w:date="2020-11-10T16:29:00Z"/>
              </w:rPr>
            </w:pPr>
            <w:ins w:id="828" w:author="David Conklin" w:date="2020-11-10T16:30:00Z">
              <w:r>
                <w:t>S</w:t>
              </w:r>
            </w:ins>
          </w:p>
        </w:tc>
      </w:tr>
      <w:tr w:rsidR="00060258" w14:paraId="69A75C30" w14:textId="77777777" w:rsidTr="0064217D">
        <w:trPr>
          <w:ins w:id="829" w:author="David Conklin" w:date="2020-11-10T16:27:00Z"/>
        </w:trPr>
        <w:tc>
          <w:tcPr>
            <w:tcW w:w="0" w:type="auto"/>
          </w:tcPr>
          <w:p w14:paraId="7BCD742A" w14:textId="67B318AB" w:rsidR="00060258" w:rsidRDefault="00060258" w:rsidP="007E57E4">
            <w:pPr>
              <w:rPr>
                <w:ins w:id="830" w:author="David Conklin" w:date="2020-11-10T16:27:00Z"/>
              </w:rPr>
            </w:pPr>
            <w:ins w:id="831" w:author="David Conklin" w:date="2020-11-10T16:27:00Z">
              <w:r>
                <w:t>14159200</w:t>
              </w:r>
            </w:ins>
          </w:p>
        </w:tc>
        <w:tc>
          <w:tcPr>
            <w:tcW w:w="0" w:type="auto"/>
          </w:tcPr>
          <w:p w14:paraId="13EE69B2" w14:textId="674EE933" w:rsidR="00060258" w:rsidRDefault="00060258" w:rsidP="007E57E4">
            <w:pPr>
              <w:rPr>
                <w:ins w:id="832" w:author="David Conklin" w:date="2020-11-10T16:27:00Z"/>
              </w:rPr>
            </w:pPr>
            <w:ins w:id="833" w:author="David Conklin" w:date="2020-11-10T16:27:00Z">
              <w:r>
                <w:t>23773037</w:t>
              </w:r>
            </w:ins>
          </w:p>
        </w:tc>
        <w:tc>
          <w:tcPr>
            <w:tcW w:w="0" w:type="auto"/>
          </w:tcPr>
          <w:p w14:paraId="3C597DA6" w14:textId="2CFE59C8" w:rsidR="00060258" w:rsidRDefault="00060258" w:rsidP="007E57E4">
            <w:pPr>
              <w:rPr>
                <w:ins w:id="834" w:author="David Conklin" w:date="2020-11-10T16:27:00Z"/>
              </w:rPr>
            </w:pPr>
            <w:ins w:id="835" w:author="David Conklin" w:date="2020-11-10T16:28:00Z">
              <w:r>
                <w:t>SO FORK MCKENZIE ABV COUGAR</w:t>
              </w:r>
            </w:ins>
          </w:p>
        </w:tc>
        <w:tc>
          <w:tcPr>
            <w:tcW w:w="0" w:type="auto"/>
          </w:tcPr>
          <w:p w14:paraId="503614AF" w14:textId="3A28EB6E" w:rsidR="00060258" w:rsidRDefault="00060258" w:rsidP="007E57E4">
            <w:pPr>
              <w:rPr>
                <w:ins w:id="836" w:author="David Conklin" w:date="2020-11-10T16:27:00Z"/>
              </w:rPr>
            </w:pPr>
            <w:ins w:id="837" w:author="David Conklin" w:date="2020-11-10T16:28:00Z">
              <w:r>
                <w:t>%bias</w:t>
              </w:r>
            </w:ins>
          </w:p>
        </w:tc>
        <w:tc>
          <w:tcPr>
            <w:tcW w:w="0" w:type="auto"/>
          </w:tcPr>
          <w:p w14:paraId="45C44D13" w14:textId="01DD94EB" w:rsidR="00060258" w:rsidRDefault="00060258" w:rsidP="007E57E4">
            <w:pPr>
              <w:rPr>
                <w:ins w:id="838" w:author="David Conklin" w:date="2020-11-10T16:27:00Z"/>
              </w:rPr>
            </w:pPr>
            <w:ins w:id="839" w:author="David Conklin" w:date="2020-11-10T16:28:00Z">
              <w:r>
                <w:t>0.1%</w:t>
              </w:r>
            </w:ins>
          </w:p>
        </w:tc>
        <w:tc>
          <w:tcPr>
            <w:tcW w:w="0" w:type="auto"/>
          </w:tcPr>
          <w:p w14:paraId="16CDA108" w14:textId="0F9D42E2" w:rsidR="00060258" w:rsidRDefault="00060258" w:rsidP="007E57E4">
            <w:pPr>
              <w:rPr>
                <w:ins w:id="840" w:author="David Conklin" w:date="2020-11-10T16:27:00Z"/>
              </w:rPr>
            </w:pPr>
            <w:ins w:id="841" w:author="David Conklin" w:date="2020-11-10T16:28:00Z">
              <w:r>
                <w:t>VG</w:t>
              </w:r>
            </w:ins>
          </w:p>
        </w:tc>
      </w:tr>
      <w:tr w:rsidR="00060258" w14:paraId="68225F87" w14:textId="77777777" w:rsidTr="0064217D">
        <w:trPr>
          <w:ins w:id="842" w:author="David Conklin" w:date="2020-11-10T16:30:00Z"/>
        </w:trPr>
        <w:tc>
          <w:tcPr>
            <w:tcW w:w="0" w:type="auto"/>
          </w:tcPr>
          <w:p w14:paraId="6F51DD6D" w14:textId="77777777" w:rsidR="00060258" w:rsidRDefault="00060258" w:rsidP="00060258">
            <w:pPr>
              <w:rPr>
                <w:ins w:id="843" w:author="David Conklin" w:date="2020-11-10T16:30:00Z"/>
              </w:rPr>
            </w:pPr>
          </w:p>
        </w:tc>
        <w:tc>
          <w:tcPr>
            <w:tcW w:w="0" w:type="auto"/>
          </w:tcPr>
          <w:p w14:paraId="32A88EFE" w14:textId="77777777" w:rsidR="00060258" w:rsidRDefault="00060258" w:rsidP="00060258">
            <w:pPr>
              <w:rPr>
                <w:ins w:id="844" w:author="David Conklin" w:date="2020-11-10T16:30:00Z"/>
              </w:rPr>
            </w:pPr>
          </w:p>
        </w:tc>
        <w:tc>
          <w:tcPr>
            <w:tcW w:w="0" w:type="auto"/>
          </w:tcPr>
          <w:p w14:paraId="07826B70" w14:textId="77777777" w:rsidR="00060258" w:rsidRDefault="00060258" w:rsidP="00060258">
            <w:pPr>
              <w:rPr>
                <w:ins w:id="845" w:author="David Conklin" w:date="2020-11-10T16:30:00Z"/>
              </w:rPr>
            </w:pPr>
          </w:p>
        </w:tc>
        <w:tc>
          <w:tcPr>
            <w:tcW w:w="0" w:type="auto"/>
          </w:tcPr>
          <w:p w14:paraId="31604DE7" w14:textId="11879B2C" w:rsidR="00060258" w:rsidRDefault="00060258" w:rsidP="00060258">
            <w:pPr>
              <w:rPr>
                <w:ins w:id="846" w:author="David Conklin" w:date="2020-11-10T16:30:00Z"/>
              </w:rPr>
            </w:pPr>
            <w:ins w:id="847" w:author="David Conklin" w:date="2020-11-10T16:31:00Z">
              <w:r>
                <w:t>NSE</w:t>
              </w:r>
            </w:ins>
          </w:p>
        </w:tc>
        <w:tc>
          <w:tcPr>
            <w:tcW w:w="0" w:type="auto"/>
          </w:tcPr>
          <w:p w14:paraId="569962D2" w14:textId="5FDEDA3E" w:rsidR="00060258" w:rsidRDefault="00060258" w:rsidP="00060258">
            <w:pPr>
              <w:rPr>
                <w:ins w:id="848" w:author="David Conklin" w:date="2020-11-10T16:30:00Z"/>
              </w:rPr>
            </w:pPr>
            <w:ins w:id="849" w:author="David Conklin" w:date="2020-11-10T16:31:00Z">
              <w:r>
                <w:t>0.81</w:t>
              </w:r>
            </w:ins>
          </w:p>
        </w:tc>
        <w:tc>
          <w:tcPr>
            <w:tcW w:w="0" w:type="auto"/>
          </w:tcPr>
          <w:p w14:paraId="5570EC34" w14:textId="0CA09078" w:rsidR="00060258" w:rsidRDefault="00060258" w:rsidP="00060258">
            <w:pPr>
              <w:rPr>
                <w:ins w:id="850" w:author="David Conklin" w:date="2020-11-10T16:30:00Z"/>
              </w:rPr>
            </w:pPr>
            <w:ins w:id="851" w:author="David Conklin" w:date="2020-11-10T16:31:00Z">
              <w:r>
                <w:t>VG</w:t>
              </w:r>
            </w:ins>
          </w:p>
        </w:tc>
      </w:tr>
      <w:tr w:rsidR="00060258" w14:paraId="40017D2F" w14:textId="77777777" w:rsidTr="0064217D">
        <w:trPr>
          <w:ins w:id="852" w:author="David Conklin" w:date="2020-11-10T16:30:00Z"/>
        </w:trPr>
        <w:tc>
          <w:tcPr>
            <w:tcW w:w="0" w:type="auto"/>
          </w:tcPr>
          <w:p w14:paraId="6BAC1F1B" w14:textId="77777777" w:rsidR="00060258" w:rsidRDefault="00060258" w:rsidP="00060258">
            <w:pPr>
              <w:rPr>
                <w:ins w:id="853" w:author="David Conklin" w:date="2020-11-10T16:30:00Z"/>
              </w:rPr>
            </w:pPr>
          </w:p>
        </w:tc>
        <w:tc>
          <w:tcPr>
            <w:tcW w:w="0" w:type="auto"/>
          </w:tcPr>
          <w:p w14:paraId="45324F63" w14:textId="77777777" w:rsidR="00060258" w:rsidRDefault="00060258" w:rsidP="00060258">
            <w:pPr>
              <w:rPr>
                <w:ins w:id="854" w:author="David Conklin" w:date="2020-11-10T16:30:00Z"/>
              </w:rPr>
            </w:pPr>
          </w:p>
        </w:tc>
        <w:tc>
          <w:tcPr>
            <w:tcW w:w="0" w:type="auto"/>
          </w:tcPr>
          <w:p w14:paraId="361C571E" w14:textId="77777777" w:rsidR="00060258" w:rsidRDefault="00060258" w:rsidP="00060258">
            <w:pPr>
              <w:rPr>
                <w:ins w:id="855" w:author="David Conklin" w:date="2020-11-10T16:30:00Z"/>
              </w:rPr>
            </w:pPr>
          </w:p>
        </w:tc>
        <w:tc>
          <w:tcPr>
            <w:tcW w:w="0" w:type="auto"/>
          </w:tcPr>
          <w:p w14:paraId="7846DEAE" w14:textId="6DCB5DC1" w:rsidR="00060258" w:rsidRDefault="00060258" w:rsidP="00060258">
            <w:pPr>
              <w:rPr>
                <w:ins w:id="856" w:author="David Conklin" w:date="2020-11-10T16:30:00Z"/>
              </w:rPr>
            </w:pPr>
            <w:ins w:id="857" w:author="David Conklin" w:date="2020-11-10T16:31:00Z">
              <w:r>
                <w:t>RSR</w:t>
              </w:r>
            </w:ins>
          </w:p>
        </w:tc>
        <w:tc>
          <w:tcPr>
            <w:tcW w:w="0" w:type="auto"/>
          </w:tcPr>
          <w:p w14:paraId="51D9AFAC" w14:textId="727A2F7C" w:rsidR="00060258" w:rsidRDefault="00060258" w:rsidP="00060258">
            <w:pPr>
              <w:rPr>
                <w:ins w:id="858" w:author="David Conklin" w:date="2020-11-10T16:30:00Z"/>
              </w:rPr>
            </w:pPr>
            <w:ins w:id="859" w:author="David Conklin" w:date="2020-11-10T16:31:00Z">
              <w:r>
                <w:t>0.44</w:t>
              </w:r>
            </w:ins>
          </w:p>
        </w:tc>
        <w:tc>
          <w:tcPr>
            <w:tcW w:w="0" w:type="auto"/>
          </w:tcPr>
          <w:p w14:paraId="27353A12" w14:textId="494110F6" w:rsidR="00060258" w:rsidRDefault="00060258" w:rsidP="00060258">
            <w:pPr>
              <w:rPr>
                <w:ins w:id="860" w:author="David Conklin" w:date="2020-11-10T16:30:00Z"/>
              </w:rPr>
            </w:pPr>
            <w:ins w:id="861" w:author="David Conklin" w:date="2020-11-10T16:32:00Z">
              <w:r>
                <w:t>VG</w:t>
              </w:r>
            </w:ins>
          </w:p>
        </w:tc>
      </w:tr>
      <w:tr w:rsidR="00060258" w14:paraId="2906E1B2" w14:textId="77777777" w:rsidTr="0064217D">
        <w:trPr>
          <w:ins w:id="862" w:author="David Conklin" w:date="2020-11-10T16:30:00Z"/>
        </w:trPr>
        <w:tc>
          <w:tcPr>
            <w:tcW w:w="0" w:type="auto"/>
          </w:tcPr>
          <w:p w14:paraId="3CC44AF3" w14:textId="77777777" w:rsidR="00060258" w:rsidRDefault="00060258" w:rsidP="00060258">
            <w:pPr>
              <w:rPr>
                <w:ins w:id="863" w:author="David Conklin" w:date="2020-11-10T16:30:00Z"/>
              </w:rPr>
            </w:pPr>
          </w:p>
        </w:tc>
        <w:tc>
          <w:tcPr>
            <w:tcW w:w="0" w:type="auto"/>
          </w:tcPr>
          <w:p w14:paraId="517C115C" w14:textId="77777777" w:rsidR="00060258" w:rsidRDefault="00060258" w:rsidP="00060258">
            <w:pPr>
              <w:rPr>
                <w:ins w:id="864" w:author="David Conklin" w:date="2020-11-10T16:30:00Z"/>
              </w:rPr>
            </w:pPr>
          </w:p>
        </w:tc>
        <w:tc>
          <w:tcPr>
            <w:tcW w:w="0" w:type="auto"/>
          </w:tcPr>
          <w:p w14:paraId="1FB2E265" w14:textId="77777777" w:rsidR="00060258" w:rsidRDefault="00060258" w:rsidP="00060258">
            <w:pPr>
              <w:rPr>
                <w:ins w:id="865" w:author="David Conklin" w:date="2020-11-10T16:30:00Z"/>
              </w:rPr>
            </w:pPr>
          </w:p>
        </w:tc>
        <w:tc>
          <w:tcPr>
            <w:tcW w:w="0" w:type="auto"/>
          </w:tcPr>
          <w:p w14:paraId="2CA40CB7" w14:textId="26439674" w:rsidR="00060258" w:rsidRDefault="00060258" w:rsidP="00060258">
            <w:pPr>
              <w:rPr>
                <w:ins w:id="866" w:author="David Conklin" w:date="2020-11-10T16:30:00Z"/>
              </w:rPr>
            </w:pPr>
            <w:ins w:id="867" w:author="David Conklin" w:date="2020-11-10T16:31:00Z">
              <w:r>
                <w:t>R2</w:t>
              </w:r>
            </w:ins>
          </w:p>
        </w:tc>
        <w:tc>
          <w:tcPr>
            <w:tcW w:w="0" w:type="auto"/>
          </w:tcPr>
          <w:p w14:paraId="2C88A205" w14:textId="062C8D08" w:rsidR="00060258" w:rsidRDefault="00060258" w:rsidP="00060258">
            <w:pPr>
              <w:rPr>
                <w:ins w:id="868" w:author="David Conklin" w:date="2020-11-10T16:30:00Z"/>
              </w:rPr>
            </w:pPr>
            <w:ins w:id="869" w:author="David Conklin" w:date="2020-11-10T16:31:00Z">
              <w:r>
                <w:t>0.</w:t>
              </w:r>
            </w:ins>
            <w:ins w:id="870" w:author="David Conklin" w:date="2020-11-10T16:32:00Z">
              <w:r>
                <w:t>81</w:t>
              </w:r>
            </w:ins>
          </w:p>
        </w:tc>
        <w:tc>
          <w:tcPr>
            <w:tcW w:w="0" w:type="auto"/>
          </w:tcPr>
          <w:p w14:paraId="10BC75FB" w14:textId="6FE11E73" w:rsidR="00060258" w:rsidRDefault="00060258" w:rsidP="00060258">
            <w:pPr>
              <w:rPr>
                <w:ins w:id="871" w:author="David Conklin" w:date="2020-11-10T16:30:00Z"/>
              </w:rPr>
            </w:pPr>
            <w:ins w:id="872" w:author="David Conklin" w:date="2020-11-10T16:32:00Z">
              <w:r>
                <w:t>G</w:t>
              </w:r>
            </w:ins>
          </w:p>
        </w:tc>
      </w:tr>
      <w:tr w:rsidR="00060258" w14:paraId="5B17203C" w14:textId="77777777" w:rsidTr="0064217D">
        <w:trPr>
          <w:ins w:id="873" w:author="David Conklin" w:date="2020-11-10T16:32:00Z"/>
        </w:trPr>
        <w:tc>
          <w:tcPr>
            <w:tcW w:w="0" w:type="auto"/>
          </w:tcPr>
          <w:p w14:paraId="52CDCE84" w14:textId="6A222AC6" w:rsidR="00060258" w:rsidRDefault="00060258" w:rsidP="00060258">
            <w:pPr>
              <w:rPr>
                <w:ins w:id="874" w:author="David Conklin" w:date="2020-11-10T16:32:00Z"/>
              </w:rPr>
            </w:pPr>
            <w:ins w:id="875" w:author="David Conklin" w:date="2020-11-10T16:32:00Z">
              <w:r>
                <w:t>14161500</w:t>
              </w:r>
            </w:ins>
          </w:p>
        </w:tc>
        <w:tc>
          <w:tcPr>
            <w:tcW w:w="0" w:type="auto"/>
          </w:tcPr>
          <w:p w14:paraId="3C78868E" w14:textId="3D07CA58" w:rsidR="00060258" w:rsidRDefault="00060258" w:rsidP="00060258">
            <w:pPr>
              <w:rPr>
                <w:ins w:id="876" w:author="David Conklin" w:date="2020-11-10T16:32:00Z"/>
              </w:rPr>
            </w:pPr>
            <w:ins w:id="877" w:author="David Conklin" w:date="2020-11-10T16:32:00Z">
              <w:r>
                <w:t>237734</w:t>
              </w:r>
            </w:ins>
            <w:ins w:id="878" w:author="David Conklin" w:date="2020-11-10T16:33:00Z">
              <w:r>
                <w:t>11</w:t>
              </w:r>
            </w:ins>
          </w:p>
        </w:tc>
        <w:tc>
          <w:tcPr>
            <w:tcW w:w="0" w:type="auto"/>
          </w:tcPr>
          <w:p w14:paraId="76CEBEF0" w14:textId="4F8A4444" w:rsidR="00060258" w:rsidRDefault="00060258" w:rsidP="00060258">
            <w:pPr>
              <w:rPr>
                <w:ins w:id="879" w:author="David Conklin" w:date="2020-11-10T16:32:00Z"/>
              </w:rPr>
            </w:pPr>
            <w:ins w:id="880" w:author="David Conklin" w:date="2020-11-10T16:33:00Z">
              <w:r>
                <w:t>LOOKOUT CREEK NEAR BLUE RIVER</w:t>
              </w:r>
            </w:ins>
          </w:p>
        </w:tc>
        <w:tc>
          <w:tcPr>
            <w:tcW w:w="0" w:type="auto"/>
          </w:tcPr>
          <w:p w14:paraId="747FF6B8" w14:textId="58CFA040" w:rsidR="00060258" w:rsidRDefault="00060258" w:rsidP="00060258">
            <w:pPr>
              <w:rPr>
                <w:ins w:id="881" w:author="David Conklin" w:date="2020-11-10T16:32:00Z"/>
              </w:rPr>
            </w:pPr>
            <w:ins w:id="882" w:author="David Conklin" w:date="2020-11-10T16:33:00Z">
              <w:r>
                <w:t>%bias</w:t>
              </w:r>
            </w:ins>
          </w:p>
        </w:tc>
        <w:tc>
          <w:tcPr>
            <w:tcW w:w="0" w:type="auto"/>
          </w:tcPr>
          <w:p w14:paraId="6C28E2A8" w14:textId="305FE3E5" w:rsidR="00060258" w:rsidRDefault="00060258" w:rsidP="00060258">
            <w:pPr>
              <w:rPr>
                <w:ins w:id="883" w:author="David Conklin" w:date="2020-11-10T16:32:00Z"/>
              </w:rPr>
            </w:pPr>
            <w:ins w:id="884" w:author="David Conklin" w:date="2020-11-10T16:33:00Z">
              <w:r>
                <w:t>0.</w:t>
              </w:r>
              <w:r w:rsidR="002822A5">
                <w:t>2</w:t>
              </w:r>
              <w:r>
                <w:t>%</w:t>
              </w:r>
            </w:ins>
          </w:p>
        </w:tc>
        <w:tc>
          <w:tcPr>
            <w:tcW w:w="0" w:type="auto"/>
          </w:tcPr>
          <w:p w14:paraId="778C43EF" w14:textId="2ABD558E" w:rsidR="00060258" w:rsidRDefault="00060258" w:rsidP="00060258">
            <w:pPr>
              <w:rPr>
                <w:ins w:id="885" w:author="David Conklin" w:date="2020-11-10T16:32:00Z"/>
              </w:rPr>
            </w:pPr>
            <w:ins w:id="886" w:author="David Conklin" w:date="2020-11-10T16:33:00Z">
              <w:r>
                <w:t>VG</w:t>
              </w:r>
            </w:ins>
          </w:p>
        </w:tc>
      </w:tr>
      <w:tr w:rsidR="00060258" w14:paraId="61A2A3FD" w14:textId="77777777" w:rsidTr="0064217D">
        <w:trPr>
          <w:ins w:id="887" w:author="David Conklin" w:date="2020-11-10T16:32:00Z"/>
        </w:trPr>
        <w:tc>
          <w:tcPr>
            <w:tcW w:w="0" w:type="auto"/>
          </w:tcPr>
          <w:p w14:paraId="2206AA40" w14:textId="77777777" w:rsidR="00060258" w:rsidRDefault="00060258" w:rsidP="00060258">
            <w:pPr>
              <w:rPr>
                <w:ins w:id="888" w:author="David Conklin" w:date="2020-11-10T16:32:00Z"/>
              </w:rPr>
            </w:pPr>
          </w:p>
        </w:tc>
        <w:tc>
          <w:tcPr>
            <w:tcW w:w="0" w:type="auto"/>
          </w:tcPr>
          <w:p w14:paraId="74BE1138" w14:textId="77777777" w:rsidR="00060258" w:rsidRDefault="00060258" w:rsidP="00060258">
            <w:pPr>
              <w:rPr>
                <w:ins w:id="889" w:author="David Conklin" w:date="2020-11-10T16:32:00Z"/>
              </w:rPr>
            </w:pPr>
          </w:p>
        </w:tc>
        <w:tc>
          <w:tcPr>
            <w:tcW w:w="0" w:type="auto"/>
          </w:tcPr>
          <w:p w14:paraId="3AA7857C" w14:textId="77777777" w:rsidR="00060258" w:rsidRDefault="00060258" w:rsidP="00060258">
            <w:pPr>
              <w:rPr>
                <w:ins w:id="890" w:author="David Conklin" w:date="2020-11-10T16:32:00Z"/>
              </w:rPr>
            </w:pPr>
          </w:p>
        </w:tc>
        <w:tc>
          <w:tcPr>
            <w:tcW w:w="0" w:type="auto"/>
          </w:tcPr>
          <w:p w14:paraId="47B8AE81" w14:textId="3C87F8C2" w:rsidR="00060258" w:rsidRDefault="00060258" w:rsidP="00060258">
            <w:pPr>
              <w:rPr>
                <w:ins w:id="891" w:author="David Conklin" w:date="2020-11-10T16:32:00Z"/>
              </w:rPr>
            </w:pPr>
            <w:ins w:id="892" w:author="David Conklin" w:date="2020-11-10T16:33:00Z">
              <w:r>
                <w:t>NSE</w:t>
              </w:r>
            </w:ins>
          </w:p>
        </w:tc>
        <w:tc>
          <w:tcPr>
            <w:tcW w:w="0" w:type="auto"/>
          </w:tcPr>
          <w:p w14:paraId="130B5725" w14:textId="65347D2A" w:rsidR="00060258" w:rsidRDefault="00060258" w:rsidP="00060258">
            <w:pPr>
              <w:rPr>
                <w:ins w:id="893" w:author="David Conklin" w:date="2020-11-10T16:32:00Z"/>
              </w:rPr>
            </w:pPr>
            <w:ins w:id="894" w:author="David Conklin" w:date="2020-11-10T16:33:00Z">
              <w:r>
                <w:t>0.</w:t>
              </w:r>
              <w:r w:rsidR="002822A5">
                <w:t>84</w:t>
              </w:r>
            </w:ins>
          </w:p>
        </w:tc>
        <w:tc>
          <w:tcPr>
            <w:tcW w:w="0" w:type="auto"/>
          </w:tcPr>
          <w:p w14:paraId="351AD679" w14:textId="25409190" w:rsidR="00060258" w:rsidRDefault="00060258" w:rsidP="00060258">
            <w:pPr>
              <w:rPr>
                <w:ins w:id="895" w:author="David Conklin" w:date="2020-11-10T16:32:00Z"/>
              </w:rPr>
            </w:pPr>
            <w:ins w:id="896" w:author="David Conklin" w:date="2020-11-10T16:33:00Z">
              <w:r>
                <w:t>VG</w:t>
              </w:r>
            </w:ins>
          </w:p>
        </w:tc>
      </w:tr>
      <w:tr w:rsidR="00060258" w14:paraId="31EEDF98" w14:textId="77777777" w:rsidTr="0064217D">
        <w:trPr>
          <w:ins w:id="897" w:author="David Conklin" w:date="2020-11-10T16:32:00Z"/>
        </w:trPr>
        <w:tc>
          <w:tcPr>
            <w:tcW w:w="0" w:type="auto"/>
          </w:tcPr>
          <w:p w14:paraId="123FB524" w14:textId="77777777" w:rsidR="00060258" w:rsidRDefault="00060258" w:rsidP="00060258">
            <w:pPr>
              <w:rPr>
                <w:ins w:id="898" w:author="David Conklin" w:date="2020-11-10T16:32:00Z"/>
              </w:rPr>
            </w:pPr>
          </w:p>
        </w:tc>
        <w:tc>
          <w:tcPr>
            <w:tcW w:w="0" w:type="auto"/>
          </w:tcPr>
          <w:p w14:paraId="3114DB0E" w14:textId="77777777" w:rsidR="00060258" w:rsidRDefault="00060258" w:rsidP="00060258">
            <w:pPr>
              <w:rPr>
                <w:ins w:id="899" w:author="David Conklin" w:date="2020-11-10T16:32:00Z"/>
              </w:rPr>
            </w:pPr>
          </w:p>
        </w:tc>
        <w:tc>
          <w:tcPr>
            <w:tcW w:w="0" w:type="auto"/>
          </w:tcPr>
          <w:p w14:paraId="08246BAD" w14:textId="77777777" w:rsidR="00060258" w:rsidRDefault="00060258" w:rsidP="00060258">
            <w:pPr>
              <w:rPr>
                <w:ins w:id="900" w:author="David Conklin" w:date="2020-11-10T16:32:00Z"/>
              </w:rPr>
            </w:pPr>
          </w:p>
        </w:tc>
        <w:tc>
          <w:tcPr>
            <w:tcW w:w="0" w:type="auto"/>
          </w:tcPr>
          <w:p w14:paraId="7843792D" w14:textId="391D0593" w:rsidR="00060258" w:rsidRDefault="00060258" w:rsidP="00060258">
            <w:pPr>
              <w:rPr>
                <w:ins w:id="901" w:author="David Conklin" w:date="2020-11-10T16:32:00Z"/>
              </w:rPr>
            </w:pPr>
            <w:ins w:id="902" w:author="David Conklin" w:date="2020-11-10T16:33:00Z">
              <w:r>
                <w:t>RSR</w:t>
              </w:r>
            </w:ins>
          </w:p>
        </w:tc>
        <w:tc>
          <w:tcPr>
            <w:tcW w:w="0" w:type="auto"/>
          </w:tcPr>
          <w:p w14:paraId="4F8CAF6E" w14:textId="44DC515F" w:rsidR="00060258" w:rsidRDefault="00060258" w:rsidP="00060258">
            <w:pPr>
              <w:rPr>
                <w:ins w:id="903" w:author="David Conklin" w:date="2020-11-10T16:32:00Z"/>
              </w:rPr>
            </w:pPr>
            <w:ins w:id="904" w:author="David Conklin" w:date="2020-11-10T16:33:00Z">
              <w:r>
                <w:t>0.4</w:t>
              </w:r>
            </w:ins>
            <w:ins w:id="905" w:author="David Conklin" w:date="2020-11-10T16:34:00Z">
              <w:r w:rsidR="002822A5">
                <w:t>0</w:t>
              </w:r>
            </w:ins>
          </w:p>
        </w:tc>
        <w:tc>
          <w:tcPr>
            <w:tcW w:w="0" w:type="auto"/>
          </w:tcPr>
          <w:p w14:paraId="6332E101" w14:textId="209C88FC" w:rsidR="00060258" w:rsidRDefault="00060258" w:rsidP="00060258">
            <w:pPr>
              <w:rPr>
                <w:ins w:id="906" w:author="David Conklin" w:date="2020-11-10T16:32:00Z"/>
              </w:rPr>
            </w:pPr>
            <w:ins w:id="907" w:author="David Conklin" w:date="2020-11-10T16:33:00Z">
              <w:r>
                <w:t>VG</w:t>
              </w:r>
            </w:ins>
          </w:p>
        </w:tc>
      </w:tr>
      <w:tr w:rsidR="00060258" w14:paraId="261D11BE" w14:textId="77777777" w:rsidTr="0064217D">
        <w:trPr>
          <w:ins w:id="908" w:author="David Conklin" w:date="2020-11-10T16:32:00Z"/>
        </w:trPr>
        <w:tc>
          <w:tcPr>
            <w:tcW w:w="0" w:type="auto"/>
          </w:tcPr>
          <w:p w14:paraId="74859904" w14:textId="77777777" w:rsidR="00060258" w:rsidRDefault="00060258" w:rsidP="00060258">
            <w:pPr>
              <w:rPr>
                <w:ins w:id="909" w:author="David Conklin" w:date="2020-11-10T16:32:00Z"/>
              </w:rPr>
            </w:pPr>
          </w:p>
        </w:tc>
        <w:tc>
          <w:tcPr>
            <w:tcW w:w="0" w:type="auto"/>
          </w:tcPr>
          <w:p w14:paraId="444C3600" w14:textId="77777777" w:rsidR="00060258" w:rsidRDefault="00060258" w:rsidP="00060258">
            <w:pPr>
              <w:rPr>
                <w:ins w:id="910" w:author="David Conklin" w:date="2020-11-10T16:32:00Z"/>
              </w:rPr>
            </w:pPr>
          </w:p>
        </w:tc>
        <w:tc>
          <w:tcPr>
            <w:tcW w:w="0" w:type="auto"/>
          </w:tcPr>
          <w:p w14:paraId="3AC0681B" w14:textId="77777777" w:rsidR="00060258" w:rsidRDefault="00060258" w:rsidP="00060258">
            <w:pPr>
              <w:rPr>
                <w:ins w:id="911" w:author="David Conklin" w:date="2020-11-10T16:32:00Z"/>
              </w:rPr>
            </w:pPr>
          </w:p>
        </w:tc>
        <w:tc>
          <w:tcPr>
            <w:tcW w:w="0" w:type="auto"/>
          </w:tcPr>
          <w:p w14:paraId="02669FF1" w14:textId="304000F7" w:rsidR="00060258" w:rsidRDefault="00060258" w:rsidP="00060258">
            <w:pPr>
              <w:rPr>
                <w:ins w:id="912" w:author="David Conklin" w:date="2020-11-10T16:32:00Z"/>
              </w:rPr>
            </w:pPr>
            <w:ins w:id="913" w:author="David Conklin" w:date="2020-11-10T16:33:00Z">
              <w:r>
                <w:t>R2</w:t>
              </w:r>
            </w:ins>
          </w:p>
        </w:tc>
        <w:tc>
          <w:tcPr>
            <w:tcW w:w="0" w:type="auto"/>
          </w:tcPr>
          <w:p w14:paraId="361282A5" w14:textId="1E1566DD" w:rsidR="00060258" w:rsidRDefault="00060258" w:rsidP="00060258">
            <w:pPr>
              <w:rPr>
                <w:ins w:id="914" w:author="David Conklin" w:date="2020-11-10T16:32:00Z"/>
              </w:rPr>
            </w:pPr>
            <w:ins w:id="915" w:author="David Conklin" w:date="2020-11-10T16:33:00Z">
              <w:r>
                <w:t>0.8</w:t>
              </w:r>
            </w:ins>
            <w:ins w:id="916" w:author="David Conklin" w:date="2020-11-10T16:34:00Z">
              <w:r w:rsidR="002822A5">
                <w:t>4</w:t>
              </w:r>
            </w:ins>
          </w:p>
        </w:tc>
        <w:tc>
          <w:tcPr>
            <w:tcW w:w="0" w:type="auto"/>
          </w:tcPr>
          <w:p w14:paraId="7F2AC038" w14:textId="05B5770F" w:rsidR="00060258" w:rsidRDefault="00060258" w:rsidP="00060258">
            <w:pPr>
              <w:rPr>
                <w:ins w:id="917" w:author="David Conklin" w:date="2020-11-10T16:32:00Z"/>
              </w:rPr>
            </w:pPr>
            <w:ins w:id="918" w:author="David Conklin" w:date="2020-11-10T16:33:00Z">
              <w:r>
                <w:t>G</w:t>
              </w:r>
            </w:ins>
          </w:p>
        </w:tc>
      </w:tr>
      <w:tr w:rsidR="003D64A1" w14:paraId="4905F4FB" w14:textId="77777777" w:rsidTr="0064217D">
        <w:trPr>
          <w:ins w:id="919" w:author="David Conklin" w:date="2020-11-10T16:34:00Z"/>
        </w:trPr>
        <w:tc>
          <w:tcPr>
            <w:tcW w:w="0" w:type="auto"/>
          </w:tcPr>
          <w:p w14:paraId="5DA79D4C" w14:textId="1DFF51F9" w:rsidR="003D64A1" w:rsidRDefault="003D64A1" w:rsidP="003D64A1">
            <w:pPr>
              <w:rPr>
                <w:ins w:id="920" w:author="David Conklin" w:date="2020-11-10T16:34:00Z"/>
              </w:rPr>
            </w:pPr>
            <w:ins w:id="921" w:author="David Conklin" w:date="2020-11-10T16:34:00Z">
              <w:r>
                <w:t>14162200</w:t>
              </w:r>
            </w:ins>
          </w:p>
        </w:tc>
        <w:tc>
          <w:tcPr>
            <w:tcW w:w="0" w:type="auto"/>
          </w:tcPr>
          <w:p w14:paraId="024A4BFF" w14:textId="2296F66C" w:rsidR="003D64A1" w:rsidRDefault="003D64A1" w:rsidP="003D64A1">
            <w:pPr>
              <w:rPr>
                <w:ins w:id="922" w:author="David Conklin" w:date="2020-11-10T16:34:00Z"/>
              </w:rPr>
            </w:pPr>
            <w:ins w:id="923" w:author="David Conklin" w:date="2020-11-10T16:34:00Z">
              <w:r>
                <w:t>23</w:t>
              </w:r>
            </w:ins>
            <w:ins w:id="924" w:author="David Conklin" w:date="2020-11-10T16:35:00Z">
              <w:r>
                <w:t>773405</w:t>
              </w:r>
            </w:ins>
          </w:p>
        </w:tc>
        <w:tc>
          <w:tcPr>
            <w:tcW w:w="0" w:type="auto"/>
          </w:tcPr>
          <w:p w14:paraId="775231E0" w14:textId="56471A2D" w:rsidR="003D64A1" w:rsidRDefault="003D64A1" w:rsidP="003D64A1">
            <w:pPr>
              <w:rPr>
                <w:ins w:id="925" w:author="David Conklin" w:date="2020-11-10T16:34:00Z"/>
              </w:rPr>
            </w:pPr>
            <w:ins w:id="926" w:author="David Conklin" w:date="2020-11-10T16:35:00Z">
              <w:r>
                <w:t>BLUE RIVER AT BLUE RIVER</w:t>
              </w:r>
            </w:ins>
          </w:p>
        </w:tc>
        <w:tc>
          <w:tcPr>
            <w:tcW w:w="0" w:type="auto"/>
          </w:tcPr>
          <w:p w14:paraId="27506014" w14:textId="7618C4AF" w:rsidR="003D64A1" w:rsidRDefault="003D64A1" w:rsidP="003D64A1">
            <w:pPr>
              <w:rPr>
                <w:ins w:id="927" w:author="David Conklin" w:date="2020-11-10T16:34:00Z"/>
              </w:rPr>
            </w:pPr>
            <w:ins w:id="928" w:author="David Conklin" w:date="2020-11-10T16:35:00Z">
              <w:r>
                <w:t>%bias</w:t>
              </w:r>
            </w:ins>
          </w:p>
        </w:tc>
        <w:tc>
          <w:tcPr>
            <w:tcW w:w="0" w:type="auto"/>
          </w:tcPr>
          <w:p w14:paraId="5182B9DA" w14:textId="030947C6" w:rsidR="003D64A1" w:rsidRDefault="003D64A1" w:rsidP="003D64A1">
            <w:pPr>
              <w:rPr>
                <w:ins w:id="929" w:author="David Conklin" w:date="2020-11-10T16:34:00Z"/>
              </w:rPr>
            </w:pPr>
            <w:ins w:id="930" w:author="David Conklin" w:date="2020-11-10T16:35:00Z">
              <w:r>
                <w:t>0.0%</w:t>
              </w:r>
            </w:ins>
          </w:p>
        </w:tc>
        <w:tc>
          <w:tcPr>
            <w:tcW w:w="0" w:type="auto"/>
          </w:tcPr>
          <w:p w14:paraId="1F20D131" w14:textId="05600726" w:rsidR="003D64A1" w:rsidRDefault="003D64A1" w:rsidP="003D64A1">
            <w:pPr>
              <w:rPr>
                <w:ins w:id="931" w:author="David Conklin" w:date="2020-11-10T16:34:00Z"/>
              </w:rPr>
            </w:pPr>
            <w:ins w:id="932" w:author="David Conklin" w:date="2020-11-10T16:35:00Z">
              <w:r>
                <w:t>VG</w:t>
              </w:r>
            </w:ins>
          </w:p>
        </w:tc>
      </w:tr>
      <w:tr w:rsidR="003D64A1" w14:paraId="16E48D0A" w14:textId="77777777" w:rsidTr="0064217D">
        <w:trPr>
          <w:ins w:id="933" w:author="David Conklin" w:date="2020-11-10T16:34:00Z"/>
        </w:trPr>
        <w:tc>
          <w:tcPr>
            <w:tcW w:w="0" w:type="auto"/>
          </w:tcPr>
          <w:p w14:paraId="5CD76CCF" w14:textId="77777777" w:rsidR="003D64A1" w:rsidRDefault="003D64A1" w:rsidP="003D64A1">
            <w:pPr>
              <w:rPr>
                <w:ins w:id="934" w:author="David Conklin" w:date="2020-11-10T16:34:00Z"/>
              </w:rPr>
            </w:pPr>
          </w:p>
        </w:tc>
        <w:tc>
          <w:tcPr>
            <w:tcW w:w="0" w:type="auto"/>
          </w:tcPr>
          <w:p w14:paraId="4F7629E0" w14:textId="77777777" w:rsidR="003D64A1" w:rsidRDefault="003D64A1" w:rsidP="003D64A1">
            <w:pPr>
              <w:rPr>
                <w:ins w:id="935" w:author="David Conklin" w:date="2020-11-10T16:34:00Z"/>
              </w:rPr>
            </w:pPr>
          </w:p>
        </w:tc>
        <w:tc>
          <w:tcPr>
            <w:tcW w:w="0" w:type="auto"/>
          </w:tcPr>
          <w:p w14:paraId="033146B4" w14:textId="77777777" w:rsidR="003D64A1" w:rsidRDefault="003D64A1" w:rsidP="003D64A1">
            <w:pPr>
              <w:rPr>
                <w:ins w:id="936" w:author="David Conklin" w:date="2020-11-10T16:34:00Z"/>
              </w:rPr>
            </w:pPr>
          </w:p>
        </w:tc>
        <w:tc>
          <w:tcPr>
            <w:tcW w:w="0" w:type="auto"/>
          </w:tcPr>
          <w:p w14:paraId="14721014" w14:textId="4FFEFA65" w:rsidR="003D64A1" w:rsidRDefault="003D64A1" w:rsidP="003D64A1">
            <w:pPr>
              <w:rPr>
                <w:ins w:id="937" w:author="David Conklin" w:date="2020-11-10T16:34:00Z"/>
              </w:rPr>
            </w:pPr>
            <w:ins w:id="938" w:author="David Conklin" w:date="2020-11-10T16:35:00Z">
              <w:r>
                <w:t>NSE</w:t>
              </w:r>
            </w:ins>
          </w:p>
        </w:tc>
        <w:tc>
          <w:tcPr>
            <w:tcW w:w="0" w:type="auto"/>
          </w:tcPr>
          <w:p w14:paraId="76DF9AF1" w14:textId="1CDD10F7" w:rsidR="003D64A1" w:rsidRDefault="003D64A1" w:rsidP="003D64A1">
            <w:pPr>
              <w:rPr>
                <w:ins w:id="939" w:author="David Conklin" w:date="2020-11-10T16:34:00Z"/>
              </w:rPr>
            </w:pPr>
            <w:ins w:id="940" w:author="David Conklin" w:date="2020-11-10T16:35:00Z">
              <w:r>
                <w:t>0.</w:t>
              </w:r>
            </w:ins>
            <w:ins w:id="941" w:author="David Conklin" w:date="2020-11-10T16:36:00Z">
              <w:r>
                <w:t>52</w:t>
              </w:r>
            </w:ins>
          </w:p>
        </w:tc>
        <w:tc>
          <w:tcPr>
            <w:tcW w:w="0" w:type="auto"/>
          </w:tcPr>
          <w:p w14:paraId="7B4811EC" w14:textId="6281A9B8" w:rsidR="003D64A1" w:rsidRDefault="003D64A1" w:rsidP="003D64A1">
            <w:pPr>
              <w:rPr>
                <w:ins w:id="942" w:author="David Conklin" w:date="2020-11-10T16:34:00Z"/>
              </w:rPr>
            </w:pPr>
            <w:ins w:id="943" w:author="David Conklin" w:date="2020-11-10T16:36:00Z">
              <w:r>
                <w:t>S</w:t>
              </w:r>
            </w:ins>
          </w:p>
        </w:tc>
      </w:tr>
      <w:tr w:rsidR="003D64A1" w14:paraId="445AAAA1" w14:textId="77777777" w:rsidTr="0064217D">
        <w:trPr>
          <w:ins w:id="944" w:author="David Conklin" w:date="2020-11-10T16:34:00Z"/>
        </w:trPr>
        <w:tc>
          <w:tcPr>
            <w:tcW w:w="0" w:type="auto"/>
          </w:tcPr>
          <w:p w14:paraId="1546FB4A" w14:textId="77777777" w:rsidR="003D64A1" w:rsidRDefault="003D64A1" w:rsidP="003D64A1">
            <w:pPr>
              <w:rPr>
                <w:ins w:id="945" w:author="David Conklin" w:date="2020-11-10T16:34:00Z"/>
              </w:rPr>
            </w:pPr>
          </w:p>
        </w:tc>
        <w:tc>
          <w:tcPr>
            <w:tcW w:w="0" w:type="auto"/>
          </w:tcPr>
          <w:p w14:paraId="5F22FE9A" w14:textId="77777777" w:rsidR="003D64A1" w:rsidRDefault="003D64A1" w:rsidP="003D64A1">
            <w:pPr>
              <w:rPr>
                <w:ins w:id="946" w:author="David Conklin" w:date="2020-11-10T16:34:00Z"/>
              </w:rPr>
            </w:pPr>
          </w:p>
        </w:tc>
        <w:tc>
          <w:tcPr>
            <w:tcW w:w="0" w:type="auto"/>
          </w:tcPr>
          <w:p w14:paraId="5C8E470A" w14:textId="77777777" w:rsidR="003D64A1" w:rsidRDefault="003D64A1" w:rsidP="003D64A1">
            <w:pPr>
              <w:rPr>
                <w:ins w:id="947" w:author="David Conklin" w:date="2020-11-10T16:34:00Z"/>
              </w:rPr>
            </w:pPr>
          </w:p>
        </w:tc>
        <w:tc>
          <w:tcPr>
            <w:tcW w:w="0" w:type="auto"/>
          </w:tcPr>
          <w:p w14:paraId="59483674" w14:textId="3A767861" w:rsidR="003D64A1" w:rsidRDefault="003D64A1" w:rsidP="003D64A1">
            <w:pPr>
              <w:rPr>
                <w:ins w:id="948" w:author="David Conklin" w:date="2020-11-10T16:34:00Z"/>
              </w:rPr>
            </w:pPr>
            <w:ins w:id="949" w:author="David Conklin" w:date="2020-11-10T16:35:00Z">
              <w:r>
                <w:t>RSR</w:t>
              </w:r>
            </w:ins>
          </w:p>
        </w:tc>
        <w:tc>
          <w:tcPr>
            <w:tcW w:w="0" w:type="auto"/>
          </w:tcPr>
          <w:p w14:paraId="425DE897" w14:textId="3000C7F7" w:rsidR="003D64A1" w:rsidRDefault="003D64A1" w:rsidP="003D64A1">
            <w:pPr>
              <w:rPr>
                <w:ins w:id="950" w:author="David Conklin" w:date="2020-11-10T16:34:00Z"/>
              </w:rPr>
            </w:pPr>
            <w:ins w:id="951" w:author="David Conklin" w:date="2020-11-10T16:35:00Z">
              <w:r>
                <w:t>0.</w:t>
              </w:r>
            </w:ins>
            <w:ins w:id="952" w:author="David Conklin" w:date="2020-11-10T16:36:00Z">
              <w:r>
                <w:t>70</w:t>
              </w:r>
            </w:ins>
          </w:p>
        </w:tc>
        <w:tc>
          <w:tcPr>
            <w:tcW w:w="0" w:type="auto"/>
          </w:tcPr>
          <w:p w14:paraId="27B0CAA4" w14:textId="1C875DE4" w:rsidR="003D64A1" w:rsidRDefault="003D64A1" w:rsidP="003D64A1">
            <w:pPr>
              <w:rPr>
                <w:ins w:id="953" w:author="David Conklin" w:date="2020-11-10T16:34:00Z"/>
              </w:rPr>
            </w:pPr>
            <w:ins w:id="954" w:author="David Conklin" w:date="2020-11-10T16:36:00Z">
              <w:r>
                <w:t>S</w:t>
              </w:r>
            </w:ins>
          </w:p>
        </w:tc>
      </w:tr>
      <w:tr w:rsidR="003D64A1" w14:paraId="1093E1EB" w14:textId="77777777" w:rsidTr="0064217D">
        <w:trPr>
          <w:ins w:id="955" w:author="David Conklin" w:date="2020-11-10T16:34:00Z"/>
        </w:trPr>
        <w:tc>
          <w:tcPr>
            <w:tcW w:w="0" w:type="auto"/>
          </w:tcPr>
          <w:p w14:paraId="4B87CC30" w14:textId="77777777" w:rsidR="003D64A1" w:rsidRDefault="003D64A1" w:rsidP="003D64A1">
            <w:pPr>
              <w:rPr>
                <w:ins w:id="956" w:author="David Conklin" w:date="2020-11-10T16:34:00Z"/>
              </w:rPr>
            </w:pPr>
          </w:p>
        </w:tc>
        <w:tc>
          <w:tcPr>
            <w:tcW w:w="0" w:type="auto"/>
          </w:tcPr>
          <w:p w14:paraId="33B117EB" w14:textId="77777777" w:rsidR="003D64A1" w:rsidRDefault="003D64A1" w:rsidP="003D64A1">
            <w:pPr>
              <w:rPr>
                <w:ins w:id="957" w:author="David Conklin" w:date="2020-11-10T16:34:00Z"/>
              </w:rPr>
            </w:pPr>
          </w:p>
        </w:tc>
        <w:tc>
          <w:tcPr>
            <w:tcW w:w="0" w:type="auto"/>
          </w:tcPr>
          <w:p w14:paraId="2BEF5AFA" w14:textId="77777777" w:rsidR="003D64A1" w:rsidRDefault="003D64A1" w:rsidP="003D64A1">
            <w:pPr>
              <w:rPr>
                <w:ins w:id="958" w:author="David Conklin" w:date="2020-11-10T16:34:00Z"/>
              </w:rPr>
            </w:pPr>
          </w:p>
        </w:tc>
        <w:tc>
          <w:tcPr>
            <w:tcW w:w="0" w:type="auto"/>
          </w:tcPr>
          <w:p w14:paraId="18820309" w14:textId="3C4C5434" w:rsidR="003D64A1" w:rsidRDefault="003D64A1" w:rsidP="003D64A1">
            <w:pPr>
              <w:rPr>
                <w:ins w:id="959" w:author="David Conklin" w:date="2020-11-10T16:34:00Z"/>
              </w:rPr>
            </w:pPr>
            <w:ins w:id="960" w:author="David Conklin" w:date="2020-11-10T16:35:00Z">
              <w:r>
                <w:t>R2</w:t>
              </w:r>
            </w:ins>
          </w:p>
        </w:tc>
        <w:tc>
          <w:tcPr>
            <w:tcW w:w="0" w:type="auto"/>
          </w:tcPr>
          <w:p w14:paraId="4EBB3E6B" w14:textId="1C95A59F" w:rsidR="003D64A1" w:rsidRDefault="003D64A1" w:rsidP="003D64A1">
            <w:pPr>
              <w:rPr>
                <w:ins w:id="961" w:author="David Conklin" w:date="2020-11-10T16:34:00Z"/>
              </w:rPr>
            </w:pPr>
            <w:ins w:id="962" w:author="David Conklin" w:date="2020-11-10T16:35:00Z">
              <w:r>
                <w:t>0.</w:t>
              </w:r>
            </w:ins>
            <w:ins w:id="963" w:author="David Conklin" w:date="2020-11-10T16:36:00Z">
              <w:r>
                <w:t>58</w:t>
              </w:r>
            </w:ins>
          </w:p>
        </w:tc>
        <w:tc>
          <w:tcPr>
            <w:tcW w:w="0" w:type="auto"/>
          </w:tcPr>
          <w:p w14:paraId="00567A06" w14:textId="21F14F3D" w:rsidR="003D64A1" w:rsidRDefault="003D64A1" w:rsidP="003D64A1">
            <w:pPr>
              <w:rPr>
                <w:ins w:id="964" w:author="David Conklin" w:date="2020-11-10T16:34:00Z"/>
              </w:rPr>
            </w:pPr>
            <w:ins w:id="965" w:author="David Conklin" w:date="2020-11-10T16:36:00Z">
              <w:r>
                <w:t>NS</w:t>
              </w:r>
            </w:ins>
          </w:p>
        </w:tc>
      </w:tr>
      <w:tr w:rsidR="00FC642F" w14:paraId="2334AD03" w14:textId="77777777" w:rsidTr="0064217D">
        <w:trPr>
          <w:ins w:id="966" w:author="David Conklin" w:date="2020-11-10T16:36:00Z"/>
        </w:trPr>
        <w:tc>
          <w:tcPr>
            <w:tcW w:w="0" w:type="auto"/>
          </w:tcPr>
          <w:p w14:paraId="029C24D6" w14:textId="6C3634D8" w:rsidR="00FC642F" w:rsidRDefault="00FC642F" w:rsidP="00FC642F">
            <w:pPr>
              <w:rPr>
                <w:ins w:id="967" w:author="David Conklin" w:date="2020-11-10T16:36:00Z"/>
              </w:rPr>
            </w:pPr>
            <w:ins w:id="968" w:author="David Conklin" w:date="2020-11-10T16:37:00Z">
              <w:r>
                <w:t>14162500</w:t>
              </w:r>
            </w:ins>
          </w:p>
        </w:tc>
        <w:tc>
          <w:tcPr>
            <w:tcW w:w="0" w:type="auto"/>
          </w:tcPr>
          <w:p w14:paraId="3B3DE881" w14:textId="4695EFE4" w:rsidR="00FC642F" w:rsidRDefault="00FC642F" w:rsidP="00FC642F">
            <w:pPr>
              <w:rPr>
                <w:ins w:id="969" w:author="David Conklin" w:date="2020-11-10T16:36:00Z"/>
              </w:rPr>
            </w:pPr>
            <w:ins w:id="970" w:author="David Conklin" w:date="2020-11-10T16:37:00Z">
              <w:r>
                <w:t>2377</w:t>
              </w:r>
            </w:ins>
            <w:ins w:id="971" w:author="David Conklin" w:date="2020-11-10T16:38:00Z">
              <w:r>
                <w:t>2909</w:t>
              </w:r>
            </w:ins>
          </w:p>
        </w:tc>
        <w:tc>
          <w:tcPr>
            <w:tcW w:w="0" w:type="auto"/>
          </w:tcPr>
          <w:p w14:paraId="510D70A2" w14:textId="7ABBB608" w:rsidR="00FC642F" w:rsidRDefault="00FC642F" w:rsidP="00FC642F">
            <w:pPr>
              <w:rPr>
                <w:ins w:id="972" w:author="David Conklin" w:date="2020-11-10T16:36:00Z"/>
              </w:rPr>
            </w:pPr>
            <w:ins w:id="973" w:author="David Conklin" w:date="2020-11-10T16:38:00Z">
              <w:r>
                <w:t>MCKENZIE RIVER NEAR VIDA</w:t>
              </w:r>
            </w:ins>
          </w:p>
        </w:tc>
        <w:tc>
          <w:tcPr>
            <w:tcW w:w="0" w:type="auto"/>
          </w:tcPr>
          <w:p w14:paraId="0BA6EA8B" w14:textId="7045D4AB" w:rsidR="00FC642F" w:rsidRDefault="00FC642F" w:rsidP="00FC642F">
            <w:pPr>
              <w:rPr>
                <w:ins w:id="974" w:author="David Conklin" w:date="2020-11-10T16:36:00Z"/>
              </w:rPr>
            </w:pPr>
            <w:ins w:id="975" w:author="David Conklin" w:date="2020-11-10T16:38:00Z">
              <w:r>
                <w:t>%bias</w:t>
              </w:r>
            </w:ins>
          </w:p>
        </w:tc>
        <w:tc>
          <w:tcPr>
            <w:tcW w:w="0" w:type="auto"/>
          </w:tcPr>
          <w:p w14:paraId="1D809B5C" w14:textId="038CA4F2" w:rsidR="00FC642F" w:rsidRDefault="00FC642F" w:rsidP="00FC642F">
            <w:pPr>
              <w:rPr>
                <w:ins w:id="976" w:author="David Conklin" w:date="2020-11-10T16:36:00Z"/>
              </w:rPr>
            </w:pPr>
            <w:ins w:id="977" w:author="David Conklin" w:date="2020-11-10T16:38:00Z">
              <w:r>
                <w:t>3.3%</w:t>
              </w:r>
            </w:ins>
          </w:p>
        </w:tc>
        <w:tc>
          <w:tcPr>
            <w:tcW w:w="0" w:type="auto"/>
          </w:tcPr>
          <w:p w14:paraId="69D4C91F" w14:textId="10A6BF07" w:rsidR="00FC642F" w:rsidRDefault="00FC642F" w:rsidP="00FC642F">
            <w:pPr>
              <w:rPr>
                <w:ins w:id="978" w:author="David Conklin" w:date="2020-11-10T16:36:00Z"/>
              </w:rPr>
            </w:pPr>
            <w:ins w:id="979" w:author="David Conklin" w:date="2020-11-10T16:38:00Z">
              <w:r>
                <w:t>VG</w:t>
              </w:r>
            </w:ins>
          </w:p>
        </w:tc>
      </w:tr>
      <w:tr w:rsidR="00FC642F" w14:paraId="466319F7" w14:textId="77777777" w:rsidTr="0064217D">
        <w:trPr>
          <w:ins w:id="980" w:author="David Conklin" w:date="2020-11-10T16:36:00Z"/>
        </w:trPr>
        <w:tc>
          <w:tcPr>
            <w:tcW w:w="0" w:type="auto"/>
          </w:tcPr>
          <w:p w14:paraId="0732BC47" w14:textId="77777777" w:rsidR="00FC642F" w:rsidRDefault="00FC642F" w:rsidP="00FC642F">
            <w:pPr>
              <w:rPr>
                <w:ins w:id="981" w:author="David Conklin" w:date="2020-11-10T16:36:00Z"/>
              </w:rPr>
            </w:pPr>
          </w:p>
        </w:tc>
        <w:tc>
          <w:tcPr>
            <w:tcW w:w="0" w:type="auto"/>
          </w:tcPr>
          <w:p w14:paraId="406D9196" w14:textId="77777777" w:rsidR="00FC642F" w:rsidRDefault="00FC642F" w:rsidP="00FC642F">
            <w:pPr>
              <w:rPr>
                <w:ins w:id="982" w:author="David Conklin" w:date="2020-11-10T16:36:00Z"/>
              </w:rPr>
            </w:pPr>
          </w:p>
        </w:tc>
        <w:tc>
          <w:tcPr>
            <w:tcW w:w="0" w:type="auto"/>
          </w:tcPr>
          <w:p w14:paraId="4676FE42" w14:textId="77777777" w:rsidR="00FC642F" w:rsidRDefault="00FC642F" w:rsidP="00FC642F">
            <w:pPr>
              <w:rPr>
                <w:ins w:id="983" w:author="David Conklin" w:date="2020-11-10T16:36:00Z"/>
              </w:rPr>
            </w:pPr>
          </w:p>
        </w:tc>
        <w:tc>
          <w:tcPr>
            <w:tcW w:w="0" w:type="auto"/>
          </w:tcPr>
          <w:p w14:paraId="5E0510DA" w14:textId="67FB2FAE" w:rsidR="00FC642F" w:rsidRDefault="00FC642F" w:rsidP="00FC642F">
            <w:pPr>
              <w:rPr>
                <w:ins w:id="984" w:author="David Conklin" w:date="2020-11-10T16:36:00Z"/>
              </w:rPr>
            </w:pPr>
            <w:ins w:id="985" w:author="David Conklin" w:date="2020-11-10T16:38:00Z">
              <w:r>
                <w:t>NSE</w:t>
              </w:r>
            </w:ins>
          </w:p>
        </w:tc>
        <w:tc>
          <w:tcPr>
            <w:tcW w:w="0" w:type="auto"/>
          </w:tcPr>
          <w:p w14:paraId="03646419" w14:textId="1B8BE323" w:rsidR="00FC642F" w:rsidRDefault="00FC642F" w:rsidP="00FC642F">
            <w:pPr>
              <w:rPr>
                <w:ins w:id="986" w:author="David Conklin" w:date="2020-11-10T16:36:00Z"/>
              </w:rPr>
            </w:pPr>
            <w:ins w:id="987" w:author="David Conklin" w:date="2020-11-10T16:38:00Z">
              <w:r>
                <w:t>0.69</w:t>
              </w:r>
            </w:ins>
          </w:p>
        </w:tc>
        <w:tc>
          <w:tcPr>
            <w:tcW w:w="0" w:type="auto"/>
          </w:tcPr>
          <w:p w14:paraId="3D60D1F3" w14:textId="6914A452" w:rsidR="00FC642F" w:rsidRDefault="00FC642F" w:rsidP="00FC642F">
            <w:pPr>
              <w:rPr>
                <w:ins w:id="988" w:author="David Conklin" w:date="2020-11-10T16:36:00Z"/>
              </w:rPr>
            </w:pPr>
            <w:ins w:id="989" w:author="David Conklin" w:date="2020-11-10T16:38:00Z">
              <w:r>
                <w:t>S</w:t>
              </w:r>
            </w:ins>
          </w:p>
        </w:tc>
      </w:tr>
      <w:tr w:rsidR="00FC642F" w14:paraId="4B389700" w14:textId="77777777" w:rsidTr="0064217D">
        <w:trPr>
          <w:ins w:id="990" w:author="David Conklin" w:date="2020-11-10T16:36:00Z"/>
        </w:trPr>
        <w:tc>
          <w:tcPr>
            <w:tcW w:w="0" w:type="auto"/>
          </w:tcPr>
          <w:p w14:paraId="300EB841" w14:textId="77777777" w:rsidR="00FC642F" w:rsidRDefault="00FC642F" w:rsidP="00FC642F">
            <w:pPr>
              <w:rPr>
                <w:ins w:id="991" w:author="David Conklin" w:date="2020-11-10T16:36:00Z"/>
              </w:rPr>
            </w:pPr>
          </w:p>
        </w:tc>
        <w:tc>
          <w:tcPr>
            <w:tcW w:w="0" w:type="auto"/>
          </w:tcPr>
          <w:p w14:paraId="3FBF5BBF" w14:textId="77777777" w:rsidR="00FC642F" w:rsidRDefault="00FC642F" w:rsidP="00FC642F">
            <w:pPr>
              <w:rPr>
                <w:ins w:id="992" w:author="David Conklin" w:date="2020-11-10T16:36:00Z"/>
              </w:rPr>
            </w:pPr>
          </w:p>
        </w:tc>
        <w:tc>
          <w:tcPr>
            <w:tcW w:w="0" w:type="auto"/>
          </w:tcPr>
          <w:p w14:paraId="2B2F88D4" w14:textId="77777777" w:rsidR="00FC642F" w:rsidRDefault="00FC642F" w:rsidP="00FC642F">
            <w:pPr>
              <w:rPr>
                <w:ins w:id="993" w:author="David Conklin" w:date="2020-11-10T16:36:00Z"/>
              </w:rPr>
            </w:pPr>
          </w:p>
        </w:tc>
        <w:tc>
          <w:tcPr>
            <w:tcW w:w="0" w:type="auto"/>
          </w:tcPr>
          <w:p w14:paraId="59A0E9B5" w14:textId="57F0C4F7" w:rsidR="00FC642F" w:rsidRDefault="00FC642F" w:rsidP="00FC642F">
            <w:pPr>
              <w:rPr>
                <w:ins w:id="994" w:author="David Conklin" w:date="2020-11-10T16:36:00Z"/>
              </w:rPr>
            </w:pPr>
            <w:ins w:id="995" w:author="David Conklin" w:date="2020-11-10T16:38:00Z">
              <w:r>
                <w:t>RSR</w:t>
              </w:r>
            </w:ins>
          </w:p>
        </w:tc>
        <w:tc>
          <w:tcPr>
            <w:tcW w:w="0" w:type="auto"/>
          </w:tcPr>
          <w:p w14:paraId="0D32A38B" w14:textId="46FE0E5A" w:rsidR="00FC642F" w:rsidRDefault="00FC642F" w:rsidP="00FC642F">
            <w:pPr>
              <w:rPr>
                <w:ins w:id="996" w:author="David Conklin" w:date="2020-11-10T16:36:00Z"/>
              </w:rPr>
            </w:pPr>
            <w:ins w:id="997" w:author="David Conklin" w:date="2020-11-10T16:38:00Z">
              <w:r>
                <w:t>0.</w:t>
              </w:r>
            </w:ins>
            <w:ins w:id="998" w:author="David Conklin" w:date="2020-11-10T16:39:00Z">
              <w:r>
                <w:t>55</w:t>
              </w:r>
            </w:ins>
          </w:p>
        </w:tc>
        <w:tc>
          <w:tcPr>
            <w:tcW w:w="0" w:type="auto"/>
          </w:tcPr>
          <w:p w14:paraId="6AB8B65A" w14:textId="19F57016" w:rsidR="00FC642F" w:rsidRDefault="00FC642F" w:rsidP="00FC642F">
            <w:pPr>
              <w:rPr>
                <w:ins w:id="999" w:author="David Conklin" w:date="2020-11-10T16:36:00Z"/>
              </w:rPr>
            </w:pPr>
            <w:ins w:id="1000" w:author="David Conklin" w:date="2020-11-10T16:39:00Z">
              <w:r>
                <w:t>G</w:t>
              </w:r>
            </w:ins>
          </w:p>
        </w:tc>
      </w:tr>
      <w:tr w:rsidR="00FC642F" w14:paraId="57B1F44F" w14:textId="77777777" w:rsidTr="0064217D">
        <w:trPr>
          <w:ins w:id="1001" w:author="David Conklin" w:date="2020-11-10T16:36:00Z"/>
        </w:trPr>
        <w:tc>
          <w:tcPr>
            <w:tcW w:w="0" w:type="auto"/>
          </w:tcPr>
          <w:p w14:paraId="2DB152B1" w14:textId="77777777" w:rsidR="00FC642F" w:rsidRDefault="00FC642F" w:rsidP="00FC642F">
            <w:pPr>
              <w:rPr>
                <w:ins w:id="1002" w:author="David Conklin" w:date="2020-11-10T16:36:00Z"/>
              </w:rPr>
            </w:pPr>
          </w:p>
        </w:tc>
        <w:tc>
          <w:tcPr>
            <w:tcW w:w="0" w:type="auto"/>
          </w:tcPr>
          <w:p w14:paraId="06BE208E" w14:textId="77777777" w:rsidR="00FC642F" w:rsidRDefault="00FC642F" w:rsidP="00FC642F">
            <w:pPr>
              <w:rPr>
                <w:ins w:id="1003" w:author="David Conklin" w:date="2020-11-10T16:36:00Z"/>
              </w:rPr>
            </w:pPr>
          </w:p>
        </w:tc>
        <w:tc>
          <w:tcPr>
            <w:tcW w:w="0" w:type="auto"/>
          </w:tcPr>
          <w:p w14:paraId="46F3894E" w14:textId="77777777" w:rsidR="00FC642F" w:rsidRDefault="00FC642F" w:rsidP="00FC642F">
            <w:pPr>
              <w:rPr>
                <w:ins w:id="1004" w:author="David Conklin" w:date="2020-11-10T16:36:00Z"/>
              </w:rPr>
            </w:pPr>
          </w:p>
        </w:tc>
        <w:tc>
          <w:tcPr>
            <w:tcW w:w="0" w:type="auto"/>
          </w:tcPr>
          <w:p w14:paraId="07E74523" w14:textId="4E195DD6" w:rsidR="00FC642F" w:rsidRDefault="00FC642F" w:rsidP="00FC642F">
            <w:pPr>
              <w:rPr>
                <w:ins w:id="1005" w:author="David Conklin" w:date="2020-11-10T16:36:00Z"/>
              </w:rPr>
            </w:pPr>
            <w:ins w:id="1006" w:author="David Conklin" w:date="2020-11-10T16:38:00Z">
              <w:r>
                <w:t>R2</w:t>
              </w:r>
            </w:ins>
          </w:p>
        </w:tc>
        <w:tc>
          <w:tcPr>
            <w:tcW w:w="0" w:type="auto"/>
          </w:tcPr>
          <w:p w14:paraId="4E541459" w14:textId="4453F4ED" w:rsidR="00FC642F" w:rsidRDefault="00FC642F" w:rsidP="00FC642F">
            <w:pPr>
              <w:rPr>
                <w:ins w:id="1007" w:author="David Conklin" w:date="2020-11-10T16:36:00Z"/>
              </w:rPr>
            </w:pPr>
            <w:ins w:id="1008" w:author="David Conklin" w:date="2020-11-10T16:38:00Z">
              <w:r>
                <w:t>0.</w:t>
              </w:r>
            </w:ins>
            <w:ins w:id="1009" w:author="David Conklin" w:date="2020-11-10T16:39:00Z">
              <w:r>
                <w:t>77</w:t>
              </w:r>
            </w:ins>
          </w:p>
        </w:tc>
        <w:tc>
          <w:tcPr>
            <w:tcW w:w="0" w:type="auto"/>
          </w:tcPr>
          <w:p w14:paraId="0A9D82DC" w14:textId="57263FC8" w:rsidR="00FC642F" w:rsidRDefault="00FC642F" w:rsidP="00FC642F">
            <w:pPr>
              <w:rPr>
                <w:ins w:id="1010" w:author="David Conklin" w:date="2020-11-10T16:36:00Z"/>
              </w:rPr>
            </w:pPr>
            <w:ins w:id="1011" w:author="David Conklin" w:date="2020-11-10T16:39:00Z">
              <w:r>
                <w:t>G</w:t>
              </w:r>
            </w:ins>
          </w:p>
        </w:tc>
      </w:tr>
      <w:tr w:rsidR="007639FF" w14:paraId="52DCC4F6" w14:textId="77777777" w:rsidTr="0064217D">
        <w:trPr>
          <w:ins w:id="1012" w:author="David Conklin" w:date="2020-11-10T16:39:00Z"/>
        </w:trPr>
        <w:tc>
          <w:tcPr>
            <w:tcW w:w="0" w:type="auto"/>
          </w:tcPr>
          <w:p w14:paraId="7987D4E2" w14:textId="3F507230" w:rsidR="007639FF" w:rsidRDefault="007639FF" w:rsidP="007639FF">
            <w:pPr>
              <w:rPr>
                <w:ins w:id="1013" w:author="David Conklin" w:date="2020-11-10T16:39:00Z"/>
              </w:rPr>
            </w:pPr>
            <w:ins w:id="1014" w:author="David Conklin" w:date="2020-11-10T16:39:00Z">
              <w:r>
                <w:t>14</w:t>
              </w:r>
            </w:ins>
            <w:ins w:id="1015" w:author="David Conklin" w:date="2020-11-10T16:40:00Z">
              <w:r>
                <w:t>164900</w:t>
              </w:r>
            </w:ins>
          </w:p>
        </w:tc>
        <w:tc>
          <w:tcPr>
            <w:tcW w:w="0" w:type="auto"/>
          </w:tcPr>
          <w:p w14:paraId="6AFECE13" w14:textId="6A8BD3FF" w:rsidR="007639FF" w:rsidRDefault="007639FF" w:rsidP="007639FF">
            <w:pPr>
              <w:rPr>
                <w:ins w:id="1016" w:author="David Conklin" w:date="2020-11-10T16:39:00Z"/>
              </w:rPr>
            </w:pPr>
            <w:ins w:id="1017" w:author="David Conklin" w:date="2020-11-10T16:40:00Z">
              <w:r>
                <w:t>23772751</w:t>
              </w:r>
            </w:ins>
          </w:p>
        </w:tc>
        <w:tc>
          <w:tcPr>
            <w:tcW w:w="0" w:type="auto"/>
          </w:tcPr>
          <w:p w14:paraId="4C3495EE" w14:textId="5CE2BDC9" w:rsidR="007639FF" w:rsidRDefault="007639FF" w:rsidP="007639FF">
            <w:pPr>
              <w:rPr>
                <w:ins w:id="1018" w:author="David Conklin" w:date="2020-11-10T16:39:00Z"/>
              </w:rPr>
            </w:pPr>
            <w:ins w:id="1019" w:author="David Conklin" w:date="2020-11-10T16:40:00Z">
              <w:r>
                <w:t>MCKENZIE RIVER ABV HAYDEN BR</w:t>
              </w:r>
            </w:ins>
          </w:p>
        </w:tc>
        <w:tc>
          <w:tcPr>
            <w:tcW w:w="0" w:type="auto"/>
          </w:tcPr>
          <w:p w14:paraId="18689C03" w14:textId="16E261AF" w:rsidR="007639FF" w:rsidRDefault="007639FF" w:rsidP="007639FF">
            <w:pPr>
              <w:rPr>
                <w:ins w:id="1020" w:author="David Conklin" w:date="2020-11-10T16:39:00Z"/>
              </w:rPr>
            </w:pPr>
            <w:ins w:id="1021" w:author="David Conklin" w:date="2020-11-10T16:41:00Z">
              <w:r>
                <w:t>%bias</w:t>
              </w:r>
            </w:ins>
          </w:p>
        </w:tc>
        <w:tc>
          <w:tcPr>
            <w:tcW w:w="0" w:type="auto"/>
          </w:tcPr>
          <w:p w14:paraId="0035DCAF" w14:textId="4F581BA0" w:rsidR="007639FF" w:rsidRDefault="007639FF" w:rsidP="007639FF">
            <w:pPr>
              <w:rPr>
                <w:ins w:id="1022" w:author="David Conklin" w:date="2020-11-10T16:39:00Z"/>
              </w:rPr>
            </w:pPr>
            <w:ins w:id="1023" w:author="David Conklin" w:date="2020-11-10T16:41:00Z">
              <w:r>
                <w:t>0.3%</w:t>
              </w:r>
            </w:ins>
          </w:p>
        </w:tc>
        <w:tc>
          <w:tcPr>
            <w:tcW w:w="0" w:type="auto"/>
          </w:tcPr>
          <w:p w14:paraId="2D5FE4E4" w14:textId="3BEF1607" w:rsidR="007639FF" w:rsidRDefault="007639FF" w:rsidP="007639FF">
            <w:pPr>
              <w:rPr>
                <w:ins w:id="1024" w:author="David Conklin" w:date="2020-11-10T16:39:00Z"/>
              </w:rPr>
            </w:pPr>
            <w:ins w:id="1025" w:author="David Conklin" w:date="2020-11-10T16:41:00Z">
              <w:r>
                <w:t>VG</w:t>
              </w:r>
            </w:ins>
          </w:p>
        </w:tc>
      </w:tr>
      <w:tr w:rsidR="007639FF" w14:paraId="71718F7F" w14:textId="77777777" w:rsidTr="0064217D">
        <w:trPr>
          <w:ins w:id="1026" w:author="David Conklin" w:date="2020-11-10T16:39:00Z"/>
        </w:trPr>
        <w:tc>
          <w:tcPr>
            <w:tcW w:w="0" w:type="auto"/>
          </w:tcPr>
          <w:p w14:paraId="30DCDA7F" w14:textId="77777777" w:rsidR="007639FF" w:rsidRDefault="007639FF" w:rsidP="007639FF">
            <w:pPr>
              <w:rPr>
                <w:ins w:id="1027" w:author="David Conklin" w:date="2020-11-10T16:39:00Z"/>
              </w:rPr>
            </w:pPr>
          </w:p>
        </w:tc>
        <w:tc>
          <w:tcPr>
            <w:tcW w:w="0" w:type="auto"/>
          </w:tcPr>
          <w:p w14:paraId="23B6F808" w14:textId="77777777" w:rsidR="007639FF" w:rsidRDefault="007639FF" w:rsidP="007639FF">
            <w:pPr>
              <w:rPr>
                <w:ins w:id="1028" w:author="David Conklin" w:date="2020-11-10T16:39:00Z"/>
              </w:rPr>
            </w:pPr>
          </w:p>
        </w:tc>
        <w:tc>
          <w:tcPr>
            <w:tcW w:w="0" w:type="auto"/>
          </w:tcPr>
          <w:p w14:paraId="3D55FFBB" w14:textId="77777777" w:rsidR="007639FF" w:rsidRDefault="007639FF" w:rsidP="007639FF">
            <w:pPr>
              <w:rPr>
                <w:ins w:id="1029" w:author="David Conklin" w:date="2020-11-10T16:39:00Z"/>
              </w:rPr>
            </w:pPr>
          </w:p>
        </w:tc>
        <w:tc>
          <w:tcPr>
            <w:tcW w:w="0" w:type="auto"/>
          </w:tcPr>
          <w:p w14:paraId="274084F3" w14:textId="5E2CDD30" w:rsidR="007639FF" w:rsidRDefault="007639FF" w:rsidP="007639FF">
            <w:pPr>
              <w:rPr>
                <w:ins w:id="1030" w:author="David Conklin" w:date="2020-11-10T16:39:00Z"/>
              </w:rPr>
            </w:pPr>
            <w:ins w:id="1031" w:author="David Conklin" w:date="2020-11-10T16:41:00Z">
              <w:r>
                <w:t>NSE</w:t>
              </w:r>
            </w:ins>
          </w:p>
        </w:tc>
        <w:tc>
          <w:tcPr>
            <w:tcW w:w="0" w:type="auto"/>
          </w:tcPr>
          <w:p w14:paraId="713913D9" w14:textId="5F9CAFAC" w:rsidR="007639FF" w:rsidRDefault="007639FF" w:rsidP="007639FF">
            <w:pPr>
              <w:rPr>
                <w:ins w:id="1032" w:author="David Conklin" w:date="2020-11-10T16:39:00Z"/>
              </w:rPr>
            </w:pPr>
            <w:ins w:id="1033" w:author="David Conklin" w:date="2020-11-10T16:41:00Z">
              <w:r>
                <w:t>0.77</w:t>
              </w:r>
            </w:ins>
          </w:p>
        </w:tc>
        <w:tc>
          <w:tcPr>
            <w:tcW w:w="0" w:type="auto"/>
          </w:tcPr>
          <w:p w14:paraId="35BB672A" w14:textId="09787F8F" w:rsidR="007639FF" w:rsidRDefault="007639FF" w:rsidP="007639FF">
            <w:pPr>
              <w:rPr>
                <w:ins w:id="1034" w:author="David Conklin" w:date="2020-11-10T16:39:00Z"/>
              </w:rPr>
            </w:pPr>
            <w:ins w:id="1035" w:author="David Conklin" w:date="2020-11-10T16:41:00Z">
              <w:r>
                <w:t>G</w:t>
              </w:r>
            </w:ins>
          </w:p>
        </w:tc>
      </w:tr>
      <w:tr w:rsidR="007639FF" w14:paraId="7E5A4378" w14:textId="77777777" w:rsidTr="0064217D">
        <w:trPr>
          <w:ins w:id="1036" w:author="David Conklin" w:date="2020-11-10T16:39:00Z"/>
        </w:trPr>
        <w:tc>
          <w:tcPr>
            <w:tcW w:w="0" w:type="auto"/>
          </w:tcPr>
          <w:p w14:paraId="7FCE4608" w14:textId="77777777" w:rsidR="007639FF" w:rsidRDefault="007639FF" w:rsidP="007639FF">
            <w:pPr>
              <w:rPr>
                <w:ins w:id="1037" w:author="David Conklin" w:date="2020-11-10T16:39:00Z"/>
              </w:rPr>
            </w:pPr>
          </w:p>
        </w:tc>
        <w:tc>
          <w:tcPr>
            <w:tcW w:w="0" w:type="auto"/>
          </w:tcPr>
          <w:p w14:paraId="27619C2A" w14:textId="77777777" w:rsidR="007639FF" w:rsidRDefault="007639FF" w:rsidP="007639FF">
            <w:pPr>
              <w:rPr>
                <w:ins w:id="1038" w:author="David Conklin" w:date="2020-11-10T16:39:00Z"/>
              </w:rPr>
            </w:pPr>
          </w:p>
        </w:tc>
        <w:tc>
          <w:tcPr>
            <w:tcW w:w="0" w:type="auto"/>
          </w:tcPr>
          <w:p w14:paraId="66B0C974" w14:textId="77777777" w:rsidR="007639FF" w:rsidRDefault="007639FF" w:rsidP="007639FF">
            <w:pPr>
              <w:rPr>
                <w:ins w:id="1039" w:author="David Conklin" w:date="2020-11-10T16:39:00Z"/>
              </w:rPr>
            </w:pPr>
          </w:p>
        </w:tc>
        <w:tc>
          <w:tcPr>
            <w:tcW w:w="0" w:type="auto"/>
          </w:tcPr>
          <w:p w14:paraId="272D4AF2" w14:textId="57A22E1F" w:rsidR="007639FF" w:rsidRDefault="007639FF" w:rsidP="007639FF">
            <w:pPr>
              <w:rPr>
                <w:ins w:id="1040" w:author="David Conklin" w:date="2020-11-10T16:39:00Z"/>
              </w:rPr>
            </w:pPr>
            <w:ins w:id="1041" w:author="David Conklin" w:date="2020-11-10T16:41:00Z">
              <w:r>
                <w:t>RSR</w:t>
              </w:r>
            </w:ins>
          </w:p>
        </w:tc>
        <w:tc>
          <w:tcPr>
            <w:tcW w:w="0" w:type="auto"/>
          </w:tcPr>
          <w:p w14:paraId="0FA0FDA9" w14:textId="6D72936C" w:rsidR="007639FF" w:rsidRDefault="007639FF" w:rsidP="007639FF">
            <w:pPr>
              <w:rPr>
                <w:ins w:id="1042" w:author="David Conklin" w:date="2020-11-10T16:39:00Z"/>
              </w:rPr>
            </w:pPr>
            <w:ins w:id="1043" w:author="David Conklin" w:date="2020-11-10T16:41:00Z">
              <w:r>
                <w:t>0.48</w:t>
              </w:r>
            </w:ins>
          </w:p>
        </w:tc>
        <w:tc>
          <w:tcPr>
            <w:tcW w:w="0" w:type="auto"/>
          </w:tcPr>
          <w:p w14:paraId="2E2FE468" w14:textId="54A9E945" w:rsidR="007639FF" w:rsidRDefault="007639FF" w:rsidP="007639FF">
            <w:pPr>
              <w:rPr>
                <w:ins w:id="1044" w:author="David Conklin" w:date="2020-11-10T16:39:00Z"/>
              </w:rPr>
            </w:pPr>
            <w:ins w:id="1045" w:author="David Conklin" w:date="2020-11-10T16:41:00Z">
              <w:r>
                <w:t>VG</w:t>
              </w:r>
            </w:ins>
          </w:p>
        </w:tc>
      </w:tr>
      <w:tr w:rsidR="007639FF" w14:paraId="3F18F6C7" w14:textId="77777777" w:rsidTr="0064217D">
        <w:trPr>
          <w:ins w:id="1046" w:author="David Conklin" w:date="2020-11-10T16:39:00Z"/>
        </w:trPr>
        <w:tc>
          <w:tcPr>
            <w:tcW w:w="0" w:type="auto"/>
          </w:tcPr>
          <w:p w14:paraId="14986005" w14:textId="77777777" w:rsidR="007639FF" w:rsidRDefault="007639FF" w:rsidP="007639FF">
            <w:pPr>
              <w:rPr>
                <w:ins w:id="1047" w:author="David Conklin" w:date="2020-11-10T16:39:00Z"/>
              </w:rPr>
            </w:pPr>
          </w:p>
        </w:tc>
        <w:tc>
          <w:tcPr>
            <w:tcW w:w="0" w:type="auto"/>
          </w:tcPr>
          <w:p w14:paraId="34A858B0" w14:textId="77777777" w:rsidR="007639FF" w:rsidRDefault="007639FF" w:rsidP="007639FF">
            <w:pPr>
              <w:rPr>
                <w:ins w:id="1048" w:author="David Conklin" w:date="2020-11-10T16:39:00Z"/>
              </w:rPr>
            </w:pPr>
          </w:p>
        </w:tc>
        <w:tc>
          <w:tcPr>
            <w:tcW w:w="0" w:type="auto"/>
          </w:tcPr>
          <w:p w14:paraId="395F2C9B" w14:textId="77777777" w:rsidR="007639FF" w:rsidRDefault="007639FF" w:rsidP="007639FF">
            <w:pPr>
              <w:rPr>
                <w:ins w:id="1049" w:author="David Conklin" w:date="2020-11-10T16:39:00Z"/>
              </w:rPr>
            </w:pPr>
          </w:p>
        </w:tc>
        <w:tc>
          <w:tcPr>
            <w:tcW w:w="0" w:type="auto"/>
          </w:tcPr>
          <w:p w14:paraId="133F19E4" w14:textId="72333730" w:rsidR="007639FF" w:rsidRDefault="007639FF" w:rsidP="007639FF">
            <w:pPr>
              <w:rPr>
                <w:ins w:id="1050" w:author="David Conklin" w:date="2020-11-10T16:39:00Z"/>
              </w:rPr>
            </w:pPr>
            <w:ins w:id="1051" w:author="David Conklin" w:date="2020-11-10T16:41:00Z">
              <w:r>
                <w:t>R2</w:t>
              </w:r>
            </w:ins>
          </w:p>
        </w:tc>
        <w:tc>
          <w:tcPr>
            <w:tcW w:w="0" w:type="auto"/>
          </w:tcPr>
          <w:p w14:paraId="76D102A9" w14:textId="24C17B9C" w:rsidR="007639FF" w:rsidRDefault="007639FF" w:rsidP="007639FF">
            <w:pPr>
              <w:rPr>
                <w:ins w:id="1052" w:author="David Conklin" w:date="2020-11-10T16:39:00Z"/>
              </w:rPr>
            </w:pPr>
            <w:ins w:id="1053" w:author="David Conklin" w:date="2020-11-10T16:41:00Z">
              <w:r>
                <w:t>0.78</w:t>
              </w:r>
            </w:ins>
          </w:p>
        </w:tc>
        <w:tc>
          <w:tcPr>
            <w:tcW w:w="0" w:type="auto"/>
          </w:tcPr>
          <w:p w14:paraId="4B600E7F" w14:textId="729B2C72" w:rsidR="007639FF" w:rsidRDefault="007639FF" w:rsidP="007639FF">
            <w:pPr>
              <w:rPr>
                <w:ins w:id="1054" w:author="David Conklin" w:date="2020-11-10T16:39:00Z"/>
              </w:rPr>
            </w:pPr>
            <w:ins w:id="1055" w:author="David Conklin" w:date="2020-11-10T16:41:00Z">
              <w:r>
                <w:t>G</w:t>
              </w:r>
            </w:ins>
          </w:p>
        </w:tc>
      </w:tr>
      <w:tr w:rsidR="00A41DB9" w14:paraId="6B874066" w14:textId="77777777" w:rsidTr="0064217D">
        <w:trPr>
          <w:ins w:id="1056" w:author="David Conklin" w:date="2020-11-10T16:42:00Z"/>
        </w:trPr>
        <w:tc>
          <w:tcPr>
            <w:tcW w:w="0" w:type="auto"/>
          </w:tcPr>
          <w:p w14:paraId="03523D9F" w14:textId="2AAB7253" w:rsidR="00A41DB9" w:rsidRDefault="00A41DB9" w:rsidP="00A41DB9">
            <w:pPr>
              <w:rPr>
                <w:ins w:id="1057" w:author="David Conklin" w:date="2020-11-10T16:42:00Z"/>
              </w:rPr>
            </w:pPr>
            <w:ins w:id="1058" w:author="David Conklin" w:date="2020-11-10T16:42:00Z">
              <w:r>
                <w:t>14165000</w:t>
              </w:r>
            </w:ins>
          </w:p>
        </w:tc>
        <w:tc>
          <w:tcPr>
            <w:tcW w:w="0" w:type="auto"/>
          </w:tcPr>
          <w:p w14:paraId="0512ABF8" w14:textId="0CCB33C7" w:rsidR="00A41DB9" w:rsidRDefault="00A41DB9" w:rsidP="00A41DB9">
            <w:pPr>
              <w:rPr>
                <w:ins w:id="1059" w:author="David Conklin" w:date="2020-11-10T16:42:00Z"/>
              </w:rPr>
            </w:pPr>
            <w:ins w:id="1060" w:author="David Conklin" w:date="2020-11-10T16:42:00Z">
              <w:r>
                <w:t>2377</w:t>
              </w:r>
            </w:ins>
            <w:ins w:id="1061" w:author="David Conklin" w:date="2020-11-10T16:43:00Z">
              <w:r>
                <w:t>3513</w:t>
              </w:r>
            </w:ins>
          </w:p>
        </w:tc>
        <w:tc>
          <w:tcPr>
            <w:tcW w:w="0" w:type="auto"/>
          </w:tcPr>
          <w:p w14:paraId="385C0D35" w14:textId="2A310665" w:rsidR="00A41DB9" w:rsidRDefault="00A41DB9" w:rsidP="00A41DB9">
            <w:pPr>
              <w:rPr>
                <w:ins w:id="1062" w:author="David Conklin" w:date="2020-11-10T16:42:00Z"/>
              </w:rPr>
            </w:pPr>
            <w:ins w:id="1063" w:author="David Conklin" w:date="2020-11-10T16:43:00Z">
              <w:r>
                <w:t>MOHAWK RIVER NEAR SPRINGFIELD</w:t>
              </w:r>
            </w:ins>
          </w:p>
        </w:tc>
        <w:tc>
          <w:tcPr>
            <w:tcW w:w="0" w:type="auto"/>
          </w:tcPr>
          <w:p w14:paraId="3E7378FF" w14:textId="1660A2C9" w:rsidR="00A41DB9" w:rsidRDefault="00A41DB9" w:rsidP="00A41DB9">
            <w:pPr>
              <w:rPr>
                <w:ins w:id="1064" w:author="David Conklin" w:date="2020-11-10T16:42:00Z"/>
              </w:rPr>
            </w:pPr>
            <w:ins w:id="1065" w:author="David Conklin" w:date="2020-11-10T16:43:00Z">
              <w:r>
                <w:t>%bias</w:t>
              </w:r>
            </w:ins>
          </w:p>
        </w:tc>
        <w:tc>
          <w:tcPr>
            <w:tcW w:w="0" w:type="auto"/>
          </w:tcPr>
          <w:p w14:paraId="6EF59584" w14:textId="6C051EE6" w:rsidR="00A41DB9" w:rsidRDefault="00EB3145" w:rsidP="00A41DB9">
            <w:pPr>
              <w:rPr>
                <w:ins w:id="1066" w:author="David Conklin" w:date="2020-11-10T16:42:00Z"/>
              </w:rPr>
            </w:pPr>
            <w:ins w:id="1067" w:author="David Conklin" w:date="2020-11-10T16:43:00Z">
              <w:r>
                <w:t>-0.4</w:t>
              </w:r>
              <w:r w:rsidR="00A41DB9">
                <w:t>%</w:t>
              </w:r>
            </w:ins>
          </w:p>
        </w:tc>
        <w:tc>
          <w:tcPr>
            <w:tcW w:w="0" w:type="auto"/>
          </w:tcPr>
          <w:p w14:paraId="5E75E2B6" w14:textId="1E41BF91" w:rsidR="00A41DB9" w:rsidRDefault="00A41DB9" w:rsidP="00A41DB9">
            <w:pPr>
              <w:rPr>
                <w:ins w:id="1068" w:author="David Conklin" w:date="2020-11-10T16:42:00Z"/>
              </w:rPr>
            </w:pPr>
            <w:ins w:id="1069" w:author="David Conklin" w:date="2020-11-10T16:43:00Z">
              <w:r>
                <w:t>VG</w:t>
              </w:r>
            </w:ins>
          </w:p>
        </w:tc>
      </w:tr>
      <w:tr w:rsidR="00A41DB9" w14:paraId="0A5CEB9B" w14:textId="77777777" w:rsidTr="0064217D">
        <w:trPr>
          <w:ins w:id="1070" w:author="David Conklin" w:date="2020-11-10T16:42:00Z"/>
        </w:trPr>
        <w:tc>
          <w:tcPr>
            <w:tcW w:w="0" w:type="auto"/>
          </w:tcPr>
          <w:p w14:paraId="31453C79" w14:textId="77777777" w:rsidR="00A41DB9" w:rsidRDefault="00A41DB9" w:rsidP="00A41DB9">
            <w:pPr>
              <w:rPr>
                <w:ins w:id="1071" w:author="David Conklin" w:date="2020-11-10T16:42:00Z"/>
              </w:rPr>
            </w:pPr>
          </w:p>
        </w:tc>
        <w:tc>
          <w:tcPr>
            <w:tcW w:w="0" w:type="auto"/>
          </w:tcPr>
          <w:p w14:paraId="482DC267" w14:textId="77777777" w:rsidR="00A41DB9" w:rsidRDefault="00A41DB9" w:rsidP="00A41DB9">
            <w:pPr>
              <w:rPr>
                <w:ins w:id="1072" w:author="David Conklin" w:date="2020-11-10T16:42:00Z"/>
              </w:rPr>
            </w:pPr>
          </w:p>
        </w:tc>
        <w:tc>
          <w:tcPr>
            <w:tcW w:w="0" w:type="auto"/>
          </w:tcPr>
          <w:p w14:paraId="1E87B818" w14:textId="77777777" w:rsidR="00A41DB9" w:rsidRDefault="00A41DB9" w:rsidP="00A41DB9">
            <w:pPr>
              <w:rPr>
                <w:ins w:id="1073" w:author="David Conklin" w:date="2020-11-10T16:42:00Z"/>
              </w:rPr>
            </w:pPr>
          </w:p>
        </w:tc>
        <w:tc>
          <w:tcPr>
            <w:tcW w:w="0" w:type="auto"/>
          </w:tcPr>
          <w:p w14:paraId="57AE3FEB" w14:textId="5B5EE4C8" w:rsidR="00A41DB9" w:rsidRDefault="00A41DB9" w:rsidP="00A41DB9">
            <w:pPr>
              <w:rPr>
                <w:ins w:id="1074" w:author="David Conklin" w:date="2020-11-10T16:42:00Z"/>
              </w:rPr>
            </w:pPr>
            <w:ins w:id="1075" w:author="David Conklin" w:date="2020-11-10T16:43:00Z">
              <w:r>
                <w:t>NSE</w:t>
              </w:r>
            </w:ins>
          </w:p>
        </w:tc>
        <w:tc>
          <w:tcPr>
            <w:tcW w:w="0" w:type="auto"/>
          </w:tcPr>
          <w:p w14:paraId="52D6F3FC" w14:textId="190C5079" w:rsidR="00A41DB9" w:rsidRDefault="00A41DB9" w:rsidP="00A41DB9">
            <w:pPr>
              <w:rPr>
                <w:ins w:id="1076" w:author="David Conklin" w:date="2020-11-10T16:42:00Z"/>
              </w:rPr>
            </w:pPr>
            <w:ins w:id="1077" w:author="David Conklin" w:date="2020-11-10T16:43:00Z">
              <w:r>
                <w:t>0.7</w:t>
              </w:r>
            </w:ins>
            <w:ins w:id="1078" w:author="David Conklin" w:date="2020-11-10T16:44:00Z">
              <w:r w:rsidR="00EB3145">
                <w:t>2</w:t>
              </w:r>
            </w:ins>
          </w:p>
        </w:tc>
        <w:tc>
          <w:tcPr>
            <w:tcW w:w="0" w:type="auto"/>
          </w:tcPr>
          <w:p w14:paraId="1B5AEDAE" w14:textId="3ED9EED9" w:rsidR="00A41DB9" w:rsidRDefault="00A41DB9" w:rsidP="00A41DB9">
            <w:pPr>
              <w:rPr>
                <w:ins w:id="1079" w:author="David Conklin" w:date="2020-11-10T16:42:00Z"/>
              </w:rPr>
            </w:pPr>
            <w:ins w:id="1080" w:author="David Conklin" w:date="2020-11-10T16:43:00Z">
              <w:r>
                <w:t>G</w:t>
              </w:r>
            </w:ins>
          </w:p>
        </w:tc>
      </w:tr>
      <w:tr w:rsidR="00A41DB9" w14:paraId="3D18757F" w14:textId="77777777" w:rsidTr="0064217D">
        <w:trPr>
          <w:ins w:id="1081" w:author="David Conklin" w:date="2020-11-10T16:42:00Z"/>
        </w:trPr>
        <w:tc>
          <w:tcPr>
            <w:tcW w:w="0" w:type="auto"/>
          </w:tcPr>
          <w:p w14:paraId="0EB4C3BC" w14:textId="77777777" w:rsidR="00A41DB9" w:rsidRDefault="00A41DB9" w:rsidP="00A41DB9">
            <w:pPr>
              <w:rPr>
                <w:ins w:id="1082" w:author="David Conklin" w:date="2020-11-10T16:42:00Z"/>
              </w:rPr>
            </w:pPr>
          </w:p>
        </w:tc>
        <w:tc>
          <w:tcPr>
            <w:tcW w:w="0" w:type="auto"/>
          </w:tcPr>
          <w:p w14:paraId="47C5AB4F" w14:textId="77777777" w:rsidR="00A41DB9" w:rsidRDefault="00A41DB9" w:rsidP="00A41DB9">
            <w:pPr>
              <w:rPr>
                <w:ins w:id="1083" w:author="David Conklin" w:date="2020-11-10T16:42:00Z"/>
              </w:rPr>
            </w:pPr>
          </w:p>
        </w:tc>
        <w:tc>
          <w:tcPr>
            <w:tcW w:w="0" w:type="auto"/>
          </w:tcPr>
          <w:p w14:paraId="0549CF64" w14:textId="77777777" w:rsidR="00A41DB9" w:rsidRDefault="00A41DB9" w:rsidP="00A41DB9">
            <w:pPr>
              <w:rPr>
                <w:ins w:id="1084" w:author="David Conklin" w:date="2020-11-10T16:42:00Z"/>
              </w:rPr>
            </w:pPr>
          </w:p>
        </w:tc>
        <w:tc>
          <w:tcPr>
            <w:tcW w:w="0" w:type="auto"/>
          </w:tcPr>
          <w:p w14:paraId="7BA5F30F" w14:textId="49ACDE7D" w:rsidR="00A41DB9" w:rsidRDefault="00A41DB9" w:rsidP="00A41DB9">
            <w:pPr>
              <w:rPr>
                <w:ins w:id="1085" w:author="David Conklin" w:date="2020-11-10T16:42:00Z"/>
              </w:rPr>
            </w:pPr>
            <w:ins w:id="1086" w:author="David Conklin" w:date="2020-11-10T16:43:00Z">
              <w:r>
                <w:t>RSR</w:t>
              </w:r>
            </w:ins>
          </w:p>
        </w:tc>
        <w:tc>
          <w:tcPr>
            <w:tcW w:w="0" w:type="auto"/>
          </w:tcPr>
          <w:p w14:paraId="286A8E72" w14:textId="33F4F410" w:rsidR="00A41DB9" w:rsidRDefault="00A41DB9" w:rsidP="00A41DB9">
            <w:pPr>
              <w:rPr>
                <w:ins w:id="1087" w:author="David Conklin" w:date="2020-11-10T16:42:00Z"/>
              </w:rPr>
            </w:pPr>
            <w:ins w:id="1088" w:author="David Conklin" w:date="2020-11-10T16:43:00Z">
              <w:r>
                <w:t>0.</w:t>
              </w:r>
            </w:ins>
            <w:ins w:id="1089" w:author="David Conklin" w:date="2020-11-10T16:44:00Z">
              <w:r w:rsidR="00EB3145">
                <w:t>53</w:t>
              </w:r>
            </w:ins>
          </w:p>
        </w:tc>
        <w:tc>
          <w:tcPr>
            <w:tcW w:w="0" w:type="auto"/>
          </w:tcPr>
          <w:p w14:paraId="1AE778F8" w14:textId="5743E9A5" w:rsidR="00A41DB9" w:rsidRDefault="00A41DB9" w:rsidP="00A41DB9">
            <w:pPr>
              <w:rPr>
                <w:ins w:id="1090" w:author="David Conklin" w:date="2020-11-10T16:42:00Z"/>
              </w:rPr>
            </w:pPr>
            <w:ins w:id="1091" w:author="David Conklin" w:date="2020-11-10T16:43:00Z">
              <w:r>
                <w:t>G</w:t>
              </w:r>
            </w:ins>
          </w:p>
        </w:tc>
      </w:tr>
      <w:tr w:rsidR="00A41DB9" w14:paraId="5EF3CEF7" w14:textId="77777777" w:rsidTr="0064217D">
        <w:trPr>
          <w:ins w:id="1092" w:author="David Conklin" w:date="2020-11-10T16:42:00Z"/>
        </w:trPr>
        <w:tc>
          <w:tcPr>
            <w:tcW w:w="0" w:type="auto"/>
          </w:tcPr>
          <w:p w14:paraId="42C31135" w14:textId="77777777" w:rsidR="00A41DB9" w:rsidRDefault="00A41DB9" w:rsidP="00A41DB9">
            <w:pPr>
              <w:rPr>
                <w:ins w:id="1093" w:author="David Conklin" w:date="2020-11-10T16:42:00Z"/>
              </w:rPr>
            </w:pPr>
          </w:p>
        </w:tc>
        <w:tc>
          <w:tcPr>
            <w:tcW w:w="0" w:type="auto"/>
          </w:tcPr>
          <w:p w14:paraId="5077F518" w14:textId="77777777" w:rsidR="00A41DB9" w:rsidRDefault="00A41DB9" w:rsidP="00A41DB9">
            <w:pPr>
              <w:rPr>
                <w:ins w:id="1094" w:author="David Conklin" w:date="2020-11-10T16:42:00Z"/>
              </w:rPr>
            </w:pPr>
          </w:p>
        </w:tc>
        <w:tc>
          <w:tcPr>
            <w:tcW w:w="0" w:type="auto"/>
          </w:tcPr>
          <w:p w14:paraId="25028791" w14:textId="77777777" w:rsidR="00A41DB9" w:rsidRDefault="00A41DB9" w:rsidP="00A41DB9">
            <w:pPr>
              <w:rPr>
                <w:ins w:id="1095" w:author="David Conklin" w:date="2020-11-10T16:42:00Z"/>
              </w:rPr>
            </w:pPr>
          </w:p>
        </w:tc>
        <w:tc>
          <w:tcPr>
            <w:tcW w:w="0" w:type="auto"/>
          </w:tcPr>
          <w:p w14:paraId="6D178417" w14:textId="5684CD85" w:rsidR="00A41DB9" w:rsidRDefault="00A41DB9" w:rsidP="00A41DB9">
            <w:pPr>
              <w:rPr>
                <w:ins w:id="1096" w:author="David Conklin" w:date="2020-11-10T16:42:00Z"/>
              </w:rPr>
            </w:pPr>
            <w:ins w:id="1097" w:author="David Conklin" w:date="2020-11-10T16:43:00Z">
              <w:r>
                <w:t>R2</w:t>
              </w:r>
            </w:ins>
          </w:p>
        </w:tc>
        <w:tc>
          <w:tcPr>
            <w:tcW w:w="0" w:type="auto"/>
          </w:tcPr>
          <w:p w14:paraId="3A334BF5" w14:textId="31FCA88F" w:rsidR="00A41DB9" w:rsidRDefault="00A41DB9" w:rsidP="00A41DB9">
            <w:pPr>
              <w:rPr>
                <w:ins w:id="1098" w:author="David Conklin" w:date="2020-11-10T16:42:00Z"/>
              </w:rPr>
            </w:pPr>
            <w:ins w:id="1099" w:author="David Conklin" w:date="2020-11-10T16:43:00Z">
              <w:r>
                <w:t>0.</w:t>
              </w:r>
            </w:ins>
            <w:ins w:id="1100" w:author="David Conklin" w:date="2020-11-10T16:44:00Z">
              <w:r w:rsidR="00EB3145">
                <w:t>81</w:t>
              </w:r>
            </w:ins>
          </w:p>
        </w:tc>
        <w:tc>
          <w:tcPr>
            <w:tcW w:w="0" w:type="auto"/>
          </w:tcPr>
          <w:p w14:paraId="5CF5DB88" w14:textId="43C764FC" w:rsidR="00A41DB9" w:rsidRDefault="00A41DB9" w:rsidP="00A41DB9">
            <w:pPr>
              <w:rPr>
                <w:ins w:id="1101" w:author="David Conklin" w:date="2020-11-10T16:42:00Z"/>
              </w:rPr>
            </w:pPr>
            <w:ins w:id="1102" w:author="David Conklin" w:date="2020-11-10T16:43:00Z">
              <w:r>
                <w:t>G</w:t>
              </w:r>
            </w:ins>
          </w:p>
        </w:tc>
      </w:tr>
    </w:tbl>
    <w:p w14:paraId="7F7A6FB9" w14:textId="171D19F9" w:rsidR="007E57E4" w:rsidRDefault="007E57E4" w:rsidP="007E57E4">
      <w:pPr>
        <w:rPr>
          <w:ins w:id="1103" w:author="David Conklin" w:date="2020-11-09T15:29:00Z"/>
        </w:rPr>
      </w:pPr>
    </w:p>
    <w:p w14:paraId="527A3268" w14:textId="18166E34" w:rsidR="007E57E4" w:rsidRDefault="00F81EFD" w:rsidP="007E57E4">
      <w:pPr>
        <w:rPr>
          <w:ins w:id="1104" w:author="David Conklin" w:date="2020-11-10T16:47:00Z"/>
        </w:rPr>
      </w:pPr>
      <w:ins w:id="1105" w:author="David Conklin" w:date="2020-11-10T16:46:00Z">
        <w:r>
          <w:t>Flow locations with unsatisfactory simulation skill grades</w:t>
        </w:r>
      </w:ins>
    </w:p>
    <w:tbl>
      <w:tblPr>
        <w:tblStyle w:val="TableGrid"/>
        <w:tblW w:w="0" w:type="auto"/>
        <w:tblLook w:val="04A0" w:firstRow="1" w:lastRow="0" w:firstColumn="1" w:lastColumn="0" w:noHBand="0" w:noVBand="1"/>
        <w:tblPrChange w:id="1106" w:author="David Conklin" w:date="2020-11-10T16:48:00Z">
          <w:tblPr>
            <w:tblStyle w:val="TableGrid"/>
            <w:tblW w:w="0" w:type="auto"/>
            <w:tblLook w:val="04A0" w:firstRow="1" w:lastRow="0" w:firstColumn="1" w:lastColumn="0" w:noHBand="0" w:noVBand="1"/>
          </w:tblPr>
        </w:tblPrChange>
      </w:tblPr>
      <w:tblGrid>
        <w:gridCol w:w="1870"/>
        <w:gridCol w:w="1870"/>
        <w:gridCol w:w="4355"/>
        <w:tblGridChange w:id="1107">
          <w:tblGrid>
            <w:gridCol w:w="1870"/>
            <w:gridCol w:w="1870"/>
            <w:gridCol w:w="1870"/>
            <w:gridCol w:w="2485"/>
          </w:tblGrid>
        </w:tblGridChange>
      </w:tblGrid>
      <w:tr w:rsidR="00F81EFD" w14:paraId="2C2A2062" w14:textId="77777777" w:rsidTr="00F81EFD">
        <w:trPr>
          <w:ins w:id="1108" w:author="David Conklin" w:date="2020-11-10T16:47:00Z"/>
          <w:trPrChange w:id="1109" w:author="David Conklin" w:date="2020-11-10T16:48:00Z">
            <w:trPr>
              <w:gridAfter w:val="0"/>
            </w:trPr>
          </w:trPrChange>
        </w:trPr>
        <w:tc>
          <w:tcPr>
            <w:tcW w:w="1870" w:type="dxa"/>
            <w:tcPrChange w:id="1110" w:author="David Conklin" w:date="2020-11-10T16:48:00Z">
              <w:tcPr>
                <w:tcW w:w="1870" w:type="dxa"/>
              </w:tcPr>
            </w:tcPrChange>
          </w:tcPr>
          <w:p w14:paraId="2E7B75D8" w14:textId="247FA604" w:rsidR="00F81EFD" w:rsidRDefault="00F81EFD" w:rsidP="007E57E4">
            <w:pPr>
              <w:rPr>
                <w:ins w:id="1111" w:author="David Conklin" w:date="2020-11-10T16:47:00Z"/>
              </w:rPr>
            </w:pPr>
            <w:ins w:id="1112" w:author="David Conklin" w:date="2020-11-10T16:47:00Z">
              <w:r>
                <w:t>gage</w:t>
              </w:r>
            </w:ins>
          </w:p>
        </w:tc>
        <w:tc>
          <w:tcPr>
            <w:tcW w:w="1870" w:type="dxa"/>
            <w:tcPrChange w:id="1113" w:author="David Conklin" w:date="2020-11-10T16:48:00Z">
              <w:tcPr>
                <w:tcW w:w="1870" w:type="dxa"/>
              </w:tcPr>
            </w:tcPrChange>
          </w:tcPr>
          <w:p w14:paraId="5164BD34" w14:textId="4A61346D" w:rsidR="00F81EFD" w:rsidRDefault="00F81EFD" w:rsidP="007E57E4">
            <w:pPr>
              <w:rPr>
                <w:ins w:id="1114" w:author="David Conklin" w:date="2020-11-10T16:47:00Z"/>
              </w:rPr>
            </w:pPr>
            <w:ins w:id="1115" w:author="David Conklin" w:date="2020-11-10T16:47:00Z">
              <w:r>
                <w:t>COMID</w:t>
              </w:r>
            </w:ins>
          </w:p>
        </w:tc>
        <w:tc>
          <w:tcPr>
            <w:tcW w:w="4355" w:type="dxa"/>
            <w:tcPrChange w:id="1116" w:author="David Conklin" w:date="2020-11-10T16:48:00Z">
              <w:tcPr>
                <w:tcW w:w="1870" w:type="dxa"/>
              </w:tcPr>
            </w:tcPrChange>
          </w:tcPr>
          <w:p w14:paraId="20BB56A6" w14:textId="322E41E6" w:rsidR="00F81EFD" w:rsidRDefault="00F81EFD" w:rsidP="007E57E4">
            <w:pPr>
              <w:rPr>
                <w:ins w:id="1117" w:author="David Conklin" w:date="2020-11-10T16:47:00Z"/>
              </w:rPr>
            </w:pPr>
            <w:ins w:id="1118" w:author="David Conklin" w:date="2020-11-10T16:47:00Z">
              <w:r>
                <w:t>location</w:t>
              </w:r>
            </w:ins>
          </w:p>
        </w:tc>
      </w:tr>
      <w:tr w:rsidR="00F81EFD" w14:paraId="512F5D8F" w14:textId="77777777" w:rsidTr="00F81EFD">
        <w:trPr>
          <w:ins w:id="1119" w:author="David Conklin" w:date="2020-11-10T16:47:00Z"/>
          <w:trPrChange w:id="1120" w:author="David Conklin" w:date="2020-11-10T16:48:00Z">
            <w:trPr>
              <w:gridAfter w:val="0"/>
            </w:trPr>
          </w:trPrChange>
        </w:trPr>
        <w:tc>
          <w:tcPr>
            <w:tcW w:w="1870" w:type="dxa"/>
            <w:tcPrChange w:id="1121" w:author="David Conklin" w:date="2020-11-10T16:48:00Z">
              <w:tcPr>
                <w:tcW w:w="1870" w:type="dxa"/>
              </w:tcPr>
            </w:tcPrChange>
          </w:tcPr>
          <w:p w14:paraId="67291E46" w14:textId="041F9A2A" w:rsidR="00F81EFD" w:rsidRDefault="00F81EFD" w:rsidP="007E57E4">
            <w:pPr>
              <w:rPr>
                <w:ins w:id="1122" w:author="David Conklin" w:date="2020-11-10T16:47:00Z"/>
              </w:rPr>
            </w:pPr>
            <w:ins w:id="1123" w:author="David Conklin" w:date="2020-11-10T16:48:00Z">
              <w:r>
                <w:t>14158500</w:t>
              </w:r>
            </w:ins>
          </w:p>
        </w:tc>
        <w:tc>
          <w:tcPr>
            <w:tcW w:w="1870" w:type="dxa"/>
            <w:tcPrChange w:id="1124" w:author="David Conklin" w:date="2020-11-10T16:48:00Z">
              <w:tcPr>
                <w:tcW w:w="1870" w:type="dxa"/>
              </w:tcPr>
            </w:tcPrChange>
          </w:tcPr>
          <w:p w14:paraId="2F7B58FE" w14:textId="335DC35D" w:rsidR="00F81EFD" w:rsidRDefault="00F81EFD" w:rsidP="007E57E4">
            <w:pPr>
              <w:rPr>
                <w:ins w:id="1125" w:author="David Conklin" w:date="2020-11-10T16:47:00Z"/>
              </w:rPr>
            </w:pPr>
            <w:ins w:id="1126" w:author="David Conklin" w:date="2020-11-10T16:48:00Z">
              <w:r>
                <w:t>23773373</w:t>
              </w:r>
            </w:ins>
          </w:p>
        </w:tc>
        <w:tc>
          <w:tcPr>
            <w:tcW w:w="4355" w:type="dxa"/>
            <w:tcPrChange w:id="1127" w:author="David Conklin" w:date="2020-11-10T16:48:00Z">
              <w:tcPr>
                <w:tcW w:w="1870" w:type="dxa"/>
              </w:tcPr>
            </w:tcPrChange>
          </w:tcPr>
          <w:p w14:paraId="2A11E1E4" w14:textId="48CEFE3D" w:rsidR="00F81EFD" w:rsidRDefault="00F81EFD" w:rsidP="007E57E4">
            <w:pPr>
              <w:rPr>
                <w:ins w:id="1128" w:author="David Conklin" w:date="2020-11-10T16:47:00Z"/>
              </w:rPr>
            </w:pPr>
            <w:ins w:id="1129" w:author="David Conklin" w:date="2020-11-10T16:48:00Z">
              <w:r>
                <w:t>MCKENZIE RIVER AT OUTLET OF CLEAR LAKE</w:t>
              </w:r>
            </w:ins>
          </w:p>
        </w:tc>
      </w:tr>
      <w:tr w:rsidR="00F81EFD" w14:paraId="182B2ABD" w14:textId="77777777" w:rsidTr="00F81EFD">
        <w:trPr>
          <w:ins w:id="1130" w:author="David Conklin" w:date="2020-11-10T16:49:00Z"/>
        </w:trPr>
        <w:tc>
          <w:tcPr>
            <w:tcW w:w="1870" w:type="dxa"/>
          </w:tcPr>
          <w:p w14:paraId="62037F8C" w14:textId="1FF420F8" w:rsidR="00F81EFD" w:rsidRDefault="00F81EFD" w:rsidP="007E57E4">
            <w:pPr>
              <w:rPr>
                <w:ins w:id="1131" w:author="David Conklin" w:date="2020-11-10T16:49:00Z"/>
              </w:rPr>
            </w:pPr>
            <w:ins w:id="1132" w:author="David Conklin" w:date="2020-11-10T16:49:00Z">
              <w:r>
                <w:t>14158850</w:t>
              </w:r>
            </w:ins>
          </w:p>
        </w:tc>
        <w:tc>
          <w:tcPr>
            <w:tcW w:w="1870" w:type="dxa"/>
          </w:tcPr>
          <w:p w14:paraId="3B410064" w14:textId="31A5D3B4" w:rsidR="00F81EFD" w:rsidRDefault="00F81EFD" w:rsidP="007E57E4">
            <w:pPr>
              <w:rPr>
                <w:ins w:id="1133" w:author="David Conklin" w:date="2020-11-10T16:49:00Z"/>
              </w:rPr>
            </w:pPr>
            <w:ins w:id="1134" w:author="David Conklin" w:date="2020-11-10T16:49:00Z">
              <w:r>
                <w:t>23773359</w:t>
              </w:r>
            </w:ins>
          </w:p>
        </w:tc>
        <w:tc>
          <w:tcPr>
            <w:tcW w:w="4355" w:type="dxa"/>
          </w:tcPr>
          <w:p w14:paraId="47B8D0B2" w14:textId="7B002F98" w:rsidR="00F81EFD" w:rsidRDefault="00F81EFD" w:rsidP="007E57E4">
            <w:pPr>
              <w:rPr>
                <w:ins w:id="1135" w:author="David Conklin" w:date="2020-11-10T16:49:00Z"/>
              </w:rPr>
            </w:pPr>
            <w:ins w:id="1136" w:author="David Conklin" w:date="2020-11-10T16:49:00Z">
              <w:r>
                <w:t>BLW TRAIL BR</w:t>
              </w:r>
            </w:ins>
            <w:ins w:id="1137" w:author="David Conklin" w:date="2020-11-10T16:50:00Z">
              <w:r>
                <w:t xml:space="preserve"> DAM NR BELKNAP SPRINGS</w:t>
              </w:r>
            </w:ins>
          </w:p>
        </w:tc>
      </w:tr>
      <w:tr w:rsidR="00F81EFD" w14:paraId="1531D33A" w14:textId="77777777" w:rsidTr="00F81EFD">
        <w:trPr>
          <w:ins w:id="1138" w:author="David Conklin" w:date="2020-11-10T16:49:00Z"/>
        </w:trPr>
        <w:tc>
          <w:tcPr>
            <w:tcW w:w="1870" w:type="dxa"/>
          </w:tcPr>
          <w:p w14:paraId="339697EC" w14:textId="76BC4F87" w:rsidR="00F81EFD" w:rsidRDefault="00F81EFD" w:rsidP="007E57E4">
            <w:pPr>
              <w:rPr>
                <w:ins w:id="1139" w:author="David Conklin" w:date="2020-11-10T16:49:00Z"/>
              </w:rPr>
            </w:pPr>
            <w:ins w:id="1140" w:author="David Conklin" w:date="2020-11-10T16:50:00Z">
              <w:r>
                <w:t>14159500</w:t>
              </w:r>
            </w:ins>
          </w:p>
        </w:tc>
        <w:tc>
          <w:tcPr>
            <w:tcW w:w="1870" w:type="dxa"/>
          </w:tcPr>
          <w:p w14:paraId="334F0649" w14:textId="55471FC1" w:rsidR="00F81EFD" w:rsidRDefault="00F81EFD" w:rsidP="007E57E4">
            <w:pPr>
              <w:rPr>
                <w:ins w:id="1141" w:author="David Conklin" w:date="2020-11-10T16:49:00Z"/>
              </w:rPr>
            </w:pPr>
            <w:ins w:id="1142" w:author="David Conklin" w:date="2020-11-10T16:50:00Z">
              <w:r>
                <w:t>23773009</w:t>
              </w:r>
            </w:ins>
          </w:p>
        </w:tc>
        <w:tc>
          <w:tcPr>
            <w:tcW w:w="4355" w:type="dxa"/>
          </w:tcPr>
          <w:p w14:paraId="79B0F848" w14:textId="4B70637C" w:rsidR="00F81EFD" w:rsidRDefault="00F81EFD" w:rsidP="007E57E4">
            <w:pPr>
              <w:rPr>
                <w:ins w:id="1143" w:author="David Conklin" w:date="2020-11-10T16:49:00Z"/>
              </w:rPr>
            </w:pPr>
            <w:ins w:id="1144" w:author="David Conklin" w:date="2020-11-10T16:50:00Z">
              <w:r>
                <w:t xml:space="preserve">SOUTH FORK </w:t>
              </w:r>
            </w:ins>
            <w:ins w:id="1145" w:author="David Conklin" w:date="2020-11-10T16:51:00Z">
              <w:r>
                <w:t>MCKENZIE NEAR RAINBO</w:t>
              </w:r>
            </w:ins>
            <w:ins w:id="1146" w:author="David Conklin" w:date="2020-11-11T04:47:00Z">
              <w:r w:rsidR="00535731">
                <w:t>W</w:t>
              </w:r>
            </w:ins>
          </w:p>
        </w:tc>
      </w:tr>
      <w:tr w:rsidR="00F81EFD" w14:paraId="4B0FAC6C" w14:textId="77777777" w:rsidTr="00F81EFD">
        <w:trPr>
          <w:ins w:id="1147" w:author="David Conklin" w:date="2020-11-10T16:49:00Z"/>
        </w:trPr>
        <w:tc>
          <w:tcPr>
            <w:tcW w:w="1870" w:type="dxa"/>
          </w:tcPr>
          <w:p w14:paraId="7CF8453F" w14:textId="347B2425" w:rsidR="00F81EFD" w:rsidRDefault="00F81EFD" w:rsidP="007E57E4">
            <w:pPr>
              <w:rPr>
                <w:ins w:id="1148" w:author="David Conklin" w:date="2020-11-10T16:49:00Z"/>
              </w:rPr>
            </w:pPr>
            <w:ins w:id="1149" w:author="David Conklin" w:date="2020-11-10T16:51:00Z">
              <w:r>
                <w:t>14163150</w:t>
              </w:r>
            </w:ins>
          </w:p>
        </w:tc>
        <w:tc>
          <w:tcPr>
            <w:tcW w:w="1870" w:type="dxa"/>
          </w:tcPr>
          <w:p w14:paraId="5B8576B3" w14:textId="26CE5F42" w:rsidR="00F81EFD" w:rsidRDefault="00F81EFD" w:rsidP="007E57E4">
            <w:pPr>
              <w:rPr>
                <w:ins w:id="1150" w:author="David Conklin" w:date="2020-11-10T16:49:00Z"/>
              </w:rPr>
            </w:pPr>
            <w:ins w:id="1151" w:author="David Conklin" w:date="2020-11-10T16:51:00Z">
              <w:r>
                <w:t>23772857</w:t>
              </w:r>
            </w:ins>
          </w:p>
        </w:tc>
        <w:tc>
          <w:tcPr>
            <w:tcW w:w="4355" w:type="dxa"/>
          </w:tcPr>
          <w:p w14:paraId="2A2791C3" w14:textId="13A58E6B" w:rsidR="00F81EFD" w:rsidRDefault="00F81EFD" w:rsidP="007E57E4">
            <w:pPr>
              <w:rPr>
                <w:ins w:id="1152" w:author="David Conklin" w:date="2020-11-10T16:49:00Z"/>
              </w:rPr>
            </w:pPr>
            <w:ins w:id="1153" w:author="David Conklin" w:date="2020-11-10T16:51:00Z">
              <w:r>
                <w:t>BLW LEABURG DAM</w:t>
              </w:r>
            </w:ins>
          </w:p>
        </w:tc>
      </w:tr>
      <w:tr w:rsidR="00F81EFD" w14:paraId="099C84B9" w14:textId="77777777" w:rsidTr="00F81EFD">
        <w:trPr>
          <w:ins w:id="1154" w:author="David Conklin" w:date="2020-11-10T16:49:00Z"/>
        </w:trPr>
        <w:tc>
          <w:tcPr>
            <w:tcW w:w="1870" w:type="dxa"/>
          </w:tcPr>
          <w:p w14:paraId="63CFB327" w14:textId="7DA4E215" w:rsidR="00F81EFD" w:rsidRDefault="00F81EFD" w:rsidP="007E57E4">
            <w:pPr>
              <w:rPr>
                <w:ins w:id="1155" w:author="David Conklin" w:date="2020-11-10T16:49:00Z"/>
              </w:rPr>
            </w:pPr>
            <w:ins w:id="1156" w:author="David Conklin" w:date="2020-11-10T16:51:00Z">
              <w:r>
                <w:t>14163900</w:t>
              </w:r>
            </w:ins>
          </w:p>
        </w:tc>
        <w:tc>
          <w:tcPr>
            <w:tcW w:w="1870" w:type="dxa"/>
          </w:tcPr>
          <w:p w14:paraId="3218CE10" w14:textId="13F65AE1" w:rsidR="00F81EFD" w:rsidRDefault="00F81EFD" w:rsidP="007E57E4">
            <w:pPr>
              <w:rPr>
                <w:ins w:id="1157" w:author="David Conklin" w:date="2020-11-10T16:49:00Z"/>
              </w:rPr>
            </w:pPr>
            <w:ins w:id="1158" w:author="David Conklin" w:date="2020-11-10T16:52:00Z">
              <w:r>
                <w:t>23772801</w:t>
              </w:r>
            </w:ins>
          </w:p>
        </w:tc>
        <w:tc>
          <w:tcPr>
            <w:tcW w:w="4355" w:type="dxa"/>
          </w:tcPr>
          <w:p w14:paraId="7CA60F0E" w14:textId="10132536" w:rsidR="00F81EFD" w:rsidRDefault="00F81EFD" w:rsidP="007E57E4">
            <w:pPr>
              <w:rPr>
                <w:ins w:id="1159" w:author="David Conklin" w:date="2020-11-10T16:49:00Z"/>
              </w:rPr>
            </w:pPr>
            <w:ins w:id="1160" w:author="David Conklin" w:date="2020-11-10T16:52:00Z">
              <w:r>
                <w:t>NEAR WALTERVILLE</w:t>
              </w:r>
            </w:ins>
          </w:p>
        </w:tc>
      </w:tr>
      <w:tr w:rsidR="00F81EFD" w14:paraId="18AEF31A" w14:textId="77777777" w:rsidTr="00F81EFD">
        <w:trPr>
          <w:ins w:id="1161" w:author="David Conklin" w:date="2020-11-10T16:49:00Z"/>
        </w:trPr>
        <w:tc>
          <w:tcPr>
            <w:tcW w:w="1870" w:type="dxa"/>
          </w:tcPr>
          <w:p w14:paraId="30BBA12F" w14:textId="4BDC9987" w:rsidR="00F81EFD" w:rsidRDefault="00F81EFD" w:rsidP="007E57E4">
            <w:pPr>
              <w:rPr>
                <w:ins w:id="1162" w:author="David Conklin" w:date="2020-11-10T16:49:00Z"/>
              </w:rPr>
            </w:pPr>
            <w:ins w:id="1163" w:author="David Conklin" w:date="2020-11-10T16:52:00Z">
              <w:r>
                <w:t>14164700</w:t>
              </w:r>
            </w:ins>
          </w:p>
        </w:tc>
        <w:tc>
          <w:tcPr>
            <w:tcW w:w="1870" w:type="dxa"/>
          </w:tcPr>
          <w:p w14:paraId="29235F84" w14:textId="648BBB22" w:rsidR="00F81EFD" w:rsidRDefault="00F81EFD" w:rsidP="007E57E4">
            <w:pPr>
              <w:rPr>
                <w:ins w:id="1164" w:author="David Conklin" w:date="2020-11-10T16:49:00Z"/>
              </w:rPr>
            </w:pPr>
            <w:ins w:id="1165" w:author="David Conklin" w:date="2020-11-10T16:52:00Z">
              <w:r>
                <w:t>23774369</w:t>
              </w:r>
            </w:ins>
          </w:p>
        </w:tc>
        <w:tc>
          <w:tcPr>
            <w:tcW w:w="4355" w:type="dxa"/>
          </w:tcPr>
          <w:p w14:paraId="4D1423D1" w14:textId="2DF0375D" w:rsidR="00F81EFD" w:rsidRDefault="00F81EFD" w:rsidP="007E57E4">
            <w:pPr>
              <w:rPr>
                <w:ins w:id="1166" w:author="David Conklin" w:date="2020-11-10T16:49:00Z"/>
              </w:rPr>
            </w:pPr>
            <w:ins w:id="1167" w:author="David Conklin" w:date="2020-11-10T16:52:00Z">
              <w:r>
                <w:t>CEDAR CREEK AT SPRINGFIELD</w:t>
              </w:r>
            </w:ins>
          </w:p>
        </w:tc>
      </w:tr>
    </w:tbl>
    <w:p w14:paraId="2F8E7FAF" w14:textId="0CD92B0F" w:rsidR="00F81EFD" w:rsidRDefault="00F81EFD" w:rsidP="007E57E4">
      <w:pPr>
        <w:rPr>
          <w:ins w:id="1168" w:author="David Conklin" w:date="2020-11-10T16:59:00Z"/>
        </w:rPr>
      </w:pPr>
    </w:p>
    <w:p w14:paraId="6100330C" w14:textId="77777777" w:rsidR="006200EB" w:rsidRDefault="006200EB">
      <w:pPr>
        <w:rPr>
          <w:ins w:id="1169" w:author="David Conklin" w:date="2020-11-11T04:42:00Z"/>
        </w:rPr>
      </w:pPr>
      <w:ins w:id="1170" w:author="David Conklin" w:date="2020-11-11T04:42:00Z">
        <w:r>
          <w:br w:type="page"/>
        </w:r>
      </w:ins>
    </w:p>
    <w:p w14:paraId="025588A3" w14:textId="0A0AF25B" w:rsidR="00E70EE0" w:rsidRDefault="00E70EE0" w:rsidP="007E57E4">
      <w:pPr>
        <w:rPr>
          <w:ins w:id="1171" w:author="David Conklin" w:date="2020-11-10T16:46:00Z"/>
        </w:rPr>
      </w:pPr>
      <w:ins w:id="1172" w:author="David Conklin" w:date="2020-11-10T16:59:00Z">
        <w:r>
          <w:lastRenderedPageBreak/>
          <w:t>Temperature sensor locations with satisfactory or better simulation skill grades</w:t>
        </w:r>
      </w:ins>
      <w:ins w:id="1173" w:author="David Conklin" w:date="2020-11-10T17:00:00Z">
        <w:r>
          <w:t>, as of ver. 98</w:t>
        </w:r>
      </w:ins>
    </w:p>
    <w:tbl>
      <w:tblPr>
        <w:tblStyle w:val="TableGrid"/>
        <w:tblW w:w="0" w:type="auto"/>
        <w:tblLook w:val="04A0" w:firstRow="1" w:lastRow="0" w:firstColumn="1" w:lastColumn="0" w:noHBand="0" w:noVBand="1"/>
      </w:tblPr>
      <w:tblGrid>
        <w:gridCol w:w="1109"/>
        <w:gridCol w:w="1109"/>
        <w:gridCol w:w="3244"/>
        <w:gridCol w:w="909"/>
        <w:gridCol w:w="764"/>
        <w:gridCol w:w="727"/>
      </w:tblGrid>
      <w:tr w:rsidR="00E70EE0" w14:paraId="553C1842" w14:textId="375FD7FF" w:rsidTr="0064217D">
        <w:trPr>
          <w:ins w:id="1174" w:author="David Conklin" w:date="2020-11-10T16:53:00Z"/>
        </w:trPr>
        <w:tc>
          <w:tcPr>
            <w:tcW w:w="0" w:type="auto"/>
          </w:tcPr>
          <w:p w14:paraId="5739CB03" w14:textId="7D90C063" w:rsidR="00E70EE0" w:rsidRDefault="00E70EE0" w:rsidP="007E57E4">
            <w:pPr>
              <w:rPr>
                <w:ins w:id="1175" w:author="David Conklin" w:date="2020-11-10T16:53:00Z"/>
              </w:rPr>
            </w:pPr>
            <w:ins w:id="1176" w:author="David Conklin" w:date="2020-11-10T16:53:00Z">
              <w:r>
                <w:t>gage</w:t>
              </w:r>
            </w:ins>
          </w:p>
        </w:tc>
        <w:tc>
          <w:tcPr>
            <w:tcW w:w="0" w:type="auto"/>
          </w:tcPr>
          <w:p w14:paraId="5F2E048C" w14:textId="4F0CF0E4" w:rsidR="00E70EE0" w:rsidRDefault="00E70EE0" w:rsidP="007E57E4">
            <w:pPr>
              <w:rPr>
                <w:ins w:id="1177" w:author="David Conklin" w:date="2020-11-10T16:53:00Z"/>
              </w:rPr>
            </w:pPr>
            <w:ins w:id="1178" w:author="David Conklin" w:date="2020-11-10T16:53:00Z">
              <w:r>
                <w:t>COMID</w:t>
              </w:r>
            </w:ins>
          </w:p>
        </w:tc>
        <w:tc>
          <w:tcPr>
            <w:tcW w:w="0" w:type="auto"/>
          </w:tcPr>
          <w:p w14:paraId="037157EA" w14:textId="663E3C19" w:rsidR="00E70EE0" w:rsidRDefault="00E70EE0" w:rsidP="007E57E4">
            <w:pPr>
              <w:rPr>
                <w:ins w:id="1179" w:author="David Conklin" w:date="2020-11-10T16:53:00Z"/>
              </w:rPr>
            </w:pPr>
            <w:ins w:id="1180" w:author="David Conklin" w:date="2020-11-10T16:53:00Z">
              <w:r>
                <w:t>location</w:t>
              </w:r>
            </w:ins>
          </w:p>
        </w:tc>
        <w:tc>
          <w:tcPr>
            <w:tcW w:w="0" w:type="auto"/>
          </w:tcPr>
          <w:p w14:paraId="2E465273" w14:textId="4A78AA69" w:rsidR="00E70EE0" w:rsidRDefault="00E70EE0" w:rsidP="007E57E4">
            <w:pPr>
              <w:rPr>
                <w:ins w:id="1181" w:author="David Conklin" w:date="2020-11-10T16:53:00Z"/>
              </w:rPr>
            </w:pPr>
            <w:ins w:id="1182" w:author="David Conklin" w:date="2020-11-10T16:53:00Z">
              <w:r>
                <w:t>statisti</w:t>
              </w:r>
            </w:ins>
            <w:ins w:id="1183" w:author="David Conklin" w:date="2020-11-10T16:54:00Z">
              <w:r>
                <w:t>c</w:t>
              </w:r>
            </w:ins>
          </w:p>
        </w:tc>
        <w:tc>
          <w:tcPr>
            <w:tcW w:w="0" w:type="auto"/>
          </w:tcPr>
          <w:p w14:paraId="5AD5C038" w14:textId="26E12AF2" w:rsidR="00E70EE0" w:rsidRDefault="00E70EE0" w:rsidP="007E57E4">
            <w:pPr>
              <w:rPr>
                <w:ins w:id="1184" w:author="David Conklin" w:date="2020-11-10T16:53:00Z"/>
              </w:rPr>
            </w:pPr>
            <w:ins w:id="1185" w:author="David Conklin" w:date="2020-11-10T16:54:00Z">
              <w:r>
                <w:t>value</w:t>
              </w:r>
            </w:ins>
          </w:p>
        </w:tc>
        <w:tc>
          <w:tcPr>
            <w:tcW w:w="0" w:type="auto"/>
          </w:tcPr>
          <w:p w14:paraId="72EE119F" w14:textId="2E2A9CDA" w:rsidR="00E70EE0" w:rsidRDefault="00E70EE0" w:rsidP="007E57E4">
            <w:pPr>
              <w:rPr>
                <w:ins w:id="1186" w:author="David Conklin" w:date="2020-11-10T16:54:00Z"/>
              </w:rPr>
            </w:pPr>
            <w:ins w:id="1187" w:author="David Conklin" w:date="2020-11-10T16:54:00Z">
              <w:r>
                <w:t>grade</w:t>
              </w:r>
            </w:ins>
          </w:p>
        </w:tc>
      </w:tr>
      <w:tr w:rsidR="00E70EE0" w14:paraId="132190CB" w14:textId="3227059C" w:rsidTr="0064217D">
        <w:trPr>
          <w:ins w:id="1188" w:author="David Conklin" w:date="2020-11-10T16:53:00Z"/>
        </w:trPr>
        <w:tc>
          <w:tcPr>
            <w:tcW w:w="0" w:type="auto"/>
          </w:tcPr>
          <w:p w14:paraId="7D7B75BD" w14:textId="3586976B" w:rsidR="00E70EE0" w:rsidRDefault="00E70EE0" w:rsidP="00E70EE0">
            <w:pPr>
              <w:rPr>
                <w:ins w:id="1189" w:author="David Conklin" w:date="2020-11-10T16:53:00Z"/>
              </w:rPr>
            </w:pPr>
            <w:ins w:id="1190" w:author="David Conklin" w:date="2020-11-10T16:54:00Z">
              <w:r>
                <w:t>14159200</w:t>
              </w:r>
            </w:ins>
          </w:p>
        </w:tc>
        <w:tc>
          <w:tcPr>
            <w:tcW w:w="0" w:type="auto"/>
          </w:tcPr>
          <w:p w14:paraId="0460C4BB" w14:textId="0748305B" w:rsidR="00E70EE0" w:rsidRDefault="00E70EE0" w:rsidP="00E70EE0">
            <w:pPr>
              <w:rPr>
                <w:ins w:id="1191" w:author="David Conklin" w:date="2020-11-10T16:53:00Z"/>
              </w:rPr>
            </w:pPr>
            <w:ins w:id="1192" w:author="David Conklin" w:date="2020-11-10T16:54:00Z">
              <w:r>
                <w:t>2377303</w:t>
              </w:r>
            </w:ins>
            <w:ins w:id="1193" w:author="David Conklin" w:date="2020-11-10T16:55:00Z">
              <w:r>
                <w:t>7</w:t>
              </w:r>
            </w:ins>
          </w:p>
        </w:tc>
        <w:tc>
          <w:tcPr>
            <w:tcW w:w="0" w:type="auto"/>
          </w:tcPr>
          <w:p w14:paraId="0F67F129" w14:textId="581EED37" w:rsidR="00E70EE0" w:rsidRDefault="00E70EE0" w:rsidP="00E70EE0">
            <w:pPr>
              <w:rPr>
                <w:ins w:id="1194" w:author="David Conklin" w:date="2020-11-10T16:53:00Z"/>
              </w:rPr>
            </w:pPr>
            <w:ins w:id="1195" w:author="David Conklin" w:date="2020-11-10T16:55:00Z">
              <w:r>
                <w:t>SO FK MCKENZIE ABO</w:t>
              </w:r>
            </w:ins>
            <w:ins w:id="1196" w:author="David Conklin" w:date="2020-11-10T16:57:00Z">
              <w:r>
                <w:t>V</w:t>
              </w:r>
            </w:ins>
            <w:ins w:id="1197" w:author="David Conklin" w:date="2020-11-10T16:55:00Z">
              <w:r>
                <w:t>E COUGAR</w:t>
              </w:r>
            </w:ins>
          </w:p>
        </w:tc>
        <w:tc>
          <w:tcPr>
            <w:tcW w:w="0" w:type="auto"/>
          </w:tcPr>
          <w:p w14:paraId="219B605A" w14:textId="43B0B515" w:rsidR="00E70EE0" w:rsidRDefault="00E70EE0" w:rsidP="00E70EE0">
            <w:pPr>
              <w:rPr>
                <w:ins w:id="1198" w:author="David Conklin" w:date="2020-11-10T16:53:00Z"/>
              </w:rPr>
            </w:pPr>
            <w:ins w:id="1199" w:author="David Conklin" w:date="2020-11-10T16:57:00Z">
              <w:r>
                <w:t>%bias</w:t>
              </w:r>
            </w:ins>
          </w:p>
        </w:tc>
        <w:tc>
          <w:tcPr>
            <w:tcW w:w="0" w:type="auto"/>
          </w:tcPr>
          <w:p w14:paraId="60CC27D9" w14:textId="671F75CF" w:rsidR="00E70EE0" w:rsidRDefault="00E70EE0" w:rsidP="00E70EE0">
            <w:pPr>
              <w:rPr>
                <w:ins w:id="1200" w:author="David Conklin" w:date="2020-11-10T16:53:00Z"/>
              </w:rPr>
            </w:pPr>
            <w:ins w:id="1201" w:author="David Conklin" w:date="2020-11-10T16:58:00Z">
              <w:r>
                <w:t>13.6%</w:t>
              </w:r>
            </w:ins>
          </w:p>
        </w:tc>
        <w:tc>
          <w:tcPr>
            <w:tcW w:w="0" w:type="auto"/>
          </w:tcPr>
          <w:p w14:paraId="1E0F0D76" w14:textId="7D81BF62" w:rsidR="00E70EE0" w:rsidRDefault="00E70EE0" w:rsidP="00E70EE0">
            <w:pPr>
              <w:rPr>
                <w:ins w:id="1202" w:author="David Conklin" w:date="2020-11-10T16:54:00Z"/>
              </w:rPr>
            </w:pPr>
            <w:ins w:id="1203" w:author="David Conklin" w:date="2020-11-10T16:58:00Z">
              <w:r>
                <w:t>S</w:t>
              </w:r>
            </w:ins>
          </w:p>
        </w:tc>
      </w:tr>
      <w:tr w:rsidR="00E70EE0" w14:paraId="04236B81" w14:textId="77777777" w:rsidTr="0064217D">
        <w:trPr>
          <w:ins w:id="1204" w:author="David Conklin" w:date="2020-11-10T16:55:00Z"/>
        </w:trPr>
        <w:tc>
          <w:tcPr>
            <w:tcW w:w="0" w:type="auto"/>
          </w:tcPr>
          <w:p w14:paraId="7693C2C2" w14:textId="77777777" w:rsidR="00E70EE0" w:rsidRDefault="00E70EE0" w:rsidP="00E70EE0">
            <w:pPr>
              <w:rPr>
                <w:ins w:id="1205" w:author="David Conklin" w:date="2020-11-10T16:55:00Z"/>
              </w:rPr>
            </w:pPr>
          </w:p>
        </w:tc>
        <w:tc>
          <w:tcPr>
            <w:tcW w:w="0" w:type="auto"/>
          </w:tcPr>
          <w:p w14:paraId="1DA38DF4" w14:textId="77777777" w:rsidR="00E70EE0" w:rsidRDefault="00E70EE0" w:rsidP="00E70EE0">
            <w:pPr>
              <w:rPr>
                <w:ins w:id="1206" w:author="David Conklin" w:date="2020-11-10T16:55:00Z"/>
              </w:rPr>
            </w:pPr>
          </w:p>
        </w:tc>
        <w:tc>
          <w:tcPr>
            <w:tcW w:w="0" w:type="auto"/>
          </w:tcPr>
          <w:p w14:paraId="26899EB0" w14:textId="77777777" w:rsidR="00E70EE0" w:rsidRDefault="00E70EE0" w:rsidP="00E70EE0">
            <w:pPr>
              <w:rPr>
                <w:ins w:id="1207" w:author="David Conklin" w:date="2020-11-10T16:55:00Z"/>
              </w:rPr>
            </w:pPr>
          </w:p>
        </w:tc>
        <w:tc>
          <w:tcPr>
            <w:tcW w:w="0" w:type="auto"/>
          </w:tcPr>
          <w:p w14:paraId="08997FA3" w14:textId="2775D24F" w:rsidR="00E70EE0" w:rsidRDefault="00E70EE0" w:rsidP="00E70EE0">
            <w:pPr>
              <w:rPr>
                <w:ins w:id="1208" w:author="David Conklin" w:date="2020-11-10T16:55:00Z"/>
              </w:rPr>
            </w:pPr>
            <w:ins w:id="1209" w:author="David Conklin" w:date="2020-11-10T16:57:00Z">
              <w:r>
                <w:t>NSE</w:t>
              </w:r>
            </w:ins>
          </w:p>
        </w:tc>
        <w:tc>
          <w:tcPr>
            <w:tcW w:w="0" w:type="auto"/>
          </w:tcPr>
          <w:p w14:paraId="03C23E73" w14:textId="0211FEF1" w:rsidR="00E70EE0" w:rsidRDefault="00E70EE0" w:rsidP="00E70EE0">
            <w:pPr>
              <w:rPr>
                <w:ins w:id="1210" w:author="David Conklin" w:date="2020-11-10T16:55:00Z"/>
              </w:rPr>
            </w:pPr>
            <w:ins w:id="1211" w:author="David Conklin" w:date="2020-11-10T16:57:00Z">
              <w:r>
                <w:t>0.</w:t>
              </w:r>
            </w:ins>
            <w:ins w:id="1212" w:author="David Conklin" w:date="2020-11-10T16:58:00Z">
              <w:r>
                <w:t>60</w:t>
              </w:r>
            </w:ins>
          </w:p>
        </w:tc>
        <w:tc>
          <w:tcPr>
            <w:tcW w:w="0" w:type="auto"/>
          </w:tcPr>
          <w:p w14:paraId="4DE27806" w14:textId="233A32F5" w:rsidR="00E70EE0" w:rsidRDefault="00E70EE0" w:rsidP="00E70EE0">
            <w:pPr>
              <w:rPr>
                <w:ins w:id="1213" w:author="David Conklin" w:date="2020-11-10T16:55:00Z"/>
              </w:rPr>
            </w:pPr>
            <w:ins w:id="1214" w:author="David Conklin" w:date="2020-11-10T16:58:00Z">
              <w:r>
                <w:t>S</w:t>
              </w:r>
            </w:ins>
          </w:p>
        </w:tc>
      </w:tr>
      <w:tr w:rsidR="00E70EE0" w14:paraId="7643AE9E" w14:textId="77777777" w:rsidTr="0064217D">
        <w:trPr>
          <w:ins w:id="1215" w:author="David Conklin" w:date="2020-11-10T16:55:00Z"/>
        </w:trPr>
        <w:tc>
          <w:tcPr>
            <w:tcW w:w="0" w:type="auto"/>
          </w:tcPr>
          <w:p w14:paraId="24715091" w14:textId="77777777" w:rsidR="00E70EE0" w:rsidRDefault="00E70EE0" w:rsidP="00E70EE0">
            <w:pPr>
              <w:rPr>
                <w:ins w:id="1216" w:author="David Conklin" w:date="2020-11-10T16:55:00Z"/>
              </w:rPr>
            </w:pPr>
          </w:p>
        </w:tc>
        <w:tc>
          <w:tcPr>
            <w:tcW w:w="0" w:type="auto"/>
          </w:tcPr>
          <w:p w14:paraId="2A2C8ECA" w14:textId="77777777" w:rsidR="00E70EE0" w:rsidRDefault="00E70EE0" w:rsidP="00E70EE0">
            <w:pPr>
              <w:rPr>
                <w:ins w:id="1217" w:author="David Conklin" w:date="2020-11-10T16:55:00Z"/>
              </w:rPr>
            </w:pPr>
          </w:p>
        </w:tc>
        <w:tc>
          <w:tcPr>
            <w:tcW w:w="0" w:type="auto"/>
          </w:tcPr>
          <w:p w14:paraId="0A6EAA23" w14:textId="77777777" w:rsidR="00E70EE0" w:rsidRDefault="00E70EE0" w:rsidP="00E70EE0">
            <w:pPr>
              <w:rPr>
                <w:ins w:id="1218" w:author="David Conklin" w:date="2020-11-10T16:55:00Z"/>
              </w:rPr>
            </w:pPr>
          </w:p>
        </w:tc>
        <w:tc>
          <w:tcPr>
            <w:tcW w:w="0" w:type="auto"/>
          </w:tcPr>
          <w:p w14:paraId="5281B085" w14:textId="2575B5BE" w:rsidR="00E70EE0" w:rsidRDefault="00E70EE0" w:rsidP="00E70EE0">
            <w:pPr>
              <w:rPr>
                <w:ins w:id="1219" w:author="David Conklin" w:date="2020-11-10T16:55:00Z"/>
              </w:rPr>
            </w:pPr>
            <w:ins w:id="1220" w:author="David Conklin" w:date="2020-11-10T16:57:00Z">
              <w:r>
                <w:t>RSR</w:t>
              </w:r>
            </w:ins>
          </w:p>
        </w:tc>
        <w:tc>
          <w:tcPr>
            <w:tcW w:w="0" w:type="auto"/>
          </w:tcPr>
          <w:p w14:paraId="545DB3CF" w14:textId="6F57D986" w:rsidR="00E70EE0" w:rsidRDefault="00E70EE0" w:rsidP="00E70EE0">
            <w:pPr>
              <w:rPr>
                <w:ins w:id="1221" w:author="David Conklin" w:date="2020-11-10T16:55:00Z"/>
              </w:rPr>
            </w:pPr>
            <w:ins w:id="1222" w:author="David Conklin" w:date="2020-11-10T16:57:00Z">
              <w:r>
                <w:t>0.</w:t>
              </w:r>
            </w:ins>
            <w:ins w:id="1223" w:author="David Conklin" w:date="2020-11-10T16:58:00Z">
              <w:r>
                <w:t>59</w:t>
              </w:r>
            </w:ins>
          </w:p>
        </w:tc>
        <w:tc>
          <w:tcPr>
            <w:tcW w:w="0" w:type="auto"/>
          </w:tcPr>
          <w:p w14:paraId="29C7EFB5" w14:textId="1840DEA5" w:rsidR="00E70EE0" w:rsidRDefault="00E70EE0" w:rsidP="00E70EE0">
            <w:pPr>
              <w:rPr>
                <w:ins w:id="1224" w:author="David Conklin" w:date="2020-11-10T16:55:00Z"/>
              </w:rPr>
            </w:pPr>
            <w:ins w:id="1225" w:author="David Conklin" w:date="2020-11-10T16:57:00Z">
              <w:r>
                <w:t>G</w:t>
              </w:r>
            </w:ins>
          </w:p>
        </w:tc>
      </w:tr>
      <w:tr w:rsidR="00E70EE0" w14:paraId="7219706D" w14:textId="77777777" w:rsidTr="0064217D">
        <w:trPr>
          <w:ins w:id="1226" w:author="David Conklin" w:date="2020-11-10T16:57:00Z"/>
        </w:trPr>
        <w:tc>
          <w:tcPr>
            <w:tcW w:w="0" w:type="auto"/>
          </w:tcPr>
          <w:p w14:paraId="5701AB61" w14:textId="77777777" w:rsidR="00E70EE0" w:rsidRDefault="00E70EE0" w:rsidP="00E70EE0">
            <w:pPr>
              <w:rPr>
                <w:ins w:id="1227" w:author="David Conklin" w:date="2020-11-10T16:57:00Z"/>
              </w:rPr>
            </w:pPr>
          </w:p>
        </w:tc>
        <w:tc>
          <w:tcPr>
            <w:tcW w:w="0" w:type="auto"/>
          </w:tcPr>
          <w:p w14:paraId="76187D81" w14:textId="77777777" w:rsidR="00E70EE0" w:rsidRDefault="00E70EE0" w:rsidP="00E70EE0">
            <w:pPr>
              <w:rPr>
                <w:ins w:id="1228" w:author="David Conklin" w:date="2020-11-10T16:57:00Z"/>
              </w:rPr>
            </w:pPr>
          </w:p>
        </w:tc>
        <w:tc>
          <w:tcPr>
            <w:tcW w:w="0" w:type="auto"/>
          </w:tcPr>
          <w:p w14:paraId="2493B2D4" w14:textId="77777777" w:rsidR="00E70EE0" w:rsidRDefault="00E70EE0" w:rsidP="00E70EE0">
            <w:pPr>
              <w:rPr>
                <w:ins w:id="1229" w:author="David Conklin" w:date="2020-11-10T16:57:00Z"/>
              </w:rPr>
            </w:pPr>
          </w:p>
        </w:tc>
        <w:tc>
          <w:tcPr>
            <w:tcW w:w="0" w:type="auto"/>
          </w:tcPr>
          <w:p w14:paraId="51403752" w14:textId="1C2582DD" w:rsidR="00E70EE0" w:rsidRDefault="00E70EE0" w:rsidP="00E70EE0">
            <w:pPr>
              <w:rPr>
                <w:ins w:id="1230" w:author="David Conklin" w:date="2020-11-10T16:57:00Z"/>
              </w:rPr>
            </w:pPr>
            <w:ins w:id="1231" w:author="David Conklin" w:date="2020-11-10T16:57:00Z">
              <w:r>
                <w:t>R2</w:t>
              </w:r>
            </w:ins>
          </w:p>
        </w:tc>
        <w:tc>
          <w:tcPr>
            <w:tcW w:w="0" w:type="auto"/>
          </w:tcPr>
          <w:p w14:paraId="2797297F" w14:textId="19D6DD98" w:rsidR="00E70EE0" w:rsidRDefault="00E70EE0" w:rsidP="00E70EE0">
            <w:pPr>
              <w:rPr>
                <w:ins w:id="1232" w:author="David Conklin" w:date="2020-11-10T16:57:00Z"/>
              </w:rPr>
            </w:pPr>
            <w:ins w:id="1233" w:author="David Conklin" w:date="2020-11-10T16:57:00Z">
              <w:r>
                <w:t>0.8</w:t>
              </w:r>
            </w:ins>
            <w:ins w:id="1234" w:author="David Conklin" w:date="2020-11-10T16:58:00Z">
              <w:r>
                <w:t>7</w:t>
              </w:r>
            </w:ins>
          </w:p>
        </w:tc>
        <w:tc>
          <w:tcPr>
            <w:tcW w:w="0" w:type="auto"/>
          </w:tcPr>
          <w:p w14:paraId="6D1FA568" w14:textId="718816A2" w:rsidR="00E70EE0" w:rsidRDefault="00E70EE0" w:rsidP="00E70EE0">
            <w:pPr>
              <w:rPr>
                <w:ins w:id="1235" w:author="David Conklin" w:date="2020-11-10T16:57:00Z"/>
              </w:rPr>
            </w:pPr>
            <w:ins w:id="1236" w:author="David Conklin" w:date="2020-11-10T16:59:00Z">
              <w:r>
                <w:t>VG</w:t>
              </w:r>
            </w:ins>
          </w:p>
        </w:tc>
      </w:tr>
      <w:tr w:rsidR="00E70EE0" w14:paraId="0BDEEC7C" w14:textId="77777777" w:rsidTr="0064217D">
        <w:trPr>
          <w:ins w:id="1237" w:author="David Conklin" w:date="2020-11-10T16:55:00Z"/>
        </w:trPr>
        <w:tc>
          <w:tcPr>
            <w:tcW w:w="0" w:type="auto"/>
          </w:tcPr>
          <w:p w14:paraId="65F13272" w14:textId="0DAC9DDD" w:rsidR="00E70EE0" w:rsidRDefault="00E70EE0" w:rsidP="00E70EE0">
            <w:pPr>
              <w:rPr>
                <w:ins w:id="1238" w:author="David Conklin" w:date="2020-11-10T16:55:00Z"/>
              </w:rPr>
            </w:pPr>
            <w:ins w:id="1239" w:author="David Conklin" w:date="2020-11-10T16:55:00Z">
              <w:r>
                <w:t>14164900</w:t>
              </w:r>
            </w:ins>
          </w:p>
        </w:tc>
        <w:tc>
          <w:tcPr>
            <w:tcW w:w="0" w:type="auto"/>
          </w:tcPr>
          <w:p w14:paraId="71292158" w14:textId="0940B5D7" w:rsidR="00E70EE0" w:rsidRDefault="00E70EE0" w:rsidP="00E70EE0">
            <w:pPr>
              <w:rPr>
                <w:ins w:id="1240" w:author="David Conklin" w:date="2020-11-10T16:55:00Z"/>
              </w:rPr>
            </w:pPr>
            <w:ins w:id="1241" w:author="David Conklin" w:date="2020-11-10T16:55:00Z">
              <w:r>
                <w:t>23772751</w:t>
              </w:r>
            </w:ins>
          </w:p>
        </w:tc>
        <w:tc>
          <w:tcPr>
            <w:tcW w:w="0" w:type="auto"/>
          </w:tcPr>
          <w:p w14:paraId="51F11651" w14:textId="21B51263" w:rsidR="00E70EE0" w:rsidRDefault="00E70EE0" w:rsidP="00E70EE0">
            <w:pPr>
              <w:rPr>
                <w:ins w:id="1242" w:author="David Conklin" w:date="2020-11-10T16:55:00Z"/>
              </w:rPr>
            </w:pPr>
            <w:ins w:id="1243" w:author="David Conklin" w:date="2020-11-10T16:56:00Z">
              <w:r>
                <w:t>MCKENZIE RIVER ABV HAYDEN BR</w:t>
              </w:r>
            </w:ins>
          </w:p>
        </w:tc>
        <w:tc>
          <w:tcPr>
            <w:tcW w:w="0" w:type="auto"/>
          </w:tcPr>
          <w:p w14:paraId="28F20A41" w14:textId="3A8F165D" w:rsidR="00E70EE0" w:rsidRDefault="00E70EE0" w:rsidP="00E70EE0">
            <w:pPr>
              <w:rPr>
                <w:ins w:id="1244" w:author="David Conklin" w:date="2020-11-10T16:55:00Z"/>
              </w:rPr>
            </w:pPr>
            <w:ins w:id="1245" w:author="David Conklin" w:date="2020-11-10T16:56:00Z">
              <w:r>
                <w:t>%bias</w:t>
              </w:r>
            </w:ins>
          </w:p>
        </w:tc>
        <w:tc>
          <w:tcPr>
            <w:tcW w:w="0" w:type="auto"/>
          </w:tcPr>
          <w:p w14:paraId="68801782" w14:textId="7FF5789A" w:rsidR="00E70EE0" w:rsidRDefault="00E70EE0" w:rsidP="00E70EE0">
            <w:pPr>
              <w:rPr>
                <w:ins w:id="1246" w:author="David Conklin" w:date="2020-11-10T16:55:00Z"/>
              </w:rPr>
            </w:pPr>
            <w:ins w:id="1247" w:author="David Conklin" w:date="2020-11-10T16:56:00Z">
              <w:r>
                <w:t>-5.3%</w:t>
              </w:r>
            </w:ins>
          </w:p>
        </w:tc>
        <w:tc>
          <w:tcPr>
            <w:tcW w:w="0" w:type="auto"/>
          </w:tcPr>
          <w:p w14:paraId="1512C366" w14:textId="0720B9F0" w:rsidR="00E70EE0" w:rsidRDefault="00E70EE0" w:rsidP="00E70EE0">
            <w:pPr>
              <w:rPr>
                <w:ins w:id="1248" w:author="David Conklin" w:date="2020-11-10T16:55:00Z"/>
              </w:rPr>
            </w:pPr>
            <w:ins w:id="1249" w:author="David Conklin" w:date="2020-11-10T16:56:00Z">
              <w:r>
                <w:t>G</w:t>
              </w:r>
            </w:ins>
          </w:p>
        </w:tc>
      </w:tr>
      <w:tr w:rsidR="00E70EE0" w14:paraId="1B5FE809" w14:textId="77777777" w:rsidTr="0064217D">
        <w:trPr>
          <w:ins w:id="1250" w:author="David Conklin" w:date="2020-11-10T16:56:00Z"/>
        </w:trPr>
        <w:tc>
          <w:tcPr>
            <w:tcW w:w="0" w:type="auto"/>
          </w:tcPr>
          <w:p w14:paraId="23C9832C" w14:textId="77777777" w:rsidR="00E70EE0" w:rsidRDefault="00E70EE0" w:rsidP="00E70EE0">
            <w:pPr>
              <w:rPr>
                <w:ins w:id="1251" w:author="David Conklin" w:date="2020-11-10T16:56:00Z"/>
              </w:rPr>
            </w:pPr>
          </w:p>
        </w:tc>
        <w:tc>
          <w:tcPr>
            <w:tcW w:w="0" w:type="auto"/>
          </w:tcPr>
          <w:p w14:paraId="04B9EA8E" w14:textId="77777777" w:rsidR="00E70EE0" w:rsidRDefault="00E70EE0" w:rsidP="00E70EE0">
            <w:pPr>
              <w:rPr>
                <w:ins w:id="1252" w:author="David Conklin" w:date="2020-11-10T16:56:00Z"/>
              </w:rPr>
            </w:pPr>
          </w:p>
        </w:tc>
        <w:tc>
          <w:tcPr>
            <w:tcW w:w="0" w:type="auto"/>
          </w:tcPr>
          <w:p w14:paraId="6B680C92" w14:textId="77777777" w:rsidR="00E70EE0" w:rsidRDefault="00E70EE0" w:rsidP="00E70EE0">
            <w:pPr>
              <w:rPr>
                <w:ins w:id="1253" w:author="David Conklin" w:date="2020-11-10T16:56:00Z"/>
              </w:rPr>
            </w:pPr>
          </w:p>
        </w:tc>
        <w:tc>
          <w:tcPr>
            <w:tcW w:w="0" w:type="auto"/>
          </w:tcPr>
          <w:p w14:paraId="11B725B8" w14:textId="14EC1CB8" w:rsidR="00E70EE0" w:rsidRDefault="00E70EE0" w:rsidP="00E70EE0">
            <w:pPr>
              <w:rPr>
                <w:ins w:id="1254" w:author="David Conklin" w:date="2020-11-10T16:56:00Z"/>
              </w:rPr>
            </w:pPr>
            <w:ins w:id="1255" w:author="David Conklin" w:date="2020-11-10T16:56:00Z">
              <w:r>
                <w:t>NSE</w:t>
              </w:r>
            </w:ins>
          </w:p>
        </w:tc>
        <w:tc>
          <w:tcPr>
            <w:tcW w:w="0" w:type="auto"/>
          </w:tcPr>
          <w:p w14:paraId="3A2EADE1" w14:textId="44440382" w:rsidR="00E70EE0" w:rsidRDefault="00E70EE0" w:rsidP="00E70EE0">
            <w:pPr>
              <w:rPr>
                <w:ins w:id="1256" w:author="David Conklin" w:date="2020-11-10T16:56:00Z"/>
              </w:rPr>
            </w:pPr>
            <w:ins w:id="1257" w:author="David Conklin" w:date="2020-11-10T16:56:00Z">
              <w:r>
                <w:t>0.78</w:t>
              </w:r>
            </w:ins>
          </w:p>
        </w:tc>
        <w:tc>
          <w:tcPr>
            <w:tcW w:w="0" w:type="auto"/>
          </w:tcPr>
          <w:p w14:paraId="2BD166C2" w14:textId="157D01D8" w:rsidR="00E70EE0" w:rsidRDefault="00E70EE0" w:rsidP="00E70EE0">
            <w:pPr>
              <w:rPr>
                <w:ins w:id="1258" w:author="David Conklin" w:date="2020-11-10T16:56:00Z"/>
              </w:rPr>
            </w:pPr>
            <w:ins w:id="1259" w:author="David Conklin" w:date="2020-11-10T16:56:00Z">
              <w:r>
                <w:t>G</w:t>
              </w:r>
            </w:ins>
          </w:p>
        </w:tc>
      </w:tr>
      <w:tr w:rsidR="00E70EE0" w14:paraId="397FB880" w14:textId="77777777" w:rsidTr="0064217D">
        <w:trPr>
          <w:ins w:id="1260" w:author="David Conklin" w:date="2020-11-10T16:56:00Z"/>
        </w:trPr>
        <w:tc>
          <w:tcPr>
            <w:tcW w:w="0" w:type="auto"/>
          </w:tcPr>
          <w:p w14:paraId="4D9DE3D0" w14:textId="77777777" w:rsidR="00E70EE0" w:rsidRDefault="00E70EE0" w:rsidP="00E70EE0">
            <w:pPr>
              <w:rPr>
                <w:ins w:id="1261" w:author="David Conklin" w:date="2020-11-10T16:56:00Z"/>
              </w:rPr>
            </w:pPr>
          </w:p>
        </w:tc>
        <w:tc>
          <w:tcPr>
            <w:tcW w:w="0" w:type="auto"/>
          </w:tcPr>
          <w:p w14:paraId="3D3982B2" w14:textId="77777777" w:rsidR="00E70EE0" w:rsidRDefault="00E70EE0" w:rsidP="00E70EE0">
            <w:pPr>
              <w:rPr>
                <w:ins w:id="1262" w:author="David Conklin" w:date="2020-11-10T16:56:00Z"/>
              </w:rPr>
            </w:pPr>
          </w:p>
        </w:tc>
        <w:tc>
          <w:tcPr>
            <w:tcW w:w="0" w:type="auto"/>
          </w:tcPr>
          <w:p w14:paraId="6257C23A" w14:textId="77777777" w:rsidR="00E70EE0" w:rsidRDefault="00E70EE0" w:rsidP="00E70EE0">
            <w:pPr>
              <w:rPr>
                <w:ins w:id="1263" w:author="David Conklin" w:date="2020-11-10T16:56:00Z"/>
              </w:rPr>
            </w:pPr>
          </w:p>
        </w:tc>
        <w:tc>
          <w:tcPr>
            <w:tcW w:w="0" w:type="auto"/>
          </w:tcPr>
          <w:p w14:paraId="5BC3038F" w14:textId="77BC6E31" w:rsidR="00E70EE0" w:rsidRDefault="00E70EE0" w:rsidP="00E70EE0">
            <w:pPr>
              <w:rPr>
                <w:ins w:id="1264" w:author="David Conklin" w:date="2020-11-10T16:56:00Z"/>
              </w:rPr>
            </w:pPr>
            <w:ins w:id="1265" w:author="David Conklin" w:date="2020-11-10T16:56:00Z">
              <w:r>
                <w:t>RSR</w:t>
              </w:r>
            </w:ins>
          </w:p>
        </w:tc>
        <w:tc>
          <w:tcPr>
            <w:tcW w:w="0" w:type="auto"/>
          </w:tcPr>
          <w:p w14:paraId="636C72A4" w14:textId="05EB3FE6" w:rsidR="00E70EE0" w:rsidRDefault="00E70EE0" w:rsidP="00E70EE0">
            <w:pPr>
              <w:rPr>
                <w:ins w:id="1266" w:author="David Conklin" w:date="2020-11-10T16:56:00Z"/>
              </w:rPr>
            </w:pPr>
            <w:ins w:id="1267" w:author="David Conklin" w:date="2020-11-10T16:56:00Z">
              <w:r>
                <w:t>0.4</w:t>
              </w:r>
            </w:ins>
            <w:ins w:id="1268" w:author="David Conklin" w:date="2020-11-10T16:57:00Z">
              <w:r>
                <w:t>7</w:t>
              </w:r>
            </w:ins>
          </w:p>
        </w:tc>
        <w:tc>
          <w:tcPr>
            <w:tcW w:w="0" w:type="auto"/>
          </w:tcPr>
          <w:p w14:paraId="5276FAC8" w14:textId="287E2FFA" w:rsidR="00E70EE0" w:rsidRDefault="00E70EE0" w:rsidP="00E70EE0">
            <w:pPr>
              <w:rPr>
                <w:ins w:id="1269" w:author="David Conklin" w:date="2020-11-10T16:56:00Z"/>
              </w:rPr>
            </w:pPr>
            <w:ins w:id="1270" w:author="David Conklin" w:date="2020-11-10T16:56:00Z">
              <w:r>
                <w:t>VG</w:t>
              </w:r>
            </w:ins>
          </w:p>
        </w:tc>
      </w:tr>
      <w:tr w:rsidR="00E70EE0" w14:paraId="5326D1E3" w14:textId="77777777" w:rsidTr="0064217D">
        <w:trPr>
          <w:ins w:id="1271" w:author="David Conklin" w:date="2020-11-10T16:56:00Z"/>
        </w:trPr>
        <w:tc>
          <w:tcPr>
            <w:tcW w:w="0" w:type="auto"/>
          </w:tcPr>
          <w:p w14:paraId="5851877E" w14:textId="77777777" w:rsidR="00E70EE0" w:rsidRDefault="00E70EE0" w:rsidP="00E70EE0">
            <w:pPr>
              <w:rPr>
                <w:ins w:id="1272" w:author="David Conklin" w:date="2020-11-10T16:56:00Z"/>
              </w:rPr>
            </w:pPr>
          </w:p>
        </w:tc>
        <w:tc>
          <w:tcPr>
            <w:tcW w:w="0" w:type="auto"/>
          </w:tcPr>
          <w:p w14:paraId="4AC7E3AF" w14:textId="77777777" w:rsidR="00E70EE0" w:rsidRDefault="00E70EE0" w:rsidP="00E70EE0">
            <w:pPr>
              <w:rPr>
                <w:ins w:id="1273" w:author="David Conklin" w:date="2020-11-10T16:56:00Z"/>
              </w:rPr>
            </w:pPr>
          </w:p>
        </w:tc>
        <w:tc>
          <w:tcPr>
            <w:tcW w:w="0" w:type="auto"/>
          </w:tcPr>
          <w:p w14:paraId="71769487" w14:textId="77777777" w:rsidR="00E70EE0" w:rsidRDefault="00E70EE0" w:rsidP="00E70EE0">
            <w:pPr>
              <w:rPr>
                <w:ins w:id="1274" w:author="David Conklin" w:date="2020-11-10T16:56:00Z"/>
              </w:rPr>
            </w:pPr>
          </w:p>
        </w:tc>
        <w:tc>
          <w:tcPr>
            <w:tcW w:w="0" w:type="auto"/>
          </w:tcPr>
          <w:p w14:paraId="6D2CE4B8" w14:textId="0C03544D" w:rsidR="00E70EE0" w:rsidRDefault="00E70EE0" w:rsidP="00E70EE0">
            <w:pPr>
              <w:rPr>
                <w:ins w:id="1275" w:author="David Conklin" w:date="2020-11-10T16:56:00Z"/>
              </w:rPr>
            </w:pPr>
            <w:ins w:id="1276" w:author="David Conklin" w:date="2020-11-10T16:56:00Z">
              <w:r>
                <w:t>R2</w:t>
              </w:r>
            </w:ins>
          </w:p>
        </w:tc>
        <w:tc>
          <w:tcPr>
            <w:tcW w:w="0" w:type="auto"/>
          </w:tcPr>
          <w:p w14:paraId="6E4F536A" w14:textId="45CF179E" w:rsidR="00E70EE0" w:rsidRDefault="00E70EE0" w:rsidP="00E70EE0">
            <w:pPr>
              <w:rPr>
                <w:ins w:id="1277" w:author="David Conklin" w:date="2020-11-10T16:56:00Z"/>
              </w:rPr>
            </w:pPr>
            <w:ins w:id="1278" w:author="David Conklin" w:date="2020-11-10T16:56:00Z">
              <w:r>
                <w:t>0.</w:t>
              </w:r>
            </w:ins>
            <w:ins w:id="1279" w:author="David Conklin" w:date="2020-11-10T16:57:00Z">
              <w:r>
                <w:t>83</w:t>
              </w:r>
            </w:ins>
          </w:p>
        </w:tc>
        <w:tc>
          <w:tcPr>
            <w:tcW w:w="0" w:type="auto"/>
          </w:tcPr>
          <w:p w14:paraId="743FEAFD" w14:textId="1EC5C5FB" w:rsidR="00E70EE0" w:rsidRDefault="00E70EE0" w:rsidP="00E70EE0">
            <w:pPr>
              <w:rPr>
                <w:ins w:id="1280" w:author="David Conklin" w:date="2020-11-10T16:56:00Z"/>
              </w:rPr>
            </w:pPr>
            <w:ins w:id="1281" w:author="David Conklin" w:date="2020-11-10T16:56:00Z">
              <w:r>
                <w:t>G</w:t>
              </w:r>
            </w:ins>
          </w:p>
        </w:tc>
      </w:tr>
    </w:tbl>
    <w:p w14:paraId="3D49907E" w14:textId="49ADA59D" w:rsidR="00F81EFD" w:rsidRDefault="00F81EFD" w:rsidP="007E57E4">
      <w:pPr>
        <w:rPr>
          <w:ins w:id="1282" w:author="David Conklin" w:date="2020-11-10T17:00:00Z"/>
        </w:rPr>
      </w:pPr>
    </w:p>
    <w:p w14:paraId="25B7589F" w14:textId="65343948" w:rsidR="00E70EE0" w:rsidRDefault="00E70EE0" w:rsidP="007E57E4">
      <w:pPr>
        <w:rPr>
          <w:ins w:id="1283" w:author="David Conklin" w:date="2020-11-10T17:01:00Z"/>
        </w:rPr>
      </w:pPr>
      <w:ins w:id="1284" w:author="David Conklin" w:date="2020-11-10T17:00:00Z">
        <w:r>
          <w:t>Temperature sensor loca</w:t>
        </w:r>
      </w:ins>
      <w:ins w:id="1285" w:author="David Conklin" w:date="2020-11-10T17:01:00Z">
        <w:r>
          <w:t>tions with unsatisfactory simulation skill grades</w:t>
        </w:r>
      </w:ins>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rPr>
          <w:ins w:id="1286" w:author="David Conklin" w:date="2020-11-10T17:18:00Z"/>
        </w:trPr>
        <w:tc>
          <w:tcPr>
            <w:tcW w:w="0" w:type="auto"/>
          </w:tcPr>
          <w:p w14:paraId="307F270A" w14:textId="24FDD930" w:rsidR="00257E8F" w:rsidRDefault="00257E8F" w:rsidP="007E57E4">
            <w:pPr>
              <w:rPr>
                <w:ins w:id="1287" w:author="David Conklin" w:date="2020-11-10T17:18:00Z"/>
              </w:rPr>
            </w:pPr>
            <w:ins w:id="1288" w:author="David Conklin" w:date="2020-11-10T17:18:00Z">
              <w:r>
                <w:t>gage</w:t>
              </w:r>
            </w:ins>
          </w:p>
        </w:tc>
        <w:tc>
          <w:tcPr>
            <w:tcW w:w="0" w:type="auto"/>
          </w:tcPr>
          <w:p w14:paraId="19097198" w14:textId="36D4552A" w:rsidR="00257E8F" w:rsidRDefault="00257E8F" w:rsidP="007E57E4">
            <w:pPr>
              <w:rPr>
                <w:ins w:id="1289" w:author="David Conklin" w:date="2020-11-10T17:18:00Z"/>
              </w:rPr>
            </w:pPr>
            <w:ins w:id="1290" w:author="David Conklin" w:date="2020-11-10T17:18:00Z">
              <w:r>
                <w:t>COMID</w:t>
              </w:r>
            </w:ins>
          </w:p>
        </w:tc>
        <w:tc>
          <w:tcPr>
            <w:tcW w:w="0" w:type="auto"/>
          </w:tcPr>
          <w:p w14:paraId="1A578839" w14:textId="3FC923B7" w:rsidR="00257E8F" w:rsidRDefault="00257E8F" w:rsidP="007E57E4">
            <w:pPr>
              <w:rPr>
                <w:ins w:id="1291" w:author="David Conklin" w:date="2020-11-10T17:18:00Z"/>
              </w:rPr>
            </w:pPr>
            <w:ins w:id="1292" w:author="David Conklin" w:date="2020-11-10T17:19:00Z">
              <w:r>
                <w:t>location</w:t>
              </w:r>
            </w:ins>
          </w:p>
        </w:tc>
      </w:tr>
      <w:tr w:rsidR="00257E8F" w14:paraId="239C847A" w14:textId="77777777" w:rsidTr="00257E8F">
        <w:trPr>
          <w:ins w:id="1293" w:author="David Conklin" w:date="2020-11-10T17:18:00Z"/>
        </w:trPr>
        <w:tc>
          <w:tcPr>
            <w:tcW w:w="0" w:type="auto"/>
          </w:tcPr>
          <w:p w14:paraId="0708989B" w14:textId="11122C66" w:rsidR="00257E8F" w:rsidRDefault="00257E8F" w:rsidP="007E57E4">
            <w:pPr>
              <w:rPr>
                <w:ins w:id="1294" w:author="David Conklin" w:date="2020-11-10T17:18:00Z"/>
              </w:rPr>
            </w:pPr>
            <w:ins w:id="1295" w:author="David Conklin" w:date="2020-11-10T17:19:00Z">
              <w:r>
                <w:t>14159500</w:t>
              </w:r>
            </w:ins>
          </w:p>
        </w:tc>
        <w:tc>
          <w:tcPr>
            <w:tcW w:w="0" w:type="auto"/>
          </w:tcPr>
          <w:p w14:paraId="6FD32123" w14:textId="1E0A6327" w:rsidR="00257E8F" w:rsidRDefault="00257E8F" w:rsidP="007E57E4">
            <w:pPr>
              <w:rPr>
                <w:ins w:id="1296" w:author="David Conklin" w:date="2020-11-10T17:18:00Z"/>
              </w:rPr>
            </w:pPr>
            <w:ins w:id="1297" w:author="David Conklin" w:date="2020-11-10T17:19:00Z">
              <w:r>
                <w:t>23773009</w:t>
              </w:r>
            </w:ins>
          </w:p>
        </w:tc>
        <w:tc>
          <w:tcPr>
            <w:tcW w:w="0" w:type="auto"/>
          </w:tcPr>
          <w:p w14:paraId="11AB40B5" w14:textId="71796B4F" w:rsidR="00257E8F" w:rsidRDefault="00257E8F" w:rsidP="007E57E4">
            <w:pPr>
              <w:rPr>
                <w:ins w:id="1298" w:author="David Conklin" w:date="2020-11-10T17:18:00Z"/>
              </w:rPr>
            </w:pPr>
            <w:ins w:id="1299" w:author="David Conklin" w:date="2020-11-10T17:20:00Z">
              <w:r>
                <w:t>SOUTH FORK MCKENZIE RIVER NEAR RAINBOW</w:t>
              </w:r>
            </w:ins>
          </w:p>
        </w:tc>
      </w:tr>
      <w:tr w:rsidR="00257E8F" w14:paraId="3377929B" w14:textId="77777777" w:rsidTr="00257E8F">
        <w:trPr>
          <w:ins w:id="1300" w:author="David Conklin" w:date="2020-11-10T17:20:00Z"/>
        </w:trPr>
        <w:tc>
          <w:tcPr>
            <w:tcW w:w="0" w:type="auto"/>
          </w:tcPr>
          <w:p w14:paraId="32874625" w14:textId="5948C6DD" w:rsidR="00257E8F" w:rsidRDefault="00257E8F" w:rsidP="007E57E4">
            <w:pPr>
              <w:rPr>
                <w:ins w:id="1301" w:author="David Conklin" w:date="2020-11-10T17:20:00Z"/>
              </w:rPr>
            </w:pPr>
            <w:ins w:id="1302" w:author="David Conklin" w:date="2020-11-10T17:20:00Z">
              <w:r>
                <w:t>14161100</w:t>
              </w:r>
            </w:ins>
          </w:p>
        </w:tc>
        <w:tc>
          <w:tcPr>
            <w:tcW w:w="0" w:type="auto"/>
          </w:tcPr>
          <w:p w14:paraId="0A9ACDAA" w14:textId="5831A369" w:rsidR="00257E8F" w:rsidRDefault="00257E8F" w:rsidP="007E57E4">
            <w:pPr>
              <w:rPr>
                <w:ins w:id="1303" w:author="David Conklin" w:date="2020-11-10T17:20:00Z"/>
              </w:rPr>
            </w:pPr>
            <w:ins w:id="1304" w:author="David Conklin" w:date="2020-11-10T17:20:00Z">
              <w:r>
                <w:t>237734</w:t>
              </w:r>
            </w:ins>
            <w:ins w:id="1305" w:author="David Conklin" w:date="2020-11-10T17:21:00Z">
              <w:r>
                <w:t>29</w:t>
              </w:r>
            </w:ins>
          </w:p>
        </w:tc>
        <w:tc>
          <w:tcPr>
            <w:tcW w:w="0" w:type="auto"/>
          </w:tcPr>
          <w:p w14:paraId="6FD0AC86" w14:textId="7AA715B3" w:rsidR="00257E8F" w:rsidRDefault="00257E8F" w:rsidP="007E57E4">
            <w:pPr>
              <w:rPr>
                <w:ins w:id="1306" w:author="David Conklin" w:date="2020-11-10T17:20:00Z"/>
              </w:rPr>
            </w:pPr>
            <w:ins w:id="1307" w:author="David Conklin" w:date="2020-11-10T17:20:00Z">
              <w:r>
                <w:t>BLUE RIVER BELOW TIDBITS CR</w:t>
              </w:r>
            </w:ins>
            <w:ins w:id="1308" w:author="David Conklin" w:date="2020-11-10T17:21:00Z">
              <w:r>
                <w:t>EEK</w:t>
              </w:r>
            </w:ins>
          </w:p>
        </w:tc>
      </w:tr>
      <w:tr w:rsidR="00257E8F" w14:paraId="5F28D6FF" w14:textId="77777777" w:rsidTr="00257E8F">
        <w:trPr>
          <w:ins w:id="1309" w:author="David Conklin" w:date="2020-11-10T17:21:00Z"/>
        </w:trPr>
        <w:tc>
          <w:tcPr>
            <w:tcW w:w="0" w:type="auto"/>
          </w:tcPr>
          <w:p w14:paraId="4C00307E" w14:textId="50AE2CA5" w:rsidR="00257E8F" w:rsidRDefault="00257E8F" w:rsidP="007E57E4">
            <w:pPr>
              <w:rPr>
                <w:ins w:id="1310" w:author="David Conklin" w:date="2020-11-10T17:21:00Z"/>
              </w:rPr>
            </w:pPr>
            <w:ins w:id="1311" w:author="David Conklin" w:date="2020-11-10T17:21:00Z">
              <w:r>
                <w:t>14162200</w:t>
              </w:r>
            </w:ins>
          </w:p>
        </w:tc>
        <w:tc>
          <w:tcPr>
            <w:tcW w:w="0" w:type="auto"/>
          </w:tcPr>
          <w:p w14:paraId="3E513CD9" w14:textId="492288C1" w:rsidR="00257E8F" w:rsidRDefault="00257E8F" w:rsidP="007E57E4">
            <w:pPr>
              <w:rPr>
                <w:ins w:id="1312" w:author="David Conklin" w:date="2020-11-10T17:21:00Z"/>
              </w:rPr>
            </w:pPr>
            <w:ins w:id="1313" w:author="David Conklin" w:date="2020-11-10T17:21:00Z">
              <w:r>
                <w:t>23773405</w:t>
              </w:r>
            </w:ins>
          </w:p>
        </w:tc>
        <w:tc>
          <w:tcPr>
            <w:tcW w:w="0" w:type="auto"/>
          </w:tcPr>
          <w:p w14:paraId="4D9819F6" w14:textId="39901D7A" w:rsidR="00257E8F" w:rsidRDefault="00257E8F" w:rsidP="007E57E4">
            <w:pPr>
              <w:rPr>
                <w:ins w:id="1314" w:author="David Conklin" w:date="2020-11-10T17:21:00Z"/>
              </w:rPr>
            </w:pPr>
            <w:ins w:id="1315" w:author="David Conklin" w:date="2020-11-10T17:21:00Z">
              <w:r>
                <w:t>BLUE RIVER AT BLUE RIVER</w:t>
              </w:r>
            </w:ins>
          </w:p>
        </w:tc>
      </w:tr>
      <w:tr w:rsidR="00257E8F" w14:paraId="7549FD54" w14:textId="77777777" w:rsidTr="00257E8F">
        <w:trPr>
          <w:ins w:id="1316" w:author="David Conklin" w:date="2020-11-10T17:21:00Z"/>
        </w:trPr>
        <w:tc>
          <w:tcPr>
            <w:tcW w:w="0" w:type="auto"/>
          </w:tcPr>
          <w:p w14:paraId="600243E1" w14:textId="34826399" w:rsidR="00257E8F" w:rsidRDefault="00257E8F" w:rsidP="007E57E4">
            <w:pPr>
              <w:rPr>
                <w:ins w:id="1317" w:author="David Conklin" w:date="2020-11-10T17:21:00Z"/>
              </w:rPr>
            </w:pPr>
            <w:ins w:id="1318" w:author="David Conklin" w:date="2020-11-10T17:21:00Z">
              <w:r>
                <w:t>14162500</w:t>
              </w:r>
            </w:ins>
          </w:p>
        </w:tc>
        <w:tc>
          <w:tcPr>
            <w:tcW w:w="0" w:type="auto"/>
          </w:tcPr>
          <w:p w14:paraId="51F2F35E" w14:textId="02F16FA5" w:rsidR="00257E8F" w:rsidRDefault="00257E8F" w:rsidP="007E57E4">
            <w:pPr>
              <w:rPr>
                <w:ins w:id="1319" w:author="David Conklin" w:date="2020-11-10T17:21:00Z"/>
              </w:rPr>
            </w:pPr>
            <w:ins w:id="1320" w:author="David Conklin" w:date="2020-11-10T17:22:00Z">
              <w:r>
                <w:t>23772909</w:t>
              </w:r>
            </w:ins>
          </w:p>
        </w:tc>
        <w:tc>
          <w:tcPr>
            <w:tcW w:w="0" w:type="auto"/>
          </w:tcPr>
          <w:p w14:paraId="706F34D0" w14:textId="6AC08E84" w:rsidR="00257E8F" w:rsidRDefault="00257E8F" w:rsidP="007E57E4">
            <w:pPr>
              <w:rPr>
                <w:ins w:id="1321" w:author="David Conklin" w:date="2020-11-10T17:21:00Z"/>
              </w:rPr>
            </w:pPr>
            <w:ins w:id="1322" w:author="David Conklin" w:date="2020-11-10T17:22:00Z">
              <w:r>
                <w:t>MCKENZIE RIVER NEAR VIDA</w:t>
              </w:r>
            </w:ins>
          </w:p>
        </w:tc>
      </w:tr>
    </w:tbl>
    <w:p w14:paraId="1F8675B2" w14:textId="77777777" w:rsidR="00E70EE0" w:rsidRDefault="00E70EE0" w:rsidP="007E57E4">
      <w:pPr>
        <w:rPr>
          <w:ins w:id="1323" w:author="David Conklin" w:date="2020-11-10T16:46:00Z"/>
        </w:rPr>
      </w:pPr>
    </w:p>
    <w:p w14:paraId="05DF6212" w14:textId="3895B969" w:rsidR="002E7078" w:rsidRDefault="00257E8F" w:rsidP="007E57E4">
      <w:pPr>
        <w:rPr>
          <w:ins w:id="1324" w:author="David Conklin" w:date="2020-11-10T17:48:00Z"/>
        </w:rPr>
      </w:pPr>
      <w:ins w:id="1325" w:author="David Conklin" w:date="2020-11-10T17:28:00Z">
        <w:r>
          <w:t xml:space="preserve">As of 11/10/20, two </w:t>
        </w:r>
      </w:ins>
      <w:ins w:id="1326" w:author="David Conklin" w:date="2020-11-10T17:30:00Z">
        <w:r w:rsidR="00AB31D0">
          <w:t xml:space="preserve">types of </w:t>
        </w:r>
      </w:ins>
      <w:ins w:id="1327" w:author="David Conklin" w:date="2020-11-10T17:28:00Z">
        <w:r>
          <w:t xml:space="preserve">“tuning knobs” have been used to </w:t>
        </w:r>
        <w:r w:rsidR="00AB31D0">
          <w:t>improve CW3</w:t>
        </w:r>
      </w:ins>
      <w:ins w:id="1328" w:author="David Conklin" w:date="2020-11-10T17:29:00Z">
        <w:r w:rsidR="00AB31D0">
          <w:t xml:space="preserve">M’s simulation skill for flows in the McKenzie basin: the placement and flow rates of the </w:t>
        </w:r>
      </w:ins>
      <w:ins w:id="1329" w:author="David Conklin" w:date="2020-11-10T17:31:00Z">
        <w:r w:rsidR="00AB31D0">
          <w:t>springs, and the ET_MULT parameter in the HBV.csv parameter set used by the HBV precipitation-</w:t>
        </w:r>
      </w:ins>
      <w:ins w:id="1330" w:author="David Conklin" w:date="2020-11-10T17:32:00Z">
        <w:r w:rsidR="00AB31D0">
          <w:t>runoff submodel.</w:t>
        </w:r>
      </w:ins>
      <w:ins w:id="1331" w:author="David Conklin" w:date="2020-11-10T17:33:00Z">
        <w:r w:rsidR="00AB31D0">
          <w:t xml:space="preserve">  Spring flows are represented as</w:t>
        </w:r>
      </w:ins>
      <w:ins w:id="1332" w:author="David Conklin" w:date="2020-11-10T17:34:00Z">
        <w:r w:rsidR="00AB31D0">
          <w:t xml:space="preserve"> constant – the same amount of water is added at the same temperature every day of the year, there </w:t>
        </w:r>
      </w:ins>
      <w:ins w:id="1333" w:author="David Conklin" w:date="2020-11-10T17:35:00Z">
        <w:r w:rsidR="00AB31D0">
          <w:t>is no seasonal variation.  The ET_</w:t>
        </w:r>
      </w:ins>
      <w:ins w:id="1334" w:author="David Conklin" w:date="2020-11-10T17:36:00Z">
        <w:r w:rsidR="00AB31D0">
          <w:t>MULT parameter was originally added to HBV.csv</w:t>
        </w:r>
      </w:ins>
      <w:ins w:id="1335" w:author="David Conklin" w:date="2020-11-10T17:37:00Z">
        <w:r w:rsidR="00AB31D0">
          <w:t xml:space="preserve"> as a multiplier on evapotranspiration </w:t>
        </w:r>
      </w:ins>
      <w:ins w:id="1336" w:author="David Conklin" w:date="2020-11-10T17:36:00Z">
        <w:r w:rsidR="00AB31D0">
          <w:t xml:space="preserve"> to ac</w:t>
        </w:r>
      </w:ins>
      <w:ins w:id="1337" w:author="David Conklin" w:date="2020-11-10T17:37:00Z">
        <w:r w:rsidR="00AB31D0">
          <w:t xml:space="preserve">count for the fact that the average leaf area is </w:t>
        </w:r>
      </w:ins>
      <w:ins w:id="1338" w:author="David Conklin" w:date="2020-11-10T17:38:00Z">
        <w:r w:rsidR="00AB31D0">
          <w:t>poorly known in the</w:t>
        </w:r>
        <w:r w:rsidR="002E7078">
          <w:t xml:space="preserve"> forested uplands</w:t>
        </w:r>
      </w:ins>
      <w:ins w:id="1339" w:author="David Conklin" w:date="2020-11-10T17:40:00Z">
        <w:r w:rsidR="002E7078">
          <w:t xml:space="preserve">. </w:t>
        </w:r>
      </w:ins>
      <w:ins w:id="1340" w:author="David Conklin" w:date="2020-11-10T17:41:00Z">
        <w:r w:rsidR="002E7078">
          <w:t>Real and simulated e</w:t>
        </w:r>
      </w:ins>
      <w:ins w:id="1341" w:author="David Conklin" w:date="2020-11-10T17:40:00Z">
        <w:r w:rsidR="002E7078">
          <w:t>vapotransp</w:t>
        </w:r>
      </w:ins>
      <w:ins w:id="1342" w:author="David Conklin" w:date="2020-11-10T17:41:00Z">
        <w:r w:rsidR="002E7078">
          <w:t>iration varies seasonally, so adjustments to ET</w:t>
        </w:r>
      </w:ins>
      <w:ins w:id="1343" w:author="David Conklin" w:date="2020-11-10T17:42:00Z">
        <w:r w:rsidR="002E7078">
          <w:t>_MULT affect the seasonal pattern of flows as well as their annual averages.</w:t>
        </w:r>
      </w:ins>
    </w:p>
    <w:p w14:paraId="2B5F8E61" w14:textId="77777777" w:rsidR="00B47F76" w:rsidRDefault="00B47F76" w:rsidP="00535731">
      <w:pPr>
        <w:pStyle w:val="Heading2"/>
        <w:rPr>
          <w:ins w:id="1344" w:author="David Conklin" w:date="2020-11-11T06:43:00Z"/>
        </w:rPr>
      </w:pPr>
      <w:bookmarkStart w:id="1345" w:name="_Toc55965343"/>
    </w:p>
    <w:p w14:paraId="321228FE" w14:textId="7787AF5E" w:rsidR="00535731" w:rsidRDefault="00535731" w:rsidP="00535731">
      <w:pPr>
        <w:pStyle w:val="Heading2"/>
        <w:rPr>
          <w:ins w:id="1346" w:author="David Conklin" w:date="2020-11-11T04:46:00Z"/>
        </w:rPr>
      </w:pPr>
      <w:ins w:id="1347" w:author="David Conklin" w:date="2020-11-11T04:46:00Z">
        <w:r>
          <w:t>Analysis of calibration and skill</w:t>
        </w:r>
        <w:bookmarkEnd w:id="1345"/>
        <w:r>
          <w:t xml:space="preserve"> </w:t>
        </w:r>
      </w:ins>
    </w:p>
    <w:p w14:paraId="57E1DBA4" w14:textId="04DEAE5F" w:rsidR="00535731" w:rsidRDefault="00535731" w:rsidP="00535731">
      <w:pPr>
        <w:rPr>
          <w:ins w:id="1348" w:author="David Conklin" w:date="2020-11-11T04:56:00Z"/>
        </w:rPr>
      </w:pPr>
      <w:ins w:id="1349" w:author="David Conklin" w:date="2020-11-11T04:48:00Z">
        <w:r>
          <w:t>As of 11/11/20, s</w:t>
        </w:r>
      </w:ins>
      <w:ins w:id="1350" w:author="David Conklin" w:date="2020-11-11T04:47:00Z">
        <w:r>
          <w:t>ix</w:t>
        </w:r>
      </w:ins>
      <w:ins w:id="1351" w:author="David Conklin" w:date="2020-11-11T04:48:00Z">
        <w:r>
          <w:t xml:space="preserve"> flow gage locations and 4 temperature sensor locations</w:t>
        </w:r>
      </w:ins>
      <w:ins w:id="1352" w:author="David Conklin" w:date="2020-11-11T04:49:00Z">
        <w:r>
          <w:t xml:space="preserve"> have unsatisfactory skill grades.  Two of the flow locations are downstream of d</w:t>
        </w:r>
      </w:ins>
      <w:ins w:id="1353" w:author="David Conklin" w:date="2020-11-11T04:50:00Z">
        <w:r>
          <w:t xml:space="preserve">ams; the </w:t>
        </w:r>
        <w:r w:rsidR="003F363E">
          <w:t>poor skill is presumably a result of poor representation of the dam operations.  That is almo</w:t>
        </w:r>
      </w:ins>
      <w:ins w:id="1354" w:author="David Conklin" w:date="2020-11-11T04:51:00Z">
        <w:r w:rsidR="003F363E">
          <w:t xml:space="preserve">st certainly the case at reach 23773359 below Trail Bridge dam, since </w:t>
        </w:r>
      </w:ins>
      <w:ins w:id="1355" w:author="David Conklin" w:date="2020-11-11T04:52:00Z">
        <w:r w:rsidR="003F363E">
          <w:t>the Trail Bridge dam is not represented in the model at all.</w:t>
        </w:r>
      </w:ins>
      <w:ins w:id="1356" w:author="David Conklin" w:date="2020-11-11T04:48:00Z">
        <w:r>
          <w:t xml:space="preserve"> </w:t>
        </w:r>
      </w:ins>
      <w:ins w:id="1357" w:author="David Conklin" w:date="2020-11-11T04:52:00Z">
        <w:r w:rsidR="003F363E">
          <w:t xml:space="preserve"> Reach 23773009</w:t>
        </w:r>
      </w:ins>
      <w:ins w:id="1358" w:author="David Conklin" w:date="2020-11-11T04:53:00Z">
        <w:r w:rsidR="003F363E">
          <w:t xml:space="preserve"> on the South Fork near Rainbow is downstream of the Cougar dam.  Cougar, one of the USACE Willamette </w:t>
        </w:r>
      </w:ins>
      <w:ins w:id="1359" w:author="David Conklin" w:date="2020-11-11T04:54:00Z">
        <w:r w:rsidR="003F363E">
          <w:t>Project dams, is represented explicitly in the model, using operating curves c. 2010.</w:t>
        </w:r>
      </w:ins>
      <w:ins w:id="1360" w:author="David Conklin" w:date="2020-11-11T04:55:00Z">
        <w:r w:rsidR="003F363E">
          <w:t xml:space="preserve">  Further analysis, and updating the Cougar operating curves, </w:t>
        </w:r>
      </w:ins>
      <w:ins w:id="1361" w:author="David Conklin" w:date="2020-11-11T04:56:00Z">
        <w:r w:rsidR="003F363E">
          <w:t>may allow us to improve the skill at that location.</w:t>
        </w:r>
      </w:ins>
    </w:p>
    <w:p w14:paraId="6DD41520" w14:textId="7C3B69AD" w:rsidR="003F363E" w:rsidRDefault="003F363E" w:rsidP="00535731">
      <w:pPr>
        <w:rPr>
          <w:ins w:id="1362" w:author="David Conklin" w:date="2020-11-11T04:56:00Z"/>
        </w:rPr>
      </w:pPr>
    </w:p>
    <w:p w14:paraId="0E521833" w14:textId="381C3E79" w:rsidR="003F363E" w:rsidRDefault="003F363E" w:rsidP="00535731">
      <w:pPr>
        <w:rPr>
          <w:ins w:id="1363" w:author="David Conklin" w:date="2020-11-11T05:02:00Z"/>
        </w:rPr>
      </w:pPr>
      <w:ins w:id="1364" w:author="David Conklin" w:date="2020-11-11T04:58:00Z">
        <w:r>
          <w:t xml:space="preserve">Two more of flow locations with unsatisfactory skill </w:t>
        </w:r>
      </w:ins>
      <w:ins w:id="1365" w:author="David Conklin" w:date="2020-11-11T04:59:00Z">
        <w:r>
          <w:t xml:space="preserve">(reaches 23772857 and 23772801) are affected by the </w:t>
        </w:r>
      </w:ins>
      <w:ins w:id="1366" w:author="David Conklin" w:date="2020-11-11T05:00:00Z">
        <w:r>
          <w:t xml:space="preserve">Leaburg and Walterville </w:t>
        </w:r>
        <w:r w:rsidR="005271A6">
          <w:t>canals, which divert water from the river to produce hydroelectric power, and re</w:t>
        </w:r>
      </w:ins>
      <w:ins w:id="1367" w:author="David Conklin" w:date="2020-11-11T05:01:00Z">
        <w:r w:rsidR="005271A6">
          <w:t>turn it further downstream.  CW3M does not include a representation of the canals.</w:t>
        </w:r>
      </w:ins>
    </w:p>
    <w:p w14:paraId="2E956D31" w14:textId="358AC459" w:rsidR="005271A6" w:rsidRDefault="005271A6" w:rsidP="00535731">
      <w:pPr>
        <w:rPr>
          <w:ins w:id="1368" w:author="David Conklin" w:date="2020-11-11T05:02:00Z"/>
        </w:rPr>
      </w:pPr>
    </w:p>
    <w:p w14:paraId="279B521D" w14:textId="1CF46646" w:rsidR="005271A6" w:rsidRDefault="005271A6" w:rsidP="00535731">
      <w:pPr>
        <w:rPr>
          <w:ins w:id="1369" w:author="David Conklin" w:date="2020-11-11T05:09:00Z"/>
        </w:rPr>
      </w:pPr>
      <w:ins w:id="1370" w:author="David Conklin" w:date="2020-11-11T05:02:00Z">
        <w:r>
          <w:t xml:space="preserve">Low simulation skill for </w:t>
        </w:r>
      </w:ins>
      <w:ins w:id="1371" w:author="David Conklin" w:date="2020-11-11T05:04:00Z">
        <w:r>
          <w:t>Cedar Creek at Springfield (reach 23774369</w:t>
        </w:r>
      </w:ins>
      <w:ins w:id="1372" w:author="David Conklin" w:date="2020-11-11T05:05:00Z">
        <w:r>
          <w:t>, average gaged flow 0.78 cms for 2010-18) may be due to ur</w:t>
        </w:r>
      </w:ins>
      <w:ins w:id="1373" w:author="David Conklin" w:date="2020-11-11T05:06:00Z">
        <w:r>
          <w:t>banization of its drainage area.</w:t>
        </w:r>
      </w:ins>
      <w:ins w:id="1374" w:author="David Conklin" w:date="2020-11-11T05:07:00Z">
        <w:r>
          <w:t xml:space="preserve">  Further analysis could lead to improvements, but </w:t>
        </w:r>
      </w:ins>
      <w:ins w:id="1375" w:author="David Conklin" w:date="2020-11-11T05:08:00Z">
        <w:r>
          <w:t xml:space="preserve">the creek contributes less than 1% of the basin discharge, so </w:t>
        </w:r>
      </w:ins>
      <w:ins w:id="1376" w:author="David Conklin" w:date="2020-11-11T05:09:00Z">
        <w:r>
          <w:t>any improvements are likely to make only a small difference to the picture of the basin as a whole.</w:t>
        </w:r>
      </w:ins>
    </w:p>
    <w:p w14:paraId="67044DAA" w14:textId="2B24627A" w:rsidR="005271A6" w:rsidRDefault="005271A6" w:rsidP="00535731">
      <w:pPr>
        <w:rPr>
          <w:ins w:id="1377" w:author="David Conklin" w:date="2020-11-11T05:09:00Z"/>
        </w:rPr>
      </w:pPr>
    </w:p>
    <w:p w14:paraId="67BC7B18" w14:textId="327F27D3" w:rsidR="00767E36" w:rsidRDefault="005271A6" w:rsidP="00535731">
      <w:pPr>
        <w:rPr>
          <w:ins w:id="1378" w:author="David Conklin" w:date="2020-11-11T05:12:00Z"/>
        </w:rPr>
      </w:pPr>
      <w:ins w:id="1379" w:author="David Conklin" w:date="2020-11-11T05:09:00Z">
        <w:r>
          <w:t>Th</w:t>
        </w:r>
      </w:ins>
      <w:ins w:id="1380" w:author="David Conklin" w:date="2020-11-11T05:10:00Z">
        <w:r>
          <w:t>e sixth gage location with unsatisfactory simulation skill is</w:t>
        </w:r>
        <w:r w:rsidR="00767E36">
          <w:t xml:space="preserve"> at the outlet of Clear Lake (reach</w:t>
        </w:r>
      </w:ins>
      <w:ins w:id="1381" w:author="David Conklin" w:date="2020-11-11T05:11:00Z">
        <w:r w:rsidR="00767E36">
          <w:t xml:space="preserve"> 23773373), the actual source of the McKenzie.</w:t>
        </w:r>
      </w:ins>
      <w:ins w:id="1382" w:author="David Conklin" w:date="2020-11-11T05:14:00Z">
        <w:r w:rsidR="00767E36">
          <w:t xml:space="preserve">  The simulation accurately r</w:t>
        </w:r>
      </w:ins>
      <w:ins w:id="1383" w:author="David Conklin" w:date="2020-11-11T05:15:00Z">
        <w:r w:rsidR="00767E36">
          <w:t>eproduces</w:t>
        </w:r>
      </w:ins>
      <w:ins w:id="1384" w:author="David Conklin" w:date="2020-11-11T05:14:00Z">
        <w:r w:rsidR="00767E36">
          <w:t xml:space="preserve"> the magnitude of </w:t>
        </w:r>
        <w:r w:rsidR="00767E36">
          <w:lastRenderedPageBreak/>
          <w:t>the flows</w:t>
        </w:r>
      </w:ins>
      <w:ins w:id="1385" w:author="David Conklin" w:date="2020-11-11T05:15:00Z">
        <w:r w:rsidR="00767E36">
          <w:t xml:space="preserve"> (PBIAS 0.2%) but does poorly at </w:t>
        </w:r>
      </w:ins>
      <w:ins w:id="1386" w:author="David Conklin" w:date="2020-11-11T05:16:00Z">
        <w:r w:rsidR="00767E36">
          <w:t>reproducing the seasonal variation</w:t>
        </w:r>
      </w:ins>
      <w:ins w:id="1387" w:author="David Conklin" w:date="2020-11-11T05:23:00Z">
        <w:r w:rsidR="0027285C">
          <w:t xml:space="preserve"> (NSE 0.38, RSR 0.79, R</w:t>
        </w:r>
      </w:ins>
      <w:ins w:id="1388" w:author="David Conklin" w:date="2020-11-11T05:31:00Z">
        <w:r w:rsidR="003B76A2">
          <w:rPr>
            <w:vertAlign w:val="superscript"/>
          </w:rPr>
          <w:t>2</w:t>
        </w:r>
      </w:ins>
      <w:ins w:id="1389" w:author="David Conklin" w:date="2020-11-11T05:24:00Z">
        <w:r w:rsidR="0027285C">
          <w:t xml:space="preserve"> 0.40)</w:t>
        </w:r>
      </w:ins>
      <w:ins w:id="1390" w:author="David Conklin" w:date="2020-11-11T05:16:00Z">
        <w:r w:rsidR="00767E36">
          <w:t>.</w:t>
        </w:r>
      </w:ins>
      <w:ins w:id="1391" w:author="David Conklin" w:date="2020-11-11T05:25:00Z">
        <w:r w:rsidR="003B76A2">
          <w:t xml:space="preserve">  Improvement of skill at this location wil</w:t>
        </w:r>
      </w:ins>
      <w:ins w:id="1392" w:author="David Conklin" w:date="2020-11-11T05:26:00Z">
        <w:r w:rsidR="003B76A2">
          <w:t xml:space="preserve">l likely require identifying the </w:t>
        </w:r>
      </w:ins>
      <w:ins w:id="1393" w:author="David Conklin" w:date="2020-11-11T05:27:00Z">
        <w:r w:rsidR="003B76A2">
          <w:t xml:space="preserve">surface land </w:t>
        </w:r>
      </w:ins>
      <w:ins w:id="1394" w:author="David Conklin" w:date="2020-11-11T05:26:00Z">
        <w:r w:rsidR="003B76A2">
          <w:t>area drained by Clear Lake</w:t>
        </w:r>
      </w:ins>
      <w:ins w:id="1395" w:author="David Conklin" w:date="2020-11-11T05:27:00Z">
        <w:r w:rsidR="003B76A2">
          <w:t xml:space="preserve"> and</w:t>
        </w:r>
      </w:ins>
      <w:ins w:id="1396" w:author="David Conklin" w:date="2020-11-11T05:28:00Z">
        <w:r w:rsidR="003B76A2">
          <w:t xml:space="preserve"> </w:t>
        </w:r>
      </w:ins>
      <w:ins w:id="1397" w:author="David Conklin" w:date="2020-11-11T05:27:00Z">
        <w:r w:rsidR="003B76A2">
          <w:t xml:space="preserve">running </w:t>
        </w:r>
      </w:ins>
      <w:ins w:id="1398" w:author="David Conklin" w:date="2020-11-11T05:28:00Z">
        <w:r w:rsidR="003B76A2">
          <w:t>a</w:t>
        </w:r>
      </w:ins>
      <w:ins w:id="1399" w:author="David Conklin" w:date="2020-11-11T05:27:00Z">
        <w:r w:rsidR="003B76A2">
          <w:t xml:space="preserve"> PEST calibration</w:t>
        </w:r>
      </w:ins>
      <w:ins w:id="1400" w:author="David Conklin" w:date="2020-11-11T05:28:00Z">
        <w:r w:rsidR="003B76A2">
          <w:t xml:space="preserve"> for it, to get new values for HBV parameters</w:t>
        </w:r>
      </w:ins>
      <w:ins w:id="1401" w:author="David Conklin" w:date="2020-11-11T05:29:00Z">
        <w:r w:rsidR="003B76A2">
          <w:t xml:space="preserve">, including </w:t>
        </w:r>
      </w:ins>
      <w:ins w:id="1402" w:author="David Conklin" w:date="2020-11-11T05:30:00Z">
        <w:r w:rsidR="003B76A2">
          <w:t xml:space="preserve">ET_MULT and </w:t>
        </w:r>
      </w:ins>
      <w:ins w:id="1403" w:author="David Conklin" w:date="2020-11-11T05:29:00Z">
        <w:r w:rsidR="003B76A2">
          <w:t>the spring flow, which affect the</w:t>
        </w:r>
      </w:ins>
      <w:ins w:id="1404" w:author="David Conklin" w:date="2020-11-11T05:30:00Z">
        <w:r w:rsidR="003B76A2">
          <w:t xml:space="preserve"> reces</w:t>
        </w:r>
      </w:ins>
      <w:ins w:id="1405" w:author="David Conklin" w:date="2020-11-11T05:31:00Z">
        <w:r w:rsidR="003B76A2">
          <w:t>sion curves and seasonality.</w:t>
        </w:r>
      </w:ins>
    </w:p>
    <w:p w14:paraId="168058C4" w14:textId="35F5146D" w:rsidR="00767E36" w:rsidRDefault="00767E36" w:rsidP="00535731">
      <w:pPr>
        <w:rPr>
          <w:ins w:id="1406" w:author="David Conklin" w:date="2020-11-11T05:16:00Z"/>
        </w:rPr>
      </w:pPr>
    </w:p>
    <w:p w14:paraId="161D656E" w14:textId="3DE4F4EB" w:rsidR="00767E36" w:rsidRDefault="00767E36" w:rsidP="00535731">
      <w:pPr>
        <w:rPr>
          <w:ins w:id="1407" w:author="David Conklin" w:date="2020-11-11T06:28:00Z"/>
        </w:rPr>
      </w:pPr>
      <w:ins w:id="1408" w:author="David Conklin" w:date="2020-11-11T05:16:00Z">
        <w:r>
          <w:rPr>
            <w:noProof/>
          </w:rPr>
          <w:drawing>
            <wp:inline distT="0" distB="0" distL="0" distR="0" wp14:anchorId="651C5C62" wp14:editId="34BD27DE">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13949D89" w14:textId="476C5328" w:rsidR="002B6EA4" w:rsidRDefault="002B6EA4" w:rsidP="00535731">
      <w:pPr>
        <w:rPr>
          <w:ins w:id="1409" w:author="David Conklin" w:date="2020-11-11T06:28:00Z"/>
        </w:rPr>
      </w:pPr>
    </w:p>
    <w:p w14:paraId="21BEFCD3" w14:textId="09EAEAD5" w:rsidR="002B6EA4" w:rsidRDefault="002B6EA4" w:rsidP="00535731">
      <w:pPr>
        <w:rPr>
          <w:ins w:id="1410" w:author="David Conklin" w:date="2020-11-11T05:22:00Z"/>
        </w:rPr>
      </w:pPr>
      <w:ins w:id="1411" w:author="David Conklin" w:date="2020-11-11T06:28:00Z">
        <w:r>
          <w:t>As of 11/11/20, since there are still pa</w:t>
        </w:r>
      </w:ins>
      <w:ins w:id="1412" w:author="David Conklin" w:date="2020-11-11T06:29:00Z">
        <w:r>
          <w:t xml:space="preserve">rts of the CW3M stream temperature </w:t>
        </w:r>
      </w:ins>
      <w:ins w:id="1413" w:author="David Conklin" w:date="2020-11-11T06:30:00Z">
        <w:r>
          <w:t xml:space="preserve">code and data </w:t>
        </w:r>
      </w:ins>
      <w:ins w:id="1414" w:author="David Conklin" w:date="2020-11-11T06:29:00Z">
        <w:r>
          <w:t xml:space="preserve"> which are incomplete, it is a pleasant surprise that </w:t>
        </w:r>
      </w:ins>
      <w:ins w:id="1415" w:author="David Conklin" w:date="2020-11-11T06:30:00Z">
        <w:r>
          <w:t xml:space="preserve">simulated stream temperatures at 2 locations get </w:t>
        </w:r>
      </w:ins>
      <w:ins w:id="1416" w:author="David Conklin" w:date="2020-11-11T06:31:00Z">
        <w:r>
          <w:t xml:space="preserve">satisfactory or better grades, especially </w:t>
        </w:r>
      </w:ins>
      <w:ins w:id="1417" w:author="David Conklin" w:date="2020-11-11T06:32:00Z">
        <w:r>
          <w:t>at gag</w:t>
        </w:r>
      </w:ins>
      <w:ins w:id="1418" w:author="David Conklin" w:date="2020-11-11T06:33:00Z">
        <w:r>
          <w:t>e (14164900) location on McKenzie reach</w:t>
        </w:r>
      </w:ins>
      <w:ins w:id="1419" w:author="David Conklin" w:date="2020-11-11T06:31:00Z">
        <w:r>
          <w:t xml:space="preserve"> (23772751) closest to </w:t>
        </w:r>
      </w:ins>
      <w:ins w:id="1420" w:author="David Conklin" w:date="2020-11-11T06:34:00Z">
        <w:r w:rsidR="00B47F76">
          <w:t>its</w:t>
        </w:r>
      </w:ins>
      <w:ins w:id="1421" w:author="David Conklin" w:date="2020-11-11T06:32:00Z">
        <w:r>
          <w:t xml:space="preserve"> confluence with the Willamette.</w:t>
        </w:r>
      </w:ins>
      <w:ins w:id="1422" w:author="David Conklin" w:date="2020-11-11T06:34:00Z">
        <w:r w:rsidR="00B47F76">
          <w:t xml:space="preserve">  The missing piece</w:t>
        </w:r>
      </w:ins>
      <w:ins w:id="1423" w:author="David Conklin" w:date="2020-11-11T06:35:00Z">
        <w:r w:rsidR="00B47F76">
          <w:t>s of the stream temperature model include representation of shading from stream banks and vegetation, informat</w:t>
        </w:r>
      </w:ins>
      <w:ins w:id="1424" w:author="David Conklin" w:date="2020-11-11T06:36:00Z">
        <w:r w:rsidR="00B47F76">
          <w:t>ion about the temperature of runoff into the reaches and how it varies seasonally, and</w:t>
        </w:r>
      </w:ins>
      <w:ins w:id="1425" w:author="David Conklin" w:date="2020-11-11T06:37:00Z">
        <w:r w:rsidR="00B47F76">
          <w:t xml:space="preserve"> an accounting for the warming of </w:t>
        </w:r>
      </w:ins>
      <w:ins w:id="1426" w:author="David Conklin" w:date="2020-11-11T06:38:00Z">
        <w:r w:rsidR="00B47F76">
          <w:t xml:space="preserve">surface water in reservoirs in the summertime.  Currently, </w:t>
        </w:r>
      </w:ins>
      <w:ins w:id="1427" w:author="David Conklin" w:date="2020-11-11T07:03:00Z">
        <w:r w:rsidR="00FF0F24">
          <w:t>water in</w:t>
        </w:r>
      </w:ins>
      <w:ins w:id="1428" w:author="David Conklin" w:date="2020-11-11T07:04:00Z">
        <w:r w:rsidR="00FF0F24">
          <w:t xml:space="preserve"> reaches and reservoirs is initialized at 10 deg C, and runoff enters the reaches at a constant </w:t>
        </w:r>
      </w:ins>
      <w:ins w:id="1429" w:author="David Conklin" w:date="2020-11-11T07:05:00Z">
        <w:r w:rsidR="00FF0F24">
          <w:t>5 deg C year</w:t>
        </w:r>
      </w:ins>
      <w:ins w:id="1430" w:author="David Conklin" w:date="2020-11-11T07:06:00Z">
        <w:r w:rsidR="00FF0F24">
          <w:t xml:space="preserve"> </w:t>
        </w:r>
      </w:ins>
      <w:ins w:id="1431" w:author="David Conklin" w:date="2020-11-11T07:05:00Z">
        <w:r w:rsidR="00FF0F24">
          <w:t>around</w:t>
        </w:r>
      </w:ins>
      <w:ins w:id="1432" w:author="David Conklin" w:date="2020-11-11T06:40:00Z">
        <w:r w:rsidR="00B47F76">
          <w:t>.  Spring water is simulated as entering the reache</w:t>
        </w:r>
      </w:ins>
      <w:ins w:id="1433" w:author="David Conklin" w:date="2020-11-11T07:06:00Z">
        <w:r w:rsidR="00FF0F24">
          <w:t>s</w:t>
        </w:r>
      </w:ins>
      <w:ins w:id="1434" w:author="David Conklin" w:date="2020-11-11T06:40:00Z">
        <w:r w:rsidR="00B47F76">
          <w:t xml:space="preserve"> at </w:t>
        </w:r>
      </w:ins>
      <w:ins w:id="1435" w:author="David Conklin" w:date="2020-11-11T06:41:00Z">
        <w:r w:rsidR="00B47F76">
          <w:t>4.9 deg C.</w:t>
        </w:r>
      </w:ins>
    </w:p>
    <w:p w14:paraId="59FAF5A0" w14:textId="0909CBE3" w:rsidR="0027285C" w:rsidRDefault="0027285C" w:rsidP="00535731">
      <w:pPr>
        <w:rPr>
          <w:ins w:id="1436" w:author="David Conklin" w:date="2020-11-11T05:24:00Z"/>
        </w:rPr>
      </w:pPr>
    </w:p>
    <w:p w14:paraId="0BE5E201" w14:textId="77777777" w:rsidR="00B47F76" w:rsidRDefault="00B47F76" w:rsidP="00B47F76">
      <w:pPr>
        <w:rPr>
          <w:ins w:id="1437" w:author="David Conklin" w:date="2020-11-11T06:43:00Z"/>
        </w:rPr>
      </w:pPr>
    </w:p>
    <w:p w14:paraId="0D1BEDC6" w14:textId="77777777" w:rsidR="00B47F76" w:rsidRDefault="00B47F76" w:rsidP="00B47F76">
      <w:pPr>
        <w:pStyle w:val="Heading2"/>
        <w:rPr>
          <w:ins w:id="1438" w:author="David Conklin" w:date="2020-11-11T06:43:00Z"/>
        </w:rPr>
      </w:pPr>
      <w:bookmarkStart w:id="1439" w:name="_Toc55965342"/>
      <w:ins w:id="1440" w:author="David Conklin" w:date="2020-11-11T06:43:00Z">
        <w:r>
          <w:t>Simulated McKenzie basin water budget</w:t>
        </w:r>
        <w:bookmarkEnd w:id="1439"/>
      </w:ins>
    </w:p>
    <w:p w14:paraId="037D7B42" w14:textId="77777777" w:rsidR="00B47F76" w:rsidRDefault="00B47F76" w:rsidP="00B47F76">
      <w:pPr>
        <w:rPr>
          <w:ins w:id="1441" w:author="David Conklin" w:date="2020-11-11T06:43:00Z"/>
        </w:rPr>
      </w:pPr>
      <w:ins w:id="1442" w:author="David Conklin" w:date="2020-11-11T06:43:00Z">
        <w:r>
          <w:t>As of 11/10/20,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830"/>
        <w:gridCol w:w="2035"/>
      </w:tblGrid>
      <w:tr w:rsidR="00B47F76" w14:paraId="19978A84" w14:textId="77777777" w:rsidTr="00036F50">
        <w:trPr>
          <w:ins w:id="1443" w:author="David Conklin" w:date="2020-11-11T06:43:00Z"/>
        </w:trPr>
        <w:tc>
          <w:tcPr>
            <w:tcW w:w="0" w:type="auto"/>
          </w:tcPr>
          <w:p w14:paraId="7FEE3A89" w14:textId="77777777" w:rsidR="00B47F76" w:rsidRPr="00036F50" w:rsidRDefault="00B47F76" w:rsidP="00036F50">
            <w:pPr>
              <w:jc w:val="center"/>
              <w:rPr>
                <w:ins w:id="1444" w:author="David Conklin" w:date="2020-11-11T06:43:00Z"/>
                <w:b/>
                <w:bCs/>
              </w:rPr>
            </w:pPr>
            <w:ins w:id="1445" w:author="David Conklin" w:date="2020-11-11T06:43:00Z">
              <w:r w:rsidRPr="00036F50">
                <w:rPr>
                  <w:b/>
                  <w:bCs/>
                </w:rPr>
                <w:t>Inputs</w:t>
              </w:r>
            </w:ins>
          </w:p>
        </w:tc>
        <w:tc>
          <w:tcPr>
            <w:tcW w:w="0" w:type="auto"/>
          </w:tcPr>
          <w:p w14:paraId="7148965F" w14:textId="77777777" w:rsidR="00B47F76" w:rsidRDefault="00B47F76" w:rsidP="00036F50">
            <w:pPr>
              <w:rPr>
                <w:ins w:id="1446" w:author="David Conklin" w:date="2020-11-11T06:43:00Z"/>
              </w:rPr>
            </w:pPr>
            <w:ins w:id="1447" w:author="David Conklin" w:date="2020-11-11T06:43:00Z">
              <w:r>
                <w:t>annual mmH2O</w:t>
              </w:r>
            </w:ins>
          </w:p>
        </w:tc>
        <w:tc>
          <w:tcPr>
            <w:tcW w:w="0" w:type="auto"/>
          </w:tcPr>
          <w:p w14:paraId="08BDBD6A" w14:textId="77777777" w:rsidR="00B47F76" w:rsidRDefault="00B47F76" w:rsidP="00036F50">
            <w:pPr>
              <w:rPr>
                <w:ins w:id="1448" w:author="David Conklin" w:date="2020-11-11T06:43:00Z"/>
              </w:rPr>
            </w:pPr>
            <w:ins w:id="1449" w:author="David Conklin" w:date="2020-11-11T06:43:00Z">
              <w:r>
                <w:t>% of total inputs</w:t>
              </w:r>
            </w:ins>
          </w:p>
        </w:tc>
        <w:tc>
          <w:tcPr>
            <w:tcW w:w="0" w:type="auto"/>
          </w:tcPr>
          <w:p w14:paraId="72184B92" w14:textId="77777777" w:rsidR="00B47F76" w:rsidRDefault="00B47F76" w:rsidP="00036F50">
            <w:pPr>
              <w:rPr>
                <w:ins w:id="1450" w:author="David Conklin" w:date="2020-11-11T06:43:00Z"/>
              </w:rPr>
            </w:pPr>
            <w:ins w:id="1451" w:author="David Conklin" w:date="2020-11-11T06:43:00Z">
              <w:r>
                <w:t>cms</w:t>
              </w:r>
            </w:ins>
          </w:p>
        </w:tc>
        <w:tc>
          <w:tcPr>
            <w:tcW w:w="0" w:type="auto"/>
          </w:tcPr>
          <w:p w14:paraId="2918057E" w14:textId="77777777" w:rsidR="00B47F76" w:rsidRDefault="00B47F76" w:rsidP="00036F50">
            <w:pPr>
              <w:rPr>
                <w:ins w:id="1452" w:author="David Conklin" w:date="2020-11-11T06:43:00Z"/>
              </w:rPr>
            </w:pPr>
            <w:ins w:id="1453" w:author="David Conklin" w:date="2020-11-11T06:43:00Z">
              <w:r>
                <w:t>% of basin discharge</w:t>
              </w:r>
            </w:ins>
          </w:p>
        </w:tc>
      </w:tr>
      <w:tr w:rsidR="00B47F76" w14:paraId="012B4F42" w14:textId="77777777" w:rsidTr="00036F50">
        <w:trPr>
          <w:ins w:id="1454" w:author="David Conklin" w:date="2020-11-11T06:43:00Z"/>
        </w:trPr>
        <w:tc>
          <w:tcPr>
            <w:tcW w:w="0" w:type="auto"/>
          </w:tcPr>
          <w:p w14:paraId="65A9B853" w14:textId="77777777" w:rsidR="00B47F76" w:rsidRDefault="00B47F76" w:rsidP="00036F50">
            <w:pPr>
              <w:rPr>
                <w:ins w:id="1455" w:author="David Conklin" w:date="2020-11-11T06:43:00Z"/>
              </w:rPr>
            </w:pPr>
            <w:ins w:id="1456" w:author="David Conklin" w:date="2020-11-11T06:43:00Z">
              <w:r>
                <w:t>precipitation</w:t>
              </w:r>
            </w:ins>
          </w:p>
        </w:tc>
        <w:tc>
          <w:tcPr>
            <w:tcW w:w="0" w:type="auto"/>
          </w:tcPr>
          <w:p w14:paraId="3B114835" w14:textId="77777777" w:rsidR="00B47F76" w:rsidRDefault="00B47F76" w:rsidP="00036F50">
            <w:pPr>
              <w:jc w:val="right"/>
              <w:rPr>
                <w:ins w:id="1457" w:author="David Conklin" w:date="2020-11-11T06:43:00Z"/>
              </w:rPr>
            </w:pPr>
            <w:ins w:id="1458" w:author="David Conklin" w:date="2020-11-11T06:43:00Z">
              <w:r>
                <w:t>1901</w:t>
              </w:r>
            </w:ins>
          </w:p>
        </w:tc>
        <w:tc>
          <w:tcPr>
            <w:tcW w:w="0" w:type="auto"/>
          </w:tcPr>
          <w:p w14:paraId="210BDCFE" w14:textId="77777777" w:rsidR="00B47F76" w:rsidRDefault="00B47F76" w:rsidP="00036F50">
            <w:pPr>
              <w:rPr>
                <w:ins w:id="1459" w:author="David Conklin" w:date="2020-11-11T06:43:00Z"/>
              </w:rPr>
            </w:pPr>
            <w:ins w:id="1460" w:author="David Conklin" w:date="2020-11-11T06:43:00Z">
              <w:r>
                <w:t>85.7%</w:t>
              </w:r>
            </w:ins>
          </w:p>
        </w:tc>
        <w:tc>
          <w:tcPr>
            <w:tcW w:w="0" w:type="auto"/>
          </w:tcPr>
          <w:p w14:paraId="5F29B78A" w14:textId="77777777" w:rsidR="00B47F76" w:rsidRDefault="00B47F76" w:rsidP="00036F50">
            <w:pPr>
              <w:rPr>
                <w:ins w:id="1461" w:author="David Conklin" w:date="2020-11-11T06:43:00Z"/>
              </w:rPr>
            </w:pPr>
          </w:p>
        </w:tc>
        <w:tc>
          <w:tcPr>
            <w:tcW w:w="0" w:type="auto"/>
          </w:tcPr>
          <w:p w14:paraId="5E731CF8" w14:textId="77777777" w:rsidR="00B47F76" w:rsidRDefault="00B47F76" w:rsidP="00036F50">
            <w:pPr>
              <w:rPr>
                <w:ins w:id="1462" w:author="David Conklin" w:date="2020-11-11T06:43:00Z"/>
              </w:rPr>
            </w:pPr>
          </w:p>
        </w:tc>
      </w:tr>
      <w:tr w:rsidR="00B47F76" w14:paraId="323E3694" w14:textId="77777777" w:rsidTr="00036F50">
        <w:trPr>
          <w:ins w:id="1463" w:author="David Conklin" w:date="2020-11-11T06:43:00Z"/>
        </w:trPr>
        <w:tc>
          <w:tcPr>
            <w:tcW w:w="0" w:type="auto"/>
          </w:tcPr>
          <w:p w14:paraId="758C3F6F" w14:textId="77777777" w:rsidR="00B47F76" w:rsidRDefault="00B47F76" w:rsidP="00036F50">
            <w:pPr>
              <w:rPr>
                <w:ins w:id="1464" w:author="David Conklin" w:date="2020-11-11T06:43:00Z"/>
              </w:rPr>
            </w:pPr>
            <w:ins w:id="1465" w:author="David Conklin" w:date="2020-11-11T06:43:00Z">
              <w:r>
                <w:t>springs</w:t>
              </w:r>
            </w:ins>
          </w:p>
        </w:tc>
        <w:tc>
          <w:tcPr>
            <w:tcW w:w="0" w:type="auto"/>
          </w:tcPr>
          <w:p w14:paraId="206A88D4" w14:textId="77777777" w:rsidR="00B47F76" w:rsidRDefault="00B47F76" w:rsidP="00036F50">
            <w:pPr>
              <w:jc w:val="right"/>
              <w:rPr>
                <w:ins w:id="1466" w:author="David Conklin" w:date="2020-11-11T06:43:00Z"/>
              </w:rPr>
            </w:pPr>
            <w:ins w:id="1467" w:author="David Conklin" w:date="2020-11-11T06:43:00Z">
              <w:r>
                <w:t>292</w:t>
              </w:r>
            </w:ins>
          </w:p>
        </w:tc>
        <w:tc>
          <w:tcPr>
            <w:tcW w:w="0" w:type="auto"/>
          </w:tcPr>
          <w:p w14:paraId="320FE3A4" w14:textId="77777777" w:rsidR="00B47F76" w:rsidRDefault="00B47F76" w:rsidP="00036F50">
            <w:pPr>
              <w:rPr>
                <w:ins w:id="1468" w:author="David Conklin" w:date="2020-11-11T06:43:00Z"/>
              </w:rPr>
            </w:pPr>
            <w:ins w:id="1469" w:author="David Conklin" w:date="2020-11-11T06:43:00Z">
              <w:r>
                <w:t>13.2%</w:t>
              </w:r>
            </w:ins>
          </w:p>
        </w:tc>
        <w:tc>
          <w:tcPr>
            <w:tcW w:w="0" w:type="auto"/>
          </w:tcPr>
          <w:p w14:paraId="269CCE04" w14:textId="77777777" w:rsidR="00B47F76" w:rsidRDefault="00B47F76" w:rsidP="00036F50">
            <w:pPr>
              <w:rPr>
                <w:ins w:id="1470" w:author="David Conklin" w:date="2020-11-11T06:43:00Z"/>
              </w:rPr>
            </w:pPr>
            <w:ins w:id="1471" w:author="David Conklin" w:date="2020-11-11T06:43:00Z">
              <w:r>
                <w:t>30.57</w:t>
              </w:r>
            </w:ins>
          </w:p>
        </w:tc>
        <w:tc>
          <w:tcPr>
            <w:tcW w:w="0" w:type="auto"/>
          </w:tcPr>
          <w:p w14:paraId="68983536" w14:textId="77777777" w:rsidR="00B47F76" w:rsidRDefault="00B47F76" w:rsidP="00036F50">
            <w:pPr>
              <w:jc w:val="right"/>
              <w:rPr>
                <w:ins w:id="1472" w:author="David Conklin" w:date="2020-11-11T06:43:00Z"/>
              </w:rPr>
            </w:pPr>
            <w:ins w:id="1473" w:author="David Conklin" w:date="2020-11-11T06:43:00Z">
              <w:r>
                <w:t>20.4 %</w:t>
              </w:r>
            </w:ins>
          </w:p>
        </w:tc>
      </w:tr>
      <w:tr w:rsidR="00B47F76" w14:paraId="01234E2C" w14:textId="77777777" w:rsidTr="00036F50">
        <w:trPr>
          <w:ins w:id="1474" w:author="David Conklin" w:date="2020-11-11T06:43:00Z"/>
        </w:trPr>
        <w:tc>
          <w:tcPr>
            <w:tcW w:w="0" w:type="auto"/>
          </w:tcPr>
          <w:p w14:paraId="17C09D11" w14:textId="77777777" w:rsidR="00B47F76" w:rsidRDefault="00B47F76" w:rsidP="00036F50">
            <w:pPr>
              <w:rPr>
                <w:ins w:id="1475" w:author="David Conklin" w:date="2020-11-11T06:43:00Z"/>
              </w:rPr>
            </w:pPr>
            <w:ins w:id="1476" w:author="David Conklin" w:date="2020-11-11T06:43:00Z">
              <w:r>
                <w:t>wells</w:t>
              </w:r>
            </w:ins>
          </w:p>
        </w:tc>
        <w:tc>
          <w:tcPr>
            <w:tcW w:w="0" w:type="auto"/>
          </w:tcPr>
          <w:p w14:paraId="53564BB9" w14:textId="77777777" w:rsidR="00B47F76" w:rsidRDefault="00B47F76" w:rsidP="00036F50">
            <w:pPr>
              <w:jc w:val="right"/>
              <w:rPr>
                <w:ins w:id="1477" w:author="David Conklin" w:date="2020-11-11T06:43:00Z"/>
              </w:rPr>
            </w:pPr>
            <w:ins w:id="1478" w:author="David Conklin" w:date="2020-11-11T06:43:00Z">
              <w:r>
                <w:t>11</w:t>
              </w:r>
            </w:ins>
          </w:p>
        </w:tc>
        <w:tc>
          <w:tcPr>
            <w:tcW w:w="0" w:type="auto"/>
          </w:tcPr>
          <w:p w14:paraId="30A3DB0A" w14:textId="77777777" w:rsidR="00B47F76" w:rsidRDefault="00B47F76" w:rsidP="00036F50">
            <w:pPr>
              <w:rPr>
                <w:ins w:id="1479" w:author="David Conklin" w:date="2020-11-11T06:43:00Z"/>
              </w:rPr>
            </w:pPr>
            <w:ins w:id="1480" w:author="David Conklin" w:date="2020-11-11T06:43:00Z">
              <w:r>
                <w:t>0.5%</w:t>
              </w:r>
            </w:ins>
          </w:p>
        </w:tc>
        <w:tc>
          <w:tcPr>
            <w:tcW w:w="0" w:type="auto"/>
          </w:tcPr>
          <w:p w14:paraId="1916D884" w14:textId="77777777" w:rsidR="00B47F76" w:rsidRDefault="00B47F76" w:rsidP="00036F50">
            <w:pPr>
              <w:rPr>
                <w:ins w:id="1481" w:author="David Conklin" w:date="2020-11-11T06:43:00Z"/>
              </w:rPr>
            </w:pPr>
          </w:p>
        </w:tc>
        <w:tc>
          <w:tcPr>
            <w:tcW w:w="0" w:type="auto"/>
          </w:tcPr>
          <w:p w14:paraId="1C7CF72E" w14:textId="77777777" w:rsidR="00B47F76" w:rsidRDefault="00B47F76" w:rsidP="00036F50">
            <w:pPr>
              <w:rPr>
                <w:ins w:id="1482" w:author="David Conklin" w:date="2020-11-11T06:43:00Z"/>
              </w:rPr>
            </w:pPr>
          </w:p>
        </w:tc>
      </w:tr>
      <w:tr w:rsidR="00B47F76" w14:paraId="1287A064" w14:textId="77777777" w:rsidTr="00036F50">
        <w:trPr>
          <w:ins w:id="1483" w:author="David Conklin" w:date="2020-11-11T06:43:00Z"/>
        </w:trPr>
        <w:tc>
          <w:tcPr>
            <w:tcW w:w="0" w:type="auto"/>
          </w:tcPr>
          <w:p w14:paraId="427A92C6" w14:textId="77777777" w:rsidR="00B47F76" w:rsidRDefault="00B47F76" w:rsidP="00036F50">
            <w:pPr>
              <w:rPr>
                <w:ins w:id="1484" w:author="David Conklin" w:date="2020-11-11T06:43:00Z"/>
              </w:rPr>
            </w:pPr>
            <w:ins w:id="1485" w:author="David Conklin" w:date="2020-11-11T06:43:00Z">
              <w:r>
                <w:t>added by model</w:t>
              </w:r>
            </w:ins>
          </w:p>
        </w:tc>
        <w:tc>
          <w:tcPr>
            <w:tcW w:w="0" w:type="auto"/>
          </w:tcPr>
          <w:p w14:paraId="735D96E3" w14:textId="77777777" w:rsidR="00B47F76" w:rsidRDefault="00B47F76" w:rsidP="00036F50">
            <w:pPr>
              <w:jc w:val="right"/>
              <w:rPr>
                <w:ins w:id="1486" w:author="David Conklin" w:date="2020-11-11T06:43:00Z"/>
              </w:rPr>
            </w:pPr>
            <w:ins w:id="1487" w:author="David Conklin" w:date="2020-11-11T06:43:00Z">
              <w:r>
                <w:t>14</w:t>
              </w:r>
            </w:ins>
          </w:p>
        </w:tc>
        <w:tc>
          <w:tcPr>
            <w:tcW w:w="0" w:type="auto"/>
          </w:tcPr>
          <w:p w14:paraId="6872696A" w14:textId="77777777" w:rsidR="00B47F76" w:rsidRDefault="00B47F76" w:rsidP="00036F50">
            <w:pPr>
              <w:rPr>
                <w:ins w:id="1488" w:author="David Conklin" w:date="2020-11-11T06:43:00Z"/>
              </w:rPr>
            </w:pPr>
            <w:ins w:id="1489" w:author="David Conklin" w:date="2020-11-11T06:43:00Z">
              <w:r>
                <w:t>0.6%</w:t>
              </w:r>
            </w:ins>
          </w:p>
        </w:tc>
        <w:tc>
          <w:tcPr>
            <w:tcW w:w="0" w:type="auto"/>
          </w:tcPr>
          <w:p w14:paraId="0842F788" w14:textId="77777777" w:rsidR="00B47F76" w:rsidRDefault="00B47F76" w:rsidP="00036F50">
            <w:pPr>
              <w:rPr>
                <w:ins w:id="1490" w:author="David Conklin" w:date="2020-11-11T06:43:00Z"/>
              </w:rPr>
            </w:pPr>
          </w:p>
        </w:tc>
        <w:tc>
          <w:tcPr>
            <w:tcW w:w="0" w:type="auto"/>
          </w:tcPr>
          <w:p w14:paraId="0C1EBEBA" w14:textId="77777777" w:rsidR="00B47F76" w:rsidRDefault="00B47F76" w:rsidP="00036F50">
            <w:pPr>
              <w:rPr>
                <w:ins w:id="1491" w:author="David Conklin" w:date="2020-11-11T06:43:00Z"/>
              </w:rPr>
            </w:pPr>
          </w:p>
        </w:tc>
      </w:tr>
      <w:tr w:rsidR="00B47F76" w14:paraId="5BE499C1" w14:textId="77777777" w:rsidTr="00036F50">
        <w:trPr>
          <w:ins w:id="1492" w:author="David Conklin" w:date="2020-11-11T06:43:00Z"/>
        </w:trPr>
        <w:tc>
          <w:tcPr>
            <w:tcW w:w="0" w:type="auto"/>
          </w:tcPr>
          <w:p w14:paraId="7820E65B" w14:textId="77777777" w:rsidR="00B47F76" w:rsidRDefault="00B47F76" w:rsidP="00036F50">
            <w:pPr>
              <w:jc w:val="right"/>
              <w:rPr>
                <w:ins w:id="1493" w:author="David Conklin" w:date="2020-11-11T06:43:00Z"/>
              </w:rPr>
            </w:pPr>
            <w:ins w:id="1494" w:author="David Conklin" w:date="2020-11-11T06:43:00Z">
              <w:r>
                <w:t>total in</w:t>
              </w:r>
            </w:ins>
          </w:p>
        </w:tc>
        <w:tc>
          <w:tcPr>
            <w:tcW w:w="0" w:type="auto"/>
          </w:tcPr>
          <w:p w14:paraId="21321C95" w14:textId="77777777" w:rsidR="00B47F76" w:rsidRDefault="00B47F76" w:rsidP="00036F50">
            <w:pPr>
              <w:jc w:val="right"/>
              <w:rPr>
                <w:ins w:id="1495" w:author="David Conklin" w:date="2020-11-11T06:43:00Z"/>
              </w:rPr>
            </w:pPr>
            <w:ins w:id="1496" w:author="David Conklin" w:date="2020-11-11T06:43:00Z">
              <w:r>
                <w:t>2218</w:t>
              </w:r>
            </w:ins>
          </w:p>
        </w:tc>
        <w:tc>
          <w:tcPr>
            <w:tcW w:w="0" w:type="auto"/>
          </w:tcPr>
          <w:p w14:paraId="1A7F4CC8" w14:textId="77777777" w:rsidR="00B47F76" w:rsidRDefault="00B47F76" w:rsidP="00036F50">
            <w:pPr>
              <w:rPr>
                <w:ins w:id="1497" w:author="David Conklin" w:date="2020-11-11T06:43:00Z"/>
              </w:rPr>
            </w:pPr>
            <w:ins w:id="1498" w:author="David Conklin" w:date="2020-11-11T06:43:00Z">
              <w:r>
                <w:t>100.0%</w:t>
              </w:r>
            </w:ins>
          </w:p>
        </w:tc>
        <w:tc>
          <w:tcPr>
            <w:tcW w:w="0" w:type="auto"/>
          </w:tcPr>
          <w:p w14:paraId="20B16787" w14:textId="77777777" w:rsidR="00B47F76" w:rsidRDefault="00B47F76" w:rsidP="00036F50">
            <w:pPr>
              <w:rPr>
                <w:ins w:id="1499" w:author="David Conklin" w:date="2020-11-11T06:43:00Z"/>
              </w:rPr>
            </w:pPr>
          </w:p>
        </w:tc>
        <w:tc>
          <w:tcPr>
            <w:tcW w:w="0" w:type="auto"/>
          </w:tcPr>
          <w:p w14:paraId="50DD7BD6" w14:textId="77777777" w:rsidR="00B47F76" w:rsidRDefault="00B47F76" w:rsidP="00036F50">
            <w:pPr>
              <w:rPr>
                <w:ins w:id="1500" w:author="David Conklin" w:date="2020-11-11T06:43:00Z"/>
              </w:rPr>
            </w:pPr>
          </w:p>
        </w:tc>
      </w:tr>
      <w:tr w:rsidR="00B47F76" w14:paraId="2AE24F52" w14:textId="77777777" w:rsidTr="00036F50">
        <w:trPr>
          <w:ins w:id="1501" w:author="David Conklin" w:date="2020-11-11T06:43:00Z"/>
        </w:trPr>
        <w:tc>
          <w:tcPr>
            <w:tcW w:w="0" w:type="auto"/>
          </w:tcPr>
          <w:p w14:paraId="6BEB7939" w14:textId="77777777" w:rsidR="00B47F76" w:rsidRDefault="00B47F76" w:rsidP="00036F50">
            <w:pPr>
              <w:jc w:val="right"/>
              <w:rPr>
                <w:ins w:id="1502" w:author="David Conklin" w:date="2020-11-11T06:43:00Z"/>
              </w:rPr>
            </w:pPr>
          </w:p>
        </w:tc>
        <w:tc>
          <w:tcPr>
            <w:tcW w:w="0" w:type="auto"/>
          </w:tcPr>
          <w:p w14:paraId="43966011" w14:textId="77777777" w:rsidR="00B47F76" w:rsidRDefault="00B47F76" w:rsidP="00036F50">
            <w:pPr>
              <w:jc w:val="right"/>
              <w:rPr>
                <w:ins w:id="1503" w:author="David Conklin" w:date="2020-11-11T06:43:00Z"/>
              </w:rPr>
            </w:pPr>
          </w:p>
        </w:tc>
        <w:tc>
          <w:tcPr>
            <w:tcW w:w="0" w:type="auto"/>
          </w:tcPr>
          <w:p w14:paraId="7AF0366D" w14:textId="77777777" w:rsidR="00B47F76" w:rsidRDefault="00B47F76" w:rsidP="00036F50">
            <w:pPr>
              <w:rPr>
                <w:ins w:id="1504" w:author="David Conklin" w:date="2020-11-11T06:43:00Z"/>
              </w:rPr>
            </w:pPr>
          </w:p>
        </w:tc>
        <w:tc>
          <w:tcPr>
            <w:tcW w:w="0" w:type="auto"/>
          </w:tcPr>
          <w:p w14:paraId="6C64F406" w14:textId="77777777" w:rsidR="00B47F76" w:rsidRDefault="00B47F76" w:rsidP="00036F50">
            <w:pPr>
              <w:rPr>
                <w:ins w:id="1505" w:author="David Conklin" w:date="2020-11-11T06:43:00Z"/>
              </w:rPr>
            </w:pPr>
          </w:p>
        </w:tc>
        <w:tc>
          <w:tcPr>
            <w:tcW w:w="0" w:type="auto"/>
          </w:tcPr>
          <w:p w14:paraId="77F270E7" w14:textId="77777777" w:rsidR="00B47F76" w:rsidRDefault="00B47F76" w:rsidP="00036F50">
            <w:pPr>
              <w:rPr>
                <w:ins w:id="1506" w:author="David Conklin" w:date="2020-11-11T06:43:00Z"/>
              </w:rPr>
            </w:pPr>
          </w:p>
        </w:tc>
      </w:tr>
      <w:tr w:rsidR="00B47F76" w14:paraId="7F331EA6" w14:textId="77777777" w:rsidTr="00036F50">
        <w:trPr>
          <w:ins w:id="1507" w:author="David Conklin" w:date="2020-11-11T06:43:00Z"/>
        </w:trPr>
        <w:tc>
          <w:tcPr>
            <w:tcW w:w="0" w:type="auto"/>
          </w:tcPr>
          <w:p w14:paraId="4709CAF0" w14:textId="77777777" w:rsidR="00B47F76" w:rsidRPr="00036F50" w:rsidRDefault="00B47F76" w:rsidP="00036F50">
            <w:pPr>
              <w:jc w:val="center"/>
              <w:rPr>
                <w:ins w:id="1508" w:author="David Conklin" w:date="2020-11-11T06:43:00Z"/>
                <w:b/>
                <w:bCs/>
              </w:rPr>
            </w:pPr>
            <w:ins w:id="1509" w:author="David Conklin" w:date="2020-11-11T06:43:00Z">
              <w:r w:rsidRPr="00036F50">
                <w:rPr>
                  <w:b/>
                  <w:bCs/>
                </w:rPr>
                <w:t>Outputs</w:t>
              </w:r>
            </w:ins>
          </w:p>
        </w:tc>
        <w:tc>
          <w:tcPr>
            <w:tcW w:w="0" w:type="auto"/>
          </w:tcPr>
          <w:p w14:paraId="5DBB4455" w14:textId="77777777" w:rsidR="00B47F76" w:rsidRDefault="00B47F76" w:rsidP="00036F50">
            <w:pPr>
              <w:jc w:val="right"/>
              <w:rPr>
                <w:ins w:id="1510" w:author="David Conklin" w:date="2020-11-11T06:43:00Z"/>
              </w:rPr>
            </w:pPr>
            <w:ins w:id="1511" w:author="David Conklin" w:date="2020-11-11T06:43:00Z">
              <w:r>
                <w:t>annual mmH2O</w:t>
              </w:r>
            </w:ins>
          </w:p>
        </w:tc>
        <w:tc>
          <w:tcPr>
            <w:tcW w:w="0" w:type="auto"/>
          </w:tcPr>
          <w:p w14:paraId="74396756" w14:textId="77777777" w:rsidR="00B47F76" w:rsidRDefault="00B47F76" w:rsidP="00036F50">
            <w:pPr>
              <w:rPr>
                <w:ins w:id="1512" w:author="David Conklin" w:date="2020-11-11T06:43:00Z"/>
              </w:rPr>
            </w:pPr>
            <w:ins w:id="1513" w:author="David Conklin" w:date="2020-11-11T06:43:00Z">
              <w:r>
                <w:t>% of precipitation</w:t>
              </w:r>
            </w:ins>
          </w:p>
        </w:tc>
        <w:tc>
          <w:tcPr>
            <w:tcW w:w="0" w:type="auto"/>
          </w:tcPr>
          <w:p w14:paraId="593E551D" w14:textId="77777777" w:rsidR="00B47F76" w:rsidRDefault="00B47F76" w:rsidP="00036F50">
            <w:pPr>
              <w:rPr>
                <w:ins w:id="1514" w:author="David Conklin" w:date="2020-11-11T06:43:00Z"/>
              </w:rPr>
            </w:pPr>
            <w:ins w:id="1515" w:author="David Conklin" w:date="2020-11-11T06:43:00Z">
              <w:r>
                <w:t>cms</w:t>
              </w:r>
            </w:ins>
          </w:p>
        </w:tc>
        <w:tc>
          <w:tcPr>
            <w:tcW w:w="0" w:type="auto"/>
          </w:tcPr>
          <w:p w14:paraId="47541193" w14:textId="77777777" w:rsidR="00B47F76" w:rsidRDefault="00B47F76" w:rsidP="00036F50">
            <w:pPr>
              <w:rPr>
                <w:ins w:id="1516" w:author="David Conklin" w:date="2020-11-11T06:43:00Z"/>
              </w:rPr>
            </w:pPr>
          </w:p>
        </w:tc>
      </w:tr>
      <w:tr w:rsidR="00B47F76" w14:paraId="32F9057F" w14:textId="77777777" w:rsidTr="00036F50">
        <w:trPr>
          <w:ins w:id="1517" w:author="David Conklin" w:date="2020-11-11T06:43:00Z"/>
        </w:trPr>
        <w:tc>
          <w:tcPr>
            <w:tcW w:w="0" w:type="auto"/>
          </w:tcPr>
          <w:p w14:paraId="672BB5DF" w14:textId="77777777" w:rsidR="00B47F76" w:rsidRDefault="00B47F76" w:rsidP="00036F50">
            <w:pPr>
              <w:rPr>
                <w:ins w:id="1518" w:author="David Conklin" w:date="2020-11-11T06:43:00Z"/>
              </w:rPr>
            </w:pPr>
            <w:ins w:id="1519" w:author="David Conklin" w:date="2020-11-11T06:43:00Z">
              <w:r>
                <w:t>basin discharge</w:t>
              </w:r>
            </w:ins>
          </w:p>
        </w:tc>
        <w:tc>
          <w:tcPr>
            <w:tcW w:w="0" w:type="auto"/>
          </w:tcPr>
          <w:p w14:paraId="12ED17B0" w14:textId="77777777" w:rsidR="00B47F76" w:rsidRDefault="00B47F76" w:rsidP="00036F50">
            <w:pPr>
              <w:jc w:val="right"/>
              <w:rPr>
                <w:ins w:id="1520" w:author="David Conklin" w:date="2020-11-11T06:43:00Z"/>
              </w:rPr>
            </w:pPr>
            <w:ins w:id="1521" w:author="David Conklin" w:date="2020-11-11T06:43:00Z">
              <w:r>
                <w:t>1431</w:t>
              </w:r>
            </w:ins>
          </w:p>
        </w:tc>
        <w:tc>
          <w:tcPr>
            <w:tcW w:w="0" w:type="auto"/>
          </w:tcPr>
          <w:p w14:paraId="2CB26F17" w14:textId="77777777" w:rsidR="00B47F76" w:rsidRDefault="00B47F76" w:rsidP="00036F50">
            <w:pPr>
              <w:rPr>
                <w:ins w:id="1522" w:author="David Conklin" w:date="2020-11-11T06:43:00Z"/>
              </w:rPr>
            </w:pPr>
            <w:ins w:id="1523" w:author="David Conklin" w:date="2020-11-11T06:43:00Z">
              <w:r>
                <w:t>75.3%</w:t>
              </w:r>
            </w:ins>
          </w:p>
        </w:tc>
        <w:tc>
          <w:tcPr>
            <w:tcW w:w="0" w:type="auto"/>
          </w:tcPr>
          <w:p w14:paraId="545C8904" w14:textId="77777777" w:rsidR="00B47F76" w:rsidRDefault="00B47F76" w:rsidP="00036F50">
            <w:pPr>
              <w:rPr>
                <w:ins w:id="1524" w:author="David Conklin" w:date="2020-11-11T06:43:00Z"/>
              </w:rPr>
            </w:pPr>
            <w:ins w:id="1525" w:author="David Conklin" w:date="2020-11-11T06:43:00Z">
              <w:r>
                <w:t>150.06</w:t>
              </w:r>
            </w:ins>
          </w:p>
        </w:tc>
        <w:tc>
          <w:tcPr>
            <w:tcW w:w="0" w:type="auto"/>
          </w:tcPr>
          <w:p w14:paraId="7D01391D" w14:textId="77777777" w:rsidR="00B47F76" w:rsidRDefault="00B47F76" w:rsidP="00036F50">
            <w:pPr>
              <w:rPr>
                <w:ins w:id="1526" w:author="David Conklin" w:date="2020-11-11T06:43:00Z"/>
              </w:rPr>
            </w:pPr>
          </w:p>
        </w:tc>
      </w:tr>
      <w:tr w:rsidR="00B47F76" w14:paraId="25FBA19F" w14:textId="77777777" w:rsidTr="00036F50">
        <w:trPr>
          <w:ins w:id="1527" w:author="David Conklin" w:date="2020-11-11T06:43:00Z"/>
        </w:trPr>
        <w:tc>
          <w:tcPr>
            <w:tcW w:w="0" w:type="auto"/>
          </w:tcPr>
          <w:p w14:paraId="1654ABA3" w14:textId="77777777" w:rsidR="00B47F76" w:rsidRDefault="00B47F76" w:rsidP="00036F50">
            <w:pPr>
              <w:rPr>
                <w:ins w:id="1528" w:author="David Conklin" w:date="2020-11-11T06:43:00Z"/>
              </w:rPr>
            </w:pPr>
            <w:ins w:id="1529" w:author="David Conklin" w:date="2020-11-11T06:43:00Z">
              <w:r>
                <w:t>evapotranspiration</w:t>
              </w:r>
            </w:ins>
          </w:p>
        </w:tc>
        <w:tc>
          <w:tcPr>
            <w:tcW w:w="0" w:type="auto"/>
          </w:tcPr>
          <w:p w14:paraId="49493F2A" w14:textId="77777777" w:rsidR="00B47F76" w:rsidRDefault="00B47F76" w:rsidP="00036F50">
            <w:pPr>
              <w:jc w:val="right"/>
              <w:rPr>
                <w:ins w:id="1530" w:author="David Conklin" w:date="2020-11-11T06:43:00Z"/>
              </w:rPr>
            </w:pPr>
            <w:ins w:id="1531" w:author="David Conklin" w:date="2020-11-11T06:43:00Z">
              <w:r>
                <w:t>691</w:t>
              </w:r>
            </w:ins>
          </w:p>
        </w:tc>
        <w:tc>
          <w:tcPr>
            <w:tcW w:w="0" w:type="auto"/>
          </w:tcPr>
          <w:p w14:paraId="1A091BE1" w14:textId="77777777" w:rsidR="00B47F76" w:rsidRDefault="00B47F76" w:rsidP="00036F50">
            <w:pPr>
              <w:rPr>
                <w:ins w:id="1532" w:author="David Conklin" w:date="2020-11-11T06:43:00Z"/>
              </w:rPr>
            </w:pPr>
            <w:ins w:id="1533" w:author="David Conklin" w:date="2020-11-11T06:43:00Z">
              <w:r>
                <w:t>36.3%</w:t>
              </w:r>
            </w:ins>
          </w:p>
        </w:tc>
        <w:tc>
          <w:tcPr>
            <w:tcW w:w="0" w:type="auto"/>
          </w:tcPr>
          <w:p w14:paraId="6A7F569C" w14:textId="77777777" w:rsidR="00B47F76" w:rsidRDefault="00B47F76" w:rsidP="00036F50">
            <w:pPr>
              <w:rPr>
                <w:ins w:id="1534" w:author="David Conklin" w:date="2020-11-11T06:43:00Z"/>
              </w:rPr>
            </w:pPr>
          </w:p>
        </w:tc>
        <w:tc>
          <w:tcPr>
            <w:tcW w:w="0" w:type="auto"/>
          </w:tcPr>
          <w:p w14:paraId="322A90A4" w14:textId="77777777" w:rsidR="00B47F76" w:rsidRDefault="00B47F76" w:rsidP="00036F50">
            <w:pPr>
              <w:rPr>
                <w:ins w:id="1535" w:author="David Conklin" w:date="2020-11-11T06:43:00Z"/>
              </w:rPr>
            </w:pPr>
          </w:p>
        </w:tc>
      </w:tr>
      <w:tr w:rsidR="00B47F76" w14:paraId="38D3FE64" w14:textId="77777777" w:rsidTr="00036F50">
        <w:trPr>
          <w:ins w:id="1536" w:author="David Conklin" w:date="2020-11-11T06:43:00Z"/>
        </w:trPr>
        <w:tc>
          <w:tcPr>
            <w:tcW w:w="0" w:type="auto"/>
          </w:tcPr>
          <w:p w14:paraId="41741386" w14:textId="77777777" w:rsidR="00B47F76" w:rsidRDefault="00B47F76" w:rsidP="00036F50">
            <w:pPr>
              <w:rPr>
                <w:ins w:id="1537" w:author="David Conklin" w:date="2020-11-11T06:43:00Z"/>
              </w:rPr>
            </w:pPr>
            <w:ins w:id="1538" w:author="David Conklin" w:date="2020-11-11T06:43:00Z">
              <w:r>
                <w:t>snow “evaporation”</w:t>
              </w:r>
            </w:ins>
          </w:p>
        </w:tc>
        <w:tc>
          <w:tcPr>
            <w:tcW w:w="0" w:type="auto"/>
          </w:tcPr>
          <w:p w14:paraId="1D1DCF74" w14:textId="77777777" w:rsidR="00B47F76" w:rsidRDefault="00B47F76" w:rsidP="00036F50">
            <w:pPr>
              <w:jc w:val="right"/>
              <w:rPr>
                <w:ins w:id="1539" w:author="David Conklin" w:date="2020-11-11T06:43:00Z"/>
              </w:rPr>
            </w:pPr>
            <w:ins w:id="1540" w:author="David Conklin" w:date="2020-11-11T06:43:00Z">
              <w:r>
                <w:t>83</w:t>
              </w:r>
            </w:ins>
          </w:p>
        </w:tc>
        <w:tc>
          <w:tcPr>
            <w:tcW w:w="0" w:type="auto"/>
          </w:tcPr>
          <w:p w14:paraId="1BAC4B77" w14:textId="77777777" w:rsidR="00B47F76" w:rsidRDefault="00B47F76" w:rsidP="00036F50">
            <w:pPr>
              <w:rPr>
                <w:ins w:id="1541" w:author="David Conklin" w:date="2020-11-11T06:43:00Z"/>
              </w:rPr>
            </w:pPr>
            <w:ins w:id="1542" w:author="David Conklin" w:date="2020-11-11T06:43:00Z">
              <w:r>
                <w:t>4.4%</w:t>
              </w:r>
            </w:ins>
          </w:p>
        </w:tc>
        <w:tc>
          <w:tcPr>
            <w:tcW w:w="0" w:type="auto"/>
          </w:tcPr>
          <w:p w14:paraId="3BD7E228" w14:textId="77777777" w:rsidR="00B47F76" w:rsidRDefault="00B47F76" w:rsidP="00036F50">
            <w:pPr>
              <w:rPr>
                <w:ins w:id="1543" w:author="David Conklin" w:date="2020-11-11T06:43:00Z"/>
              </w:rPr>
            </w:pPr>
          </w:p>
        </w:tc>
        <w:tc>
          <w:tcPr>
            <w:tcW w:w="0" w:type="auto"/>
          </w:tcPr>
          <w:p w14:paraId="640BEEC6" w14:textId="77777777" w:rsidR="00B47F76" w:rsidRDefault="00B47F76" w:rsidP="00036F50">
            <w:pPr>
              <w:rPr>
                <w:ins w:id="1544" w:author="David Conklin" w:date="2020-11-11T06:43:00Z"/>
              </w:rPr>
            </w:pPr>
          </w:p>
        </w:tc>
      </w:tr>
      <w:tr w:rsidR="00B47F76" w14:paraId="1245F3E5" w14:textId="77777777" w:rsidTr="00036F50">
        <w:trPr>
          <w:ins w:id="1545" w:author="David Conklin" w:date="2020-11-11T06:43:00Z"/>
        </w:trPr>
        <w:tc>
          <w:tcPr>
            <w:tcW w:w="0" w:type="auto"/>
          </w:tcPr>
          <w:p w14:paraId="37D321B6" w14:textId="77777777" w:rsidR="00B47F76" w:rsidRDefault="00B47F76" w:rsidP="00036F50">
            <w:pPr>
              <w:rPr>
                <w:ins w:id="1546" w:author="David Conklin" w:date="2020-11-11T06:43:00Z"/>
              </w:rPr>
            </w:pPr>
            <w:ins w:id="1547" w:author="David Conklin" w:date="2020-11-11T06:43:00Z">
              <w:r>
                <w:t>piped out</w:t>
              </w:r>
            </w:ins>
          </w:p>
        </w:tc>
        <w:tc>
          <w:tcPr>
            <w:tcW w:w="0" w:type="auto"/>
          </w:tcPr>
          <w:p w14:paraId="39C125B9" w14:textId="77777777" w:rsidR="00B47F76" w:rsidRDefault="00B47F76" w:rsidP="00036F50">
            <w:pPr>
              <w:jc w:val="right"/>
              <w:rPr>
                <w:ins w:id="1548" w:author="David Conklin" w:date="2020-11-11T06:43:00Z"/>
              </w:rPr>
            </w:pPr>
            <w:ins w:id="1549" w:author="David Conklin" w:date="2020-11-11T06:43:00Z">
              <w:r>
                <w:t>8</w:t>
              </w:r>
            </w:ins>
          </w:p>
        </w:tc>
        <w:tc>
          <w:tcPr>
            <w:tcW w:w="0" w:type="auto"/>
          </w:tcPr>
          <w:p w14:paraId="41D1058B" w14:textId="77777777" w:rsidR="00B47F76" w:rsidRDefault="00B47F76" w:rsidP="00036F50">
            <w:pPr>
              <w:rPr>
                <w:ins w:id="1550" w:author="David Conklin" w:date="2020-11-11T06:43:00Z"/>
              </w:rPr>
            </w:pPr>
            <w:ins w:id="1551" w:author="David Conklin" w:date="2020-11-11T06:43:00Z">
              <w:r>
                <w:t>0.4%</w:t>
              </w:r>
            </w:ins>
          </w:p>
        </w:tc>
        <w:tc>
          <w:tcPr>
            <w:tcW w:w="0" w:type="auto"/>
          </w:tcPr>
          <w:p w14:paraId="0ACE8F73" w14:textId="77777777" w:rsidR="00B47F76" w:rsidRDefault="00B47F76" w:rsidP="00036F50">
            <w:pPr>
              <w:rPr>
                <w:ins w:id="1552" w:author="David Conklin" w:date="2020-11-11T06:43:00Z"/>
              </w:rPr>
            </w:pPr>
          </w:p>
        </w:tc>
        <w:tc>
          <w:tcPr>
            <w:tcW w:w="0" w:type="auto"/>
          </w:tcPr>
          <w:p w14:paraId="3161DC1C" w14:textId="77777777" w:rsidR="00B47F76" w:rsidRDefault="00B47F76" w:rsidP="00036F50">
            <w:pPr>
              <w:rPr>
                <w:ins w:id="1553" w:author="David Conklin" w:date="2020-11-11T06:43:00Z"/>
              </w:rPr>
            </w:pPr>
          </w:p>
        </w:tc>
      </w:tr>
      <w:tr w:rsidR="00B47F76" w14:paraId="1A44680C" w14:textId="77777777" w:rsidTr="00036F50">
        <w:trPr>
          <w:ins w:id="1554" w:author="David Conklin" w:date="2020-11-11T06:43:00Z"/>
        </w:trPr>
        <w:tc>
          <w:tcPr>
            <w:tcW w:w="0" w:type="auto"/>
          </w:tcPr>
          <w:p w14:paraId="20AA43E0" w14:textId="77777777" w:rsidR="00B47F76" w:rsidRDefault="00B47F76" w:rsidP="00036F50">
            <w:pPr>
              <w:jc w:val="right"/>
              <w:rPr>
                <w:ins w:id="1555" w:author="David Conklin" w:date="2020-11-11T06:43:00Z"/>
              </w:rPr>
            </w:pPr>
            <w:ins w:id="1556" w:author="David Conklin" w:date="2020-11-11T06:43:00Z">
              <w:r>
                <w:t>total out</w:t>
              </w:r>
            </w:ins>
          </w:p>
        </w:tc>
        <w:tc>
          <w:tcPr>
            <w:tcW w:w="0" w:type="auto"/>
          </w:tcPr>
          <w:p w14:paraId="3EFABE3E" w14:textId="77777777" w:rsidR="00B47F76" w:rsidRDefault="00B47F76" w:rsidP="00036F50">
            <w:pPr>
              <w:jc w:val="right"/>
              <w:rPr>
                <w:ins w:id="1557" w:author="David Conklin" w:date="2020-11-11T06:43:00Z"/>
              </w:rPr>
            </w:pPr>
            <w:ins w:id="1558" w:author="David Conklin" w:date="2020-11-11T06:43:00Z">
              <w:r>
                <w:t>2213</w:t>
              </w:r>
            </w:ins>
          </w:p>
        </w:tc>
        <w:tc>
          <w:tcPr>
            <w:tcW w:w="0" w:type="auto"/>
          </w:tcPr>
          <w:p w14:paraId="34613082" w14:textId="77777777" w:rsidR="00B47F76" w:rsidRDefault="00B47F76" w:rsidP="00036F50">
            <w:pPr>
              <w:rPr>
                <w:ins w:id="1559" w:author="David Conklin" w:date="2020-11-11T06:43:00Z"/>
              </w:rPr>
            </w:pPr>
            <w:ins w:id="1560" w:author="David Conklin" w:date="2020-11-11T06:43:00Z">
              <w:r>
                <w:t>116.4%</w:t>
              </w:r>
            </w:ins>
          </w:p>
        </w:tc>
        <w:tc>
          <w:tcPr>
            <w:tcW w:w="0" w:type="auto"/>
          </w:tcPr>
          <w:p w14:paraId="0F8EB8DB" w14:textId="77777777" w:rsidR="00B47F76" w:rsidRDefault="00B47F76" w:rsidP="00036F50">
            <w:pPr>
              <w:rPr>
                <w:ins w:id="1561" w:author="David Conklin" w:date="2020-11-11T06:43:00Z"/>
              </w:rPr>
            </w:pPr>
          </w:p>
        </w:tc>
        <w:tc>
          <w:tcPr>
            <w:tcW w:w="0" w:type="auto"/>
          </w:tcPr>
          <w:p w14:paraId="715663ED" w14:textId="77777777" w:rsidR="00B47F76" w:rsidRDefault="00B47F76" w:rsidP="00036F50">
            <w:pPr>
              <w:rPr>
                <w:ins w:id="1562" w:author="David Conklin" w:date="2020-11-11T06:43:00Z"/>
              </w:rPr>
            </w:pPr>
          </w:p>
        </w:tc>
      </w:tr>
    </w:tbl>
    <w:p w14:paraId="4D584C08" w14:textId="77777777" w:rsidR="00B47F76" w:rsidRDefault="00B47F76" w:rsidP="00B47F76">
      <w:pPr>
        <w:rPr>
          <w:ins w:id="1563" w:author="David Conklin" w:date="2020-11-11T06:43:00Z"/>
        </w:rPr>
      </w:pPr>
    </w:p>
    <w:p w14:paraId="4F69A72C" w14:textId="6B066388" w:rsidR="00B47F76" w:rsidRDefault="00010FCE" w:rsidP="00B47F76">
      <w:pPr>
        <w:rPr>
          <w:ins w:id="1564" w:author="David Conklin" w:date="2020-11-11T06:57:00Z"/>
        </w:rPr>
      </w:pPr>
      <w:ins w:id="1565" w:author="David Conklin" w:date="2020-11-11T06:56:00Z">
        <w:r>
          <w:lastRenderedPageBreak/>
          <w:t>The monthly flows and stream temperatures for 2010-18 at the USGS gage location close</w:t>
        </w:r>
      </w:ins>
      <w:ins w:id="1566" w:author="David Conklin" w:date="2020-11-11T06:57:00Z">
        <w:r>
          <w:t>st to the confluence of the McKenzie and the Willamette are graphed below.</w:t>
        </w:r>
      </w:ins>
      <w:ins w:id="1567" w:author="David Conklin" w:date="2020-11-11T07:07:00Z">
        <w:r w:rsidR="009F1ED9">
          <w:t xml:space="preserve">  Simulation skill grades for these two data streams are G to VG</w:t>
        </w:r>
      </w:ins>
      <w:ins w:id="1568" w:author="David Conklin" w:date="2020-11-11T07:08:00Z">
        <w:r w:rsidR="009F1ED9">
          <w:t>.</w:t>
        </w:r>
      </w:ins>
    </w:p>
    <w:p w14:paraId="44083944" w14:textId="77777777" w:rsidR="00010FCE" w:rsidRDefault="00010FCE" w:rsidP="00B47F76">
      <w:pPr>
        <w:rPr>
          <w:ins w:id="1569" w:author="David Conklin" w:date="2020-11-11T06:43:00Z"/>
        </w:rPr>
      </w:pPr>
    </w:p>
    <w:p w14:paraId="57DF6781" w14:textId="0D1F9D51" w:rsidR="003B76A2" w:rsidRDefault="00B47F76" w:rsidP="00535731">
      <w:pPr>
        <w:rPr>
          <w:ins w:id="1570" w:author="David Conklin" w:date="2020-11-11T06:49:00Z"/>
        </w:rPr>
      </w:pPr>
      <w:ins w:id="1571" w:author="David Conklin" w:date="2020-11-11T06:49:00Z">
        <w:r>
          <w:rPr>
            <w:noProof/>
          </w:rPr>
          <w:drawing>
            <wp:inline distT="0" distB="0" distL="0" distR="0" wp14:anchorId="594C577B" wp14:editId="64402D88">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2605"/>
                      </a:xfrm>
                      <a:prstGeom prst="rect">
                        <a:avLst/>
                      </a:prstGeom>
                    </pic:spPr>
                  </pic:pic>
                </a:graphicData>
              </a:graphic>
            </wp:inline>
          </w:drawing>
        </w:r>
      </w:ins>
    </w:p>
    <w:p w14:paraId="10E2D6EA" w14:textId="77777777" w:rsidR="00B47F76" w:rsidRDefault="00B47F76" w:rsidP="00535731">
      <w:pPr>
        <w:rPr>
          <w:ins w:id="1572" w:author="David Conklin" w:date="2020-11-11T05:22:00Z"/>
        </w:rPr>
      </w:pPr>
    </w:p>
    <w:p w14:paraId="2B592528" w14:textId="0A89ACF7" w:rsidR="0027285C" w:rsidRDefault="00AE7826" w:rsidP="002854B5">
      <w:pPr>
        <w:rPr>
          <w:ins w:id="1573" w:author="David Conklin" w:date="2020-11-11T06:57:00Z"/>
        </w:rPr>
      </w:pPr>
      <w:ins w:id="1574" w:author="David Conklin" w:date="2020-11-11T06:55:00Z">
        <w:r>
          <w:rPr>
            <w:noProof/>
          </w:rPr>
          <w:drawing>
            <wp:inline distT="0" distB="0" distL="0" distR="0" wp14:anchorId="5C2E3FBF" wp14:editId="5783828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4980"/>
                      </a:xfrm>
                      <a:prstGeom prst="rect">
                        <a:avLst/>
                      </a:prstGeom>
                    </pic:spPr>
                  </pic:pic>
                </a:graphicData>
              </a:graphic>
            </wp:inline>
          </w:drawing>
        </w:r>
      </w:ins>
    </w:p>
    <w:p w14:paraId="5EBD293D" w14:textId="19E3FB21" w:rsidR="00010FCE" w:rsidRDefault="00010FCE">
      <w:pPr>
        <w:rPr>
          <w:ins w:id="1575" w:author="David Conklin" w:date="2020-11-11T06:58:00Z"/>
        </w:rPr>
      </w:pPr>
      <w:ins w:id="1576" w:author="David Conklin" w:date="2020-11-11T06:58:00Z">
        <w:r>
          <w:br w:type="page"/>
        </w:r>
      </w:ins>
    </w:p>
    <w:p w14:paraId="5A25DF07" w14:textId="77777777" w:rsidR="00010FCE" w:rsidRPr="002854B5" w:rsidRDefault="00010FCE" w:rsidP="002854B5"/>
    <w:p w14:paraId="2C48710D" w14:textId="1B938C52" w:rsidR="00E90646" w:rsidRDefault="00E90646" w:rsidP="00E90646">
      <w:pPr>
        <w:pStyle w:val="Heading2"/>
      </w:pPr>
      <w:bookmarkStart w:id="1577" w:name="_Toc55965344"/>
      <w:r>
        <w:t>Clackamas wetlands v. McKenzie wetlands</w:t>
      </w:r>
      <w:bookmarkEnd w:id="1577"/>
    </w:p>
    <w:p w14:paraId="067AD90B" w14:textId="5A34344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286383">
        <w:t xml:space="preserve">Figure </w:t>
      </w:r>
      <w:r w:rsidR="0028638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1CB1F82" w:rsidR="005C537E" w:rsidRDefault="005C537E" w:rsidP="005C537E">
      <w:pPr>
        <w:pStyle w:val="Caption"/>
      </w:pPr>
      <w:bookmarkStart w:id="1578" w:name="_Ref48286765"/>
      <w:bookmarkStart w:id="1579" w:name="_Toc53219841"/>
      <w:r>
        <w:t xml:space="preserve">Figure </w:t>
      </w:r>
      <w:fldSimple w:instr=" SEQ Figure \* ARABIC ">
        <w:r w:rsidR="00286383">
          <w:rPr>
            <w:noProof/>
          </w:rPr>
          <w:t>9</w:t>
        </w:r>
      </w:fldSimple>
      <w:bookmarkEnd w:id="1578"/>
      <w:r>
        <w:t>. Clackamas basin in CW3M screen capture</w:t>
      </w:r>
      <w:bookmarkEnd w:id="1579"/>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580" w:name="_Toc55965345"/>
      <w:r>
        <w:t>The Clackamas Basin</w:t>
      </w:r>
      <w:bookmarkEnd w:id="1580"/>
    </w:p>
    <w:p w14:paraId="4A96B042" w14:textId="77777777" w:rsidR="005C537E" w:rsidRPr="000E6A65" w:rsidRDefault="005C537E" w:rsidP="005C537E"/>
    <w:p w14:paraId="11F4A966" w14:textId="115C28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86383">
        <w:t xml:space="preserve">Figure </w:t>
      </w:r>
      <w:r w:rsidR="0028638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581" w:name="_Toc55965346"/>
      <w:r>
        <w:t>Directory structure and file names</w:t>
      </w:r>
      <w:bookmarkEnd w:id="158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582" w:name="_Toc55965347"/>
      <w:r>
        <w:lastRenderedPageBreak/>
        <w:t xml:space="preserve">Release </w:t>
      </w:r>
      <w:r w:rsidR="00E735F4">
        <w:t>Log</w:t>
      </w:r>
      <w:bookmarkEnd w:id="158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287D0AA" w14:textId="14179028" w:rsidR="00864A13" w:rsidRDefault="00864A13" w:rsidP="00864A13">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w:t>
      </w:r>
      <w:r w:rsidR="00FB6831">
        <w:rPr>
          <w:rFonts w:cs="Times New Roman"/>
          <w:szCs w:val="24"/>
        </w:rPr>
        <w:t>First draft of stream temperature code based on HeatSource 7.0.</w:t>
      </w:r>
    </w:p>
    <w:p w14:paraId="6F5CEF82" w14:textId="77777777" w:rsidR="00864A13" w:rsidRDefault="00864A13" w:rsidP="00864A13">
      <w:pPr>
        <w:pStyle w:val="Body"/>
      </w:pPr>
    </w:p>
    <w:p w14:paraId="7840B9A7" w14:textId="77777777" w:rsidR="005F3D22" w:rsidRDefault="005F3D22" w:rsidP="005F3D22">
      <w:pPr>
        <w:pStyle w:val="Heading1"/>
      </w:pPr>
      <w:bookmarkStart w:id="1583" w:name="_Toc55965348"/>
      <w:r>
        <w:t>References</w:t>
      </w:r>
      <w:bookmarkEnd w:id="1583"/>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1584"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Pr>
        <w:rPr>
          <w:ins w:id="1585" w:author="David Conklin" w:date="2020-11-09T17:11:00Z"/>
        </w:rPr>
      </w:pPr>
    </w:p>
    <w:p w14:paraId="03D6A26C" w14:textId="2A9ED653" w:rsidR="002F67CA" w:rsidRDefault="002F67CA">
      <w:pPr>
        <w:rPr>
          <w:ins w:id="1586" w:author="David Conklin" w:date="2020-11-09T17:29:00Z"/>
        </w:rPr>
      </w:pPr>
      <w:ins w:id="1587" w:author="David Conklin" w:date="2020-11-09T17:11:00Z">
        <w:r>
          <w:t>Conklin DR (2016).</w:t>
        </w:r>
      </w:ins>
      <w:ins w:id="1588" w:author="David Conklin" w:date="2020-11-09T17:12:00Z">
        <w:r>
          <w:t xml:space="preserve"> WW2100 HBV Parameter Calibration</w:t>
        </w:r>
      </w:ins>
      <w:ins w:id="1589" w:author="David Conklin" w:date="2020-11-09T17:23:00Z">
        <w:r w:rsidR="007F5C02">
          <w:t>, 9/15/2016</w:t>
        </w:r>
      </w:ins>
      <w:ins w:id="1590" w:author="David Conklin" w:date="2020-11-09T17:12:00Z">
        <w:r>
          <w:t>. Oregon Freshw</w:t>
        </w:r>
      </w:ins>
      <w:ins w:id="1591" w:author="David Conklin" w:date="2020-11-09T17:13:00Z">
        <w:r>
          <w:t>ater Simulations, u</w:t>
        </w:r>
      </w:ins>
      <w:ins w:id="1592" w:author="David Conklin" w:date="2020-11-09T17:12:00Z">
        <w:r>
          <w:t>npublished</w:t>
        </w:r>
      </w:ins>
      <w:ins w:id="1593" w:author="David Conklin" w:date="2020-11-09T17:13:00Z">
        <w:r>
          <w:t>.  In the CW3M repository at t</w:t>
        </w:r>
      </w:ins>
      <w:ins w:id="1594" w:author="David Conklin" w:date="2020-11-09T17:14:00Z">
        <w:r>
          <w:t>runk/DataCW3M/CW3MdigitalHandbook/WW2100 HBV Parameter Calibration.doc</w:t>
        </w:r>
      </w:ins>
      <w:ins w:id="1595" w:author="David Conklin" w:date="2020-11-09T17:15:00Z">
        <w:r>
          <w:t>x.</w:t>
        </w:r>
      </w:ins>
    </w:p>
    <w:p w14:paraId="2A90E706" w14:textId="13FBA5DA" w:rsidR="007F5C02" w:rsidRDefault="007F5C02">
      <w:pPr>
        <w:rPr>
          <w:ins w:id="1596" w:author="David Conklin" w:date="2020-11-09T17:29:00Z"/>
        </w:rPr>
      </w:pPr>
    </w:p>
    <w:p w14:paraId="3816596A" w14:textId="3F1C2DBF" w:rsidR="007F5C02" w:rsidRDefault="007F5C02">
      <w:ins w:id="1597" w:author="David Conklin" w:date="2020-11-09T17:29:00Z">
        <w:r>
          <w:t>Conklin DR (2019).</w:t>
        </w:r>
      </w:ins>
      <w:ins w:id="1598" w:author="David Conklin" w:date="2020-11-09T17:30:00Z">
        <w:r>
          <w:t xml:space="preserve"> OUWIN Chicken Creek Calibration, 8/29/2019. Oregon Freshwater Simulations, unpublished. </w:t>
        </w:r>
      </w:ins>
      <w:ins w:id="1599"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1600" w:author="David Conklin" w:date="2020-11-09T15:32: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6" w:history="1">
        <w:r w:rsidRPr="007E053D">
          <w:rPr>
            <w:rStyle w:val="Hyperlink"/>
            <w:rFonts w:cstheme="minorHAnsi"/>
          </w:rPr>
          <w:t>https://doi.org/10.1007/BF00045196</w:t>
        </w:r>
      </w:hyperlink>
    </w:p>
    <w:p w14:paraId="2F5D03F8" w14:textId="1E6E0D4C" w:rsidR="00B22A8A" w:rsidRDefault="00B22A8A" w:rsidP="006B6EE1">
      <w:pPr>
        <w:autoSpaceDE w:val="0"/>
        <w:autoSpaceDN w:val="0"/>
        <w:adjustRightInd w:val="0"/>
        <w:rPr>
          <w:ins w:id="1601" w:author="David Conklin" w:date="2020-11-09T15:32:00Z"/>
          <w:rStyle w:val="Hyperlink"/>
          <w:rFonts w:cstheme="minorHAnsi"/>
        </w:rPr>
      </w:pPr>
    </w:p>
    <w:p w14:paraId="7F00EC08" w14:textId="4CA9BBBA" w:rsidR="00B22A8A" w:rsidRPr="00B22A8A" w:rsidRDefault="00B22A8A" w:rsidP="006B6EE1">
      <w:pPr>
        <w:autoSpaceDE w:val="0"/>
        <w:autoSpaceDN w:val="0"/>
        <w:adjustRightInd w:val="0"/>
        <w:rPr>
          <w:rStyle w:val="Hyperlink"/>
          <w:rFonts w:cstheme="minorHAnsi"/>
          <w:color w:val="auto"/>
          <w:u w:val="none"/>
          <w:rPrChange w:id="1602" w:author="David Conklin" w:date="2020-11-09T15:34:00Z">
            <w:rPr>
              <w:rStyle w:val="Hyperlink"/>
              <w:rFonts w:cstheme="minorHAnsi"/>
            </w:rPr>
          </w:rPrChange>
        </w:rPr>
      </w:pPr>
      <w:ins w:id="1603" w:author="David Conklin" w:date="2020-11-09T15:32:00Z">
        <w:r w:rsidRPr="00B22A8A">
          <w:rPr>
            <w:rStyle w:val="Hyperlink"/>
            <w:rFonts w:cstheme="minorHAnsi"/>
            <w:color w:val="auto"/>
            <w:u w:val="none"/>
            <w:rPrChange w:id="1604" w:author="David Conklin" w:date="2020-11-09T15:34:00Z">
              <w:rPr>
                <w:rStyle w:val="Hyperlink"/>
                <w:rFonts w:cstheme="minorHAnsi"/>
              </w:rPr>
            </w:rPrChange>
          </w:rPr>
          <w:t xml:space="preserve">Jefferson A, Grant G, Rose T </w:t>
        </w:r>
      </w:ins>
      <w:ins w:id="1605" w:author="David Conklin" w:date="2020-11-09T15:33:00Z">
        <w:r w:rsidRPr="00B22A8A">
          <w:rPr>
            <w:rStyle w:val="Hyperlink"/>
            <w:rFonts w:cstheme="minorHAnsi"/>
            <w:color w:val="auto"/>
            <w:u w:val="none"/>
            <w:rPrChange w:id="1606" w:author="David Conklin" w:date="2020-11-09T15:34:00Z">
              <w:rPr>
                <w:rStyle w:val="Hyperlink"/>
                <w:rFonts w:cstheme="minorHAnsi"/>
              </w:rPr>
            </w:rPrChange>
          </w:rPr>
          <w:t xml:space="preserve">(2006). </w:t>
        </w:r>
      </w:ins>
      <w:ins w:id="1607" w:author="David Conklin" w:date="2020-11-09T15:35:00Z">
        <w:r>
          <w:rPr>
            <w:rStyle w:val="Hyperlink"/>
            <w:rFonts w:cstheme="minorHAnsi"/>
            <w:color w:val="auto"/>
            <w:u w:val="none"/>
          </w:rPr>
          <w:t xml:space="preserve">Influence of volcanic history on groundwater patterns on the west slope of the Oregon High Cascades. </w:t>
        </w:r>
      </w:ins>
      <w:ins w:id="1608" w:author="David Conklin" w:date="2020-11-09T15:33:00Z">
        <w:r w:rsidRPr="00B22A8A">
          <w:rPr>
            <w:rStyle w:val="Hyperlink"/>
            <w:rFonts w:cstheme="minorHAnsi"/>
            <w:color w:val="auto"/>
            <w:u w:val="none"/>
            <w:rPrChange w:id="1609" w:author="David Conklin" w:date="2020-11-09T15:34:00Z">
              <w:rPr>
                <w:rStyle w:val="Hyperlink"/>
                <w:rFonts w:cstheme="minorHAnsi"/>
              </w:rPr>
            </w:rPrChange>
          </w:rPr>
          <w:t xml:space="preserve">Water Resources Research 42:W12411. </w:t>
        </w:r>
      </w:ins>
      <w:ins w:id="1610" w:author="David Conklin" w:date="2020-11-09T15:36:00Z">
        <w:r>
          <w:rPr>
            <w:rStyle w:val="Hyperlink"/>
            <w:rFonts w:cstheme="minorHAnsi"/>
            <w:color w:val="auto"/>
            <w:u w:val="none"/>
          </w:rPr>
          <w:t xml:space="preserve"> </w:t>
        </w:r>
      </w:ins>
      <w:ins w:id="1611"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ins w:id="1612" w:author="David Conklin" w:date="2020-11-10T16:17:00Z"/>
          <w:rStyle w:val="Hyperlink"/>
          <w:rFonts w:cstheme="minorHAnsi"/>
        </w:rPr>
      </w:pPr>
    </w:p>
    <w:p w14:paraId="1D1355C3" w14:textId="77777777" w:rsidR="00B64193" w:rsidRPr="00320149" w:rsidRDefault="00B64193" w:rsidP="00B64193">
      <w:pPr>
        <w:pStyle w:val="NoSpacing"/>
        <w:rPr>
          <w:ins w:id="1613" w:author="David Conklin" w:date="2020-11-10T16:17:00Z"/>
          <w:rFonts w:asciiTheme="minorHAnsi" w:hAnsiTheme="minorHAnsi" w:cstheme="minorHAnsi"/>
          <w:sz w:val="22"/>
          <w:szCs w:val="22"/>
        </w:rPr>
      </w:pPr>
      <w:ins w:id="1614" w:author="David Conklin" w:date="2020-11-10T16:17:00Z">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ins>
    </w:p>
    <w:p w14:paraId="09CDD064" w14:textId="77777777" w:rsidR="00B64193" w:rsidRPr="00320149" w:rsidRDefault="00B64193" w:rsidP="00B64193">
      <w:pPr>
        <w:rPr>
          <w:ins w:id="1615" w:author="David Conklin" w:date="2020-11-10T16:17:00Z"/>
          <w:rFonts w:cstheme="minorHAnsi"/>
        </w:rPr>
      </w:pPr>
    </w:p>
    <w:p w14:paraId="37C048CC" w14:textId="77777777" w:rsidR="00B64193" w:rsidRPr="00320149" w:rsidRDefault="00B64193" w:rsidP="00B64193">
      <w:pPr>
        <w:rPr>
          <w:ins w:id="1616" w:author="David Conklin" w:date="2020-11-10T16:17:00Z"/>
          <w:rFonts w:cstheme="minorHAnsi"/>
        </w:rPr>
      </w:pPr>
      <w:ins w:id="1617" w:author="David Conklin" w:date="2020-11-10T16:17:00Z">
        <w:r w:rsidRPr="00320149">
          <w:rPr>
            <w:rFonts w:cstheme="minorHAnsi"/>
          </w:rPr>
          <w:t>Moriasi DN, Gitau MW, Pai N, Daggupati P (2015).  Hydrologic and Water Quality Models: Performance Measures and Evaluation Criteria.  Transactions of the ASABE, 58(6): 1763-1785.</w:t>
        </w:r>
      </w:ins>
    </w:p>
    <w:p w14:paraId="66B583FD" w14:textId="77777777" w:rsidR="00B64193" w:rsidRPr="00320149" w:rsidRDefault="00B64193" w:rsidP="00B64193">
      <w:pPr>
        <w:rPr>
          <w:ins w:id="1618" w:author="David Conklin" w:date="2020-11-10T16:17:00Z"/>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8"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619" w:name="_Toc55965349"/>
      <w:r>
        <w:rPr>
          <w:rFonts w:eastAsiaTheme="minorHAnsi"/>
        </w:rPr>
        <w:t>Acronyms</w:t>
      </w:r>
      <w:r w:rsidR="009D540F">
        <w:rPr>
          <w:rFonts w:eastAsiaTheme="minorHAnsi"/>
        </w:rPr>
        <w:t xml:space="preserve"> and Abbreviations</w:t>
      </w:r>
      <w:bookmarkEnd w:id="1619"/>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9"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2B399" w14:textId="77777777" w:rsidR="0072318A" w:rsidRDefault="0072318A" w:rsidP="00064E77">
      <w:r>
        <w:separator/>
      </w:r>
    </w:p>
  </w:endnote>
  <w:endnote w:type="continuationSeparator" w:id="0">
    <w:p w14:paraId="501A7CBA" w14:textId="77777777" w:rsidR="0072318A" w:rsidRDefault="0072318A"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2B6EA4" w:rsidRDefault="002B6E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2B6EA4" w:rsidRDefault="002B6E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ABC75" w14:textId="77777777" w:rsidR="0072318A" w:rsidRDefault="0072318A" w:rsidP="00064E77">
      <w:r>
        <w:separator/>
      </w:r>
    </w:p>
  </w:footnote>
  <w:footnote w:type="continuationSeparator" w:id="0">
    <w:p w14:paraId="7B6FC060" w14:textId="77777777" w:rsidR="0072318A" w:rsidRDefault="0072318A"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258"/>
    <w:rsid w:val="0006062B"/>
    <w:rsid w:val="00061D96"/>
    <w:rsid w:val="00064E77"/>
    <w:rsid w:val="00067529"/>
    <w:rsid w:val="000756EF"/>
    <w:rsid w:val="00077987"/>
    <w:rsid w:val="000806A1"/>
    <w:rsid w:val="00084A31"/>
    <w:rsid w:val="0009281D"/>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511F4"/>
    <w:rsid w:val="00154AFB"/>
    <w:rsid w:val="00156AFB"/>
    <w:rsid w:val="001602E1"/>
    <w:rsid w:val="00165835"/>
    <w:rsid w:val="00173147"/>
    <w:rsid w:val="00174337"/>
    <w:rsid w:val="00176B6C"/>
    <w:rsid w:val="00176FFA"/>
    <w:rsid w:val="00192A0B"/>
    <w:rsid w:val="00195906"/>
    <w:rsid w:val="001B411C"/>
    <w:rsid w:val="001B4B07"/>
    <w:rsid w:val="001B6B33"/>
    <w:rsid w:val="001C0FE8"/>
    <w:rsid w:val="001C227C"/>
    <w:rsid w:val="001C68ED"/>
    <w:rsid w:val="001D6736"/>
    <w:rsid w:val="001F3D28"/>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B1A1D"/>
    <w:rsid w:val="002B6EA4"/>
    <w:rsid w:val="002B7117"/>
    <w:rsid w:val="002C16CA"/>
    <w:rsid w:val="002C303A"/>
    <w:rsid w:val="002C3E17"/>
    <w:rsid w:val="002C4C7A"/>
    <w:rsid w:val="002D2159"/>
    <w:rsid w:val="002D4074"/>
    <w:rsid w:val="002D6657"/>
    <w:rsid w:val="002E0FEC"/>
    <w:rsid w:val="002E1CD4"/>
    <w:rsid w:val="002E6A03"/>
    <w:rsid w:val="002E7078"/>
    <w:rsid w:val="002E747C"/>
    <w:rsid w:val="002F13AD"/>
    <w:rsid w:val="002F5005"/>
    <w:rsid w:val="002F67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F21D3"/>
    <w:rsid w:val="003F360E"/>
    <w:rsid w:val="003F363E"/>
    <w:rsid w:val="003F72F2"/>
    <w:rsid w:val="00403174"/>
    <w:rsid w:val="00406032"/>
    <w:rsid w:val="004061C2"/>
    <w:rsid w:val="00407672"/>
    <w:rsid w:val="004107FB"/>
    <w:rsid w:val="004111AF"/>
    <w:rsid w:val="00411AA2"/>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4F7B84"/>
    <w:rsid w:val="0050511E"/>
    <w:rsid w:val="005107A7"/>
    <w:rsid w:val="00525BEB"/>
    <w:rsid w:val="005271A6"/>
    <w:rsid w:val="00527425"/>
    <w:rsid w:val="00531AC5"/>
    <w:rsid w:val="005343D4"/>
    <w:rsid w:val="00535731"/>
    <w:rsid w:val="005369C0"/>
    <w:rsid w:val="0054028D"/>
    <w:rsid w:val="0055476E"/>
    <w:rsid w:val="0056152A"/>
    <w:rsid w:val="005729DB"/>
    <w:rsid w:val="00581BEB"/>
    <w:rsid w:val="00585C7E"/>
    <w:rsid w:val="00593C5F"/>
    <w:rsid w:val="00595105"/>
    <w:rsid w:val="005A2A0B"/>
    <w:rsid w:val="005A6F58"/>
    <w:rsid w:val="005B4DD9"/>
    <w:rsid w:val="005B5E46"/>
    <w:rsid w:val="005C01BD"/>
    <w:rsid w:val="005C1A69"/>
    <w:rsid w:val="005C2F4A"/>
    <w:rsid w:val="005C537E"/>
    <w:rsid w:val="005F3164"/>
    <w:rsid w:val="005F3D22"/>
    <w:rsid w:val="005F46C8"/>
    <w:rsid w:val="005F629F"/>
    <w:rsid w:val="005F7F6C"/>
    <w:rsid w:val="006076FE"/>
    <w:rsid w:val="006200EB"/>
    <w:rsid w:val="006313A1"/>
    <w:rsid w:val="00632DCA"/>
    <w:rsid w:val="0064217D"/>
    <w:rsid w:val="00645753"/>
    <w:rsid w:val="00647F96"/>
    <w:rsid w:val="00655BC7"/>
    <w:rsid w:val="006569CE"/>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318A"/>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20B1"/>
    <w:rsid w:val="00893F4B"/>
    <w:rsid w:val="00894992"/>
    <w:rsid w:val="008A2C49"/>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6BBF"/>
    <w:rsid w:val="00906CF9"/>
    <w:rsid w:val="00906F5B"/>
    <w:rsid w:val="009123A7"/>
    <w:rsid w:val="00916473"/>
    <w:rsid w:val="00916DC9"/>
    <w:rsid w:val="0092040E"/>
    <w:rsid w:val="009236B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39C"/>
    <w:rsid w:val="009F16B9"/>
    <w:rsid w:val="009F1ED9"/>
    <w:rsid w:val="009F6E43"/>
    <w:rsid w:val="00A06758"/>
    <w:rsid w:val="00A0759A"/>
    <w:rsid w:val="00A112B7"/>
    <w:rsid w:val="00A20B4A"/>
    <w:rsid w:val="00A20FF9"/>
    <w:rsid w:val="00A21124"/>
    <w:rsid w:val="00A24D01"/>
    <w:rsid w:val="00A35AEA"/>
    <w:rsid w:val="00A37865"/>
    <w:rsid w:val="00A41DB9"/>
    <w:rsid w:val="00A43D30"/>
    <w:rsid w:val="00A45D66"/>
    <w:rsid w:val="00A51BEA"/>
    <w:rsid w:val="00A5284D"/>
    <w:rsid w:val="00A55502"/>
    <w:rsid w:val="00A57AB6"/>
    <w:rsid w:val="00A63C5B"/>
    <w:rsid w:val="00A63DAE"/>
    <w:rsid w:val="00A72932"/>
    <w:rsid w:val="00A81ED1"/>
    <w:rsid w:val="00A8214A"/>
    <w:rsid w:val="00A827C4"/>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572B"/>
    <w:rsid w:val="00B273FF"/>
    <w:rsid w:val="00B34F16"/>
    <w:rsid w:val="00B37892"/>
    <w:rsid w:val="00B447EE"/>
    <w:rsid w:val="00B47486"/>
    <w:rsid w:val="00B47F76"/>
    <w:rsid w:val="00B5577C"/>
    <w:rsid w:val="00B62984"/>
    <w:rsid w:val="00B64193"/>
    <w:rsid w:val="00B65B7C"/>
    <w:rsid w:val="00B707C3"/>
    <w:rsid w:val="00B70EF0"/>
    <w:rsid w:val="00B764D6"/>
    <w:rsid w:val="00B76B73"/>
    <w:rsid w:val="00B879F8"/>
    <w:rsid w:val="00B912FF"/>
    <w:rsid w:val="00B91F45"/>
    <w:rsid w:val="00B939DE"/>
    <w:rsid w:val="00BA7163"/>
    <w:rsid w:val="00BB1179"/>
    <w:rsid w:val="00BD0A05"/>
    <w:rsid w:val="00BD0F8C"/>
    <w:rsid w:val="00BD5610"/>
    <w:rsid w:val="00BD69AE"/>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33A9A"/>
    <w:rsid w:val="00D35AF7"/>
    <w:rsid w:val="00D35D53"/>
    <w:rsid w:val="00D37188"/>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54FFC"/>
    <w:rsid w:val="00E624C2"/>
    <w:rsid w:val="00E66595"/>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3145"/>
    <w:rsid w:val="00EB51AF"/>
    <w:rsid w:val="00EB66B0"/>
    <w:rsid w:val="00EC2225"/>
    <w:rsid w:val="00EC7B8F"/>
    <w:rsid w:val="00ED2ABA"/>
    <w:rsid w:val="00ED5EB4"/>
    <w:rsid w:val="00ED6238"/>
    <w:rsid w:val="00EE1735"/>
    <w:rsid w:val="00EE44D6"/>
    <w:rsid w:val="00F01A67"/>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s://doi.org/10.1007/BF00045196"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s://www.oregon.gov/deq/FilterDocs/heatsourcemanual.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29/2018WR024236" TargetMode="External"/><Relationship Id="rId30" Type="http://schemas.openxmlformats.org/officeDocument/2006/relationships/footer" Target="footer1.xml"/><Relationship Id="rId8" Type="http://schemas.openxmlformats.org/officeDocument/2006/relationships/hyperlink" Target="mailto:cw3m@freshwatersim.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53029</TotalTime>
  <Pages>50</Pages>
  <Words>16039</Words>
  <Characters>91426</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267</cp:revision>
  <cp:lastPrinted>2020-11-09T15:34:00Z</cp:lastPrinted>
  <dcterms:created xsi:type="dcterms:W3CDTF">2018-11-09T13:56:00Z</dcterms:created>
  <dcterms:modified xsi:type="dcterms:W3CDTF">2020-11-11T15:08:00Z</dcterms:modified>
</cp:coreProperties>
</file>