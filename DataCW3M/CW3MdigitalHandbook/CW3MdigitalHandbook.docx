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38CA44EB" w:rsidR="00064E77" w:rsidRPr="00064E77" w:rsidRDefault="00484223" w:rsidP="00484223">
      <w:pPr>
        <w:pStyle w:val="Subtitle"/>
        <w:tabs>
          <w:tab w:val="left" w:pos="7950"/>
          <w:tab w:val="right" w:pos="9360"/>
        </w:tabs>
      </w:pPr>
      <w:ins w:id="0" w:author="David Conklin" w:date="2021-04-07T06:23:00Z">
        <w:r>
          <w:t>4/</w:t>
        </w:r>
      </w:ins>
      <w:ins w:id="1" w:author="David Conklin" w:date="2021-04-08T06:58:00Z">
        <w:r w:rsidR="003E3B67">
          <w:t>8</w:t>
        </w:r>
      </w:ins>
      <w:del w:id="2" w:author="David Conklin" w:date="2021-04-07T06:23:00Z">
        <w:r w:rsidR="00BE5AC5" w:rsidDel="00484223">
          <w:delText>3/</w:delText>
        </w:r>
        <w:r w:rsidR="000E6390" w:rsidDel="00484223">
          <w:delText>25</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328CB0F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3" w:author="David Conklin" w:date="2021-04-07T06:23:00Z">
        <w:r w:rsidR="00484223">
          <w:rPr>
            <w:rStyle w:val="Hyperlink"/>
            <w:color w:val="auto"/>
          </w:rPr>
          <w:t>3/25</w:t>
        </w:r>
      </w:ins>
      <w:del w:id="4" w:author="David Conklin" w:date="2021-04-07T06:23:00Z">
        <w:r w:rsidR="0031526F" w:rsidDel="00484223">
          <w:rPr>
            <w:rStyle w:val="Hyperlink"/>
            <w:color w:val="auto"/>
          </w:rPr>
          <w:delText>1</w:delText>
        </w:r>
        <w:r w:rsidR="00176FFA" w:rsidDel="00484223">
          <w:rPr>
            <w:rStyle w:val="Hyperlink"/>
            <w:color w:val="auto"/>
          </w:rPr>
          <w:delText>/20</w:delText>
        </w:r>
      </w:del>
      <w:r w:rsidR="003F1515">
        <w:rPr>
          <w:rStyle w:val="Hyperlink"/>
          <w:color w:val="auto"/>
        </w:rPr>
        <w:t>/21</w:t>
      </w:r>
      <w:r w:rsidRPr="00DE1B0B">
        <w:rPr>
          <w:rStyle w:val="Hyperlink"/>
          <w:color w:val="auto"/>
        </w:rPr>
        <w:t xml:space="preserve"> version</w:t>
      </w:r>
    </w:p>
    <w:p w14:paraId="5112E5F1" w14:textId="17629903" w:rsidR="003F7628" w:rsidDel="00484223" w:rsidRDefault="00484223" w:rsidP="00484223">
      <w:pPr>
        <w:ind w:left="288" w:hanging="288"/>
        <w:rPr>
          <w:del w:id="5" w:author="David Conklin" w:date="2021-04-07T06:23:00Z"/>
          <w:rStyle w:val="Hyperlink"/>
          <w:color w:val="auto"/>
          <w:u w:val="none"/>
        </w:rPr>
        <w:pPrChange w:id="6" w:author="David Conklin" w:date="2021-04-07T06:26:00Z">
          <w:pPr>
            <w:ind w:left="288" w:hanging="288"/>
          </w:pPr>
        </w:pPrChange>
      </w:pPr>
      <w:ins w:id="7" w:author="David Conklin" w:date="2021-04-07T06:24:00Z">
        <w:r>
          <w:rPr>
            <w:rStyle w:val="Hyperlink"/>
            <w:color w:val="auto"/>
            <w:u w:val="none"/>
          </w:rPr>
          <w:t xml:space="preserve">Add a subsection on autonomous processes and </w:t>
        </w:r>
      </w:ins>
      <w:ins w:id="8" w:author="David Conklin" w:date="2021-04-07T06:25:00Z">
        <w:r>
          <w:rPr>
            <w:rStyle w:val="Hyperlink"/>
            <w:color w:val="auto"/>
            <w:u w:val="none"/>
          </w:rPr>
          <w:t>global methods to the section on the Envision framework</w:t>
        </w:r>
      </w:ins>
      <w:del w:id="9" w:author="David Conklin" w:date="2021-04-07T06:23:00Z">
        <w:r w:rsidR="003F1515" w:rsidDel="00484223">
          <w:rPr>
            <w:rStyle w:val="Hyperlink"/>
            <w:color w:val="auto"/>
            <w:u w:val="none"/>
          </w:rPr>
          <w:delText xml:space="preserve">Added the “McKenzie Basin Wetlands Study/CW3M v. Shade-a-lator” </w:delText>
        </w:r>
        <w:r w:rsidR="00811477" w:rsidDel="00484223">
          <w:rPr>
            <w:rStyle w:val="Hyperlink"/>
            <w:color w:val="auto"/>
            <w:u w:val="none"/>
          </w:rPr>
          <w:delText xml:space="preserve">and “Comparison of CW3M results to Shade-a-lator results”  </w:delText>
        </w:r>
        <w:r w:rsidR="003F1515" w:rsidDel="00484223">
          <w:rPr>
            <w:rStyle w:val="Hyperlink"/>
            <w:color w:val="auto"/>
            <w:u w:val="none"/>
          </w:rPr>
          <w:delText>section</w:delText>
        </w:r>
        <w:r w:rsidR="00811477" w:rsidDel="00484223">
          <w:rPr>
            <w:rStyle w:val="Hyperlink"/>
            <w:color w:val="auto"/>
            <w:u w:val="none"/>
          </w:rPr>
          <w:delText>s</w:delText>
        </w:r>
        <w:r w:rsidR="003F1515" w:rsidDel="00484223">
          <w:rPr>
            <w:rStyle w:val="Hyperlink"/>
            <w:color w:val="auto"/>
            <w:u w:val="none"/>
          </w:rPr>
          <w:delText>.</w:delText>
        </w:r>
      </w:del>
    </w:p>
    <w:p w14:paraId="1C074EBC" w14:textId="21CDFE93" w:rsidR="002E2334" w:rsidDel="00484223" w:rsidRDefault="002E2334" w:rsidP="00484223">
      <w:pPr>
        <w:ind w:left="288" w:hanging="288"/>
        <w:rPr>
          <w:del w:id="10" w:author="David Conklin" w:date="2021-04-07T06:23:00Z"/>
          <w:rStyle w:val="Hyperlink"/>
          <w:color w:val="auto"/>
          <w:u w:val="none"/>
        </w:rPr>
        <w:pPrChange w:id="11" w:author="David Conklin" w:date="2021-04-07T06:26:00Z">
          <w:pPr/>
        </w:pPrChange>
      </w:pPr>
      <w:del w:id="12" w:author="David Conklin" w:date="2021-04-07T06:23:00Z">
        <w:r w:rsidDel="00484223">
          <w:rPr>
            <w:rStyle w:val="Hyperlink"/>
            <w:color w:val="auto"/>
            <w:u w:val="none"/>
          </w:rPr>
          <w:delText>Added release notes for 0.4.7</w:delText>
        </w:r>
        <w:r w:rsidR="00811477" w:rsidDel="00484223">
          <w:rPr>
            <w:rStyle w:val="Hyperlink"/>
            <w:color w:val="auto"/>
            <w:u w:val="none"/>
          </w:rPr>
          <w:delText xml:space="preserve"> </w:delText>
        </w:r>
        <w:r w:rsidR="00BE5AC5" w:rsidDel="00484223">
          <w:rPr>
            <w:rStyle w:val="Hyperlink"/>
            <w:color w:val="auto"/>
            <w:u w:val="none"/>
          </w:rPr>
          <w:delText xml:space="preserve">, 0.4.8, 0.4.9, </w:delText>
        </w:r>
        <w:r w:rsidR="00811477" w:rsidDel="00484223">
          <w:rPr>
            <w:rStyle w:val="Hyperlink"/>
            <w:color w:val="auto"/>
            <w:u w:val="none"/>
          </w:rPr>
          <w:delText>and 0.4.</w:delText>
        </w:r>
        <w:r w:rsidR="00BE5AC5" w:rsidDel="00484223">
          <w:rPr>
            <w:rStyle w:val="Hyperlink"/>
            <w:color w:val="auto"/>
            <w:u w:val="none"/>
          </w:rPr>
          <w:delText>10</w:delText>
        </w:r>
        <w:r w:rsidR="00811477" w:rsidDel="00484223">
          <w:rPr>
            <w:rStyle w:val="Hyperlink"/>
            <w:color w:val="auto"/>
            <w:u w:val="none"/>
          </w:rPr>
          <w:delText>.</w:delText>
        </w:r>
      </w:del>
    </w:p>
    <w:p w14:paraId="04A0A5C6" w14:textId="7EE2803F" w:rsidR="00C83F9F" w:rsidDel="00484223" w:rsidRDefault="00C83F9F" w:rsidP="00484223">
      <w:pPr>
        <w:ind w:left="288" w:hanging="288"/>
        <w:rPr>
          <w:del w:id="13" w:author="David Conklin" w:date="2021-04-07T06:23:00Z"/>
          <w:rStyle w:val="Hyperlink"/>
          <w:color w:val="auto"/>
          <w:u w:val="none"/>
        </w:rPr>
        <w:pPrChange w:id="14" w:author="David Conklin" w:date="2021-04-07T06:26:00Z">
          <w:pPr>
            <w:ind w:left="288" w:hanging="288"/>
          </w:pPr>
        </w:pPrChange>
      </w:pPr>
      <w:del w:id="15" w:author="David Conklin" w:date="2021-04-07T06:23:00Z">
        <w:r w:rsidDel="00484223">
          <w:rPr>
            <w:rStyle w:val="Hyperlink"/>
            <w:color w:val="auto"/>
            <w:u w:val="none"/>
          </w:rPr>
          <w:delText>Added details to the wetlands model</w:delText>
        </w:r>
        <w:r w:rsidR="00172A8D" w:rsidDel="00484223">
          <w:rPr>
            <w:rStyle w:val="Hyperlink"/>
            <w:color w:val="auto"/>
            <w:u w:val="none"/>
          </w:rPr>
          <w:delText>, including a new section “Implementation of the exchange of water between wetlands and reaches”</w:delText>
        </w:r>
      </w:del>
    </w:p>
    <w:p w14:paraId="5C1766DA" w14:textId="67B6B124" w:rsidR="00875B17" w:rsidDel="00484223" w:rsidRDefault="00875B17" w:rsidP="00484223">
      <w:pPr>
        <w:ind w:left="288" w:hanging="288"/>
        <w:rPr>
          <w:del w:id="16" w:author="David Conklin" w:date="2021-04-07T06:23:00Z"/>
          <w:rStyle w:val="Hyperlink"/>
          <w:color w:val="auto"/>
          <w:u w:val="none"/>
        </w:rPr>
        <w:pPrChange w:id="17" w:author="David Conklin" w:date="2021-04-07T06:26:00Z">
          <w:pPr>
            <w:ind w:left="288" w:hanging="288"/>
          </w:pPr>
        </w:pPrChange>
      </w:pPr>
      <w:del w:id="18" w:author="David Conklin" w:date="2021-04-07T06:23:00Z">
        <w:r w:rsidDel="00484223">
          <w:rPr>
            <w:rStyle w:val="Hyperlink"/>
            <w:color w:val="auto"/>
            <w:u w:val="none"/>
          </w:rPr>
          <w:delText>Added another new section, “</w:delText>
        </w:r>
        <w:r w:rsidR="00852CA3" w:rsidDel="00484223">
          <w:rPr>
            <w:rStyle w:val="Hyperlink"/>
            <w:color w:val="auto"/>
            <w:u w:val="none"/>
          </w:rPr>
          <w:delText xml:space="preserve">The Wetland class and </w:delText>
        </w:r>
        <w:r w:rsidDel="00484223">
          <w:rPr>
            <w:rStyle w:val="Hyperlink"/>
            <w:color w:val="auto"/>
            <w:u w:val="none"/>
          </w:rPr>
          <w:delText>Wetland objects in the C++ code”</w:delText>
        </w:r>
      </w:del>
    </w:p>
    <w:p w14:paraId="6AD2199B" w14:textId="3B03C9C6" w:rsidR="000E6390" w:rsidDel="00484223" w:rsidRDefault="000E6390" w:rsidP="00484223">
      <w:pPr>
        <w:ind w:left="288" w:hanging="288"/>
        <w:rPr>
          <w:del w:id="19" w:author="David Conklin" w:date="2021-04-07T06:23:00Z"/>
        </w:rPr>
        <w:pPrChange w:id="20" w:author="David Conklin" w:date="2021-04-07T06:26:00Z">
          <w:pPr>
            <w:ind w:left="288" w:hanging="288"/>
          </w:pPr>
        </w:pPrChange>
      </w:pPr>
      <w:del w:id="21" w:author="David Conklin" w:date="2021-04-07T06:23:00Z">
        <w:r w:rsidDel="00484223">
          <w:rPr>
            <w:rStyle w:val="Hyperlink"/>
            <w:color w:val="auto"/>
            <w:u w:val="none"/>
          </w:rPr>
          <w:delText>Added a table of skill statistics for both the calibration and validation periods in the McKenzie Basin Wetlands Study/Calibration and Simulation Skill section.</w:delText>
        </w:r>
      </w:del>
    </w:p>
    <w:p w14:paraId="65D10C7E" w14:textId="1B608E5E" w:rsidR="003F1515" w:rsidDel="00484223" w:rsidRDefault="003F1515" w:rsidP="00484223">
      <w:pPr>
        <w:ind w:left="288" w:hanging="288"/>
        <w:rPr>
          <w:del w:id="22" w:author="David Conklin" w:date="2021-04-07T06:23:00Z"/>
        </w:rPr>
        <w:pPrChange w:id="23" w:author="David Conklin" w:date="2021-04-07T06:26:00Z">
          <w:pPr/>
        </w:pPrChange>
      </w:pPr>
    </w:p>
    <w:p w14:paraId="3327E607" w14:textId="77777777" w:rsidR="006636CC" w:rsidRPr="00A8214A" w:rsidRDefault="006636CC" w:rsidP="00484223">
      <w:pPr>
        <w:ind w:left="288" w:hanging="288"/>
        <w:rPr>
          <w:rStyle w:val="Hyperlink"/>
          <w:color w:val="auto"/>
          <w:u w:val="none"/>
        </w:rPr>
        <w:pPrChange w:id="24" w:author="David Conklin" w:date="2021-04-07T06:26:00Z">
          <w:pPr/>
        </w:pPrChange>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054A8B5" w14:textId="5F802533" w:rsidR="00315870" w:rsidRDefault="006636CC">
          <w:pPr>
            <w:pStyle w:val="TOC1"/>
            <w:tabs>
              <w:tab w:val="right" w:leader="dot" w:pos="9350"/>
            </w:tabs>
            <w:rPr>
              <w:ins w:id="25" w:author="David Conklin" w:date="2021-04-08T07:21:00Z"/>
              <w:rFonts w:eastAsiaTheme="minorEastAsia"/>
              <w:noProof/>
            </w:rPr>
          </w:pPr>
          <w:r>
            <w:fldChar w:fldCharType="begin"/>
          </w:r>
          <w:r>
            <w:instrText xml:space="preserve"> TOC \o "1-3" \h \z \u </w:instrText>
          </w:r>
          <w:r>
            <w:fldChar w:fldCharType="separate"/>
          </w:r>
          <w:ins w:id="26" w:author="David Conklin" w:date="2021-04-08T07:21:00Z">
            <w:r w:rsidR="00315870" w:rsidRPr="00713E0E">
              <w:rPr>
                <w:rStyle w:val="Hyperlink"/>
                <w:noProof/>
              </w:rPr>
              <w:fldChar w:fldCharType="begin"/>
            </w:r>
            <w:r w:rsidR="00315870" w:rsidRPr="00713E0E">
              <w:rPr>
                <w:rStyle w:val="Hyperlink"/>
                <w:noProof/>
              </w:rPr>
              <w:instrText xml:space="preserve"> </w:instrText>
            </w:r>
            <w:r w:rsidR="00315870">
              <w:rPr>
                <w:noProof/>
              </w:rPr>
              <w:instrText>HYPERLINK \l "_Toc68758907"</w:instrText>
            </w:r>
            <w:r w:rsidR="00315870" w:rsidRPr="00713E0E">
              <w:rPr>
                <w:rStyle w:val="Hyperlink"/>
                <w:noProof/>
              </w:rPr>
              <w:instrText xml:space="preserve"> </w:instrText>
            </w:r>
            <w:r w:rsidR="00315870" w:rsidRPr="00713E0E">
              <w:rPr>
                <w:rStyle w:val="Hyperlink"/>
                <w:noProof/>
              </w:rPr>
            </w:r>
            <w:r w:rsidR="00315870" w:rsidRPr="00713E0E">
              <w:rPr>
                <w:rStyle w:val="Hyperlink"/>
                <w:noProof/>
              </w:rPr>
              <w:fldChar w:fldCharType="separate"/>
            </w:r>
            <w:r w:rsidR="00315870" w:rsidRPr="00713E0E">
              <w:rPr>
                <w:rStyle w:val="Hyperlink"/>
                <w:noProof/>
              </w:rPr>
              <w:t>What is a digital handbook?</w:t>
            </w:r>
            <w:r w:rsidR="00315870">
              <w:rPr>
                <w:noProof/>
                <w:webHidden/>
              </w:rPr>
              <w:tab/>
            </w:r>
            <w:r w:rsidR="00315870">
              <w:rPr>
                <w:noProof/>
                <w:webHidden/>
              </w:rPr>
              <w:fldChar w:fldCharType="begin"/>
            </w:r>
            <w:r w:rsidR="00315870">
              <w:rPr>
                <w:noProof/>
                <w:webHidden/>
              </w:rPr>
              <w:instrText xml:space="preserve"> PAGEREF _Toc68758907 \h </w:instrText>
            </w:r>
            <w:r w:rsidR="00315870">
              <w:rPr>
                <w:noProof/>
                <w:webHidden/>
              </w:rPr>
            </w:r>
          </w:ins>
          <w:r w:rsidR="00315870">
            <w:rPr>
              <w:noProof/>
              <w:webHidden/>
            </w:rPr>
            <w:fldChar w:fldCharType="separate"/>
          </w:r>
          <w:ins w:id="27" w:author="David Conklin" w:date="2021-04-08T07:21:00Z">
            <w:r w:rsidR="00315870">
              <w:rPr>
                <w:noProof/>
                <w:webHidden/>
              </w:rPr>
              <w:t>4</w:t>
            </w:r>
            <w:r w:rsidR="00315870">
              <w:rPr>
                <w:noProof/>
                <w:webHidden/>
              </w:rPr>
              <w:fldChar w:fldCharType="end"/>
            </w:r>
            <w:r w:rsidR="00315870" w:rsidRPr="00713E0E">
              <w:rPr>
                <w:rStyle w:val="Hyperlink"/>
                <w:noProof/>
              </w:rPr>
              <w:fldChar w:fldCharType="end"/>
            </w:r>
          </w:ins>
        </w:p>
        <w:p w14:paraId="5AD911B4" w14:textId="6EFA48DF" w:rsidR="00315870" w:rsidRDefault="00315870">
          <w:pPr>
            <w:pStyle w:val="TOC1"/>
            <w:tabs>
              <w:tab w:val="right" w:leader="dot" w:pos="9350"/>
            </w:tabs>
            <w:rPr>
              <w:ins w:id="28" w:author="David Conklin" w:date="2021-04-08T07:21:00Z"/>
              <w:rFonts w:eastAsiaTheme="minorEastAsia"/>
              <w:noProof/>
            </w:rPr>
          </w:pPr>
          <w:ins w:id="2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"_Toc68758908"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CW3M concept</w:t>
            </w:r>
            <w:r>
              <w:rPr>
                <w:noProof/>
                <w:webHidden/>
              </w:rPr>
              <w:tab/>
            </w:r>
            <w:r>
              <w:rPr>
                <w:noProof/>
                <w:webHidden/>
              </w:rPr>
              <w:fldChar w:fldCharType="begin"/>
            </w:r>
            <w:r>
              <w:rPr>
                <w:noProof/>
                <w:webHidden/>
              </w:rPr>
              <w:instrText xml:space="preserve"> PAGEREF _Toc68758908 \h </w:instrText>
            </w:r>
            <w:r>
              <w:rPr>
                <w:noProof/>
                <w:webHidden/>
              </w:rPr>
            </w:r>
          </w:ins>
          <w:r>
            <w:rPr>
              <w:noProof/>
              <w:webHidden/>
            </w:rPr>
            <w:fldChar w:fldCharType="separate"/>
          </w:r>
          <w:ins w:id="30" w:author="David Conklin" w:date="2021-04-08T07:21:00Z">
            <w:r>
              <w:rPr>
                <w:noProof/>
                <w:webHidden/>
              </w:rPr>
              <w:t>4</w:t>
            </w:r>
            <w:r>
              <w:rPr>
                <w:noProof/>
                <w:webHidden/>
              </w:rPr>
              <w:fldChar w:fldCharType="end"/>
            </w:r>
            <w:r w:rsidRPr="00713E0E">
              <w:rPr>
                <w:rStyle w:val="Hyperlink"/>
                <w:noProof/>
              </w:rPr>
              <w:fldChar w:fldCharType="end"/>
            </w:r>
          </w:ins>
        </w:p>
        <w:p w14:paraId="5488FA16" w14:textId="0CD014D4" w:rsidR="00315870" w:rsidRDefault="00315870">
          <w:pPr>
            <w:pStyle w:val="TOC2"/>
            <w:tabs>
              <w:tab w:val="right" w:leader="dot" w:pos="9350"/>
            </w:tabs>
            <w:rPr>
              <w:ins w:id="31" w:author="David Conklin" w:date="2021-04-08T07:21:00Z"/>
              <w:rFonts w:eastAsiaTheme="minorEastAsia"/>
              <w:noProof/>
            </w:rPr>
          </w:pPr>
          <w:ins w:id="3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"_Toc68758909"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A different kind of community model</w:t>
            </w:r>
            <w:r>
              <w:rPr>
                <w:noProof/>
                <w:webHidden/>
              </w:rPr>
              <w:tab/>
            </w:r>
            <w:r>
              <w:rPr>
                <w:noProof/>
                <w:webHidden/>
              </w:rPr>
              <w:fldChar w:fldCharType="begin"/>
            </w:r>
            <w:r>
              <w:rPr>
                <w:noProof/>
                <w:webHidden/>
              </w:rPr>
              <w:instrText xml:space="preserve"> PAGEREF _Toc68758909 \h </w:instrText>
            </w:r>
            <w:r>
              <w:rPr>
                <w:noProof/>
                <w:webHidden/>
              </w:rPr>
            </w:r>
          </w:ins>
          <w:r>
            <w:rPr>
              <w:noProof/>
              <w:webHidden/>
            </w:rPr>
            <w:fldChar w:fldCharType="separate"/>
          </w:r>
          <w:ins w:id="33" w:author="David Conklin" w:date="2021-04-08T07:21:00Z">
            <w:r>
              <w:rPr>
                <w:noProof/>
                <w:webHidden/>
              </w:rPr>
              <w:t>4</w:t>
            </w:r>
            <w:r>
              <w:rPr>
                <w:noProof/>
                <w:webHidden/>
              </w:rPr>
              <w:fldChar w:fldCharType="end"/>
            </w:r>
            <w:r w:rsidRPr="00713E0E">
              <w:rPr>
                <w:rStyle w:val="Hyperlink"/>
                <w:noProof/>
              </w:rPr>
              <w:fldChar w:fldCharType="end"/>
            </w:r>
          </w:ins>
        </w:p>
        <w:p w14:paraId="25EEF3B6" w14:textId="69DA041E" w:rsidR="00315870" w:rsidRDefault="00315870">
          <w:pPr>
            <w:pStyle w:val="TOC2"/>
            <w:tabs>
              <w:tab w:val="right" w:leader="dot" w:pos="9350"/>
            </w:tabs>
            <w:rPr>
              <w:ins w:id="34" w:author="David Conklin" w:date="2021-04-08T07:21:00Z"/>
              <w:rFonts w:eastAsiaTheme="minorEastAsia"/>
              <w:noProof/>
            </w:rPr>
          </w:pPr>
          <w:ins w:id="3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What CW3M is for</w:t>
            </w:r>
            <w:r>
              <w:rPr>
                <w:noProof/>
                <w:webHidden/>
              </w:rPr>
              <w:tab/>
            </w:r>
            <w:r>
              <w:rPr>
                <w:noProof/>
                <w:webHidden/>
              </w:rPr>
              <w:fldChar w:fldCharType="begin"/>
            </w:r>
            <w:r>
              <w:rPr>
                <w:noProof/>
                <w:webHidden/>
              </w:rPr>
              <w:instrText xml:space="preserve"> PAGEREF _Toc68758910 \h </w:instrText>
            </w:r>
            <w:r>
              <w:rPr>
                <w:noProof/>
                <w:webHidden/>
              </w:rPr>
            </w:r>
          </w:ins>
          <w:r>
            <w:rPr>
              <w:noProof/>
              <w:webHidden/>
            </w:rPr>
            <w:fldChar w:fldCharType="separate"/>
          </w:r>
          <w:ins w:id="36" w:author="David Conklin" w:date="2021-04-08T07:21:00Z">
            <w:r>
              <w:rPr>
                <w:noProof/>
                <w:webHidden/>
              </w:rPr>
              <w:t>4</w:t>
            </w:r>
            <w:r>
              <w:rPr>
                <w:noProof/>
                <w:webHidden/>
              </w:rPr>
              <w:fldChar w:fldCharType="end"/>
            </w:r>
            <w:r w:rsidRPr="00713E0E">
              <w:rPr>
                <w:rStyle w:val="Hyperlink"/>
                <w:noProof/>
              </w:rPr>
              <w:fldChar w:fldCharType="end"/>
            </w:r>
          </w:ins>
        </w:p>
        <w:p w14:paraId="5B085F2A" w14:textId="735E598A" w:rsidR="00315870" w:rsidRDefault="00315870">
          <w:pPr>
            <w:pStyle w:val="TOC2"/>
            <w:tabs>
              <w:tab w:val="right" w:leader="dot" w:pos="9350"/>
            </w:tabs>
            <w:rPr>
              <w:ins w:id="37" w:author="David Conklin" w:date="2021-04-08T07:21:00Z"/>
              <w:rFonts w:eastAsiaTheme="minorEastAsia"/>
              <w:noProof/>
            </w:rPr>
          </w:pPr>
          <w:ins w:id="3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Management and maintenance</w:t>
            </w:r>
            <w:r>
              <w:rPr>
                <w:noProof/>
                <w:webHidden/>
              </w:rPr>
              <w:tab/>
            </w:r>
            <w:r>
              <w:rPr>
                <w:noProof/>
                <w:webHidden/>
              </w:rPr>
              <w:fldChar w:fldCharType="begin"/>
            </w:r>
            <w:r>
              <w:rPr>
                <w:noProof/>
                <w:webHidden/>
              </w:rPr>
              <w:instrText xml:space="preserve"> PAGEREF _Toc68758911 \h </w:instrText>
            </w:r>
            <w:r>
              <w:rPr>
                <w:noProof/>
                <w:webHidden/>
              </w:rPr>
            </w:r>
          </w:ins>
          <w:r>
            <w:rPr>
              <w:noProof/>
              <w:webHidden/>
            </w:rPr>
            <w:fldChar w:fldCharType="separate"/>
          </w:r>
          <w:ins w:id="39" w:author="David Conklin" w:date="2021-04-08T07:21:00Z">
            <w:r>
              <w:rPr>
                <w:noProof/>
                <w:webHidden/>
              </w:rPr>
              <w:t>5</w:t>
            </w:r>
            <w:r>
              <w:rPr>
                <w:noProof/>
                <w:webHidden/>
              </w:rPr>
              <w:fldChar w:fldCharType="end"/>
            </w:r>
            <w:r w:rsidRPr="00713E0E">
              <w:rPr>
                <w:rStyle w:val="Hyperlink"/>
                <w:noProof/>
              </w:rPr>
              <w:fldChar w:fldCharType="end"/>
            </w:r>
          </w:ins>
        </w:p>
        <w:p w14:paraId="6B37A420" w14:textId="0C5AB8CA" w:rsidR="00315870" w:rsidRDefault="00315870">
          <w:pPr>
            <w:pStyle w:val="TOC1"/>
            <w:tabs>
              <w:tab w:val="right" w:leader="dot" w:pos="9350"/>
            </w:tabs>
            <w:rPr>
              <w:ins w:id="40" w:author="David Conklin" w:date="2021-04-08T07:21:00Z"/>
              <w:rFonts w:eastAsiaTheme="minorEastAsia"/>
              <w:noProof/>
            </w:rPr>
          </w:pPr>
          <w:ins w:id="4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CW3M – A “first principles” model with tuning knobs</w:t>
            </w:r>
            <w:r>
              <w:rPr>
                <w:noProof/>
                <w:webHidden/>
              </w:rPr>
              <w:tab/>
            </w:r>
            <w:r>
              <w:rPr>
                <w:noProof/>
                <w:webHidden/>
              </w:rPr>
              <w:fldChar w:fldCharType="begin"/>
            </w:r>
            <w:r>
              <w:rPr>
                <w:noProof/>
                <w:webHidden/>
              </w:rPr>
              <w:instrText xml:space="preserve"> PAGEREF _Toc68758912 \h </w:instrText>
            </w:r>
            <w:r>
              <w:rPr>
                <w:noProof/>
                <w:webHidden/>
              </w:rPr>
            </w:r>
          </w:ins>
          <w:r>
            <w:rPr>
              <w:noProof/>
              <w:webHidden/>
            </w:rPr>
            <w:fldChar w:fldCharType="separate"/>
          </w:r>
          <w:ins w:id="42" w:author="David Conklin" w:date="2021-04-08T07:21:00Z">
            <w:r>
              <w:rPr>
                <w:noProof/>
                <w:webHidden/>
              </w:rPr>
              <w:t>5</w:t>
            </w:r>
            <w:r>
              <w:rPr>
                <w:noProof/>
                <w:webHidden/>
              </w:rPr>
              <w:fldChar w:fldCharType="end"/>
            </w:r>
            <w:r w:rsidRPr="00713E0E">
              <w:rPr>
                <w:rStyle w:val="Hyperlink"/>
                <w:noProof/>
              </w:rPr>
              <w:fldChar w:fldCharType="end"/>
            </w:r>
          </w:ins>
        </w:p>
        <w:p w14:paraId="50A03F9C" w14:textId="71A67638" w:rsidR="00315870" w:rsidRDefault="00315870">
          <w:pPr>
            <w:pStyle w:val="TOC1"/>
            <w:tabs>
              <w:tab w:val="right" w:leader="dot" w:pos="9350"/>
            </w:tabs>
            <w:rPr>
              <w:ins w:id="43" w:author="David Conklin" w:date="2021-04-08T07:21:00Z"/>
              <w:rFonts w:eastAsiaTheme="minorEastAsia"/>
              <w:noProof/>
            </w:rPr>
          </w:pPr>
          <w:ins w:id="4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tuning knobs</w:t>
            </w:r>
            <w:r>
              <w:rPr>
                <w:noProof/>
                <w:webHidden/>
              </w:rPr>
              <w:tab/>
            </w:r>
            <w:r>
              <w:rPr>
                <w:noProof/>
                <w:webHidden/>
              </w:rPr>
              <w:fldChar w:fldCharType="begin"/>
            </w:r>
            <w:r>
              <w:rPr>
                <w:noProof/>
                <w:webHidden/>
              </w:rPr>
              <w:instrText xml:space="preserve"> PAGEREF _Toc68758913 \h </w:instrText>
            </w:r>
            <w:r>
              <w:rPr>
                <w:noProof/>
                <w:webHidden/>
              </w:rPr>
            </w:r>
          </w:ins>
          <w:r>
            <w:rPr>
              <w:noProof/>
              <w:webHidden/>
            </w:rPr>
            <w:fldChar w:fldCharType="separate"/>
          </w:r>
          <w:ins w:id="45" w:author="David Conklin" w:date="2021-04-08T07:21:00Z">
            <w:r>
              <w:rPr>
                <w:noProof/>
                <w:webHidden/>
              </w:rPr>
              <w:t>6</w:t>
            </w:r>
            <w:r>
              <w:rPr>
                <w:noProof/>
                <w:webHidden/>
              </w:rPr>
              <w:fldChar w:fldCharType="end"/>
            </w:r>
            <w:r w:rsidRPr="00713E0E">
              <w:rPr>
                <w:rStyle w:val="Hyperlink"/>
                <w:noProof/>
              </w:rPr>
              <w:fldChar w:fldCharType="end"/>
            </w:r>
          </w:ins>
        </w:p>
        <w:p w14:paraId="2EB51160" w14:textId="7599AF67" w:rsidR="00315870" w:rsidRDefault="00315870">
          <w:pPr>
            <w:pStyle w:val="TOC2"/>
            <w:tabs>
              <w:tab w:val="right" w:leader="dot" w:pos="9350"/>
            </w:tabs>
            <w:rPr>
              <w:ins w:id="46" w:author="David Conklin" w:date="2021-04-08T07:21:00Z"/>
              <w:rFonts w:eastAsiaTheme="minorEastAsia"/>
              <w:noProof/>
            </w:rPr>
          </w:pPr>
          <w:ins w:id="4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ET_MULT – forest evapotranspiration</w:t>
            </w:r>
            <w:r>
              <w:rPr>
                <w:noProof/>
                <w:webHidden/>
              </w:rPr>
              <w:tab/>
            </w:r>
            <w:r>
              <w:rPr>
                <w:noProof/>
                <w:webHidden/>
              </w:rPr>
              <w:fldChar w:fldCharType="begin"/>
            </w:r>
            <w:r>
              <w:rPr>
                <w:noProof/>
                <w:webHidden/>
              </w:rPr>
              <w:instrText xml:space="preserve"> PAGEREF _Toc68758914 \h </w:instrText>
            </w:r>
            <w:r>
              <w:rPr>
                <w:noProof/>
                <w:webHidden/>
              </w:rPr>
            </w:r>
          </w:ins>
          <w:r>
            <w:rPr>
              <w:noProof/>
              <w:webHidden/>
            </w:rPr>
            <w:fldChar w:fldCharType="separate"/>
          </w:r>
          <w:ins w:id="48" w:author="David Conklin" w:date="2021-04-08T07:21:00Z">
            <w:r>
              <w:rPr>
                <w:noProof/>
                <w:webHidden/>
              </w:rPr>
              <w:t>6</w:t>
            </w:r>
            <w:r>
              <w:rPr>
                <w:noProof/>
                <w:webHidden/>
              </w:rPr>
              <w:fldChar w:fldCharType="end"/>
            </w:r>
            <w:r w:rsidRPr="00713E0E">
              <w:rPr>
                <w:rStyle w:val="Hyperlink"/>
                <w:noProof/>
              </w:rPr>
              <w:fldChar w:fldCharType="end"/>
            </w:r>
          </w:ins>
        </w:p>
        <w:p w14:paraId="73685136" w14:textId="41433A16" w:rsidR="00315870" w:rsidRDefault="00315870">
          <w:pPr>
            <w:pStyle w:val="TOC2"/>
            <w:tabs>
              <w:tab w:val="right" w:leader="dot" w:pos="9350"/>
            </w:tabs>
            <w:rPr>
              <w:ins w:id="49" w:author="David Conklin" w:date="2021-04-08T07:21:00Z"/>
              <w:rFonts w:eastAsiaTheme="minorEastAsia"/>
              <w:noProof/>
            </w:rPr>
          </w:pPr>
          <w:ins w:id="5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SOLAR_RADIATION_MULTIPLIER – reservoir insolation</w:t>
            </w:r>
            <w:r>
              <w:rPr>
                <w:noProof/>
                <w:webHidden/>
              </w:rPr>
              <w:tab/>
            </w:r>
            <w:r>
              <w:rPr>
                <w:noProof/>
                <w:webHidden/>
              </w:rPr>
              <w:fldChar w:fldCharType="begin"/>
            </w:r>
            <w:r>
              <w:rPr>
                <w:noProof/>
                <w:webHidden/>
              </w:rPr>
              <w:instrText xml:space="preserve"> PAGEREF _Toc68758915 \h </w:instrText>
            </w:r>
            <w:r>
              <w:rPr>
                <w:noProof/>
                <w:webHidden/>
              </w:rPr>
            </w:r>
          </w:ins>
          <w:r>
            <w:rPr>
              <w:noProof/>
              <w:webHidden/>
            </w:rPr>
            <w:fldChar w:fldCharType="separate"/>
          </w:r>
          <w:ins w:id="51" w:author="David Conklin" w:date="2021-04-08T07:21:00Z">
            <w:r>
              <w:rPr>
                <w:noProof/>
                <w:webHidden/>
              </w:rPr>
              <w:t>6</w:t>
            </w:r>
            <w:r>
              <w:rPr>
                <w:noProof/>
                <w:webHidden/>
              </w:rPr>
              <w:fldChar w:fldCharType="end"/>
            </w:r>
            <w:r w:rsidRPr="00713E0E">
              <w:rPr>
                <w:rStyle w:val="Hyperlink"/>
                <w:noProof/>
              </w:rPr>
              <w:fldChar w:fldCharType="end"/>
            </w:r>
          </w:ins>
        </w:p>
        <w:p w14:paraId="04006D72" w14:textId="662CDB6C" w:rsidR="00315870" w:rsidRDefault="00315870">
          <w:pPr>
            <w:pStyle w:val="TOC2"/>
            <w:tabs>
              <w:tab w:val="right" w:leader="dot" w:pos="9350"/>
            </w:tabs>
            <w:rPr>
              <w:ins w:id="52" w:author="David Conklin" w:date="2021-04-08T07:21:00Z"/>
              <w:rFonts w:eastAsiaTheme="minorEastAsia"/>
              <w:noProof/>
            </w:rPr>
          </w:pPr>
          <w:ins w:id="5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FLOW_CMS – Discharge from High Cascade springs</w:t>
            </w:r>
            <w:r>
              <w:rPr>
                <w:noProof/>
                <w:webHidden/>
              </w:rPr>
              <w:tab/>
            </w:r>
            <w:r>
              <w:rPr>
                <w:noProof/>
                <w:webHidden/>
              </w:rPr>
              <w:fldChar w:fldCharType="begin"/>
            </w:r>
            <w:r>
              <w:rPr>
                <w:noProof/>
                <w:webHidden/>
              </w:rPr>
              <w:instrText xml:space="preserve"> PAGEREF _Toc68758916 \h </w:instrText>
            </w:r>
            <w:r>
              <w:rPr>
                <w:noProof/>
                <w:webHidden/>
              </w:rPr>
            </w:r>
          </w:ins>
          <w:r>
            <w:rPr>
              <w:noProof/>
              <w:webHidden/>
            </w:rPr>
            <w:fldChar w:fldCharType="separate"/>
          </w:r>
          <w:ins w:id="54" w:author="David Conklin" w:date="2021-04-08T07:21:00Z">
            <w:r>
              <w:rPr>
                <w:noProof/>
                <w:webHidden/>
              </w:rPr>
              <w:t>6</w:t>
            </w:r>
            <w:r>
              <w:rPr>
                <w:noProof/>
                <w:webHidden/>
              </w:rPr>
              <w:fldChar w:fldCharType="end"/>
            </w:r>
            <w:r w:rsidRPr="00713E0E">
              <w:rPr>
                <w:rStyle w:val="Hyperlink"/>
                <w:noProof/>
              </w:rPr>
              <w:fldChar w:fldCharType="end"/>
            </w:r>
          </w:ins>
        </w:p>
        <w:p w14:paraId="1F736663" w14:textId="7EB41AC5" w:rsidR="00315870" w:rsidRDefault="00315870">
          <w:pPr>
            <w:pStyle w:val="TOC1"/>
            <w:tabs>
              <w:tab w:val="right" w:leader="dot" w:pos="9350"/>
            </w:tabs>
            <w:rPr>
              <w:ins w:id="55" w:author="David Conklin" w:date="2021-04-08T07:21:00Z"/>
              <w:rFonts w:eastAsiaTheme="minorEastAsia"/>
              <w:noProof/>
            </w:rPr>
          </w:pPr>
          <w:ins w:id="56"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Envision framework and the GIS Layers</w:t>
            </w:r>
            <w:r>
              <w:rPr>
                <w:noProof/>
                <w:webHidden/>
              </w:rPr>
              <w:tab/>
            </w:r>
            <w:r>
              <w:rPr>
                <w:noProof/>
                <w:webHidden/>
              </w:rPr>
              <w:fldChar w:fldCharType="begin"/>
            </w:r>
            <w:r>
              <w:rPr>
                <w:noProof/>
                <w:webHidden/>
              </w:rPr>
              <w:instrText xml:space="preserve"> PAGEREF _Toc68758917 \h </w:instrText>
            </w:r>
            <w:r>
              <w:rPr>
                <w:noProof/>
                <w:webHidden/>
              </w:rPr>
            </w:r>
          </w:ins>
          <w:r>
            <w:rPr>
              <w:noProof/>
              <w:webHidden/>
            </w:rPr>
            <w:fldChar w:fldCharType="separate"/>
          </w:r>
          <w:ins w:id="57" w:author="David Conklin" w:date="2021-04-08T07:21:00Z">
            <w:r>
              <w:rPr>
                <w:noProof/>
                <w:webHidden/>
              </w:rPr>
              <w:t>6</w:t>
            </w:r>
            <w:r>
              <w:rPr>
                <w:noProof/>
                <w:webHidden/>
              </w:rPr>
              <w:fldChar w:fldCharType="end"/>
            </w:r>
            <w:r w:rsidRPr="00713E0E">
              <w:rPr>
                <w:rStyle w:val="Hyperlink"/>
                <w:noProof/>
              </w:rPr>
              <w:fldChar w:fldCharType="end"/>
            </w:r>
          </w:ins>
        </w:p>
        <w:p w14:paraId="292BB1BE" w14:textId="0E051C89" w:rsidR="00315870" w:rsidRDefault="00315870">
          <w:pPr>
            <w:pStyle w:val="TOC2"/>
            <w:tabs>
              <w:tab w:val="right" w:leader="dot" w:pos="9350"/>
            </w:tabs>
            <w:rPr>
              <w:ins w:id="58" w:author="David Conklin" w:date="2021-04-08T07:21:00Z"/>
              <w:rFonts w:eastAsiaTheme="minorEastAsia"/>
              <w:noProof/>
            </w:rPr>
          </w:pPr>
          <w:ins w:id="5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Reach Layer</w:t>
            </w:r>
            <w:r>
              <w:rPr>
                <w:noProof/>
                <w:webHidden/>
              </w:rPr>
              <w:tab/>
            </w:r>
            <w:r>
              <w:rPr>
                <w:noProof/>
                <w:webHidden/>
              </w:rPr>
              <w:fldChar w:fldCharType="begin"/>
            </w:r>
            <w:r>
              <w:rPr>
                <w:noProof/>
                <w:webHidden/>
              </w:rPr>
              <w:instrText xml:space="preserve"> PAGEREF _Toc68758918 \h </w:instrText>
            </w:r>
            <w:r>
              <w:rPr>
                <w:noProof/>
                <w:webHidden/>
              </w:rPr>
            </w:r>
          </w:ins>
          <w:r>
            <w:rPr>
              <w:noProof/>
              <w:webHidden/>
            </w:rPr>
            <w:fldChar w:fldCharType="separate"/>
          </w:r>
          <w:ins w:id="60" w:author="David Conklin" w:date="2021-04-08T07:21:00Z">
            <w:r>
              <w:rPr>
                <w:noProof/>
                <w:webHidden/>
              </w:rPr>
              <w:t>7</w:t>
            </w:r>
            <w:r>
              <w:rPr>
                <w:noProof/>
                <w:webHidden/>
              </w:rPr>
              <w:fldChar w:fldCharType="end"/>
            </w:r>
            <w:r w:rsidRPr="00713E0E">
              <w:rPr>
                <w:rStyle w:val="Hyperlink"/>
                <w:noProof/>
              </w:rPr>
              <w:fldChar w:fldCharType="end"/>
            </w:r>
          </w:ins>
        </w:p>
        <w:p w14:paraId="0C4E8E55" w14:textId="72EB1B02" w:rsidR="00315870" w:rsidRDefault="00315870">
          <w:pPr>
            <w:pStyle w:val="TOC2"/>
            <w:tabs>
              <w:tab w:val="right" w:leader="dot" w:pos="9350"/>
            </w:tabs>
            <w:rPr>
              <w:ins w:id="61" w:author="David Conklin" w:date="2021-04-08T07:21:00Z"/>
              <w:rFonts w:eastAsiaTheme="minorEastAsia"/>
              <w:noProof/>
            </w:rPr>
          </w:pPr>
          <w:ins w:id="6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"_Toc68758919"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Time steps, autonomous processes, and global methods</w:t>
            </w:r>
            <w:r>
              <w:rPr>
                <w:noProof/>
                <w:webHidden/>
              </w:rPr>
              <w:tab/>
            </w:r>
            <w:r>
              <w:rPr>
                <w:noProof/>
                <w:webHidden/>
              </w:rPr>
              <w:fldChar w:fldCharType="begin"/>
            </w:r>
            <w:r>
              <w:rPr>
                <w:noProof/>
                <w:webHidden/>
              </w:rPr>
              <w:instrText xml:space="preserve"> PAGEREF _Toc68758919 \h </w:instrText>
            </w:r>
            <w:r>
              <w:rPr>
                <w:noProof/>
                <w:webHidden/>
              </w:rPr>
            </w:r>
          </w:ins>
          <w:r>
            <w:rPr>
              <w:noProof/>
              <w:webHidden/>
            </w:rPr>
            <w:fldChar w:fldCharType="separate"/>
          </w:r>
          <w:ins w:id="63" w:author="David Conklin" w:date="2021-04-08T07:21:00Z">
            <w:r>
              <w:rPr>
                <w:noProof/>
                <w:webHidden/>
              </w:rPr>
              <w:t>7</w:t>
            </w:r>
            <w:r>
              <w:rPr>
                <w:noProof/>
                <w:webHidden/>
              </w:rPr>
              <w:fldChar w:fldCharType="end"/>
            </w:r>
            <w:r w:rsidRPr="00713E0E">
              <w:rPr>
                <w:rStyle w:val="Hyperlink"/>
                <w:noProof/>
              </w:rPr>
              <w:fldChar w:fldCharType="end"/>
            </w:r>
          </w:ins>
        </w:p>
        <w:p w14:paraId="3CB71138" w14:textId="1362ABEB" w:rsidR="00315870" w:rsidRDefault="00315870">
          <w:pPr>
            <w:pStyle w:val="TOC2"/>
            <w:tabs>
              <w:tab w:val="right" w:leader="dot" w:pos="9350"/>
            </w:tabs>
            <w:rPr>
              <w:ins w:id="64" w:author="David Conklin" w:date="2021-04-08T07:21:00Z"/>
              <w:rFonts w:eastAsiaTheme="minorEastAsia"/>
              <w:noProof/>
            </w:rPr>
          </w:pPr>
          <w:ins w:id="6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Some global method details</w:t>
            </w:r>
            <w:r>
              <w:rPr>
                <w:noProof/>
                <w:webHidden/>
              </w:rPr>
              <w:tab/>
            </w:r>
            <w:r>
              <w:rPr>
                <w:noProof/>
                <w:webHidden/>
              </w:rPr>
              <w:fldChar w:fldCharType="begin"/>
            </w:r>
            <w:r>
              <w:rPr>
                <w:noProof/>
                <w:webHidden/>
              </w:rPr>
              <w:instrText xml:space="preserve"> PAGEREF _Toc68758920 \h </w:instrText>
            </w:r>
            <w:r>
              <w:rPr>
                <w:noProof/>
                <w:webHidden/>
              </w:rPr>
            </w:r>
          </w:ins>
          <w:r>
            <w:rPr>
              <w:noProof/>
              <w:webHidden/>
            </w:rPr>
            <w:fldChar w:fldCharType="separate"/>
          </w:r>
          <w:ins w:id="66" w:author="David Conklin" w:date="2021-04-08T07:21:00Z">
            <w:r>
              <w:rPr>
                <w:noProof/>
                <w:webHidden/>
              </w:rPr>
              <w:t>8</w:t>
            </w:r>
            <w:r>
              <w:rPr>
                <w:noProof/>
                <w:webHidden/>
              </w:rPr>
              <w:fldChar w:fldCharType="end"/>
            </w:r>
            <w:r w:rsidRPr="00713E0E">
              <w:rPr>
                <w:rStyle w:val="Hyperlink"/>
                <w:noProof/>
              </w:rPr>
              <w:fldChar w:fldCharType="end"/>
            </w:r>
          </w:ins>
        </w:p>
        <w:p w14:paraId="561C6FFA" w14:textId="210382BA" w:rsidR="00315870" w:rsidRDefault="00315870">
          <w:pPr>
            <w:pStyle w:val="TOC1"/>
            <w:tabs>
              <w:tab w:val="right" w:leader="dot" w:pos="9350"/>
            </w:tabs>
            <w:rPr>
              <w:ins w:id="67" w:author="David Conklin" w:date="2021-04-08T07:21:00Z"/>
              <w:rFonts w:eastAsiaTheme="minorEastAsia"/>
              <w:noProof/>
            </w:rPr>
          </w:pPr>
          <w:ins w:id="6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Study areas</w:t>
            </w:r>
            <w:r>
              <w:rPr>
                <w:noProof/>
                <w:webHidden/>
              </w:rPr>
              <w:tab/>
            </w:r>
            <w:r>
              <w:rPr>
                <w:noProof/>
                <w:webHidden/>
              </w:rPr>
              <w:fldChar w:fldCharType="begin"/>
            </w:r>
            <w:r>
              <w:rPr>
                <w:noProof/>
                <w:webHidden/>
              </w:rPr>
              <w:instrText xml:space="preserve"> PAGEREF _Toc68758921 \h </w:instrText>
            </w:r>
            <w:r>
              <w:rPr>
                <w:noProof/>
                <w:webHidden/>
              </w:rPr>
            </w:r>
          </w:ins>
          <w:r>
            <w:rPr>
              <w:noProof/>
              <w:webHidden/>
            </w:rPr>
            <w:fldChar w:fldCharType="separate"/>
          </w:r>
          <w:ins w:id="69" w:author="David Conklin" w:date="2021-04-08T07:21:00Z">
            <w:r>
              <w:rPr>
                <w:noProof/>
                <w:webHidden/>
              </w:rPr>
              <w:t>8</w:t>
            </w:r>
            <w:r>
              <w:rPr>
                <w:noProof/>
                <w:webHidden/>
              </w:rPr>
              <w:fldChar w:fldCharType="end"/>
            </w:r>
            <w:r w:rsidRPr="00713E0E">
              <w:rPr>
                <w:rStyle w:val="Hyperlink"/>
                <w:noProof/>
              </w:rPr>
              <w:fldChar w:fldCharType="end"/>
            </w:r>
          </w:ins>
        </w:p>
        <w:p w14:paraId="1C00B379" w14:textId="6B2DF72C" w:rsidR="00315870" w:rsidRDefault="00315870">
          <w:pPr>
            <w:pStyle w:val="TOC2"/>
            <w:tabs>
              <w:tab w:val="right" w:leader="dot" w:pos="9350"/>
            </w:tabs>
            <w:rPr>
              <w:ins w:id="70" w:author="David Conklin" w:date="2021-04-08T07:21:00Z"/>
              <w:rFonts w:eastAsiaTheme="minorEastAsia"/>
              <w:noProof/>
            </w:rPr>
          </w:pPr>
          <w:ins w:id="7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DataCW3M directory structure</w:t>
            </w:r>
            <w:r>
              <w:rPr>
                <w:noProof/>
                <w:webHidden/>
              </w:rPr>
              <w:tab/>
            </w:r>
            <w:r>
              <w:rPr>
                <w:noProof/>
                <w:webHidden/>
              </w:rPr>
              <w:fldChar w:fldCharType="begin"/>
            </w:r>
            <w:r>
              <w:rPr>
                <w:noProof/>
                <w:webHidden/>
              </w:rPr>
              <w:instrText xml:space="preserve"> PAGEREF _Toc68758922 \h </w:instrText>
            </w:r>
            <w:r>
              <w:rPr>
                <w:noProof/>
                <w:webHidden/>
              </w:rPr>
            </w:r>
          </w:ins>
          <w:r>
            <w:rPr>
              <w:noProof/>
              <w:webHidden/>
            </w:rPr>
            <w:fldChar w:fldCharType="separate"/>
          </w:r>
          <w:ins w:id="72" w:author="David Conklin" w:date="2021-04-08T07:21:00Z">
            <w:r>
              <w:rPr>
                <w:noProof/>
                <w:webHidden/>
              </w:rPr>
              <w:t>9</w:t>
            </w:r>
            <w:r>
              <w:rPr>
                <w:noProof/>
                <w:webHidden/>
              </w:rPr>
              <w:fldChar w:fldCharType="end"/>
            </w:r>
            <w:r w:rsidRPr="00713E0E">
              <w:rPr>
                <w:rStyle w:val="Hyperlink"/>
                <w:noProof/>
              </w:rPr>
              <w:fldChar w:fldCharType="end"/>
            </w:r>
          </w:ins>
        </w:p>
        <w:p w14:paraId="61F1E0C7" w14:textId="1E29B376" w:rsidR="00315870" w:rsidRDefault="00315870">
          <w:pPr>
            <w:pStyle w:val="TOC2"/>
            <w:tabs>
              <w:tab w:val="right" w:leader="dot" w:pos="9350"/>
            </w:tabs>
            <w:rPr>
              <w:ins w:id="73" w:author="David Conklin" w:date="2021-04-08T07:21:00Z"/>
              <w:rFonts w:eastAsiaTheme="minorEastAsia"/>
              <w:noProof/>
            </w:rPr>
          </w:pPr>
          <w:ins w:id="7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DataCW3M\ScenarioData directory structure</w:t>
            </w:r>
            <w:r>
              <w:rPr>
                <w:noProof/>
                <w:webHidden/>
              </w:rPr>
              <w:tab/>
            </w:r>
            <w:r>
              <w:rPr>
                <w:noProof/>
                <w:webHidden/>
              </w:rPr>
              <w:fldChar w:fldCharType="begin"/>
            </w:r>
            <w:r>
              <w:rPr>
                <w:noProof/>
                <w:webHidden/>
              </w:rPr>
              <w:instrText xml:space="preserve"> PAGEREF _Toc68758923 \h </w:instrText>
            </w:r>
            <w:r>
              <w:rPr>
                <w:noProof/>
                <w:webHidden/>
              </w:rPr>
            </w:r>
          </w:ins>
          <w:r>
            <w:rPr>
              <w:noProof/>
              <w:webHidden/>
            </w:rPr>
            <w:fldChar w:fldCharType="separate"/>
          </w:r>
          <w:ins w:id="75" w:author="David Conklin" w:date="2021-04-08T07:21:00Z">
            <w:r>
              <w:rPr>
                <w:noProof/>
                <w:webHidden/>
              </w:rPr>
              <w:t>10</w:t>
            </w:r>
            <w:r>
              <w:rPr>
                <w:noProof/>
                <w:webHidden/>
              </w:rPr>
              <w:fldChar w:fldCharType="end"/>
            </w:r>
            <w:r w:rsidRPr="00713E0E">
              <w:rPr>
                <w:rStyle w:val="Hyperlink"/>
                <w:noProof/>
              </w:rPr>
              <w:fldChar w:fldCharType="end"/>
            </w:r>
          </w:ins>
        </w:p>
        <w:p w14:paraId="1749187F" w14:textId="6CF9906B" w:rsidR="00315870" w:rsidRDefault="00315870">
          <w:pPr>
            <w:pStyle w:val="TOC2"/>
            <w:tabs>
              <w:tab w:val="right" w:leader="dot" w:pos="9350"/>
            </w:tabs>
            <w:rPr>
              <w:ins w:id="76" w:author="David Conklin" w:date="2021-04-08T07:21:00Z"/>
              <w:rFonts w:eastAsiaTheme="minorEastAsia"/>
              <w:noProof/>
            </w:rPr>
          </w:pPr>
          <w:ins w:id="7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DataCW3M\ScenarioData\&lt;scenario&gt; folder contents</w:t>
            </w:r>
            <w:r>
              <w:rPr>
                <w:noProof/>
                <w:webHidden/>
              </w:rPr>
              <w:tab/>
            </w:r>
            <w:r>
              <w:rPr>
                <w:noProof/>
                <w:webHidden/>
              </w:rPr>
              <w:fldChar w:fldCharType="begin"/>
            </w:r>
            <w:r>
              <w:rPr>
                <w:noProof/>
                <w:webHidden/>
              </w:rPr>
              <w:instrText xml:space="preserve"> PAGEREF _Toc68758924 \h </w:instrText>
            </w:r>
            <w:r>
              <w:rPr>
                <w:noProof/>
                <w:webHidden/>
              </w:rPr>
            </w:r>
          </w:ins>
          <w:r>
            <w:rPr>
              <w:noProof/>
              <w:webHidden/>
            </w:rPr>
            <w:fldChar w:fldCharType="separate"/>
          </w:r>
          <w:ins w:id="78" w:author="David Conklin" w:date="2021-04-08T07:21:00Z">
            <w:r>
              <w:rPr>
                <w:noProof/>
                <w:webHidden/>
              </w:rPr>
              <w:t>10</w:t>
            </w:r>
            <w:r>
              <w:rPr>
                <w:noProof/>
                <w:webHidden/>
              </w:rPr>
              <w:fldChar w:fldCharType="end"/>
            </w:r>
            <w:r w:rsidRPr="00713E0E">
              <w:rPr>
                <w:rStyle w:val="Hyperlink"/>
                <w:noProof/>
              </w:rPr>
              <w:fldChar w:fldCharType="end"/>
            </w:r>
          </w:ins>
        </w:p>
        <w:p w14:paraId="6A3D90AF" w14:textId="6382CDDF" w:rsidR="00315870" w:rsidRDefault="00315870">
          <w:pPr>
            <w:pStyle w:val="TOC2"/>
            <w:tabs>
              <w:tab w:val="right" w:leader="dot" w:pos="9350"/>
            </w:tabs>
            <w:rPr>
              <w:ins w:id="79" w:author="David Conklin" w:date="2021-04-08T07:21:00Z"/>
              <w:rFonts w:eastAsiaTheme="minorEastAsia"/>
              <w:noProof/>
            </w:rPr>
          </w:pPr>
          <w:ins w:id="8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DataCW3M\&lt;study area&gt; folder contents</w:t>
            </w:r>
            <w:r>
              <w:rPr>
                <w:noProof/>
                <w:webHidden/>
              </w:rPr>
              <w:tab/>
            </w:r>
            <w:r>
              <w:rPr>
                <w:noProof/>
                <w:webHidden/>
              </w:rPr>
              <w:fldChar w:fldCharType="begin"/>
            </w:r>
            <w:r>
              <w:rPr>
                <w:noProof/>
                <w:webHidden/>
              </w:rPr>
              <w:instrText xml:space="preserve"> PAGEREF _Toc68758925 \h </w:instrText>
            </w:r>
            <w:r>
              <w:rPr>
                <w:noProof/>
                <w:webHidden/>
              </w:rPr>
            </w:r>
          </w:ins>
          <w:r>
            <w:rPr>
              <w:noProof/>
              <w:webHidden/>
            </w:rPr>
            <w:fldChar w:fldCharType="separate"/>
          </w:r>
          <w:ins w:id="81" w:author="David Conklin" w:date="2021-04-08T07:21:00Z">
            <w:r>
              <w:rPr>
                <w:noProof/>
                <w:webHidden/>
              </w:rPr>
              <w:t>10</w:t>
            </w:r>
            <w:r>
              <w:rPr>
                <w:noProof/>
                <w:webHidden/>
              </w:rPr>
              <w:fldChar w:fldCharType="end"/>
            </w:r>
            <w:r w:rsidRPr="00713E0E">
              <w:rPr>
                <w:rStyle w:val="Hyperlink"/>
                <w:noProof/>
              </w:rPr>
              <w:fldChar w:fldCharType="end"/>
            </w:r>
          </w:ins>
        </w:p>
        <w:p w14:paraId="56E46D87" w14:textId="0F7B13F0" w:rsidR="00315870" w:rsidRDefault="00315870">
          <w:pPr>
            <w:pStyle w:val="TOC1"/>
            <w:tabs>
              <w:tab w:val="right" w:leader="dot" w:pos="9350"/>
            </w:tabs>
            <w:rPr>
              <w:ins w:id="82" w:author="David Conklin" w:date="2021-04-08T07:21:00Z"/>
              <w:rFonts w:eastAsiaTheme="minorEastAsia"/>
              <w:noProof/>
            </w:rPr>
          </w:pPr>
          <w:ins w:id="8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Calendar conventions</w:t>
            </w:r>
            <w:r>
              <w:rPr>
                <w:noProof/>
                <w:webHidden/>
              </w:rPr>
              <w:tab/>
            </w:r>
            <w:r>
              <w:rPr>
                <w:noProof/>
                <w:webHidden/>
              </w:rPr>
              <w:fldChar w:fldCharType="begin"/>
            </w:r>
            <w:r>
              <w:rPr>
                <w:noProof/>
                <w:webHidden/>
              </w:rPr>
              <w:instrText xml:space="preserve"> PAGEREF _Toc68758926 \h </w:instrText>
            </w:r>
            <w:r>
              <w:rPr>
                <w:noProof/>
                <w:webHidden/>
              </w:rPr>
            </w:r>
          </w:ins>
          <w:r>
            <w:rPr>
              <w:noProof/>
              <w:webHidden/>
            </w:rPr>
            <w:fldChar w:fldCharType="separate"/>
          </w:r>
          <w:ins w:id="84" w:author="David Conklin" w:date="2021-04-08T07:21:00Z">
            <w:r>
              <w:rPr>
                <w:noProof/>
                <w:webHidden/>
              </w:rPr>
              <w:t>16</w:t>
            </w:r>
            <w:r>
              <w:rPr>
                <w:noProof/>
                <w:webHidden/>
              </w:rPr>
              <w:fldChar w:fldCharType="end"/>
            </w:r>
            <w:r w:rsidRPr="00713E0E">
              <w:rPr>
                <w:rStyle w:val="Hyperlink"/>
                <w:noProof/>
              </w:rPr>
              <w:fldChar w:fldCharType="end"/>
            </w:r>
          </w:ins>
        </w:p>
        <w:p w14:paraId="144AB9B9" w14:textId="73B0121B" w:rsidR="00315870" w:rsidRDefault="00315870">
          <w:pPr>
            <w:pStyle w:val="TOC2"/>
            <w:tabs>
              <w:tab w:val="right" w:leader="dot" w:pos="9350"/>
            </w:tabs>
            <w:rPr>
              <w:ins w:id="85" w:author="David Conklin" w:date="2021-04-08T07:21:00Z"/>
              <w:rFonts w:eastAsiaTheme="minorEastAsia"/>
              <w:noProof/>
            </w:rPr>
          </w:pPr>
          <w:ins w:id="86"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Water years</w:t>
            </w:r>
            <w:r>
              <w:rPr>
                <w:noProof/>
                <w:webHidden/>
              </w:rPr>
              <w:tab/>
            </w:r>
            <w:r>
              <w:rPr>
                <w:noProof/>
                <w:webHidden/>
              </w:rPr>
              <w:fldChar w:fldCharType="begin"/>
            </w:r>
            <w:r>
              <w:rPr>
                <w:noProof/>
                <w:webHidden/>
              </w:rPr>
              <w:instrText xml:space="preserve"> PAGEREF _Toc68758927 \h </w:instrText>
            </w:r>
            <w:r>
              <w:rPr>
                <w:noProof/>
                <w:webHidden/>
              </w:rPr>
            </w:r>
          </w:ins>
          <w:r>
            <w:rPr>
              <w:noProof/>
              <w:webHidden/>
            </w:rPr>
            <w:fldChar w:fldCharType="separate"/>
          </w:r>
          <w:ins w:id="87" w:author="David Conklin" w:date="2021-04-08T07:21:00Z">
            <w:r>
              <w:rPr>
                <w:noProof/>
                <w:webHidden/>
              </w:rPr>
              <w:t>16</w:t>
            </w:r>
            <w:r>
              <w:rPr>
                <w:noProof/>
                <w:webHidden/>
              </w:rPr>
              <w:fldChar w:fldCharType="end"/>
            </w:r>
            <w:r w:rsidRPr="00713E0E">
              <w:rPr>
                <w:rStyle w:val="Hyperlink"/>
                <w:noProof/>
              </w:rPr>
              <w:fldChar w:fldCharType="end"/>
            </w:r>
          </w:ins>
        </w:p>
        <w:p w14:paraId="11C3B458" w14:textId="29790600" w:rsidR="00315870" w:rsidRDefault="00315870">
          <w:pPr>
            <w:pStyle w:val="TOC1"/>
            <w:tabs>
              <w:tab w:val="right" w:leader="dot" w:pos="9350"/>
            </w:tabs>
            <w:rPr>
              <w:ins w:id="88" w:author="David Conklin" w:date="2021-04-08T07:21:00Z"/>
              <w:rFonts w:eastAsiaTheme="minorEastAsia"/>
              <w:noProof/>
            </w:rPr>
          </w:pPr>
          <w:ins w:id="8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Climate data</w:t>
            </w:r>
            <w:r>
              <w:rPr>
                <w:noProof/>
                <w:webHidden/>
              </w:rPr>
              <w:tab/>
            </w:r>
            <w:r>
              <w:rPr>
                <w:noProof/>
                <w:webHidden/>
              </w:rPr>
              <w:fldChar w:fldCharType="begin"/>
            </w:r>
            <w:r>
              <w:rPr>
                <w:noProof/>
                <w:webHidden/>
              </w:rPr>
              <w:instrText xml:space="preserve"> PAGEREF _Toc68758928 \h </w:instrText>
            </w:r>
            <w:r>
              <w:rPr>
                <w:noProof/>
                <w:webHidden/>
              </w:rPr>
            </w:r>
          </w:ins>
          <w:r>
            <w:rPr>
              <w:noProof/>
              <w:webHidden/>
            </w:rPr>
            <w:fldChar w:fldCharType="separate"/>
          </w:r>
          <w:ins w:id="90" w:author="David Conklin" w:date="2021-04-08T07:21:00Z">
            <w:r>
              <w:rPr>
                <w:noProof/>
                <w:webHidden/>
              </w:rPr>
              <w:t>16</w:t>
            </w:r>
            <w:r>
              <w:rPr>
                <w:noProof/>
                <w:webHidden/>
              </w:rPr>
              <w:fldChar w:fldCharType="end"/>
            </w:r>
            <w:r w:rsidRPr="00713E0E">
              <w:rPr>
                <w:rStyle w:val="Hyperlink"/>
                <w:noProof/>
              </w:rPr>
              <w:fldChar w:fldCharType="end"/>
            </w:r>
          </w:ins>
        </w:p>
        <w:p w14:paraId="1BEA480C" w14:textId="37FCF031" w:rsidR="00315870" w:rsidRDefault="00315870">
          <w:pPr>
            <w:pStyle w:val="TOC2"/>
            <w:tabs>
              <w:tab w:val="right" w:leader="dot" w:pos="9350"/>
            </w:tabs>
            <w:rPr>
              <w:ins w:id="91" w:author="David Conklin" w:date="2021-04-08T07:21:00Z"/>
              <w:rFonts w:eastAsiaTheme="minorEastAsia"/>
              <w:noProof/>
            </w:rPr>
          </w:pPr>
          <w:ins w:id="9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"_Toc68758929"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Numbered climate scenarios in the model</w:t>
            </w:r>
            <w:r>
              <w:rPr>
                <w:noProof/>
                <w:webHidden/>
              </w:rPr>
              <w:tab/>
            </w:r>
            <w:r>
              <w:rPr>
                <w:noProof/>
                <w:webHidden/>
              </w:rPr>
              <w:fldChar w:fldCharType="begin"/>
            </w:r>
            <w:r>
              <w:rPr>
                <w:noProof/>
                <w:webHidden/>
              </w:rPr>
              <w:instrText xml:space="preserve"> PAGEREF _Toc68758929 \h </w:instrText>
            </w:r>
            <w:r>
              <w:rPr>
                <w:noProof/>
                <w:webHidden/>
              </w:rPr>
            </w:r>
          </w:ins>
          <w:r>
            <w:rPr>
              <w:noProof/>
              <w:webHidden/>
            </w:rPr>
            <w:fldChar w:fldCharType="separate"/>
          </w:r>
          <w:ins w:id="93" w:author="David Conklin" w:date="2021-04-08T07:21:00Z">
            <w:r>
              <w:rPr>
                <w:noProof/>
                <w:webHidden/>
              </w:rPr>
              <w:t>16</w:t>
            </w:r>
            <w:r>
              <w:rPr>
                <w:noProof/>
                <w:webHidden/>
              </w:rPr>
              <w:fldChar w:fldCharType="end"/>
            </w:r>
            <w:r w:rsidRPr="00713E0E">
              <w:rPr>
                <w:rStyle w:val="Hyperlink"/>
                <w:noProof/>
              </w:rPr>
              <w:fldChar w:fldCharType="end"/>
            </w:r>
          </w:ins>
        </w:p>
        <w:p w14:paraId="05DAB10E" w14:textId="5556568C" w:rsidR="00315870" w:rsidRDefault="00315870">
          <w:pPr>
            <w:pStyle w:val="TOC2"/>
            <w:tabs>
              <w:tab w:val="right" w:leader="dot" w:pos="9350"/>
            </w:tabs>
            <w:rPr>
              <w:ins w:id="94" w:author="David Conklin" w:date="2021-04-08T07:21:00Z"/>
              <w:rFonts w:eastAsiaTheme="minorEastAsia"/>
              <w:noProof/>
            </w:rPr>
          </w:pPr>
          <w:ins w:id="9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Monthly and seasonal weather data</w:t>
            </w:r>
            <w:r>
              <w:rPr>
                <w:noProof/>
                <w:webHidden/>
              </w:rPr>
              <w:tab/>
            </w:r>
            <w:r>
              <w:rPr>
                <w:noProof/>
                <w:webHidden/>
              </w:rPr>
              <w:fldChar w:fldCharType="begin"/>
            </w:r>
            <w:r>
              <w:rPr>
                <w:noProof/>
                <w:webHidden/>
              </w:rPr>
              <w:instrText xml:space="preserve"> PAGEREF _Toc68758930 \h </w:instrText>
            </w:r>
            <w:r>
              <w:rPr>
                <w:noProof/>
                <w:webHidden/>
              </w:rPr>
            </w:r>
          </w:ins>
          <w:r>
            <w:rPr>
              <w:noProof/>
              <w:webHidden/>
            </w:rPr>
            <w:fldChar w:fldCharType="separate"/>
          </w:r>
          <w:ins w:id="96" w:author="David Conklin" w:date="2021-04-08T07:21:00Z">
            <w:r>
              <w:rPr>
                <w:noProof/>
                <w:webHidden/>
              </w:rPr>
              <w:t>17</w:t>
            </w:r>
            <w:r>
              <w:rPr>
                <w:noProof/>
                <w:webHidden/>
              </w:rPr>
              <w:fldChar w:fldCharType="end"/>
            </w:r>
            <w:r w:rsidRPr="00713E0E">
              <w:rPr>
                <w:rStyle w:val="Hyperlink"/>
                <w:noProof/>
              </w:rPr>
              <w:fldChar w:fldCharType="end"/>
            </w:r>
          </w:ins>
        </w:p>
        <w:p w14:paraId="31C71E82" w14:textId="0F9811EE" w:rsidR="00315870" w:rsidRDefault="00315870">
          <w:pPr>
            <w:pStyle w:val="TOC2"/>
            <w:tabs>
              <w:tab w:val="right" w:leader="dot" w:pos="9350"/>
            </w:tabs>
            <w:rPr>
              <w:ins w:id="97" w:author="David Conklin" w:date="2021-04-08T07:21:00Z"/>
              <w:rFonts w:eastAsiaTheme="minorEastAsia"/>
              <w:noProof/>
            </w:rPr>
          </w:pPr>
          <w:ins w:id="9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Climate data grids</w:t>
            </w:r>
            <w:r>
              <w:rPr>
                <w:noProof/>
                <w:webHidden/>
              </w:rPr>
              <w:tab/>
            </w:r>
            <w:r>
              <w:rPr>
                <w:noProof/>
                <w:webHidden/>
              </w:rPr>
              <w:fldChar w:fldCharType="begin"/>
            </w:r>
            <w:r>
              <w:rPr>
                <w:noProof/>
                <w:webHidden/>
              </w:rPr>
              <w:instrText xml:space="preserve"> PAGEREF _Toc68758931 \h </w:instrText>
            </w:r>
            <w:r>
              <w:rPr>
                <w:noProof/>
                <w:webHidden/>
              </w:rPr>
            </w:r>
          </w:ins>
          <w:r>
            <w:rPr>
              <w:noProof/>
              <w:webHidden/>
            </w:rPr>
            <w:fldChar w:fldCharType="separate"/>
          </w:r>
          <w:ins w:id="99" w:author="David Conklin" w:date="2021-04-08T07:21:00Z">
            <w:r>
              <w:rPr>
                <w:noProof/>
                <w:webHidden/>
              </w:rPr>
              <w:t>18</w:t>
            </w:r>
            <w:r>
              <w:rPr>
                <w:noProof/>
                <w:webHidden/>
              </w:rPr>
              <w:fldChar w:fldCharType="end"/>
            </w:r>
            <w:r w:rsidRPr="00713E0E">
              <w:rPr>
                <w:rStyle w:val="Hyperlink"/>
                <w:noProof/>
              </w:rPr>
              <w:fldChar w:fldCharType="end"/>
            </w:r>
          </w:ins>
        </w:p>
        <w:p w14:paraId="3EEA3273" w14:textId="0C70E032" w:rsidR="00315870" w:rsidRDefault="00315870">
          <w:pPr>
            <w:pStyle w:val="TOC3"/>
            <w:tabs>
              <w:tab w:val="right" w:leader="dot" w:pos="9350"/>
            </w:tabs>
            <w:rPr>
              <w:ins w:id="100" w:author="David Conklin" w:date="2021-04-08T07:21:00Z"/>
              <w:rFonts w:eastAsiaTheme="minorEastAsia"/>
              <w:noProof/>
            </w:rPr>
          </w:pPr>
          <w:ins w:id="101" w:author="David Conklin" w:date="2021-04-08T07:21:00Z">
            <w:r w:rsidRPr="00713E0E">
              <w:rPr>
                <w:rStyle w:val="Hyperlink"/>
                <w:noProof/>
              </w:rPr>
              <w:lastRenderedPageBreak/>
              <w:fldChar w:fldCharType="begin"/>
            </w:r>
            <w:r w:rsidRPr="00713E0E">
              <w:rPr>
                <w:rStyle w:val="Hyperlink"/>
                <w:noProof/>
              </w:rPr>
              <w:instrText xml:space="preserve"> </w:instrText>
            </w:r>
            <w:r>
              <w:rPr>
                <w:noProof/>
              </w:rPr>
              <w:instrText>HYPERLINK \l "_Toc68758932"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WW2100 climate grid</w:t>
            </w:r>
            <w:r>
              <w:rPr>
                <w:noProof/>
                <w:webHidden/>
              </w:rPr>
              <w:tab/>
            </w:r>
            <w:r>
              <w:rPr>
                <w:noProof/>
                <w:webHidden/>
              </w:rPr>
              <w:fldChar w:fldCharType="begin"/>
            </w:r>
            <w:r>
              <w:rPr>
                <w:noProof/>
                <w:webHidden/>
              </w:rPr>
              <w:instrText xml:space="preserve"> PAGEREF _Toc68758932 \h </w:instrText>
            </w:r>
            <w:r>
              <w:rPr>
                <w:noProof/>
                <w:webHidden/>
              </w:rPr>
            </w:r>
          </w:ins>
          <w:r>
            <w:rPr>
              <w:noProof/>
              <w:webHidden/>
            </w:rPr>
            <w:fldChar w:fldCharType="separate"/>
          </w:r>
          <w:ins w:id="102" w:author="David Conklin" w:date="2021-04-08T07:21:00Z">
            <w:r>
              <w:rPr>
                <w:noProof/>
                <w:webHidden/>
              </w:rPr>
              <w:t>18</w:t>
            </w:r>
            <w:r>
              <w:rPr>
                <w:noProof/>
                <w:webHidden/>
              </w:rPr>
              <w:fldChar w:fldCharType="end"/>
            </w:r>
            <w:r w:rsidRPr="00713E0E">
              <w:rPr>
                <w:rStyle w:val="Hyperlink"/>
                <w:noProof/>
              </w:rPr>
              <w:fldChar w:fldCharType="end"/>
            </w:r>
          </w:ins>
        </w:p>
        <w:p w14:paraId="399E3BB9" w14:textId="518375F8" w:rsidR="00315870" w:rsidRDefault="00315870">
          <w:pPr>
            <w:pStyle w:val="TOC3"/>
            <w:tabs>
              <w:tab w:val="right" w:leader="dot" w:pos="9350"/>
            </w:tabs>
            <w:rPr>
              <w:ins w:id="103" w:author="David Conklin" w:date="2021-04-08T07:21:00Z"/>
              <w:rFonts w:eastAsiaTheme="minorEastAsia"/>
              <w:noProof/>
            </w:rPr>
          </w:pPr>
          <w:ins w:id="10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v2 climate grid</w:t>
            </w:r>
            <w:r>
              <w:rPr>
                <w:noProof/>
                <w:webHidden/>
              </w:rPr>
              <w:tab/>
            </w:r>
            <w:r>
              <w:rPr>
                <w:noProof/>
                <w:webHidden/>
              </w:rPr>
              <w:fldChar w:fldCharType="begin"/>
            </w:r>
            <w:r>
              <w:rPr>
                <w:noProof/>
                <w:webHidden/>
              </w:rPr>
              <w:instrText xml:space="preserve"> PAGEREF _Toc68758933 \h </w:instrText>
            </w:r>
            <w:r>
              <w:rPr>
                <w:noProof/>
                <w:webHidden/>
              </w:rPr>
            </w:r>
          </w:ins>
          <w:r>
            <w:rPr>
              <w:noProof/>
              <w:webHidden/>
            </w:rPr>
            <w:fldChar w:fldCharType="separate"/>
          </w:r>
          <w:ins w:id="105" w:author="David Conklin" w:date="2021-04-08T07:21:00Z">
            <w:r>
              <w:rPr>
                <w:noProof/>
                <w:webHidden/>
              </w:rPr>
              <w:t>19</w:t>
            </w:r>
            <w:r>
              <w:rPr>
                <w:noProof/>
                <w:webHidden/>
              </w:rPr>
              <w:fldChar w:fldCharType="end"/>
            </w:r>
            <w:r w:rsidRPr="00713E0E">
              <w:rPr>
                <w:rStyle w:val="Hyperlink"/>
                <w:noProof/>
              </w:rPr>
              <w:fldChar w:fldCharType="end"/>
            </w:r>
          </w:ins>
        </w:p>
        <w:p w14:paraId="0665E8CD" w14:textId="34ADBB01" w:rsidR="00315870" w:rsidRDefault="00315870">
          <w:pPr>
            <w:pStyle w:val="TOC2"/>
            <w:tabs>
              <w:tab w:val="right" w:leader="dot" w:pos="9350"/>
            </w:tabs>
            <w:rPr>
              <w:ins w:id="106" w:author="David Conklin" w:date="2021-04-08T07:21:00Z"/>
              <w:rFonts w:eastAsiaTheme="minorEastAsia"/>
              <w:noProof/>
            </w:rPr>
          </w:pPr>
          <w:ins w:id="10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How climate data is looked up</w:t>
            </w:r>
            <w:r>
              <w:rPr>
                <w:noProof/>
                <w:webHidden/>
              </w:rPr>
              <w:tab/>
            </w:r>
            <w:r>
              <w:rPr>
                <w:noProof/>
                <w:webHidden/>
              </w:rPr>
              <w:fldChar w:fldCharType="begin"/>
            </w:r>
            <w:r>
              <w:rPr>
                <w:noProof/>
                <w:webHidden/>
              </w:rPr>
              <w:instrText xml:space="preserve"> PAGEREF _Toc68758934 \h </w:instrText>
            </w:r>
            <w:r>
              <w:rPr>
                <w:noProof/>
                <w:webHidden/>
              </w:rPr>
            </w:r>
          </w:ins>
          <w:r>
            <w:rPr>
              <w:noProof/>
              <w:webHidden/>
            </w:rPr>
            <w:fldChar w:fldCharType="separate"/>
          </w:r>
          <w:ins w:id="108" w:author="David Conklin" w:date="2021-04-08T07:21:00Z">
            <w:r>
              <w:rPr>
                <w:noProof/>
                <w:webHidden/>
              </w:rPr>
              <w:t>19</w:t>
            </w:r>
            <w:r>
              <w:rPr>
                <w:noProof/>
                <w:webHidden/>
              </w:rPr>
              <w:fldChar w:fldCharType="end"/>
            </w:r>
            <w:r w:rsidRPr="00713E0E">
              <w:rPr>
                <w:rStyle w:val="Hyperlink"/>
                <w:noProof/>
              </w:rPr>
              <w:fldChar w:fldCharType="end"/>
            </w:r>
          </w:ins>
        </w:p>
        <w:p w14:paraId="0EA0A39E" w14:textId="6AB239EF" w:rsidR="00315870" w:rsidRDefault="00315870">
          <w:pPr>
            <w:pStyle w:val="TOC2"/>
            <w:tabs>
              <w:tab w:val="right" w:leader="dot" w:pos="9350"/>
            </w:tabs>
            <w:rPr>
              <w:ins w:id="109" w:author="David Conklin" w:date="2021-04-08T07:21:00Z"/>
              <w:rFonts w:eastAsiaTheme="minorEastAsia"/>
              <w:noProof/>
            </w:rPr>
          </w:pPr>
          <w:ins w:id="11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What is in a climate dataset</w:t>
            </w:r>
            <w:r>
              <w:rPr>
                <w:noProof/>
                <w:webHidden/>
              </w:rPr>
              <w:tab/>
            </w:r>
            <w:r>
              <w:rPr>
                <w:noProof/>
                <w:webHidden/>
              </w:rPr>
              <w:fldChar w:fldCharType="begin"/>
            </w:r>
            <w:r>
              <w:rPr>
                <w:noProof/>
                <w:webHidden/>
              </w:rPr>
              <w:instrText xml:space="preserve"> PAGEREF _Toc68758935 \h </w:instrText>
            </w:r>
            <w:r>
              <w:rPr>
                <w:noProof/>
                <w:webHidden/>
              </w:rPr>
            </w:r>
          </w:ins>
          <w:r>
            <w:rPr>
              <w:noProof/>
              <w:webHidden/>
            </w:rPr>
            <w:fldChar w:fldCharType="separate"/>
          </w:r>
          <w:ins w:id="111" w:author="David Conklin" w:date="2021-04-08T07:21:00Z">
            <w:r>
              <w:rPr>
                <w:noProof/>
                <w:webHidden/>
              </w:rPr>
              <w:t>20</w:t>
            </w:r>
            <w:r>
              <w:rPr>
                <w:noProof/>
                <w:webHidden/>
              </w:rPr>
              <w:fldChar w:fldCharType="end"/>
            </w:r>
            <w:r w:rsidRPr="00713E0E">
              <w:rPr>
                <w:rStyle w:val="Hyperlink"/>
                <w:noProof/>
              </w:rPr>
              <w:fldChar w:fldCharType="end"/>
            </w:r>
          </w:ins>
        </w:p>
        <w:p w14:paraId="43B19F24" w14:textId="242F8A6E" w:rsidR="00315870" w:rsidRDefault="00315870">
          <w:pPr>
            <w:pStyle w:val="TOC1"/>
            <w:tabs>
              <w:tab w:val="right" w:leader="dot" w:pos="9350"/>
            </w:tabs>
            <w:rPr>
              <w:ins w:id="112" w:author="David Conklin" w:date="2021-04-08T07:21:00Z"/>
              <w:rFonts w:eastAsiaTheme="minorEastAsia"/>
              <w:noProof/>
            </w:rPr>
          </w:pPr>
          <w:ins w:id="11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Water rights</w:t>
            </w:r>
            <w:r>
              <w:rPr>
                <w:noProof/>
                <w:webHidden/>
              </w:rPr>
              <w:tab/>
            </w:r>
            <w:r>
              <w:rPr>
                <w:noProof/>
                <w:webHidden/>
              </w:rPr>
              <w:fldChar w:fldCharType="begin"/>
            </w:r>
            <w:r>
              <w:rPr>
                <w:noProof/>
                <w:webHidden/>
              </w:rPr>
              <w:instrText xml:space="preserve"> PAGEREF _Toc68758936 \h </w:instrText>
            </w:r>
            <w:r>
              <w:rPr>
                <w:noProof/>
                <w:webHidden/>
              </w:rPr>
            </w:r>
          </w:ins>
          <w:r>
            <w:rPr>
              <w:noProof/>
              <w:webHidden/>
            </w:rPr>
            <w:fldChar w:fldCharType="separate"/>
          </w:r>
          <w:ins w:id="114" w:author="David Conklin" w:date="2021-04-08T07:21:00Z">
            <w:r>
              <w:rPr>
                <w:noProof/>
                <w:webHidden/>
              </w:rPr>
              <w:t>20</w:t>
            </w:r>
            <w:r>
              <w:rPr>
                <w:noProof/>
                <w:webHidden/>
              </w:rPr>
              <w:fldChar w:fldCharType="end"/>
            </w:r>
            <w:r w:rsidRPr="00713E0E">
              <w:rPr>
                <w:rStyle w:val="Hyperlink"/>
                <w:noProof/>
              </w:rPr>
              <w:fldChar w:fldCharType="end"/>
            </w:r>
          </w:ins>
        </w:p>
        <w:p w14:paraId="10331181" w14:textId="3B74A64A" w:rsidR="00315870" w:rsidRDefault="00315870">
          <w:pPr>
            <w:pStyle w:val="TOC2"/>
            <w:tabs>
              <w:tab w:val="right" w:leader="dot" w:pos="9350"/>
            </w:tabs>
            <w:rPr>
              <w:ins w:id="115" w:author="David Conklin" w:date="2021-04-08T07:21:00Z"/>
              <w:rFonts w:eastAsiaTheme="minorEastAsia"/>
              <w:noProof/>
            </w:rPr>
          </w:pPr>
          <w:ins w:id="116"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Water rights data</w:t>
            </w:r>
            <w:r>
              <w:rPr>
                <w:noProof/>
                <w:webHidden/>
              </w:rPr>
              <w:tab/>
            </w:r>
            <w:r>
              <w:rPr>
                <w:noProof/>
                <w:webHidden/>
              </w:rPr>
              <w:fldChar w:fldCharType="begin"/>
            </w:r>
            <w:r>
              <w:rPr>
                <w:noProof/>
                <w:webHidden/>
              </w:rPr>
              <w:instrText xml:space="preserve"> PAGEREF _Toc68758937 \h </w:instrText>
            </w:r>
            <w:r>
              <w:rPr>
                <w:noProof/>
                <w:webHidden/>
              </w:rPr>
            </w:r>
          </w:ins>
          <w:r>
            <w:rPr>
              <w:noProof/>
              <w:webHidden/>
            </w:rPr>
            <w:fldChar w:fldCharType="separate"/>
          </w:r>
          <w:ins w:id="117" w:author="David Conklin" w:date="2021-04-08T07:21:00Z">
            <w:r>
              <w:rPr>
                <w:noProof/>
                <w:webHidden/>
              </w:rPr>
              <w:t>20</w:t>
            </w:r>
            <w:r>
              <w:rPr>
                <w:noProof/>
                <w:webHidden/>
              </w:rPr>
              <w:fldChar w:fldCharType="end"/>
            </w:r>
            <w:r w:rsidRPr="00713E0E">
              <w:rPr>
                <w:rStyle w:val="Hyperlink"/>
                <w:noProof/>
              </w:rPr>
              <w:fldChar w:fldCharType="end"/>
            </w:r>
          </w:ins>
        </w:p>
        <w:p w14:paraId="12334B25" w14:textId="018B99FE" w:rsidR="00315870" w:rsidRDefault="00315870">
          <w:pPr>
            <w:pStyle w:val="TOC2"/>
            <w:tabs>
              <w:tab w:val="right" w:leader="dot" w:pos="9350"/>
            </w:tabs>
            <w:rPr>
              <w:ins w:id="118" w:author="David Conklin" w:date="2021-04-08T07:21:00Z"/>
              <w:rFonts w:eastAsiaTheme="minorEastAsia"/>
              <w:noProof/>
            </w:rPr>
          </w:pPr>
          <w:ins w:id="11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wr_pods.csv file</w:t>
            </w:r>
            <w:r>
              <w:rPr>
                <w:noProof/>
                <w:webHidden/>
              </w:rPr>
              <w:tab/>
            </w:r>
            <w:r>
              <w:rPr>
                <w:noProof/>
                <w:webHidden/>
              </w:rPr>
              <w:fldChar w:fldCharType="begin"/>
            </w:r>
            <w:r>
              <w:rPr>
                <w:noProof/>
                <w:webHidden/>
              </w:rPr>
              <w:instrText xml:space="preserve"> PAGEREF _Toc68758938 \h </w:instrText>
            </w:r>
            <w:r>
              <w:rPr>
                <w:noProof/>
                <w:webHidden/>
              </w:rPr>
            </w:r>
          </w:ins>
          <w:r>
            <w:rPr>
              <w:noProof/>
              <w:webHidden/>
            </w:rPr>
            <w:fldChar w:fldCharType="separate"/>
          </w:r>
          <w:ins w:id="120" w:author="David Conklin" w:date="2021-04-08T07:21:00Z">
            <w:r>
              <w:rPr>
                <w:noProof/>
                <w:webHidden/>
              </w:rPr>
              <w:t>21</w:t>
            </w:r>
            <w:r>
              <w:rPr>
                <w:noProof/>
                <w:webHidden/>
              </w:rPr>
              <w:fldChar w:fldCharType="end"/>
            </w:r>
            <w:r w:rsidRPr="00713E0E">
              <w:rPr>
                <w:rStyle w:val="Hyperlink"/>
                <w:noProof/>
              </w:rPr>
              <w:fldChar w:fldCharType="end"/>
            </w:r>
          </w:ins>
        </w:p>
        <w:p w14:paraId="54D696A4" w14:textId="2FF30FC7" w:rsidR="00315870" w:rsidRDefault="00315870">
          <w:pPr>
            <w:pStyle w:val="TOC2"/>
            <w:tabs>
              <w:tab w:val="right" w:leader="dot" w:pos="9350"/>
            </w:tabs>
            <w:rPr>
              <w:ins w:id="121" w:author="David Conklin" w:date="2021-04-08T07:21:00Z"/>
              <w:rFonts w:eastAsiaTheme="minorEastAsia"/>
              <w:noProof/>
            </w:rPr>
          </w:pPr>
          <w:ins w:id="12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"_Toc68758939"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wr_pous.csv file</w:t>
            </w:r>
            <w:r>
              <w:rPr>
                <w:noProof/>
                <w:webHidden/>
              </w:rPr>
              <w:tab/>
            </w:r>
            <w:r>
              <w:rPr>
                <w:noProof/>
                <w:webHidden/>
              </w:rPr>
              <w:fldChar w:fldCharType="begin"/>
            </w:r>
            <w:r>
              <w:rPr>
                <w:noProof/>
                <w:webHidden/>
              </w:rPr>
              <w:instrText xml:space="preserve"> PAGEREF _Toc68758939 \h </w:instrText>
            </w:r>
            <w:r>
              <w:rPr>
                <w:noProof/>
                <w:webHidden/>
              </w:rPr>
            </w:r>
          </w:ins>
          <w:r>
            <w:rPr>
              <w:noProof/>
              <w:webHidden/>
            </w:rPr>
            <w:fldChar w:fldCharType="separate"/>
          </w:r>
          <w:ins w:id="123" w:author="David Conklin" w:date="2021-04-08T07:21:00Z">
            <w:r>
              <w:rPr>
                <w:noProof/>
                <w:webHidden/>
              </w:rPr>
              <w:t>21</w:t>
            </w:r>
            <w:r>
              <w:rPr>
                <w:noProof/>
                <w:webHidden/>
              </w:rPr>
              <w:fldChar w:fldCharType="end"/>
            </w:r>
            <w:r w:rsidRPr="00713E0E">
              <w:rPr>
                <w:rStyle w:val="Hyperlink"/>
                <w:noProof/>
              </w:rPr>
              <w:fldChar w:fldCharType="end"/>
            </w:r>
          </w:ins>
        </w:p>
        <w:p w14:paraId="475E075E" w14:textId="733A63B6" w:rsidR="00315870" w:rsidRDefault="00315870">
          <w:pPr>
            <w:pStyle w:val="TOC2"/>
            <w:tabs>
              <w:tab w:val="right" w:leader="dot" w:pos="9350"/>
            </w:tabs>
            <w:rPr>
              <w:ins w:id="124" w:author="David Conklin" w:date="2021-04-08T07:21:00Z"/>
              <w:rFonts w:eastAsiaTheme="minorEastAsia"/>
              <w:noProof/>
            </w:rPr>
          </w:pPr>
          <w:ins w:id="12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Adding a water right</w:t>
            </w:r>
            <w:r>
              <w:rPr>
                <w:noProof/>
                <w:webHidden/>
              </w:rPr>
              <w:tab/>
            </w:r>
            <w:r>
              <w:rPr>
                <w:noProof/>
                <w:webHidden/>
              </w:rPr>
              <w:fldChar w:fldCharType="begin"/>
            </w:r>
            <w:r>
              <w:rPr>
                <w:noProof/>
                <w:webHidden/>
              </w:rPr>
              <w:instrText xml:space="preserve"> PAGEREF _Toc68758940 \h </w:instrText>
            </w:r>
            <w:r>
              <w:rPr>
                <w:noProof/>
                <w:webHidden/>
              </w:rPr>
            </w:r>
          </w:ins>
          <w:r>
            <w:rPr>
              <w:noProof/>
              <w:webHidden/>
            </w:rPr>
            <w:fldChar w:fldCharType="separate"/>
          </w:r>
          <w:ins w:id="126" w:author="David Conklin" w:date="2021-04-08T07:21:00Z">
            <w:r>
              <w:rPr>
                <w:noProof/>
                <w:webHidden/>
              </w:rPr>
              <w:t>22</w:t>
            </w:r>
            <w:r>
              <w:rPr>
                <w:noProof/>
                <w:webHidden/>
              </w:rPr>
              <w:fldChar w:fldCharType="end"/>
            </w:r>
            <w:r w:rsidRPr="00713E0E">
              <w:rPr>
                <w:rStyle w:val="Hyperlink"/>
                <w:noProof/>
              </w:rPr>
              <w:fldChar w:fldCharType="end"/>
            </w:r>
          </w:ins>
        </w:p>
        <w:p w14:paraId="7D4D694D" w14:textId="1F743743" w:rsidR="00315870" w:rsidRDefault="00315870">
          <w:pPr>
            <w:pStyle w:val="TOC1"/>
            <w:tabs>
              <w:tab w:val="right" w:leader="dot" w:pos="9350"/>
            </w:tabs>
            <w:rPr>
              <w:ins w:id="127" w:author="David Conklin" w:date="2021-04-08T07:21:00Z"/>
              <w:rFonts w:eastAsiaTheme="minorEastAsia"/>
              <w:noProof/>
            </w:rPr>
          </w:pPr>
          <w:ins w:id="12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Stream flow and stream temperature</w:t>
            </w:r>
            <w:r>
              <w:rPr>
                <w:noProof/>
                <w:webHidden/>
              </w:rPr>
              <w:tab/>
            </w:r>
            <w:r>
              <w:rPr>
                <w:noProof/>
                <w:webHidden/>
              </w:rPr>
              <w:fldChar w:fldCharType="begin"/>
            </w:r>
            <w:r>
              <w:rPr>
                <w:noProof/>
                <w:webHidden/>
              </w:rPr>
              <w:instrText xml:space="preserve"> PAGEREF _Toc68758941 \h </w:instrText>
            </w:r>
            <w:r>
              <w:rPr>
                <w:noProof/>
                <w:webHidden/>
              </w:rPr>
            </w:r>
          </w:ins>
          <w:r>
            <w:rPr>
              <w:noProof/>
              <w:webHidden/>
            </w:rPr>
            <w:fldChar w:fldCharType="separate"/>
          </w:r>
          <w:ins w:id="129" w:author="David Conklin" w:date="2021-04-08T07:21:00Z">
            <w:r>
              <w:rPr>
                <w:noProof/>
                <w:webHidden/>
              </w:rPr>
              <w:t>23</w:t>
            </w:r>
            <w:r>
              <w:rPr>
                <w:noProof/>
                <w:webHidden/>
              </w:rPr>
              <w:fldChar w:fldCharType="end"/>
            </w:r>
            <w:r w:rsidRPr="00713E0E">
              <w:rPr>
                <w:rStyle w:val="Hyperlink"/>
                <w:noProof/>
              </w:rPr>
              <w:fldChar w:fldCharType="end"/>
            </w:r>
          </w:ins>
        </w:p>
        <w:p w14:paraId="1DCDAC1B" w14:textId="57C09F4E" w:rsidR="00315870" w:rsidRDefault="00315870">
          <w:pPr>
            <w:pStyle w:val="TOC2"/>
            <w:tabs>
              <w:tab w:val="right" w:leader="dot" w:pos="9350"/>
            </w:tabs>
            <w:rPr>
              <w:ins w:id="130" w:author="David Conklin" w:date="2021-04-08T07:21:00Z"/>
              <w:rFonts w:eastAsiaTheme="minorEastAsia"/>
              <w:noProof/>
            </w:rPr>
          </w:pPr>
          <w:ins w:id="13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Water parcels</w:t>
            </w:r>
            <w:r>
              <w:rPr>
                <w:noProof/>
                <w:webHidden/>
              </w:rPr>
              <w:tab/>
            </w:r>
            <w:r>
              <w:rPr>
                <w:noProof/>
                <w:webHidden/>
              </w:rPr>
              <w:fldChar w:fldCharType="begin"/>
            </w:r>
            <w:r>
              <w:rPr>
                <w:noProof/>
                <w:webHidden/>
              </w:rPr>
              <w:instrText xml:space="preserve"> PAGEREF _Toc68758942 \h </w:instrText>
            </w:r>
            <w:r>
              <w:rPr>
                <w:noProof/>
                <w:webHidden/>
              </w:rPr>
            </w:r>
          </w:ins>
          <w:r>
            <w:rPr>
              <w:noProof/>
              <w:webHidden/>
            </w:rPr>
            <w:fldChar w:fldCharType="separate"/>
          </w:r>
          <w:ins w:id="132" w:author="David Conklin" w:date="2021-04-08T07:21:00Z">
            <w:r>
              <w:rPr>
                <w:noProof/>
                <w:webHidden/>
              </w:rPr>
              <w:t>23</w:t>
            </w:r>
            <w:r>
              <w:rPr>
                <w:noProof/>
                <w:webHidden/>
              </w:rPr>
              <w:fldChar w:fldCharType="end"/>
            </w:r>
            <w:r w:rsidRPr="00713E0E">
              <w:rPr>
                <w:rStyle w:val="Hyperlink"/>
                <w:noProof/>
              </w:rPr>
              <w:fldChar w:fldCharType="end"/>
            </w:r>
          </w:ins>
        </w:p>
        <w:p w14:paraId="76504878" w14:textId="2A232267" w:rsidR="00315870" w:rsidRDefault="00315870">
          <w:pPr>
            <w:pStyle w:val="TOC2"/>
            <w:tabs>
              <w:tab w:val="right" w:leader="dot" w:pos="9350"/>
            </w:tabs>
            <w:rPr>
              <w:ins w:id="133" w:author="David Conklin" w:date="2021-04-08T07:21:00Z"/>
              <w:rFonts w:eastAsiaTheme="minorEastAsia"/>
              <w:noProof/>
            </w:rPr>
          </w:pPr>
          <w:ins w:id="13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Daily water mass and energy balance</w:t>
            </w:r>
            <w:r>
              <w:rPr>
                <w:noProof/>
                <w:webHidden/>
              </w:rPr>
              <w:tab/>
            </w:r>
            <w:r>
              <w:rPr>
                <w:noProof/>
                <w:webHidden/>
              </w:rPr>
              <w:fldChar w:fldCharType="begin"/>
            </w:r>
            <w:r>
              <w:rPr>
                <w:noProof/>
                <w:webHidden/>
              </w:rPr>
              <w:instrText xml:space="preserve"> PAGEREF _Toc68758943 \h </w:instrText>
            </w:r>
            <w:r>
              <w:rPr>
                <w:noProof/>
                <w:webHidden/>
              </w:rPr>
            </w:r>
          </w:ins>
          <w:r>
            <w:rPr>
              <w:noProof/>
              <w:webHidden/>
            </w:rPr>
            <w:fldChar w:fldCharType="separate"/>
          </w:r>
          <w:ins w:id="135" w:author="David Conklin" w:date="2021-04-08T07:21:00Z">
            <w:r>
              <w:rPr>
                <w:noProof/>
                <w:webHidden/>
              </w:rPr>
              <w:t>23</w:t>
            </w:r>
            <w:r>
              <w:rPr>
                <w:noProof/>
                <w:webHidden/>
              </w:rPr>
              <w:fldChar w:fldCharType="end"/>
            </w:r>
            <w:r w:rsidRPr="00713E0E">
              <w:rPr>
                <w:rStyle w:val="Hyperlink"/>
                <w:noProof/>
              </w:rPr>
              <w:fldChar w:fldCharType="end"/>
            </w:r>
          </w:ins>
        </w:p>
        <w:p w14:paraId="00F91A6F" w14:textId="16F04C7D" w:rsidR="00315870" w:rsidRDefault="00315870">
          <w:pPr>
            <w:pStyle w:val="TOC2"/>
            <w:tabs>
              <w:tab w:val="right" w:leader="dot" w:pos="9350"/>
            </w:tabs>
            <w:rPr>
              <w:ins w:id="136" w:author="David Conklin" w:date="2021-04-08T07:21:00Z"/>
              <w:rFonts w:eastAsiaTheme="minorEastAsia"/>
              <w:noProof/>
            </w:rPr>
          </w:pPr>
          <w:ins w:id="13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Estimating the rate of flow in a stream reach</w:t>
            </w:r>
            <w:r>
              <w:rPr>
                <w:noProof/>
                <w:webHidden/>
              </w:rPr>
              <w:tab/>
            </w:r>
            <w:r>
              <w:rPr>
                <w:noProof/>
                <w:webHidden/>
              </w:rPr>
              <w:fldChar w:fldCharType="begin"/>
            </w:r>
            <w:r>
              <w:rPr>
                <w:noProof/>
                <w:webHidden/>
              </w:rPr>
              <w:instrText xml:space="preserve"> PAGEREF _Toc68758944 \h </w:instrText>
            </w:r>
            <w:r>
              <w:rPr>
                <w:noProof/>
                <w:webHidden/>
              </w:rPr>
            </w:r>
          </w:ins>
          <w:r>
            <w:rPr>
              <w:noProof/>
              <w:webHidden/>
            </w:rPr>
            <w:fldChar w:fldCharType="separate"/>
          </w:r>
          <w:ins w:id="138" w:author="David Conklin" w:date="2021-04-08T07:21:00Z">
            <w:r>
              <w:rPr>
                <w:noProof/>
                <w:webHidden/>
              </w:rPr>
              <w:t>24</w:t>
            </w:r>
            <w:r>
              <w:rPr>
                <w:noProof/>
                <w:webHidden/>
              </w:rPr>
              <w:fldChar w:fldCharType="end"/>
            </w:r>
            <w:r w:rsidRPr="00713E0E">
              <w:rPr>
                <w:rStyle w:val="Hyperlink"/>
                <w:noProof/>
              </w:rPr>
              <w:fldChar w:fldCharType="end"/>
            </w:r>
          </w:ins>
        </w:p>
        <w:p w14:paraId="6F77CB18" w14:textId="67F331C5" w:rsidR="00315870" w:rsidRDefault="00315870">
          <w:pPr>
            <w:pStyle w:val="TOC2"/>
            <w:tabs>
              <w:tab w:val="right" w:leader="dot" w:pos="9350"/>
            </w:tabs>
            <w:rPr>
              <w:ins w:id="139" w:author="David Conklin" w:date="2021-04-08T07:21:00Z"/>
              <w:rFonts w:eastAsiaTheme="minorEastAsia"/>
              <w:noProof/>
            </w:rPr>
          </w:pPr>
          <w:ins w:id="14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_Toc68758945 \h </w:instrText>
            </w:r>
            <w:r>
              <w:rPr>
                <w:noProof/>
                <w:webHidden/>
              </w:rPr>
            </w:r>
          </w:ins>
          <w:r>
            <w:rPr>
              <w:noProof/>
              <w:webHidden/>
            </w:rPr>
            <w:fldChar w:fldCharType="separate"/>
          </w:r>
          <w:ins w:id="141" w:author="David Conklin" w:date="2021-04-08T07:21:00Z">
            <w:r>
              <w:rPr>
                <w:noProof/>
                <w:webHidden/>
              </w:rPr>
              <w:t>2</w:t>
            </w:r>
            <w:r>
              <w:rPr>
                <w:noProof/>
                <w:webHidden/>
              </w:rPr>
              <w:t>7</w:t>
            </w:r>
            <w:r>
              <w:rPr>
                <w:noProof/>
                <w:webHidden/>
              </w:rPr>
              <w:fldChar w:fldCharType="end"/>
            </w:r>
            <w:r w:rsidRPr="00713E0E">
              <w:rPr>
                <w:rStyle w:val="Hyperlink"/>
                <w:noProof/>
              </w:rPr>
              <w:fldChar w:fldCharType="end"/>
            </w:r>
          </w:ins>
        </w:p>
        <w:p w14:paraId="61B74F74" w14:textId="7D99E726" w:rsidR="00315870" w:rsidRDefault="00315870">
          <w:pPr>
            <w:pStyle w:val="TOC2"/>
            <w:tabs>
              <w:tab w:val="right" w:leader="dot" w:pos="9350"/>
            </w:tabs>
            <w:rPr>
              <w:ins w:id="142" w:author="David Conklin" w:date="2021-04-08T07:21:00Z"/>
              <w:rFonts w:eastAsiaTheme="minorEastAsia"/>
              <w:noProof/>
            </w:rPr>
          </w:pPr>
          <w:ins w:id="14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Water temperature from thermal energy</w:t>
            </w:r>
            <w:r>
              <w:rPr>
                <w:noProof/>
                <w:webHidden/>
              </w:rPr>
              <w:tab/>
            </w:r>
            <w:r>
              <w:rPr>
                <w:noProof/>
                <w:webHidden/>
              </w:rPr>
              <w:fldChar w:fldCharType="begin"/>
            </w:r>
            <w:r>
              <w:rPr>
                <w:noProof/>
                <w:webHidden/>
              </w:rPr>
              <w:instrText xml:space="preserve"> PAGEREF _Toc68758946 \h </w:instrText>
            </w:r>
            <w:r>
              <w:rPr>
                <w:noProof/>
                <w:webHidden/>
              </w:rPr>
            </w:r>
          </w:ins>
          <w:r>
            <w:rPr>
              <w:noProof/>
              <w:webHidden/>
            </w:rPr>
            <w:fldChar w:fldCharType="separate"/>
          </w:r>
          <w:ins w:id="144" w:author="David Conklin" w:date="2021-04-08T07:21:00Z">
            <w:r>
              <w:rPr>
                <w:noProof/>
                <w:webHidden/>
              </w:rPr>
              <w:t>27</w:t>
            </w:r>
            <w:r>
              <w:rPr>
                <w:noProof/>
                <w:webHidden/>
              </w:rPr>
              <w:fldChar w:fldCharType="end"/>
            </w:r>
            <w:r w:rsidRPr="00713E0E">
              <w:rPr>
                <w:rStyle w:val="Hyperlink"/>
                <w:noProof/>
              </w:rPr>
              <w:fldChar w:fldCharType="end"/>
            </w:r>
          </w:ins>
        </w:p>
        <w:p w14:paraId="5070048F" w14:textId="56AA2523" w:rsidR="00315870" w:rsidRDefault="00315870">
          <w:pPr>
            <w:pStyle w:val="TOC2"/>
            <w:tabs>
              <w:tab w:val="right" w:leader="dot" w:pos="9350"/>
            </w:tabs>
            <w:rPr>
              <w:ins w:id="145" w:author="David Conklin" w:date="2021-04-08T07:21:00Z"/>
              <w:rFonts w:eastAsiaTheme="minorEastAsia"/>
              <w:noProof/>
            </w:rPr>
          </w:pPr>
          <w:ins w:id="146"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Initial conditions for Flow: the IC file</w:t>
            </w:r>
            <w:r>
              <w:rPr>
                <w:noProof/>
                <w:webHidden/>
              </w:rPr>
              <w:tab/>
            </w:r>
            <w:r>
              <w:rPr>
                <w:noProof/>
                <w:webHidden/>
              </w:rPr>
              <w:fldChar w:fldCharType="begin"/>
            </w:r>
            <w:r>
              <w:rPr>
                <w:noProof/>
                <w:webHidden/>
              </w:rPr>
              <w:instrText xml:space="preserve"> PAGEREF _Toc68758947 \h </w:instrText>
            </w:r>
            <w:r>
              <w:rPr>
                <w:noProof/>
                <w:webHidden/>
              </w:rPr>
            </w:r>
          </w:ins>
          <w:r>
            <w:rPr>
              <w:noProof/>
              <w:webHidden/>
            </w:rPr>
            <w:fldChar w:fldCharType="separate"/>
          </w:r>
          <w:ins w:id="147" w:author="David Conklin" w:date="2021-04-08T07:21:00Z">
            <w:r>
              <w:rPr>
                <w:noProof/>
                <w:webHidden/>
              </w:rPr>
              <w:t>28</w:t>
            </w:r>
            <w:r>
              <w:rPr>
                <w:noProof/>
                <w:webHidden/>
              </w:rPr>
              <w:fldChar w:fldCharType="end"/>
            </w:r>
            <w:r w:rsidRPr="00713E0E">
              <w:rPr>
                <w:rStyle w:val="Hyperlink"/>
                <w:noProof/>
              </w:rPr>
              <w:fldChar w:fldCharType="end"/>
            </w:r>
          </w:ins>
        </w:p>
        <w:p w14:paraId="746BBF9B" w14:textId="105CA8F2" w:rsidR="00315870" w:rsidRDefault="00315870">
          <w:pPr>
            <w:pStyle w:val="TOC2"/>
            <w:tabs>
              <w:tab w:val="right" w:leader="dot" w:pos="9350"/>
            </w:tabs>
            <w:rPr>
              <w:ins w:id="148" w:author="David Conklin" w:date="2021-04-08T07:21:00Z"/>
              <w:rFonts w:eastAsiaTheme="minorEastAsia"/>
              <w:noProof/>
            </w:rPr>
          </w:pPr>
          <w:ins w:id="14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Boundary conditions for stream water temperature</w:t>
            </w:r>
            <w:r>
              <w:rPr>
                <w:noProof/>
                <w:webHidden/>
              </w:rPr>
              <w:tab/>
            </w:r>
            <w:r>
              <w:rPr>
                <w:noProof/>
                <w:webHidden/>
              </w:rPr>
              <w:fldChar w:fldCharType="begin"/>
            </w:r>
            <w:r>
              <w:rPr>
                <w:noProof/>
                <w:webHidden/>
              </w:rPr>
              <w:instrText xml:space="preserve"> PAGEREF _Toc68758948 \h </w:instrText>
            </w:r>
            <w:r>
              <w:rPr>
                <w:noProof/>
                <w:webHidden/>
              </w:rPr>
            </w:r>
          </w:ins>
          <w:r>
            <w:rPr>
              <w:noProof/>
              <w:webHidden/>
            </w:rPr>
            <w:fldChar w:fldCharType="separate"/>
          </w:r>
          <w:ins w:id="150" w:author="David Conklin" w:date="2021-04-08T07:21:00Z">
            <w:r>
              <w:rPr>
                <w:noProof/>
                <w:webHidden/>
              </w:rPr>
              <w:t>28</w:t>
            </w:r>
            <w:r>
              <w:rPr>
                <w:noProof/>
                <w:webHidden/>
              </w:rPr>
              <w:fldChar w:fldCharType="end"/>
            </w:r>
            <w:r w:rsidRPr="00713E0E">
              <w:rPr>
                <w:rStyle w:val="Hyperlink"/>
                <w:noProof/>
              </w:rPr>
              <w:fldChar w:fldCharType="end"/>
            </w:r>
          </w:ins>
        </w:p>
        <w:p w14:paraId="64A29F75" w14:textId="1555BA53" w:rsidR="00315870" w:rsidRDefault="00315870">
          <w:pPr>
            <w:pStyle w:val="TOC2"/>
            <w:tabs>
              <w:tab w:val="right" w:leader="dot" w:pos="9350"/>
            </w:tabs>
            <w:rPr>
              <w:ins w:id="151" w:author="David Conklin" w:date="2021-04-08T07:21:00Z"/>
              <w:rFonts w:eastAsiaTheme="minorEastAsia"/>
              <w:noProof/>
            </w:rPr>
          </w:pPr>
          <w:ins w:id="15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"_Toc68758949"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Thermal stratification in reservoirs</w:t>
            </w:r>
            <w:r>
              <w:rPr>
                <w:noProof/>
                <w:webHidden/>
              </w:rPr>
              <w:tab/>
            </w:r>
            <w:r>
              <w:rPr>
                <w:noProof/>
                <w:webHidden/>
              </w:rPr>
              <w:fldChar w:fldCharType="begin"/>
            </w:r>
            <w:r>
              <w:rPr>
                <w:noProof/>
                <w:webHidden/>
              </w:rPr>
              <w:instrText xml:space="preserve"> PAGEREF _Toc68758949 \h </w:instrText>
            </w:r>
            <w:r>
              <w:rPr>
                <w:noProof/>
                <w:webHidden/>
              </w:rPr>
            </w:r>
          </w:ins>
          <w:r>
            <w:rPr>
              <w:noProof/>
              <w:webHidden/>
            </w:rPr>
            <w:fldChar w:fldCharType="separate"/>
          </w:r>
          <w:ins w:id="153" w:author="David Conklin" w:date="2021-04-08T07:21:00Z">
            <w:r>
              <w:rPr>
                <w:noProof/>
                <w:webHidden/>
              </w:rPr>
              <w:t>29</w:t>
            </w:r>
            <w:r>
              <w:rPr>
                <w:noProof/>
                <w:webHidden/>
              </w:rPr>
              <w:fldChar w:fldCharType="end"/>
            </w:r>
            <w:r w:rsidRPr="00713E0E">
              <w:rPr>
                <w:rStyle w:val="Hyperlink"/>
                <w:noProof/>
              </w:rPr>
              <w:fldChar w:fldCharType="end"/>
            </w:r>
          </w:ins>
        </w:p>
        <w:p w14:paraId="4DCC38F9" w14:textId="7C7E6A68" w:rsidR="00315870" w:rsidRDefault="00315870">
          <w:pPr>
            <w:pStyle w:val="TOC2"/>
            <w:tabs>
              <w:tab w:val="right" w:leader="dot" w:pos="9350"/>
            </w:tabs>
            <w:rPr>
              <w:ins w:id="154" w:author="David Conklin" w:date="2021-04-08T07:21:00Z"/>
              <w:rFonts w:eastAsiaTheme="minorEastAsia"/>
              <w:noProof/>
            </w:rPr>
          </w:pPr>
          <w:ins w:id="15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Thermal loading</w:t>
            </w:r>
            <w:r>
              <w:rPr>
                <w:noProof/>
                <w:webHidden/>
              </w:rPr>
              <w:tab/>
            </w:r>
            <w:r>
              <w:rPr>
                <w:noProof/>
                <w:webHidden/>
              </w:rPr>
              <w:fldChar w:fldCharType="begin"/>
            </w:r>
            <w:r>
              <w:rPr>
                <w:noProof/>
                <w:webHidden/>
              </w:rPr>
              <w:instrText xml:space="preserve"> PAGEREF _Toc68758950 \h </w:instrText>
            </w:r>
            <w:r>
              <w:rPr>
                <w:noProof/>
                <w:webHidden/>
              </w:rPr>
            </w:r>
          </w:ins>
          <w:r>
            <w:rPr>
              <w:noProof/>
              <w:webHidden/>
            </w:rPr>
            <w:fldChar w:fldCharType="separate"/>
          </w:r>
          <w:ins w:id="156" w:author="David Conklin" w:date="2021-04-08T07:21:00Z">
            <w:r>
              <w:rPr>
                <w:noProof/>
                <w:webHidden/>
              </w:rPr>
              <w:t>29</w:t>
            </w:r>
            <w:r>
              <w:rPr>
                <w:noProof/>
                <w:webHidden/>
              </w:rPr>
              <w:fldChar w:fldCharType="end"/>
            </w:r>
            <w:r w:rsidRPr="00713E0E">
              <w:rPr>
                <w:rStyle w:val="Hyperlink"/>
                <w:noProof/>
              </w:rPr>
              <w:fldChar w:fldCharType="end"/>
            </w:r>
          </w:ins>
        </w:p>
        <w:p w14:paraId="2EB290C2" w14:textId="7142499F" w:rsidR="00315870" w:rsidRDefault="00315870">
          <w:pPr>
            <w:pStyle w:val="TOC1"/>
            <w:tabs>
              <w:tab w:val="right" w:leader="dot" w:pos="9350"/>
            </w:tabs>
            <w:rPr>
              <w:ins w:id="157" w:author="David Conklin" w:date="2021-04-08T07:21:00Z"/>
              <w:rFonts w:eastAsiaTheme="minorEastAsia"/>
              <w:noProof/>
            </w:rPr>
          </w:pPr>
          <w:ins w:id="15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Reservoirs</w:t>
            </w:r>
            <w:r>
              <w:rPr>
                <w:noProof/>
                <w:webHidden/>
              </w:rPr>
              <w:tab/>
            </w:r>
            <w:r>
              <w:rPr>
                <w:noProof/>
                <w:webHidden/>
              </w:rPr>
              <w:fldChar w:fldCharType="begin"/>
            </w:r>
            <w:r>
              <w:rPr>
                <w:noProof/>
                <w:webHidden/>
              </w:rPr>
              <w:instrText xml:space="preserve"> PAGEREF _Toc68758951 \h </w:instrText>
            </w:r>
            <w:r>
              <w:rPr>
                <w:noProof/>
                <w:webHidden/>
              </w:rPr>
            </w:r>
          </w:ins>
          <w:r>
            <w:rPr>
              <w:noProof/>
              <w:webHidden/>
            </w:rPr>
            <w:fldChar w:fldCharType="separate"/>
          </w:r>
          <w:ins w:id="159" w:author="David Conklin" w:date="2021-04-08T07:21:00Z">
            <w:r>
              <w:rPr>
                <w:noProof/>
                <w:webHidden/>
              </w:rPr>
              <w:t>30</w:t>
            </w:r>
            <w:r>
              <w:rPr>
                <w:noProof/>
                <w:webHidden/>
              </w:rPr>
              <w:fldChar w:fldCharType="end"/>
            </w:r>
            <w:r w:rsidRPr="00713E0E">
              <w:rPr>
                <w:rStyle w:val="Hyperlink"/>
                <w:noProof/>
              </w:rPr>
              <w:fldChar w:fldCharType="end"/>
            </w:r>
          </w:ins>
        </w:p>
        <w:p w14:paraId="13683653" w14:textId="2E3756CA" w:rsidR="00315870" w:rsidRDefault="00315870">
          <w:pPr>
            <w:pStyle w:val="TOC2"/>
            <w:tabs>
              <w:tab w:val="right" w:leader="dot" w:pos="9350"/>
            </w:tabs>
            <w:rPr>
              <w:ins w:id="160" w:author="David Conklin" w:date="2021-04-08T07:21:00Z"/>
              <w:rFonts w:eastAsiaTheme="minorEastAsia"/>
              <w:noProof/>
            </w:rPr>
          </w:pPr>
          <w:ins w:id="16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Reservoir data</w:t>
            </w:r>
            <w:r>
              <w:rPr>
                <w:noProof/>
                <w:webHidden/>
              </w:rPr>
              <w:tab/>
            </w:r>
            <w:r>
              <w:rPr>
                <w:noProof/>
                <w:webHidden/>
              </w:rPr>
              <w:fldChar w:fldCharType="begin"/>
            </w:r>
            <w:r>
              <w:rPr>
                <w:noProof/>
                <w:webHidden/>
              </w:rPr>
              <w:instrText xml:space="preserve"> PAGEREF _Toc68758952 \h </w:instrText>
            </w:r>
            <w:r>
              <w:rPr>
                <w:noProof/>
                <w:webHidden/>
              </w:rPr>
            </w:r>
          </w:ins>
          <w:r>
            <w:rPr>
              <w:noProof/>
              <w:webHidden/>
            </w:rPr>
            <w:fldChar w:fldCharType="separate"/>
          </w:r>
          <w:ins w:id="162" w:author="David Conklin" w:date="2021-04-08T07:21:00Z">
            <w:r>
              <w:rPr>
                <w:noProof/>
                <w:webHidden/>
              </w:rPr>
              <w:t>31</w:t>
            </w:r>
            <w:r>
              <w:rPr>
                <w:noProof/>
                <w:webHidden/>
              </w:rPr>
              <w:fldChar w:fldCharType="end"/>
            </w:r>
            <w:r w:rsidRPr="00713E0E">
              <w:rPr>
                <w:rStyle w:val="Hyperlink"/>
                <w:noProof/>
              </w:rPr>
              <w:fldChar w:fldCharType="end"/>
            </w:r>
          </w:ins>
        </w:p>
        <w:p w14:paraId="1FF8CB72" w14:textId="3334A643" w:rsidR="00315870" w:rsidRDefault="00315870">
          <w:pPr>
            <w:pStyle w:val="TOC2"/>
            <w:tabs>
              <w:tab w:val="right" w:leader="dot" w:pos="9350"/>
            </w:tabs>
            <w:rPr>
              <w:ins w:id="163" w:author="David Conklin" w:date="2021-04-08T07:21:00Z"/>
              <w:rFonts w:eastAsiaTheme="minorEastAsia"/>
              <w:noProof/>
            </w:rPr>
          </w:pPr>
          <w:ins w:id="16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Reservoir data sources</w:t>
            </w:r>
            <w:r>
              <w:rPr>
                <w:noProof/>
                <w:webHidden/>
              </w:rPr>
              <w:tab/>
            </w:r>
            <w:r>
              <w:rPr>
                <w:noProof/>
                <w:webHidden/>
              </w:rPr>
              <w:fldChar w:fldCharType="begin"/>
            </w:r>
            <w:r>
              <w:rPr>
                <w:noProof/>
                <w:webHidden/>
              </w:rPr>
              <w:instrText xml:space="preserve"> PAGEREF _Toc68758953 \h </w:instrText>
            </w:r>
            <w:r>
              <w:rPr>
                <w:noProof/>
                <w:webHidden/>
              </w:rPr>
            </w:r>
          </w:ins>
          <w:r>
            <w:rPr>
              <w:noProof/>
              <w:webHidden/>
            </w:rPr>
            <w:fldChar w:fldCharType="separate"/>
          </w:r>
          <w:ins w:id="165" w:author="David Conklin" w:date="2021-04-08T07:21:00Z">
            <w:r>
              <w:rPr>
                <w:noProof/>
                <w:webHidden/>
              </w:rPr>
              <w:t>33</w:t>
            </w:r>
            <w:r>
              <w:rPr>
                <w:noProof/>
                <w:webHidden/>
              </w:rPr>
              <w:fldChar w:fldCharType="end"/>
            </w:r>
            <w:r w:rsidRPr="00713E0E">
              <w:rPr>
                <w:rStyle w:val="Hyperlink"/>
                <w:noProof/>
              </w:rPr>
              <w:fldChar w:fldCharType="end"/>
            </w:r>
          </w:ins>
        </w:p>
        <w:p w14:paraId="26A19E38" w14:textId="19BEF3A4" w:rsidR="00315870" w:rsidRDefault="00315870">
          <w:pPr>
            <w:pStyle w:val="TOC1"/>
            <w:tabs>
              <w:tab w:val="right" w:leader="dot" w:pos="9350"/>
            </w:tabs>
            <w:rPr>
              <w:ins w:id="166" w:author="David Conklin" w:date="2021-04-08T07:21:00Z"/>
              <w:rFonts w:eastAsiaTheme="minorEastAsia"/>
              <w:noProof/>
            </w:rPr>
          </w:pPr>
          <w:ins w:id="16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_Toc68758954 \h </w:instrText>
            </w:r>
            <w:r>
              <w:rPr>
                <w:noProof/>
                <w:webHidden/>
              </w:rPr>
            </w:r>
          </w:ins>
          <w:r>
            <w:rPr>
              <w:noProof/>
              <w:webHidden/>
            </w:rPr>
            <w:fldChar w:fldCharType="separate"/>
          </w:r>
          <w:ins w:id="168" w:author="David Conklin" w:date="2021-04-08T07:21:00Z">
            <w:r>
              <w:rPr>
                <w:noProof/>
                <w:webHidden/>
              </w:rPr>
              <w:t>33</w:t>
            </w:r>
            <w:r>
              <w:rPr>
                <w:noProof/>
                <w:webHidden/>
              </w:rPr>
              <w:fldChar w:fldCharType="end"/>
            </w:r>
            <w:r w:rsidRPr="00713E0E">
              <w:rPr>
                <w:rStyle w:val="Hyperlink"/>
                <w:noProof/>
              </w:rPr>
              <w:fldChar w:fldCharType="end"/>
            </w:r>
          </w:ins>
        </w:p>
        <w:p w14:paraId="213FA0F7" w14:textId="4BCA9D60" w:rsidR="00315870" w:rsidRDefault="00315870">
          <w:pPr>
            <w:pStyle w:val="TOC2"/>
            <w:tabs>
              <w:tab w:val="right" w:leader="dot" w:pos="9350"/>
            </w:tabs>
            <w:rPr>
              <w:ins w:id="169" w:author="David Conklin" w:date="2021-04-08T07:21:00Z"/>
              <w:rFonts w:eastAsiaTheme="minorEastAsia"/>
              <w:noProof/>
            </w:rPr>
          </w:pPr>
          <w:ins w:id="17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Limitations of subbasin simulations</w:t>
            </w:r>
            <w:r>
              <w:rPr>
                <w:noProof/>
                <w:webHidden/>
              </w:rPr>
              <w:tab/>
            </w:r>
            <w:r>
              <w:rPr>
                <w:noProof/>
                <w:webHidden/>
              </w:rPr>
              <w:fldChar w:fldCharType="begin"/>
            </w:r>
            <w:r>
              <w:rPr>
                <w:noProof/>
                <w:webHidden/>
              </w:rPr>
              <w:instrText xml:space="preserve"> PAGEREF _Toc68758955 \h </w:instrText>
            </w:r>
            <w:r>
              <w:rPr>
                <w:noProof/>
                <w:webHidden/>
              </w:rPr>
            </w:r>
          </w:ins>
          <w:r>
            <w:rPr>
              <w:noProof/>
              <w:webHidden/>
            </w:rPr>
            <w:fldChar w:fldCharType="separate"/>
          </w:r>
          <w:ins w:id="171" w:author="David Conklin" w:date="2021-04-08T07:21:00Z">
            <w:r>
              <w:rPr>
                <w:noProof/>
                <w:webHidden/>
              </w:rPr>
              <w:t>35</w:t>
            </w:r>
            <w:r>
              <w:rPr>
                <w:noProof/>
                <w:webHidden/>
              </w:rPr>
              <w:fldChar w:fldCharType="end"/>
            </w:r>
            <w:r w:rsidRPr="00713E0E">
              <w:rPr>
                <w:rStyle w:val="Hyperlink"/>
                <w:noProof/>
              </w:rPr>
              <w:fldChar w:fldCharType="end"/>
            </w:r>
          </w:ins>
        </w:p>
        <w:p w14:paraId="210ED64F" w14:textId="2DF7325F" w:rsidR="00315870" w:rsidRDefault="00315870">
          <w:pPr>
            <w:pStyle w:val="TOC1"/>
            <w:tabs>
              <w:tab w:val="right" w:leader="dot" w:pos="9350"/>
            </w:tabs>
            <w:rPr>
              <w:ins w:id="172" w:author="David Conklin" w:date="2021-04-08T07:21:00Z"/>
              <w:rFonts w:eastAsiaTheme="minorEastAsia"/>
              <w:noProof/>
            </w:rPr>
          </w:pPr>
          <w:ins w:id="17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Calibration procedure</w:t>
            </w:r>
            <w:r>
              <w:rPr>
                <w:noProof/>
                <w:webHidden/>
              </w:rPr>
              <w:tab/>
            </w:r>
            <w:r>
              <w:rPr>
                <w:noProof/>
                <w:webHidden/>
              </w:rPr>
              <w:fldChar w:fldCharType="begin"/>
            </w:r>
            <w:r>
              <w:rPr>
                <w:noProof/>
                <w:webHidden/>
              </w:rPr>
              <w:instrText xml:space="preserve"> PAGEREF _Toc68758956 \h </w:instrText>
            </w:r>
            <w:r>
              <w:rPr>
                <w:noProof/>
                <w:webHidden/>
              </w:rPr>
            </w:r>
          </w:ins>
          <w:r>
            <w:rPr>
              <w:noProof/>
              <w:webHidden/>
            </w:rPr>
            <w:fldChar w:fldCharType="separate"/>
          </w:r>
          <w:ins w:id="174" w:author="David Conklin" w:date="2021-04-08T07:21:00Z">
            <w:r>
              <w:rPr>
                <w:noProof/>
                <w:webHidden/>
              </w:rPr>
              <w:t>35</w:t>
            </w:r>
            <w:r>
              <w:rPr>
                <w:noProof/>
                <w:webHidden/>
              </w:rPr>
              <w:fldChar w:fldCharType="end"/>
            </w:r>
            <w:r w:rsidRPr="00713E0E">
              <w:rPr>
                <w:rStyle w:val="Hyperlink"/>
                <w:noProof/>
              </w:rPr>
              <w:fldChar w:fldCharType="end"/>
            </w:r>
          </w:ins>
        </w:p>
        <w:p w14:paraId="51405F7A" w14:textId="7A70F8F2" w:rsidR="00315870" w:rsidRDefault="00315870">
          <w:pPr>
            <w:pStyle w:val="TOC2"/>
            <w:tabs>
              <w:tab w:val="right" w:leader="dot" w:pos="9350"/>
            </w:tabs>
            <w:rPr>
              <w:ins w:id="175" w:author="David Conklin" w:date="2021-04-08T07:21:00Z"/>
              <w:rFonts w:eastAsiaTheme="minorEastAsia"/>
              <w:noProof/>
            </w:rPr>
          </w:pPr>
          <w:ins w:id="176"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Using PEST to determine HBV parameter values</w:t>
            </w:r>
            <w:r>
              <w:rPr>
                <w:noProof/>
                <w:webHidden/>
              </w:rPr>
              <w:tab/>
            </w:r>
            <w:r>
              <w:rPr>
                <w:noProof/>
                <w:webHidden/>
              </w:rPr>
              <w:fldChar w:fldCharType="begin"/>
            </w:r>
            <w:r>
              <w:rPr>
                <w:noProof/>
                <w:webHidden/>
              </w:rPr>
              <w:instrText xml:space="preserve"> PAGEREF _Toc68758957 \h </w:instrText>
            </w:r>
            <w:r>
              <w:rPr>
                <w:noProof/>
                <w:webHidden/>
              </w:rPr>
            </w:r>
          </w:ins>
          <w:r>
            <w:rPr>
              <w:noProof/>
              <w:webHidden/>
            </w:rPr>
            <w:fldChar w:fldCharType="separate"/>
          </w:r>
          <w:ins w:id="177" w:author="David Conklin" w:date="2021-04-08T07:21:00Z">
            <w:r>
              <w:rPr>
                <w:noProof/>
                <w:webHidden/>
              </w:rPr>
              <w:t>36</w:t>
            </w:r>
            <w:r>
              <w:rPr>
                <w:noProof/>
                <w:webHidden/>
              </w:rPr>
              <w:fldChar w:fldCharType="end"/>
            </w:r>
            <w:r w:rsidRPr="00713E0E">
              <w:rPr>
                <w:rStyle w:val="Hyperlink"/>
                <w:noProof/>
              </w:rPr>
              <w:fldChar w:fldCharType="end"/>
            </w:r>
          </w:ins>
        </w:p>
        <w:p w14:paraId="2D9BAFCD" w14:textId="38EC76A8" w:rsidR="00315870" w:rsidRDefault="00315870">
          <w:pPr>
            <w:pStyle w:val="TOC2"/>
            <w:tabs>
              <w:tab w:val="right" w:leader="dot" w:pos="9350"/>
            </w:tabs>
            <w:rPr>
              <w:ins w:id="178" w:author="David Conklin" w:date="2021-04-08T07:21:00Z"/>
              <w:rFonts w:eastAsiaTheme="minorEastAsia"/>
              <w:noProof/>
            </w:rPr>
          </w:pPr>
          <w:ins w:id="17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_Toc68758958 \h </w:instrText>
            </w:r>
            <w:r>
              <w:rPr>
                <w:noProof/>
                <w:webHidden/>
              </w:rPr>
            </w:r>
          </w:ins>
          <w:r>
            <w:rPr>
              <w:noProof/>
              <w:webHidden/>
            </w:rPr>
            <w:fldChar w:fldCharType="separate"/>
          </w:r>
          <w:ins w:id="180" w:author="David Conklin" w:date="2021-04-08T07:21:00Z">
            <w:r>
              <w:rPr>
                <w:noProof/>
                <w:webHidden/>
              </w:rPr>
              <w:t>36</w:t>
            </w:r>
            <w:r>
              <w:rPr>
                <w:noProof/>
                <w:webHidden/>
              </w:rPr>
              <w:fldChar w:fldCharType="end"/>
            </w:r>
            <w:r w:rsidRPr="00713E0E">
              <w:rPr>
                <w:rStyle w:val="Hyperlink"/>
                <w:noProof/>
              </w:rPr>
              <w:fldChar w:fldCharType="end"/>
            </w:r>
          </w:ins>
        </w:p>
        <w:p w14:paraId="48B41534" w14:textId="5651B426" w:rsidR="00315870" w:rsidRDefault="00315870">
          <w:pPr>
            <w:pStyle w:val="TOC2"/>
            <w:tabs>
              <w:tab w:val="right" w:leader="dot" w:pos="9350"/>
            </w:tabs>
            <w:rPr>
              <w:ins w:id="181" w:author="David Conklin" w:date="2021-04-08T07:21:00Z"/>
              <w:rFonts w:eastAsiaTheme="minorEastAsia"/>
              <w:noProof/>
            </w:rPr>
          </w:pPr>
          <w:ins w:id="18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"_Toc68758959"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Calibrating stream temperatures</w:t>
            </w:r>
            <w:r>
              <w:rPr>
                <w:noProof/>
                <w:webHidden/>
              </w:rPr>
              <w:tab/>
            </w:r>
            <w:r>
              <w:rPr>
                <w:noProof/>
                <w:webHidden/>
              </w:rPr>
              <w:fldChar w:fldCharType="begin"/>
            </w:r>
            <w:r>
              <w:rPr>
                <w:noProof/>
                <w:webHidden/>
              </w:rPr>
              <w:instrText xml:space="preserve"> PAGEREF _Toc68758959 \h </w:instrText>
            </w:r>
            <w:r>
              <w:rPr>
                <w:noProof/>
                <w:webHidden/>
              </w:rPr>
            </w:r>
          </w:ins>
          <w:r>
            <w:rPr>
              <w:noProof/>
              <w:webHidden/>
            </w:rPr>
            <w:fldChar w:fldCharType="separate"/>
          </w:r>
          <w:ins w:id="183" w:author="David Conklin" w:date="2021-04-08T07:21:00Z">
            <w:r>
              <w:rPr>
                <w:noProof/>
                <w:webHidden/>
              </w:rPr>
              <w:t>37</w:t>
            </w:r>
            <w:r>
              <w:rPr>
                <w:noProof/>
                <w:webHidden/>
              </w:rPr>
              <w:fldChar w:fldCharType="end"/>
            </w:r>
            <w:r w:rsidRPr="00713E0E">
              <w:rPr>
                <w:rStyle w:val="Hyperlink"/>
                <w:noProof/>
              </w:rPr>
              <w:fldChar w:fldCharType="end"/>
            </w:r>
          </w:ins>
        </w:p>
        <w:p w14:paraId="3F9E3B8A" w14:textId="7B662F44" w:rsidR="00315870" w:rsidRDefault="00315870">
          <w:pPr>
            <w:pStyle w:val="TOC1"/>
            <w:tabs>
              <w:tab w:val="right" w:leader="dot" w:pos="9350"/>
            </w:tabs>
            <w:rPr>
              <w:ins w:id="184" w:author="David Conklin" w:date="2021-04-08T07:21:00Z"/>
              <w:rFonts w:eastAsiaTheme="minorEastAsia"/>
              <w:noProof/>
            </w:rPr>
          </w:pPr>
          <w:ins w:id="18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North Santiam study area</w:t>
            </w:r>
            <w:r>
              <w:rPr>
                <w:noProof/>
                <w:webHidden/>
              </w:rPr>
              <w:tab/>
            </w:r>
            <w:r>
              <w:rPr>
                <w:noProof/>
                <w:webHidden/>
              </w:rPr>
              <w:fldChar w:fldCharType="begin"/>
            </w:r>
            <w:r>
              <w:rPr>
                <w:noProof/>
                <w:webHidden/>
              </w:rPr>
              <w:instrText xml:space="preserve"> PAGEREF _Toc68758960 \h </w:instrText>
            </w:r>
            <w:r>
              <w:rPr>
                <w:noProof/>
                <w:webHidden/>
              </w:rPr>
            </w:r>
          </w:ins>
          <w:r>
            <w:rPr>
              <w:noProof/>
              <w:webHidden/>
            </w:rPr>
            <w:fldChar w:fldCharType="separate"/>
          </w:r>
          <w:ins w:id="186" w:author="David Conklin" w:date="2021-04-08T07:21:00Z">
            <w:r>
              <w:rPr>
                <w:noProof/>
                <w:webHidden/>
              </w:rPr>
              <w:t>37</w:t>
            </w:r>
            <w:r>
              <w:rPr>
                <w:noProof/>
                <w:webHidden/>
              </w:rPr>
              <w:fldChar w:fldCharType="end"/>
            </w:r>
            <w:r w:rsidRPr="00713E0E">
              <w:rPr>
                <w:rStyle w:val="Hyperlink"/>
                <w:noProof/>
              </w:rPr>
              <w:fldChar w:fldCharType="end"/>
            </w:r>
          </w:ins>
        </w:p>
        <w:p w14:paraId="345EFA32" w14:textId="04A310D3" w:rsidR="00315870" w:rsidRDefault="00315870">
          <w:pPr>
            <w:pStyle w:val="TOC2"/>
            <w:tabs>
              <w:tab w:val="right" w:leader="dot" w:pos="9350"/>
            </w:tabs>
            <w:rPr>
              <w:ins w:id="187" w:author="David Conklin" w:date="2021-04-08T07:21:00Z"/>
              <w:rFonts w:eastAsiaTheme="minorEastAsia"/>
              <w:noProof/>
            </w:rPr>
          </w:pPr>
          <w:ins w:id="18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_Toc68758961 \h </w:instrText>
            </w:r>
            <w:r>
              <w:rPr>
                <w:noProof/>
                <w:webHidden/>
              </w:rPr>
            </w:r>
          </w:ins>
          <w:r>
            <w:rPr>
              <w:noProof/>
              <w:webHidden/>
            </w:rPr>
            <w:fldChar w:fldCharType="separate"/>
          </w:r>
          <w:ins w:id="189" w:author="David Conklin" w:date="2021-04-08T07:21:00Z">
            <w:r>
              <w:rPr>
                <w:noProof/>
                <w:webHidden/>
              </w:rPr>
              <w:t>38</w:t>
            </w:r>
            <w:r>
              <w:rPr>
                <w:noProof/>
                <w:webHidden/>
              </w:rPr>
              <w:fldChar w:fldCharType="end"/>
            </w:r>
            <w:r w:rsidRPr="00713E0E">
              <w:rPr>
                <w:rStyle w:val="Hyperlink"/>
                <w:noProof/>
              </w:rPr>
              <w:fldChar w:fldCharType="end"/>
            </w:r>
          </w:ins>
        </w:p>
        <w:p w14:paraId="3AB11A92" w14:textId="0AE94EFD" w:rsidR="00315870" w:rsidRDefault="00315870">
          <w:pPr>
            <w:pStyle w:val="TOC2"/>
            <w:tabs>
              <w:tab w:val="right" w:leader="dot" w:pos="9350"/>
            </w:tabs>
            <w:rPr>
              <w:ins w:id="190" w:author="David Conklin" w:date="2021-04-08T07:21:00Z"/>
              <w:rFonts w:eastAsiaTheme="minorEastAsia"/>
              <w:noProof/>
            </w:rPr>
          </w:pPr>
          <w:ins w:id="19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Municipal water rights</w:t>
            </w:r>
            <w:r>
              <w:rPr>
                <w:noProof/>
                <w:webHidden/>
              </w:rPr>
              <w:tab/>
            </w:r>
            <w:r>
              <w:rPr>
                <w:noProof/>
                <w:webHidden/>
              </w:rPr>
              <w:fldChar w:fldCharType="begin"/>
            </w:r>
            <w:r>
              <w:rPr>
                <w:noProof/>
                <w:webHidden/>
              </w:rPr>
              <w:instrText xml:space="preserve"> PAGEREF _Toc68758962 \h </w:instrText>
            </w:r>
            <w:r>
              <w:rPr>
                <w:noProof/>
                <w:webHidden/>
              </w:rPr>
            </w:r>
          </w:ins>
          <w:r>
            <w:rPr>
              <w:noProof/>
              <w:webHidden/>
            </w:rPr>
            <w:fldChar w:fldCharType="separate"/>
          </w:r>
          <w:ins w:id="192" w:author="David Conklin" w:date="2021-04-08T07:21:00Z">
            <w:r>
              <w:rPr>
                <w:noProof/>
                <w:webHidden/>
              </w:rPr>
              <w:t>39</w:t>
            </w:r>
            <w:r>
              <w:rPr>
                <w:noProof/>
                <w:webHidden/>
              </w:rPr>
              <w:fldChar w:fldCharType="end"/>
            </w:r>
            <w:r w:rsidRPr="00713E0E">
              <w:rPr>
                <w:rStyle w:val="Hyperlink"/>
                <w:noProof/>
              </w:rPr>
              <w:fldChar w:fldCharType="end"/>
            </w:r>
          </w:ins>
        </w:p>
        <w:p w14:paraId="375514AD" w14:textId="32AB8980" w:rsidR="00315870" w:rsidRDefault="00315870">
          <w:pPr>
            <w:pStyle w:val="TOC1"/>
            <w:tabs>
              <w:tab w:val="right" w:leader="dot" w:pos="9350"/>
            </w:tabs>
            <w:rPr>
              <w:ins w:id="193" w:author="David Conklin" w:date="2021-04-08T07:21:00Z"/>
              <w:rFonts w:eastAsiaTheme="minorEastAsia"/>
              <w:noProof/>
            </w:rPr>
          </w:pPr>
          <w:ins w:id="19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McKenzie Basin Wetlands Study</w:t>
            </w:r>
            <w:r>
              <w:rPr>
                <w:noProof/>
                <w:webHidden/>
              </w:rPr>
              <w:tab/>
            </w:r>
            <w:r>
              <w:rPr>
                <w:noProof/>
                <w:webHidden/>
              </w:rPr>
              <w:fldChar w:fldCharType="begin"/>
            </w:r>
            <w:r>
              <w:rPr>
                <w:noProof/>
                <w:webHidden/>
              </w:rPr>
              <w:instrText xml:space="preserve"> PAGEREF _Toc68758963 \h </w:instrText>
            </w:r>
            <w:r>
              <w:rPr>
                <w:noProof/>
                <w:webHidden/>
              </w:rPr>
            </w:r>
          </w:ins>
          <w:r>
            <w:rPr>
              <w:noProof/>
              <w:webHidden/>
            </w:rPr>
            <w:fldChar w:fldCharType="separate"/>
          </w:r>
          <w:ins w:id="195" w:author="David Conklin" w:date="2021-04-08T07:21:00Z">
            <w:r>
              <w:rPr>
                <w:noProof/>
                <w:webHidden/>
              </w:rPr>
              <w:t>39</w:t>
            </w:r>
            <w:r>
              <w:rPr>
                <w:noProof/>
                <w:webHidden/>
              </w:rPr>
              <w:fldChar w:fldCharType="end"/>
            </w:r>
            <w:r w:rsidRPr="00713E0E">
              <w:rPr>
                <w:rStyle w:val="Hyperlink"/>
                <w:noProof/>
              </w:rPr>
              <w:fldChar w:fldCharType="end"/>
            </w:r>
          </w:ins>
        </w:p>
        <w:p w14:paraId="56070F2E" w14:textId="068E47BB" w:rsidR="00315870" w:rsidRDefault="00315870">
          <w:pPr>
            <w:pStyle w:val="TOC2"/>
            <w:tabs>
              <w:tab w:val="right" w:leader="dot" w:pos="9350"/>
            </w:tabs>
            <w:rPr>
              <w:ins w:id="196" w:author="David Conklin" w:date="2021-04-08T07:21:00Z"/>
              <w:rFonts w:eastAsiaTheme="minorEastAsia"/>
              <w:noProof/>
            </w:rPr>
          </w:pPr>
          <w:ins w:id="19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Project Overview</w:t>
            </w:r>
            <w:r>
              <w:rPr>
                <w:noProof/>
                <w:webHidden/>
              </w:rPr>
              <w:tab/>
            </w:r>
            <w:r>
              <w:rPr>
                <w:noProof/>
                <w:webHidden/>
              </w:rPr>
              <w:fldChar w:fldCharType="begin"/>
            </w:r>
            <w:r>
              <w:rPr>
                <w:noProof/>
                <w:webHidden/>
              </w:rPr>
              <w:instrText xml:space="preserve"> PAGEREF _Toc68758964 \h </w:instrText>
            </w:r>
            <w:r>
              <w:rPr>
                <w:noProof/>
                <w:webHidden/>
              </w:rPr>
            </w:r>
          </w:ins>
          <w:r>
            <w:rPr>
              <w:noProof/>
              <w:webHidden/>
            </w:rPr>
            <w:fldChar w:fldCharType="separate"/>
          </w:r>
          <w:ins w:id="198" w:author="David Conklin" w:date="2021-04-08T07:21:00Z">
            <w:r>
              <w:rPr>
                <w:noProof/>
                <w:webHidden/>
              </w:rPr>
              <w:t>39</w:t>
            </w:r>
            <w:r>
              <w:rPr>
                <w:noProof/>
                <w:webHidden/>
              </w:rPr>
              <w:fldChar w:fldCharType="end"/>
            </w:r>
            <w:r w:rsidRPr="00713E0E">
              <w:rPr>
                <w:rStyle w:val="Hyperlink"/>
                <w:noProof/>
              </w:rPr>
              <w:fldChar w:fldCharType="end"/>
            </w:r>
          </w:ins>
        </w:p>
        <w:p w14:paraId="67DE4BD9" w14:textId="2116E4D0" w:rsidR="00315870" w:rsidRDefault="00315870">
          <w:pPr>
            <w:pStyle w:val="TOC2"/>
            <w:tabs>
              <w:tab w:val="right" w:leader="dot" w:pos="9350"/>
            </w:tabs>
            <w:rPr>
              <w:ins w:id="199" w:author="David Conklin" w:date="2021-04-08T07:21:00Z"/>
              <w:rFonts w:eastAsiaTheme="minorEastAsia"/>
              <w:noProof/>
            </w:rPr>
          </w:pPr>
          <w:ins w:id="20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Model and Simulation Overview</w:t>
            </w:r>
            <w:r>
              <w:rPr>
                <w:noProof/>
                <w:webHidden/>
              </w:rPr>
              <w:tab/>
            </w:r>
            <w:r>
              <w:rPr>
                <w:noProof/>
                <w:webHidden/>
              </w:rPr>
              <w:fldChar w:fldCharType="begin"/>
            </w:r>
            <w:r>
              <w:rPr>
                <w:noProof/>
                <w:webHidden/>
              </w:rPr>
              <w:instrText xml:space="preserve"> PAGEREF _Toc68758965 \h </w:instrText>
            </w:r>
            <w:r>
              <w:rPr>
                <w:noProof/>
                <w:webHidden/>
              </w:rPr>
            </w:r>
          </w:ins>
          <w:r>
            <w:rPr>
              <w:noProof/>
              <w:webHidden/>
            </w:rPr>
            <w:fldChar w:fldCharType="separate"/>
          </w:r>
          <w:ins w:id="201" w:author="David Conklin" w:date="2021-04-08T07:21:00Z">
            <w:r>
              <w:rPr>
                <w:noProof/>
                <w:webHidden/>
              </w:rPr>
              <w:t>42</w:t>
            </w:r>
            <w:r>
              <w:rPr>
                <w:noProof/>
                <w:webHidden/>
              </w:rPr>
              <w:fldChar w:fldCharType="end"/>
            </w:r>
            <w:r w:rsidRPr="00713E0E">
              <w:rPr>
                <w:rStyle w:val="Hyperlink"/>
                <w:noProof/>
              </w:rPr>
              <w:fldChar w:fldCharType="end"/>
            </w:r>
          </w:ins>
        </w:p>
        <w:p w14:paraId="5610B280" w14:textId="3B5F9ECF" w:rsidR="00315870" w:rsidRDefault="00315870">
          <w:pPr>
            <w:pStyle w:val="TOC2"/>
            <w:tabs>
              <w:tab w:val="right" w:leader="dot" w:pos="9350"/>
            </w:tabs>
            <w:rPr>
              <w:ins w:id="202" w:author="David Conklin" w:date="2021-04-08T07:21:00Z"/>
              <w:rFonts w:eastAsiaTheme="minorEastAsia"/>
              <w:noProof/>
            </w:rPr>
          </w:pPr>
          <w:ins w:id="20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_Toc68758966 \h </w:instrText>
            </w:r>
            <w:r>
              <w:rPr>
                <w:noProof/>
                <w:webHidden/>
              </w:rPr>
            </w:r>
          </w:ins>
          <w:r>
            <w:rPr>
              <w:noProof/>
              <w:webHidden/>
            </w:rPr>
            <w:fldChar w:fldCharType="separate"/>
          </w:r>
          <w:ins w:id="204" w:author="David Conklin" w:date="2021-04-08T07:21:00Z">
            <w:r>
              <w:rPr>
                <w:noProof/>
                <w:webHidden/>
              </w:rPr>
              <w:t>43</w:t>
            </w:r>
            <w:r>
              <w:rPr>
                <w:noProof/>
                <w:webHidden/>
              </w:rPr>
              <w:fldChar w:fldCharType="end"/>
            </w:r>
            <w:r w:rsidRPr="00713E0E">
              <w:rPr>
                <w:rStyle w:val="Hyperlink"/>
                <w:noProof/>
              </w:rPr>
              <w:fldChar w:fldCharType="end"/>
            </w:r>
          </w:ins>
        </w:p>
        <w:p w14:paraId="599CBD34" w14:textId="0DF1A06E" w:rsidR="00315870" w:rsidRDefault="00315870">
          <w:pPr>
            <w:pStyle w:val="TOC2"/>
            <w:tabs>
              <w:tab w:val="right" w:leader="dot" w:pos="9350"/>
            </w:tabs>
            <w:rPr>
              <w:ins w:id="205" w:author="David Conklin" w:date="2021-04-08T07:21:00Z"/>
              <w:rFonts w:eastAsiaTheme="minorEastAsia"/>
              <w:noProof/>
            </w:rPr>
          </w:pPr>
          <w:ins w:id="206" w:author="David Conklin" w:date="2021-04-08T07:21:00Z">
            <w:r w:rsidRPr="00713E0E">
              <w:rPr>
                <w:rStyle w:val="Hyperlink"/>
                <w:noProof/>
              </w:rPr>
              <w:lastRenderedPageBreak/>
              <w:fldChar w:fldCharType="begin"/>
            </w:r>
            <w:r w:rsidRPr="00713E0E">
              <w:rPr>
                <w:rStyle w:val="Hyperlink"/>
                <w:noProof/>
              </w:rPr>
              <w:instrText xml:space="preserve"> </w:instrText>
            </w:r>
            <w:r>
              <w:rPr>
                <w:noProof/>
              </w:rPr>
              <w:instrText>HYPERLINK \l "_Toc68758967"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Data changes for better representation of wetlands</w:t>
            </w:r>
            <w:r>
              <w:rPr>
                <w:noProof/>
                <w:webHidden/>
              </w:rPr>
              <w:tab/>
            </w:r>
            <w:r>
              <w:rPr>
                <w:noProof/>
                <w:webHidden/>
              </w:rPr>
              <w:fldChar w:fldCharType="begin"/>
            </w:r>
            <w:r>
              <w:rPr>
                <w:noProof/>
                <w:webHidden/>
              </w:rPr>
              <w:instrText xml:space="preserve"> PAGEREF _Toc68758967 \h </w:instrText>
            </w:r>
            <w:r>
              <w:rPr>
                <w:noProof/>
                <w:webHidden/>
              </w:rPr>
            </w:r>
          </w:ins>
          <w:r>
            <w:rPr>
              <w:noProof/>
              <w:webHidden/>
            </w:rPr>
            <w:fldChar w:fldCharType="separate"/>
          </w:r>
          <w:ins w:id="207" w:author="David Conklin" w:date="2021-04-08T07:21:00Z">
            <w:r>
              <w:rPr>
                <w:noProof/>
                <w:webHidden/>
              </w:rPr>
              <w:t>43</w:t>
            </w:r>
            <w:r>
              <w:rPr>
                <w:noProof/>
                <w:webHidden/>
              </w:rPr>
              <w:fldChar w:fldCharType="end"/>
            </w:r>
            <w:r w:rsidRPr="00713E0E">
              <w:rPr>
                <w:rStyle w:val="Hyperlink"/>
                <w:noProof/>
              </w:rPr>
              <w:fldChar w:fldCharType="end"/>
            </w:r>
          </w:ins>
        </w:p>
        <w:p w14:paraId="6D135286" w14:textId="35D282BA" w:rsidR="00315870" w:rsidRDefault="00315870">
          <w:pPr>
            <w:pStyle w:val="TOC2"/>
            <w:tabs>
              <w:tab w:val="right" w:leader="dot" w:pos="9350"/>
            </w:tabs>
            <w:rPr>
              <w:ins w:id="208" w:author="David Conklin" w:date="2021-04-08T07:21:00Z"/>
              <w:rFonts w:eastAsiaTheme="minorEastAsia"/>
              <w:noProof/>
            </w:rPr>
          </w:pPr>
          <w:ins w:id="20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Projection, Calendar, and Units</w:t>
            </w:r>
            <w:r>
              <w:rPr>
                <w:noProof/>
                <w:webHidden/>
              </w:rPr>
              <w:tab/>
            </w:r>
            <w:r>
              <w:rPr>
                <w:noProof/>
                <w:webHidden/>
              </w:rPr>
              <w:fldChar w:fldCharType="begin"/>
            </w:r>
            <w:r>
              <w:rPr>
                <w:noProof/>
                <w:webHidden/>
              </w:rPr>
              <w:instrText xml:space="preserve"> PAGEREF _Toc68758968 \h </w:instrText>
            </w:r>
            <w:r>
              <w:rPr>
                <w:noProof/>
                <w:webHidden/>
              </w:rPr>
            </w:r>
          </w:ins>
          <w:r>
            <w:rPr>
              <w:noProof/>
              <w:webHidden/>
            </w:rPr>
            <w:fldChar w:fldCharType="separate"/>
          </w:r>
          <w:ins w:id="210" w:author="David Conklin" w:date="2021-04-08T07:21:00Z">
            <w:r>
              <w:rPr>
                <w:noProof/>
                <w:webHidden/>
              </w:rPr>
              <w:t>44</w:t>
            </w:r>
            <w:r>
              <w:rPr>
                <w:noProof/>
                <w:webHidden/>
              </w:rPr>
              <w:fldChar w:fldCharType="end"/>
            </w:r>
            <w:r w:rsidRPr="00713E0E">
              <w:rPr>
                <w:rStyle w:val="Hyperlink"/>
                <w:noProof/>
              </w:rPr>
              <w:fldChar w:fldCharType="end"/>
            </w:r>
          </w:ins>
        </w:p>
        <w:p w14:paraId="1951C855" w14:textId="45A9051D" w:rsidR="00315870" w:rsidRDefault="00315870">
          <w:pPr>
            <w:pStyle w:val="TOC2"/>
            <w:tabs>
              <w:tab w:val="right" w:leader="dot" w:pos="9350"/>
            </w:tabs>
            <w:rPr>
              <w:ins w:id="211" w:author="David Conklin" w:date="2021-04-08T07:21:00Z"/>
              <w:rFonts w:eastAsiaTheme="minorEastAsia"/>
              <w:noProof/>
            </w:rPr>
          </w:pPr>
          <w:ins w:id="21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"_Toc68758969"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Simulation of changes in wetlands over time</w:t>
            </w:r>
            <w:r>
              <w:rPr>
                <w:noProof/>
                <w:webHidden/>
              </w:rPr>
              <w:tab/>
            </w:r>
            <w:r>
              <w:rPr>
                <w:noProof/>
                <w:webHidden/>
              </w:rPr>
              <w:fldChar w:fldCharType="begin"/>
            </w:r>
            <w:r>
              <w:rPr>
                <w:noProof/>
                <w:webHidden/>
              </w:rPr>
              <w:instrText xml:space="preserve"> PAGEREF _Toc68758969 \h </w:instrText>
            </w:r>
            <w:r>
              <w:rPr>
                <w:noProof/>
                <w:webHidden/>
              </w:rPr>
            </w:r>
          </w:ins>
          <w:r>
            <w:rPr>
              <w:noProof/>
              <w:webHidden/>
            </w:rPr>
            <w:fldChar w:fldCharType="separate"/>
          </w:r>
          <w:ins w:id="213" w:author="David Conklin" w:date="2021-04-08T07:21:00Z">
            <w:r>
              <w:rPr>
                <w:noProof/>
                <w:webHidden/>
              </w:rPr>
              <w:t>44</w:t>
            </w:r>
            <w:r>
              <w:rPr>
                <w:noProof/>
                <w:webHidden/>
              </w:rPr>
              <w:fldChar w:fldCharType="end"/>
            </w:r>
            <w:r w:rsidRPr="00713E0E">
              <w:rPr>
                <w:rStyle w:val="Hyperlink"/>
                <w:noProof/>
              </w:rPr>
              <w:fldChar w:fldCharType="end"/>
            </w:r>
          </w:ins>
        </w:p>
        <w:p w14:paraId="717F1CD9" w14:textId="3FB652EF" w:rsidR="00315870" w:rsidRDefault="00315870">
          <w:pPr>
            <w:pStyle w:val="TOC2"/>
            <w:tabs>
              <w:tab w:val="right" w:leader="dot" w:pos="9350"/>
            </w:tabs>
            <w:rPr>
              <w:ins w:id="214" w:author="David Conklin" w:date="2021-04-08T07:21:00Z"/>
              <w:rFonts w:eastAsiaTheme="minorEastAsia"/>
              <w:noProof/>
            </w:rPr>
          </w:pPr>
          <w:ins w:id="21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How wetlands are represented in the model</w:t>
            </w:r>
            <w:r>
              <w:rPr>
                <w:noProof/>
                <w:webHidden/>
              </w:rPr>
              <w:tab/>
            </w:r>
            <w:r>
              <w:rPr>
                <w:noProof/>
                <w:webHidden/>
              </w:rPr>
              <w:fldChar w:fldCharType="begin"/>
            </w:r>
            <w:r>
              <w:rPr>
                <w:noProof/>
                <w:webHidden/>
              </w:rPr>
              <w:instrText xml:space="preserve"> PAGEREF _Toc68758970 \h </w:instrText>
            </w:r>
            <w:r>
              <w:rPr>
                <w:noProof/>
                <w:webHidden/>
              </w:rPr>
            </w:r>
          </w:ins>
          <w:r>
            <w:rPr>
              <w:noProof/>
              <w:webHidden/>
            </w:rPr>
            <w:fldChar w:fldCharType="separate"/>
          </w:r>
          <w:ins w:id="216" w:author="David Conklin" w:date="2021-04-08T07:21:00Z">
            <w:r>
              <w:rPr>
                <w:noProof/>
                <w:webHidden/>
              </w:rPr>
              <w:t>44</w:t>
            </w:r>
            <w:r>
              <w:rPr>
                <w:noProof/>
                <w:webHidden/>
              </w:rPr>
              <w:fldChar w:fldCharType="end"/>
            </w:r>
            <w:r w:rsidRPr="00713E0E">
              <w:rPr>
                <w:rStyle w:val="Hyperlink"/>
                <w:noProof/>
              </w:rPr>
              <w:fldChar w:fldCharType="end"/>
            </w:r>
          </w:ins>
        </w:p>
        <w:p w14:paraId="3482A4F9" w14:textId="4F5371DD" w:rsidR="00315870" w:rsidRDefault="00315870">
          <w:pPr>
            <w:pStyle w:val="TOC2"/>
            <w:tabs>
              <w:tab w:val="right" w:leader="dot" w:pos="9350"/>
            </w:tabs>
            <w:rPr>
              <w:ins w:id="217" w:author="David Conklin" w:date="2021-04-08T07:21:00Z"/>
              <w:rFonts w:eastAsiaTheme="minorEastAsia"/>
              <w:noProof/>
            </w:rPr>
          </w:pPr>
          <w:ins w:id="21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Wetland class and Wetland objects in the C++ code</w:t>
            </w:r>
            <w:r>
              <w:rPr>
                <w:noProof/>
                <w:webHidden/>
              </w:rPr>
              <w:tab/>
            </w:r>
            <w:r>
              <w:rPr>
                <w:noProof/>
                <w:webHidden/>
              </w:rPr>
              <w:fldChar w:fldCharType="begin"/>
            </w:r>
            <w:r>
              <w:rPr>
                <w:noProof/>
                <w:webHidden/>
              </w:rPr>
              <w:instrText xml:space="preserve"> PAGEREF _Toc68758971 \h </w:instrText>
            </w:r>
            <w:r>
              <w:rPr>
                <w:noProof/>
                <w:webHidden/>
              </w:rPr>
            </w:r>
          </w:ins>
          <w:r>
            <w:rPr>
              <w:noProof/>
              <w:webHidden/>
            </w:rPr>
            <w:fldChar w:fldCharType="separate"/>
          </w:r>
          <w:ins w:id="219" w:author="David Conklin" w:date="2021-04-08T07:21:00Z">
            <w:r>
              <w:rPr>
                <w:noProof/>
                <w:webHidden/>
              </w:rPr>
              <w:t>46</w:t>
            </w:r>
            <w:r>
              <w:rPr>
                <w:noProof/>
                <w:webHidden/>
              </w:rPr>
              <w:fldChar w:fldCharType="end"/>
            </w:r>
            <w:r w:rsidRPr="00713E0E">
              <w:rPr>
                <w:rStyle w:val="Hyperlink"/>
                <w:noProof/>
              </w:rPr>
              <w:fldChar w:fldCharType="end"/>
            </w:r>
          </w:ins>
        </w:p>
        <w:p w14:paraId="12FFACEA" w14:textId="02910472" w:rsidR="00315870" w:rsidRDefault="00315870">
          <w:pPr>
            <w:pStyle w:val="TOC2"/>
            <w:tabs>
              <w:tab w:val="right" w:leader="dot" w:pos="9350"/>
            </w:tabs>
            <w:rPr>
              <w:ins w:id="220" w:author="David Conklin" w:date="2021-04-08T07:21:00Z"/>
              <w:rFonts w:eastAsiaTheme="minorEastAsia"/>
              <w:noProof/>
            </w:rPr>
          </w:pPr>
          <w:ins w:id="22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Attributes of interest in the wetlands study</w:t>
            </w:r>
            <w:r>
              <w:rPr>
                <w:noProof/>
                <w:webHidden/>
              </w:rPr>
              <w:tab/>
            </w:r>
            <w:r>
              <w:rPr>
                <w:noProof/>
                <w:webHidden/>
              </w:rPr>
              <w:fldChar w:fldCharType="begin"/>
            </w:r>
            <w:r>
              <w:rPr>
                <w:noProof/>
                <w:webHidden/>
              </w:rPr>
              <w:instrText xml:space="preserve"> PAGEREF _Toc68758972 \h </w:instrText>
            </w:r>
            <w:r>
              <w:rPr>
                <w:noProof/>
                <w:webHidden/>
              </w:rPr>
            </w:r>
          </w:ins>
          <w:r>
            <w:rPr>
              <w:noProof/>
              <w:webHidden/>
            </w:rPr>
            <w:fldChar w:fldCharType="separate"/>
          </w:r>
          <w:ins w:id="222" w:author="David Conklin" w:date="2021-04-08T07:21:00Z">
            <w:r>
              <w:rPr>
                <w:noProof/>
                <w:webHidden/>
              </w:rPr>
              <w:t>46</w:t>
            </w:r>
            <w:r>
              <w:rPr>
                <w:noProof/>
                <w:webHidden/>
              </w:rPr>
              <w:fldChar w:fldCharType="end"/>
            </w:r>
            <w:r w:rsidRPr="00713E0E">
              <w:rPr>
                <w:rStyle w:val="Hyperlink"/>
                <w:noProof/>
              </w:rPr>
              <w:fldChar w:fldCharType="end"/>
            </w:r>
          </w:ins>
        </w:p>
        <w:p w14:paraId="75995948" w14:textId="47853F6B" w:rsidR="00315870" w:rsidRDefault="00315870">
          <w:pPr>
            <w:pStyle w:val="TOC2"/>
            <w:tabs>
              <w:tab w:val="right" w:leader="dot" w:pos="9350"/>
            </w:tabs>
            <w:rPr>
              <w:ins w:id="223" w:author="David Conklin" w:date="2021-04-08T07:21:00Z"/>
              <w:rFonts w:eastAsiaTheme="minorEastAsia"/>
              <w:noProof/>
            </w:rPr>
          </w:pPr>
          <w:ins w:id="22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A WETNESS attribute</w:t>
            </w:r>
            <w:r>
              <w:rPr>
                <w:noProof/>
                <w:webHidden/>
              </w:rPr>
              <w:tab/>
            </w:r>
            <w:r>
              <w:rPr>
                <w:noProof/>
                <w:webHidden/>
              </w:rPr>
              <w:fldChar w:fldCharType="begin"/>
            </w:r>
            <w:r>
              <w:rPr>
                <w:noProof/>
                <w:webHidden/>
              </w:rPr>
              <w:instrText xml:space="preserve"> PAGEREF _Toc68758973 \h </w:instrText>
            </w:r>
            <w:r>
              <w:rPr>
                <w:noProof/>
                <w:webHidden/>
              </w:rPr>
            </w:r>
          </w:ins>
          <w:r>
            <w:rPr>
              <w:noProof/>
              <w:webHidden/>
            </w:rPr>
            <w:fldChar w:fldCharType="separate"/>
          </w:r>
          <w:ins w:id="225" w:author="David Conklin" w:date="2021-04-08T07:21:00Z">
            <w:r>
              <w:rPr>
                <w:noProof/>
                <w:webHidden/>
              </w:rPr>
              <w:t>46</w:t>
            </w:r>
            <w:r>
              <w:rPr>
                <w:noProof/>
                <w:webHidden/>
              </w:rPr>
              <w:fldChar w:fldCharType="end"/>
            </w:r>
            <w:r w:rsidRPr="00713E0E">
              <w:rPr>
                <w:rStyle w:val="Hyperlink"/>
                <w:noProof/>
              </w:rPr>
              <w:fldChar w:fldCharType="end"/>
            </w:r>
          </w:ins>
        </w:p>
        <w:p w14:paraId="17031BEA" w14:textId="5C5E0BB2" w:rsidR="00315870" w:rsidRDefault="00315870">
          <w:pPr>
            <w:pStyle w:val="TOC2"/>
            <w:tabs>
              <w:tab w:val="right" w:leader="dot" w:pos="9350"/>
            </w:tabs>
            <w:rPr>
              <w:ins w:id="226" w:author="David Conklin" w:date="2021-04-08T07:21:00Z"/>
              <w:rFonts w:eastAsiaTheme="minorEastAsia"/>
              <w:noProof/>
            </w:rPr>
          </w:pPr>
          <w:ins w:id="22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_Toc68758974 \h </w:instrText>
            </w:r>
            <w:r>
              <w:rPr>
                <w:noProof/>
                <w:webHidden/>
              </w:rPr>
            </w:r>
          </w:ins>
          <w:r>
            <w:rPr>
              <w:noProof/>
              <w:webHidden/>
            </w:rPr>
            <w:fldChar w:fldCharType="separate"/>
          </w:r>
          <w:ins w:id="228" w:author="David Conklin" w:date="2021-04-08T07:21:00Z">
            <w:r>
              <w:rPr>
                <w:noProof/>
                <w:webHidden/>
              </w:rPr>
              <w:t>47</w:t>
            </w:r>
            <w:r>
              <w:rPr>
                <w:noProof/>
                <w:webHidden/>
              </w:rPr>
              <w:fldChar w:fldCharType="end"/>
            </w:r>
            <w:r w:rsidRPr="00713E0E">
              <w:rPr>
                <w:rStyle w:val="Hyperlink"/>
                <w:noProof/>
              </w:rPr>
              <w:fldChar w:fldCharType="end"/>
            </w:r>
          </w:ins>
        </w:p>
        <w:p w14:paraId="6D52A41D" w14:textId="1145CC0E" w:rsidR="00315870" w:rsidRDefault="00315870">
          <w:pPr>
            <w:pStyle w:val="TOC3"/>
            <w:tabs>
              <w:tab w:val="right" w:leader="dot" w:pos="9350"/>
            </w:tabs>
            <w:rPr>
              <w:ins w:id="229" w:author="David Conklin" w:date="2021-04-08T07:21:00Z"/>
              <w:rFonts w:eastAsiaTheme="minorEastAsia"/>
              <w:noProof/>
            </w:rPr>
          </w:pPr>
          <w:ins w:id="23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Wetland IDU parameters</w:t>
            </w:r>
            <w:r>
              <w:rPr>
                <w:noProof/>
                <w:webHidden/>
              </w:rPr>
              <w:tab/>
            </w:r>
            <w:r>
              <w:rPr>
                <w:noProof/>
                <w:webHidden/>
              </w:rPr>
              <w:fldChar w:fldCharType="begin"/>
            </w:r>
            <w:r>
              <w:rPr>
                <w:noProof/>
                <w:webHidden/>
              </w:rPr>
              <w:instrText xml:space="preserve"> PAGEREF _Toc68758975 \h </w:instrText>
            </w:r>
            <w:r>
              <w:rPr>
                <w:noProof/>
                <w:webHidden/>
              </w:rPr>
            </w:r>
          </w:ins>
          <w:r>
            <w:rPr>
              <w:noProof/>
              <w:webHidden/>
            </w:rPr>
            <w:fldChar w:fldCharType="separate"/>
          </w:r>
          <w:ins w:id="231" w:author="David Conklin" w:date="2021-04-08T07:21:00Z">
            <w:r>
              <w:rPr>
                <w:noProof/>
                <w:webHidden/>
              </w:rPr>
              <w:t>47</w:t>
            </w:r>
            <w:r>
              <w:rPr>
                <w:noProof/>
                <w:webHidden/>
              </w:rPr>
              <w:fldChar w:fldCharType="end"/>
            </w:r>
            <w:r w:rsidRPr="00713E0E">
              <w:rPr>
                <w:rStyle w:val="Hyperlink"/>
                <w:noProof/>
              </w:rPr>
              <w:fldChar w:fldCharType="end"/>
            </w:r>
          </w:ins>
        </w:p>
        <w:p w14:paraId="166EF103" w14:textId="57A63D70" w:rsidR="00315870" w:rsidRDefault="00315870">
          <w:pPr>
            <w:pStyle w:val="TOC3"/>
            <w:tabs>
              <w:tab w:val="right" w:leader="dot" w:pos="9350"/>
            </w:tabs>
            <w:rPr>
              <w:ins w:id="232" w:author="David Conklin" w:date="2021-04-08T07:21:00Z"/>
              <w:rFonts w:eastAsiaTheme="minorEastAsia"/>
              <w:noProof/>
            </w:rPr>
          </w:pPr>
          <w:ins w:id="23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Reach parameters</w:t>
            </w:r>
            <w:r>
              <w:rPr>
                <w:noProof/>
                <w:webHidden/>
              </w:rPr>
              <w:tab/>
            </w:r>
            <w:r>
              <w:rPr>
                <w:noProof/>
                <w:webHidden/>
              </w:rPr>
              <w:fldChar w:fldCharType="begin"/>
            </w:r>
            <w:r>
              <w:rPr>
                <w:noProof/>
                <w:webHidden/>
              </w:rPr>
              <w:instrText xml:space="preserve"> PAGEREF _Toc68758976 \h </w:instrText>
            </w:r>
            <w:r>
              <w:rPr>
                <w:noProof/>
                <w:webHidden/>
              </w:rPr>
            </w:r>
          </w:ins>
          <w:r>
            <w:rPr>
              <w:noProof/>
              <w:webHidden/>
            </w:rPr>
            <w:fldChar w:fldCharType="separate"/>
          </w:r>
          <w:ins w:id="234" w:author="David Conklin" w:date="2021-04-08T07:21:00Z">
            <w:r>
              <w:rPr>
                <w:noProof/>
                <w:webHidden/>
              </w:rPr>
              <w:t>47</w:t>
            </w:r>
            <w:r>
              <w:rPr>
                <w:noProof/>
                <w:webHidden/>
              </w:rPr>
              <w:fldChar w:fldCharType="end"/>
            </w:r>
            <w:r w:rsidRPr="00713E0E">
              <w:rPr>
                <w:rStyle w:val="Hyperlink"/>
                <w:noProof/>
              </w:rPr>
              <w:fldChar w:fldCharType="end"/>
            </w:r>
          </w:ins>
        </w:p>
        <w:p w14:paraId="3920B8F6" w14:textId="5021ED0F" w:rsidR="00315870" w:rsidRDefault="00315870">
          <w:pPr>
            <w:pStyle w:val="TOC2"/>
            <w:tabs>
              <w:tab w:val="right" w:leader="dot" w:pos="9350"/>
            </w:tabs>
            <w:rPr>
              <w:ins w:id="235" w:author="David Conklin" w:date="2021-04-08T07:21:00Z"/>
              <w:rFonts w:eastAsiaTheme="minorEastAsia"/>
              <w:noProof/>
            </w:rPr>
          </w:pPr>
          <w:ins w:id="236"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_Toc68758977 \h </w:instrText>
            </w:r>
            <w:r>
              <w:rPr>
                <w:noProof/>
                <w:webHidden/>
              </w:rPr>
            </w:r>
          </w:ins>
          <w:r>
            <w:rPr>
              <w:noProof/>
              <w:webHidden/>
            </w:rPr>
            <w:fldChar w:fldCharType="separate"/>
          </w:r>
          <w:ins w:id="237" w:author="David Conklin" w:date="2021-04-08T07:21:00Z">
            <w:r>
              <w:rPr>
                <w:noProof/>
                <w:webHidden/>
              </w:rPr>
              <w:t>48</w:t>
            </w:r>
            <w:r>
              <w:rPr>
                <w:noProof/>
                <w:webHidden/>
              </w:rPr>
              <w:fldChar w:fldCharType="end"/>
            </w:r>
            <w:r w:rsidRPr="00713E0E">
              <w:rPr>
                <w:rStyle w:val="Hyperlink"/>
                <w:noProof/>
              </w:rPr>
              <w:fldChar w:fldCharType="end"/>
            </w:r>
          </w:ins>
        </w:p>
        <w:p w14:paraId="37648A09" w14:textId="51235190" w:rsidR="00315870" w:rsidRDefault="00315870">
          <w:pPr>
            <w:pStyle w:val="TOC2"/>
            <w:tabs>
              <w:tab w:val="right" w:leader="dot" w:pos="9350"/>
            </w:tabs>
            <w:rPr>
              <w:ins w:id="238" w:author="David Conklin" w:date="2021-04-08T07:21:00Z"/>
              <w:rFonts w:eastAsiaTheme="minorEastAsia"/>
              <w:noProof/>
            </w:rPr>
          </w:pPr>
          <w:ins w:id="23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Standing water temperature</w:t>
            </w:r>
            <w:r>
              <w:rPr>
                <w:noProof/>
                <w:webHidden/>
              </w:rPr>
              <w:tab/>
            </w:r>
            <w:r>
              <w:rPr>
                <w:noProof/>
                <w:webHidden/>
              </w:rPr>
              <w:fldChar w:fldCharType="begin"/>
            </w:r>
            <w:r>
              <w:rPr>
                <w:noProof/>
                <w:webHidden/>
              </w:rPr>
              <w:instrText xml:space="preserve"> PAGEREF _Toc68758978 \h </w:instrText>
            </w:r>
            <w:r>
              <w:rPr>
                <w:noProof/>
                <w:webHidden/>
              </w:rPr>
            </w:r>
          </w:ins>
          <w:r>
            <w:rPr>
              <w:noProof/>
              <w:webHidden/>
            </w:rPr>
            <w:fldChar w:fldCharType="separate"/>
          </w:r>
          <w:ins w:id="240" w:author="David Conklin" w:date="2021-04-08T07:21:00Z">
            <w:r>
              <w:rPr>
                <w:noProof/>
                <w:webHidden/>
              </w:rPr>
              <w:t>49</w:t>
            </w:r>
            <w:r>
              <w:rPr>
                <w:noProof/>
                <w:webHidden/>
              </w:rPr>
              <w:fldChar w:fldCharType="end"/>
            </w:r>
            <w:r w:rsidRPr="00713E0E">
              <w:rPr>
                <w:rStyle w:val="Hyperlink"/>
                <w:noProof/>
              </w:rPr>
              <w:fldChar w:fldCharType="end"/>
            </w:r>
          </w:ins>
        </w:p>
        <w:p w14:paraId="27105EDA" w14:textId="7839DB39" w:rsidR="00315870" w:rsidRDefault="00315870">
          <w:pPr>
            <w:pStyle w:val="TOC2"/>
            <w:tabs>
              <w:tab w:val="right" w:leader="dot" w:pos="9350"/>
            </w:tabs>
            <w:rPr>
              <w:ins w:id="241" w:author="David Conklin" w:date="2021-04-08T07:21:00Z"/>
              <w:rFonts w:eastAsiaTheme="minorEastAsia"/>
              <w:noProof/>
            </w:rPr>
          </w:pPr>
          <w:ins w:id="24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"_Toc68758979"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Evapotranspiration from wetlands</w:t>
            </w:r>
            <w:r>
              <w:rPr>
                <w:noProof/>
                <w:webHidden/>
              </w:rPr>
              <w:tab/>
            </w:r>
            <w:r>
              <w:rPr>
                <w:noProof/>
                <w:webHidden/>
              </w:rPr>
              <w:fldChar w:fldCharType="begin"/>
            </w:r>
            <w:r>
              <w:rPr>
                <w:noProof/>
                <w:webHidden/>
              </w:rPr>
              <w:instrText xml:space="preserve"> PAGEREF _Toc68758979 \h </w:instrText>
            </w:r>
            <w:r>
              <w:rPr>
                <w:noProof/>
                <w:webHidden/>
              </w:rPr>
            </w:r>
          </w:ins>
          <w:r>
            <w:rPr>
              <w:noProof/>
              <w:webHidden/>
            </w:rPr>
            <w:fldChar w:fldCharType="separate"/>
          </w:r>
          <w:ins w:id="243" w:author="David Conklin" w:date="2021-04-08T07:21:00Z">
            <w:r>
              <w:rPr>
                <w:noProof/>
                <w:webHidden/>
              </w:rPr>
              <w:t>49</w:t>
            </w:r>
            <w:r>
              <w:rPr>
                <w:noProof/>
                <w:webHidden/>
              </w:rPr>
              <w:fldChar w:fldCharType="end"/>
            </w:r>
            <w:r w:rsidRPr="00713E0E">
              <w:rPr>
                <w:rStyle w:val="Hyperlink"/>
                <w:noProof/>
              </w:rPr>
              <w:fldChar w:fldCharType="end"/>
            </w:r>
          </w:ins>
        </w:p>
        <w:p w14:paraId="3A139408" w14:textId="2F75FCF9" w:rsidR="00315870" w:rsidRDefault="00315870">
          <w:pPr>
            <w:pStyle w:val="TOC2"/>
            <w:tabs>
              <w:tab w:val="right" w:leader="dot" w:pos="9350"/>
            </w:tabs>
            <w:rPr>
              <w:ins w:id="244" w:author="David Conklin" w:date="2021-04-08T07:21:00Z"/>
              <w:rFonts w:eastAsiaTheme="minorEastAsia"/>
              <w:noProof/>
            </w:rPr>
          </w:pPr>
          <w:ins w:id="24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Loss (or gain) of wetlands</w:t>
            </w:r>
            <w:r>
              <w:rPr>
                <w:noProof/>
                <w:webHidden/>
              </w:rPr>
              <w:tab/>
            </w:r>
            <w:r>
              <w:rPr>
                <w:noProof/>
                <w:webHidden/>
              </w:rPr>
              <w:fldChar w:fldCharType="begin"/>
            </w:r>
            <w:r>
              <w:rPr>
                <w:noProof/>
                <w:webHidden/>
              </w:rPr>
              <w:instrText xml:space="preserve"> PAGEREF _Toc68758980 \h </w:instrText>
            </w:r>
            <w:r>
              <w:rPr>
                <w:noProof/>
                <w:webHidden/>
              </w:rPr>
            </w:r>
          </w:ins>
          <w:r>
            <w:rPr>
              <w:noProof/>
              <w:webHidden/>
            </w:rPr>
            <w:fldChar w:fldCharType="separate"/>
          </w:r>
          <w:ins w:id="246" w:author="David Conklin" w:date="2021-04-08T07:21:00Z">
            <w:r>
              <w:rPr>
                <w:noProof/>
                <w:webHidden/>
              </w:rPr>
              <w:t>49</w:t>
            </w:r>
            <w:r>
              <w:rPr>
                <w:noProof/>
                <w:webHidden/>
              </w:rPr>
              <w:fldChar w:fldCharType="end"/>
            </w:r>
            <w:r w:rsidRPr="00713E0E">
              <w:rPr>
                <w:rStyle w:val="Hyperlink"/>
                <w:noProof/>
              </w:rPr>
              <w:fldChar w:fldCharType="end"/>
            </w:r>
          </w:ins>
        </w:p>
        <w:p w14:paraId="1C22D1A6" w14:textId="3CFD0AC3" w:rsidR="00315870" w:rsidRDefault="00315870">
          <w:pPr>
            <w:pStyle w:val="TOC2"/>
            <w:tabs>
              <w:tab w:val="right" w:leader="dot" w:pos="9350"/>
            </w:tabs>
            <w:rPr>
              <w:ins w:id="247" w:author="David Conklin" w:date="2021-04-08T07:21:00Z"/>
              <w:rFonts w:eastAsiaTheme="minorEastAsia"/>
              <w:noProof/>
            </w:rPr>
          </w:pPr>
          <w:ins w:id="24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Reality check</w:t>
            </w:r>
            <w:r>
              <w:rPr>
                <w:noProof/>
                <w:webHidden/>
              </w:rPr>
              <w:tab/>
            </w:r>
            <w:r>
              <w:rPr>
                <w:noProof/>
                <w:webHidden/>
              </w:rPr>
              <w:fldChar w:fldCharType="begin"/>
            </w:r>
            <w:r>
              <w:rPr>
                <w:noProof/>
                <w:webHidden/>
              </w:rPr>
              <w:instrText xml:space="preserve"> PAGEREF _Toc68758981 \h </w:instrText>
            </w:r>
            <w:r>
              <w:rPr>
                <w:noProof/>
                <w:webHidden/>
              </w:rPr>
            </w:r>
          </w:ins>
          <w:r>
            <w:rPr>
              <w:noProof/>
              <w:webHidden/>
            </w:rPr>
            <w:fldChar w:fldCharType="separate"/>
          </w:r>
          <w:ins w:id="249" w:author="David Conklin" w:date="2021-04-08T07:21:00Z">
            <w:r>
              <w:rPr>
                <w:noProof/>
                <w:webHidden/>
              </w:rPr>
              <w:t>50</w:t>
            </w:r>
            <w:r>
              <w:rPr>
                <w:noProof/>
                <w:webHidden/>
              </w:rPr>
              <w:fldChar w:fldCharType="end"/>
            </w:r>
            <w:r w:rsidRPr="00713E0E">
              <w:rPr>
                <w:rStyle w:val="Hyperlink"/>
                <w:noProof/>
              </w:rPr>
              <w:fldChar w:fldCharType="end"/>
            </w:r>
          </w:ins>
        </w:p>
        <w:p w14:paraId="7ED17F81" w14:textId="3A1A180C" w:rsidR="00315870" w:rsidRDefault="00315870">
          <w:pPr>
            <w:pStyle w:val="TOC2"/>
            <w:tabs>
              <w:tab w:val="right" w:leader="dot" w:pos="9350"/>
            </w:tabs>
            <w:rPr>
              <w:ins w:id="250" w:author="David Conklin" w:date="2021-04-08T07:21:00Z"/>
              <w:rFonts w:eastAsiaTheme="minorEastAsia"/>
              <w:noProof/>
            </w:rPr>
          </w:pPr>
          <w:ins w:id="25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High Cascades Springs</w:t>
            </w:r>
            <w:r>
              <w:rPr>
                <w:noProof/>
                <w:webHidden/>
              </w:rPr>
              <w:tab/>
            </w:r>
            <w:r>
              <w:rPr>
                <w:noProof/>
                <w:webHidden/>
              </w:rPr>
              <w:fldChar w:fldCharType="begin"/>
            </w:r>
            <w:r>
              <w:rPr>
                <w:noProof/>
                <w:webHidden/>
              </w:rPr>
              <w:instrText xml:space="preserve"> PAGEREF _Toc68758982 \h </w:instrText>
            </w:r>
            <w:r>
              <w:rPr>
                <w:noProof/>
                <w:webHidden/>
              </w:rPr>
            </w:r>
          </w:ins>
          <w:r>
            <w:rPr>
              <w:noProof/>
              <w:webHidden/>
            </w:rPr>
            <w:fldChar w:fldCharType="separate"/>
          </w:r>
          <w:ins w:id="252" w:author="David Conklin" w:date="2021-04-08T07:21:00Z">
            <w:r>
              <w:rPr>
                <w:noProof/>
                <w:webHidden/>
              </w:rPr>
              <w:t>51</w:t>
            </w:r>
            <w:r>
              <w:rPr>
                <w:noProof/>
                <w:webHidden/>
              </w:rPr>
              <w:fldChar w:fldCharType="end"/>
            </w:r>
            <w:r w:rsidRPr="00713E0E">
              <w:rPr>
                <w:rStyle w:val="Hyperlink"/>
                <w:noProof/>
              </w:rPr>
              <w:fldChar w:fldCharType="end"/>
            </w:r>
          </w:ins>
        </w:p>
        <w:p w14:paraId="46156C87" w14:textId="533ACBC9" w:rsidR="00315870" w:rsidRDefault="00315870">
          <w:pPr>
            <w:pStyle w:val="TOC2"/>
            <w:tabs>
              <w:tab w:val="right" w:leader="dot" w:pos="9350"/>
            </w:tabs>
            <w:rPr>
              <w:ins w:id="253" w:author="David Conklin" w:date="2021-04-08T07:21:00Z"/>
              <w:rFonts w:eastAsiaTheme="minorEastAsia"/>
              <w:noProof/>
            </w:rPr>
          </w:pPr>
          <w:ins w:id="254"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"_Toc68758983"</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Calibration and simulation skill</w:t>
            </w:r>
            <w:r>
              <w:rPr>
                <w:noProof/>
                <w:webHidden/>
              </w:rPr>
              <w:tab/>
            </w:r>
            <w:r>
              <w:rPr>
                <w:noProof/>
                <w:webHidden/>
              </w:rPr>
              <w:fldChar w:fldCharType="begin"/>
            </w:r>
            <w:r>
              <w:rPr>
                <w:noProof/>
                <w:webHidden/>
              </w:rPr>
              <w:instrText xml:space="preserve"> PAGEREF _Toc68758983 \h </w:instrText>
            </w:r>
            <w:r>
              <w:rPr>
                <w:noProof/>
                <w:webHidden/>
              </w:rPr>
            </w:r>
          </w:ins>
          <w:r>
            <w:rPr>
              <w:noProof/>
              <w:webHidden/>
            </w:rPr>
            <w:fldChar w:fldCharType="separate"/>
          </w:r>
          <w:ins w:id="255" w:author="David Conklin" w:date="2021-04-08T07:21:00Z">
            <w:r>
              <w:rPr>
                <w:noProof/>
                <w:webHidden/>
              </w:rPr>
              <w:t>53</w:t>
            </w:r>
            <w:r>
              <w:rPr>
                <w:noProof/>
                <w:webHidden/>
              </w:rPr>
              <w:fldChar w:fldCharType="end"/>
            </w:r>
            <w:r w:rsidRPr="00713E0E">
              <w:rPr>
                <w:rStyle w:val="Hyperlink"/>
                <w:noProof/>
              </w:rPr>
              <w:fldChar w:fldCharType="end"/>
            </w:r>
          </w:ins>
        </w:p>
        <w:p w14:paraId="3EF149D7" w14:textId="16CE8B6D" w:rsidR="00315870" w:rsidRDefault="00315870">
          <w:pPr>
            <w:pStyle w:val="TOC2"/>
            <w:tabs>
              <w:tab w:val="right" w:leader="dot" w:pos="9350"/>
            </w:tabs>
            <w:rPr>
              <w:ins w:id="256" w:author="David Conklin" w:date="2021-04-08T07:21:00Z"/>
              <w:rFonts w:eastAsiaTheme="minorEastAsia"/>
              <w:noProof/>
            </w:rPr>
          </w:pPr>
          <w:ins w:id="257"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"_Toc68758984"</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Analysis of locations where the model has low skill</w:t>
            </w:r>
            <w:r>
              <w:rPr>
                <w:noProof/>
                <w:webHidden/>
              </w:rPr>
              <w:tab/>
            </w:r>
            <w:r>
              <w:rPr>
                <w:noProof/>
                <w:webHidden/>
              </w:rPr>
              <w:fldChar w:fldCharType="begin"/>
            </w:r>
            <w:r>
              <w:rPr>
                <w:noProof/>
                <w:webHidden/>
              </w:rPr>
              <w:instrText xml:space="preserve"> PAGEREF _Toc68758984 \h </w:instrText>
            </w:r>
            <w:r>
              <w:rPr>
                <w:noProof/>
                <w:webHidden/>
              </w:rPr>
            </w:r>
          </w:ins>
          <w:r>
            <w:rPr>
              <w:noProof/>
              <w:webHidden/>
            </w:rPr>
            <w:fldChar w:fldCharType="separate"/>
          </w:r>
          <w:ins w:id="258" w:author="David Conklin" w:date="2021-04-08T07:21:00Z">
            <w:r>
              <w:rPr>
                <w:noProof/>
                <w:webHidden/>
              </w:rPr>
              <w:t>56</w:t>
            </w:r>
            <w:r>
              <w:rPr>
                <w:noProof/>
                <w:webHidden/>
              </w:rPr>
              <w:fldChar w:fldCharType="end"/>
            </w:r>
            <w:r w:rsidRPr="00713E0E">
              <w:rPr>
                <w:rStyle w:val="Hyperlink"/>
                <w:noProof/>
              </w:rPr>
              <w:fldChar w:fldCharType="end"/>
            </w:r>
          </w:ins>
        </w:p>
        <w:p w14:paraId="49AA8BEE" w14:textId="7E37554E" w:rsidR="00315870" w:rsidRDefault="00315870">
          <w:pPr>
            <w:pStyle w:val="TOC2"/>
            <w:tabs>
              <w:tab w:val="right" w:leader="dot" w:pos="9350"/>
            </w:tabs>
            <w:rPr>
              <w:ins w:id="259" w:author="David Conklin" w:date="2021-04-08T07:21:00Z"/>
              <w:rFonts w:eastAsiaTheme="minorEastAsia"/>
              <w:noProof/>
            </w:rPr>
          </w:pPr>
          <w:ins w:id="260"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"_Toc68758985"</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_Toc68758985 \h </w:instrText>
            </w:r>
            <w:r>
              <w:rPr>
                <w:noProof/>
                <w:webHidden/>
              </w:rPr>
            </w:r>
          </w:ins>
          <w:r>
            <w:rPr>
              <w:noProof/>
              <w:webHidden/>
            </w:rPr>
            <w:fldChar w:fldCharType="separate"/>
          </w:r>
          <w:ins w:id="261" w:author="David Conklin" w:date="2021-04-08T07:21:00Z">
            <w:r>
              <w:rPr>
                <w:noProof/>
                <w:webHidden/>
              </w:rPr>
              <w:t>58</w:t>
            </w:r>
            <w:r>
              <w:rPr>
                <w:noProof/>
                <w:webHidden/>
              </w:rPr>
              <w:fldChar w:fldCharType="end"/>
            </w:r>
            <w:r w:rsidRPr="00713E0E">
              <w:rPr>
                <w:rStyle w:val="Hyperlink"/>
                <w:noProof/>
              </w:rPr>
              <w:fldChar w:fldCharType="end"/>
            </w:r>
          </w:ins>
        </w:p>
        <w:p w14:paraId="2EC70699" w14:textId="5302C791" w:rsidR="00315870" w:rsidRDefault="00315870">
          <w:pPr>
            <w:pStyle w:val="TOC2"/>
            <w:tabs>
              <w:tab w:val="right" w:leader="dot" w:pos="9350"/>
            </w:tabs>
            <w:rPr>
              <w:ins w:id="262" w:author="David Conklin" w:date="2021-04-08T07:21:00Z"/>
              <w:rFonts w:eastAsiaTheme="minorEastAsia"/>
              <w:noProof/>
            </w:rPr>
          </w:pPr>
          <w:ins w:id="263"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"_Toc68758986"</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CW3M v. Shade-a-lator</w:t>
            </w:r>
            <w:r>
              <w:rPr>
                <w:noProof/>
                <w:webHidden/>
              </w:rPr>
              <w:tab/>
            </w:r>
            <w:r>
              <w:rPr>
                <w:noProof/>
                <w:webHidden/>
              </w:rPr>
              <w:fldChar w:fldCharType="begin"/>
            </w:r>
            <w:r>
              <w:rPr>
                <w:noProof/>
                <w:webHidden/>
              </w:rPr>
              <w:instrText xml:space="preserve"> PAGEREF _Toc68758986 \h </w:instrText>
            </w:r>
            <w:r>
              <w:rPr>
                <w:noProof/>
                <w:webHidden/>
              </w:rPr>
            </w:r>
          </w:ins>
          <w:r>
            <w:rPr>
              <w:noProof/>
              <w:webHidden/>
            </w:rPr>
            <w:fldChar w:fldCharType="separate"/>
          </w:r>
          <w:ins w:id="264" w:author="David Conklin" w:date="2021-04-08T07:21:00Z">
            <w:r>
              <w:rPr>
                <w:noProof/>
                <w:webHidden/>
              </w:rPr>
              <w:t>59</w:t>
            </w:r>
            <w:r>
              <w:rPr>
                <w:noProof/>
                <w:webHidden/>
              </w:rPr>
              <w:fldChar w:fldCharType="end"/>
            </w:r>
            <w:r w:rsidRPr="00713E0E">
              <w:rPr>
                <w:rStyle w:val="Hyperlink"/>
                <w:noProof/>
              </w:rPr>
              <w:fldChar w:fldCharType="end"/>
            </w:r>
          </w:ins>
        </w:p>
        <w:p w14:paraId="2454ECF5" w14:textId="6815DA3C" w:rsidR="00315870" w:rsidRDefault="00315870">
          <w:pPr>
            <w:pStyle w:val="TOC2"/>
            <w:tabs>
              <w:tab w:val="right" w:leader="dot" w:pos="9350"/>
            </w:tabs>
            <w:rPr>
              <w:ins w:id="265" w:author="David Conklin" w:date="2021-04-08T07:21:00Z"/>
              <w:rFonts w:eastAsiaTheme="minorEastAsia"/>
              <w:noProof/>
            </w:rPr>
          </w:pPr>
          <w:ins w:id="266"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"_Toc68758987"</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Comparison of CW3M results to Shade-a-lator results</w:t>
            </w:r>
            <w:r>
              <w:rPr>
                <w:noProof/>
                <w:webHidden/>
              </w:rPr>
              <w:tab/>
            </w:r>
            <w:r>
              <w:rPr>
                <w:noProof/>
                <w:webHidden/>
              </w:rPr>
              <w:fldChar w:fldCharType="begin"/>
            </w:r>
            <w:r>
              <w:rPr>
                <w:noProof/>
                <w:webHidden/>
              </w:rPr>
              <w:instrText xml:space="preserve"> PAGEREF _Toc68758987 \h </w:instrText>
            </w:r>
            <w:r>
              <w:rPr>
                <w:noProof/>
                <w:webHidden/>
              </w:rPr>
            </w:r>
          </w:ins>
          <w:r>
            <w:rPr>
              <w:noProof/>
              <w:webHidden/>
            </w:rPr>
            <w:fldChar w:fldCharType="separate"/>
          </w:r>
          <w:ins w:id="267" w:author="David Conklin" w:date="2021-04-08T07:21:00Z">
            <w:r>
              <w:rPr>
                <w:noProof/>
                <w:webHidden/>
              </w:rPr>
              <w:t>61</w:t>
            </w:r>
            <w:r>
              <w:rPr>
                <w:noProof/>
                <w:webHidden/>
              </w:rPr>
              <w:fldChar w:fldCharType="end"/>
            </w:r>
            <w:r w:rsidRPr="00713E0E">
              <w:rPr>
                <w:rStyle w:val="Hyperlink"/>
                <w:noProof/>
              </w:rPr>
              <w:fldChar w:fldCharType="end"/>
            </w:r>
          </w:ins>
        </w:p>
        <w:p w14:paraId="69133085" w14:textId="6B1A5514" w:rsidR="00315870" w:rsidRDefault="00315870">
          <w:pPr>
            <w:pStyle w:val="TOC1"/>
            <w:tabs>
              <w:tab w:val="right" w:leader="dot" w:pos="9350"/>
            </w:tabs>
            <w:rPr>
              <w:ins w:id="268" w:author="David Conklin" w:date="2021-04-08T07:21:00Z"/>
              <w:rFonts w:eastAsiaTheme="minorEastAsia"/>
              <w:noProof/>
            </w:rPr>
          </w:pPr>
          <w:ins w:id="269"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"_Toc68758988"</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The Clackamas Basin</w:t>
            </w:r>
            <w:r>
              <w:rPr>
                <w:noProof/>
                <w:webHidden/>
              </w:rPr>
              <w:tab/>
            </w:r>
            <w:r>
              <w:rPr>
                <w:noProof/>
                <w:webHidden/>
              </w:rPr>
              <w:fldChar w:fldCharType="begin"/>
            </w:r>
            <w:r>
              <w:rPr>
                <w:noProof/>
                <w:webHidden/>
              </w:rPr>
              <w:instrText xml:space="preserve"> PAGEREF _Toc68758988 \h </w:instrText>
            </w:r>
            <w:r>
              <w:rPr>
                <w:noProof/>
                <w:webHidden/>
              </w:rPr>
            </w:r>
          </w:ins>
          <w:r>
            <w:rPr>
              <w:noProof/>
              <w:webHidden/>
            </w:rPr>
            <w:fldChar w:fldCharType="separate"/>
          </w:r>
          <w:ins w:id="270" w:author="David Conklin" w:date="2021-04-08T07:21:00Z">
            <w:r>
              <w:rPr>
                <w:noProof/>
                <w:webHidden/>
              </w:rPr>
              <w:t>63</w:t>
            </w:r>
            <w:r>
              <w:rPr>
                <w:noProof/>
                <w:webHidden/>
              </w:rPr>
              <w:fldChar w:fldCharType="end"/>
            </w:r>
            <w:r w:rsidRPr="00713E0E">
              <w:rPr>
                <w:rStyle w:val="Hyperlink"/>
                <w:noProof/>
              </w:rPr>
              <w:fldChar w:fldCharType="end"/>
            </w:r>
          </w:ins>
        </w:p>
        <w:p w14:paraId="20393D07" w14:textId="7ECF99EC" w:rsidR="00315870" w:rsidRDefault="00315870">
          <w:pPr>
            <w:pStyle w:val="TOC1"/>
            <w:tabs>
              <w:tab w:val="right" w:leader="dot" w:pos="9350"/>
            </w:tabs>
            <w:rPr>
              <w:ins w:id="271" w:author="David Conklin" w:date="2021-04-08T07:21:00Z"/>
              <w:rFonts w:eastAsiaTheme="minorEastAsia"/>
              <w:noProof/>
            </w:rPr>
          </w:pPr>
          <w:ins w:id="272"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"_Toc68758989"</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Directory structure and file names</w:t>
            </w:r>
            <w:r>
              <w:rPr>
                <w:noProof/>
                <w:webHidden/>
              </w:rPr>
              <w:tab/>
            </w:r>
            <w:r>
              <w:rPr>
                <w:noProof/>
                <w:webHidden/>
              </w:rPr>
              <w:fldChar w:fldCharType="begin"/>
            </w:r>
            <w:r>
              <w:rPr>
                <w:noProof/>
                <w:webHidden/>
              </w:rPr>
              <w:instrText xml:space="preserve"> PAGEREF _Toc68758989 \h </w:instrText>
            </w:r>
            <w:r>
              <w:rPr>
                <w:noProof/>
                <w:webHidden/>
              </w:rPr>
            </w:r>
          </w:ins>
          <w:r>
            <w:rPr>
              <w:noProof/>
              <w:webHidden/>
            </w:rPr>
            <w:fldChar w:fldCharType="separate"/>
          </w:r>
          <w:ins w:id="273" w:author="David Conklin" w:date="2021-04-08T07:21:00Z">
            <w:r>
              <w:rPr>
                <w:noProof/>
                <w:webHidden/>
              </w:rPr>
              <w:t>64</w:t>
            </w:r>
            <w:r>
              <w:rPr>
                <w:noProof/>
                <w:webHidden/>
              </w:rPr>
              <w:fldChar w:fldCharType="end"/>
            </w:r>
            <w:r w:rsidRPr="00713E0E">
              <w:rPr>
                <w:rStyle w:val="Hyperlink"/>
                <w:noProof/>
              </w:rPr>
              <w:fldChar w:fldCharType="end"/>
            </w:r>
          </w:ins>
        </w:p>
        <w:p w14:paraId="4EE6FFCC" w14:textId="516CCA16" w:rsidR="00315870" w:rsidRDefault="00315870">
          <w:pPr>
            <w:pStyle w:val="TOC1"/>
            <w:tabs>
              <w:tab w:val="right" w:leader="dot" w:pos="9350"/>
            </w:tabs>
            <w:rPr>
              <w:ins w:id="274" w:author="David Conklin" w:date="2021-04-08T07:21:00Z"/>
              <w:rFonts w:eastAsiaTheme="minorEastAsia"/>
              <w:noProof/>
            </w:rPr>
          </w:pPr>
          <w:ins w:id="275"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"_Toc68758990"</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Release Log</w:t>
            </w:r>
            <w:r>
              <w:rPr>
                <w:noProof/>
                <w:webHidden/>
              </w:rPr>
              <w:tab/>
            </w:r>
            <w:r>
              <w:rPr>
                <w:noProof/>
                <w:webHidden/>
              </w:rPr>
              <w:fldChar w:fldCharType="begin"/>
            </w:r>
            <w:r>
              <w:rPr>
                <w:noProof/>
                <w:webHidden/>
              </w:rPr>
              <w:instrText xml:space="preserve"> PAGEREF _Toc68758990 \h </w:instrText>
            </w:r>
            <w:r>
              <w:rPr>
                <w:noProof/>
                <w:webHidden/>
              </w:rPr>
            </w:r>
          </w:ins>
          <w:r>
            <w:rPr>
              <w:noProof/>
              <w:webHidden/>
            </w:rPr>
            <w:fldChar w:fldCharType="separate"/>
          </w:r>
          <w:ins w:id="276" w:author="David Conklin" w:date="2021-04-08T07:21:00Z">
            <w:r>
              <w:rPr>
                <w:noProof/>
                <w:webHidden/>
              </w:rPr>
              <w:t>65</w:t>
            </w:r>
            <w:r>
              <w:rPr>
                <w:noProof/>
                <w:webHidden/>
              </w:rPr>
              <w:fldChar w:fldCharType="end"/>
            </w:r>
            <w:r w:rsidRPr="00713E0E">
              <w:rPr>
                <w:rStyle w:val="Hyperlink"/>
                <w:noProof/>
              </w:rPr>
              <w:fldChar w:fldCharType="end"/>
            </w:r>
          </w:ins>
        </w:p>
        <w:p w14:paraId="0EF00F2D" w14:textId="612BA607" w:rsidR="00315870" w:rsidRDefault="00315870">
          <w:pPr>
            <w:pStyle w:val="TOC1"/>
            <w:tabs>
              <w:tab w:val="right" w:leader="dot" w:pos="9350"/>
            </w:tabs>
            <w:rPr>
              <w:ins w:id="277" w:author="David Conklin" w:date="2021-04-08T07:21:00Z"/>
              <w:rFonts w:eastAsiaTheme="minorEastAsia"/>
              <w:noProof/>
            </w:rPr>
          </w:pPr>
          <w:ins w:id="278"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"_Toc68758991"</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References</w:t>
            </w:r>
            <w:r>
              <w:rPr>
                <w:noProof/>
                <w:webHidden/>
              </w:rPr>
              <w:tab/>
            </w:r>
            <w:r>
              <w:rPr>
                <w:noProof/>
                <w:webHidden/>
              </w:rPr>
              <w:fldChar w:fldCharType="begin"/>
            </w:r>
            <w:r>
              <w:rPr>
                <w:noProof/>
                <w:webHidden/>
              </w:rPr>
              <w:instrText xml:space="preserve"> PAGEREF _Toc68758991 \h </w:instrText>
            </w:r>
            <w:r>
              <w:rPr>
                <w:noProof/>
                <w:webHidden/>
              </w:rPr>
            </w:r>
          </w:ins>
          <w:r>
            <w:rPr>
              <w:noProof/>
              <w:webHidden/>
            </w:rPr>
            <w:fldChar w:fldCharType="separate"/>
          </w:r>
          <w:ins w:id="279" w:author="David Conklin" w:date="2021-04-08T07:21:00Z">
            <w:r>
              <w:rPr>
                <w:noProof/>
                <w:webHidden/>
              </w:rPr>
              <w:t>68</w:t>
            </w:r>
            <w:r>
              <w:rPr>
                <w:noProof/>
                <w:webHidden/>
              </w:rPr>
              <w:fldChar w:fldCharType="end"/>
            </w:r>
            <w:r w:rsidRPr="00713E0E">
              <w:rPr>
                <w:rStyle w:val="Hyperlink"/>
                <w:noProof/>
              </w:rPr>
              <w:fldChar w:fldCharType="end"/>
            </w:r>
          </w:ins>
        </w:p>
        <w:p w14:paraId="2A82F190" w14:textId="588F4598" w:rsidR="00315870" w:rsidRDefault="00315870">
          <w:pPr>
            <w:pStyle w:val="TOC1"/>
            <w:tabs>
              <w:tab w:val="right" w:leader="dot" w:pos="9350"/>
            </w:tabs>
            <w:rPr>
              <w:ins w:id="280" w:author="David Conklin" w:date="2021-04-08T07:21:00Z"/>
              <w:rFonts w:eastAsiaTheme="minorEastAsia"/>
              <w:noProof/>
            </w:rPr>
          </w:pPr>
          <w:ins w:id="281" w:author="David Conklin" w:date="2021-04-08T07:21:00Z">
            <w:r w:rsidRPr="00713E0E">
              <w:rPr>
                <w:rStyle w:val="Hyperlink"/>
                <w:noProof/>
              </w:rPr>
              <w:fldChar w:fldCharType="begin"/>
            </w:r>
            <w:r w:rsidRPr="00713E0E">
              <w:rPr>
                <w:rStyle w:val="Hyperlink"/>
                <w:noProof/>
              </w:rPr>
              <w:instrText xml:space="preserve"> </w:instrText>
            </w:r>
            <w:r>
              <w:rPr>
                <w:noProof/>
              </w:rPr>
              <w:instrText>HYPERLINK \l "_Toc68758992"</w:instrText>
            </w:r>
            <w:r w:rsidRPr="00713E0E">
              <w:rPr>
                <w:rStyle w:val="Hyperlink"/>
                <w:noProof/>
              </w:rPr>
              <w:instrText xml:space="preserve"> </w:instrText>
            </w:r>
            <w:r w:rsidRPr="00713E0E">
              <w:rPr>
                <w:rStyle w:val="Hyperlink"/>
                <w:noProof/>
              </w:rPr>
            </w:r>
            <w:r w:rsidRPr="00713E0E">
              <w:rPr>
                <w:rStyle w:val="Hyperlink"/>
                <w:noProof/>
              </w:rPr>
              <w:fldChar w:fldCharType="separate"/>
            </w:r>
            <w:r w:rsidRPr="00713E0E">
              <w:rPr>
                <w:rStyle w:val="Hyperlink"/>
                <w:noProof/>
              </w:rPr>
              <w:t>Acronyms and Abbreviations</w:t>
            </w:r>
            <w:r>
              <w:rPr>
                <w:noProof/>
                <w:webHidden/>
              </w:rPr>
              <w:tab/>
            </w:r>
            <w:r>
              <w:rPr>
                <w:noProof/>
                <w:webHidden/>
              </w:rPr>
              <w:fldChar w:fldCharType="begin"/>
            </w:r>
            <w:r>
              <w:rPr>
                <w:noProof/>
                <w:webHidden/>
              </w:rPr>
              <w:instrText xml:space="preserve"> PAGEREF _Toc68758992 \h </w:instrText>
            </w:r>
            <w:r>
              <w:rPr>
                <w:noProof/>
                <w:webHidden/>
              </w:rPr>
            </w:r>
          </w:ins>
          <w:r>
            <w:rPr>
              <w:noProof/>
              <w:webHidden/>
            </w:rPr>
            <w:fldChar w:fldCharType="separate"/>
          </w:r>
          <w:ins w:id="282" w:author="David Conklin" w:date="2021-04-08T07:21:00Z">
            <w:r>
              <w:rPr>
                <w:noProof/>
                <w:webHidden/>
              </w:rPr>
              <w:t>70</w:t>
            </w:r>
            <w:r>
              <w:rPr>
                <w:noProof/>
                <w:webHidden/>
              </w:rPr>
              <w:fldChar w:fldCharType="end"/>
            </w:r>
            <w:r w:rsidRPr="00713E0E">
              <w:rPr>
                <w:rStyle w:val="Hyperlink"/>
                <w:noProof/>
              </w:rPr>
              <w:fldChar w:fldCharType="end"/>
            </w:r>
          </w:ins>
        </w:p>
        <w:p w14:paraId="0C4581E5" w14:textId="0AE474A9" w:rsidR="000E6390" w:rsidDel="002C300B" w:rsidRDefault="000E6390">
          <w:pPr>
            <w:pStyle w:val="TOC1"/>
            <w:tabs>
              <w:tab w:val="right" w:leader="dot" w:pos="9350"/>
            </w:tabs>
            <w:rPr>
              <w:del w:id="283" w:author="David Conklin" w:date="2021-04-07T06:46:00Z"/>
              <w:rFonts w:eastAsiaTheme="minorEastAsia"/>
              <w:noProof/>
            </w:rPr>
          </w:pPr>
          <w:del w:id="2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"_Toc67556501"</w:delInstrText>
            </w:r>
            <w:r w:rsidRPr="00D40569" w:rsidDel="002C300B">
              <w:rPr>
                <w:rStyle w:val="Hyperlink"/>
                <w:noProof/>
              </w:rPr>
              <w:delInstrText xml:space="preserve"> </w:delInstrText>
            </w:r>
            <w:r w:rsidRPr="00D40569" w:rsidDel="002C300B">
              <w:rPr>
                <w:rStyle w:val="Hyperlink"/>
                <w:noProof/>
              </w:rPr>
              <w:fldChar w:fldCharType="separate"/>
            </w:r>
          </w:del>
          <w:ins w:id="285" w:author="David Conklin" w:date="2021-04-08T07:21:00Z">
            <w:r w:rsidR="00315870">
              <w:rPr>
                <w:rStyle w:val="Hyperlink"/>
                <w:b/>
                <w:bCs/>
                <w:noProof/>
              </w:rPr>
              <w:t>Error! Hyperlink reference not valid.</w:t>
            </w:r>
          </w:ins>
          <w:del w:id="286" w:author="David Conklin" w:date="2021-04-07T06:46:00Z">
            <w:r w:rsidRPr="00D40569" w:rsidDel="002C300B">
              <w:rPr>
                <w:rStyle w:val="Hyperlink"/>
                <w:noProof/>
              </w:rPr>
              <w:delText>What is a digital handbook?</w:delText>
            </w:r>
            <w:r w:rsidDel="002C300B">
              <w:rPr>
                <w:noProof/>
                <w:webHidden/>
              </w:rPr>
              <w:tab/>
            </w:r>
            <w:r w:rsidDel="002C300B">
              <w:rPr>
                <w:noProof/>
                <w:webHidden/>
              </w:rPr>
              <w:fldChar w:fldCharType="begin"/>
            </w:r>
            <w:r w:rsidDel="002C300B">
              <w:rPr>
                <w:noProof/>
                <w:webHidden/>
              </w:rPr>
              <w:delInstrText xml:space="preserve"> PAGEREF _Toc67556501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6194E75C" w14:textId="5DB21808" w:rsidR="000E6390" w:rsidDel="002C300B" w:rsidRDefault="000E6390">
          <w:pPr>
            <w:pStyle w:val="TOC1"/>
            <w:tabs>
              <w:tab w:val="right" w:leader="dot" w:pos="9350"/>
            </w:tabs>
            <w:rPr>
              <w:del w:id="287" w:author="David Conklin" w:date="2021-04-07T06:46:00Z"/>
              <w:rFonts w:eastAsiaTheme="minorEastAsia"/>
              <w:noProof/>
            </w:rPr>
          </w:pPr>
          <w:del w:id="2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"_Toc67556502"</w:delInstrText>
            </w:r>
            <w:r w:rsidRPr="00D40569" w:rsidDel="002C300B">
              <w:rPr>
                <w:rStyle w:val="Hyperlink"/>
                <w:noProof/>
              </w:rPr>
              <w:delInstrText xml:space="preserve"> </w:delInstrText>
            </w:r>
            <w:r w:rsidRPr="00D40569" w:rsidDel="002C300B">
              <w:rPr>
                <w:rStyle w:val="Hyperlink"/>
                <w:noProof/>
              </w:rPr>
              <w:fldChar w:fldCharType="separate"/>
            </w:r>
          </w:del>
          <w:ins w:id="289" w:author="David Conklin" w:date="2021-04-08T07:21:00Z">
            <w:r w:rsidR="00315870">
              <w:rPr>
                <w:rStyle w:val="Hyperlink"/>
                <w:b/>
                <w:bCs/>
                <w:noProof/>
              </w:rPr>
              <w:t>Error! Hyperlink reference not valid.</w:t>
            </w:r>
          </w:ins>
          <w:del w:id="290" w:author="David Conklin" w:date="2021-04-07T06:46:00Z">
            <w:r w:rsidRPr="00D40569" w:rsidDel="002C300B">
              <w:rPr>
                <w:rStyle w:val="Hyperlink"/>
                <w:noProof/>
              </w:rPr>
              <w:delText>CW3M concept</w:delText>
            </w:r>
            <w:r w:rsidDel="002C300B">
              <w:rPr>
                <w:noProof/>
                <w:webHidden/>
              </w:rPr>
              <w:tab/>
            </w:r>
            <w:r w:rsidDel="002C300B">
              <w:rPr>
                <w:noProof/>
                <w:webHidden/>
              </w:rPr>
              <w:fldChar w:fldCharType="begin"/>
            </w:r>
            <w:r w:rsidDel="002C300B">
              <w:rPr>
                <w:noProof/>
                <w:webHidden/>
              </w:rPr>
              <w:delInstrText xml:space="preserve"> PAGEREF _Toc67556502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287CA4F7" w14:textId="79DDA1F4" w:rsidR="000E6390" w:rsidDel="002C300B" w:rsidRDefault="000E6390">
          <w:pPr>
            <w:pStyle w:val="TOC2"/>
            <w:tabs>
              <w:tab w:val="right" w:leader="dot" w:pos="9350"/>
            </w:tabs>
            <w:rPr>
              <w:del w:id="291" w:author="David Conklin" w:date="2021-04-07T06:46:00Z"/>
              <w:rFonts w:eastAsiaTheme="minorEastAsia"/>
              <w:noProof/>
            </w:rPr>
          </w:pPr>
          <w:del w:id="2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"_Toc67556503"</w:delInstrText>
            </w:r>
            <w:r w:rsidRPr="00D40569" w:rsidDel="002C300B">
              <w:rPr>
                <w:rStyle w:val="Hyperlink"/>
                <w:noProof/>
              </w:rPr>
              <w:delInstrText xml:space="preserve"> </w:delInstrText>
            </w:r>
            <w:r w:rsidRPr="00D40569" w:rsidDel="002C300B">
              <w:rPr>
                <w:rStyle w:val="Hyperlink"/>
                <w:noProof/>
              </w:rPr>
              <w:fldChar w:fldCharType="separate"/>
            </w:r>
          </w:del>
          <w:ins w:id="293" w:author="David Conklin" w:date="2021-04-08T07:21:00Z">
            <w:r w:rsidR="00315870">
              <w:rPr>
                <w:rStyle w:val="Hyperlink"/>
                <w:b/>
                <w:bCs/>
                <w:noProof/>
              </w:rPr>
              <w:t>Error! Hyperlink reference not valid.</w:t>
            </w:r>
          </w:ins>
          <w:del w:id="294" w:author="David Conklin" w:date="2021-04-07T06:46:00Z">
            <w:r w:rsidRPr="00D40569" w:rsidDel="002C300B">
              <w:rPr>
                <w:rStyle w:val="Hyperlink"/>
                <w:noProof/>
              </w:rPr>
              <w:delText>A different kind of community model</w:delText>
            </w:r>
            <w:r w:rsidDel="002C300B">
              <w:rPr>
                <w:noProof/>
                <w:webHidden/>
              </w:rPr>
              <w:tab/>
            </w:r>
            <w:r w:rsidDel="002C300B">
              <w:rPr>
                <w:noProof/>
                <w:webHidden/>
              </w:rPr>
              <w:fldChar w:fldCharType="begin"/>
            </w:r>
            <w:r w:rsidDel="002C300B">
              <w:rPr>
                <w:noProof/>
                <w:webHidden/>
              </w:rPr>
              <w:delInstrText xml:space="preserve"> PAGEREF _Toc67556503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50D16AD3" w14:textId="420AD046" w:rsidR="000E6390" w:rsidDel="002C300B" w:rsidRDefault="000E6390">
          <w:pPr>
            <w:pStyle w:val="TOC2"/>
            <w:tabs>
              <w:tab w:val="right" w:leader="dot" w:pos="9350"/>
            </w:tabs>
            <w:rPr>
              <w:del w:id="295" w:author="David Conklin" w:date="2021-04-07T06:46:00Z"/>
              <w:rFonts w:eastAsiaTheme="minorEastAsia"/>
              <w:noProof/>
            </w:rPr>
          </w:pPr>
          <w:del w:id="2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"_Toc67556504"</w:delInstrText>
            </w:r>
            <w:r w:rsidRPr="00D40569" w:rsidDel="002C300B">
              <w:rPr>
                <w:rStyle w:val="Hyperlink"/>
                <w:noProof/>
              </w:rPr>
              <w:delInstrText xml:space="preserve"> </w:delInstrText>
            </w:r>
            <w:r w:rsidRPr="00D40569" w:rsidDel="002C300B">
              <w:rPr>
                <w:rStyle w:val="Hyperlink"/>
                <w:noProof/>
              </w:rPr>
              <w:fldChar w:fldCharType="separate"/>
            </w:r>
          </w:del>
          <w:ins w:id="297" w:author="David Conklin" w:date="2021-04-08T07:21:00Z">
            <w:r w:rsidR="00315870">
              <w:rPr>
                <w:rStyle w:val="Hyperlink"/>
                <w:b/>
                <w:bCs/>
                <w:noProof/>
              </w:rPr>
              <w:t>Error! Hyperlink reference not valid.</w:t>
            </w:r>
          </w:ins>
          <w:del w:id="298" w:author="David Conklin" w:date="2021-04-07T06:46:00Z">
            <w:r w:rsidRPr="00D40569" w:rsidDel="002C300B">
              <w:rPr>
                <w:rStyle w:val="Hyperlink"/>
                <w:noProof/>
              </w:rPr>
              <w:delText>What CW3M is for</w:delText>
            </w:r>
            <w:r w:rsidDel="002C300B">
              <w:rPr>
                <w:noProof/>
                <w:webHidden/>
              </w:rPr>
              <w:tab/>
            </w:r>
            <w:r w:rsidDel="002C300B">
              <w:rPr>
                <w:noProof/>
                <w:webHidden/>
              </w:rPr>
              <w:fldChar w:fldCharType="begin"/>
            </w:r>
            <w:r w:rsidDel="002C300B">
              <w:rPr>
                <w:noProof/>
                <w:webHidden/>
              </w:rPr>
              <w:delInstrText xml:space="preserve"> PAGEREF _Toc67556504 \h </w:delInstrText>
            </w:r>
            <w:r w:rsidDel="002C300B">
              <w:rPr>
                <w:noProof/>
                <w:webHidden/>
              </w:rPr>
            </w:r>
            <w:r w:rsidDel="002C300B">
              <w:rPr>
                <w:noProof/>
                <w:webHidden/>
              </w:rPr>
              <w:fldChar w:fldCharType="separate"/>
            </w:r>
            <w:r w:rsidDel="002C300B">
              <w:rPr>
                <w:noProof/>
                <w:webHidden/>
              </w:rPr>
              <w:delText>4</w:delText>
            </w:r>
            <w:r w:rsidDel="002C300B">
              <w:rPr>
                <w:noProof/>
                <w:webHidden/>
              </w:rPr>
              <w:fldChar w:fldCharType="end"/>
            </w:r>
            <w:r w:rsidRPr="00D40569" w:rsidDel="002C300B">
              <w:rPr>
                <w:rStyle w:val="Hyperlink"/>
                <w:noProof/>
              </w:rPr>
              <w:fldChar w:fldCharType="end"/>
            </w:r>
          </w:del>
        </w:p>
        <w:p w14:paraId="0CFC0B5B" w14:textId="6D4D0D79" w:rsidR="000E6390" w:rsidDel="002C300B" w:rsidRDefault="000E6390">
          <w:pPr>
            <w:pStyle w:val="TOC2"/>
            <w:tabs>
              <w:tab w:val="right" w:leader="dot" w:pos="9350"/>
            </w:tabs>
            <w:rPr>
              <w:del w:id="299" w:author="David Conklin" w:date="2021-04-07T06:46:00Z"/>
              <w:rFonts w:eastAsiaTheme="minorEastAsia"/>
              <w:noProof/>
            </w:rPr>
          </w:pPr>
          <w:del w:id="3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"_Toc67556505"</w:delInstrText>
            </w:r>
            <w:r w:rsidRPr="00D40569" w:rsidDel="002C300B">
              <w:rPr>
                <w:rStyle w:val="Hyperlink"/>
                <w:noProof/>
              </w:rPr>
              <w:delInstrText xml:space="preserve"> </w:delInstrText>
            </w:r>
            <w:r w:rsidRPr="00D40569" w:rsidDel="002C300B">
              <w:rPr>
                <w:rStyle w:val="Hyperlink"/>
                <w:noProof/>
              </w:rPr>
              <w:fldChar w:fldCharType="separate"/>
            </w:r>
          </w:del>
          <w:ins w:id="301" w:author="David Conklin" w:date="2021-04-08T07:21:00Z">
            <w:r w:rsidR="00315870">
              <w:rPr>
                <w:rStyle w:val="Hyperlink"/>
                <w:b/>
                <w:bCs/>
                <w:noProof/>
              </w:rPr>
              <w:t>Error! Hyperlink reference not valid.</w:t>
            </w:r>
          </w:ins>
          <w:del w:id="302" w:author="David Conklin" w:date="2021-04-07T06:46:00Z">
            <w:r w:rsidRPr="00D40569" w:rsidDel="002C300B">
              <w:rPr>
                <w:rStyle w:val="Hyperlink"/>
                <w:noProof/>
              </w:rPr>
              <w:delText>Management and maintenance</w:delText>
            </w:r>
            <w:r w:rsidDel="002C300B">
              <w:rPr>
                <w:noProof/>
                <w:webHidden/>
              </w:rPr>
              <w:tab/>
            </w:r>
            <w:r w:rsidDel="002C300B">
              <w:rPr>
                <w:noProof/>
                <w:webHidden/>
              </w:rPr>
              <w:fldChar w:fldCharType="begin"/>
            </w:r>
            <w:r w:rsidDel="002C300B">
              <w:rPr>
                <w:noProof/>
                <w:webHidden/>
              </w:rPr>
              <w:delInstrText xml:space="preserve"> PAGEREF _Toc67556505 \h </w:delInstrText>
            </w:r>
            <w:r w:rsidDel="002C300B">
              <w:rPr>
                <w:noProof/>
                <w:webHidden/>
              </w:rPr>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3C4C4859" w14:textId="77E04FBE" w:rsidR="000E6390" w:rsidDel="002C300B" w:rsidRDefault="000E6390">
          <w:pPr>
            <w:pStyle w:val="TOC1"/>
            <w:tabs>
              <w:tab w:val="right" w:leader="dot" w:pos="9350"/>
            </w:tabs>
            <w:rPr>
              <w:del w:id="303" w:author="David Conklin" w:date="2021-04-07T06:46:00Z"/>
              <w:rFonts w:eastAsiaTheme="minorEastAsia"/>
              <w:noProof/>
            </w:rPr>
          </w:pPr>
          <w:del w:id="3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"_Toc67556506"</w:delInstrText>
            </w:r>
            <w:r w:rsidRPr="00D40569" w:rsidDel="002C300B">
              <w:rPr>
                <w:rStyle w:val="Hyperlink"/>
                <w:noProof/>
              </w:rPr>
              <w:delInstrText xml:space="preserve"> </w:delInstrText>
            </w:r>
            <w:r w:rsidRPr="00D40569" w:rsidDel="002C300B">
              <w:rPr>
                <w:rStyle w:val="Hyperlink"/>
                <w:noProof/>
              </w:rPr>
              <w:fldChar w:fldCharType="separate"/>
            </w:r>
          </w:del>
          <w:ins w:id="305" w:author="David Conklin" w:date="2021-04-08T07:21:00Z">
            <w:r w:rsidR="00315870">
              <w:rPr>
                <w:rStyle w:val="Hyperlink"/>
                <w:b/>
                <w:bCs/>
                <w:noProof/>
              </w:rPr>
              <w:t>Error! Hyperlink reference not valid.</w:t>
            </w:r>
          </w:ins>
          <w:del w:id="306" w:author="David Conklin" w:date="2021-04-07T06:46:00Z">
            <w:r w:rsidRPr="00D40569" w:rsidDel="002C300B">
              <w:rPr>
                <w:rStyle w:val="Hyperlink"/>
                <w:noProof/>
              </w:rPr>
              <w:delText>CW3M – A “first principles” model with tuning knobs</w:delText>
            </w:r>
            <w:r w:rsidDel="002C300B">
              <w:rPr>
                <w:noProof/>
                <w:webHidden/>
              </w:rPr>
              <w:tab/>
            </w:r>
            <w:r w:rsidDel="002C300B">
              <w:rPr>
                <w:noProof/>
                <w:webHidden/>
              </w:rPr>
              <w:fldChar w:fldCharType="begin"/>
            </w:r>
            <w:r w:rsidDel="002C300B">
              <w:rPr>
                <w:noProof/>
                <w:webHidden/>
              </w:rPr>
              <w:delInstrText xml:space="preserve"> PAGEREF _Toc67556506 \h </w:delInstrText>
            </w:r>
            <w:r w:rsidDel="002C300B">
              <w:rPr>
                <w:noProof/>
                <w:webHidden/>
              </w:rPr>
            </w:r>
            <w:r w:rsidDel="002C300B">
              <w:rPr>
                <w:noProof/>
                <w:webHidden/>
              </w:rPr>
              <w:fldChar w:fldCharType="separate"/>
            </w:r>
            <w:r w:rsidDel="002C300B">
              <w:rPr>
                <w:noProof/>
                <w:webHidden/>
              </w:rPr>
              <w:delText>5</w:delText>
            </w:r>
            <w:r w:rsidDel="002C300B">
              <w:rPr>
                <w:noProof/>
                <w:webHidden/>
              </w:rPr>
              <w:fldChar w:fldCharType="end"/>
            </w:r>
            <w:r w:rsidRPr="00D40569" w:rsidDel="002C300B">
              <w:rPr>
                <w:rStyle w:val="Hyperlink"/>
                <w:noProof/>
              </w:rPr>
              <w:fldChar w:fldCharType="end"/>
            </w:r>
          </w:del>
        </w:p>
        <w:p w14:paraId="55805134" w14:textId="4D118D6F" w:rsidR="000E6390" w:rsidDel="002C300B" w:rsidRDefault="000E6390">
          <w:pPr>
            <w:pStyle w:val="TOC1"/>
            <w:tabs>
              <w:tab w:val="right" w:leader="dot" w:pos="9350"/>
            </w:tabs>
            <w:rPr>
              <w:del w:id="307" w:author="David Conklin" w:date="2021-04-07T06:46:00Z"/>
              <w:rFonts w:eastAsiaTheme="minorEastAsia"/>
              <w:noProof/>
            </w:rPr>
          </w:pPr>
          <w:del w:id="3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"_Toc67556507"</w:delInstrText>
            </w:r>
            <w:r w:rsidRPr="00D40569" w:rsidDel="002C300B">
              <w:rPr>
                <w:rStyle w:val="Hyperlink"/>
                <w:noProof/>
              </w:rPr>
              <w:delInstrText xml:space="preserve"> </w:delInstrText>
            </w:r>
            <w:r w:rsidRPr="00D40569" w:rsidDel="002C300B">
              <w:rPr>
                <w:rStyle w:val="Hyperlink"/>
                <w:noProof/>
              </w:rPr>
              <w:fldChar w:fldCharType="separate"/>
            </w:r>
          </w:del>
          <w:ins w:id="309" w:author="David Conklin" w:date="2021-04-08T07:21:00Z">
            <w:r w:rsidR="00315870">
              <w:rPr>
                <w:rStyle w:val="Hyperlink"/>
                <w:b/>
                <w:bCs/>
                <w:noProof/>
              </w:rPr>
              <w:t>Error! Hyperlink reference not valid.</w:t>
            </w:r>
          </w:ins>
          <w:del w:id="310" w:author="David Conklin" w:date="2021-04-07T06:46:00Z">
            <w:r w:rsidRPr="00D40569" w:rsidDel="002C300B">
              <w:rPr>
                <w:rStyle w:val="Hyperlink"/>
                <w:noProof/>
              </w:rPr>
              <w:delText>The tuning knobs</w:delText>
            </w:r>
            <w:r w:rsidDel="002C300B">
              <w:rPr>
                <w:noProof/>
                <w:webHidden/>
              </w:rPr>
              <w:tab/>
            </w:r>
            <w:r w:rsidDel="002C300B">
              <w:rPr>
                <w:noProof/>
                <w:webHidden/>
              </w:rPr>
              <w:fldChar w:fldCharType="begin"/>
            </w:r>
            <w:r w:rsidDel="002C300B">
              <w:rPr>
                <w:noProof/>
                <w:webHidden/>
              </w:rPr>
              <w:delInstrText xml:space="preserve"> PAGEREF _Toc67556507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36B80DAF" w14:textId="7F3767C1" w:rsidR="000E6390" w:rsidDel="002C300B" w:rsidRDefault="000E6390">
          <w:pPr>
            <w:pStyle w:val="TOC2"/>
            <w:tabs>
              <w:tab w:val="right" w:leader="dot" w:pos="9350"/>
            </w:tabs>
            <w:rPr>
              <w:del w:id="311" w:author="David Conklin" w:date="2021-04-07T06:46:00Z"/>
              <w:rFonts w:eastAsiaTheme="minorEastAsia"/>
              <w:noProof/>
            </w:rPr>
          </w:pPr>
          <w:del w:id="3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"_Toc67556508"</w:delInstrText>
            </w:r>
            <w:r w:rsidRPr="00D40569" w:rsidDel="002C300B">
              <w:rPr>
                <w:rStyle w:val="Hyperlink"/>
                <w:noProof/>
              </w:rPr>
              <w:delInstrText xml:space="preserve"> </w:delInstrText>
            </w:r>
            <w:r w:rsidRPr="00D40569" w:rsidDel="002C300B">
              <w:rPr>
                <w:rStyle w:val="Hyperlink"/>
                <w:noProof/>
              </w:rPr>
              <w:fldChar w:fldCharType="separate"/>
            </w:r>
          </w:del>
          <w:ins w:id="313" w:author="David Conklin" w:date="2021-04-08T07:21:00Z">
            <w:r w:rsidR="00315870">
              <w:rPr>
                <w:rStyle w:val="Hyperlink"/>
                <w:b/>
                <w:bCs/>
                <w:noProof/>
              </w:rPr>
              <w:t>Error! Hyperlink reference not valid.</w:t>
            </w:r>
          </w:ins>
          <w:del w:id="314" w:author="David Conklin" w:date="2021-04-07T06:46:00Z">
            <w:r w:rsidRPr="00D40569" w:rsidDel="002C300B">
              <w:rPr>
                <w:rStyle w:val="Hyperlink"/>
                <w:noProof/>
              </w:rPr>
              <w:delText>ET_MULT – forest evapotranspiration</w:delText>
            </w:r>
            <w:r w:rsidDel="002C300B">
              <w:rPr>
                <w:noProof/>
                <w:webHidden/>
              </w:rPr>
              <w:tab/>
            </w:r>
            <w:r w:rsidDel="002C300B">
              <w:rPr>
                <w:noProof/>
                <w:webHidden/>
              </w:rPr>
              <w:fldChar w:fldCharType="begin"/>
            </w:r>
            <w:r w:rsidDel="002C300B">
              <w:rPr>
                <w:noProof/>
                <w:webHidden/>
              </w:rPr>
              <w:delInstrText xml:space="preserve"> PAGEREF _Toc67556508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4DF1CB97" w14:textId="55C6C616" w:rsidR="000E6390" w:rsidDel="002C300B" w:rsidRDefault="000E6390">
          <w:pPr>
            <w:pStyle w:val="TOC2"/>
            <w:tabs>
              <w:tab w:val="right" w:leader="dot" w:pos="9350"/>
            </w:tabs>
            <w:rPr>
              <w:del w:id="315" w:author="David Conklin" w:date="2021-04-07T06:46:00Z"/>
              <w:rFonts w:eastAsiaTheme="minorEastAsia"/>
              <w:noProof/>
            </w:rPr>
          </w:pPr>
          <w:del w:id="3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"_Toc67556509"</w:delInstrText>
            </w:r>
            <w:r w:rsidRPr="00D40569" w:rsidDel="002C300B">
              <w:rPr>
                <w:rStyle w:val="Hyperlink"/>
                <w:noProof/>
              </w:rPr>
              <w:delInstrText xml:space="preserve"> </w:delInstrText>
            </w:r>
            <w:r w:rsidRPr="00D40569" w:rsidDel="002C300B">
              <w:rPr>
                <w:rStyle w:val="Hyperlink"/>
                <w:noProof/>
              </w:rPr>
              <w:fldChar w:fldCharType="separate"/>
            </w:r>
          </w:del>
          <w:ins w:id="317" w:author="David Conklin" w:date="2021-04-08T07:21:00Z">
            <w:r w:rsidR="00315870">
              <w:rPr>
                <w:rStyle w:val="Hyperlink"/>
                <w:b/>
                <w:bCs/>
                <w:noProof/>
              </w:rPr>
              <w:t>Error! Hyperlink reference not valid.</w:t>
            </w:r>
          </w:ins>
          <w:del w:id="318" w:author="David Conklin" w:date="2021-04-07T06:46:00Z">
            <w:r w:rsidRPr="00D40569" w:rsidDel="002C300B">
              <w:rPr>
                <w:rStyle w:val="Hyperlink"/>
                <w:noProof/>
              </w:rPr>
              <w:delText>SOLAR_RADIATION_MULTIPLIER – reservoir insolation</w:delText>
            </w:r>
            <w:r w:rsidDel="002C300B">
              <w:rPr>
                <w:noProof/>
                <w:webHidden/>
              </w:rPr>
              <w:tab/>
            </w:r>
            <w:r w:rsidDel="002C300B">
              <w:rPr>
                <w:noProof/>
                <w:webHidden/>
              </w:rPr>
              <w:fldChar w:fldCharType="begin"/>
            </w:r>
            <w:r w:rsidDel="002C300B">
              <w:rPr>
                <w:noProof/>
                <w:webHidden/>
              </w:rPr>
              <w:delInstrText xml:space="preserve"> PAGEREF _Toc67556509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501C319A" w14:textId="279411E4" w:rsidR="000E6390" w:rsidDel="002C300B" w:rsidRDefault="000E6390">
          <w:pPr>
            <w:pStyle w:val="TOC2"/>
            <w:tabs>
              <w:tab w:val="right" w:leader="dot" w:pos="9350"/>
            </w:tabs>
            <w:rPr>
              <w:del w:id="319" w:author="David Conklin" w:date="2021-04-07T06:46:00Z"/>
              <w:rFonts w:eastAsiaTheme="minorEastAsia"/>
              <w:noProof/>
            </w:rPr>
          </w:pPr>
          <w:del w:id="3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"_Toc67556510"</w:delInstrText>
            </w:r>
            <w:r w:rsidRPr="00D40569" w:rsidDel="002C300B">
              <w:rPr>
                <w:rStyle w:val="Hyperlink"/>
                <w:noProof/>
              </w:rPr>
              <w:delInstrText xml:space="preserve"> </w:delInstrText>
            </w:r>
            <w:r w:rsidRPr="00D40569" w:rsidDel="002C300B">
              <w:rPr>
                <w:rStyle w:val="Hyperlink"/>
                <w:noProof/>
              </w:rPr>
              <w:fldChar w:fldCharType="separate"/>
            </w:r>
          </w:del>
          <w:ins w:id="321" w:author="David Conklin" w:date="2021-04-08T07:21:00Z">
            <w:r w:rsidR="00315870">
              <w:rPr>
                <w:rStyle w:val="Hyperlink"/>
                <w:b/>
                <w:bCs/>
                <w:noProof/>
              </w:rPr>
              <w:t>Error! Hyperlink reference not valid.</w:t>
            </w:r>
          </w:ins>
          <w:del w:id="322" w:author="David Conklin" w:date="2021-04-07T06:46:00Z">
            <w:r w:rsidRPr="00D40569" w:rsidDel="002C300B">
              <w:rPr>
                <w:rStyle w:val="Hyperlink"/>
                <w:noProof/>
              </w:rPr>
              <w:delText>FLOW_CMS – Discharge from High Cascade springs</w:delText>
            </w:r>
            <w:r w:rsidDel="002C300B">
              <w:rPr>
                <w:noProof/>
                <w:webHidden/>
              </w:rPr>
              <w:tab/>
            </w:r>
            <w:r w:rsidDel="002C300B">
              <w:rPr>
                <w:noProof/>
                <w:webHidden/>
              </w:rPr>
              <w:fldChar w:fldCharType="begin"/>
            </w:r>
            <w:r w:rsidDel="002C300B">
              <w:rPr>
                <w:noProof/>
                <w:webHidden/>
              </w:rPr>
              <w:delInstrText xml:space="preserve"> PAGEREF _Toc67556510 \h </w:delInstrText>
            </w:r>
            <w:r w:rsidDel="002C300B">
              <w:rPr>
                <w:noProof/>
                <w:webHidden/>
              </w:rPr>
            </w:r>
            <w:r w:rsidDel="002C300B">
              <w:rPr>
                <w:noProof/>
                <w:webHidden/>
              </w:rPr>
              <w:fldChar w:fldCharType="separate"/>
            </w:r>
            <w:r w:rsidDel="002C300B">
              <w:rPr>
                <w:noProof/>
                <w:webHidden/>
              </w:rPr>
              <w:delText>6</w:delText>
            </w:r>
            <w:r w:rsidDel="002C300B">
              <w:rPr>
                <w:noProof/>
                <w:webHidden/>
              </w:rPr>
              <w:fldChar w:fldCharType="end"/>
            </w:r>
            <w:r w:rsidRPr="00D40569" w:rsidDel="002C300B">
              <w:rPr>
                <w:rStyle w:val="Hyperlink"/>
                <w:noProof/>
              </w:rPr>
              <w:fldChar w:fldCharType="end"/>
            </w:r>
          </w:del>
        </w:p>
        <w:p w14:paraId="64A7C14D" w14:textId="05A78111" w:rsidR="000E6390" w:rsidDel="002C300B" w:rsidRDefault="000E6390">
          <w:pPr>
            <w:pStyle w:val="TOC1"/>
            <w:tabs>
              <w:tab w:val="right" w:leader="dot" w:pos="9350"/>
            </w:tabs>
            <w:rPr>
              <w:del w:id="323" w:author="David Conklin" w:date="2021-04-07T06:46:00Z"/>
              <w:rFonts w:eastAsiaTheme="minorEastAsia"/>
              <w:noProof/>
            </w:rPr>
          </w:pPr>
          <w:del w:id="3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"_Toc67556511"</w:delInstrText>
            </w:r>
            <w:r w:rsidRPr="00D40569" w:rsidDel="002C300B">
              <w:rPr>
                <w:rStyle w:val="Hyperlink"/>
                <w:noProof/>
              </w:rPr>
              <w:delInstrText xml:space="preserve"> </w:delInstrText>
            </w:r>
            <w:r w:rsidRPr="00D40569" w:rsidDel="002C300B">
              <w:rPr>
                <w:rStyle w:val="Hyperlink"/>
                <w:noProof/>
              </w:rPr>
              <w:fldChar w:fldCharType="separate"/>
            </w:r>
          </w:del>
          <w:ins w:id="325" w:author="David Conklin" w:date="2021-04-08T07:21:00Z">
            <w:r w:rsidR="00315870">
              <w:rPr>
                <w:rStyle w:val="Hyperlink"/>
                <w:b/>
                <w:bCs/>
                <w:noProof/>
              </w:rPr>
              <w:t>Error! Hyperlink reference not valid.</w:t>
            </w:r>
          </w:ins>
          <w:del w:id="326" w:author="David Conklin" w:date="2021-04-07T06:46:00Z">
            <w:r w:rsidRPr="00D40569" w:rsidDel="002C300B">
              <w:rPr>
                <w:rStyle w:val="Hyperlink"/>
                <w:noProof/>
              </w:rPr>
              <w:delText>The Envision framework and the GIS Layers</w:delText>
            </w:r>
            <w:r w:rsidDel="002C300B">
              <w:rPr>
                <w:noProof/>
                <w:webHidden/>
              </w:rPr>
              <w:tab/>
            </w:r>
            <w:r w:rsidDel="002C300B">
              <w:rPr>
                <w:noProof/>
                <w:webHidden/>
              </w:rPr>
              <w:fldChar w:fldCharType="begin"/>
            </w:r>
            <w:r w:rsidDel="002C300B">
              <w:rPr>
                <w:noProof/>
                <w:webHidden/>
              </w:rPr>
              <w:delInstrText xml:space="preserve"> PAGEREF _Toc67556511 \h </w:delInstrText>
            </w:r>
            <w:r w:rsidDel="002C300B">
              <w:rPr>
                <w:noProof/>
                <w:webHidden/>
              </w:rPr>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12AF9771" w14:textId="0F6BA615" w:rsidR="000E6390" w:rsidDel="002C300B" w:rsidRDefault="000E6390">
          <w:pPr>
            <w:pStyle w:val="TOC2"/>
            <w:tabs>
              <w:tab w:val="right" w:leader="dot" w:pos="9350"/>
            </w:tabs>
            <w:rPr>
              <w:del w:id="327" w:author="David Conklin" w:date="2021-04-07T06:46:00Z"/>
              <w:rFonts w:eastAsiaTheme="minorEastAsia"/>
              <w:noProof/>
            </w:rPr>
          </w:pPr>
          <w:del w:id="3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"_Toc67556512"</w:delInstrText>
            </w:r>
            <w:r w:rsidRPr="00D40569" w:rsidDel="002C300B">
              <w:rPr>
                <w:rStyle w:val="Hyperlink"/>
                <w:noProof/>
              </w:rPr>
              <w:delInstrText xml:space="preserve"> </w:delInstrText>
            </w:r>
            <w:r w:rsidRPr="00D40569" w:rsidDel="002C300B">
              <w:rPr>
                <w:rStyle w:val="Hyperlink"/>
                <w:noProof/>
              </w:rPr>
              <w:fldChar w:fldCharType="separate"/>
            </w:r>
          </w:del>
          <w:ins w:id="329" w:author="David Conklin" w:date="2021-04-08T07:21:00Z">
            <w:r w:rsidR="00315870">
              <w:rPr>
                <w:rStyle w:val="Hyperlink"/>
                <w:b/>
                <w:bCs/>
                <w:noProof/>
              </w:rPr>
              <w:t>Error! Hyperlink reference not valid.</w:t>
            </w:r>
          </w:ins>
          <w:del w:id="330" w:author="David Conklin" w:date="2021-04-07T06:46:00Z">
            <w:r w:rsidRPr="00D40569" w:rsidDel="002C300B">
              <w:rPr>
                <w:rStyle w:val="Hyperlink"/>
                <w:noProof/>
              </w:rPr>
              <w:delText>The Reach Layer</w:delText>
            </w:r>
            <w:r w:rsidDel="002C300B">
              <w:rPr>
                <w:noProof/>
                <w:webHidden/>
              </w:rPr>
              <w:tab/>
            </w:r>
            <w:r w:rsidDel="002C300B">
              <w:rPr>
                <w:noProof/>
                <w:webHidden/>
              </w:rPr>
              <w:fldChar w:fldCharType="begin"/>
            </w:r>
            <w:r w:rsidDel="002C300B">
              <w:rPr>
                <w:noProof/>
                <w:webHidden/>
              </w:rPr>
              <w:delInstrText xml:space="preserve"> PAGEREF _Toc67556512 \h </w:delInstrText>
            </w:r>
            <w:r w:rsidDel="002C300B">
              <w:rPr>
                <w:noProof/>
                <w:webHidden/>
              </w:rPr>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7551962D" w14:textId="3841924F" w:rsidR="000E6390" w:rsidDel="002C300B" w:rsidRDefault="000E6390">
          <w:pPr>
            <w:pStyle w:val="TOC1"/>
            <w:tabs>
              <w:tab w:val="right" w:leader="dot" w:pos="9350"/>
            </w:tabs>
            <w:rPr>
              <w:del w:id="331" w:author="David Conklin" w:date="2021-04-07T06:46:00Z"/>
              <w:rFonts w:eastAsiaTheme="minorEastAsia"/>
              <w:noProof/>
            </w:rPr>
          </w:pPr>
          <w:del w:id="3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"_Toc67556513"</w:delInstrText>
            </w:r>
            <w:r w:rsidRPr="00D40569" w:rsidDel="002C300B">
              <w:rPr>
                <w:rStyle w:val="Hyperlink"/>
                <w:noProof/>
              </w:rPr>
              <w:delInstrText xml:space="preserve"> </w:delInstrText>
            </w:r>
            <w:r w:rsidRPr="00D40569" w:rsidDel="002C300B">
              <w:rPr>
                <w:rStyle w:val="Hyperlink"/>
                <w:noProof/>
              </w:rPr>
              <w:fldChar w:fldCharType="separate"/>
            </w:r>
          </w:del>
          <w:ins w:id="333" w:author="David Conklin" w:date="2021-04-08T07:21:00Z">
            <w:r w:rsidR="00315870">
              <w:rPr>
                <w:rStyle w:val="Hyperlink"/>
                <w:b/>
                <w:bCs/>
                <w:noProof/>
              </w:rPr>
              <w:t>Error! Hyperlink reference not valid.</w:t>
            </w:r>
          </w:ins>
          <w:del w:id="334" w:author="David Conklin" w:date="2021-04-07T06:46:00Z">
            <w:r w:rsidRPr="00D40569" w:rsidDel="002C300B">
              <w:rPr>
                <w:rStyle w:val="Hyperlink"/>
                <w:noProof/>
              </w:rPr>
              <w:delText>Study areas</w:delText>
            </w:r>
            <w:r w:rsidDel="002C300B">
              <w:rPr>
                <w:noProof/>
                <w:webHidden/>
              </w:rPr>
              <w:tab/>
            </w:r>
            <w:r w:rsidDel="002C300B">
              <w:rPr>
                <w:noProof/>
                <w:webHidden/>
              </w:rPr>
              <w:fldChar w:fldCharType="begin"/>
            </w:r>
            <w:r w:rsidDel="002C300B">
              <w:rPr>
                <w:noProof/>
                <w:webHidden/>
              </w:rPr>
              <w:delInstrText xml:space="preserve"> PAGEREF _Toc67556513 \h </w:delInstrText>
            </w:r>
            <w:r w:rsidDel="002C300B">
              <w:rPr>
                <w:noProof/>
                <w:webHidden/>
              </w:rPr>
            </w:r>
            <w:r w:rsidDel="002C300B">
              <w:rPr>
                <w:noProof/>
                <w:webHidden/>
              </w:rPr>
              <w:fldChar w:fldCharType="separate"/>
            </w:r>
            <w:r w:rsidDel="002C300B">
              <w:rPr>
                <w:noProof/>
                <w:webHidden/>
              </w:rPr>
              <w:delText>7</w:delText>
            </w:r>
            <w:r w:rsidDel="002C300B">
              <w:rPr>
                <w:noProof/>
                <w:webHidden/>
              </w:rPr>
              <w:fldChar w:fldCharType="end"/>
            </w:r>
            <w:r w:rsidRPr="00D40569" w:rsidDel="002C300B">
              <w:rPr>
                <w:rStyle w:val="Hyperlink"/>
                <w:noProof/>
              </w:rPr>
              <w:fldChar w:fldCharType="end"/>
            </w:r>
          </w:del>
        </w:p>
        <w:p w14:paraId="55FB2B2A" w14:textId="205F47B8" w:rsidR="000E6390" w:rsidDel="002C300B" w:rsidRDefault="000E6390">
          <w:pPr>
            <w:pStyle w:val="TOC2"/>
            <w:tabs>
              <w:tab w:val="right" w:leader="dot" w:pos="9350"/>
            </w:tabs>
            <w:rPr>
              <w:del w:id="335" w:author="David Conklin" w:date="2021-04-07T06:46:00Z"/>
              <w:rFonts w:eastAsiaTheme="minorEastAsia"/>
              <w:noProof/>
            </w:rPr>
          </w:pPr>
          <w:del w:id="3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"_Toc67556514"</w:delInstrText>
            </w:r>
            <w:r w:rsidRPr="00D40569" w:rsidDel="002C300B">
              <w:rPr>
                <w:rStyle w:val="Hyperlink"/>
                <w:noProof/>
              </w:rPr>
              <w:delInstrText xml:space="preserve"> </w:delInstrText>
            </w:r>
            <w:r w:rsidRPr="00D40569" w:rsidDel="002C300B">
              <w:rPr>
                <w:rStyle w:val="Hyperlink"/>
                <w:noProof/>
              </w:rPr>
              <w:fldChar w:fldCharType="separate"/>
            </w:r>
          </w:del>
          <w:ins w:id="337" w:author="David Conklin" w:date="2021-04-08T07:21:00Z">
            <w:r w:rsidR="00315870">
              <w:rPr>
                <w:rStyle w:val="Hyperlink"/>
                <w:b/>
                <w:bCs/>
                <w:noProof/>
              </w:rPr>
              <w:t>Error! Hyperlink reference not valid.</w:t>
            </w:r>
          </w:ins>
          <w:del w:id="338" w:author="David Conklin" w:date="2021-04-07T06:46:00Z">
            <w:r w:rsidRPr="00D40569" w:rsidDel="002C300B">
              <w:rPr>
                <w:rStyle w:val="Hyperlink"/>
                <w:noProof/>
              </w:rPr>
              <w:delText>DataCW3M directory structure</w:delText>
            </w:r>
            <w:r w:rsidDel="002C300B">
              <w:rPr>
                <w:noProof/>
                <w:webHidden/>
              </w:rPr>
              <w:tab/>
            </w:r>
            <w:r w:rsidDel="002C300B">
              <w:rPr>
                <w:noProof/>
                <w:webHidden/>
              </w:rPr>
              <w:fldChar w:fldCharType="begin"/>
            </w:r>
            <w:r w:rsidDel="002C300B">
              <w:rPr>
                <w:noProof/>
                <w:webHidden/>
              </w:rPr>
              <w:delInstrText xml:space="preserve"> PAGEREF _Toc67556514 \h </w:delInstrText>
            </w:r>
            <w:r w:rsidDel="002C300B">
              <w:rPr>
                <w:noProof/>
                <w:webHidden/>
              </w:rPr>
            </w:r>
            <w:r w:rsidDel="002C300B">
              <w:rPr>
                <w:noProof/>
                <w:webHidden/>
              </w:rPr>
              <w:fldChar w:fldCharType="separate"/>
            </w:r>
            <w:r w:rsidDel="002C300B">
              <w:rPr>
                <w:noProof/>
                <w:webHidden/>
              </w:rPr>
              <w:delText>8</w:delText>
            </w:r>
            <w:r w:rsidDel="002C300B">
              <w:rPr>
                <w:noProof/>
                <w:webHidden/>
              </w:rPr>
              <w:fldChar w:fldCharType="end"/>
            </w:r>
            <w:r w:rsidRPr="00D40569" w:rsidDel="002C300B">
              <w:rPr>
                <w:rStyle w:val="Hyperlink"/>
                <w:noProof/>
              </w:rPr>
              <w:fldChar w:fldCharType="end"/>
            </w:r>
          </w:del>
        </w:p>
        <w:p w14:paraId="1FB3DCFA" w14:textId="31D9201D" w:rsidR="000E6390" w:rsidDel="002C300B" w:rsidRDefault="000E6390">
          <w:pPr>
            <w:pStyle w:val="TOC2"/>
            <w:tabs>
              <w:tab w:val="right" w:leader="dot" w:pos="9350"/>
            </w:tabs>
            <w:rPr>
              <w:del w:id="339" w:author="David Conklin" w:date="2021-04-07T06:46:00Z"/>
              <w:rFonts w:eastAsiaTheme="minorEastAsia"/>
              <w:noProof/>
            </w:rPr>
          </w:pPr>
          <w:del w:id="3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"_Toc67556515"</w:delInstrText>
            </w:r>
            <w:r w:rsidRPr="00D40569" w:rsidDel="002C300B">
              <w:rPr>
                <w:rStyle w:val="Hyperlink"/>
                <w:noProof/>
              </w:rPr>
              <w:delInstrText xml:space="preserve"> </w:delInstrText>
            </w:r>
            <w:r w:rsidRPr="00D40569" w:rsidDel="002C300B">
              <w:rPr>
                <w:rStyle w:val="Hyperlink"/>
                <w:noProof/>
              </w:rPr>
              <w:fldChar w:fldCharType="separate"/>
            </w:r>
          </w:del>
          <w:ins w:id="341" w:author="David Conklin" w:date="2021-04-08T07:21:00Z">
            <w:r w:rsidR="00315870">
              <w:rPr>
                <w:rStyle w:val="Hyperlink"/>
                <w:b/>
                <w:bCs/>
                <w:noProof/>
              </w:rPr>
              <w:t>Error! Hyperlink reference not valid.</w:t>
            </w:r>
          </w:ins>
          <w:del w:id="342" w:author="David Conklin" w:date="2021-04-07T06:46:00Z">
            <w:r w:rsidRPr="00D40569" w:rsidDel="002C300B">
              <w:rPr>
                <w:rStyle w:val="Hyperlink"/>
                <w:noProof/>
              </w:rPr>
              <w:delText>DataCW3M\ScenarioData directory structure</w:delText>
            </w:r>
            <w:r w:rsidDel="002C300B">
              <w:rPr>
                <w:noProof/>
                <w:webHidden/>
              </w:rPr>
              <w:tab/>
            </w:r>
            <w:r w:rsidDel="002C300B">
              <w:rPr>
                <w:noProof/>
                <w:webHidden/>
              </w:rPr>
              <w:fldChar w:fldCharType="begin"/>
            </w:r>
            <w:r w:rsidDel="002C300B">
              <w:rPr>
                <w:noProof/>
                <w:webHidden/>
              </w:rPr>
              <w:delInstrText xml:space="preserve"> PAGEREF _Toc67556515 \h </w:delInstrText>
            </w:r>
            <w:r w:rsidDel="002C300B">
              <w:rPr>
                <w:noProof/>
                <w:webHidden/>
              </w:rPr>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523119D1" w14:textId="4AD87878" w:rsidR="000E6390" w:rsidDel="002C300B" w:rsidRDefault="000E6390">
          <w:pPr>
            <w:pStyle w:val="TOC2"/>
            <w:tabs>
              <w:tab w:val="right" w:leader="dot" w:pos="9350"/>
            </w:tabs>
            <w:rPr>
              <w:del w:id="343" w:author="David Conklin" w:date="2021-04-07T06:46:00Z"/>
              <w:rFonts w:eastAsiaTheme="minorEastAsia"/>
              <w:noProof/>
            </w:rPr>
          </w:pPr>
          <w:del w:id="3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"_Toc67556516"</w:delInstrText>
            </w:r>
            <w:r w:rsidRPr="00D40569" w:rsidDel="002C300B">
              <w:rPr>
                <w:rStyle w:val="Hyperlink"/>
                <w:noProof/>
              </w:rPr>
              <w:delInstrText xml:space="preserve"> </w:delInstrText>
            </w:r>
            <w:r w:rsidRPr="00D40569" w:rsidDel="002C300B">
              <w:rPr>
                <w:rStyle w:val="Hyperlink"/>
                <w:noProof/>
              </w:rPr>
              <w:fldChar w:fldCharType="separate"/>
            </w:r>
          </w:del>
          <w:ins w:id="345" w:author="David Conklin" w:date="2021-04-08T07:21:00Z">
            <w:r w:rsidR="00315870">
              <w:rPr>
                <w:rStyle w:val="Hyperlink"/>
                <w:b/>
                <w:bCs/>
                <w:noProof/>
              </w:rPr>
              <w:t>Error! Hyperlink reference not valid.</w:t>
            </w:r>
          </w:ins>
          <w:del w:id="346" w:author="David Conklin" w:date="2021-04-07T06:46:00Z">
            <w:r w:rsidRPr="00D40569" w:rsidDel="002C300B">
              <w:rPr>
                <w:rStyle w:val="Hyperlink"/>
                <w:noProof/>
              </w:rPr>
              <w:delText>DataCW3M\ScenarioData\&lt;scenario&gt; folder contents</w:delText>
            </w:r>
            <w:r w:rsidDel="002C300B">
              <w:rPr>
                <w:noProof/>
                <w:webHidden/>
              </w:rPr>
              <w:tab/>
            </w:r>
            <w:r w:rsidDel="002C300B">
              <w:rPr>
                <w:noProof/>
                <w:webHidden/>
              </w:rPr>
              <w:fldChar w:fldCharType="begin"/>
            </w:r>
            <w:r w:rsidDel="002C300B">
              <w:rPr>
                <w:noProof/>
                <w:webHidden/>
              </w:rPr>
              <w:delInstrText xml:space="preserve"> PAGEREF _Toc67556516 \h </w:delInstrText>
            </w:r>
            <w:r w:rsidDel="002C300B">
              <w:rPr>
                <w:noProof/>
                <w:webHidden/>
              </w:rPr>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40B84D34" w14:textId="24189D09" w:rsidR="000E6390" w:rsidDel="002C300B" w:rsidRDefault="000E6390">
          <w:pPr>
            <w:pStyle w:val="TOC2"/>
            <w:tabs>
              <w:tab w:val="right" w:leader="dot" w:pos="9350"/>
            </w:tabs>
            <w:rPr>
              <w:del w:id="347" w:author="David Conklin" w:date="2021-04-07T06:46:00Z"/>
              <w:rFonts w:eastAsiaTheme="minorEastAsia"/>
              <w:noProof/>
            </w:rPr>
          </w:pPr>
          <w:del w:id="3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"_Toc67556517"</w:delInstrText>
            </w:r>
            <w:r w:rsidRPr="00D40569" w:rsidDel="002C300B">
              <w:rPr>
                <w:rStyle w:val="Hyperlink"/>
                <w:noProof/>
              </w:rPr>
              <w:delInstrText xml:space="preserve"> </w:delInstrText>
            </w:r>
            <w:r w:rsidRPr="00D40569" w:rsidDel="002C300B">
              <w:rPr>
                <w:rStyle w:val="Hyperlink"/>
                <w:noProof/>
              </w:rPr>
              <w:fldChar w:fldCharType="separate"/>
            </w:r>
          </w:del>
          <w:ins w:id="349" w:author="David Conklin" w:date="2021-04-08T07:21:00Z">
            <w:r w:rsidR="00315870">
              <w:rPr>
                <w:rStyle w:val="Hyperlink"/>
                <w:b/>
                <w:bCs/>
                <w:noProof/>
              </w:rPr>
              <w:t>Error! Hyperlink reference not valid.</w:t>
            </w:r>
          </w:ins>
          <w:del w:id="350" w:author="David Conklin" w:date="2021-04-07T06:46:00Z">
            <w:r w:rsidRPr="00D40569" w:rsidDel="002C300B">
              <w:rPr>
                <w:rStyle w:val="Hyperlink"/>
                <w:noProof/>
              </w:rPr>
              <w:delText>DataCW3M\&lt;study area&gt; folder contents</w:delText>
            </w:r>
            <w:r w:rsidDel="002C300B">
              <w:rPr>
                <w:noProof/>
                <w:webHidden/>
              </w:rPr>
              <w:tab/>
            </w:r>
            <w:r w:rsidDel="002C300B">
              <w:rPr>
                <w:noProof/>
                <w:webHidden/>
              </w:rPr>
              <w:fldChar w:fldCharType="begin"/>
            </w:r>
            <w:r w:rsidDel="002C300B">
              <w:rPr>
                <w:noProof/>
                <w:webHidden/>
              </w:rPr>
              <w:delInstrText xml:space="preserve"> PAGEREF _Toc67556517 \h </w:delInstrText>
            </w:r>
            <w:r w:rsidDel="002C300B">
              <w:rPr>
                <w:noProof/>
                <w:webHidden/>
              </w:rPr>
            </w:r>
            <w:r w:rsidDel="002C300B">
              <w:rPr>
                <w:noProof/>
                <w:webHidden/>
              </w:rPr>
              <w:fldChar w:fldCharType="separate"/>
            </w:r>
            <w:r w:rsidDel="002C300B">
              <w:rPr>
                <w:noProof/>
                <w:webHidden/>
              </w:rPr>
              <w:delText>9</w:delText>
            </w:r>
            <w:r w:rsidDel="002C300B">
              <w:rPr>
                <w:noProof/>
                <w:webHidden/>
              </w:rPr>
              <w:fldChar w:fldCharType="end"/>
            </w:r>
            <w:r w:rsidRPr="00D40569" w:rsidDel="002C300B">
              <w:rPr>
                <w:rStyle w:val="Hyperlink"/>
                <w:noProof/>
              </w:rPr>
              <w:fldChar w:fldCharType="end"/>
            </w:r>
          </w:del>
        </w:p>
        <w:p w14:paraId="79769B67" w14:textId="2D13FD5E" w:rsidR="000E6390" w:rsidDel="002C300B" w:rsidRDefault="000E6390">
          <w:pPr>
            <w:pStyle w:val="TOC1"/>
            <w:tabs>
              <w:tab w:val="right" w:leader="dot" w:pos="9350"/>
            </w:tabs>
            <w:rPr>
              <w:del w:id="351" w:author="David Conklin" w:date="2021-04-07T06:46:00Z"/>
              <w:rFonts w:eastAsiaTheme="minorEastAsia"/>
              <w:noProof/>
            </w:rPr>
          </w:pPr>
          <w:del w:id="3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"_Toc67556518"</w:delInstrText>
            </w:r>
            <w:r w:rsidRPr="00D40569" w:rsidDel="002C300B">
              <w:rPr>
                <w:rStyle w:val="Hyperlink"/>
                <w:noProof/>
              </w:rPr>
              <w:delInstrText xml:space="preserve"> </w:delInstrText>
            </w:r>
            <w:r w:rsidRPr="00D40569" w:rsidDel="002C300B">
              <w:rPr>
                <w:rStyle w:val="Hyperlink"/>
                <w:noProof/>
              </w:rPr>
              <w:fldChar w:fldCharType="separate"/>
            </w:r>
          </w:del>
          <w:ins w:id="353" w:author="David Conklin" w:date="2021-04-08T07:21:00Z">
            <w:r w:rsidR="00315870">
              <w:rPr>
                <w:rStyle w:val="Hyperlink"/>
                <w:b/>
                <w:bCs/>
                <w:noProof/>
              </w:rPr>
              <w:t>Error! Hyperlink reference not valid.</w:t>
            </w:r>
          </w:ins>
          <w:del w:id="354" w:author="David Conklin" w:date="2021-04-07T06:46:00Z">
            <w:r w:rsidRPr="00D40569" w:rsidDel="002C300B">
              <w:rPr>
                <w:rStyle w:val="Hyperlink"/>
                <w:noProof/>
              </w:rPr>
              <w:delText>Calendar conventions</w:delText>
            </w:r>
            <w:r w:rsidDel="002C300B">
              <w:rPr>
                <w:noProof/>
                <w:webHidden/>
              </w:rPr>
              <w:tab/>
            </w:r>
            <w:r w:rsidDel="002C300B">
              <w:rPr>
                <w:noProof/>
                <w:webHidden/>
              </w:rPr>
              <w:fldChar w:fldCharType="begin"/>
            </w:r>
            <w:r w:rsidDel="002C300B">
              <w:rPr>
                <w:noProof/>
                <w:webHidden/>
              </w:rPr>
              <w:delInstrText xml:space="preserve"> PAGEREF _Toc67556518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5634C49D" w14:textId="5BCB00C6" w:rsidR="000E6390" w:rsidDel="002C300B" w:rsidRDefault="000E6390">
          <w:pPr>
            <w:pStyle w:val="TOC2"/>
            <w:tabs>
              <w:tab w:val="right" w:leader="dot" w:pos="9350"/>
            </w:tabs>
            <w:rPr>
              <w:del w:id="355" w:author="David Conklin" w:date="2021-04-07T06:46:00Z"/>
              <w:rFonts w:eastAsiaTheme="minorEastAsia"/>
              <w:noProof/>
            </w:rPr>
          </w:pPr>
          <w:del w:id="3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"_Toc67556519"</w:delInstrText>
            </w:r>
            <w:r w:rsidRPr="00D40569" w:rsidDel="002C300B">
              <w:rPr>
                <w:rStyle w:val="Hyperlink"/>
                <w:noProof/>
              </w:rPr>
              <w:delInstrText xml:space="preserve"> </w:delInstrText>
            </w:r>
            <w:r w:rsidRPr="00D40569" w:rsidDel="002C300B">
              <w:rPr>
                <w:rStyle w:val="Hyperlink"/>
                <w:noProof/>
              </w:rPr>
              <w:fldChar w:fldCharType="separate"/>
            </w:r>
          </w:del>
          <w:ins w:id="357" w:author="David Conklin" w:date="2021-04-08T07:21:00Z">
            <w:r w:rsidR="00315870">
              <w:rPr>
                <w:rStyle w:val="Hyperlink"/>
                <w:b/>
                <w:bCs/>
                <w:noProof/>
              </w:rPr>
              <w:t>Error! Hyperlink reference not valid.</w:t>
            </w:r>
          </w:ins>
          <w:del w:id="358" w:author="David Conklin" w:date="2021-04-07T06:46:00Z">
            <w:r w:rsidRPr="00D40569" w:rsidDel="002C300B">
              <w:rPr>
                <w:rStyle w:val="Hyperlink"/>
                <w:noProof/>
              </w:rPr>
              <w:delText>Water years</w:delText>
            </w:r>
            <w:r w:rsidDel="002C300B">
              <w:rPr>
                <w:noProof/>
                <w:webHidden/>
              </w:rPr>
              <w:tab/>
            </w:r>
            <w:r w:rsidDel="002C300B">
              <w:rPr>
                <w:noProof/>
                <w:webHidden/>
              </w:rPr>
              <w:fldChar w:fldCharType="begin"/>
            </w:r>
            <w:r w:rsidDel="002C300B">
              <w:rPr>
                <w:noProof/>
                <w:webHidden/>
              </w:rPr>
              <w:delInstrText xml:space="preserve"> PAGEREF _Toc67556519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67A12A" w14:textId="3A6D2BDC" w:rsidR="000E6390" w:rsidDel="002C300B" w:rsidRDefault="000E6390">
          <w:pPr>
            <w:pStyle w:val="TOC1"/>
            <w:tabs>
              <w:tab w:val="right" w:leader="dot" w:pos="9350"/>
            </w:tabs>
            <w:rPr>
              <w:del w:id="359" w:author="David Conklin" w:date="2021-04-07T06:46:00Z"/>
              <w:rFonts w:eastAsiaTheme="minorEastAsia"/>
              <w:noProof/>
            </w:rPr>
          </w:pPr>
          <w:del w:id="3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"_Toc67556520"</w:delInstrText>
            </w:r>
            <w:r w:rsidRPr="00D40569" w:rsidDel="002C300B">
              <w:rPr>
                <w:rStyle w:val="Hyperlink"/>
                <w:noProof/>
              </w:rPr>
              <w:delInstrText xml:space="preserve"> </w:delInstrText>
            </w:r>
            <w:r w:rsidRPr="00D40569" w:rsidDel="002C300B">
              <w:rPr>
                <w:rStyle w:val="Hyperlink"/>
                <w:noProof/>
              </w:rPr>
              <w:fldChar w:fldCharType="separate"/>
            </w:r>
          </w:del>
          <w:ins w:id="361" w:author="David Conklin" w:date="2021-04-08T07:21:00Z">
            <w:r w:rsidR="00315870">
              <w:rPr>
                <w:rStyle w:val="Hyperlink"/>
                <w:b/>
                <w:bCs/>
                <w:noProof/>
              </w:rPr>
              <w:t>Error! Hyperlink reference not valid.</w:t>
            </w:r>
          </w:ins>
          <w:del w:id="362" w:author="David Conklin" w:date="2021-04-07T06:46:00Z">
            <w:r w:rsidRPr="00D40569" w:rsidDel="002C300B">
              <w:rPr>
                <w:rStyle w:val="Hyperlink"/>
                <w:noProof/>
              </w:rPr>
              <w:delText>Climate data</w:delText>
            </w:r>
            <w:r w:rsidDel="002C300B">
              <w:rPr>
                <w:noProof/>
                <w:webHidden/>
              </w:rPr>
              <w:tab/>
            </w:r>
            <w:r w:rsidDel="002C300B">
              <w:rPr>
                <w:noProof/>
                <w:webHidden/>
              </w:rPr>
              <w:fldChar w:fldCharType="begin"/>
            </w:r>
            <w:r w:rsidDel="002C300B">
              <w:rPr>
                <w:noProof/>
                <w:webHidden/>
              </w:rPr>
              <w:delInstrText xml:space="preserve"> PAGEREF _Toc67556520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3F9E91D6" w14:textId="5544FAC5" w:rsidR="000E6390" w:rsidDel="002C300B" w:rsidRDefault="000E6390">
          <w:pPr>
            <w:pStyle w:val="TOC2"/>
            <w:tabs>
              <w:tab w:val="right" w:leader="dot" w:pos="9350"/>
            </w:tabs>
            <w:rPr>
              <w:del w:id="363" w:author="David Conklin" w:date="2021-04-07T06:46:00Z"/>
              <w:rFonts w:eastAsiaTheme="minorEastAsia"/>
              <w:noProof/>
            </w:rPr>
          </w:pPr>
          <w:del w:id="3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"_Toc67556521"</w:delInstrText>
            </w:r>
            <w:r w:rsidRPr="00D40569" w:rsidDel="002C300B">
              <w:rPr>
                <w:rStyle w:val="Hyperlink"/>
                <w:noProof/>
              </w:rPr>
              <w:delInstrText xml:space="preserve"> </w:delInstrText>
            </w:r>
            <w:r w:rsidRPr="00D40569" w:rsidDel="002C300B">
              <w:rPr>
                <w:rStyle w:val="Hyperlink"/>
                <w:noProof/>
              </w:rPr>
              <w:fldChar w:fldCharType="separate"/>
            </w:r>
          </w:del>
          <w:ins w:id="365" w:author="David Conklin" w:date="2021-04-08T07:21:00Z">
            <w:r w:rsidR="00315870">
              <w:rPr>
                <w:rStyle w:val="Hyperlink"/>
                <w:b/>
                <w:bCs/>
                <w:noProof/>
              </w:rPr>
              <w:t>Error! Hyperlink reference not valid.</w:t>
            </w:r>
          </w:ins>
          <w:del w:id="366" w:author="David Conklin" w:date="2021-04-07T06:46:00Z">
            <w:r w:rsidRPr="00D40569" w:rsidDel="002C300B">
              <w:rPr>
                <w:rStyle w:val="Hyperlink"/>
                <w:noProof/>
              </w:rPr>
              <w:delText>Numbered climate scenarios in the model</w:delText>
            </w:r>
            <w:r w:rsidDel="002C300B">
              <w:rPr>
                <w:noProof/>
                <w:webHidden/>
              </w:rPr>
              <w:tab/>
            </w:r>
            <w:r w:rsidDel="002C300B">
              <w:rPr>
                <w:noProof/>
                <w:webHidden/>
              </w:rPr>
              <w:fldChar w:fldCharType="begin"/>
            </w:r>
            <w:r w:rsidDel="002C300B">
              <w:rPr>
                <w:noProof/>
                <w:webHidden/>
              </w:rPr>
              <w:delInstrText xml:space="preserve"> PAGEREF _Toc67556521 \h </w:delInstrText>
            </w:r>
            <w:r w:rsidDel="002C300B">
              <w:rPr>
                <w:noProof/>
                <w:webHidden/>
              </w:rPr>
            </w:r>
            <w:r w:rsidDel="002C300B">
              <w:rPr>
                <w:noProof/>
                <w:webHidden/>
              </w:rPr>
              <w:fldChar w:fldCharType="separate"/>
            </w:r>
            <w:r w:rsidDel="002C300B">
              <w:rPr>
                <w:noProof/>
                <w:webHidden/>
              </w:rPr>
              <w:delText>15</w:delText>
            </w:r>
            <w:r w:rsidDel="002C300B">
              <w:rPr>
                <w:noProof/>
                <w:webHidden/>
              </w:rPr>
              <w:fldChar w:fldCharType="end"/>
            </w:r>
            <w:r w:rsidRPr="00D40569" w:rsidDel="002C300B">
              <w:rPr>
                <w:rStyle w:val="Hyperlink"/>
                <w:noProof/>
              </w:rPr>
              <w:fldChar w:fldCharType="end"/>
            </w:r>
          </w:del>
        </w:p>
        <w:p w14:paraId="414DA6D1" w14:textId="2A802701" w:rsidR="000E6390" w:rsidDel="002C300B" w:rsidRDefault="000E6390">
          <w:pPr>
            <w:pStyle w:val="TOC2"/>
            <w:tabs>
              <w:tab w:val="right" w:leader="dot" w:pos="9350"/>
            </w:tabs>
            <w:rPr>
              <w:del w:id="367" w:author="David Conklin" w:date="2021-04-07T06:46:00Z"/>
              <w:rFonts w:eastAsiaTheme="minorEastAsia"/>
              <w:noProof/>
            </w:rPr>
          </w:pPr>
          <w:del w:id="3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"_Toc67556522"</w:delInstrText>
            </w:r>
            <w:r w:rsidRPr="00D40569" w:rsidDel="002C300B">
              <w:rPr>
                <w:rStyle w:val="Hyperlink"/>
                <w:noProof/>
              </w:rPr>
              <w:delInstrText xml:space="preserve"> </w:delInstrText>
            </w:r>
            <w:r w:rsidRPr="00D40569" w:rsidDel="002C300B">
              <w:rPr>
                <w:rStyle w:val="Hyperlink"/>
                <w:noProof/>
              </w:rPr>
              <w:fldChar w:fldCharType="separate"/>
            </w:r>
          </w:del>
          <w:ins w:id="369" w:author="David Conklin" w:date="2021-04-08T07:21:00Z">
            <w:r w:rsidR="00315870">
              <w:rPr>
                <w:rStyle w:val="Hyperlink"/>
                <w:b/>
                <w:bCs/>
                <w:noProof/>
              </w:rPr>
              <w:t>Error! Hyperlink reference not valid.</w:t>
            </w:r>
          </w:ins>
          <w:del w:id="370" w:author="David Conklin" w:date="2021-04-07T06:46:00Z">
            <w:r w:rsidRPr="00D40569" w:rsidDel="002C300B">
              <w:rPr>
                <w:rStyle w:val="Hyperlink"/>
                <w:noProof/>
              </w:rPr>
              <w:delText>Monthly and seasonal weather data</w:delText>
            </w:r>
            <w:r w:rsidDel="002C300B">
              <w:rPr>
                <w:noProof/>
                <w:webHidden/>
              </w:rPr>
              <w:tab/>
            </w:r>
            <w:r w:rsidDel="002C300B">
              <w:rPr>
                <w:noProof/>
                <w:webHidden/>
              </w:rPr>
              <w:fldChar w:fldCharType="begin"/>
            </w:r>
            <w:r w:rsidDel="002C300B">
              <w:rPr>
                <w:noProof/>
                <w:webHidden/>
              </w:rPr>
              <w:delInstrText xml:space="preserve"> PAGEREF _Toc67556522 \h </w:delInstrText>
            </w:r>
            <w:r w:rsidDel="002C300B">
              <w:rPr>
                <w:noProof/>
                <w:webHidden/>
              </w:rPr>
            </w:r>
            <w:r w:rsidDel="002C300B">
              <w:rPr>
                <w:noProof/>
                <w:webHidden/>
              </w:rPr>
              <w:fldChar w:fldCharType="separate"/>
            </w:r>
            <w:r w:rsidDel="002C300B">
              <w:rPr>
                <w:noProof/>
                <w:webHidden/>
              </w:rPr>
              <w:delText>16</w:delText>
            </w:r>
            <w:r w:rsidDel="002C300B">
              <w:rPr>
                <w:noProof/>
                <w:webHidden/>
              </w:rPr>
              <w:fldChar w:fldCharType="end"/>
            </w:r>
            <w:r w:rsidRPr="00D40569" w:rsidDel="002C300B">
              <w:rPr>
                <w:rStyle w:val="Hyperlink"/>
                <w:noProof/>
              </w:rPr>
              <w:fldChar w:fldCharType="end"/>
            </w:r>
          </w:del>
        </w:p>
        <w:p w14:paraId="5B05853A" w14:textId="702907B7" w:rsidR="000E6390" w:rsidDel="002C300B" w:rsidRDefault="000E6390">
          <w:pPr>
            <w:pStyle w:val="TOC2"/>
            <w:tabs>
              <w:tab w:val="right" w:leader="dot" w:pos="9350"/>
            </w:tabs>
            <w:rPr>
              <w:del w:id="371" w:author="David Conklin" w:date="2021-04-07T06:46:00Z"/>
              <w:rFonts w:eastAsiaTheme="minorEastAsia"/>
              <w:noProof/>
            </w:rPr>
          </w:pPr>
          <w:del w:id="3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"_Toc67556523"</w:delInstrText>
            </w:r>
            <w:r w:rsidRPr="00D40569" w:rsidDel="002C300B">
              <w:rPr>
                <w:rStyle w:val="Hyperlink"/>
                <w:noProof/>
              </w:rPr>
              <w:delInstrText xml:space="preserve"> </w:delInstrText>
            </w:r>
            <w:r w:rsidRPr="00D40569" w:rsidDel="002C300B">
              <w:rPr>
                <w:rStyle w:val="Hyperlink"/>
                <w:noProof/>
              </w:rPr>
              <w:fldChar w:fldCharType="separate"/>
            </w:r>
          </w:del>
          <w:ins w:id="373" w:author="David Conklin" w:date="2021-04-08T07:21:00Z">
            <w:r w:rsidR="00315870">
              <w:rPr>
                <w:rStyle w:val="Hyperlink"/>
                <w:b/>
                <w:bCs/>
                <w:noProof/>
              </w:rPr>
              <w:t>Error! Hyperlink reference not valid.</w:t>
            </w:r>
          </w:ins>
          <w:del w:id="374" w:author="David Conklin" w:date="2021-04-07T06:46:00Z">
            <w:r w:rsidRPr="00D40569" w:rsidDel="002C300B">
              <w:rPr>
                <w:rStyle w:val="Hyperlink"/>
                <w:noProof/>
              </w:rPr>
              <w:delText>Climate data grids</w:delText>
            </w:r>
            <w:r w:rsidDel="002C300B">
              <w:rPr>
                <w:noProof/>
                <w:webHidden/>
              </w:rPr>
              <w:tab/>
            </w:r>
            <w:r w:rsidDel="002C300B">
              <w:rPr>
                <w:noProof/>
                <w:webHidden/>
              </w:rPr>
              <w:fldChar w:fldCharType="begin"/>
            </w:r>
            <w:r w:rsidDel="002C300B">
              <w:rPr>
                <w:noProof/>
                <w:webHidden/>
              </w:rPr>
              <w:delInstrText xml:space="preserve"> PAGEREF _Toc67556523 \h </w:delInstrText>
            </w:r>
            <w:r w:rsidDel="002C300B">
              <w:rPr>
                <w:noProof/>
                <w:webHidden/>
              </w:rPr>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7DD4F216" w14:textId="0CBE40A2" w:rsidR="000E6390" w:rsidDel="002C300B" w:rsidRDefault="000E6390">
          <w:pPr>
            <w:pStyle w:val="TOC3"/>
            <w:tabs>
              <w:tab w:val="right" w:leader="dot" w:pos="9350"/>
            </w:tabs>
            <w:rPr>
              <w:del w:id="375" w:author="David Conklin" w:date="2021-04-07T06:46:00Z"/>
              <w:rFonts w:eastAsiaTheme="minorEastAsia"/>
              <w:noProof/>
            </w:rPr>
          </w:pPr>
          <w:del w:id="3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"_Toc67556524"</w:delInstrText>
            </w:r>
            <w:r w:rsidRPr="00D40569" w:rsidDel="002C300B">
              <w:rPr>
                <w:rStyle w:val="Hyperlink"/>
                <w:noProof/>
              </w:rPr>
              <w:delInstrText xml:space="preserve"> </w:delInstrText>
            </w:r>
            <w:r w:rsidRPr="00D40569" w:rsidDel="002C300B">
              <w:rPr>
                <w:rStyle w:val="Hyperlink"/>
                <w:noProof/>
              </w:rPr>
              <w:fldChar w:fldCharType="separate"/>
            </w:r>
          </w:del>
          <w:ins w:id="377" w:author="David Conklin" w:date="2021-04-08T07:21:00Z">
            <w:r w:rsidR="00315870">
              <w:rPr>
                <w:rStyle w:val="Hyperlink"/>
                <w:b/>
                <w:bCs/>
                <w:noProof/>
              </w:rPr>
              <w:t>Error! Hyperlink reference not valid.</w:t>
            </w:r>
          </w:ins>
          <w:del w:id="378" w:author="David Conklin" w:date="2021-04-07T06:46:00Z">
            <w:r w:rsidRPr="00D40569" w:rsidDel="002C300B">
              <w:rPr>
                <w:rStyle w:val="Hyperlink"/>
                <w:noProof/>
              </w:rPr>
              <w:delText>The WW2100 climate grid</w:delText>
            </w:r>
            <w:r w:rsidDel="002C300B">
              <w:rPr>
                <w:noProof/>
                <w:webHidden/>
              </w:rPr>
              <w:tab/>
            </w:r>
            <w:r w:rsidDel="002C300B">
              <w:rPr>
                <w:noProof/>
                <w:webHidden/>
              </w:rPr>
              <w:fldChar w:fldCharType="begin"/>
            </w:r>
            <w:r w:rsidDel="002C300B">
              <w:rPr>
                <w:noProof/>
                <w:webHidden/>
              </w:rPr>
              <w:delInstrText xml:space="preserve"> PAGEREF _Toc67556524 \h </w:delInstrText>
            </w:r>
            <w:r w:rsidDel="002C300B">
              <w:rPr>
                <w:noProof/>
                <w:webHidden/>
              </w:rPr>
            </w:r>
            <w:r w:rsidDel="002C300B">
              <w:rPr>
                <w:noProof/>
                <w:webHidden/>
              </w:rPr>
              <w:fldChar w:fldCharType="separate"/>
            </w:r>
            <w:r w:rsidDel="002C300B">
              <w:rPr>
                <w:noProof/>
                <w:webHidden/>
              </w:rPr>
              <w:delText>17</w:delText>
            </w:r>
            <w:r w:rsidDel="002C300B">
              <w:rPr>
                <w:noProof/>
                <w:webHidden/>
              </w:rPr>
              <w:fldChar w:fldCharType="end"/>
            </w:r>
            <w:r w:rsidRPr="00D40569" w:rsidDel="002C300B">
              <w:rPr>
                <w:rStyle w:val="Hyperlink"/>
                <w:noProof/>
              </w:rPr>
              <w:fldChar w:fldCharType="end"/>
            </w:r>
          </w:del>
        </w:p>
        <w:p w14:paraId="6D582509" w14:textId="2DD3DCB4" w:rsidR="000E6390" w:rsidDel="002C300B" w:rsidRDefault="000E6390">
          <w:pPr>
            <w:pStyle w:val="TOC3"/>
            <w:tabs>
              <w:tab w:val="right" w:leader="dot" w:pos="9350"/>
            </w:tabs>
            <w:rPr>
              <w:del w:id="379" w:author="David Conklin" w:date="2021-04-07T06:46:00Z"/>
              <w:rFonts w:eastAsiaTheme="minorEastAsia"/>
              <w:noProof/>
            </w:rPr>
          </w:pPr>
          <w:del w:id="3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"_Toc67556525"</w:delInstrText>
            </w:r>
            <w:r w:rsidRPr="00D40569" w:rsidDel="002C300B">
              <w:rPr>
                <w:rStyle w:val="Hyperlink"/>
                <w:noProof/>
              </w:rPr>
              <w:delInstrText xml:space="preserve"> </w:delInstrText>
            </w:r>
            <w:r w:rsidRPr="00D40569" w:rsidDel="002C300B">
              <w:rPr>
                <w:rStyle w:val="Hyperlink"/>
                <w:noProof/>
              </w:rPr>
              <w:fldChar w:fldCharType="separate"/>
            </w:r>
          </w:del>
          <w:ins w:id="381" w:author="David Conklin" w:date="2021-04-08T07:21:00Z">
            <w:r w:rsidR="00315870">
              <w:rPr>
                <w:rStyle w:val="Hyperlink"/>
                <w:b/>
                <w:bCs/>
                <w:noProof/>
              </w:rPr>
              <w:t>Error! Hyperlink reference not valid.</w:t>
            </w:r>
          </w:ins>
          <w:del w:id="382" w:author="David Conklin" w:date="2021-04-07T06:46:00Z">
            <w:r w:rsidRPr="00D40569" w:rsidDel="002C300B">
              <w:rPr>
                <w:rStyle w:val="Hyperlink"/>
                <w:noProof/>
              </w:rPr>
              <w:delText>The v2 climate grid</w:delText>
            </w:r>
            <w:r w:rsidDel="002C300B">
              <w:rPr>
                <w:noProof/>
                <w:webHidden/>
              </w:rPr>
              <w:tab/>
            </w:r>
            <w:r w:rsidDel="002C300B">
              <w:rPr>
                <w:noProof/>
                <w:webHidden/>
              </w:rPr>
              <w:fldChar w:fldCharType="begin"/>
            </w:r>
            <w:r w:rsidDel="002C300B">
              <w:rPr>
                <w:noProof/>
                <w:webHidden/>
              </w:rPr>
              <w:delInstrText xml:space="preserve"> PAGEREF _Toc67556525 \h </w:delInstrText>
            </w:r>
            <w:r w:rsidDel="002C300B">
              <w:rPr>
                <w:noProof/>
                <w:webHidden/>
              </w:rPr>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6991AB99" w14:textId="67C32D36" w:rsidR="000E6390" w:rsidDel="002C300B" w:rsidRDefault="000E6390">
          <w:pPr>
            <w:pStyle w:val="TOC2"/>
            <w:tabs>
              <w:tab w:val="right" w:leader="dot" w:pos="9350"/>
            </w:tabs>
            <w:rPr>
              <w:del w:id="383" w:author="David Conklin" w:date="2021-04-07T06:46:00Z"/>
              <w:rFonts w:eastAsiaTheme="minorEastAsia"/>
              <w:noProof/>
            </w:rPr>
          </w:pPr>
          <w:del w:id="3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"_Toc67556526"</w:delInstrText>
            </w:r>
            <w:r w:rsidRPr="00D40569" w:rsidDel="002C300B">
              <w:rPr>
                <w:rStyle w:val="Hyperlink"/>
                <w:noProof/>
              </w:rPr>
              <w:delInstrText xml:space="preserve"> </w:delInstrText>
            </w:r>
            <w:r w:rsidRPr="00D40569" w:rsidDel="002C300B">
              <w:rPr>
                <w:rStyle w:val="Hyperlink"/>
                <w:noProof/>
              </w:rPr>
              <w:fldChar w:fldCharType="separate"/>
            </w:r>
          </w:del>
          <w:ins w:id="385" w:author="David Conklin" w:date="2021-04-08T07:21:00Z">
            <w:r w:rsidR="00315870">
              <w:rPr>
                <w:rStyle w:val="Hyperlink"/>
                <w:b/>
                <w:bCs/>
                <w:noProof/>
              </w:rPr>
              <w:t>Error! Hyperlink reference not valid.</w:t>
            </w:r>
          </w:ins>
          <w:del w:id="386" w:author="David Conklin" w:date="2021-04-07T06:46:00Z">
            <w:r w:rsidRPr="00D40569" w:rsidDel="002C300B">
              <w:rPr>
                <w:rStyle w:val="Hyperlink"/>
                <w:noProof/>
              </w:rPr>
              <w:delText>How climate data is looked up</w:delText>
            </w:r>
            <w:r w:rsidDel="002C300B">
              <w:rPr>
                <w:noProof/>
                <w:webHidden/>
              </w:rPr>
              <w:tab/>
            </w:r>
            <w:r w:rsidDel="002C300B">
              <w:rPr>
                <w:noProof/>
                <w:webHidden/>
              </w:rPr>
              <w:fldChar w:fldCharType="begin"/>
            </w:r>
            <w:r w:rsidDel="002C300B">
              <w:rPr>
                <w:noProof/>
                <w:webHidden/>
              </w:rPr>
              <w:delInstrText xml:space="preserve"> PAGEREF _Toc67556526 \h </w:delInstrText>
            </w:r>
            <w:r w:rsidDel="002C300B">
              <w:rPr>
                <w:noProof/>
                <w:webHidden/>
              </w:rPr>
            </w:r>
            <w:r w:rsidDel="002C300B">
              <w:rPr>
                <w:noProof/>
                <w:webHidden/>
              </w:rPr>
              <w:fldChar w:fldCharType="separate"/>
            </w:r>
            <w:r w:rsidDel="002C300B">
              <w:rPr>
                <w:noProof/>
                <w:webHidden/>
              </w:rPr>
              <w:delText>18</w:delText>
            </w:r>
            <w:r w:rsidDel="002C300B">
              <w:rPr>
                <w:noProof/>
                <w:webHidden/>
              </w:rPr>
              <w:fldChar w:fldCharType="end"/>
            </w:r>
            <w:r w:rsidRPr="00D40569" w:rsidDel="002C300B">
              <w:rPr>
                <w:rStyle w:val="Hyperlink"/>
                <w:noProof/>
              </w:rPr>
              <w:fldChar w:fldCharType="end"/>
            </w:r>
          </w:del>
        </w:p>
        <w:p w14:paraId="14710AFD" w14:textId="33C5DBD8" w:rsidR="000E6390" w:rsidDel="002C300B" w:rsidRDefault="000E6390">
          <w:pPr>
            <w:pStyle w:val="TOC2"/>
            <w:tabs>
              <w:tab w:val="right" w:leader="dot" w:pos="9350"/>
            </w:tabs>
            <w:rPr>
              <w:del w:id="387" w:author="David Conklin" w:date="2021-04-07T06:46:00Z"/>
              <w:rFonts w:eastAsiaTheme="minorEastAsia"/>
              <w:noProof/>
            </w:rPr>
          </w:pPr>
          <w:del w:id="3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"_Toc67556527"</w:delInstrText>
            </w:r>
            <w:r w:rsidRPr="00D40569" w:rsidDel="002C300B">
              <w:rPr>
                <w:rStyle w:val="Hyperlink"/>
                <w:noProof/>
              </w:rPr>
              <w:delInstrText xml:space="preserve"> </w:delInstrText>
            </w:r>
            <w:r w:rsidRPr="00D40569" w:rsidDel="002C300B">
              <w:rPr>
                <w:rStyle w:val="Hyperlink"/>
                <w:noProof/>
              </w:rPr>
              <w:fldChar w:fldCharType="separate"/>
            </w:r>
          </w:del>
          <w:ins w:id="389" w:author="David Conklin" w:date="2021-04-08T07:21:00Z">
            <w:r w:rsidR="00315870">
              <w:rPr>
                <w:rStyle w:val="Hyperlink"/>
                <w:b/>
                <w:bCs/>
                <w:noProof/>
              </w:rPr>
              <w:t>Error! Hyperlink reference not valid.</w:t>
            </w:r>
          </w:ins>
          <w:del w:id="390" w:author="David Conklin" w:date="2021-04-07T06:46:00Z">
            <w:r w:rsidRPr="00D40569" w:rsidDel="002C300B">
              <w:rPr>
                <w:rStyle w:val="Hyperlink"/>
                <w:noProof/>
              </w:rPr>
              <w:delText>What is in a climate dataset</w:delText>
            </w:r>
            <w:r w:rsidDel="002C300B">
              <w:rPr>
                <w:noProof/>
                <w:webHidden/>
              </w:rPr>
              <w:tab/>
            </w:r>
            <w:r w:rsidDel="002C300B">
              <w:rPr>
                <w:noProof/>
                <w:webHidden/>
              </w:rPr>
              <w:fldChar w:fldCharType="begin"/>
            </w:r>
            <w:r w:rsidDel="002C300B">
              <w:rPr>
                <w:noProof/>
                <w:webHidden/>
              </w:rPr>
              <w:delInstrText xml:space="preserve"> PAGEREF _Toc67556527 \h </w:delInstrText>
            </w:r>
            <w:r w:rsidDel="002C300B">
              <w:rPr>
                <w:noProof/>
                <w:webHidden/>
              </w:rPr>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4FBF4FCB" w14:textId="4FA16A94" w:rsidR="000E6390" w:rsidDel="002C300B" w:rsidRDefault="000E6390">
          <w:pPr>
            <w:pStyle w:val="TOC1"/>
            <w:tabs>
              <w:tab w:val="right" w:leader="dot" w:pos="9350"/>
            </w:tabs>
            <w:rPr>
              <w:del w:id="391" w:author="David Conklin" w:date="2021-04-07T06:46:00Z"/>
              <w:rFonts w:eastAsiaTheme="minorEastAsia"/>
              <w:noProof/>
            </w:rPr>
          </w:pPr>
          <w:del w:id="3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"_Toc67556528"</w:delInstrText>
            </w:r>
            <w:r w:rsidRPr="00D40569" w:rsidDel="002C300B">
              <w:rPr>
                <w:rStyle w:val="Hyperlink"/>
                <w:noProof/>
              </w:rPr>
              <w:delInstrText xml:space="preserve"> </w:delInstrText>
            </w:r>
            <w:r w:rsidRPr="00D40569" w:rsidDel="002C300B">
              <w:rPr>
                <w:rStyle w:val="Hyperlink"/>
                <w:noProof/>
              </w:rPr>
              <w:fldChar w:fldCharType="separate"/>
            </w:r>
          </w:del>
          <w:ins w:id="393" w:author="David Conklin" w:date="2021-04-08T07:21:00Z">
            <w:r w:rsidR="00315870">
              <w:rPr>
                <w:rStyle w:val="Hyperlink"/>
                <w:b/>
                <w:bCs/>
                <w:noProof/>
              </w:rPr>
              <w:t>Error! Hyperlink reference not valid.</w:t>
            </w:r>
          </w:ins>
          <w:del w:id="394" w:author="David Conklin" w:date="2021-04-07T06:46:00Z">
            <w:r w:rsidRPr="00D40569" w:rsidDel="002C300B">
              <w:rPr>
                <w:rStyle w:val="Hyperlink"/>
                <w:noProof/>
              </w:rPr>
              <w:delText>Water rights</w:delText>
            </w:r>
            <w:r w:rsidDel="002C300B">
              <w:rPr>
                <w:noProof/>
                <w:webHidden/>
              </w:rPr>
              <w:tab/>
            </w:r>
            <w:r w:rsidDel="002C300B">
              <w:rPr>
                <w:noProof/>
                <w:webHidden/>
              </w:rPr>
              <w:fldChar w:fldCharType="begin"/>
            </w:r>
            <w:r w:rsidDel="002C300B">
              <w:rPr>
                <w:noProof/>
                <w:webHidden/>
              </w:rPr>
              <w:delInstrText xml:space="preserve"> PAGEREF _Toc67556528 \h </w:delInstrText>
            </w:r>
            <w:r w:rsidDel="002C300B">
              <w:rPr>
                <w:noProof/>
                <w:webHidden/>
              </w:rPr>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79650E50" w14:textId="6F1425EE" w:rsidR="000E6390" w:rsidDel="002C300B" w:rsidRDefault="000E6390">
          <w:pPr>
            <w:pStyle w:val="TOC2"/>
            <w:tabs>
              <w:tab w:val="right" w:leader="dot" w:pos="9350"/>
            </w:tabs>
            <w:rPr>
              <w:del w:id="395" w:author="David Conklin" w:date="2021-04-07T06:46:00Z"/>
              <w:rFonts w:eastAsiaTheme="minorEastAsia"/>
              <w:noProof/>
            </w:rPr>
          </w:pPr>
          <w:del w:id="3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"_Toc67556529"</w:delInstrText>
            </w:r>
            <w:r w:rsidRPr="00D40569" w:rsidDel="002C300B">
              <w:rPr>
                <w:rStyle w:val="Hyperlink"/>
                <w:noProof/>
              </w:rPr>
              <w:delInstrText xml:space="preserve"> </w:delInstrText>
            </w:r>
            <w:r w:rsidRPr="00D40569" w:rsidDel="002C300B">
              <w:rPr>
                <w:rStyle w:val="Hyperlink"/>
                <w:noProof/>
              </w:rPr>
              <w:fldChar w:fldCharType="separate"/>
            </w:r>
          </w:del>
          <w:ins w:id="397" w:author="David Conklin" w:date="2021-04-08T07:21:00Z">
            <w:r w:rsidR="00315870">
              <w:rPr>
                <w:rStyle w:val="Hyperlink"/>
                <w:b/>
                <w:bCs/>
                <w:noProof/>
              </w:rPr>
              <w:t>Error! Hyperlink reference not valid.</w:t>
            </w:r>
          </w:ins>
          <w:del w:id="398" w:author="David Conklin" w:date="2021-04-07T06:46:00Z">
            <w:r w:rsidRPr="00D40569" w:rsidDel="002C300B">
              <w:rPr>
                <w:rStyle w:val="Hyperlink"/>
                <w:noProof/>
              </w:rPr>
              <w:delText>Water rights data</w:delText>
            </w:r>
            <w:r w:rsidDel="002C300B">
              <w:rPr>
                <w:noProof/>
                <w:webHidden/>
              </w:rPr>
              <w:tab/>
            </w:r>
            <w:r w:rsidDel="002C300B">
              <w:rPr>
                <w:noProof/>
                <w:webHidden/>
              </w:rPr>
              <w:fldChar w:fldCharType="begin"/>
            </w:r>
            <w:r w:rsidDel="002C300B">
              <w:rPr>
                <w:noProof/>
                <w:webHidden/>
              </w:rPr>
              <w:delInstrText xml:space="preserve"> PAGEREF _Toc67556529 \h </w:delInstrText>
            </w:r>
            <w:r w:rsidDel="002C300B">
              <w:rPr>
                <w:noProof/>
                <w:webHidden/>
              </w:rPr>
            </w:r>
            <w:r w:rsidDel="002C300B">
              <w:rPr>
                <w:noProof/>
                <w:webHidden/>
              </w:rPr>
              <w:fldChar w:fldCharType="separate"/>
            </w:r>
            <w:r w:rsidDel="002C300B">
              <w:rPr>
                <w:noProof/>
                <w:webHidden/>
              </w:rPr>
              <w:delText>19</w:delText>
            </w:r>
            <w:r w:rsidDel="002C300B">
              <w:rPr>
                <w:noProof/>
                <w:webHidden/>
              </w:rPr>
              <w:fldChar w:fldCharType="end"/>
            </w:r>
            <w:r w:rsidRPr="00D40569" w:rsidDel="002C300B">
              <w:rPr>
                <w:rStyle w:val="Hyperlink"/>
                <w:noProof/>
              </w:rPr>
              <w:fldChar w:fldCharType="end"/>
            </w:r>
          </w:del>
        </w:p>
        <w:p w14:paraId="34E2FEA9" w14:textId="62B142DA" w:rsidR="000E6390" w:rsidDel="002C300B" w:rsidRDefault="000E6390">
          <w:pPr>
            <w:pStyle w:val="TOC2"/>
            <w:tabs>
              <w:tab w:val="right" w:leader="dot" w:pos="9350"/>
            </w:tabs>
            <w:rPr>
              <w:del w:id="399" w:author="David Conklin" w:date="2021-04-07T06:46:00Z"/>
              <w:rFonts w:eastAsiaTheme="minorEastAsia"/>
              <w:noProof/>
            </w:rPr>
          </w:pPr>
          <w:del w:id="4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"_Toc67556530"</w:delInstrText>
            </w:r>
            <w:r w:rsidRPr="00D40569" w:rsidDel="002C300B">
              <w:rPr>
                <w:rStyle w:val="Hyperlink"/>
                <w:noProof/>
              </w:rPr>
              <w:delInstrText xml:space="preserve"> </w:delInstrText>
            </w:r>
            <w:r w:rsidRPr="00D40569" w:rsidDel="002C300B">
              <w:rPr>
                <w:rStyle w:val="Hyperlink"/>
                <w:noProof/>
              </w:rPr>
              <w:fldChar w:fldCharType="separate"/>
            </w:r>
          </w:del>
          <w:ins w:id="401" w:author="David Conklin" w:date="2021-04-08T07:21:00Z">
            <w:r w:rsidR="00315870">
              <w:rPr>
                <w:rStyle w:val="Hyperlink"/>
                <w:b/>
                <w:bCs/>
                <w:noProof/>
              </w:rPr>
              <w:t>Error! Hyperlink reference not valid.</w:t>
            </w:r>
          </w:ins>
          <w:del w:id="402" w:author="David Conklin" w:date="2021-04-07T06:46:00Z">
            <w:r w:rsidRPr="00D40569" w:rsidDel="002C300B">
              <w:rPr>
                <w:rStyle w:val="Hyperlink"/>
                <w:noProof/>
              </w:rPr>
              <w:delText>The wr_pods.csv file</w:delText>
            </w:r>
            <w:r w:rsidDel="002C300B">
              <w:rPr>
                <w:noProof/>
                <w:webHidden/>
              </w:rPr>
              <w:tab/>
            </w:r>
            <w:r w:rsidDel="002C300B">
              <w:rPr>
                <w:noProof/>
                <w:webHidden/>
              </w:rPr>
              <w:fldChar w:fldCharType="begin"/>
            </w:r>
            <w:r w:rsidDel="002C300B">
              <w:rPr>
                <w:noProof/>
                <w:webHidden/>
              </w:rPr>
              <w:delInstrText xml:space="preserve"> PAGEREF _Toc67556530 \h </w:delInstrText>
            </w:r>
            <w:r w:rsidDel="002C300B">
              <w:rPr>
                <w:noProof/>
                <w:webHidden/>
              </w:rPr>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03506CF2" w14:textId="5930206B" w:rsidR="000E6390" w:rsidDel="002C300B" w:rsidRDefault="000E6390">
          <w:pPr>
            <w:pStyle w:val="TOC2"/>
            <w:tabs>
              <w:tab w:val="right" w:leader="dot" w:pos="9350"/>
            </w:tabs>
            <w:rPr>
              <w:del w:id="403" w:author="David Conklin" w:date="2021-04-07T06:46:00Z"/>
              <w:rFonts w:eastAsiaTheme="minorEastAsia"/>
              <w:noProof/>
            </w:rPr>
          </w:pPr>
          <w:del w:id="4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"_Toc67556531"</w:delInstrText>
            </w:r>
            <w:r w:rsidRPr="00D40569" w:rsidDel="002C300B">
              <w:rPr>
                <w:rStyle w:val="Hyperlink"/>
                <w:noProof/>
              </w:rPr>
              <w:delInstrText xml:space="preserve"> </w:delInstrText>
            </w:r>
            <w:r w:rsidRPr="00D40569" w:rsidDel="002C300B">
              <w:rPr>
                <w:rStyle w:val="Hyperlink"/>
                <w:noProof/>
              </w:rPr>
              <w:fldChar w:fldCharType="separate"/>
            </w:r>
          </w:del>
          <w:ins w:id="405" w:author="David Conklin" w:date="2021-04-08T07:21:00Z">
            <w:r w:rsidR="00315870">
              <w:rPr>
                <w:rStyle w:val="Hyperlink"/>
                <w:b/>
                <w:bCs/>
                <w:noProof/>
              </w:rPr>
              <w:t>Error! Hyperlink reference not valid.</w:t>
            </w:r>
          </w:ins>
          <w:del w:id="406" w:author="David Conklin" w:date="2021-04-07T06:46:00Z">
            <w:r w:rsidRPr="00D40569" w:rsidDel="002C300B">
              <w:rPr>
                <w:rStyle w:val="Hyperlink"/>
                <w:noProof/>
              </w:rPr>
              <w:delText>The wr_pous.csv file</w:delText>
            </w:r>
            <w:r w:rsidDel="002C300B">
              <w:rPr>
                <w:noProof/>
                <w:webHidden/>
              </w:rPr>
              <w:tab/>
            </w:r>
            <w:r w:rsidDel="002C300B">
              <w:rPr>
                <w:noProof/>
                <w:webHidden/>
              </w:rPr>
              <w:fldChar w:fldCharType="begin"/>
            </w:r>
            <w:r w:rsidDel="002C300B">
              <w:rPr>
                <w:noProof/>
                <w:webHidden/>
              </w:rPr>
              <w:delInstrText xml:space="preserve"> PAGEREF _Toc67556531 \h </w:delInstrText>
            </w:r>
            <w:r w:rsidDel="002C300B">
              <w:rPr>
                <w:noProof/>
                <w:webHidden/>
              </w:rPr>
            </w:r>
            <w:r w:rsidDel="002C300B">
              <w:rPr>
                <w:noProof/>
                <w:webHidden/>
              </w:rPr>
              <w:fldChar w:fldCharType="separate"/>
            </w:r>
            <w:r w:rsidDel="002C300B">
              <w:rPr>
                <w:noProof/>
                <w:webHidden/>
              </w:rPr>
              <w:delText>20</w:delText>
            </w:r>
            <w:r w:rsidDel="002C300B">
              <w:rPr>
                <w:noProof/>
                <w:webHidden/>
              </w:rPr>
              <w:fldChar w:fldCharType="end"/>
            </w:r>
            <w:r w:rsidRPr="00D40569" w:rsidDel="002C300B">
              <w:rPr>
                <w:rStyle w:val="Hyperlink"/>
                <w:noProof/>
              </w:rPr>
              <w:fldChar w:fldCharType="end"/>
            </w:r>
          </w:del>
        </w:p>
        <w:p w14:paraId="3F702155" w14:textId="2D9E0627" w:rsidR="000E6390" w:rsidDel="002C300B" w:rsidRDefault="000E6390">
          <w:pPr>
            <w:pStyle w:val="TOC2"/>
            <w:tabs>
              <w:tab w:val="right" w:leader="dot" w:pos="9350"/>
            </w:tabs>
            <w:rPr>
              <w:del w:id="407" w:author="David Conklin" w:date="2021-04-07T06:46:00Z"/>
              <w:rFonts w:eastAsiaTheme="minorEastAsia"/>
              <w:noProof/>
            </w:rPr>
          </w:pPr>
          <w:del w:id="4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"_Toc67556532"</w:delInstrText>
            </w:r>
            <w:r w:rsidRPr="00D40569" w:rsidDel="002C300B">
              <w:rPr>
                <w:rStyle w:val="Hyperlink"/>
                <w:noProof/>
              </w:rPr>
              <w:delInstrText xml:space="preserve"> </w:delInstrText>
            </w:r>
            <w:r w:rsidRPr="00D40569" w:rsidDel="002C300B">
              <w:rPr>
                <w:rStyle w:val="Hyperlink"/>
                <w:noProof/>
              </w:rPr>
              <w:fldChar w:fldCharType="separate"/>
            </w:r>
          </w:del>
          <w:ins w:id="409" w:author="David Conklin" w:date="2021-04-08T07:21:00Z">
            <w:r w:rsidR="00315870">
              <w:rPr>
                <w:rStyle w:val="Hyperlink"/>
                <w:b/>
                <w:bCs/>
                <w:noProof/>
              </w:rPr>
              <w:t>Error! Hyperlink reference not valid.</w:t>
            </w:r>
          </w:ins>
          <w:del w:id="410" w:author="David Conklin" w:date="2021-04-07T06:46:00Z">
            <w:r w:rsidRPr="00D40569" w:rsidDel="002C300B">
              <w:rPr>
                <w:rStyle w:val="Hyperlink"/>
                <w:noProof/>
              </w:rPr>
              <w:delText>Adding a water right</w:delText>
            </w:r>
            <w:r w:rsidDel="002C300B">
              <w:rPr>
                <w:noProof/>
                <w:webHidden/>
              </w:rPr>
              <w:tab/>
            </w:r>
            <w:r w:rsidDel="002C300B">
              <w:rPr>
                <w:noProof/>
                <w:webHidden/>
              </w:rPr>
              <w:fldChar w:fldCharType="begin"/>
            </w:r>
            <w:r w:rsidDel="002C300B">
              <w:rPr>
                <w:noProof/>
                <w:webHidden/>
              </w:rPr>
              <w:delInstrText xml:space="preserve"> PAGEREF _Toc67556532 \h </w:delInstrText>
            </w:r>
            <w:r w:rsidDel="002C300B">
              <w:rPr>
                <w:noProof/>
                <w:webHidden/>
              </w:rPr>
            </w:r>
            <w:r w:rsidDel="002C300B">
              <w:rPr>
                <w:noProof/>
                <w:webHidden/>
              </w:rPr>
              <w:fldChar w:fldCharType="separate"/>
            </w:r>
            <w:r w:rsidDel="002C300B">
              <w:rPr>
                <w:noProof/>
                <w:webHidden/>
              </w:rPr>
              <w:delText>21</w:delText>
            </w:r>
            <w:r w:rsidDel="002C300B">
              <w:rPr>
                <w:noProof/>
                <w:webHidden/>
              </w:rPr>
              <w:fldChar w:fldCharType="end"/>
            </w:r>
            <w:r w:rsidRPr="00D40569" w:rsidDel="002C300B">
              <w:rPr>
                <w:rStyle w:val="Hyperlink"/>
                <w:noProof/>
              </w:rPr>
              <w:fldChar w:fldCharType="end"/>
            </w:r>
          </w:del>
        </w:p>
        <w:p w14:paraId="4BBB942B" w14:textId="28DC2B68" w:rsidR="000E6390" w:rsidDel="002C300B" w:rsidRDefault="000E6390">
          <w:pPr>
            <w:pStyle w:val="TOC1"/>
            <w:tabs>
              <w:tab w:val="right" w:leader="dot" w:pos="9350"/>
            </w:tabs>
            <w:rPr>
              <w:del w:id="411" w:author="David Conklin" w:date="2021-04-07T06:46:00Z"/>
              <w:rFonts w:eastAsiaTheme="minorEastAsia"/>
              <w:noProof/>
            </w:rPr>
          </w:pPr>
          <w:del w:id="4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"_Toc67556533"</w:delInstrText>
            </w:r>
            <w:r w:rsidRPr="00D40569" w:rsidDel="002C300B">
              <w:rPr>
                <w:rStyle w:val="Hyperlink"/>
                <w:noProof/>
              </w:rPr>
              <w:delInstrText xml:space="preserve"> </w:delInstrText>
            </w:r>
            <w:r w:rsidRPr="00D40569" w:rsidDel="002C300B">
              <w:rPr>
                <w:rStyle w:val="Hyperlink"/>
                <w:noProof/>
              </w:rPr>
              <w:fldChar w:fldCharType="separate"/>
            </w:r>
          </w:del>
          <w:ins w:id="413" w:author="David Conklin" w:date="2021-04-08T07:21:00Z">
            <w:r w:rsidR="00315870">
              <w:rPr>
                <w:rStyle w:val="Hyperlink"/>
                <w:b/>
                <w:bCs/>
                <w:noProof/>
              </w:rPr>
              <w:t>Error! Hyperlink reference not valid.</w:t>
            </w:r>
          </w:ins>
          <w:del w:id="414" w:author="David Conklin" w:date="2021-04-07T06:46:00Z">
            <w:r w:rsidRPr="00D40569" w:rsidDel="002C300B">
              <w:rPr>
                <w:rStyle w:val="Hyperlink"/>
                <w:noProof/>
              </w:rPr>
              <w:delText>Stream flow and stream temperature</w:delText>
            </w:r>
            <w:r w:rsidDel="002C300B">
              <w:rPr>
                <w:noProof/>
                <w:webHidden/>
              </w:rPr>
              <w:tab/>
            </w:r>
            <w:r w:rsidDel="002C300B">
              <w:rPr>
                <w:noProof/>
                <w:webHidden/>
              </w:rPr>
              <w:fldChar w:fldCharType="begin"/>
            </w:r>
            <w:r w:rsidDel="002C300B">
              <w:rPr>
                <w:noProof/>
                <w:webHidden/>
              </w:rPr>
              <w:delInstrText xml:space="preserve"> PAGEREF _Toc67556533 \h </w:delInstrText>
            </w:r>
            <w:r w:rsidDel="002C300B">
              <w:rPr>
                <w:noProof/>
                <w:webHidden/>
              </w:rPr>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763021BD" w14:textId="5EF22513" w:rsidR="000E6390" w:rsidDel="002C300B" w:rsidRDefault="000E6390">
          <w:pPr>
            <w:pStyle w:val="TOC2"/>
            <w:tabs>
              <w:tab w:val="right" w:leader="dot" w:pos="9350"/>
            </w:tabs>
            <w:rPr>
              <w:del w:id="415" w:author="David Conklin" w:date="2021-04-07T06:46:00Z"/>
              <w:rFonts w:eastAsiaTheme="minorEastAsia"/>
              <w:noProof/>
            </w:rPr>
          </w:pPr>
          <w:del w:id="4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"_Toc67556534"</w:delInstrText>
            </w:r>
            <w:r w:rsidRPr="00D40569" w:rsidDel="002C300B">
              <w:rPr>
                <w:rStyle w:val="Hyperlink"/>
                <w:noProof/>
              </w:rPr>
              <w:delInstrText xml:space="preserve"> </w:delInstrText>
            </w:r>
            <w:r w:rsidRPr="00D40569" w:rsidDel="002C300B">
              <w:rPr>
                <w:rStyle w:val="Hyperlink"/>
                <w:noProof/>
              </w:rPr>
              <w:fldChar w:fldCharType="separate"/>
            </w:r>
          </w:del>
          <w:ins w:id="417" w:author="David Conklin" w:date="2021-04-08T07:21:00Z">
            <w:r w:rsidR="00315870">
              <w:rPr>
                <w:rStyle w:val="Hyperlink"/>
                <w:b/>
                <w:bCs/>
                <w:noProof/>
              </w:rPr>
              <w:t>Error! Hyperlink reference not valid.</w:t>
            </w:r>
          </w:ins>
          <w:del w:id="418" w:author="David Conklin" w:date="2021-04-07T06:46:00Z">
            <w:r w:rsidRPr="00D40569" w:rsidDel="002C300B">
              <w:rPr>
                <w:rStyle w:val="Hyperlink"/>
                <w:noProof/>
              </w:rPr>
              <w:delText>Water parcels</w:delText>
            </w:r>
            <w:r w:rsidDel="002C300B">
              <w:rPr>
                <w:noProof/>
                <w:webHidden/>
              </w:rPr>
              <w:tab/>
            </w:r>
            <w:r w:rsidDel="002C300B">
              <w:rPr>
                <w:noProof/>
                <w:webHidden/>
              </w:rPr>
              <w:fldChar w:fldCharType="begin"/>
            </w:r>
            <w:r w:rsidDel="002C300B">
              <w:rPr>
                <w:noProof/>
                <w:webHidden/>
              </w:rPr>
              <w:delInstrText xml:space="preserve"> PAGEREF _Toc67556534 \h </w:delInstrText>
            </w:r>
            <w:r w:rsidDel="002C300B">
              <w:rPr>
                <w:noProof/>
                <w:webHidden/>
              </w:rPr>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2F8B53FC" w14:textId="340BDB6A" w:rsidR="000E6390" w:rsidDel="002C300B" w:rsidRDefault="000E6390">
          <w:pPr>
            <w:pStyle w:val="TOC2"/>
            <w:tabs>
              <w:tab w:val="right" w:leader="dot" w:pos="9350"/>
            </w:tabs>
            <w:rPr>
              <w:del w:id="419" w:author="David Conklin" w:date="2021-04-07T06:46:00Z"/>
              <w:rFonts w:eastAsiaTheme="minorEastAsia"/>
              <w:noProof/>
            </w:rPr>
          </w:pPr>
          <w:del w:id="4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"_Toc67556535"</w:delInstrText>
            </w:r>
            <w:r w:rsidRPr="00D40569" w:rsidDel="002C300B">
              <w:rPr>
                <w:rStyle w:val="Hyperlink"/>
                <w:noProof/>
              </w:rPr>
              <w:delInstrText xml:space="preserve"> </w:delInstrText>
            </w:r>
            <w:r w:rsidRPr="00D40569" w:rsidDel="002C300B">
              <w:rPr>
                <w:rStyle w:val="Hyperlink"/>
                <w:noProof/>
              </w:rPr>
              <w:fldChar w:fldCharType="separate"/>
            </w:r>
          </w:del>
          <w:ins w:id="421" w:author="David Conklin" w:date="2021-04-08T07:21:00Z">
            <w:r w:rsidR="00315870">
              <w:rPr>
                <w:rStyle w:val="Hyperlink"/>
                <w:b/>
                <w:bCs/>
                <w:noProof/>
              </w:rPr>
              <w:t>Error! Hyperlink reference not valid.</w:t>
            </w:r>
          </w:ins>
          <w:del w:id="422" w:author="David Conklin" w:date="2021-04-07T06:46:00Z">
            <w:r w:rsidRPr="00D40569" w:rsidDel="002C300B">
              <w:rPr>
                <w:rStyle w:val="Hyperlink"/>
                <w:noProof/>
              </w:rPr>
              <w:delText>Daily water mass and energy balance</w:delText>
            </w:r>
            <w:r w:rsidDel="002C300B">
              <w:rPr>
                <w:noProof/>
                <w:webHidden/>
              </w:rPr>
              <w:tab/>
            </w:r>
            <w:r w:rsidDel="002C300B">
              <w:rPr>
                <w:noProof/>
                <w:webHidden/>
              </w:rPr>
              <w:fldChar w:fldCharType="begin"/>
            </w:r>
            <w:r w:rsidDel="002C300B">
              <w:rPr>
                <w:noProof/>
                <w:webHidden/>
              </w:rPr>
              <w:delInstrText xml:space="preserve"> PAGEREF _Toc67556535 \h </w:delInstrText>
            </w:r>
            <w:r w:rsidDel="002C300B">
              <w:rPr>
                <w:noProof/>
                <w:webHidden/>
              </w:rPr>
            </w:r>
            <w:r w:rsidDel="002C300B">
              <w:rPr>
                <w:noProof/>
                <w:webHidden/>
              </w:rPr>
              <w:fldChar w:fldCharType="separate"/>
            </w:r>
            <w:r w:rsidDel="002C300B">
              <w:rPr>
                <w:noProof/>
                <w:webHidden/>
              </w:rPr>
              <w:delText>22</w:delText>
            </w:r>
            <w:r w:rsidDel="002C300B">
              <w:rPr>
                <w:noProof/>
                <w:webHidden/>
              </w:rPr>
              <w:fldChar w:fldCharType="end"/>
            </w:r>
            <w:r w:rsidRPr="00D40569" w:rsidDel="002C300B">
              <w:rPr>
                <w:rStyle w:val="Hyperlink"/>
                <w:noProof/>
              </w:rPr>
              <w:fldChar w:fldCharType="end"/>
            </w:r>
          </w:del>
        </w:p>
        <w:p w14:paraId="0F21BBFF" w14:textId="3C8A1A55" w:rsidR="000E6390" w:rsidDel="002C300B" w:rsidRDefault="000E6390">
          <w:pPr>
            <w:pStyle w:val="TOC2"/>
            <w:tabs>
              <w:tab w:val="right" w:leader="dot" w:pos="9350"/>
            </w:tabs>
            <w:rPr>
              <w:del w:id="423" w:author="David Conklin" w:date="2021-04-07T06:46:00Z"/>
              <w:rFonts w:eastAsiaTheme="minorEastAsia"/>
              <w:noProof/>
            </w:rPr>
          </w:pPr>
          <w:del w:id="4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"_Toc67556536"</w:delInstrText>
            </w:r>
            <w:r w:rsidRPr="00D40569" w:rsidDel="002C300B">
              <w:rPr>
                <w:rStyle w:val="Hyperlink"/>
                <w:noProof/>
              </w:rPr>
              <w:delInstrText xml:space="preserve"> </w:delInstrText>
            </w:r>
            <w:r w:rsidRPr="00D40569" w:rsidDel="002C300B">
              <w:rPr>
                <w:rStyle w:val="Hyperlink"/>
                <w:noProof/>
              </w:rPr>
              <w:fldChar w:fldCharType="separate"/>
            </w:r>
          </w:del>
          <w:ins w:id="425" w:author="David Conklin" w:date="2021-04-08T07:21:00Z">
            <w:r w:rsidR="00315870">
              <w:rPr>
                <w:rStyle w:val="Hyperlink"/>
                <w:b/>
                <w:bCs/>
                <w:noProof/>
              </w:rPr>
              <w:t>Error! Hyperlink reference not valid.</w:t>
            </w:r>
          </w:ins>
          <w:del w:id="426" w:author="David Conklin" w:date="2021-04-07T06:46:00Z">
            <w:r w:rsidRPr="00D40569" w:rsidDel="002C300B">
              <w:rPr>
                <w:rStyle w:val="Hyperlink"/>
                <w:noProof/>
              </w:rPr>
              <w:delText>Estimating the rate of flow in a stream reach</w:delText>
            </w:r>
            <w:r w:rsidDel="002C300B">
              <w:rPr>
                <w:noProof/>
                <w:webHidden/>
              </w:rPr>
              <w:tab/>
            </w:r>
            <w:r w:rsidDel="002C300B">
              <w:rPr>
                <w:noProof/>
                <w:webHidden/>
              </w:rPr>
              <w:fldChar w:fldCharType="begin"/>
            </w:r>
            <w:r w:rsidDel="002C300B">
              <w:rPr>
                <w:noProof/>
                <w:webHidden/>
              </w:rPr>
              <w:delInstrText xml:space="preserve"> PAGEREF _Toc67556536 \h </w:delInstrText>
            </w:r>
            <w:r w:rsidDel="002C300B">
              <w:rPr>
                <w:noProof/>
                <w:webHidden/>
              </w:rPr>
            </w:r>
            <w:r w:rsidDel="002C300B">
              <w:rPr>
                <w:noProof/>
                <w:webHidden/>
              </w:rPr>
              <w:fldChar w:fldCharType="separate"/>
            </w:r>
            <w:r w:rsidDel="002C300B">
              <w:rPr>
                <w:noProof/>
                <w:webHidden/>
              </w:rPr>
              <w:delText>23</w:delText>
            </w:r>
            <w:r w:rsidDel="002C300B">
              <w:rPr>
                <w:noProof/>
                <w:webHidden/>
              </w:rPr>
              <w:fldChar w:fldCharType="end"/>
            </w:r>
            <w:r w:rsidRPr="00D40569" w:rsidDel="002C300B">
              <w:rPr>
                <w:rStyle w:val="Hyperlink"/>
                <w:noProof/>
              </w:rPr>
              <w:fldChar w:fldCharType="end"/>
            </w:r>
          </w:del>
        </w:p>
        <w:p w14:paraId="1C35EA20" w14:textId="203EF036" w:rsidR="000E6390" w:rsidDel="002C300B" w:rsidRDefault="000E6390">
          <w:pPr>
            <w:pStyle w:val="TOC2"/>
            <w:tabs>
              <w:tab w:val="right" w:leader="dot" w:pos="9350"/>
            </w:tabs>
            <w:rPr>
              <w:del w:id="427" w:author="David Conklin" w:date="2021-04-07T06:46:00Z"/>
              <w:rFonts w:eastAsiaTheme="minorEastAsia"/>
              <w:noProof/>
            </w:rPr>
          </w:pPr>
          <w:del w:id="4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"_Toc67556537"</w:delInstrText>
            </w:r>
            <w:r w:rsidRPr="00D40569" w:rsidDel="002C300B">
              <w:rPr>
                <w:rStyle w:val="Hyperlink"/>
                <w:noProof/>
              </w:rPr>
              <w:delInstrText xml:space="preserve"> </w:delInstrText>
            </w:r>
            <w:r w:rsidRPr="00D40569" w:rsidDel="002C300B">
              <w:rPr>
                <w:rStyle w:val="Hyperlink"/>
                <w:noProof/>
              </w:rPr>
              <w:fldChar w:fldCharType="separate"/>
            </w:r>
          </w:del>
          <w:ins w:id="429" w:author="David Conklin" w:date="2021-04-08T07:21:00Z">
            <w:r w:rsidR="00315870">
              <w:rPr>
                <w:rStyle w:val="Hyperlink"/>
                <w:b/>
                <w:bCs/>
                <w:noProof/>
              </w:rPr>
              <w:t>Error! Hyperlink reference not valid.</w:t>
            </w:r>
          </w:ins>
          <w:del w:id="430" w:author="David Conklin" w:date="2021-04-07T06:46:00Z">
            <w:r w:rsidRPr="00D40569" w:rsidDel="002C300B">
              <w:rPr>
                <w:rStyle w:val="Hyperlink"/>
                <w:noProof/>
              </w:rPr>
              <w:delText>Estimating the surface area of the water in a subreach</w:delText>
            </w:r>
            <w:r w:rsidDel="002C300B">
              <w:rPr>
                <w:noProof/>
                <w:webHidden/>
              </w:rPr>
              <w:tab/>
            </w:r>
            <w:r w:rsidDel="002C300B">
              <w:rPr>
                <w:noProof/>
                <w:webHidden/>
              </w:rPr>
              <w:fldChar w:fldCharType="begin"/>
            </w:r>
            <w:r w:rsidDel="002C300B">
              <w:rPr>
                <w:noProof/>
                <w:webHidden/>
              </w:rPr>
              <w:delInstrText xml:space="preserve"> PAGEREF _Toc67556537 \h </w:delInstrText>
            </w:r>
            <w:r w:rsidDel="002C300B">
              <w:rPr>
                <w:noProof/>
                <w:webHidden/>
              </w:rPr>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5B6381D9" w14:textId="6403AF3A" w:rsidR="000E6390" w:rsidDel="002C300B" w:rsidRDefault="000E6390">
          <w:pPr>
            <w:pStyle w:val="TOC2"/>
            <w:tabs>
              <w:tab w:val="right" w:leader="dot" w:pos="9350"/>
            </w:tabs>
            <w:rPr>
              <w:del w:id="431" w:author="David Conklin" w:date="2021-04-07T06:46:00Z"/>
              <w:rFonts w:eastAsiaTheme="minorEastAsia"/>
              <w:noProof/>
            </w:rPr>
          </w:pPr>
          <w:del w:id="4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"_Toc67556538"</w:delInstrText>
            </w:r>
            <w:r w:rsidRPr="00D40569" w:rsidDel="002C300B">
              <w:rPr>
                <w:rStyle w:val="Hyperlink"/>
                <w:noProof/>
              </w:rPr>
              <w:delInstrText xml:space="preserve"> </w:delInstrText>
            </w:r>
            <w:r w:rsidRPr="00D40569" w:rsidDel="002C300B">
              <w:rPr>
                <w:rStyle w:val="Hyperlink"/>
                <w:noProof/>
              </w:rPr>
              <w:fldChar w:fldCharType="separate"/>
            </w:r>
          </w:del>
          <w:ins w:id="433" w:author="David Conklin" w:date="2021-04-08T07:21:00Z">
            <w:r w:rsidR="00315870">
              <w:rPr>
                <w:rStyle w:val="Hyperlink"/>
                <w:b/>
                <w:bCs/>
                <w:noProof/>
              </w:rPr>
              <w:t>Error! Hyperlink reference not valid.</w:t>
            </w:r>
          </w:ins>
          <w:del w:id="434" w:author="David Conklin" w:date="2021-04-07T06:46:00Z">
            <w:r w:rsidRPr="00D40569" w:rsidDel="002C300B">
              <w:rPr>
                <w:rStyle w:val="Hyperlink"/>
                <w:noProof/>
              </w:rPr>
              <w:delText>Water temperature from thermal energy</w:delText>
            </w:r>
            <w:r w:rsidDel="002C300B">
              <w:rPr>
                <w:noProof/>
                <w:webHidden/>
              </w:rPr>
              <w:tab/>
            </w:r>
            <w:r w:rsidDel="002C300B">
              <w:rPr>
                <w:noProof/>
                <w:webHidden/>
              </w:rPr>
              <w:fldChar w:fldCharType="begin"/>
            </w:r>
            <w:r w:rsidDel="002C300B">
              <w:rPr>
                <w:noProof/>
                <w:webHidden/>
              </w:rPr>
              <w:delInstrText xml:space="preserve"> PAGEREF _Toc67556538 \h </w:delInstrText>
            </w:r>
            <w:r w:rsidDel="002C300B">
              <w:rPr>
                <w:noProof/>
                <w:webHidden/>
              </w:rPr>
            </w:r>
            <w:r w:rsidDel="002C300B">
              <w:rPr>
                <w:noProof/>
                <w:webHidden/>
              </w:rPr>
              <w:fldChar w:fldCharType="separate"/>
            </w:r>
            <w:r w:rsidDel="002C300B">
              <w:rPr>
                <w:noProof/>
                <w:webHidden/>
              </w:rPr>
              <w:delText>26</w:delText>
            </w:r>
            <w:r w:rsidDel="002C300B">
              <w:rPr>
                <w:noProof/>
                <w:webHidden/>
              </w:rPr>
              <w:fldChar w:fldCharType="end"/>
            </w:r>
            <w:r w:rsidRPr="00D40569" w:rsidDel="002C300B">
              <w:rPr>
                <w:rStyle w:val="Hyperlink"/>
                <w:noProof/>
              </w:rPr>
              <w:fldChar w:fldCharType="end"/>
            </w:r>
          </w:del>
        </w:p>
        <w:p w14:paraId="137952D4" w14:textId="7A28052B" w:rsidR="000E6390" w:rsidDel="002C300B" w:rsidRDefault="000E6390">
          <w:pPr>
            <w:pStyle w:val="TOC2"/>
            <w:tabs>
              <w:tab w:val="right" w:leader="dot" w:pos="9350"/>
            </w:tabs>
            <w:rPr>
              <w:del w:id="435" w:author="David Conklin" w:date="2021-04-07T06:46:00Z"/>
              <w:rFonts w:eastAsiaTheme="minorEastAsia"/>
              <w:noProof/>
            </w:rPr>
          </w:pPr>
          <w:del w:id="4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"_Toc67556539"</w:delInstrText>
            </w:r>
            <w:r w:rsidRPr="00D40569" w:rsidDel="002C300B">
              <w:rPr>
                <w:rStyle w:val="Hyperlink"/>
                <w:noProof/>
              </w:rPr>
              <w:delInstrText xml:space="preserve"> </w:delInstrText>
            </w:r>
            <w:r w:rsidRPr="00D40569" w:rsidDel="002C300B">
              <w:rPr>
                <w:rStyle w:val="Hyperlink"/>
                <w:noProof/>
              </w:rPr>
              <w:fldChar w:fldCharType="separate"/>
            </w:r>
          </w:del>
          <w:ins w:id="437" w:author="David Conklin" w:date="2021-04-08T07:21:00Z">
            <w:r w:rsidR="00315870">
              <w:rPr>
                <w:rStyle w:val="Hyperlink"/>
                <w:b/>
                <w:bCs/>
                <w:noProof/>
              </w:rPr>
              <w:t>Error! Hyperlink reference not valid.</w:t>
            </w:r>
          </w:ins>
          <w:del w:id="438" w:author="David Conklin" w:date="2021-04-07T06:46:00Z">
            <w:r w:rsidRPr="00D40569" w:rsidDel="002C300B">
              <w:rPr>
                <w:rStyle w:val="Hyperlink"/>
                <w:noProof/>
              </w:rPr>
              <w:delText>Initial conditions for Flow: the IC file</w:delText>
            </w:r>
            <w:r w:rsidDel="002C300B">
              <w:rPr>
                <w:noProof/>
                <w:webHidden/>
              </w:rPr>
              <w:tab/>
            </w:r>
            <w:r w:rsidDel="002C300B">
              <w:rPr>
                <w:noProof/>
                <w:webHidden/>
              </w:rPr>
              <w:fldChar w:fldCharType="begin"/>
            </w:r>
            <w:r w:rsidDel="002C300B">
              <w:rPr>
                <w:noProof/>
                <w:webHidden/>
              </w:rPr>
              <w:delInstrText xml:space="preserve"> PAGEREF _Toc67556539 \h </w:delInstrText>
            </w:r>
            <w:r w:rsidDel="002C300B">
              <w:rPr>
                <w:noProof/>
                <w:webHidden/>
              </w:rPr>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306B3F32" w14:textId="0275FD8B" w:rsidR="000E6390" w:rsidDel="002C300B" w:rsidRDefault="000E6390">
          <w:pPr>
            <w:pStyle w:val="TOC2"/>
            <w:tabs>
              <w:tab w:val="right" w:leader="dot" w:pos="9350"/>
            </w:tabs>
            <w:rPr>
              <w:del w:id="439" w:author="David Conklin" w:date="2021-04-07T06:46:00Z"/>
              <w:rFonts w:eastAsiaTheme="minorEastAsia"/>
              <w:noProof/>
            </w:rPr>
          </w:pPr>
          <w:del w:id="4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"_Toc67556540"</w:delInstrText>
            </w:r>
            <w:r w:rsidRPr="00D40569" w:rsidDel="002C300B">
              <w:rPr>
                <w:rStyle w:val="Hyperlink"/>
                <w:noProof/>
              </w:rPr>
              <w:delInstrText xml:space="preserve"> </w:delInstrText>
            </w:r>
            <w:r w:rsidRPr="00D40569" w:rsidDel="002C300B">
              <w:rPr>
                <w:rStyle w:val="Hyperlink"/>
                <w:noProof/>
              </w:rPr>
              <w:fldChar w:fldCharType="separate"/>
            </w:r>
          </w:del>
          <w:ins w:id="441" w:author="David Conklin" w:date="2021-04-08T07:21:00Z">
            <w:r w:rsidR="00315870">
              <w:rPr>
                <w:rStyle w:val="Hyperlink"/>
                <w:b/>
                <w:bCs/>
                <w:noProof/>
              </w:rPr>
              <w:t>Error! Hyperlink reference not valid.</w:t>
            </w:r>
          </w:ins>
          <w:del w:id="442" w:author="David Conklin" w:date="2021-04-07T06:46:00Z">
            <w:r w:rsidRPr="00D40569" w:rsidDel="002C300B">
              <w:rPr>
                <w:rStyle w:val="Hyperlink"/>
                <w:noProof/>
              </w:rPr>
              <w:delText>Boundary conditions for stream water temperature</w:delText>
            </w:r>
            <w:r w:rsidDel="002C300B">
              <w:rPr>
                <w:noProof/>
                <w:webHidden/>
              </w:rPr>
              <w:tab/>
            </w:r>
            <w:r w:rsidDel="002C300B">
              <w:rPr>
                <w:noProof/>
                <w:webHidden/>
              </w:rPr>
              <w:fldChar w:fldCharType="begin"/>
            </w:r>
            <w:r w:rsidDel="002C300B">
              <w:rPr>
                <w:noProof/>
                <w:webHidden/>
              </w:rPr>
              <w:delInstrText xml:space="preserve"> PAGEREF _Toc67556540 \h </w:delInstrText>
            </w:r>
            <w:r w:rsidDel="002C300B">
              <w:rPr>
                <w:noProof/>
                <w:webHidden/>
              </w:rPr>
            </w:r>
            <w:r w:rsidDel="002C300B">
              <w:rPr>
                <w:noProof/>
                <w:webHidden/>
              </w:rPr>
              <w:fldChar w:fldCharType="separate"/>
            </w:r>
            <w:r w:rsidDel="002C300B">
              <w:rPr>
                <w:noProof/>
                <w:webHidden/>
              </w:rPr>
              <w:delText>27</w:delText>
            </w:r>
            <w:r w:rsidDel="002C300B">
              <w:rPr>
                <w:noProof/>
                <w:webHidden/>
              </w:rPr>
              <w:fldChar w:fldCharType="end"/>
            </w:r>
            <w:r w:rsidRPr="00D40569" w:rsidDel="002C300B">
              <w:rPr>
                <w:rStyle w:val="Hyperlink"/>
                <w:noProof/>
              </w:rPr>
              <w:fldChar w:fldCharType="end"/>
            </w:r>
          </w:del>
        </w:p>
        <w:p w14:paraId="1D643323" w14:textId="3E3E4D7A" w:rsidR="000E6390" w:rsidDel="002C300B" w:rsidRDefault="000E6390">
          <w:pPr>
            <w:pStyle w:val="TOC2"/>
            <w:tabs>
              <w:tab w:val="right" w:leader="dot" w:pos="9350"/>
            </w:tabs>
            <w:rPr>
              <w:del w:id="443" w:author="David Conklin" w:date="2021-04-07T06:46:00Z"/>
              <w:rFonts w:eastAsiaTheme="minorEastAsia"/>
              <w:noProof/>
            </w:rPr>
          </w:pPr>
          <w:del w:id="4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"_Toc67556541"</w:delInstrText>
            </w:r>
            <w:r w:rsidRPr="00D40569" w:rsidDel="002C300B">
              <w:rPr>
                <w:rStyle w:val="Hyperlink"/>
                <w:noProof/>
              </w:rPr>
              <w:delInstrText xml:space="preserve"> </w:delInstrText>
            </w:r>
            <w:r w:rsidRPr="00D40569" w:rsidDel="002C300B">
              <w:rPr>
                <w:rStyle w:val="Hyperlink"/>
                <w:noProof/>
              </w:rPr>
              <w:fldChar w:fldCharType="separate"/>
            </w:r>
          </w:del>
          <w:ins w:id="445" w:author="David Conklin" w:date="2021-04-08T07:21:00Z">
            <w:r w:rsidR="00315870">
              <w:rPr>
                <w:rStyle w:val="Hyperlink"/>
                <w:b/>
                <w:bCs/>
                <w:noProof/>
              </w:rPr>
              <w:t>Error! Hyperlink reference not valid.</w:t>
            </w:r>
          </w:ins>
          <w:del w:id="446" w:author="David Conklin" w:date="2021-04-07T06:46:00Z">
            <w:r w:rsidRPr="00D40569" w:rsidDel="002C300B">
              <w:rPr>
                <w:rStyle w:val="Hyperlink"/>
                <w:noProof/>
              </w:rPr>
              <w:delText>Thermal stratification in reservoirs</w:delText>
            </w:r>
            <w:r w:rsidDel="002C300B">
              <w:rPr>
                <w:noProof/>
                <w:webHidden/>
              </w:rPr>
              <w:tab/>
            </w:r>
            <w:r w:rsidDel="002C300B">
              <w:rPr>
                <w:noProof/>
                <w:webHidden/>
              </w:rPr>
              <w:fldChar w:fldCharType="begin"/>
            </w:r>
            <w:r w:rsidDel="002C300B">
              <w:rPr>
                <w:noProof/>
                <w:webHidden/>
              </w:rPr>
              <w:delInstrText xml:space="preserve"> PAGEREF _Toc67556541 \h </w:delInstrText>
            </w:r>
            <w:r w:rsidDel="002C300B">
              <w:rPr>
                <w:noProof/>
                <w:webHidden/>
              </w:rPr>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280A949E" w14:textId="63965C0C" w:rsidR="000E6390" w:rsidDel="002C300B" w:rsidRDefault="000E6390">
          <w:pPr>
            <w:pStyle w:val="TOC2"/>
            <w:tabs>
              <w:tab w:val="right" w:leader="dot" w:pos="9350"/>
            </w:tabs>
            <w:rPr>
              <w:del w:id="447" w:author="David Conklin" w:date="2021-04-07T06:46:00Z"/>
              <w:rFonts w:eastAsiaTheme="minorEastAsia"/>
              <w:noProof/>
            </w:rPr>
          </w:pPr>
          <w:del w:id="4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"_Toc67556542"</w:delInstrText>
            </w:r>
            <w:r w:rsidRPr="00D40569" w:rsidDel="002C300B">
              <w:rPr>
                <w:rStyle w:val="Hyperlink"/>
                <w:noProof/>
              </w:rPr>
              <w:delInstrText xml:space="preserve"> </w:delInstrText>
            </w:r>
            <w:r w:rsidRPr="00D40569" w:rsidDel="002C300B">
              <w:rPr>
                <w:rStyle w:val="Hyperlink"/>
                <w:noProof/>
              </w:rPr>
              <w:fldChar w:fldCharType="separate"/>
            </w:r>
          </w:del>
          <w:ins w:id="449" w:author="David Conklin" w:date="2021-04-08T07:21:00Z">
            <w:r w:rsidR="00315870">
              <w:rPr>
                <w:rStyle w:val="Hyperlink"/>
                <w:b/>
                <w:bCs/>
                <w:noProof/>
              </w:rPr>
              <w:t>Error! Hyperlink reference not valid.</w:t>
            </w:r>
          </w:ins>
          <w:del w:id="450" w:author="David Conklin" w:date="2021-04-07T06:46:00Z">
            <w:r w:rsidRPr="00D40569" w:rsidDel="002C300B">
              <w:rPr>
                <w:rStyle w:val="Hyperlink"/>
                <w:noProof/>
              </w:rPr>
              <w:delText>Thermal loading</w:delText>
            </w:r>
            <w:r w:rsidDel="002C300B">
              <w:rPr>
                <w:noProof/>
                <w:webHidden/>
              </w:rPr>
              <w:tab/>
            </w:r>
            <w:r w:rsidDel="002C300B">
              <w:rPr>
                <w:noProof/>
                <w:webHidden/>
              </w:rPr>
              <w:fldChar w:fldCharType="begin"/>
            </w:r>
            <w:r w:rsidDel="002C300B">
              <w:rPr>
                <w:noProof/>
                <w:webHidden/>
              </w:rPr>
              <w:delInstrText xml:space="preserve"> PAGEREF _Toc67556542 \h </w:delInstrText>
            </w:r>
            <w:r w:rsidDel="002C300B">
              <w:rPr>
                <w:noProof/>
                <w:webHidden/>
              </w:rPr>
            </w:r>
            <w:r w:rsidDel="002C300B">
              <w:rPr>
                <w:noProof/>
                <w:webHidden/>
              </w:rPr>
              <w:fldChar w:fldCharType="separate"/>
            </w:r>
            <w:r w:rsidDel="002C300B">
              <w:rPr>
                <w:noProof/>
                <w:webHidden/>
              </w:rPr>
              <w:delText>28</w:delText>
            </w:r>
            <w:r w:rsidDel="002C300B">
              <w:rPr>
                <w:noProof/>
                <w:webHidden/>
              </w:rPr>
              <w:fldChar w:fldCharType="end"/>
            </w:r>
            <w:r w:rsidRPr="00D40569" w:rsidDel="002C300B">
              <w:rPr>
                <w:rStyle w:val="Hyperlink"/>
                <w:noProof/>
              </w:rPr>
              <w:fldChar w:fldCharType="end"/>
            </w:r>
          </w:del>
        </w:p>
        <w:p w14:paraId="38F42F24" w14:textId="74B9EC8A" w:rsidR="000E6390" w:rsidDel="002C300B" w:rsidRDefault="000E6390">
          <w:pPr>
            <w:pStyle w:val="TOC1"/>
            <w:tabs>
              <w:tab w:val="right" w:leader="dot" w:pos="9350"/>
            </w:tabs>
            <w:rPr>
              <w:del w:id="451" w:author="David Conklin" w:date="2021-04-07T06:46:00Z"/>
              <w:rFonts w:eastAsiaTheme="minorEastAsia"/>
              <w:noProof/>
            </w:rPr>
          </w:pPr>
          <w:del w:id="4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"_Toc67556543"</w:delInstrText>
            </w:r>
            <w:r w:rsidRPr="00D40569" w:rsidDel="002C300B">
              <w:rPr>
                <w:rStyle w:val="Hyperlink"/>
                <w:noProof/>
              </w:rPr>
              <w:delInstrText xml:space="preserve"> </w:delInstrText>
            </w:r>
            <w:r w:rsidRPr="00D40569" w:rsidDel="002C300B">
              <w:rPr>
                <w:rStyle w:val="Hyperlink"/>
                <w:noProof/>
              </w:rPr>
              <w:fldChar w:fldCharType="separate"/>
            </w:r>
          </w:del>
          <w:ins w:id="453" w:author="David Conklin" w:date="2021-04-08T07:21:00Z">
            <w:r w:rsidR="00315870">
              <w:rPr>
                <w:rStyle w:val="Hyperlink"/>
                <w:b/>
                <w:bCs/>
                <w:noProof/>
              </w:rPr>
              <w:t>Error! Hyperlink reference not valid.</w:t>
            </w:r>
          </w:ins>
          <w:del w:id="454" w:author="David Conklin" w:date="2021-04-07T06:46:00Z">
            <w:r w:rsidRPr="00D40569" w:rsidDel="002C300B">
              <w:rPr>
                <w:rStyle w:val="Hyperlink"/>
                <w:noProof/>
              </w:rPr>
              <w:delText>Reservoirs</w:delText>
            </w:r>
            <w:r w:rsidDel="002C300B">
              <w:rPr>
                <w:noProof/>
                <w:webHidden/>
              </w:rPr>
              <w:tab/>
            </w:r>
            <w:r w:rsidDel="002C300B">
              <w:rPr>
                <w:noProof/>
                <w:webHidden/>
              </w:rPr>
              <w:fldChar w:fldCharType="begin"/>
            </w:r>
            <w:r w:rsidDel="002C300B">
              <w:rPr>
                <w:noProof/>
                <w:webHidden/>
              </w:rPr>
              <w:delInstrText xml:space="preserve"> PAGEREF _Toc67556543 \h </w:delInstrText>
            </w:r>
            <w:r w:rsidDel="002C300B">
              <w:rPr>
                <w:noProof/>
                <w:webHidden/>
              </w:rPr>
            </w:r>
            <w:r w:rsidDel="002C300B">
              <w:rPr>
                <w:noProof/>
                <w:webHidden/>
              </w:rPr>
              <w:fldChar w:fldCharType="separate"/>
            </w:r>
            <w:r w:rsidDel="002C300B">
              <w:rPr>
                <w:noProof/>
                <w:webHidden/>
              </w:rPr>
              <w:delText>29</w:delText>
            </w:r>
            <w:r w:rsidDel="002C300B">
              <w:rPr>
                <w:noProof/>
                <w:webHidden/>
              </w:rPr>
              <w:fldChar w:fldCharType="end"/>
            </w:r>
            <w:r w:rsidRPr="00D40569" w:rsidDel="002C300B">
              <w:rPr>
                <w:rStyle w:val="Hyperlink"/>
                <w:noProof/>
              </w:rPr>
              <w:fldChar w:fldCharType="end"/>
            </w:r>
          </w:del>
        </w:p>
        <w:p w14:paraId="0AC14555" w14:textId="716C0D7D" w:rsidR="000E6390" w:rsidDel="002C300B" w:rsidRDefault="000E6390">
          <w:pPr>
            <w:pStyle w:val="TOC2"/>
            <w:tabs>
              <w:tab w:val="right" w:leader="dot" w:pos="9350"/>
            </w:tabs>
            <w:rPr>
              <w:del w:id="455" w:author="David Conklin" w:date="2021-04-07T06:46:00Z"/>
              <w:rFonts w:eastAsiaTheme="minorEastAsia"/>
              <w:noProof/>
            </w:rPr>
          </w:pPr>
          <w:del w:id="4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"_Toc67556544"</w:delInstrText>
            </w:r>
            <w:r w:rsidRPr="00D40569" w:rsidDel="002C300B">
              <w:rPr>
                <w:rStyle w:val="Hyperlink"/>
                <w:noProof/>
              </w:rPr>
              <w:delInstrText xml:space="preserve"> </w:delInstrText>
            </w:r>
            <w:r w:rsidRPr="00D40569" w:rsidDel="002C300B">
              <w:rPr>
                <w:rStyle w:val="Hyperlink"/>
                <w:noProof/>
              </w:rPr>
              <w:fldChar w:fldCharType="separate"/>
            </w:r>
          </w:del>
          <w:ins w:id="457" w:author="David Conklin" w:date="2021-04-08T07:21:00Z">
            <w:r w:rsidR="00315870">
              <w:rPr>
                <w:rStyle w:val="Hyperlink"/>
                <w:b/>
                <w:bCs/>
                <w:noProof/>
              </w:rPr>
              <w:t>Error! Hyperlink reference not valid.</w:t>
            </w:r>
          </w:ins>
          <w:del w:id="458" w:author="David Conklin" w:date="2021-04-07T06:46:00Z">
            <w:r w:rsidRPr="00D40569" w:rsidDel="002C300B">
              <w:rPr>
                <w:rStyle w:val="Hyperlink"/>
                <w:noProof/>
              </w:rPr>
              <w:delText>Reservoir data</w:delText>
            </w:r>
            <w:r w:rsidDel="002C300B">
              <w:rPr>
                <w:noProof/>
                <w:webHidden/>
              </w:rPr>
              <w:tab/>
            </w:r>
            <w:r w:rsidDel="002C300B">
              <w:rPr>
                <w:noProof/>
                <w:webHidden/>
              </w:rPr>
              <w:fldChar w:fldCharType="begin"/>
            </w:r>
            <w:r w:rsidDel="002C300B">
              <w:rPr>
                <w:noProof/>
                <w:webHidden/>
              </w:rPr>
              <w:delInstrText xml:space="preserve"> PAGEREF _Toc67556544 \h </w:delInstrText>
            </w:r>
            <w:r w:rsidDel="002C300B">
              <w:rPr>
                <w:noProof/>
                <w:webHidden/>
              </w:rPr>
            </w:r>
            <w:r w:rsidDel="002C300B">
              <w:rPr>
                <w:noProof/>
                <w:webHidden/>
              </w:rPr>
              <w:fldChar w:fldCharType="separate"/>
            </w:r>
            <w:r w:rsidDel="002C300B">
              <w:rPr>
                <w:noProof/>
                <w:webHidden/>
              </w:rPr>
              <w:delText>30</w:delText>
            </w:r>
            <w:r w:rsidDel="002C300B">
              <w:rPr>
                <w:noProof/>
                <w:webHidden/>
              </w:rPr>
              <w:fldChar w:fldCharType="end"/>
            </w:r>
            <w:r w:rsidRPr="00D40569" w:rsidDel="002C300B">
              <w:rPr>
                <w:rStyle w:val="Hyperlink"/>
                <w:noProof/>
              </w:rPr>
              <w:fldChar w:fldCharType="end"/>
            </w:r>
          </w:del>
        </w:p>
        <w:p w14:paraId="338D8BC5" w14:textId="311065E4" w:rsidR="000E6390" w:rsidDel="002C300B" w:rsidRDefault="000E6390">
          <w:pPr>
            <w:pStyle w:val="TOC2"/>
            <w:tabs>
              <w:tab w:val="right" w:leader="dot" w:pos="9350"/>
            </w:tabs>
            <w:rPr>
              <w:del w:id="459" w:author="David Conklin" w:date="2021-04-07T06:46:00Z"/>
              <w:rFonts w:eastAsiaTheme="minorEastAsia"/>
              <w:noProof/>
            </w:rPr>
          </w:pPr>
          <w:del w:id="4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"_Toc67556545"</w:delInstrText>
            </w:r>
            <w:r w:rsidRPr="00D40569" w:rsidDel="002C300B">
              <w:rPr>
                <w:rStyle w:val="Hyperlink"/>
                <w:noProof/>
              </w:rPr>
              <w:delInstrText xml:space="preserve"> </w:delInstrText>
            </w:r>
            <w:r w:rsidRPr="00D40569" w:rsidDel="002C300B">
              <w:rPr>
                <w:rStyle w:val="Hyperlink"/>
                <w:noProof/>
              </w:rPr>
              <w:fldChar w:fldCharType="separate"/>
            </w:r>
          </w:del>
          <w:ins w:id="461" w:author="David Conklin" w:date="2021-04-08T07:21:00Z">
            <w:r w:rsidR="00315870">
              <w:rPr>
                <w:rStyle w:val="Hyperlink"/>
                <w:b/>
                <w:bCs/>
                <w:noProof/>
              </w:rPr>
              <w:t>Error! Hyperlink reference not valid.</w:t>
            </w:r>
          </w:ins>
          <w:del w:id="462" w:author="David Conklin" w:date="2021-04-07T06:46:00Z">
            <w:r w:rsidRPr="00D40569" w:rsidDel="002C300B">
              <w:rPr>
                <w:rStyle w:val="Hyperlink"/>
                <w:noProof/>
              </w:rPr>
              <w:delText>Reservoir data sources</w:delText>
            </w:r>
            <w:r w:rsidDel="002C300B">
              <w:rPr>
                <w:noProof/>
                <w:webHidden/>
              </w:rPr>
              <w:tab/>
            </w:r>
            <w:r w:rsidDel="002C300B">
              <w:rPr>
                <w:noProof/>
                <w:webHidden/>
              </w:rPr>
              <w:fldChar w:fldCharType="begin"/>
            </w:r>
            <w:r w:rsidDel="002C300B">
              <w:rPr>
                <w:noProof/>
                <w:webHidden/>
              </w:rPr>
              <w:delInstrText xml:space="preserve"> PAGEREF _Toc67556545 \h </w:delInstrText>
            </w:r>
            <w:r w:rsidDel="002C300B">
              <w:rPr>
                <w:noProof/>
                <w:webHidden/>
              </w:rPr>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5837DFC1" w14:textId="6F0CEC45" w:rsidR="000E6390" w:rsidDel="002C300B" w:rsidRDefault="000E6390">
          <w:pPr>
            <w:pStyle w:val="TOC1"/>
            <w:tabs>
              <w:tab w:val="right" w:leader="dot" w:pos="9350"/>
            </w:tabs>
            <w:rPr>
              <w:del w:id="463" w:author="David Conklin" w:date="2021-04-07T06:46:00Z"/>
              <w:rFonts w:eastAsiaTheme="minorEastAsia"/>
              <w:noProof/>
            </w:rPr>
          </w:pPr>
          <w:del w:id="4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"_Toc67556546"</w:delInstrText>
            </w:r>
            <w:r w:rsidRPr="00D40569" w:rsidDel="002C300B">
              <w:rPr>
                <w:rStyle w:val="Hyperlink"/>
                <w:noProof/>
              </w:rPr>
              <w:delInstrText xml:space="preserve"> </w:delInstrText>
            </w:r>
            <w:r w:rsidRPr="00D40569" w:rsidDel="002C300B">
              <w:rPr>
                <w:rStyle w:val="Hyperlink"/>
                <w:noProof/>
              </w:rPr>
              <w:fldChar w:fldCharType="separate"/>
            </w:r>
          </w:del>
          <w:ins w:id="465" w:author="David Conklin" w:date="2021-04-08T07:21:00Z">
            <w:r w:rsidR="00315870">
              <w:rPr>
                <w:rStyle w:val="Hyperlink"/>
                <w:b/>
                <w:bCs/>
                <w:noProof/>
              </w:rPr>
              <w:t>Error! Hyperlink reference not valid.</w:t>
            </w:r>
          </w:ins>
          <w:del w:id="466" w:author="David Conklin" w:date="2021-04-07T06:46:00Z">
            <w:r w:rsidRPr="00D40569" w:rsidDel="002C300B">
              <w:rPr>
                <w:rStyle w:val="Hyperlink"/>
                <w:noProof/>
              </w:rPr>
              <w:delText>Creating a new study area from a watershed within the WRB</w:delText>
            </w:r>
            <w:r w:rsidDel="002C300B">
              <w:rPr>
                <w:noProof/>
                <w:webHidden/>
              </w:rPr>
              <w:tab/>
            </w:r>
            <w:r w:rsidDel="002C300B">
              <w:rPr>
                <w:noProof/>
                <w:webHidden/>
              </w:rPr>
              <w:fldChar w:fldCharType="begin"/>
            </w:r>
            <w:r w:rsidDel="002C300B">
              <w:rPr>
                <w:noProof/>
                <w:webHidden/>
              </w:rPr>
              <w:delInstrText xml:space="preserve"> PAGEREF _Toc67556546 \h </w:delInstrText>
            </w:r>
            <w:r w:rsidDel="002C300B">
              <w:rPr>
                <w:noProof/>
                <w:webHidden/>
              </w:rPr>
            </w:r>
            <w:r w:rsidDel="002C300B">
              <w:rPr>
                <w:noProof/>
                <w:webHidden/>
              </w:rPr>
              <w:fldChar w:fldCharType="separate"/>
            </w:r>
            <w:r w:rsidDel="002C300B">
              <w:rPr>
                <w:noProof/>
                <w:webHidden/>
              </w:rPr>
              <w:delText>32</w:delText>
            </w:r>
            <w:r w:rsidDel="002C300B">
              <w:rPr>
                <w:noProof/>
                <w:webHidden/>
              </w:rPr>
              <w:fldChar w:fldCharType="end"/>
            </w:r>
            <w:r w:rsidRPr="00D40569" w:rsidDel="002C300B">
              <w:rPr>
                <w:rStyle w:val="Hyperlink"/>
                <w:noProof/>
              </w:rPr>
              <w:fldChar w:fldCharType="end"/>
            </w:r>
          </w:del>
        </w:p>
        <w:p w14:paraId="728FCB1F" w14:textId="33FAA7FF" w:rsidR="000E6390" w:rsidDel="002C300B" w:rsidRDefault="000E6390">
          <w:pPr>
            <w:pStyle w:val="TOC2"/>
            <w:tabs>
              <w:tab w:val="right" w:leader="dot" w:pos="9350"/>
            </w:tabs>
            <w:rPr>
              <w:del w:id="467" w:author="David Conklin" w:date="2021-04-07T06:46:00Z"/>
              <w:rFonts w:eastAsiaTheme="minorEastAsia"/>
              <w:noProof/>
            </w:rPr>
          </w:pPr>
          <w:del w:id="4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"_Toc67556547"</w:delInstrText>
            </w:r>
            <w:r w:rsidRPr="00D40569" w:rsidDel="002C300B">
              <w:rPr>
                <w:rStyle w:val="Hyperlink"/>
                <w:noProof/>
              </w:rPr>
              <w:delInstrText xml:space="preserve"> </w:delInstrText>
            </w:r>
            <w:r w:rsidRPr="00D40569" w:rsidDel="002C300B">
              <w:rPr>
                <w:rStyle w:val="Hyperlink"/>
                <w:noProof/>
              </w:rPr>
              <w:fldChar w:fldCharType="separate"/>
            </w:r>
          </w:del>
          <w:ins w:id="469" w:author="David Conklin" w:date="2021-04-08T07:21:00Z">
            <w:r w:rsidR="00315870">
              <w:rPr>
                <w:rStyle w:val="Hyperlink"/>
                <w:b/>
                <w:bCs/>
                <w:noProof/>
              </w:rPr>
              <w:t>Error! Hyperlink reference not valid.</w:t>
            </w:r>
          </w:ins>
          <w:del w:id="470" w:author="David Conklin" w:date="2021-04-07T06:46:00Z">
            <w:r w:rsidRPr="00D40569" w:rsidDel="002C300B">
              <w:rPr>
                <w:rStyle w:val="Hyperlink"/>
                <w:noProof/>
              </w:rPr>
              <w:delText>Limitations of subbasin simulations</w:delText>
            </w:r>
            <w:r w:rsidDel="002C300B">
              <w:rPr>
                <w:noProof/>
                <w:webHidden/>
              </w:rPr>
              <w:tab/>
            </w:r>
            <w:r w:rsidDel="002C300B">
              <w:rPr>
                <w:noProof/>
                <w:webHidden/>
              </w:rPr>
              <w:fldChar w:fldCharType="begin"/>
            </w:r>
            <w:r w:rsidDel="002C300B">
              <w:rPr>
                <w:noProof/>
                <w:webHidden/>
              </w:rPr>
              <w:delInstrText xml:space="preserve"> PAGEREF _Toc67556547 \h </w:delInstrText>
            </w:r>
            <w:r w:rsidDel="002C300B">
              <w:rPr>
                <w:noProof/>
                <w:webHidden/>
              </w:rPr>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11706691" w14:textId="05833BC0" w:rsidR="000E6390" w:rsidDel="002C300B" w:rsidRDefault="000E6390">
          <w:pPr>
            <w:pStyle w:val="TOC1"/>
            <w:tabs>
              <w:tab w:val="right" w:leader="dot" w:pos="9350"/>
            </w:tabs>
            <w:rPr>
              <w:del w:id="471" w:author="David Conklin" w:date="2021-04-07T06:46:00Z"/>
              <w:rFonts w:eastAsiaTheme="minorEastAsia"/>
              <w:noProof/>
            </w:rPr>
          </w:pPr>
          <w:del w:id="4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"_Toc67556548"</w:delInstrText>
            </w:r>
            <w:r w:rsidRPr="00D40569" w:rsidDel="002C300B">
              <w:rPr>
                <w:rStyle w:val="Hyperlink"/>
                <w:noProof/>
              </w:rPr>
              <w:delInstrText xml:space="preserve"> </w:delInstrText>
            </w:r>
            <w:r w:rsidRPr="00D40569" w:rsidDel="002C300B">
              <w:rPr>
                <w:rStyle w:val="Hyperlink"/>
                <w:noProof/>
              </w:rPr>
              <w:fldChar w:fldCharType="separate"/>
            </w:r>
          </w:del>
          <w:ins w:id="473" w:author="David Conklin" w:date="2021-04-08T07:21:00Z">
            <w:r w:rsidR="00315870">
              <w:rPr>
                <w:rStyle w:val="Hyperlink"/>
                <w:b/>
                <w:bCs/>
                <w:noProof/>
              </w:rPr>
              <w:t>Error! Hyperlink reference not valid.</w:t>
            </w:r>
          </w:ins>
          <w:del w:id="474" w:author="David Conklin" w:date="2021-04-07T06:46:00Z">
            <w:r w:rsidRPr="00D40569" w:rsidDel="002C300B">
              <w:rPr>
                <w:rStyle w:val="Hyperlink"/>
                <w:noProof/>
              </w:rPr>
              <w:delText>Calibration procedure</w:delText>
            </w:r>
            <w:r w:rsidDel="002C300B">
              <w:rPr>
                <w:noProof/>
                <w:webHidden/>
              </w:rPr>
              <w:tab/>
            </w:r>
            <w:r w:rsidDel="002C300B">
              <w:rPr>
                <w:noProof/>
                <w:webHidden/>
              </w:rPr>
              <w:fldChar w:fldCharType="begin"/>
            </w:r>
            <w:r w:rsidDel="002C300B">
              <w:rPr>
                <w:noProof/>
                <w:webHidden/>
              </w:rPr>
              <w:delInstrText xml:space="preserve"> PAGEREF _Toc67556548 \h </w:delInstrText>
            </w:r>
            <w:r w:rsidDel="002C300B">
              <w:rPr>
                <w:noProof/>
                <w:webHidden/>
              </w:rPr>
            </w:r>
            <w:r w:rsidDel="002C300B">
              <w:rPr>
                <w:noProof/>
                <w:webHidden/>
              </w:rPr>
              <w:fldChar w:fldCharType="separate"/>
            </w:r>
            <w:r w:rsidDel="002C300B">
              <w:rPr>
                <w:noProof/>
                <w:webHidden/>
              </w:rPr>
              <w:delText>34</w:delText>
            </w:r>
            <w:r w:rsidDel="002C300B">
              <w:rPr>
                <w:noProof/>
                <w:webHidden/>
              </w:rPr>
              <w:fldChar w:fldCharType="end"/>
            </w:r>
            <w:r w:rsidRPr="00D40569" w:rsidDel="002C300B">
              <w:rPr>
                <w:rStyle w:val="Hyperlink"/>
                <w:noProof/>
              </w:rPr>
              <w:fldChar w:fldCharType="end"/>
            </w:r>
          </w:del>
        </w:p>
        <w:p w14:paraId="201B775C" w14:textId="5A33C795" w:rsidR="000E6390" w:rsidDel="002C300B" w:rsidRDefault="000E6390">
          <w:pPr>
            <w:pStyle w:val="TOC2"/>
            <w:tabs>
              <w:tab w:val="right" w:leader="dot" w:pos="9350"/>
            </w:tabs>
            <w:rPr>
              <w:del w:id="475" w:author="David Conklin" w:date="2021-04-07T06:46:00Z"/>
              <w:rFonts w:eastAsiaTheme="minorEastAsia"/>
              <w:noProof/>
            </w:rPr>
          </w:pPr>
          <w:del w:id="4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"_Toc67556549"</w:delInstrText>
            </w:r>
            <w:r w:rsidRPr="00D40569" w:rsidDel="002C300B">
              <w:rPr>
                <w:rStyle w:val="Hyperlink"/>
                <w:noProof/>
              </w:rPr>
              <w:delInstrText xml:space="preserve"> </w:delInstrText>
            </w:r>
            <w:r w:rsidRPr="00D40569" w:rsidDel="002C300B">
              <w:rPr>
                <w:rStyle w:val="Hyperlink"/>
                <w:noProof/>
              </w:rPr>
              <w:fldChar w:fldCharType="separate"/>
            </w:r>
          </w:del>
          <w:ins w:id="477" w:author="David Conklin" w:date="2021-04-08T07:21:00Z">
            <w:r w:rsidR="00315870">
              <w:rPr>
                <w:rStyle w:val="Hyperlink"/>
                <w:b/>
                <w:bCs/>
                <w:noProof/>
              </w:rPr>
              <w:t>Error! Hyperlink reference not valid.</w:t>
            </w:r>
          </w:ins>
          <w:del w:id="478" w:author="David Conklin" w:date="2021-04-07T06:46:00Z">
            <w:r w:rsidRPr="00D40569" w:rsidDel="002C300B">
              <w:rPr>
                <w:rStyle w:val="Hyperlink"/>
                <w:noProof/>
              </w:rPr>
              <w:delText>Using PEST to determine HBV parameter values</w:delText>
            </w:r>
            <w:r w:rsidDel="002C300B">
              <w:rPr>
                <w:noProof/>
                <w:webHidden/>
              </w:rPr>
              <w:tab/>
            </w:r>
            <w:r w:rsidDel="002C300B">
              <w:rPr>
                <w:noProof/>
                <w:webHidden/>
              </w:rPr>
              <w:fldChar w:fldCharType="begin"/>
            </w:r>
            <w:r w:rsidDel="002C300B">
              <w:rPr>
                <w:noProof/>
                <w:webHidden/>
              </w:rPr>
              <w:delInstrText xml:space="preserve"> PAGEREF _Toc67556549 \h </w:delInstrText>
            </w:r>
            <w:r w:rsidDel="002C300B">
              <w:rPr>
                <w:noProof/>
                <w:webHidden/>
              </w:rPr>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58BEBE1E" w14:textId="34E63784" w:rsidR="000E6390" w:rsidDel="002C300B" w:rsidRDefault="000E6390">
          <w:pPr>
            <w:pStyle w:val="TOC2"/>
            <w:tabs>
              <w:tab w:val="right" w:leader="dot" w:pos="9350"/>
            </w:tabs>
            <w:rPr>
              <w:del w:id="479" w:author="David Conklin" w:date="2021-04-07T06:46:00Z"/>
              <w:rFonts w:eastAsiaTheme="minorEastAsia"/>
              <w:noProof/>
            </w:rPr>
          </w:pPr>
          <w:del w:id="4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"_Toc67556550"</w:delInstrText>
            </w:r>
            <w:r w:rsidRPr="00D40569" w:rsidDel="002C300B">
              <w:rPr>
                <w:rStyle w:val="Hyperlink"/>
                <w:noProof/>
              </w:rPr>
              <w:delInstrText xml:space="preserve"> </w:delInstrText>
            </w:r>
            <w:r w:rsidRPr="00D40569" w:rsidDel="002C300B">
              <w:rPr>
                <w:rStyle w:val="Hyperlink"/>
                <w:noProof/>
              </w:rPr>
              <w:fldChar w:fldCharType="separate"/>
            </w:r>
          </w:del>
          <w:ins w:id="481" w:author="David Conklin" w:date="2021-04-08T07:21:00Z">
            <w:r w:rsidR="00315870">
              <w:rPr>
                <w:rStyle w:val="Hyperlink"/>
                <w:b/>
                <w:bCs/>
                <w:noProof/>
              </w:rPr>
              <w:t>Error! Hyperlink reference not valid.</w:t>
            </w:r>
          </w:ins>
          <w:del w:id="482" w:author="David Conklin" w:date="2021-04-07T06:46:00Z">
            <w:r w:rsidRPr="00D40569" w:rsidDel="002C300B">
              <w:rPr>
                <w:rStyle w:val="Hyperlink"/>
                <w:noProof/>
              </w:rPr>
              <w:delText>Calibrating streamflows using stream gage measurements</w:delText>
            </w:r>
            <w:r w:rsidDel="002C300B">
              <w:rPr>
                <w:noProof/>
                <w:webHidden/>
              </w:rPr>
              <w:tab/>
            </w:r>
            <w:r w:rsidDel="002C300B">
              <w:rPr>
                <w:noProof/>
                <w:webHidden/>
              </w:rPr>
              <w:fldChar w:fldCharType="begin"/>
            </w:r>
            <w:r w:rsidDel="002C300B">
              <w:rPr>
                <w:noProof/>
                <w:webHidden/>
              </w:rPr>
              <w:delInstrText xml:space="preserve"> PAGEREF _Toc67556550 \h </w:delInstrText>
            </w:r>
            <w:r w:rsidDel="002C300B">
              <w:rPr>
                <w:noProof/>
                <w:webHidden/>
              </w:rPr>
            </w:r>
            <w:r w:rsidDel="002C300B">
              <w:rPr>
                <w:noProof/>
                <w:webHidden/>
              </w:rPr>
              <w:fldChar w:fldCharType="separate"/>
            </w:r>
            <w:r w:rsidDel="002C300B">
              <w:rPr>
                <w:noProof/>
                <w:webHidden/>
              </w:rPr>
              <w:delText>35</w:delText>
            </w:r>
            <w:r w:rsidDel="002C300B">
              <w:rPr>
                <w:noProof/>
                <w:webHidden/>
              </w:rPr>
              <w:fldChar w:fldCharType="end"/>
            </w:r>
            <w:r w:rsidRPr="00D40569" w:rsidDel="002C300B">
              <w:rPr>
                <w:rStyle w:val="Hyperlink"/>
                <w:noProof/>
              </w:rPr>
              <w:fldChar w:fldCharType="end"/>
            </w:r>
          </w:del>
        </w:p>
        <w:p w14:paraId="2890597F" w14:textId="56E04290" w:rsidR="000E6390" w:rsidDel="002C300B" w:rsidRDefault="000E6390">
          <w:pPr>
            <w:pStyle w:val="TOC2"/>
            <w:tabs>
              <w:tab w:val="right" w:leader="dot" w:pos="9350"/>
            </w:tabs>
            <w:rPr>
              <w:del w:id="483" w:author="David Conklin" w:date="2021-04-07T06:46:00Z"/>
              <w:rFonts w:eastAsiaTheme="minorEastAsia"/>
              <w:noProof/>
            </w:rPr>
          </w:pPr>
          <w:del w:id="4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"_Toc67556551"</w:delInstrText>
            </w:r>
            <w:r w:rsidRPr="00D40569" w:rsidDel="002C300B">
              <w:rPr>
                <w:rStyle w:val="Hyperlink"/>
                <w:noProof/>
              </w:rPr>
              <w:delInstrText xml:space="preserve"> </w:delInstrText>
            </w:r>
            <w:r w:rsidRPr="00D40569" w:rsidDel="002C300B">
              <w:rPr>
                <w:rStyle w:val="Hyperlink"/>
                <w:noProof/>
              </w:rPr>
              <w:fldChar w:fldCharType="separate"/>
            </w:r>
          </w:del>
          <w:ins w:id="485" w:author="David Conklin" w:date="2021-04-08T07:21:00Z">
            <w:r w:rsidR="00315870">
              <w:rPr>
                <w:rStyle w:val="Hyperlink"/>
                <w:b/>
                <w:bCs/>
                <w:noProof/>
              </w:rPr>
              <w:t>Error! Hyperlink reference not valid.</w:t>
            </w:r>
          </w:ins>
          <w:del w:id="486" w:author="David Conklin" w:date="2021-04-07T06:46:00Z">
            <w:r w:rsidRPr="00D40569" w:rsidDel="002C300B">
              <w:rPr>
                <w:rStyle w:val="Hyperlink"/>
                <w:noProof/>
              </w:rPr>
              <w:delText>Calibrating stream temperatures</w:delText>
            </w:r>
            <w:r w:rsidDel="002C300B">
              <w:rPr>
                <w:noProof/>
                <w:webHidden/>
              </w:rPr>
              <w:tab/>
            </w:r>
            <w:r w:rsidDel="002C300B">
              <w:rPr>
                <w:noProof/>
                <w:webHidden/>
              </w:rPr>
              <w:fldChar w:fldCharType="begin"/>
            </w:r>
            <w:r w:rsidDel="002C300B">
              <w:rPr>
                <w:noProof/>
                <w:webHidden/>
              </w:rPr>
              <w:delInstrText xml:space="preserve"> PAGEREF _Toc67556551 \h </w:delInstrText>
            </w:r>
            <w:r w:rsidDel="002C300B">
              <w:rPr>
                <w:noProof/>
                <w:webHidden/>
              </w:rPr>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44C61363" w14:textId="196B5E2F" w:rsidR="000E6390" w:rsidDel="002C300B" w:rsidRDefault="000E6390">
          <w:pPr>
            <w:pStyle w:val="TOC1"/>
            <w:tabs>
              <w:tab w:val="right" w:leader="dot" w:pos="9350"/>
            </w:tabs>
            <w:rPr>
              <w:del w:id="487" w:author="David Conklin" w:date="2021-04-07T06:46:00Z"/>
              <w:rFonts w:eastAsiaTheme="minorEastAsia"/>
              <w:noProof/>
            </w:rPr>
          </w:pPr>
          <w:del w:id="4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"_Toc67556552"</w:delInstrText>
            </w:r>
            <w:r w:rsidRPr="00D40569" w:rsidDel="002C300B">
              <w:rPr>
                <w:rStyle w:val="Hyperlink"/>
                <w:noProof/>
              </w:rPr>
              <w:delInstrText xml:space="preserve"> </w:delInstrText>
            </w:r>
            <w:r w:rsidRPr="00D40569" w:rsidDel="002C300B">
              <w:rPr>
                <w:rStyle w:val="Hyperlink"/>
                <w:noProof/>
              </w:rPr>
              <w:fldChar w:fldCharType="separate"/>
            </w:r>
          </w:del>
          <w:ins w:id="489" w:author="David Conklin" w:date="2021-04-08T07:21:00Z">
            <w:r w:rsidR="00315870">
              <w:rPr>
                <w:rStyle w:val="Hyperlink"/>
                <w:b/>
                <w:bCs/>
                <w:noProof/>
              </w:rPr>
              <w:t>Error! Hyperlink reference not valid.</w:t>
            </w:r>
          </w:ins>
          <w:del w:id="490" w:author="David Conklin" w:date="2021-04-07T06:46:00Z">
            <w:r w:rsidRPr="00D40569" w:rsidDel="002C300B">
              <w:rPr>
                <w:rStyle w:val="Hyperlink"/>
                <w:noProof/>
              </w:rPr>
              <w:delText>North Santiam study area</w:delText>
            </w:r>
            <w:r w:rsidDel="002C300B">
              <w:rPr>
                <w:noProof/>
                <w:webHidden/>
              </w:rPr>
              <w:tab/>
            </w:r>
            <w:r w:rsidDel="002C300B">
              <w:rPr>
                <w:noProof/>
                <w:webHidden/>
              </w:rPr>
              <w:fldChar w:fldCharType="begin"/>
            </w:r>
            <w:r w:rsidDel="002C300B">
              <w:rPr>
                <w:noProof/>
                <w:webHidden/>
              </w:rPr>
              <w:delInstrText xml:space="preserve"> PAGEREF _Toc67556552 \h </w:delInstrText>
            </w:r>
            <w:r w:rsidDel="002C300B">
              <w:rPr>
                <w:noProof/>
                <w:webHidden/>
              </w:rPr>
            </w:r>
            <w:r w:rsidDel="002C300B">
              <w:rPr>
                <w:noProof/>
                <w:webHidden/>
              </w:rPr>
              <w:fldChar w:fldCharType="separate"/>
            </w:r>
            <w:r w:rsidDel="002C300B">
              <w:rPr>
                <w:noProof/>
                <w:webHidden/>
              </w:rPr>
              <w:delText>36</w:delText>
            </w:r>
            <w:r w:rsidDel="002C300B">
              <w:rPr>
                <w:noProof/>
                <w:webHidden/>
              </w:rPr>
              <w:fldChar w:fldCharType="end"/>
            </w:r>
            <w:r w:rsidRPr="00D40569" w:rsidDel="002C300B">
              <w:rPr>
                <w:rStyle w:val="Hyperlink"/>
                <w:noProof/>
              </w:rPr>
              <w:fldChar w:fldCharType="end"/>
            </w:r>
          </w:del>
        </w:p>
        <w:p w14:paraId="7DE283EB" w14:textId="3F061AED" w:rsidR="000E6390" w:rsidDel="002C300B" w:rsidRDefault="000E6390">
          <w:pPr>
            <w:pStyle w:val="TOC2"/>
            <w:tabs>
              <w:tab w:val="right" w:leader="dot" w:pos="9350"/>
            </w:tabs>
            <w:rPr>
              <w:del w:id="491" w:author="David Conklin" w:date="2021-04-07T06:46:00Z"/>
              <w:rFonts w:eastAsiaTheme="minorEastAsia"/>
              <w:noProof/>
            </w:rPr>
          </w:pPr>
          <w:del w:id="4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"_Toc67556553"</w:delInstrText>
            </w:r>
            <w:r w:rsidRPr="00D40569" w:rsidDel="002C300B">
              <w:rPr>
                <w:rStyle w:val="Hyperlink"/>
                <w:noProof/>
              </w:rPr>
              <w:delInstrText xml:space="preserve"> </w:delInstrText>
            </w:r>
            <w:r w:rsidRPr="00D40569" w:rsidDel="002C300B">
              <w:rPr>
                <w:rStyle w:val="Hyperlink"/>
                <w:noProof/>
              </w:rPr>
              <w:fldChar w:fldCharType="separate"/>
            </w:r>
          </w:del>
          <w:ins w:id="493" w:author="David Conklin" w:date="2021-04-08T07:21:00Z">
            <w:r w:rsidR="00315870">
              <w:rPr>
                <w:rStyle w:val="Hyperlink"/>
                <w:b/>
                <w:bCs/>
                <w:noProof/>
              </w:rPr>
              <w:t>Error! Hyperlink reference not valid.</w:t>
            </w:r>
          </w:ins>
          <w:del w:id="494" w:author="David Conklin" w:date="2021-04-07T06:46:00Z">
            <w:r w:rsidRPr="00D40569" w:rsidDel="002C300B">
              <w:rPr>
                <w:rStyle w:val="Hyperlink"/>
                <w:rFonts w:eastAsia="Times New Roman"/>
                <w:noProof/>
              </w:rPr>
              <w:delText>Instream water rights</w:delText>
            </w:r>
            <w:r w:rsidDel="002C300B">
              <w:rPr>
                <w:noProof/>
                <w:webHidden/>
              </w:rPr>
              <w:tab/>
            </w:r>
            <w:r w:rsidDel="002C300B">
              <w:rPr>
                <w:noProof/>
                <w:webHidden/>
              </w:rPr>
              <w:fldChar w:fldCharType="begin"/>
            </w:r>
            <w:r w:rsidDel="002C300B">
              <w:rPr>
                <w:noProof/>
                <w:webHidden/>
              </w:rPr>
              <w:delInstrText xml:space="preserve"> PAGEREF _Toc67556553 \h </w:delInstrText>
            </w:r>
            <w:r w:rsidDel="002C300B">
              <w:rPr>
                <w:noProof/>
                <w:webHidden/>
              </w:rPr>
            </w:r>
            <w:r w:rsidDel="002C300B">
              <w:rPr>
                <w:noProof/>
                <w:webHidden/>
              </w:rPr>
              <w:fldChar w:fldCharType="separate"/>
            </w:r>
            <w:r w:rsidDel="002C300B">
              <w:rPr>
                <w:noProof/>
                <w:webHidden/>
              </w:rPr>
              <w:delText>37</w:delText>
            </w:r>
            <w:r w:rsidDel="002C300B">
              <w:rPr>
                <w:noProof/>
                <w:webHidden/>
              </w:rPr>
              <w:fldChar w:fldCharType="end"/>
            </w:r>
            <w:r w:rsidRPr="00D40569" w:rsidDel="002C300B">
              <w:rPr>
                <w:rStyle w:val="Hyperlink"/>
                <w:noProof/>
              </w:rPr>
              <w:fldChar w:fldCharType="end"/>
            </w:r>
          </w:del>
        </w:p>
        <w:p w14:paraId="75EBCF18" w14:textId="09795F4C" w:rsidR="000E6390" w:rsidDel="002C300B" w:rsidRDefault="000E6390">
          <w:pPr>
            <w:pStyle w:val="TOC2"/>
            <w:tabs>
              <w:tab w:val="right" w:leader="dot" w:pos="9350"/>
            </w:tabs>
            <w:rPr>
              <w:del w:id="495" w:author="David Conklin" w:date="2021-04-07T06:46:00Z"/>
              <w:rFonts w:eastAsiaTheme="minorEastAsia"/>
              <w:noProof/>
            </w:rPr>
          </w:pPr>
          <w:del w:id="4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"_Toc67556554"</w:delInstrText>
            </w:r>
            <w:r w:rsidRPr="00D40569" w:rsidDel="002C300B">
              <w:rPr>
                <w:rStyle w:val="Hyperlink"/>
                <w:noProof/>
              </w:rPr>
              <w:delInstrText xml:space="preserve"> </w:delInstrText>
            </w:r>
            <w:r w:rsidRPr="00D40569" w:rsidDel="002C300B">
              <w:rPr>
                <w:rStyle w:val="Hyperlink"/>
                <w:noProof/>
              </w:rPr>
              <w:fldChar w:fldCharType="separate"/>
            </w:r>
          </w:del>
          <w:ins w:id="497" w:author="David Conklin" w:date="2021-04-08T07:21:00Z">
            <w:r w:rsidR="00315870">
              <w:rPr>
                <w:rStyle w:val="Hyperlink"/>
                <w:b/>
                <w:bCs/>
                <w:noProof/>
              </w:rPr>
              <w:t>Error! Hyperlink reference not valid.</w:t>
            </w:r>
          </w:ins>
          <w:del w:id="498" w:author="David Conklin" w:date="2021-04-07T06:46:00Z">
            <w:r w:rsidRPr="00D40569" w:rsidDel="002C300B">
              <w:rPr>
                <w:rStyle w:val="Hyperlink"/>
                <w:noProof/>
              </w:rPr>
              <w:delText>Municipal water rights</w:delText>
            </w:r>
            <w:r w:rsidDel="002C300B">
              <w:rPr>
                <w:noProof/>
                <w:webHidden/>
              </w:rPr>
              <w:tab/>
            </w:r>
            <w:r w:rsidDel="002C300B">
              <w:rPr>
                <w:noProof/>
                <w:webHidden/>
              </w:rPr>
              <w:fldChar w:fldCharType="begin"/>
            </w:r>
            <w:r w:rsidDel="002C300B">
              <w:rPr>
                <w:noProof/>
                <w:webHidden/>
              </w:rPr>
              <w:delInstrText xml:space="preserve"> PAGEREF _Toc67556554 \h </w:delInstrText>
            </w:r>
            <w:r w:rsidDel="002C300B">
              <w:rPr>
                <w:noProof/>
                <w:webHidden/>
              </w:rPr>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274CE51" w14:textId="7515F3BA" w:rsidR="000E6390" w:rsidDel="002C300B" w:rsidRDefault="000E6390">
          <w:pPr>
            <w:pStyle w:val="TOC1"/>
            <w:tabs>
              <w:tab w:val="right" w:leader="dot" w:pos="9350"/>
            </w:tabs>
            <w:rPr>
              <w:del w:id="499" w:author="David Conklin" w:date="2021-04-07T06:46:00Z"/>
              <w:rFonts w:eastAsiaTheme="minorEastAsia"/>
              <w:noProof/>
            </w:rPr>
          </w:pPr>
          <w:del w:id="5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"_Toc67556555"</w:delInstrText>
            </w:r>
            <w:r w:rsidRPr="00D40569" w:rsidDel="002C300B">
              <w:rPr>
                <w:rStyle w:val="Hyperlink"/>
                <w:noProof/>
              </w:rPr>
              <w:delInstrText xml:space="preserve"> </w:delInstrText>
            </w:r>
            <w:r w:rsidRPr="00D40569" w:rsidDel="002C300B">
              <w:rPr>
                <w:rStyle w:val="Hyperlink"/>
                <w:noProof/>
              </w:rPr>
              <w:fldChar w:fldCharType="separate"/>
            </w:r>
          </w:del>
          <w:ins w:id="501" w:author="David Conklin" w:date="2021-04-08T07:21:00Z">
            <w:r w:rsidR="00315870">
              <w:rPr>
                <w:rStyle w:val="Hyperlink"/>
                <w:b/>
                <w:bCs/>
                <w:noProof/>
              </w:rPr>
              <w:t>Error! Hyperlink reference not valid.</w:t>
            </w:r>
          </w:ins>
          <w:del w:id="502" w:author="David Conklin" w:date="2021-04-07T06:46:00Z">
            <w:r w:rsidRPr="00D40569" w:rsidDel="002C300B">
              <w:rPr>
                <w:rStyle w:val="Hyperlink"/>
                <w:noProof/>
              </w:rPr>
              <w:delText>McKenzie Basin Wetlands Study</w:delText>
            </w:r>
            <w:r w:rsidDel="002C300B">
              <w:rPr>
                <w:noProof/>
                <w:webHidden/>
              </w:rPr>
              <w:tab/>
            </w:r>
            <w:r w:rsidDel="002C300B">
              <w:rPr>
                <w:noProof/>
                <w:webHidden/>
              </w:rPr>
              <w:fldChar w:fldCharType="begin"/>
            </w:r>
            <w:r w:rsidDel="002C300B">
              <w:rPr>
                <w:noProof/>
                <w:webHidden/>
              </w:rPr>
              <w:delInstrText xml:space="preserve"> PAGEREF _Toc67556555 \h </w:delInstrText>
            </w:r>
            <w:r w:rsidDel="002C300B">
              <w:rPr>
                <w:noProof/>
                <w:webHidden/>
              </w:rPr>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061BEA59" w14:textId="788419E6" w:rsidR="000E6390" w:rsidDel="002C300B" w:rsidRDefault="000E6390">
          <w:pPr>
            <w:pStyle w:val="TOC2"/>
            <w:tabs>
              <w:tab w:val="right" w:leader="dot" w:pos="9350"/>
            </w:tabs>
            <w:rPr>
              <w:del w:id="503" w:author="David Conklin" w:date="2021-04-07T06:46:00Z"/>
              <w:rFonts w:eastAsiaTheme="minorEastAsia"/>
              <w:noProof/>
            </w:rPr>
          </w:pPr>
          <w:del w:id="5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"_Toc67556556"</w:delInstrText>
            </w:r>
            <w:r w:rsidRPr="00D40569" w:rsidDel="002C300B">
              <w:rPr>
                <w:rStyle w:val="Hyperlink"/>
                <w:noProof/>
              </w:rPr>
              <w:delInstrText xml:space="preserve"> </w:delInstrText>
            </w:r>
            <w:r w:rsidRPr="00D40569" w:rsidDel="002C300B">
              <w:rPr>
                <w:rStyle w:val="Hyperlink"/>
                <w:noProof/>
              </w:rPr>
              <w:fldChar w:fldCharType="separate"/>
            </w:r>
          </w:del>
          <w:ins w:id="505" w:author="David Conklin" w:date="2021-04-08T07:21:00Z">
            <w:r w:rsidR="00315870">
              <w:rPr>
                <w:rStyle w:val="Hyperlink"/>
                <w:b/>
                <w:bCs/>
                <w:noProof/>
              </w:rPr>
              <w:t>Error! Hyperlink reference not valid.</w:t>
            </w:r>
          </w:ins>
          <w:del w:id="506" w:author="David Conklin" w:date="2021-04-07T06:46:00Z">
            <w:r w:rsidRPr="00D40569" w:rsidDel="002C300B">
              <w:rPr>
                <w:rStyle w:val="Hyperlink"/>
                <w:noProof/>
              </w:rPr>
              <w:delText>Project Overview</w:delText>
            </w:r>
            <w:r w:rsidDel="002C300B">
              <w:rPr>
                <w:noProof/>
                <w:webHidden/>
              </w:rPr>
              <w:tab/>
            </w:r>
            <w:r w:rsidDel="002C300B">
              <w:rPr>
                <w:noProof/>
                <w:webHidden/>
              </w:rPr>
              <w:fldChar w:fldCharType="begin"/>
            </w:r>
            <w:r w:rsidDel="002C300B">
              <w:rPr>
                <w:noProof/>
                <w:webHidden/>
              </w:rPr>
              <w:delInstrText xml:space="preserve"> PAGEREF _Toc67556556 \h </w:delInstrText>
            </w:r>
            <w:r w:rsidDel="002C300B">
              <w:rPr>
                <w:noProof/>
                <w:webHidden/>
              </w:rPr>
            </w:r>
            <w:r w:rsidDel="002C300B">
              <w:rPr>
                <w:noProof/>
                <w:webHidden/>
              </w:rPr>
              <w:fldChar w:fldCharType="separate"/>
            </w:r>
            <w:r w:rsidDel="002C300B">
              <w:rPr>
                <w:noProof/>
                <w:webHidden/>
              </w:rPr>
              <w:delText>38</w:delText>
            </w:r>
            <w:r w:rsidDel="002C300B">
              <w:rPr>
                <w:noProof/>
                <w:webHidden/>
              </w:rPr>
              <w:fldChar w:fldCharType="end"/>
            </w:r>
            <w:r w:rsidRPr="00D40569" w:rsidDel="002C300B">
              <w:rPr>
                <w:rStyle w:val="Hyperlink"/>
                <w:noProof/>
              </w:rPr>
              <w:fldChar w:fldCharType="end"/>
            </w:r>
          </w:del>
        </w:p>
        <w:p w14:paraId="77FA019D" w14:textId="542AA10E" w:rsidR="000E6390" w:rsidDel="002C300B" w:rsidRDefault="000E6390">
          <w:pPr>
            <w:pStyle w:val="TOC2"/>
            <w:tabs>
              <w:tab w:val="right" w:leader="dot" w:pos="9350"/>
            </w:tabs>
            <w:rPr>
              <w:del w:id="507" w:author="David Conklin" w:date="2021-04-07T06:46:00Z"/>
              <w:rFonts w:eastAsiaTheme="minorEastAsia"/>
              <w:noProof/>
            </w:rPr>
          </w:pPr>
          <w:del w:id="5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"_Toc67556557"</w:delInstrText>
            </w:r>
            <w:r w:rsidRPr="00D40569" w:rsidDel="002C300B">
              <w:rPr>
                <w:rStyle w:val="Hyperlink"/>
                <w:noProof/>
              </w:rPr>
              <w:delInstrText xml:space="preserve"> </w:delInstrText>
            </w:r>
            <w:r w:rsidRPr="00D40569" w:rsidDel="002C300B">
              <w:rPr>
                <w:rStyle w:val="Hyperlink"/>
                <w:noProof/>
              </w:rPr>
              <w:fldChar w:fldCharType="separate"/>
            </w:r>
          </w:del>
          <w:ins w:id="509" w:author="David Conklin" w:date="2021-04-08T07:21:00Z">
            <w:r w:rsidR="00315870">
              <w:rPr>
                <w:rStyle w:val="Hyperlink"/>
                <w:b/>
                <w:bCs/>
                <w:noProof/>
              </w:rPr>
              <w:t>Error! Hyperlink reference not valid.</w:t>
            </w:r>
          </w:ins>
          <w:del w:id="510" w:author="David Conklin" w:date="2021-04-07T06:46:00Z">
            <w:r w:rsidRPr="00D40569" w:rsidDel="002C300B">
              <w:rPr>
                <w:rStyle w:val="Hyperlink"/>
                <w:noProof/>
              </w:rPr>
              <w:delText>Model and Simulation Overview</w:delText>
            </w:r>
            <w:r w:rsidDel="002C300B">
              <w:rPr>
                <w:noProof/>
                <w:webHidden/>
              </w:rPr>
              <w:tab/>
            </w:r>
            <w:r w:rsidDel="002C300B">
              <w:rPr>
                <w:noProof/>
                <w:webHidden/>
              </w:rPr>
              <w:fldChar w:fldCharType="begin"/>
            </w:r>
            <w:r w:rsidDel="002C300B">
              <w:rPr>
                <w:noProof/>
                <w:webHidden/>
              </w:rPr>
              <w:delInstrText xml:space="preserve"> PAGEREF _Toc67556557 \h </w:delInstrText>
            </w:r>
            <w:r w:rsidDel="002C300B">
              <w:rPr>
                <w:noProof/>
                <w:webHidden/>
              </w:rPr>
            </w:r>
            <w:r w:rsidDel="002C300B">
              <w:rPr>
                <w:noProof/>
                <w:webHidden/>
              </w:rPr>
              <w:fldChar w:fldCharType="separate"/>
            </w:r>
            <w:r w:rsidDel="002C300B">
              <w:rPr>
                <w:noProof/>
                <w:webHidden/>
              </w:rPr>
              <w:delText>41</w:delText>
            </w:r>
            <w:r w:rsidDel="002C300B">
              <w:rPr>
                <w:noProof/>
                <w:webHidden/>
              </w:rPr>
              <w:fldChar w:fldCharType="end"/>
            </w:r>
            <w:r w:rsidRPr="00D40569" w:rsidDel="002C300B">
              <w:rPr>
                <w:rStyle w:val="Hyperlink"/>
                <w:noProof/>
              </w:rPr>
              <w:fldChar w:fldCharType="end"/>
            </w:r>
          </w:del>
        </w:p>
        <w:p w14:paraId="4D1CE775" w14:textId="536439D7" w:rsidR="000E6390" w:rsidDel="002C300B" w:rsidRDefault="000E6390">
          <w:pPr>
            <w:pStyle w:val="TOC2"/>
            <w:tabs>
              <w:tab w:val="right" w:leader="dot" w:pos="9350"/>
            </w:tabs>
            <w:rPr>
              <w:del w:id="511" w:author="David Conklin" w:date="2021-04-07T06:46:00Z"/>
              <w:rFonts w:eastAsiaTheme="minorEastAsia"/>
              <w:noProof/>
            </w:rPr>
          </w:pPr>
          <w:del w:id="5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"_Toc67556558"</w:delInstrText>
            </w:r>
            <w:r w:rsidRPr="00D40569" w:rsidDel="002C300B">
              <w:rPr>
                <w:rStyle w:val="Hyperlink"/>
                <w:noProof/>
              </w:rPr>
              <w:delInstrText xml:space="preserve"> </w:delInstrText>
            </w:r>
            <w:r w:rsidRPr="00D40569" w:rsidDel="002C300B">
              <w:rPr>
                <w:rStyle w:val="Hyperlink"/>
                <w:noProof/>
              </w:rPr>
              <w:fldChar w:fldCharType="separate"/>
            </w:r>
          </w:del>
          <w:ins w:id="513" w:author="David Conklin" w:date="2021-04-08T07:21:00Z">
            <w:r w:rsidR="00315870">
              <w:rPr>
                <w:rStyle w:val="Hyperlink"/>
                <w:b/>
                <w:bCs/>
                <w:noProof/>
              </w:rPr>
              <w:t>Error! Hyperlink reference not valid.</w:t>
            </w:r>
          </w:ins>
          <w:del w:id="514" w:author="David Conklin" w:date="2021-04-07T06:46:00Z">
            <w:r w:rsidRPr="00D40569" w:rsidDel="002C300B">
              <w:rPr>
                <w:rStyle w:val="Hyperlink"/>
                <w:noProof/>
              </w:rPr>
              <w:delText>McKenzie wetlands in the initial versions of the IDU, HRU, and Reach data layers</w:delText>
            </w:r>
            <w:r w:rsidDel="002C300B">
              <w:rPr>
                <w:noProof/>
                <w:webHidden/>
              </w:rPr>
              <w:tab/>
            </w:r>
            <w:r w:rsidDel="002C300B">
              <w:rPr>
                <w:noProof/>
                <w:webHidden/>
              </w:rPr>
              <w:fldChar w:fldCharType="begin"/>
            </w:r>
            <w:r w:rsidDel="002C300B">
              <w:rPr>
                <w:noProof/>
                <w:webHidden/>
              </w:rPr>
              <w:delInstrText xml:space="preserve"> PAGEREF _Toc67556558 \h </w:delInstrText>
            </w:r>
            <w:r w:rsidDel="002C300B">
              <w:rPr>
                <w:noProof/>
                <w:webHidden/>
              </w:rPr>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68E8646B" w14:textId="2AD34F78" w:rsidR="000E6390" w:rsidDel="002C300B" w:rsidRDefault="000E6390">
          <w:pPr>
            <w:pStyle w:val="TOC2"/>
            <w:tabs>
              <w:tab w:val="right" w:leader="dot" w:pos="9350"/>
            </w:tabs>
            <w:rPr>
              <w:del w:id="515" w:author="David Conklin" w:date="2021-04-07T06:46:00Z"/>
              <w:rFonts w:eastAsiaTheme="minorEastAsia"/>
              <w:noProof/>
            </w:rPr>
          </w:pPr>
          <w:del w:id="5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"_Toc67556559"</w:delInstrText>
            </w:r>
            <w:r w:rsidRPr="00D40569" w:rsidDel="002C300B">
              <w:rPr>
                <w:rStyle w:val="Hyperlink"/>
                <w:noProof/>
              </w:rPr>
              <w:delInstrText xml:space="preserve"> </w:delInstrText>
            </w:r>
            <w:r w:rsidRPr="00D40569" w:rsidDel="002C300B">
              <w:rPr>
                <w:rStyle w:val="Hyperlink"/>
                <w:noProof/>
              </w:rPr>
              <w:fldChar w:fldCharType="separate"/>
            </w:r>
          </w:del>
          <w:ins w:id="517" w:author="David Conklin" w:date="2021-04-08T07:21:00Z">
            <w:r w:rsidR="00315870">
              <w:rPr>
                <w:rStyle w:val="Hyperlink"/>
                <w:b/>
                <w:bCs/>
                <w:noProof/>
              </w:rPr>
              <w:t>Error! Hyperlink reference not valid.</w:t>
            </w:r>
          </w:ins>
          <w:del w:id="518" w:author="David Conklin" w:date="2021-04-07T06:46:00Z">
            <w:r w:rsidRPr="00D40569" w:rsidDel="002C300B">
              <w:rPr>
                <w:rStyle w:val="Hyperlink"/>
                <w:noProof/>
              </w:rPr>
              <w:delText>Data changes for better representation of wetlands</w:delText>
            </w:r>
            <w:r w:rsidDel="002C300B">
              <w:rPr>
                <w:noProof/>
                <w:webHidden/>
              </w:rPr>
              <w:tab/>
            </w:r>
            <w:r w:rsidDel="002C300B">
              <w:rPr>
                <w:noProof/>
                <w:webHidden/>
              </w:rPr>
              <w:fldChar w:fldCharType="begin"/>
            </w:r>
            <w:r w:rsidDel="002C300B">
              <w:rPr>
                <w:noProof/>
                <w:webHidden/>
              </w:rPr>
              <w:delInstrText xml:space="preserve"> PAGEREF _Toc67556559 \h </w:delInstrText>
            </w:r>
            <w:r w:rsidDel="002C300B">
              <w:rPr>
                <w:noProof/>
                <w:webHidden/>
              </w:rPr>
            </w:r>
            <w:r w:rsidDel="002C300B">
              <w:rPr>
                <w:noProof/>
                <w:webHidden/>
              </w:rPr>
              <w:fldChar w:fldCharType="separate"/>
            </w:r>
            <w:r w:rsidDel="002C300B">
              <w:rPr>
                <w:noProof/>
                <w:webHidden/>
              </w:rPr>
              <w:delText>42</w:delText>
            </w:r>
            <w:r w:rsidDel="002C300B">
              <w:rPr>
                <w:noProof/>
                <w:webHidden/>
              </w:rPr>
              <w:fldChar w:fldCharType="end"/>
            </w:r>
            <w:r w:rsidRPr="00D40569" w:rsidDel="002C300B">
              <w:rPr>
                <w:rStyle w:val="Hyperlink"/>
                <w:noProof/>
              </w:rPr>
              <w:fldChar w:fldCharType="end"/>
            </w:r>
          </w:del>
        </w:p>
        <w:p w14:paraId="366152CF" w14:textId="185F1C33" w:rsidR="000E6390" w:rsidDel="002C300B" w:rsidRDefault="000E6390">
          <w:pPr>
            <w:pStyle w:val="TOC2"/>
            <w:tabs>
              <w:tab w:val="right" w:leader="dot" w:pos="9350"/>
            </w:tabs>
            <w:rPr>
              <w:del w:id="519" w:author="David Conklin" w:date="2021-04-07T06:46:00Z"/>
              <w:rFonts w:eastAsiaTheme="minorEastAsia"/>
              <w:noProof/>
            </w:rPr>
          </w:pPr>
          <w:del w:id="52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"_Toc67556560"</w:delInstrText>
            </w:r>
            <w:r w:rsidRPr="00D40569" w:rsidDel="002C300B">
              <w:rPr>
                <w:rStyle w:val="Hyperlink"/>
                <w:noProof/>
              </w:rPr>
              <w:delInstrText xml:space="preserve"> </w:delInstrText>
            </w:r>
            <w:r w:rsidRPr="00D40569" w:rsidDel="002C300B">
              <w:rPr>
                <w:rStyle w:val="Hyperlink"/>
                <w:noProof/>
              </w:rPr>
              <w:fldChar w:fldCharType="separate"/>
            </w:r>
          </w:del>
          <w:ins w:id="521" w:author="David Conklin" w:date="2021-04-08T07:21:00Z">
            <w:r w:rsidR="00315870">
              <w:rPr>
                <w:rStyle w:val="Hyperlink"/>
                <w:b/>
                <w:bCs/>
                <w:noProof/>
              </w:rPr>
              <w:t>Error! Hyperlink reference not valid.</w:t>
            </w:r>
          </w:ins>
          <w:del w:id="522" w:author="David Conklin" w:date="2021-04-07T06:46:00Z">
            <w:r w:rsidRPr="00D40569" w:rsidDel="002C300B">
              <w:rPr>
                <w:rStyle w:val="Hyperlink"/>
                <w:noProof/>
              </w:rPr>
              <w:delText>Projection, Calendar, and Units</w:delText>
            </w:r>
            <w:r w:rsidDel="002C300B">
              <w:rPr>
                <w:noProof/>
                <w:webHidden/>
              </w:rPr>
              <w:tab/>
            </w:r>
            <w:r w:rsidDel="002C300B">
              <w:rPr>
                <w:noProof/>
                <w:webHidden/>
              </w:rPr>
              <w:fldChar w:fldCharType="begin"/>
            </w:r>
            <w:r w:rsidDel="002C300B">
              <w:rPr>
                <w:noProof/>
                <w:webHidden/>
              </w:rPr>
              <w:delInstrText xml:space="preserve"> PAGEREF _Toc67556560 \h </w:delInstrText>
            </w:r>
            <w:r w:rsidDel="002C300B">
              <w:rPr>
                <w:noProof/>
                <w:webHidden/>
              </w:rPr>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EB2A54B" w14:textId="39159B48" w:rsidR="000E6390" w:rsidDel="002C300B" w:rsidRDefault="000E6390">
          <w:pPr>
            <w:pStyle w:val="TOC2"/>
            <w:tabs>
              <w:tab w:val="right" w:leader="dot" w:pos="9350"/>
            </w:tabs>
            <w:rPr>
              <w:del w:id="523" w:author="David Conklin" w:date="2021-04-07T06:46:00Z"/>
              <w:rFonts w:eastAsiaTheme="minorEastAsia"/>
              <w:noProof/>
            </w:rPr>
          </w:pPr>
          <w:del w:id="52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"_Toc67556561"</w:delInstrText>
            </w:r>
            <w:r w:rsidRPr="00D40569" w:rsidDel="002C300B">
              <w:rPr>
                <w:rStyle w:val="Hyperlink"/>
                <w:noProof/>
              </w:rPr>
              <w:delInstrText xml:space="preserve"> </w:delInstrText>
            </w:r>
            <w:r w:rsidRPr="00D40569" w:rsidDel="002C300B">
              <w:rPr>
                <w:rStyle w:val="Hyperlink"/>
                <w:noProof/>
              </w:rPr>
              <w:fldChar w:fldCharType="separate"/>
            </w:r>
          </w:del>
          <w:ins w:id="525" w:author="David Conklin" w:date="2021-04-08T07:21:00Z">
            <w:r w:rsidR="00315870">
              <w:rPr>
                <w:rStyle w:val="Hyperlink"/>
                <w:b/>
                <w:bCs/>
                <w:noProof/>
              </w:rPr>
              <w:t>Error! Hyperlink reference not valid.</w:t>
            </w:r>
          </w:ins>
          <w:del w:id="526" w:author="David Conklin" w:date="2021-04-07T06:46:00Z">
            <w:r w:rsidRPr="00D40569" w:rsidDel="002C300B">
              <w:rPr>
                <w:rStyle w:val="Hyperlink"/>
                <w:noProof/>
              </w:rPr>
              <w:delText>Simulation of changes in wetlands over time</w:delText>
            </w:r>
            <w:r w:rsidDel="002C300B">
              <w:rPr>
                <w:noProof/>
                <w:webHidden/>
              </w:rPr>
              <w:tab/>
            </w:r>
            <w:r w:rsidDel="002C300B">
              <w:rPr>
                <w:noProof/>
                <w:webHidden/>
              </w:rPr>
              <w:fldChar w:fldCharType="begin"/>
            </w:r>
            <w:r w:rsidDel="002C300B">
              <w:rPr>
                <w:noProof/>
                <w:webHidden/>
              </w:rPr>
              <w:delInstrText xml:space="preserve"> PAGEREF _Toc67556561 \h </w:delInstrText>
            </w:r>
            <w:r w:rsidDel="002C300B">
              <w:rPr>
                <w:noProof/>
                <w:webHidden/>
              </w:rPr>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367BFCC6" w14:textId="5C72B410" w:rsidR="000E6390" w:rsidDel="002C300B" w:rsidRDefault="000E6390">
          <w:pPr>
            <w:pStyle w:val="TOC2"/>
            <w:tabs>
              <w:tab w:val="right" w:leader="dot" w:pos="9350"/>
            </w:tabs>
            <w:rPr>
              <w:del w:id="527" w:author="David Conklin" w:date="2021-04-07T06:46:00Z"/>
              <w:rFonts w:eastAsiaTheme="minorEastAsia"/>
              <w:noProof/>
            </w:rPr>
          </w:pPr>
          <w:del w:id="52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"_Toc67556562"</w:delInstrText>
            </w:r>
            <w:r w:rsidRPr="00D40569" w:rsidDel="002C300B">
              <w:rPr>
                <w:rStyle w:val="Hyperlink"/>
                <w:noProof/>
              </w:rPr>
              <w:delInstrText xml:space="preserve"> </w:delInstrText>
            </w:r>
            <w:r w:rsidRPr="00D40569" w:rsidDel="002C300B">
              <w:rPr>
                <w:rStyle w:val="Hyperlink"/>
                <w:noProof/>
              </w:rPr>
              <w:fldChar w:fldCharType="separate"/>
            </w:r>
          </w:del>
          <w:ins w:id="529" w:author="David Conklin" w:date="2021-04-08T07:21:00Z">
            <w:r w:rsidR="00315870">
              <w:rPr>
                <w:rStyle w:val="Hyperlink"/>
                <w:b/>
                <w:bCs/>
                <w:noProof/>
              </w:rPr>
              <w:t>Error! Hyperlink reference not valid.</w:t>
            </w:r>
          </w:ins>
          <w:del w:id="530" w:author="David Conklin" w:date="2021-04-07T06:46:00Z">
            <w:r w:rsidRPr="00D40569" w:rsidDel="002C300B">
              <w:rPr>
                <w:rStyle w:val="Hyperlink"/>
                <w:noProof/>
              </w:rPr>
              <w:delText>How wetlands are represented in the model</w:delText>
            </w:r>
            <w:r w:rsidDel="002C300B">
              <w:rPr>
                <w:noProof/>
                <w:webHidden/>
              </w:rPr>
              <w:tab/>
            </w:r>
            <w:r w:rsidDel="002C300B">
              <w:rPr>
                <w:noProof/>
                <w:webHidden/>
              </w:rPr>
              <w:fldChar w:fldCharType="begin"/>
            </w:r>
            <w:r w:rsidDel="002C300B">
              <w:rPr>
                <w:noProof/>
                <w:webHidden/>
              </w:rPr>
              <w:delInstrText xml:space="preserve"> PAGEREF _Toc67556562 \h </w:delInstrText>
            </w:r>
            <w:r w:rsidDel="002C300B">
              <w:rPr>
                <w:noProof/>
                <w:webHidden/>
              </w:rPr>
            </w:r>
            <w:r w:rsidDel="002C300B">
              <w:rPr>
                <w:noProof/>
                <w:webHidden/>
              </w:rPr>
              <w:fldChar w:fldCharType="separate"/>
            </w:r>
            <w:r w:rsidDel="002C300B">
              <w:rPr>
                <w:noProof/>
                <w:webHidden/>
              </w:rPr>
              <w:delText>43</w:delText>
            </w:r>
            <w:r w:rsidDel="002C300B">
              <w:rPr>
                <w:noProof/>
                <w:webHidden/>
              </w:rPr>
              <w:fldChar w:fldCharType="end"/>
            </w:r>
            <w:r w:rsidRPr="00D40569" w:rsidDel="002C300B">
              <w:rPr>
                <w:rStyle w:val="Hyperlink"/>
                <w:noProof/>
              </w:rPr>
              <w:fldChar w:fldCharType="end"/>
            </w:r>
          </w:del>
        </w:p>
        <w:p w14:paraId="4D9CF931" w14:textId="44226DA9" w:rsidR="000E6390" w:rsidDel="002C300B" w:rsidRDefault="000E6390">
          <w:pPr>
            <w:pStyle w:val="TOC2"/>
            <w:tabs>
              <w:tab w:val="right" w:leader="dot" w:pos="9350"/>
            </w:tabs>
            <w:rPr>
              <w:del w:id="531" w:author="David Conklin" w:date="2021-04-07T06:46:00Z"/>
              <w:rFonts w:eastAsiaTheme="minorEastAsia"/>
              <w:noProof/>
            </w:rPr>
          </w:pPr>
          <w:del w:id="53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"_Toc67556563"</w:delInstrText>
            </w:r>
            <w:r w:rsidRPr="00D40569" w:rsidDel="002C300B">
              <w:rPr>
                <w:rStyle w:val="Hyperlink"/>
                <w:noProof/>
              </w:rPr>
              <w:delInstrText xml:space="preserve"> </w:delInstrText>
            </w:r>
            <w:r w:rsidRPr="00D40569" w:rsidDel="002C300B">
              <w:rPr>
                <w:rStyle w:val="Hyperlink"/>
                <w:noProof/>
              </w:rPr>
              <w:fldChar w:fldCharType="separate"/>
            </w:r>
          </w:del>
          <w:ins w:id="533" w:author="David Conklin" w:date="2021-04-08T07:21:00Z">
            <w:r w:rsidR="00315870">
              <w:rPr>
                <w:rStyle w:val="Hyperlink"/>
                <w:b/>
                <w:bCs/>
                <w:noProof/>
              </w:rPr>
              <w:t>Error! Hyperlink reference not valid.</w:t>
            </w:r>
          </w:ins>
          <w:del w:id="534" w:author="David Conklin" w:date="2021-04-07T06:46:00Z">
            <w:r w:rsidRPr="00D40569" w:rsidDel="002C300B">
              <w:rPr>
                <w:rStyle w:val="Hyperlink"/>
                <w:noProof/>
              </w:rPr>
              <w:delText>The Wetland class and Wetland objects in the C++ code</w:delText>
            </w:r>
            <w:r w:rsidDel="002C300B">
              <w:rPr>
                <w:noProof/>
                <w:webHidden/>
              </w:rPr>
              <w:tab/>
            </w:r>
            <w:r w:rsidDel="002C300B">
              <w:rPr>
                <w:noProof/>
                <w:webHidden/>
              </w:rPr>
              <w:fldChar w:fldCharType="begin"/>
            </w:r>
            <w:r w:rsidDel="002C300B">
              <w:rPr>
                <w:noProof/>
                <w:webHidden/>
              </w:rPr>
              <w:delInstrText xml:space="preserve"> PAGEREF _Toc67556563 \h </w:delInstrText>
            </w:r>
            <w:r w:rsidDel="002C300B">
              <w:rPr>
                <w:noProof/>
                <w:webHidden/>
              </w:rPr>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1A10AEA9" w14:textId="5CC9F87F" w:rsidR="000E6390" w:rsidDel="002C300B" w:rsidRDefault="000E6390">
          <w:pPr>
            <w:pStyle w:val="TOC2"/>
            <w:tabs>
              <w:tab w:val="right" w:leader="dot" w:pos="9350"/>
            </w:tabs>
            <w:rPr>
              <w:del w:id="535" w:author="David Conklin" w:date="2021-04-07T06:46:00Z"/>
              <w:rFonts w:eastAsiaTheme="minorEastAsia"/>
              <w:noProof/>
            </w:rPr>
          </w:pPr>
          <w:del w:id="53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"_Toc67556564"</w:delInstrText>
            </w:r>
            <w:r w:rsidRPr="00D40569" w:rsidDel="002C300B">
              <w:rPr>
                <w:rStyle w:val="Hyperlink"/>
                <w:noProof/>
              </w:rPr>
              <w:delInstrText xml:space="preserve"> </w:delInstrText>
            </w:r>
            <w:r w:rsidRPr="00D40569" w:rsidDel="002C300B">
              <w:rPr>
                <w:rStyle w:val="Hyperlink"/>
                <w:noProof/>
              </w:rPr>
              <w:fldChar w:fldCharType="separate"/>
            </w:r>
          </w:del>
          <w:ins w:id="537" w:author="David Conklin" w:date="2021-04-08T07:21:00Z">
            <w:r w:rsidR="00315870">
              <w:rPr>
                <w:rStyle w:val="Hyperlink"/>
                <w:b/>
                <w:bCs/>
                <w:noProof/>
              </w:rPr>
              <w:t>Error! Hyperlink reference not valid.</w:t>
            </w:r>
          </w:ins>
          <w:del w:id="538" w:author="David Conklin" w:date="2021-04-07T06:46:00Z">
            <w:r w:rsidRPr="00D40569" w:rsidDel="002C300B">
              <w:rPr>
                <w:rStyle w:val="Hyperlink"/>
                <w:noProof/>
              </w:rPr>
              <w:delText>Attributes of interest in the wetlands study</w:delText>
            </w:r>
            <w:r w:rsidDel="002C300B">
              <w:rPr>
                <w:noProof/>
                <w:webHidden/>
              </w:rPr>
              <w:tab/>
            </w:r>
            <w:r w:rsidDel="002C300B">
              <w:rPr>
                <w:noProof/>
                <w:webHidden/>
              </w:rPr>
              <w:fldChar w:fldCharType="begin"/>
            </w:r>
            <w:r w:rsidDel="002C300B">
              <w:rPr>
                <w:noProof/>
                <w:webHidden/>
              </w:rPr>
              <w:delInstrText xml:space="preserve"> PAGEREF _Toc67556564 \h </w:delInstrText>
            </w:r>
            <w:r w:rsidDel="002C300B">
              <w:rPr>
                <w:noProof/>
                <w:webHidden/>
              </w:rPr>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0D09456A" w14:textId="32626044" w:rsidR="000E6390" w:rsidDel="002C300B" w:rsidRDefault="000E6390">
          <w:pPr>
            <w:pStyle w:val="TOC2"/>
            <w:tabs>
              <w:tab w:val="right" w:leader="dot" w:pos="9350"/>
            </w:tabs>
            <w:rPr>
              <w:del w:id="539" w:author="David Conklin" w:date="2021-04-07T06:46:00Z"/>
              <w:rFonts w:eastAsiaTheme="minorEastAsia"/>
              <w:noProof/>
            </w:rPr>
          </w:pPr>
          <w:del w:id="54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"_Toc67556565"</w:delInstrText>
            </w:r>
            <w:r w:rsidRPr="00D40569" w:rsidDel="002C300B">
              <w:rPr>
                <w:rStyle w:val="Hyperlink"/>
                <w:noProof/>
              </w:rPr>
              <w:delInstrText xml:space="preserve"> </w:delInstrText>
            </w:r>
            <w:r w:rsidRPr="00D40569" w:rsidDel="002C300B">
              <w:rPr>
                <w:rStyle w:val="Hyperlink"/>
                <w:noProof/>
              </w:rPr>
              <w:fldChar w:fldCharType="separate"/>
            </w:r>
          </w:del>
          <w:ins w:id="541" w:author="David Conklin" w:date="2021-04-08T07:21:00Z">
            <w:r w:rsidR="00315870">
              <w:rPr>
                <w:rStyle w:val="Hyperlink"/>
                <w:b/>
                <w:bCs/>
                <w:noProof/>
              </w:rPr>
              <w:t>Error! Hyperlink reference not valid.</w:t>
            </w:r>
          </w:ins>
          <w:del w:id="542" w:author="David Conklin" w:date="2021-04-07T06:46:00Z">
            <w:r w:rsidRPr="00D40569" w:rsidDel="002C300B">
              <w:rPr>
                <w:rStyle w:val="Hyperlink"/>
                <w:noProof/>
              </w:rPr>
              <w:delText>A WETNESS attribute</w:delText>
            </w:r>
            <w:r w:rsidDel="002C300B">
              <w:rPr>
                <w:noProof/>
                <w:webHidden/>
              </w:rPr>
              <w:tab/>
            </w:r>
            <w:r w:rsidDel="002C300B">
              <w:rPr>
                <w:noProof/>
                <w:webHidden/>
              </w:rPr>
              <w:fldChar w:fldCharType="begin"/>
            </w:r>
            <w:r w:rsidDel="002C300B">
              <w:rPr>
                <w:noProof/>
                <w:webHidden/>
              </w:rPr>
              <w:delInstrText xml:space="preserve"> PAGEREF _Toc67556565 \h </w:delInstrText>
            </w:r>
            <w:r w:rsidDel="002C300B">
              <w:rPr>
                <w:noProof/>
                <w:webHidden/>
              </w:rPr>
            </w:r>
            <w:r w:rsidDel="002C300B">
              <w:rPr>
                <w:noProof/>
                <w:webHidden/>
              </w:rPr>
              <w:fldChar w:fldCharType="separate"/>
            </w:r>
            <w:r w:rsidDel="002C300B">
              <w:rPr>
                <w:noProof/>
                <w:webHidden/>
              </w:rPr>
              <w:delText>45</w:delText>
            </w:r>
            <w:r w:rsidDel="002C300B">
              <w:rPr>
                <w:noProof/>
                <w:webHidden/>
              </w:rPr>
              <w:fldChar w:fldCharType="end"/>
            </w:r>
            <w:r w:rsidRPr="00D40569" w:rsidDel="002C300B">
              <w:rPr>
                <w:rStyle w:val="Hyperlink"/>
                <w:noProof/>
              </w:rPr>
              <w:fldChar w:fldCharType="end"/>
            </w:r>
          </w:del>
        </w:p>
        <w:p w14:paraId="37B8B9F1" w14:textId="2C703B4F" w:rsidR="000E6390" w:rsidDel="002C300B" w:rsidRDefault="000E6390">
          <w:pPr>
            <w:pStyle w:val="TOC2"/>
            <w:tabs>
              <w:tab w:val="right" w:leader="dot" w:pos="9350"/>
            </w:tabs>
            <w:rPr>
              <w:del w:id="543" w:author="David Conklin" w:date="2021-04-07T06:46:00Z"/>
              <w:rFonts w:eastAsiaTheme="minorEastAsia"/>
              <w:noProof/>
            </w:rPr>
          </w:pPr>
          <w:del w:id="54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"_Toc67556566"</w:delInstrText>
            </w:r>
            <w:r w:rsidRPr="00D40569" w:rsidDel="002C300B">
              <w:rPr>
                <w:rStyle w:val="Hyperlink"/>
                <w:noProof/>
              </w:rPr>
              <w:delInstrText xml:space="preserve"> </w:delInstrText>
            </w:r>
            <w:r w:rsidRPr="00D40569" w:rsidDel="002C300B">
              <w:rPr>
                <w:rStyle w:val="Hyperlink"/>
                <w:noProof/>
              </w:rPr>
              <w:fldChar w:fldCharType="separate"/>
            </w:r>
          </w:del>
          <w:ins w:id="545" w:author="David Conklin" w:date="2021-04-08T07:21:00Z">
            <w:r w:rsidR="00315870">
              <w:rPr>
                <w:rStyle w:val="Hyperlink"/>
                <w:b/>
                <w:bCs/>
                <w:noProof/>
              </w:rPr>
              <w:t>Error! Hyperlink reference not valid.</w:t>
            </w:r>
          </w:ins>
          <w:del w:id="546" w:author="David Conklin" w:date="2021-04-07T06:46:00Z">
            <w:r w:rsidRPr="00D40569" w:rsidDel="002C300B">
              <w:rPr>
                <w:rStyle w:val="Hyperlink"/>
                <w:noProof/>
              </w:rPr>
              <w:delText>Calculating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_Toc67556566 \h </w:delInstrText>
            </w:r>
            <w:r w:rsidDel="002C300B">
              <w:rPr>
                <w:noProof/>
                <w:webHidden/>
              </w:rPr>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44C22280" w14:textId="6140214F" w:rsidR="000E6390" w:rsidDel="002C300B" w:rsidRDefault="000E6390">
          <w:pPr>
            <w:pStyle w:val="TOC3"/>
            <w:tabs>
              <w:tab w:val="right" w:leader="dot" w:pos="9350"/>
            </w:tabs>
            <w:rPr>
              <w:del w:id="547" w:author="David Conklin" w:date="2021-04-07T06:46:00Z"/>
              <w:rFonts w:eastAsiaTheme="minorEastAsia"/>
              <w:noProof/>
            </w:rPr>
          </w:pPr>
          <w:del w:id="54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"_Toc67556567"</w:delInstrText>
            </w:r>
            <w:r w:rsidRPr="00D40569" w:rsidDel="002C300B">
              <w:rPr>
                <w:rStyle w:val="Hyperlink"/>
                <w:noProof/>
              </w:rPr>
              <w:delInstrText xml:space="preserve"> </w:delInstrText>
            </w:r>
            <w:r w:rsidRPr="00D40569" w:rsidDel="002C300B">
              <w:rPr>
                <w:rStyle w:val="Hyperlink"/>
                <w:noProof/>
              </w:rPr>
              <w:fldChar w:fldCharType="separate"/>
            </w:r>
          </w:del>
          <w:ins w:id="549" w:author="David Conklin" w:date="2021-04-08T07:21:00Z">
            <w:r w:rsidR="00315870">
              <w:rPr>
                <w:rStyle w:val="Hyperlink"/>
                <w:b/>
                <w:bCs/>
                <w:noProof/>
              </w:rPr>
              <w:t>Error! Hyperlink reference not valid.</w:t>
            </w:r>
          </w:ins>
          <w:del w:id="550" w:author="David Conklin" w:date="2021-04-07T06:46:00Z">
            <w:r w:rsidRPr="00D40569" w:rsidDel="002C300B">
              <w:rPr>
                <w:rStyle w:val="Hyperlink"/>
                <w:noProof/>
              </w:rPr>
              <w:delText>Wetland IDU parameters</w:delText>
            </w:r>
            <w:r w:rsidDel="002C300B">
              <w:rPr>
                <w:noProof/>
                <w:webHidden/>
              </w:rPr>
              <w:tab/>
            </w:r>
            <w:r w:rsidDel="002C300B">
              <w:rPr>
                <w:noProof/>
                <w:webHidden/>
              </w:rPr>
              <w:fldChar w:fldCharType="begin"/>
            </w:r>
            <w:r w:rsidDel="002C300B">
              <w:rPr>
                <w:noProof/>
                <w:webHidden/>
              </w:rPr>
              <w:delInstrText xml:space="preserve"> PAGEREF _Toc67556567 \h </w:delInstrText>
            </w:r>
            <w:r w:rsidDel="002C300B">
              <w:rPr>
                <w:noProof/>
                <w:webHidden/>
              </w:rPr>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6B25B12" w14:textId="6FD679F7" w:rsidR="000E6390" w:rsidDel="002C300B" w:rsidRDefault="000E6390">
          <w:pPr>
            <w:pStyle w:val="TOC3"/>
            <w:tabs>
              <w:tab w:val="right" w:leader="dot" w:pos="9350"/>
            </w:tabs>
            <w:rPr>
              <w:del w:id="551" w:author="David Conklin" w:date="2021-04-07T06:46:00Z"/>
              <w:rFonts w:eastAsiaTheme="minorEastAsia"/>
              <w:noProof/>
            </w:rPr>
          </w:pPr>
          <w:del w:id="55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"_Toc67556568"</w:delInstrText>
            </w:r>
            <w:r w:rsidRPr="00D40569" w:rsidDel="002C300B">
              <w:rPr>
                <w:rStyle w:val="Hyperlink"/>
                <w:noProof/>
              </w:rPr>
              <w:delInstrText xml:space="preserve"> </w:delInstrText>
            </w:r>
            <w:r w:rsidRPr="00D40569" w:rsidDel="002C300B">
              <w:rPr>
                <w:rStyle w:val="Hyperlink"/>
                <w:noProof/>
              </w:rPr>
              <w:fldChar w:fldCharType="separate"/>
            </w:r>
          </w:del>
          <w:ins w:id="553" w:author="David Conklin" w:date="2021-04-08T07:21:00Z">
            <w:r w:rsidR="00315870">
              <w:rPr>
                <w:rStyle w:val="Hyperlink"/>
                <w:b/>
                <w:bCs/>
                <w:noProof/>
              </w:rPr>
              <w:t>Error! Hyperlink reference not valid.</w:t>
            </w:r>
          </w:ins>
          <w:del w:id="554" w:author="David Conklin" w:date="2021-04-07T06:46:00Z">
            <w:r w:rsidRPr="00D40569" w:rsidDel="002C300B">
              <w:rPr>
                <w:rStyle w:val="Hyperlink"/>
                <w:noProof/>
              </w:rPr>
              <w:delText>Reach parameters</w:delText>
            </w:r>
            <w:r w:rsidDel="002C300B">
              <w:rPr>
                <w:noProof/>
                <w:webHidden/>
              </w:rPr>
              <w:tab/>
            </w:r>
            <w:r w:rsidDel="002C300B">
              <w:rPr>
                <w:noProof/>
                <w:webHidden/>
              </w:rPr>
              <w:fldChar w:fldCharType="begin"/>
            </w:r>
            <w:r w:rsidDel="002C300B">
              <w:rPr>
                <w:noProof/>
                <w:webHidden/>
              </w:rPr>
              <w:delInstrText xml:space="preserve"> PAGEREF _Toc67556568 \h </w:delInstrText>
            </w:r>
            <w:r w:rsidDel="002C300B">
              <w:rPr>
                <w:noProof/>
                <w:webHidden/>
              </w:rPr>
            </w:r>
            <w:r w:rsidDel="002C300B">
              <w:rPr>
                <w:noProof/>
                <w:webHidden/>
              </w:rPr>
              <w:fldChar w:fldCharType="separate"/>
            </w:r>
            <w:r w:rsidDel="002C300B">
              <w:rPr>
                <w:noProof/>
                <w:webHidden/>
              </w:rPr>
              <w:delText>46</w:delText>
            </w:r>
            <w:r w:rsidDel="002C300B">
              <w:rPr>
                <w:noProof/>
                <w:webHidden/>
              </w:rPr>
              <w:fldChar w:fldCharType="end"/>
            </w:r>
            <w:r w:rsidRPr="00D40569" w:rsidDel="002C300B">
              <w:rPr>
                <w:rStyle w:val="Hyperlink"/>
                <w:noProof/>
              </w:rPr>
              <w:fldChar w:fldCharType="end"/>
            </w:r>
          </w:del>
        </w:p>
        <w:p w14:paraId="635CA1D2" w14:textId="56487D6A" w:rsidR="000E6390" w:rsidDel="002C300B" w:rsidRDefault="000E6390">
          <w:pPr>
            <w:pStyle w:val="TOC2"/>
            <w:tabs>
              <w:tab w:val="right" w:leader="dot" w:pos="9350"/>
            </w:tabs>
            <w:rPr>
              <w:del w:id="555" w:author="David Conklin" w:date="2021-04-07T06:46:00Z"/>
              <w:rFonts w:eastAsiaTheme="minorEastAsia"/>
              <w:noProof/>
            </w:rPr>
          </w:pPr>
          <w:del w:id="55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"_Toc67556569"</w:delInstrText>
            </w:r>
            <w:r w:rsidRPr="00D40569" w:rsidDel="002C300B">
              <w:rPr>
                <w:rStyle w:val="Hyperlink"/>
                <w:noProof/>
              </w:rPr>
              <w:delInstrText xml:space="preserve"> </w:delInstrText>
            </w:r>
            <w:r w:rsidRPr="00D40569" w:rsidDel="002C300B">
              <w:rPr>
                <w:rStyle w:val="Hyperlink"/>
                <w:noProof/>
              </w:rPr>
              <w:fldChar w:fldCharType="separate"/>
            </w:r>
          </w:del>
          <w:ins w:id="557" w:author="David Conklin" w:date="2021-04-08T07:21:00Z">
            <w:r w:rsidR="00315870">
              <w:rPr>
                <w:rStyle w:val="Hyperlink"/>
                <w:b/>
                <w:bCs/>
                <w:noProof/>
              </w:rPr>
              <w:t>Error! Hyperlink reference not valid.</w:t>
            </w:r>
          </w:ins>
          <w:del w:id="558" w:author="David Conklin" w:date="2021-04-07T06:46:00Z">
            <w:r w:rsidRPr="00D40569" w:rsidDel="002C300B">
              <w:rPr>
                <w:rStyle w:val="Hyperlink"/>
                <w:noProof/>
              </w:rPr>
              <w:delText>Implementation of the exchange of water between the wetland and the reach</w:delText>
            </w:r>
            <w:r w:rsidDel="002C300B">
              <w:rPr>
                <w:noProof/>
                <w:webHidden/>
              </w:rPr>
              <w:tab/>
            </w:r>
            <w:r w:rsidDel="002C300B">
              <w:rPr>
                <w:noProof/>
                <w:webHidden/>
              </w:rPr>
              <w:fldChar w:fldCharType="begin"/>
            </w:r>
            <w:r w:rsidDel="002C300B">
              <w:rPr>
                <w:noProof/>
                <w:webHidden/>
              </w:rPr>
              <w:delInstrText xml:space="preserve"> PAGEREF _Toc67556569 \h </w:delInstrText>
            </w:r>
            <w:r w:rsidDel="002C300B">
              <w:rPr>
                <w:noProof/>
                <w:webHidden/>
              </w:rPr>
            </w:r>
            <w:r w:rsidDel="002C300B">
              <w:rPr>
                <w:noProof/>
                <w:webHidden/>
              </w:rPr>
              <w:fldChar w:fldCharType="separate"/>
            </w:r>
            <w:r w:rsidDel="002C300B">
              <w:rPr>
                <w:noProof/>
                <w:webHidden/>
              </w:rPr>
              <w:delText>47</w:delText>
            </w:r>
            <w:r w:rsidDel="002C300B">
              <w:rPr>
                <w:noProof/>
                <w:webHidden/>
              </w:rPr>
              <w:fldChar w:fldCharType="end"/>
            </w:r>
            <w:r w:rsidRPr="00D40569" w:rsidDel="002C300B">
              <w:rPr>
                <w:rStyle w:val="Hyperlink"/>
                <w:noProof/>
              </w:rPr>
              <w:fldChar w:fldCharType="end"/>
            </w:r>
          </w:del>
        </w:p>
        <w:p w14:paraId="73B8DEC9" w14:textId="41B655B3" w:rsidR="000E6390" w:rsidDel="002C300B" w:rsidRDefault="000E6390">
          <w:pPr>
            <w:pStyle w:val="TOC2"/>
            <w:tabs>
              <w:tab w:val="right" w:leader="dot" w:pos="9350"/>
            </w:tabs>
            <w:rPr>
              <w:del w:id="559" w:author="David Conklin" w:date="2021-04-07T06:46:00Z"/>
              <w:rFonts w:eastAsiaTheme="minorEastAsia"/>
              <w:noProof/>
            </w:rPr>
          </w:pPr>
          <w:del w:id="56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"_Toc67556570"</w:delInstrText>
            </w:r>
            <w:r w:rsidRPr="00D40569" w:rsidDel="002C300B">
              <w:rPr>
                <w:rStyle w:val="Hyperlink"/>
                <w:noProof/>
              </w:rPr>
              <w:delInstrText xml:space="preserve"> </w:delInstrText>
            </w:r>
            <w:r w:rsidRPr="00D40569" w:rsidDel="002C300B">
              <w:rPr>
                <w:rStyle w:val="Hyperlink"/>
                <w:noProof/>
              </w:rPr>
              <w:fldChar w:fldCharType="separate"/>
            </w:r>
          </w:del>
          <w:ins w:id="561" w:author="David Conklin" w:date="2021-04-08T07:21:00Z">
            <w:r w:rsidR="00315870">
              <w:rPr>
                <w:rStyle w:val="Hyperlink"/>
                <w:b/>
                <w:bCs/>
                <w:noProof/>
              </w:rPr>
              <w:t>Error! Hyperlink reference not valid.</w:t>
            </w:r>
          </w:ins>
          <w:del w:id="562" w:author="David Conklin" w:date="2021-04-07T06:46:00Z">
            <w:r w:rsidRPr="00D40569" w:rsidDel="002C300B">
              <w:rPr>
                <w:rStyle w:val="Hyperlink"/>
                <w:noProof/>
              </w:rPr>
              <w:delText>Standing water temperature</w:delText>
            </w:r>
            <w:r w:rsidDel="002C300B">
              <w:rPr>
                <w:noProof/>
                <w:webHidden/>
              </w:rPr>
              <w:tab/>
            </w:r>
            <w:r w:rsidDel="002C300B">
              <w:rPr>
                <w:noProof/>
                <w:webHidden/>
              </w:rPr>
              <w:fldChar w:fldCharType="begin"/>
            </w:r>
            <w:r w:rsidDel="002C300B">
              <w:rPr>
                <w:noProof/>
                <w:webHidden/>
              </w:rPr>
              <w:delInstrText xml:space="preserve"> PAGEREF _Toc67556570 \h </w:delInstrText>
            </w:r>
            <w:r w:rsidDel="002C300B">
              <w:rPr>
                <w:noProof/>
                <w:webHidden/>
              </w:rPr>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1647BBA2" w14:textId="7A1805B1" w:rsidR="000E6390" w:rsidDel="002C300B" w:rsidRDefault="000E6390">
          <w:pPr>
            <w:pStyle w:val="TOC2"/>
            <w:tabs>
              <w:tab w:val="right" w:leader="dot" w:pos="9350"/>
            </w:tabs>
            <w:rPr>
              <w:del w:id="563" w:author="David Conklin" w:date="2021-04-07T06:46:00Z"/>
              <w:rFonts w:eastAsiaTheme="minorEastAsia"/>
              <w:noProof/>
            </w:rPr>
          </w:pPr>
          <w:del w:id="56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"_Toc67556571"</w:delInstrText>
            </w:r>
            <w:r w:rsidRPr="00D40569" w:rsidDel="002C300B">
              <w:rPr>
                <w:rStyle w:val="Hyperlink"/>
                <w:noProof/>
              </w:rPr>
              <w:delInstrText xml:space="preserve"> </w:delInstrText>
            </w:r>
            <w:r w:rsidRPr="00D40569" w:rsidDel="002C300B">
              <w:rPr>
                <w:rStyle w:val="Hyperlink"/>
                <w:noProof/>
              </w:rPr>
              <w:fldChar w:fldCharType="separate"/>
            </w:r>
          </w:del>
          <w:ins w:id="565" w:author="David Conklin" w:date="2021-04-08T07:21:00Z">
            <w:r w:rsidR="00315870">
              <w:rPr>
                <w:rStyle w:val="Hyperlink"/>
                <w:b/>
                <w:bCs/>
                <w:noProof/>
              </w:rPr>
              <w:t>Error! Hyperlink reference not valid.</w:t>
            </w:r>
          </w:ins>
          <w:del w:id="566" w:author="David Conklin" w:date="2021-04-07T06:46:00Z">
            <w:r w:rsidRPr="00D40569" w:rsidDel="002C300B">
              <w:rPr>
                <w:rStyle w:val="Hyperlink"/>
                <w:noProof/>
              </w:rPr>
              <w:delText>Evapotranspiration from wetlands</w:delText>
            </w:r>
            <w:r w:rsidDel="002C300B">
              <w:rPr>
                <w:noProof/>
                <w:webHidden/>
              </w:rPr>
              <w:tab/>
            </w:r>
            <w:r w:rsidDel="002C300B">
              <w:rPr>
                <w:noProof/>
                <w:webHidden/>
              </w:rPr>
              <w:fldChar w:fldCharType="begin"/>
            </w:r>
            <w:r w:rsidDel="002C300B">
              <w:rPr>
                <w:noProof/>
                <w:webHidden/>
              </w:rPr>
              <w:delInstrText xml:space="preserve"> PAGEREF _Toc67556571 \h </w:delInstrText>
            </w:r>
            <w:r w:rsidDel="002C300B">
              <w:rPr>
                <w:noProof/>
                <w:webHidden/>
              </w:rPr>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58F5FE02" w14:textId="27773DDC" w:rsidR="000E6390" w:rsidDel="002C300B" w:rsidRDefault="000E6390">
          <w:pPr>
            <w:pStyle w:val="TOC2"/>
            <w:tabs>
              <w:tab w:val="right" w:leader="dot" w:pos="9350"/>
            </w:tabs>
            <w:rPr>
              <w:del w:id="567" w:author="David Conklin" w:date="2021-04-07T06:46:00Z"/>
              <w:rFonts w:eastAsiaTheme="minorEastAsia"/>
              <w:noProof/>
            </w:rPr>
          </w:pPr>
          <w:del w:id="56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"_Toc67556572"</w:delInstrText>
            </w:r>
            <w:r w:rsidRPr="00D40569" w:rsidDel="002C300B">
              <w:rPr>
                <w:rStyle w:val="Hyperlink"/>
                <w:noProof/>
              </w:rPr>
              <w:delInstrText xml:space="preserve"> </w:delInstrText>
            </w:r>
            <w:r w:rsidRPr="00D40569" w:rsidDel="002C300B">
              <w:rPr>
                <w:rStyle w:val="Hyperlink"/>
                <w:noProof/>
              </w:rPr>
              <w:fldChar w:fldCharType="separate"/>
            </w:r>
          </w:del>
          <w:ins w:id="569" w:author="David Conklin" w:date="2021-04-08T07:21:00Z">
            <w:r w:rsidR="00315870">
              <w:rPr>
                <w:rStyle w:val="Hyperlink"/>
                <w:b/>
                <w:bCs/>
                <w:noProof/>
              </w:rPr>
              <w:t>Error! Hyperlink reference not valid.</w:t>
            </w:r>
          </w:ins>
          <w:del w:id="570" w:author="David Conklin" w:date="2021-04-07T06:46:00Z">
            <w:r w:rsidRPr="00D40569" w:rsidDel="002C300B">
              <w:rPr>
                <w:rStyle w:val="Hyperlink"/>
                <w:noProof/>
              </w:rPr>
              <w:delText>Loss (or gain) of wetlands</w:delText>
            </w:r>
            <w:r w:rsidDel="002C300B">
              <w:rPr>
                <w:noProof/>
                <w:webHidden/>
              </w:rPr>
              <w:tab/>
            </w:r>
            <w:r w:rsidDel="002C300B">
              <w:rPr>
                <w:noProof/>
                <w:webHidden/>
              </w:rPr>
              <w:fldChar w:fldCharType="begin"/>
            </w:r>
            <w:r w:rsidDel="002C300B">
              <w:rPr>
                <w:noProof/>
                <w:webHidden/>
              </w:rPr>
              <w:delInstrText xml:space="preserve"> PAGEREF _Toc67556572 \h </w:delInstrText>
            </w:r>
            <w:r w:rsidDel="002C300B">
              <w:rPr>
                <w:noProof/>
                <w:webHidden/>
              </w:rPr>
            </w:r>
            <w:r w:rsidDel="002C300B">
              <w:rPr>
                <w:noProof/>
                <w:webHidden/>
              </w:rPr>
              <w:fldChar w:fldCharType="separate"/>
            </w:r>
            <w:r w:rsidDel="002C300B">
              <w:rPr>
                <w:noProof/>
                <w:webHidden/>
              </w:rPr>
              <w:delText>48</w:delText>
            </w:r>
            <w:r w:rsidDel="002C300B">
              <w:rPr>
                <w:noProof/>
                <w:webHidden/>
              </w:rPr>
              <w:fldChar w:fldCharType="end"/>
            </w:r>
            <w:r w:rsidRPr="00D40569" w:rsidDel="002C300B">
              <w:rPr>
                <w:rStyle w:val="Hyperlink"/>
                <w:noProof/>
              </w:rPr>
              <w:fldChar w:fldCharType="end"/>
            </w:r>
          </w:del>
        </w:p>
        <w:p w14:paraId="701E697E" w14:textId="4CB11CB7" w:rsidR="000E6390" w:rsidDel="002C300B" w:rsidRDefault="000E6390">
          <w:pPr>
            <w:pStyle w:val="TOC2"/>
            <w:tabs>
              <w:tab w:val="right" w:leader="dot" w:pos="9350"/>
            </w:tabs>
            <w:rPr>
              <w:del w:id="571" w:author="David Conklin" w:date="2021-04-07T06:46:00Z"/>
              <w:rFonts w:eastAsiaTheme="minorEastAsia"/>
              <w:noProof/>
            </w:rPr>
          </w:pPr>
          <w:del w:id="57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"_Toc67556573"</w:delInstrText>
            </w:r>
            <w:r w:rsidRPr="00D40569" w:rsidDel="002C300B">
              <w:rPr>
                <w:rStyle w:val="Hyperlink"/>
                <w:noProof/>
              </w:rPr>
              <w:delInstrText xml:space="preserve"> </w:delInstrText>
            </w:r>
            <w:r w:rsidRPr="00D40569" w:rsidDel="002C300B">
              <w:rPr>
                <w:rStyle w:val="Hyperlink"/>
                <w:noProof/>
              </w:rPr>
              <w:fldChar w:fldCharType="separate"/>
            </w:r>
          </w:del>
          <w:ins w:id="573" w:author="David Conklin" w:date="2021-04-08T07:21:00Z">
            <w:r w:rsidR="00315870">
              <w:rPr>
                <w:rStyle w:val="Hyperlink"/>
                <w:b/>
                <w:bCs/>
                <w:noProof/>
              </w:rPr>
              <w:t>Error! Hyperlink reference not valid.</w:t>
            </w:r>
          </w:ins>
          <w:del w:id="574" w:author="David Conklin" w:date="2021-04-07T06:46:00Z">
            <w:r w:rsidRPr="00D40569" w:rsidDel="002C300B">
              <w:rPr>
                <w:rStyle w:val="Hyperlink"/>
                <w:noProof/>
              </w:rPr>
              <w:delText>Reality check</w:delText>
            </w:r>
            <w:r w:rsidDel="002C300B">
              <w:rPr>
                <w:noProof/>
                <w:webHidden/>
              </w:rPr>
              <w:tab/>
            </w:r>
            <w:r w:rsidDel="002C300B">
              <w:rPr>
                <w:noProof/>
                <w:webHidden/>
              </w:rPr>
              <w:fldChar w:fldCharType="begin"/>
            </w:r>
            <w:r w:rsidDel="002C300B">
              <w:rPr>
                <w:noProof/>
                <w:webHidden/>
              </w:rPr>
              <w:delInstrText xml:space="preserve"> PAGEREF _Toc67556573 \h </w:delInstrText>
            </w:r>
            <w:r w:rsidDel="002C300B">
              <w:rPr>
                <w:noProof/>
                <w:webHidden/>
              </w:rPr>
            </w:r>
            <w:r w:rsidDel="002C300B">
              <w:rPr>
                <w:noProof/>
                <w:webHidden/>
              </w:rPr>
              <w:fldChar w:fldCharType="separate"/>
            </w:r>
            <w:r w:rsidDel="002C300B">
              <w:rPr>
                <w:noProof/>
                <w:webHidden/>
              </w:rPr>
              <w:delText>49</w:delText>
            </w:r>
            <w:r w:rsidDel="002C300B">
              <w:rPr>
                <w:noProof/>
                <w:webHidden/>
              </w:rPr>
              <w:fldChar w:fldCharType="end"/>
            </w:r>
            <w:r w:rsidRPr="00D40569" w:rsidDel="002C300B">
              <w:rPr>
                <w:rStyle w:val="Hyperlink"/>
                <w:noProof/>
              </w:rPr>
              <w:fldChar w:fldCharType="end"/>
            </w:r>
          </w:del>
        </w:p>
        <w:p w14:paraId="59C1EDA6" w14:textId="4E5576EB" w:rsidR="000E6390" w:rsidDel="002C300B" w:rsidRDefault="000E6390">
          <w:pPr>
            <w:pStyle w:val="TOC2"/>
            <w:tabs>
              <w:tab w:val="right" w:leader="dot" w:pos="9350"/>
            </w:tabs>
            <w:rPr>
              <w:del w:id="575" w:author="David Conklin" w:date="2021-04-07T06:46:00Z"/>
              <w:rFonts w:eastAsiaTheme="minorEastAsia"/>
              <w:noProof/>
            </w:rPr>
          </w:pPr>
          <w:del w:id="57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"_Toc67556574"</w:delInstrText>
            </w:r>
            <w:r w:rsidRPr="00D40569" w:rsidDel="002C300B">
              <w:rPr>
                <w:rStyle w:val="Hyperlink"/>
                <w:noProof/>
              </w:rPr>
              <w:delInstrText xml:space="preserve"> </w:delInstrText>
            </w:r>
            <w:r w:rsidRPr="00D40569" w:rsidDel="002C300B">
              <w:rPr>
                <w:rStyle w:val="Hyperlink"/>
                <w:noProof/>
              </w:rPr>
              <w:fldChar w:fldCharType="separate"/>
            </w:r>
          </w:del>
          <w:ins w:id="577" w:author="David Conklin" w:date="2021-04-08T07:21:00Z">
            <w:r w:rsidR="00315870">
              <w:rPr>
                <w:rStyle w:val="Hyperlink"/>
                <w:b/>
                <w:bCs/>
                <w:noProof/>
              </w:rPr>
              <w:t>Error! Hyperlink reference not valid.</w:t>
            </w:r>
          </w:ins>
          <w:del w:id="578" w:author="David Conklin" w:date="2021-04-07T06:46:00Z">
            <w:r w:rsidRPr="00D40569" w:rsidDel="002C300B">
              <w:rPr>
                <w:rStyle w:val="Hyperlink"/>
                <w:noProof/>
              </w:rPr>
              <w:delText>High Cascades Springs</w:delText>
            </w:r>
            <w:r w:rsidDel="002C300B">
              <w:rPr>
                <w:noProof/>
                <w:webHidden/>
              </w:rPr>
              <w:tab/>
            </w:r>
            <w:r w:rsidDel="002C300B">
              <w:rPr>
                <w:noProof/>
                <w:webHidden/>
              </w:rPr>
              <w:fldChar w:fldCharType="begin"/>
            </w:r>
            <w:r w:rsidDel="002C300B">
              <w:rPr>
                <w:noProof/>
                <w:webHidden/>
              </w:rPr>
              <w:delInstrText xml:space="preserve"> PAGEREF _Toc67556574 \h </w:delInstrText>
            </w:r>
            <w:r w:rsidDel="002C300B">
              <w:rPr>
                <w:noProof/>
                <w:webHidden/>
              </w:rPr>
            </w:r>
            <w:r w:rsidDel="002C300B">
              <w:rPr>
                <w:noProof/>
                <w:webHidden/>
              </w:rPr>
              <w:fldChar w:fldCharType="separate"/>
            </w:r>
            <w:r w:rsidDel="002C300B">
              <w:rPr>
                <w:noProof/>
                <w:webHidden/>
              </w:rPr>
              <w:delText>50</w:delText>
            </w:r>
            <w:r w:rsidDel="002C300B">
              <w:rPr>
                <w:noProof/>
                <w:webHidden/>
              </w:rPr>
              <w:fldChar w:fldCharType="end"/>
            </w:r>
            <w:r w:rsidRPr="00D40569" w:rsidDel="002C300B">
              <w:rPr>
                <w:rStyle w:val="Hyperlink"/>
                <w:noProof/>
              </w:rPr>
              <w:fldChar w:fldCharType="end"/>
            </w:r>
          </w:del>
        </w:p>
        <w:p w14:paraId="7FC6E247" w14:textId="441A3BD4" w:rsidR="000E6390" w:rsidDel="002C300B" w:rsidRDefault="000E6390">
          <w:pPr>
            <w:pStyle w:val="TOC2"/>
            <w:tabs>
              <w:tab w:val="right" w:leader="dot" w:pos="9350"/>
            </w:tabs>
            <w:rPr>
              <w:del w:id="579" w:author="David Conklin" w:date="2021-04-07T06:46:00Z"/>
              <w:rFonts w:eastAsiaTheme="minorEastAsia"/>
              <w:noProof/>
            </w:rPr>
          </w:pPr>
          <w:del w:id="58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"_Toc67556575"</w:delInstrText>
            </w:r>
            <w:r w:rsidRPr="00D40569" w:rsidDel="002C300B">
              <w:rPr>
                <w:rStyle w:val="Hyperlink"/>
                <w:noProof/>
              </w:rPr>
              <w:delInstrText xml:space="preserve"> </w:delInstrText>
            </w:r>
            <w:r w:rsidRPr="00D40569" w:rsidDel="002C300B">
              <w:rPr>
                <w:rStyle w:val="Hyperlink"/>
                <w:noProof/>
              </w:rPr>
              <w:fldChar w:fldCharType="separate"/>
            </w:r>
          </w:del>
          <w:ins w:id="581" w:author="David Conklin" w:date="2021-04-08T07:21:00Z">
            <w:r w:rsidR="00315870">
              <w:rPr>
                <w:rStyle w:val="Hyperlink"/>
                <w:b/>
                <w:bCs/>
                <w:noProof/>
              </w:rPr>
              <w:t>Error! Hyperlink reference not valid.</w:t>
            </w:r>
          </w:ins>
          <w:del w:id="582" w:author="David Conklin" w:date="2021-04-07T06:46:00Z">
            <w:r w:rsidRPr="00D40569" w:rsidDel="002C300B">
              <w:rPr>
                <w:rStyle w:val="Hyperlink"/>
                <w:noProof/>
              </w:rPr>
              <w:delText>Calibration and simulation skill</w:delText>
            </w:r>
            <w:r w:rsidDel="002C300B">
              <w:rPr>
                <w:noProof/>
                <w:webHidden/>
              </w:rPr>
              <w:tab/>
            </w:r>
            <w:r w:rsidDel="002C300B">
              <w:rPr>
                <w:noProof/>
                <w:webHidden/>
              </w:rPr>
              <w:fldChar w:fldCharType="begin"/>
            </w:r>
            <w:r w:rsidDel="002C300B">
              <w:rPr>
                <w:noProof/>
                <w:webHidden/>
              </w:rPr>
              <w:delInstrText xml:space="preserve"> PAGEREF _Toc67556575 \h </w:delInstrText>
            </w:r>
            <w:r w:rsidDel="002C300B">
              <w:rPr>
                <w:noProof/>
                <w:webHidden/>
              </w:rPr>
            </w:r>
            <w:r w:rsidDel="002C300B">
              <w:rPr>
                <w:noProof/>
                <w:webHidden/>
              </w:rPr>
              <w:fldChar w:fldCharType="separate"/>
            </w:r>
            <w:r w:rsidDel="002C300B">
              <w:rPr>
                <w:noProof/>
                <w:webHidden/>
              </w:rPr>
              <w:delText>52</w:delText>
            </w:r>
            <w:r w:rsidDel="002C300B">
              <w:rPr>
                <w:noProof/>
                <w:webHidden/>
              </w:rPr>
              <w:fldChar w:fldCharType="end"/>
            </w:r>
            <w:r w:rsidRPr="00D40569" w:rsidDel="002C300B">
              <w:rPr>
                <w:rStyle w:val="Hyperlink"/>
                <w:noProof/>
              </w:rPr>
              <w:fldChar w:fldCharType="end"/>
            </w:r>
          </w:del>
        </w:p>
        <w:p w14:paraId="0BE3A9FE" w14:textId="7523BA8C" w:rsidR="000E6390" w:rsidDel="002C300B" w:rsidRDefault="000E6390">
          <w:pPr>
            <w:pStyle w:val="TOC2"/>
            <w:tabs>
              <w:tab w:val="right" w:leader="dot" w:pos="9350"/>
            </w:tabs>
            <w:rPr>
              <w:del w:id="583" w:author="David Conklin" w:date="2021-04-07T06:46:00Z"/>
              <w:rFonts w:eastAsiaTheme="minorEastAsia"/>
              <w:noProof/>
            </w:rPr>
          </w:pPr>
          <w:del w:id="58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"_Toc67556576"</w:delInstrText>
            </w:r>
            <w:r w:rsidRPr="00D40569" w:rsidDel="002C300B">
              <w:rPr>
                <w:rStyle w:val="Hyperlink"/>
                <w:noProof/>
              </w:rPr>
              <w:delInstrText xml:space="preserve"> </w:delInstrText>
            </w:r>
            <w:r w:rsidRPr="00D40569" w:rsidDel="002C300B">
              <w:rPr>
                <w:rStyle w:val="Hyperlink"/>
                <w:noProof/>
              </w:rPr>
              <w:fldChar w:fldCharType="separate"/>
            </w:r>
          </w:del>
          <w:ins w:id="585" w:author="David Conklin" w:date="2021-04-08T07:21:00Z">
            <w:r w:rsidR="00315870">
              <w:rPr>
                <w:rStyle w:val="Hyperlink"/>
                <w:b/>
                <w:bCs/>
                <w:noProof/>
              </w:rPr>
              <w:t>Error! Hyperlink reference not valid.</w:t>
            </w:r>
          </w:ins>
          <w:del w:id="586" w:author="David Conklin" w:date="2021-04-07T06:46:00Z">
            <w:r w:rsidRPr="00D40569" w:rsidDel="002C300B">
              <w:rPr>
                <w:rStyle w:val="Hyperlink"/>
                <w:noProof/>
              </w:rPr>
              <w:delText>Analysis of locations where the model has low skill</w:delText>
            </w:r>
            <w:r w:rsidDel="002C300B">
              <w:rPr>
                <w:noProof/>
                <w:webHidden/>
              </w:rPr>
              <w:tab/>
            </w:r>
            <w:r w:rsidDel="002C300B">
              <w:rPr>
                <w:noProof/>
                <w:webHidden/>
              </w:rPr>
              <w:fldChar w:fldCharType="begin"/>
            </w:r>
            <w:r w:rsidDel="002C300B">
              <w:rPr>
                <w:noProof/>
                <w:webHidden/>
              </w:rPr>
              <w:delInstrText xml:space="preserve"> PAGEREF _Toc67556576 \h </w:delInstrText>
            </w:r>
            <w:r w:rsidDel="002C300B">
              <w:rPr>
                <w:noProof/>
                <w:webHidden/>
              </w:rPr>
            </w:r>
            <w:r w:rsidDel="002C300B">
              <w:rPr>
                <w:noProof/>
                <w:webHidden/>
              </w:rPr>
              <w:fldChar w:fldCharType="separate"/>
            </w:r>
            <w:r w:rsidDel="002C300B">
              <w:rPr>
                <w:noProof/>
                <w:webHidden/>
              </w:rPr>
              <w:delText>55</w:delText>
            </w:r>
            <w:r w:rsidDel="002C300B">
              <w:rPr>
                <w:noProof/>
                <w:webHidden/>
              </w:rPr>
              <w:fldChar w:fldCharType="end"/>
            </w:r>
            <w:r w:rsidRPr="00D40569" w:rsidDel="002C300B">
              <w:rPr>
                <w:rStyle w:val="Hyperlink"/>
                <w:noProof/>
              </w:rPr>
              <w:fldChar w:fldCharType="end"/>
            </w:r>
          </w:del>
        </w:p>
        <w:p w14:paraId="37FD33D7" w14:textId="1EAFABAA" w:rsidR="000E6390" w:rsidDel="002C300B" w:rsidRDefault="000E6390">
          <w:pPr>
            <w:pStyle w:val="TOC2"/>
            <w:tabs>
              <w:tab w:val="right" w:leader="dot" w:pos="9350"/>
            </w:tabs>
            <w:rPr>
              <w:del w:id="587" w:author="David Conklin" w:date="2021-04-07T06:46:00Z"/>
              <w:rFonts w:eastAsiaTheme="minorEastAsia"/>
              <w:noProof/>
            </w:rPr>
          </w:pPr>
          <w:del w:id="58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"_Toc67556577"</w:delInstrText>
            </w:r>
            <w:r w:rsidRPr="00D40569" w:rsidDel="002C300B">
              <w:rPr>
                <w:rStyle w:val="Hyperlink"/>
                <w:noProof/>
              </w:rPr>
              <w:delInstrText xml:space="preserve"> </w:delInstrText>
            </w:r>
            <w:r w:rsidRPr="00D40569" w:rsidDel="002C300B">
              <w:rPr>
                <w:rStyle w:val="Hyperlink"/>
                <w:noProof/>
              </w:rPr>
              <w:fldChar w:fldCharType="separate"/>
            </w:r>
          </w:del>
          <w:ins w:id="589" w:author="David Conklin" w:date="2021-04-08T07:21:00Z">
            <w:r w:rsidR="00315870">
              <w:rPr>
                <w:rStyle w:val="Hyperlink"/>
                <w:b/>
                <w:bCs/>
                <w:noProof/>
              </w:rPr>
              <w:t>Error! Hyperlink reference not valid.</w:t>
            </w:r>
          </w:ins>
          <w:del w:id="590" w:author="David Conklin" w:date="2021-04-07T06:46:00Z">
            <w:r w:rsidRPr="00D40569" w:rsidDel="002C300B">
              <w:rPr>
                <w:rStyle w:val="Hyperlink"/>
                <w:noProof/>
              </w:rPr>
              <w:delText>Simulated McKenzie basin water budget and thermal energy budget</w:delText>
            </w:r>
            <w:r w:rsidDel="002C300B">
              <w:rPr>
                <w:noProof/>
                <w:webHidden/>
              </w:rPr>
              <w:tab/>
            </w:r>
            <w:r w:rsidDel="002C300B">
              <w:rPr>
                <w:noProof/>
                <w:webHidden/>
              </w:rPr>
              <w:fldChar w:fldCharType="begin"/>
            </w:r>
            <w:r w:rsidDel="002C300B">
              <w:rPr>
                <w:noProof/>
                <w:webHidden/>
              </w:rPr>
              <w:delInstrText xml:space="preserve"> PAGEREF _Toc67556577 \h </w:delInstrText>
            </w:r>
            <w:r w:rsidDel="002C300B">
              <w:rPr>
                <w:noProof/>
                <w:webHidden/>
              </w:rPr>
            </w:r>
            <w:r w:rsidDel="002C300B">
              <w:rPr>
                <w:noProof/>
                <w:webHidden/>
              </w:rPr>
              <w:fldChar w:fldCharType="separate"/>
            </w:r>
            <w:r w:rsidDel="002C300B">
              <w:rPr>
                <w:noProof/>
                <w:webHidden/>
              </w:rPr>
              <w:delText>57</w:delText>
            </w:r>
            <w:r w:rsidDel="002C300B">
              <w:rPr>
                <w:noProof/>
                <w:webHidden/>
              </w:rPr>
              <w:fldChar w:fldCharType="end"/>
            </w:r>
            <w:r w:rsidRPr="00D40569" w:rsidDel="002C300B">
              <w:rPr>
                <w:rStyle w:val="Hyperlink"/>
                <w:noProof/>
              </w:rPr>
              <w:fldChar w:fldCharType="end"/>
            </w:r>
          </w:del>
        </w:p>
        <w:p w14:paraId="07BA8C49" w14:textId="056EB631" w:rsidR="000E6390" w:rsidDel="002C300B" w:rsidRDefault="000E6390">
          <w:pPr>
            <w:pStyle w:val="TOC2"/>
            <w:tabs>
              <w:tab w:val="right" w:leader="dot" w:pos="9350"/>
            </w:tabs>
            <w:rPr>
              <w:del w:id="591" w:author="David Conklin" w:date="2021-04-07T06:46:00Z"/>
              <w:rFonts w:eastAsiaTheme="minorEastAsia"/>
              <w:noProof/>
            </w:rPr>
          </w:pPr>
          <w:del w:id="59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"_Toc67556578"</w:delInstrText>
            </w:r>
            <w:r w:rsidRPr="00D40569" w:rsidDel="002C300B">
              <w:rPr>
                <w:rStyle w:val="Hyperlink"/>
                <w:noProof/>
              </w:rPr>
              <w:delInstrText xml:space="preserve"> </w:delInstrText>
            </w:r>
            <w:r w:rsidRPr="00D40569" w:rsidDel="002C300B">
              <w:rPr>
                <w:rStyle w:val="Hyperlink"/>
                <w:noProof/>
              </w:rPr>
              <w:fldChar w:fldCharType="separate"/>
            </w:r>
          </w:del>
          <w:ins w:id="593" w:author="David Conklin" w:date="2021-04-08T07:21:00Z">
            <w:r w:rsidR="00315870">
              <w:rPr>
                <w:rStyle w:val="Hyperlink"/>
                <w:b/>
                <w:bCs/>
                <w:noProof/>
              </w:rPr>
              <w:t>Error! Hyperlink reference not valid.</w:t>
            </w:r>
          </w:ins>
          <w:del w:id="594" w:author="David Conklin" w:date="2021-04-07T06:46:00Z">
            <w:r w:rsidRPr="00D40569" w:rsidDel="002C300B">
              <w:rPr>
                <w:rStyle w:val="Hyperlink"/>
                <w:noProof/>
              </w:rPr>
              <w:delText>CW3M v. Shade-a-lator</w:delText>
            </w:r>
            <w:r w:rsidDel="002C300B">
              <w:rPr>
                <w:noProof/>
                <w:webHidden/>
              </w:rPr>
              <w:tab/>
            </w:r>
            <w:r w:rsidDel="002C300B">
              <w:rPr>
                <w:noProof/>
                <w:webHidden/>
              </w:rPr>
              <w:fldChar w:fldCharType="begin"/>
            </w:r>
            <w:r w:rsidDel="002C300B">
              <w:rPr>
                <w:noProof/>
                <w:webHidden/>
              </w:rPr>
              <w:delInstrText xml:space="preserve"> PAGEREF _Toc67556578 \h </w:delInstrText>
            </w:r>
            <w:r w:rsidDel="002C300B">
              <w:rPr>
                <w:noProof/>
                <w:webHidden/>
              </w:rPr>
            </w:r>
            <w:r w:rsidDel="002C300B">
              <w:rPr>
                <w:noProof/>
                <w:webHidden/>
              </w:rPr>
              <w:fldChar w:fldCharType="separate"/>
            </w:r>
            <w:r w:rsidDel="002C300B">
              <w:rPr>
                <w:noProof/>
                <w:webHidden/>
              </w:rPr>
              <w:delText>58</w:delText>
            </w:r>
            <w:r w:rsidDel="002C300B">
              <w:rPr>
                <w:noProof/>
                <w:webHidden/>
              </w:rPr>
              <w:fldChar w:fldCharType="end"/>
            </w:r>
            <w:r w:rsidRPr="00D40569" w:rsidDel="002C300B">
              <w:rPr>
                <w:rStyle w:val="Hyperlink"/>
                <w:noProof/>
              </w:rPr>
              <w:fldChar w:fldCharType="end"/>
            </w:r>
          </w:del>
        </w:p>
        <w:p w14:paraId="1AA48372" w14:textId="33BFAC50" w:rsidR="000E6390" w:rsidDel="002C300B" w:rsidRDefault="000E6390">
          <w:pPr>
            <w:pStyle w:val="TOC2"/>
            <w:tabs>
              <w:tab w:val="right" w:leader="dot" w:pos="9350"/>
            </w:tabs>
            <w:rPr>
              <w:del w:id="595" w:author="David Conklin" w:date="2021-04-07T06:46:00Z"/>
              <w:rFonts w:eastAsiaTheme="minorEastAsia"/>
              <w:noProof/>
            </w:rPr>
          </w:pPr>
          <w:del w:id="59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"_Toc67556579"</w:delInstrText>
            </w:r>
            <w:r w:rsidRPr="00D40569" w:rsidDel="002C300B">
              <w:rPr>
                <w:rStyle w:val="Hyperlink"/>
                <w:noProof/>
              </w:rPr>
              <w:delInstrText xml:space="preserve"> </w:delInstrText>
            </w:r>
            <w:r w:rsidRPr="00D40569" w:rsidDel="002C300B">
              <w:rPr>
                <w:rStyle w:val="Hyperlink"/>
                <w:noProof/>
              </w:rPr>
              <w:fldChar w:fldCharType="separate"/>
            </w:r>
          </w:del>
          <w:ins w:id="597" w:author="David Conklin" w:date="2021-04-08T07:21:00Z">
            <w:r w:rsidR="00315870">
              <w:rPr>
                <w:rStyle w:val="Hyperlink"/>
                <w:b/>
                <w:bCs/>
                <w:noProof/>
              </w:rPr>
              <w:t>Error! Hyperlink reference not valid.</w:t>
            </w:r>
          </w:ins>
          <w:del w:id="598" w:author="David Conklin" w:date="2021-04-07T06:46:00Z">
            <w:r w:rsidRPr="00D40569" w:rsidDel="002C300B">
              <w:rPr>
                <w:rStyle w:val="Hyperlink"/>
                <w:noProof/>
              </w:rPr>
              <w:delText>Comparison of CW3M results to Shade-a-lator results</w:delText>
            </w:r>
            <w:r w:rsidDel="002C300B">
              <w:rPr>
                <w:noProof/>
                <w:webHidden/>
              </w:rPr>
              <w:tab/>
            </w:r>
            <w:r w:rsidDel="002C300B">
              <w:rPr>
                <w:noProof/>
                <w:webHidden/>
              </w:rPr>
              <w:fldChar w:fldCharType="begin"/>
            </w:r>
            <w:r w:rsidDel="002C300B">
              <w:rPr>
                <w:noProof/>
                <w:webHidden/>
              </w:rPr>
              <w:delInstrText xml:space="preserve"> PAGEREF _Toc67556579 \h </w:delInstrText>
            </w:r>
            <w:r w:rsidDel="002C300B">
              <w:rPr>
                <w:noProof/>
                <w:webHidden/>
              </w:rPr>
            </w:r>
            <w:r w:rsidDel="002C300B">
              <w:rPr>
                <w:noProof/>
                <w:webHidden/>
              </w:rPr>
              <w:fldChar w:fldCharType="separate"/>
            </w:r>
            <w:r w:rsidDel="002C300B">
              <w:rPr>
                <w:noProof/>
                <w:webHidden/>
              </w:rPr>
              <w:delText>60</w:delText>
            </w:r>
            <w:r w:rsidDel="002C300B">
              <w:rPr>
                <w:noProof/>
                <w:webHidden/>
              </w:rPr>
              <w:fldChar w:fldCharType="end"/>
            </w:r>
            <w:r w:rsidRPr="00D40569" w:rsidDel="002C300B">
              <w:rPr>
                <w:rStyle w:val="Hyperlink"/>
                <w:noProof/>
              </w:rPr>
              <w:fldChar w:fldCharType="end"/>
            </w:r>
          </w:del>
        </w:p>
        <w:p w14:paraId="3453655C" w14:textId="195F5D03" w:rsidR="000E6390" w:rsidDel="002C300B" w:rsidRDefault="000E6390">
          <w:pPr>
            <w:pStyle w:val="TOC1"/>
            <w:tabs>
              <w:tab w:val="right" w:leader="dot" w:pos="9350"/>
            </w:tabs>
            <w:rPr>
              <w:del w:id="599" w:author="David Conklin" w:date="2021-04-07T06:46:00Z"/>
              <w:rFonts w:eastAsiaTheme="minorEastAsia"/>
              <w:noProof/>
            </w:rPr>
          </w:pPr>
          <w:del w:id="600"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"_Toc67556580"</w:delInstrText>
            </w:r>
            <w:r w:rsidRPr="00D40569" w:rsidDel="002C300B">
              <w:rPr>
                <w:rStyle w:val="Hyperlink"/>
                <w:noProof/>
              </w:rPr>
              <w:delInstrText xml:space="preserve"> </w:delInstrText>
            </w:r>
            <w:r w:rsidRPr="00D40569" w:rsidDel="002C300B">
              <w:rPr>
                <w:rStyle w:val="Hyperlink"/>
                <w:noProof/>
              </w:rPr>
              <w:fldChar w:fldCharType="separate"/>
            </w:r>
          </w:del>
          <w:ins w:id="601" w:author="David Conklin" w:date="2021-04-08T07:21:00Z">
            <w:r w:rsidR="00315870">
              <w:rPr>
                <w:rStyle w:val="Hyperlink"/>
                <w:b/>
                <w:bCs/>
                <w:noProof/>
              </w:rPr>
              <w:t>Error! Hyperlink reference not valid.</w:t>
            </w:r>
          </w:ins>
          <w:del w:id="602" w:author="David Conklin" w:date="2021-04-07T06:46:00Z">
            <w:r w:rsidRPr="00D40569" w:rsidDel="002C300B">
              <w:rPr>
                <w:rStyle w:val="Hyperlink"/>
                <w:noProof/>
              </w:rPr>
              <w:delText>The Clackamas Basin</w:delText>
            </w:r>
            <w:r w:rsidDel="002C300B">
              <w:rPr>
                <w:noProof/>
                <w:webHidden/>
              </w:rPr>
              <w:tab/>
            </w:r>
            <w:r w:rsidDel="002C300B">
              <w:rPr>
                <w:noProof/>
                <w:webHidden/>
              </w:rPr>
              <w:fldChar w:fldCharType="begin"/>
            </w:r>
            <w:r w:rsidDel="002C300B">
              <w:rPr>
                <w:noProof/>
                <w:webHidden/>
              </w:rPr>
              <w:delInstrText xml:space="preserve"> PAGEREF _Toc67556580 \h </w:delInstrText>
            </w:r>
            <w:r w:rsidDel="002C300B">
              <w:rPr>
                <w:noProof/>
                <w:webHidden/>
              </w:rPr>
            </w:r>
            <w:r w:rsidDel="002C300B">
              <w:rPr>
                <w:noProof/>
                <w:webHidden/>
              </w:rPr>
              <w:fldChar w:fldCharType="separate"/>
            </w:r>
            <w:r w:rsidDel="002C300B">
              <w:rPr>
                <w:noProof/>
                <w:webHidden/>
              </w:rPr>
              <w:delText>62</w:delText>
            </w:r>
            <w:r w:rsidDel="002C300B">
              <w:rPr>
                <w:noProof/>
                <w:webHidden/>
              </w:rPr>
              <w:fldChar w:fldCharType="end"/>
            </w:r>
            <w:r w:rsidRPr="00D40569" w:rsidDel="002C300B">
              <w:rPr>
                <w:rStyle w:val="Hyperlink"/>
                <w:noProof/>
              </w:rPr>
              <w:fldChar w:fldCharType="end"/>
            </w:r>
          </w:del>
        </w:p>
        <w:p w14:paraId="7E64560E" w14:textId="19753B15" w:rsidR="000E6390" w:rsidDel="002C300B" w:rsidRDefault="000E6390">
          <w:pPr>
            <w:pStyle w:val="TOC1"/>
            <w:tabs>
              <w:tab w:val="right" w:leader="dot" w:pos="9350"/>
            </w:tabs>
            <w:rPr>
              <w:del w:id="603" w:author="David Conklin" w:date="2021-04-07T06:46:00Z"/>
              <w:rFonts w:eastAsiaTheme="minorEastAsia"/>
              <w:noProof/>
            </w:rPr>
          </w:pPr>
          <w:del w:id="604"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"_Toc67556581"</w:delInstrText>
            </w:r>
            <w:r w:rsidRPr="00D40569" w:rsidDel="002C300B">
              <w:rPr>
                <w:rStyle w:val="Hyperlink"/>
                <w:noProof/>
              </w:rPr>
              <w:delInstrText xml:space="preserve"> </w:delInstrText>
            </w:r>
            <w:r w:rsidRPr="00D40569" w:rsidDel="002C300B">
              <w:rPr>
                <w:rStyle w:val="Hyperlink"/>
                <w:noProof/>
              </w:rPr>
              <w:fldChar w:fldCharType="separate"/>
            </w:r>
          </w:del>
          <w:ins w:id="605" w:author="David Conklin" w:date="2021-04-08T07:21:00Z">
            <w:r w:rsidR="00315870">
              <w:rPr>
                <w:rStyle w:val="Hyperlink"/>
                <w:b/>
                <w:bCs/>
                <w:noProof/>
              </w:rPr>
              <w:t>Error! Hyperlink reference not valid.</w:t>
            </w:r>
          </w:ins>
          <w:del w:id="606" w:author="David Conklin" w:date="2021-04-07T06:46:00Z">
            <w:r w:rsidRPr="00D40569" w:rsidDel="002C300B">
              <w:rPr>
                <w:rStyle w:val="Hyperlink"/>
                <w:noProof/>
              </w:rPr>
              <w:delText>Directory structure and file names</w:delText>
            </w:r>
            <w:r w:rsidDel="002C300B">
              <w:rPr>
                <w:noProof/>
                <w:webHidden/>
              </w:rPr>
              <w:tab/>
            </w:r>
            <w:r w:rsidDel="002C300B">
              <w:rPr>
                <w:noProof/>
                <w:webHidden/>
              </w:rPr>
              <w:fldChar w:fldCharType="begin"/>
            </w:r>
            <w:r w:rsidDel="002C300B">
              <w:rPr>
                <w:noProof/>
                <w:webHidden/>
              </w:rPr>
              <w:delInstrText xml:space="preserve"> PAGEREF _Toc67556581 \h </w:delInstrText>
            </w:r>
            <w:r w:rsidDel="002C300B">
              <w:rPr>
                <w:noProof/>
                <w:webHidden/>
              </w:rPr>
            </w:r>
            <w:r w:rsidDel="002C300B">
              <w:rPr>
                <w:noProof/>
                <w:webHidden/>
              </w:rPr>
              <w:fldChar w:fldCharType="separate"/>
            </w:r>
            <w:r w:rsidDel="002C300B">
              <w:rPr>
                <w:noProof/>
                <w:webHidden/>
              </w:rPr>
              <w:delText>63</w:delText>
            </w:r>
            <w:r w:rsidDel="002C300B">
              <w:rPr>
                <w:noProof/>
                <w:webHidden/>
              </w:rPr>
              <w:fldChar w:fldCharType="end"/>
            </w:r>
            <w:r w:rsidRPr="00D40569" w:rsidDel="002C300B">
              <w:rPr>
                <w:rStyle w:val="Hyperlink"/>
                <w:noProof/>
              </w:rPr>
              <w:fldChar w:fldCharType="end"/>
            </w:r>
          </w:del>
        </w:p>
        <w:p w14:paraId="6A465CE8" w14:textId="5B3267FE" w:rsidR="000E6390" w:rsidDel="002C300B" w:rsidRDefault="000E6390">
          <w:pPr>
            <w:pStyle w:val="TOC1"/>
            <w:tabs>
              <w:tab w:val="right" w:leader="dot" w:pos="9350"/>
            </w:tabs>
            <w:rPr>
              <w:del w:id="607" w:author="David Conklin" w:date="2021-04-07T06:46:00Z"/>
              <w:rFonts w:eastAsiaTheme="minorEastAsia"/>
              <w:noProof/>
            </w:rPr>
          </w:pPr>
          <w:del w:id="608"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"_Toc67556582"</w:delInstrText>
            </w:r>
            <w:r w:rsidRPr="00D40569" w:rsidDel="002C300B">
              <w:rPr>
                <w:rStyle w:val="Hyperlink"/>
                <w:noProof/>
              </w:rPr>
              <w:delInstrText xml:space="preserve"> </w:delInstrText>
            </w:r>
            <w:r w:rsidRPr="00D40569" w:rsidDel="002C300B">
              <w:rPr>
                <w:rStyle w:val="Hyperlink"/>
                <w:noProof/>
              </w:rPr>
              <w:fldChar w:fldCharType="separate"/>
            </w:r>
          </w:del>
          <w:ins w:id="609" w:author="David Conklin" w:date="2021-04-08T07:21:00Z">
            <w:r w:rsidR="00315870">
              <w:rPr>
                <w:rStyle w:val="Hyperlink"/>
                <w:b/>
                <w:bCs/>
                <w:noProof/>
              </w:rPr>
              <w:t>Error! Hyperlink reference not valid.</w:t>
            </w:r>
          </w:ins>
          <w:del w:id="610" w:author="David Conklin" w:date="2021-04-07T06:46:00Z">
            <w:r w:rsidRPr="00D40569" w:rsidDel="002C300B">
              <w:rPr>
                <w:rStyle w:val="Hyperlink"/>
                <w:noProof/>
              </w:rPr>
              <w:delText>Release Log</w:delText>
            </w:r>
            <w:r w:rsidDel="002C300B">
              <w:rPr>
                <w:noProof/>
                <w:webHidden/>
              </w:rPr>
              <w:tab/>
            </w:r>
            <w:r w:rsidDel="002C300B">
              <w:rPr>
                <w:noProof/>
                <w:webHidden/>
              </w:rPr>
              <w:fldChar w:fldCharType="begin"/>
            </w:r>
            <w:r w:rsidDel="002C300B">
              <w:rPr>
                <w:noProof/>
                <w:webHidden/>
              </w:rPr>
              <w:delInstrText xml:space="preserve"> PAGEREF _Toc67556582 \h </w:delInstrText>
            </w:r>
            <w:r w:rsidDel="002C300B">
              <w:rPr>
                <w:noProof/>
                <w:webHidden/>
              </w:rPr>
            </w:r>
            <w:r w:rsidDel="002C300B">
              <w:rPr>
                <w:noProof/>
                <w:webHidden/>
              </w:rPr>
              <w:fldChar w:fldCharType="separate"/>
            </w:r>
            <w:r w:rsidDel="002C300B">
              <w:rPr>
                <w:noProof/>
                <w:webHidden/>
              </w:rPr>
              <w:delText>64</w:delText>
            </w:r>
            <w:r w:rsidDel="002C300B">
              <w:rPr>
                <w:noProof/>
                <w:webHidden/>
              </w:rPr>
              <w:fldChar w:fldCharType="end"/>
            </w:r>
            <w:r w:rsidRPr="00D40569" w:rsidDel="002C300B">
              <w:rPr>
                <w:rStyle w:val="Hyperlink"/>
                <w:noProof/>
              </w:rPr>
              <w:fldChar w:fldCharType="end"/>
            </w:r>
          </w:del>
        </w:p>
        <w:p w14:paraId="28671A02" w14:textId="37C42A5C" w:rsidR="000E6390" w:rsidDel="002C300B" w:rsidRDefault="000E6390">
          <w:pPr>
            <w:pStyle w:val="TOC1"/>
            <w:tabs>
              <w:tab w:val="right" w:leader="dot" w:pos="9350"/>
            </w:tabs>
            <w:rPr>
              <w:del w:id="611" w:author="David Conklin" w:date="2021-04-07T06:46:00Z"/>
              <w:rFonts w:eastAsiaTheme="minorEastAsia"/>
              <w:noProof/>
            </w:rPr>
          </w:pPr>
          <w:del w:id="612"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"_Toc67556583"</w:delInstrText>
            </w:r>
            <w:r w:rsidRPr="00D40569" w:rsidDel="002C300B">
              <w:rPr>
                <w:rStyle w:val="Hyperlink"/>
                <w:noProof/>
              </w:rPr>
              <w:delInstrText xml:space="preserve"> </w:delInstrText>
            </w:r>
            <w:r w:rsidRPr="00D40569" w:rsidDel="002C300B">
              <w:rPr>
                <w:rStyle w:val="Hyperlink"/>
                <w:noProof/>
              </w:rPr>
              <w:fldChar w:fldCharType="separate"/>
            </w:r>
          </w:del>
          <w:ins w:id="613" w:author="David Conklin" w:date="2021-04-08T07:21:00Z">
            <w:r w:rsidR="00315870">
              <w:rPr>
                <w:rStyle w:val="Hyperlink"/>
                <w:b/>
                <w:bCs/>
                <w:noProof/>
              </w:rPr>
              <w:t>Error! Hyperlink reference not valid.</w:t>
            </w:r>
          </w:ins>
          <w:del w:id="614" w:author="David Conklin" w:date="2021-04-07T06:46:00Z">
            <w:r w:rsidRPr="00D40569" w:rsidDel="002C300B">
              <w:rPr>
                <w:rStyle w:val="Hyperlink"/>
                <w:noProof/>
              </w:rPr>
              <w:delText>References</w:delText>
            </w:r>
            <w:r w:rsidDel="002C300B">
              <w:rPr>
                <w:noProof/>
                <w:webHidden/>
              </w:rPr>
              <w:tab/>
            </w:r>
            <w:r w:rsidDel="002C300B">
              <w:rPr>
                <w:noProof/>
                <w:webHidden/>
              </w:rPr>
              <w:fldChar w:fldCharType="begin"/>
            </w:r>
            <w:r w:rsidDel="002C300B">
              <w:rPr>
                <w:noProof/>
                <w:webHidden/>
              </w:rPr>
              <w:delInstrText xml:space="preserve"> PAGEREF _Toc67556583 \h </w:delInstrText>
            </w:r>
            <w:r w:rsidDel="002C300B">
              <w:rPr>
                <w:noProof/>
                <w:webHidden/>
              </w:rPr>
            </w:r>
            <w:r w:rsidDel="002C300B">
              <w:rPr>
                <w:noProof/>
                <w:webHidden/>
              </w:rPr>
              <w:fldChar w:fldCharType="separate"/>
            </w:r>
            <w:r w:rsidDel="002C300B">
              <w:rPr>
                <w:noProof/>
                <w:webHidden/>
              </w:rPr>
              <w:delText>67</w:delText>
            </w:r>
            <w:r w:rsidDel="002C300B">
              <w:rPr>
                <w:noProof/>
                <w:webHidden/>
              </w:rPr>
              <w:fldChar w:fldCharType="end"/>
            </w:r>
            <w:r w:rsidRPr="00D40569" w:rsidDel="002C300B">
              <w:rPr>
                <w:rStyle w:val="Hyperlink"/>
                <w:noProof/>
              </w:rPr>
              <w:fldChar w:fldCharType="end"/>
            </w:r>
          </w:del>
        </w:p>
        <w:p w14:paraId="165D7D85" w14:textId="584820AB" w:rsidR="000E6390" w:rsidDel="002C300B" w:rsidRDefault="000E6390">
          <w:pPr>
            <w:pStyle w:val="TOC1"/>
            <w:tabs>
              <w:tab w:val="right" w:leader="dot" w:pos="9350"/>
            </w:tabs>
            <w:rPr>
              <w:del w:id="615" w:author="David Conklin" w:date="2021-04-07T06:46:00Z"/>
              <w:rFonts w:eastAsiaTheme="minorEastAsia"/>
              <w:noProof/>
            </w:rPr>
          </w:pPr>
          <w:del w:id="616" w:author="David Conklin" w:date="2021-04-07T06:46:00Z">
            <w:r w:rsidRPr="00D40569" w:rsidDel="002C300B">
              <w:rPr>
                <w:rStyle w:val="Hyperlink"/>
                <w:noProof/>
              </w:rPr>
              <w:fldChar w:fldCharType="begin"/>
            </w:r>
            <w:r w:rsidRPr="00D40569" w:rsidDel="002C300B">
              <w:rPr>
                <w:rStyle w:val="Hyperlink"/>
                <w:noProof/>
              </w:rPr>
              <w:delInstrText xml:space="preserve"> </w:delInstrText>
            </w:r>
            <w:r w:rsidDel="002C300B">
              <w:rPr>
                <w:noProof/>
              </w:rPr>
              <w:delInstrText>HYPERLINK \l "_Toc67556584"</w:delInstrText>
            </w:r>
            <w:r w:rsidRPr="00D40569" w:rsidDel="002C300B">
              <w:rPr>
                <w:rStyle w:val="Hyperlink"/>
                <w:noProof/>
              </w:rPr>
              <w:delInstrText xml:space="preserve"> </w:delInstrText>
            </w:r>
            <w:r w:rsidRPr="00D40569" w:rsidDel="002C300B">
              <w:rPr>
                <w:rStyle w:val="Hyperlink"/>
                <w:noProof/>
              </w:rPr>
              <w:fldChar w:fldCharType="separate"/>
            </w:r>
          </w:del>
          <w:ins w:id="617" w:author="David Conklin" w:date="2021-04-08T07:21:00Z">
            <w:r w:rsidR="00315870">
              <w:rPr>
                <w:rStyle w:val="Hyperlink"/>
                <w:b/>
                <w:bCs/>
                <w:noProof/>
              </w:rPr>
              <w:t>Error! Hyperlink reference not valid.</w:t>
            </w:r>
          </w:ins>
          <w:del w:id="618" w:author="David Conklin" w:date="2021-04-07T06:46:00Z">
            <w:r w:rsidRPr="00D40569" w:rsidDel="002C300B">
              <w:rPr>
                <w:rStyle w:val="Hyperlink"/>
                <w:noProof/>
              </w:rPr>
              <w:delText>Acronyms and Abbreviations</w:delText>
            </w:r>
            <w:r w:rsidDel="002C300B">
              <w:rPr>
                <w:noProof/>
                <w:webHidden/>
              </w:rPr>
              <w:tab/>
            </w:r>
            <w:r w:rsidDel="002C300B">
              <w:rPr>
                <w:noProof/>
                <w:webHidden/>
              </w:rPr>
              <w:fldChar w:fldCharType="begin"/>
            </w:r>
            <w:r w:rsidDel="002C300B">
              <w:rPr>
                <w:noProof/>
                <w:webHidden/>
              </w:rPr>
              <w:delInstrText xml:space="preserve"> PAGEREF _Toc67556584 \h </w:delInstrText>
            </w:r>
            <w:r w:rsidDel="002C300B">
              <w:rPr>
                <w:noProof/>
                <w:webHidden/>
              </w:rPr>
            </w:r>
            <w:r w:rsidDel="002C300B">
              <w:rPr>
                <w:noProof/>
                <w:webHidden/>
              </w:rPr>
              <w:fldChar w:fldCharType="separate"/>
            </w:r>
            <w:r w:rsidDel="002C300B">
              <w:rPr>
                <w:noProof/>
                <w:webHidden/>
              </w:rPr>
              <w:delText>68</w:delText>
            </w:r>
            <w:r w:rsidDel="002C300B">
              <w:rPr>
                <w:noProof/>
                <w:webHidden/>
              </w:rPr>
              <w:fldChar w:fldCharType="end"/>
            </w:r>
            <w:r w:rsidRPr="00D40569" w:rsidDel="002C300B">
              <w:rPr>
                <w:rStyle w:val="Hyperlink"/>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F2AFB1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151332">
          <w:rPr>
            <w:noProof/>
            <w:webHidden/>
          </w:rPr>
          <w:t>10</w:t>
        </w:r>
        <w:r w:rsidR="006A13B7">
          <w:rPr>
            <w:noProof/>
            <w:webHidden/>
          </w:rPr>
          <w:fldChar w:fldCharType="end"/>
        </w:r>
      </w:hyperlink>
    </w:p>
    <w:p w14:paraId="4268C92E" w14:textId="0EEFD004" w:rsidR="006A13B7" w:rsidRDefault="006C0136">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151332">
          <w:rPr>
            <w:noProof/>
            <w:webHidden/>
          </w:rPr>
          <w:t>11</w:t>
        </w:r>
        <w:r w:rsidR="006A13B7">
          <w:rPr>
            <w:noProof/>
            <w:webHidden/>
          </w:rPr>
          <w:fldChar w:fldCharType="end"/>
        </w:r>
      </w:hyperlink>
    </w:p>
    <w:p w14:paraId="48FAB7CA" w14:textId="210BEC71" w:rsidR="006A13B7" w:rsidRDefault="006C0136">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151332">
          <w:rPr>
            <w:noProof/>
            <w:webHidden/>
          </w:rPr>
          <w:t>12</w:t>
        </w:r>
        <w:r w:rsidR="006A13B7">
          <w:rPr>
            <w:noProof/>
            <w:webHidden/>
          </w:rPr>
          <w:fldChar w:fldCharType="end"/>
        </w:r>
      </w:hyperlink>
    </w:p>
    <w:p w14:paraId="556989A9" w14:textId="617A6D5C" w:rsidR="006A13B7" w:rsidRDefault="006C0136">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151332">
          <w:rPr>
            <w:noProof/>
            <w:webHidden/>
          </w:rPr>
          <w:t>13</w:t>
        </w:r>
        <w:r w:rsidR="006A13B7">
          <w:rPr>
            <w:noProof/>
            <w:webHidden/>
          </w:rPr>
          <w:fldChar w:fldCharType="end"/>
        </w:r>
      </w:hyperlink>
    </w:p>
    <w:p w14:paraId="4CD30AF6" w14:textId="2AE15639" w:rsidR="006A13B7" w:rsidRDefault="006C0136">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151332">
          <w:rPr>
            <w:noProof/>
            <w:webHidden/>
          </w:rPr>
          <w:t>14</w:t>
        </w:r>
        <w:r w:rsidR="006A13B7">
          <w:rPr>
            <w:noProof/>
            <w:webHidden/>
          </w:rPr>
          <w:fldChar w:fldCharType="end"/>
        </w:r>
      </w:hyperlink>
    </w:p>
    <w:p w14:paraId="57584ECA" w14:textId="21B59463" w:rsidR="006A13B7" w:rsidRDefault="006C0136">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151332">
          <w:rPr>
            <w:noProof/>
            <w:webHidden/>
          </w:rPr>
          <w:t>38</w:t>
        </w:r>
        <w:r w:rsidR="006A13B7">
          <w:rPr>
            <w:noProof/>
            <w:webHidden/>
          </w:rPr>
          <w:fldChar w:fldCharType="end"/>
        </w:r>
      </w:hyperlink>
    </w:p>
    <w:p w14:paraId="71D389E6" w14:textId="4E0A5EF9" w:rsidR="006A13B7" w:rsidRDefault="006C0136">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151332">
          <w:rPr>
            <w:noProof/>
            <w:webHidden/>
          </w:rPr>
          <w:t>40</w:t>
        </w:r>
        <w:r w:rsidR="006A13B7">
          <w:rPr>
            <w:noProof/>
            <w:webHidden/>
          </w:rPr>
          <w:fldChar w:fldCharType="end"/>
        </w:r>
      </w:hyperlink>
    </w:p>
    <w:p w14:paraId="5B5E39AF" w14:textId="7EEA5B75" w:rsidR="006A13B7" w:rsidRDefault="006C0136">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151332">
          <w:rPr>
            <w:noProof/>
            <w:webHidden/>
          </w:rPr>
          <w:t>41</w:t>
        </w:r>
        <w:r w:rsidR="006A13B7">
          <w:rPr>
            <w:noProof/>
            <w:webHidden/>
          </w:rPr>
          <w:fldChar w:fldCharType="end"/>
        </w:r>
      </w:hyperlink>
    </w:p>
    <w:p w14:paraId="48D7D59A" w14:textId="7FC39202" w:rsidR="006A13B7" w:rsidRDefault="006C0136">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151332">
          <w:rPr>
            <w:noProof/>
            <w:webHidden/>
          </w:rPr>
          <w:t>62</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19" w:name="_Toc68758907"/>
      <w:r>
        <w:t>What is a digital handbook?</w:t>
      </w:r>
      <w:bookmarkEnd w:id="619"/>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20" w:name="_Toc68758908"/>
      <w:r>
        <w:t>CW3M c</w:t>
      </w:r>
      <w:r w:rsidR="00C70B81">
        <w:t>oncept</w:t>
      </w:r>
      <w:bookmarkEnd w:id="620"/>
      <w:r>
        <w:t xml:space="preserve"> </w:t>
      </w:r>
    </w:p>
    <w:p w14:paraId="7E41CEB8" w14:textId="77777777" w:rsidR="000D6396" w:rsidRDefault="000D6396" w:rsidP="00A43D30"/>
    <w:p w14:paraId="3DA45CFC" w14:textId="77777777" w:rsidR="000D6396" w:rsidRDefault="00C46F0A" w:rsidP="00C46F0A">
      <w:pPr>
        <w:pStyle w:val="Heading2"/>
      </w:pPr>
      <w:bookmarkStart w:id="621" w:name="_Toc68758909"/>
      <w:r>
        <w:t>A different kind of community model</w:t>
      </w:r>
      <w:bookmarkEnd w:id="621"/>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22" w:name="_Toc68758910"/>
      <w:r>
        <w:t>What CW3M is for</w:t>
      </w:r>
      <w:bookmarkEnd w:id="622"/>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 xml:space="preserve">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w:t>
      </w:r>
      <w:r w:rsidRPr="00EC7B8F">
        <w:rPr>
          <w:rFonts w:cstheme="minorHAnsi"/>
        </w:rPr>
        <w:lastRenderedPageBreak/>
        <w:t>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23" w:name="_Toc68758911"/>
      <w:r>
        <w:t>Management and maintenance</w:t>
      </w:r>
      <w:bookmarkEnd w:id="623"/>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24" w:name="_Toc68758912"/>
      <w:r>
        <w:t xml:space="preserve">CW3M – A </w:t>
      </w:r>
      <w:r w:rsidR="007E0920">
        <w:t>“</w:t>
      </w:r>
      <w:r>
        <w:t>first principles</w:t>
      </w:r>
      <w:r w:rsidR="007E0920">
        <w:t>”</w:t>
      </w:r>
      <w:r>
        <w:t xml:space="preserve"> model with tuning knobs</w:t>
      </w:r>
      <w:bookmarkEnd w:id="624"/>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xml:space="preserve">.  If </w:t>
      </w:r>
      <w:r w:rsidR="00AC13ED">
        <w:lastRenderedPageBreak/>
        <w:t>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25" w:name="_Toc68758913"/>
      <w:r>
        <w:t>The tuning knobs</w:t>
      </w:r>
      <w:bookmarkEnd w:id="625"/>
    </w:p>
    <w:p w14:paraId="357A9712" w14:textId="3B026DD3" w:rsidR="00CF4F65" w:rsidRDefault="00CF4F65" w:rsidP="00CF4F65"/>
    <w:p w14:paraId="386F14D4" w14:textId="7E6DF33D" w:rsidR="00227342" w:rsidRDefault="00CF4F65" w:rsidP="00872B5B">
      <w:pPr>
        <w:pStyle w:val="Heading2"/>
      </w:pPr>
      <w:bookmarkStart w:id="626" w:name="_Toc68758914"/>
      <w:r>
        <w:t xml:space="preserve">ET_MULT </w:t>
      </w:r>
      <w:r w:rsidR="00227342">
        <w:t>– forest evapotranspiration</w:t>
      </w:r>
      <w:bookmarkEnd w:id="626"/>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27" w:name="_Toc68758915"/>
      <w:r>
        <w:t>SOLAR_RADIATION_MULTIPLIER – reservoir insolation</w:t>
      </w:r>
      <w:bookmarkEnd w:id="627"/>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28" w:name="_Toc68758916"/>
      <w:r>
        <w:t>FLOW_CMS – Discharge from High Cascade springs</w:t>
      </w:r>
      <w:bookmarkEnd w:id="628"/>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629" w:name="_Toc68758917"/>
      <w:r>
        <w:t>The Envision framework and the GIS Layers</w:t>
      </w:r>
      <w:bookmarkEnd w:id="629"/>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 xml:space="preserve">Central to the Envision framework as used in CW3M are three ArcGIS shapefiles: the IDU, HRU, and Reach layers.  IDU stands for “independent decision unit” and is the spatial unit of computation.  IDUs </w:t>
      </w:r>
      <w:r>
        <w:lastRenderedPageBreak/>
        <w:t>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630" w:name="_Toc68758918"/>
      <w:r>
        <w:t>The Reach Layer</w:t>
      </w:r>
      <w:bookmarkEnd w:id="630"/>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pPr>
        <w:rPr>
          <w:ins w:id="631" w:author="David Conklin" w:date="2021-04-07T06:29:00Z"/>
        </w:rPr>
      </w:pPr>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Pr>
        <w:rPr>
          <w:ins w:id="632" w:author="David Conklin" w:date="2021-04-07T06:29:00Z"/>
        </w:rPr>
      </w:pPr>
    </w:p>
    <w:p w14:paraId="39904C61" w14:textId="49626078" w:rsidR="00484223" w:rsidRDefault="00484223" w:rsidP="00484223">
      <w:pPr>
        <w:pStyle w:val="Heading2"/>
        <w:rPr>
          <w:ins w:id="633" w:author="David Conklin" w:date="2021-04-07T06:30:00Z"/>
        </w:rPr>
      </w:pPr>
      <w:bookmarkStart w:id="634" w:name="_Toc68758919"/>
      <w:ins w:id="635" w:author="David Conklin" w:date="2021-04-07T06:29:00Z">
        <w:r>
          <w:t>Time ste</w:t>
        </w:r>
      </w:ins>
      <w:ins w:id="636" w:author="David Conklin" w:date="2021-04-07T06:30:00Z">
        <w:r>
          <w:t>ps, autonomous processes, and global methods</w:t>
        </w:r>
        <w:bookmarkEnd w:id="634"/>
      </w:ins>
    </w:p>
    <w:p w14:paraId="5E1BABB1" w14:textId="2045EA84" w:rsidR="00484223" w:rsidRPr="00484223" w:rsidRDefault="00484223" w:rsidP="00484223">
      <w:pPr>
        <w:rPr>
          <w:ins w:id="637" w:author="David Conklin" w:date="2021-04-07T06:30:00Z"/>
          <w:rPrChange w:id="638" w:author="David Conklin" w:date="2021-04-07T06:30:00Z">
            <w:rPr>
              <w:ins w:id="639" w:author="David Conklin" w:date="2021-04-07T06:30:00Z"/>
            </w:rPr>
          </w:rPrChange>
        </w:rPr>
        <w:pPrChange w:id="640" w:author="David Conklin" w:date="2021-04-07T06:30:00Z">
          <w:pPr>
            <w:pStyle w:val="Heading2"/>
          </w:pPr>
        </w:pPrChange>
      </w:pPr>
      <w:ins w:id="641" w:author="David Conklin" w:date="2021-04-07T06:30:00Z">
        <w:r>
          <w:t>Envision wa</w:t>
        </w:r>
      </w:ins>
      <w:ins w:id="642" w:author="David Conklin" w:date="2021-04-07T06:31:00Z">
        <w:r>
          <w:t xml:space="preserve">s originally designed to run at a yearly timestep.  </w:t>
        </w:r>
      </w:ins>
      <w:ins w:id="643" w:author="David Conklin" w:date="2021-04-07T06:33:00Z">
        <w:r w:rsidR="002F4860">
          <w:t xml:space="preserve">Autonomous processes </w:t>
        </w:r>
      </w:ins>
      <w:ins w:id="644" w:author="David Conklin" w:date="2021-04-07T06:35:00Z">
        <w:r w:rsidR="002F4860">
          <w:t xml:space="preserve">(APs) </w:t>
        </w:r>
      </w:ins>
      <w:ins w:id="645" w:author="David Conklin" w:date="2021-04-07T06:33:00Z">
        <w:r w:rsidR="002F4860">
          <w:t xml:space="preserve">are executed </w:t>
        </w:r>
      </w:ins>
      <w:ins w:id="646" w:author="David Conklin" w:date="2021-04-07T06:40:00Z">
        <w:r w:rsidR="002F4860">
          <w:t>at the</w:t>
        </w:r>
      </w:ins>
      <w:ins w:id="647" w:author="David Conklin" w:date="2021-04-07T06:33:00Z">
        <w:r w:rsidR="002F4860">
          <w:t xml:space="preserve"> yearly timestep</w:t>
        </w:r>
      </w:ins>
      <w:ins w:id="648" w:author="David Conklin" w:date="2021-04-07T06:34:00Z">
        <w:r w:rsidR="002F4860">
          <w:t>; the order in which the APs execute is important, and is specified in the ENVX file.</w:t>
        </w:r>
      </w:ins>
    </w:p>
    <w:p w14:paraId="6858596C" w14:textId="0B1A8381" w:rsidR="00484223" w:rsidRDefault="00484223" w:rsidP="00484223">
      <w:pPr>
        <w:rPr>
          <w:ins w:id="649" w:author="David Conklin" w:date="2021-04-07T06:35:00Z"/>
        </w:rPr>
      </w:pPr>
    </w:p>
    <w:p w14:paraId="1333AE67" w14:textId="17CC5C60" w:rsidR="002F4860" w:rsidRDefault="002F4860" w:rsidP="00484223">
      <w:pPr>
        <w:rPr>
          <w:ins w:id="650" w:author="David Conklin" w:date="2021-04-07T06:41:00Z"/>
        </w:rPr>
      </w:pPr>
      <w:ins w:id="651" w:author="David Conklin" w:date="2021-04-07T06:35:00Z">
        <w:r>
          <w:t>The Flow model is an autonomous process and executes once</w:t>
        </w:r>
      </w:ins>
      <w:ins w:id="652" w:author="David Conklin" w:date="2021-04-07T06:36:00Z">
        <w:r>
          <w:t xml:space="preserve"> per yearly timestep.  Within the Flow model there is a daily timestep</w:t>
        </w:r>
      </w:ins>
      <w:ins w:id="653" w:author="David Conklin" w:date="2021-04-07T06:37:00Z">
        <w:r>
          <w:t xml:space="preserve">.  The Flow XML file </w:t>
        </w:r>
      </w:ins>
      <w:ins w:id="654" w:author="David Conklin" w:date="2021-04-07T06:38:00Z">
        <w:r>
          <w:t>determines</w:t>
        </w:r>
      </w:ins>
      <w:ins w:id="655" w:author="David Conklin" w:date="2021-04-07T06:37:00Z">
        <w:r>
          <w:t xml:space="preserve"> what happens in the daily timestep, among</w:t>
        </w:r>
      </w:ins>
      <w:ins w:id="656" w:author="David Conklin" w:date="2021-04-07T06:38:00Z">
        <w:r>
          <w:t xml:space="preserve"> other things, by specifying “global methods” w</w:t>
        </w:r>
      </w:ins>
      <w:ins w:id="657" w:author="David Conklin" w:date="2021-04-07T06:39:00Z">
        <w:r>
          <w:t xml:space="preserve">hich execute </w:t>
        </w:r>
      </w:ins>
      <w:ins w:id="658" w:author="David Conklin" w:date="2021-04-07T06:40:00Z">
        <w:r>
          <w:t>at the daily timestep.</w:t>
        </w:r>
      </w:ins>
    </w:p>
    <w:p w14:paraId="16009742" w14:textId="2FB78449" w:rsidR="002F4860" w:rsidRDefault="002F4860" w:rsidP="00484223">
      <w:pPr>
        <w:rPr>
          <w:ins w:id="659" w:author="David Conklin" w:date="2021-04-07T06:41:00Z"/>
        </w:rPr>
      </w:pPr>
    </w:p>
    <w:p w14:paraId="3D59A40B" w14:textId="422977AF" w:rsidR="00DF3307" w:rsidRDefault="002F4860" w:rsidP="00484223">
      <w:pPr>
        <w:rPr>
          <w:ins w:id="660" w:author="David Conklin" w:date="2021-04-07T06:57:00Z"/>
        </w:rPr>
      </w:pPr>
      <w:ins w:id="661" w:author="David Conklin" w:date="2021-04-07T06:41:00Z">
        <w:r>
          <w:t xml:space="preserve">It is helpful to </w:t>
        </w:r>
      </w:ins>
      <w:ins w:id="662" w:author="David Conklin" w:date="2021-04-07T06:42:00Z">
        <w:r w:rsidR="002C300B">
          <w:t>remember</w:t>
        </w:r>
      </w:ins>
      <w:ins w:id="663" w:author="David Conklin" w:date="2021-04-07T06:41:00Z">
        <w:r>
          <w:t xml:space="preserve"> the </w:t>
        </w:r>
      </w:ins>
      <w:ins w:id="664" w:author="David Conklin" w:date="2021-04-07T06:42:00Z">
        <w:r w:rsidR="002C300B">
          <w:t xml:space="preserve">APs as yearly processes and the </w:t>
        </w:r>
      </w:ins>
      <w:ins w:id="665" w:author="David Conklin" w:date="2021-04-07T06:43:00Z">
        <w:r w:rsidR="002C300B">
          <w:t>global methods as daily processes.</w:t>
        </w:r>
      </w:ins>
      <w:ins w:id="666" w:author="David Conklin" w:date="2021-04-07T06:48:00Z">
        <w:r w:rsidR="002C300B">
          <w:t xml:space="preserve">  </w:t>
        </w:r>
      </w:ins>
      <w:ins w:id="667" w:author="David Conklin" w:date="2021-04-07T07:07:00Z">
        <w:r w:rsidR="002A728C">
          <w:t>T</w:t>
        </w:r>
      </w:ins>
      <w:ins w:id="668" w:author="David Conklin" w:date="2021-04-07T06:55:00Z">
        <w:r w:rsidR="00DF3307">
          <w:t>he yearly and daily proce</w:t>
        </w:r>
      </w:ins>
      <w:ins w:id="669" w:author="David Conklin" w:date="2021-04-07T06:56:00Z">
        <w:r w:rsidR="00DF3307">
          <w:t>sses used in CW3M version 333 (April</w:t>
        </w:r>
      </w:ins>
      <w:ins w:id="670" w:author="David Conklin" w:date="2021-04-07T06:57:00Z">
        <w:r w:rsidR="00DF3307">
          <w:t xml:space="preserve"> 2021) in the McKenzie Wetlands project</w:t>
        </w:r>
      </w:ins>
      <w:ins w:id="671" w:author="David Conklin" w:date="2021-04-07T07:08:00Z">
        <w:r w:rsidR="002A728C">
          <w:t xml:space="preserve"> are listed below. </w:t>
        </w:r>
      </w:ins>
      <w:ins w:id="672" w:author="David Conklin" w:date="2021-04-07T07:05:00Z">
        <w:r w:rsidR="002A728C">
          <w:t xml:space="preserve"> The processes are grouped in the executable code e</w:t>
        </w:r>
      </w:ins>
      <w:ins w:id="673" w:author="David Conklin" w:date="2021-04-07T07:06:00Z">
        <w:r w:rsidR="002A728C">
          <w:t>lements which implement them.</w:t>
        </w:r>
      </w:ins>
    </w:p>
    <w:p w14:paraId="4C84589F" w14:textId="77777777" w:rsidR="00DF3307" w:rsidRDefault="00DF3307" w:rsidP="00484223">
      <w:pPr>
        <w:rPr>
          <w:ins w:id="674" w:author="David Conklin" w:date="2021-04-07T06:57:00Z"/>
        </w:rPr>
      </w:pPr>
    </w:p>
    <w:p w14:paraId="515D998C" w14:textId="4BE14EDD" w:rsidR="00DF3307" w:rsidRPr="002A728C" w:rsidRDefault="00DF3307" w:rsidP="00484223">
      <w:pPr>
        <w:rPr>
          <w:ins w:id="675" w:author="David Conklin" w:date="2021-04-07T07:08:00Z"/>
          <w:u w:val="single"/>
          <w:rPrChange w:id="676" w:author="David Conklin" w:date="2021-04-07T07:10:00Z">
            <w:rPr>
              <w:ins w:id="677" w:author="David Conklin" w:date="2021-04-07T07:08:00Z"/>
            </w:rPr>
          </w:rPrChange>
        </w:rPr>
      </w:pPr>
      <w:ins w:id="678" w:author="David Conklin" w:date="2021-04-07T06:57:00Z">
        <w:r w:rsidRPr="002A728C">
          <w:rPr>
            <w:u w:val="single"/>
            <w:rPrChange w:id="679" w:author="David Conklin" w:date="2021-04-07T07:10:00Z">
              <w:rPr/>
            </w:rPrChange>
          </w:rPr>
          <w:t>Yearly processes</w:t>
        </w:r>
      </w:ins>
      <w:ins w:id="680" w:author="David Conklin" w:date="2021-04-07T07:00:00Z">
        <w:r w:rsidRPr="002A728C">
          <w:rPr>
            <w:u w:val="single"/>
            <w:rPrChange w:id="681" w:author="David Conklin" w:date="2021-04-07T07:10:00Z">
              <w:rPr/>
            </w:rPrChange>
          </w:rPr>
          <w:t xml:space="preserve">, as in </w:t>
        </w:r>
      </w:ins>
      <w:ins w:id="682" w:author="David Conklin" w:date="2021-04-07T07:01:00Z">
        <w:r w:rsidRPr="002A728C">
          <w:rPr>
            <w:u w:val="single"/>
            <w:rPrChange w:id="683" w:author="David Conklin" w:date="2021-04-07T07:10:00Z">
              <w:rPr/>
            </w:rPrChange>
          </w:rPr>
          <w:t>CW3M_McKenzie.envx ver. 333</w:t>
        </w:r>
      </w:ins>
    </w:p>
    <w:p w14:paraId="5C141CEC" w14:textId="567D0A95" w:rsidR="002C300B" w:rsidRDefault="002A728C" w:rsidP="002A728C">
      <w:pPr>
        <w:ind w:left="288" w:hanging="288"/>
        <w:rPr>
          <w:ins w:id="684" w:author="David Conklin" w:date="2021-04-07T06:43:00Z"/>
        </w:rPr>
        <w:pPrChange w:id="685" w:author="David Conklin" w:date="2021-04-07T07:12:00Z">
          <w:pPr/>
        </w:pPrChange>
      </w:pPr>
      <w:ins w:id="686" w:author="David Conklin" w:date="2021-04-07T07:09:00Z">
        <w:r>
          <w:t xml:space="preserve">Modeler.dll – ResetIRRIGATION, ResetFireDISTURB, </w:t>
        </w:r>
      </w:ins>
      <w:ins w:id="687" w:author="David Conklin" w:date="2021-04-07T07:10:00Z">
        <w:r>
          <w:t>ResetCCdisturb, ResetHarvestDISTURB</w:t>
        </w:r>
      </w:ins>
      <w:ins w:id="688" w:author="David Conklin" w:date="2021-04-07T07:11:00Z">
        <w:r>
          <w:t>, ResetVEGTRNTYPE, ResetCropChoice</w:t>
        </w:r>
      </w:ins>
      <w:ins w:id="689" w:author="David Conklin" w:date="2021-04-07T07:14:00Z">
        <w:r w:rsidR="006510D4">
          <w:t>, PVTdisturb</w:t>
        </w:r>
      </w:ins>
    </w:p>
    <w:p w14:paraId="2B7219A5" w14:textId="62716336" w:rsidR="002C300B" w:rsidRDefault="002A728C" w:rsidP="002A728C">
      <w:pPr>
        <w:ind w:left="288" w:hanging="288"/>
        <w:rPr>
          <w:ins w:id="690" w:author="David Conklin" w:date="2021-04-07T07:14:00Z"/>
        </w:rPr>
      </w:pPr>
      <w:ins w:id="691" w:author="David Conklin" w:date="2021-04-07T07:12:00Z">
        <w:r>
          <w:t>APs.dll – GetWeather,</w:t>
        </w:r>
      </w:ins>
      <w:ins w:id="692" w:author="David Conklin" w:date="2021-04-07T07:13:00Z">
        <w:r>
          <w:t xml:space="preserve"> PopGrowth, IrrigationDecision, CropChoice, UrbanWater</w:t>
        </w:r>
      </w:ins>
      <w:ins w:id="693" w:author="David Conklin" w:date="2021-04-07T07:16:00Z">
        <w:r w:rsidR="006510D4">
          <w:t>, FarmlandRent, LandUseTransitions,</w:t>
        </w:r>
      </w:ins>
      <w:ins w:id="694" w:author="David Conklin" w:date="2021-04-07T07:17:00Z">
        <w:r w:rsidR="006510D4">
          <w:t xml:space="preserve"> UGAexpansion, FishModel</w:t>
        </w:r>
      </w:ins>
    </w:p>
    <w:p w14:paraId="7FBF27BF" w14:textId="58EA2B33" w:rsidR="002A728C" w:rsidRDefault="006510D4" w:rsidP="002A728C">
      <w:pPr>
        <w:ind w:left="288" w:hanging="288"/>
        <w:rPr>
          <w:ins w:id="695" w:author="David Conklin" w:date="2021-04-07T07:14:00Z"/>
        </w:rPr>
      </w:pPr>
      <w:ins w:id="696" w:author="David Conklin" w:date="2021-04-07T07:14:00Z">
        <w:r>
          <w:t>Flow.</w:t>
        </w:r>
      </w:ins>
      <w:ins w:id="697" w:author="David Conklin" w:date="2021-04-07T07:15:00Z">
        <w:r>
          <w:t>dl</w:t>
        </w:r>
      </w:ins>
      <w:ins w:id="698" w:author="David Conklin" w:date="2021-04-07T07:14:00Z">
        <w:r>
          <w:t>l – Flow</w:t>
        </w:r>
      </w:ins>
    </w:p>
    <w:p w14:paraId="60ABB271" w14:textId="268F4DE7" w:rsidR="006510D4" w:rsidRDefault="006510D4" w:rsidP="002A728C">
      <w:pPr>
        <w:ind w:left="288" w:hanging="288"/>
        <w:rPr>
          <w:ins w:id="699" w:author="David Conklin" w:date="2021-04-07T07:15:00Z"/>
        </w:rPr>
      </w:pPr>
      <w:ins w:id="700" w:author="David Conklin" w:date="2021-04-07T07:14:00Z">
        <w:r>
          <w:t>SpatialAllocat</w:t>
        </w:r>
      </w:ins>
      <w:ins w:id="701" w:author="David Conklin" w:date="2021-04-07T07:15:00Z">
        <w:r>
          <w:t>or.dll – StandDisturbance</w:t>
        </w:r>
      </w:ins>
    </w:p>
    <w:p w14:paraId="465F2857" w14:textId="3F43283A" w:rsidR="006510D4" w:rsidRDefault="006510D4" w:rsidP="002A728C">
      <w:pPr>
        <w:ind w:left="288" w:hanging="288"/>
        <w:rPr>
          <w:ins w:id="702" w:author="David Conklin" w:date="2021-04-07T07:17:00Z"/>
        </w:rPr>
      </w:pPr>
      <w:ins w:id="703" w:author="David Conklin" w:date="2021-04-07T07:15:00Z">
        <w:r>
          <w:t>VegSTM.dll</w:t>
        </w:r>
      </w:ins>
      <w:ins w:id="704" w:author="David Conklin" w:date="2021-04-07T07:16:00Z">
        <w:r>
          <w:t xml:space="preserve"> </w:t>
        </w:r>
      </w:ins>
      <w:ins w:id="705" w:author="David Conklin" w:date="2021-04-07T07:17:00Z">
        <w:r>
          <w:t>–</w:t>
        </w:r>
      </w:ins>
      <w:ins w:id="706" w:author="David Conklin" w:date="2021-04-07T07:16:00Z">
        <w:r>
          <w:t xml:space="preserve"> VegSTMengine</w:t>
        </w:r>
      </w:ins>
    </w:p>
    <w:p w14:paraId="6C303B94" w14:textId="0EF7492C" w:rsidR="006510D4" w:rsidRDefault="006510D4" w:rsidP="002A728C">
      <w:pPr>
        <w:ind w:left="288" w:hanging="288"/>
        <w:rPr>
          <w:ins w:id="707" w:author="David Conklin" w:date="2021-04-07T07:17:00Z"/>
        </w:rPr>
      </w:pPr>
      <w:ins w:id="708" w:author="David Conklin" w:date="2021-04-07T07:17:00Z">
        <w:r>
          <w:t>Reporter.dll – YearlyReports</w:t>
        </w:r>
      </w:ins>
    </w:p>
    <w:p w14:paraId="06C879B8" w14:textId="3CAEAF70" w:rsidR="006510D4" w:rsidRPr="002E696A" w:rsidRDefault="006510D4" w:rsidP="002A728C">
      <w:pPr>
        <w:ind w:left="288" w:hanging="288"/>
        <w:rPr>
          <w:ins w:id="709" w:author="David Conklin" w:date="2021-04-07T07:19:00Z"/>
          <w:u w:val="single"/>
          <w:rPrChange w:id="710" w:author="David Conklin" w:date="2021-04-07T12:10:00Z">
            <w:rPr>
              <w:ins w:id="711" w:author="David Conklin" w:date="2021-04-07T07:19:00Z"/>
            </w:rPr>
          </w:rPrChange>
        </w:rPr>
      </w:pPr>
      <w:ins w:id="712" w:author="David Conklin" w:date="2021-04-07T07:18:00Z">
        <w:r w:rsidRPr="002E696A">
          <w:rPr>
            <w:u w:val="single"/>
            <w:rPrChange w:id="713" w:author="David Conklin" w:date="2021-04-07T12:10:00Z">
              <w:rPr/>
            </w:rPrChange>
          </w:rPr>
          <w:lastRenderedPageBreak/>
          <w:t xml:space="preserve">Daily processes, as in McKenzie/Flow.xml </w:t>
        </w:r>
      </w:ins>
      <w:ins w:id="714" w:author="David Conklin" w:date="2021-04-07T07:19:00Z">
        <w:r w:rsidRPr="002E696A">
          <w:rPr>
            <w:u w:val="single"/>
            <w:rPrChange w:id="715" w:author="David Conklin" w:date="2021-04-07T12:10:00Z">
              <w:rPr/>
            </w:rPrChange>
          </w:rPr>
          <w:t>ver. 333</w:t>
        </w:r>
      </w:ins>
    </w:p>
    <w:p w14:paraId="148D3741" w14:textId="110189C4" w:rsidR="006510D4" w:rsidRDefault="006510D4" w:rsidP="002A728C">
      <w:pPr>
        <w:ind w:left="288" w:hanging="288"/>
        <w:rPr>
          <w:ins w:id="716" w:author="David Conklin" w:date="2021-04-07T07:20:00Z"/>
        </w:rPr>
      </w:pPr>
      <w:ins w:id="717" w:author="David Conklin" w:date="2021-04-07T07:19:00Z">
        <w:r>
          <w:t xml:space="preserve">Flow.dll </w:t>
        </w:r>
      </w:ins>
      <w:ins w:id="718" w:author="David Conklin" w:date="2021-04-07T07:20:00Z">
        <w:r>
          <w:t xml:space="preserve">– </w:t>
        </w:r>
      </w:ins>
      <w:ins w:id="719" w:author="David Conklin" w:date="2021-04-07T07:22:00Z">
        <w:r>
          <w:t>reach routing</w:t>
        </w:r>
      </w:ins>
      <w:ins w:id="720" w:author="David Conklin" w:date="2021-04-07T07:21:00Z">
        <w:r>
          <w:t>, evap_trans</w:t>
        </w:r>
      </w:ins>
      <w:ins w:id="721" w:author="David Conklin" w:date="2021-04-07T07:23:00Z">
        <w:r>
          <w:t xml:space="preserve"> (</w:t>
        </w:r>
      </w:ins>
      <w:ins w:id="722" w:author="David Conklin" w:date="2021-04-07T07:22:00Z">
        <w:r>
          <w:t xml:space="preserve">ForestET, </w:t>
        </w:r>
      </w:ins>
      <w:ins w:id="723" w:author="David Conklin" w:date="2021-04-07T07:23:00Z">
        <w:r>
          <w:t>AgET,</w:t>
        </w:r>
      </w:ins>
      <w:ins w:id="724" w:author="David Conklin" w:date="2021-04-07T07:24:00Z">
        <w:r w:rsidR="006B1B03">
          <w:t xml:space="preserve"> </w:t>
        </w:r>
      </w:ins>
      <w:ins w:id="725" w:author="David Conklin" w:date="2021-04-07T07:25:00Z">
        <w:r w:rsidR="006B1B03">
          <w:t>W</w:t>
        </w:r>
      </w:ins>
      <w:ins w:id="726" w:author="David Conklin" w:date="2021-04-07T07:24:00Z">
        <w:r w:rsidR="006B1B03">
          <w:t>etlandET</w:t>
        </w:r>
      </w:ins>
      <w:ins w:id="727" w:author="David Conklin" w:date="2021-04-07T07:25:00Z">
        <w:r w:rsidR="006B1B03">
          <w:t>), urban_wate</w:t>
        </w:r>
      </w:ins>
      <w:ins w:id="728" w:author="David Conklin" w:date="2021-04-07T07:26:00Z">
        <w:r w:rsidR="006B1B03">
          <w:t>r_demand, allocation, Spring (</w:t>
        </w:r>
      </w:ins>
      <w:ins w:id="729" w:author="David Conklin" w:date="2021-04-07T07:27:00Z">
        <w:r w:rsidR="006B1B03">
          <w:t>8 springs)</w:t>
        </w:r>
      </w:ins>
    </w:p>
    <w:p w14:paraId="043D8B71" w14:textId="5D2DB70D" w:rsidR="006510D4" w:rsidRDefault="006510D4" w:rsidP="002A728C">
      <w:pPr>
        <w:ind w:left="288" w:hanging="288"/>
        <w:rPr>
          <w:ins w:id="730" w:author="David Conklin" w:date="2021-04-07T07:28:00Z"/>
        </w:rPr>
      </w:pPr>
      <w:ins w:id="731" w:author="David Conklin" w:date="2021-04-07T07:20:00Z">
        <w:r>
          <w:t>HBV.dll – HBV_IrrigatedSoil</w:t>
        </w:r>
      </w:ins>
    </w:p>
    <w:p w14:paraId="3DD45ABE" w14:textId="49DF27AA" w:rsidR="006B1B03" w:rsidRDefault="006B1B03" w:rsidP="002A728C">
      <w:pPr>
        <w:ind w:left="288" w:hanging="288"/>
        <w:rPr>
          <w:ins w:id="732" w:author="David Conklin" w:date="2021-04-07T07:20:00Z"/>
        </w:rPr>
      </w:pPr>
      <w:ins w:id="733" w:author="David Conklin" w:date="2021-04-07T07:28:00Z">
        <w:r>
          <w:t>MCfire.dll – CW3Mfire_DailyProcess</w:t>
        </w:r>
      </w:ins>
    </w:p>
    <w:p w14:paraId="3C266303" w14:textId="77777777" w:rsidR="006510D4" w:rsidRDefault="006510D4" w:rsidP="002A728C">
      <w:pPr>
        <w:ind w:left="288" w:hanging="288"/>
        <w:rPr>
          <w:ins w:id="734" w:author="David Conklin" w:date="2021-04-07T07:14:00Z"/>
        </w:rPr>
      </w:pPr>
    </w:p>
    <w:p w14:paraId="44EDBABC" w14:textId="77777777" w:rsidR="006510D4" w:rsidRDefault="006510D4" w:rsidP="002A728C">
      <w:pPr>
        <w:ind w:left="288" w:hanging="288"/>
        <w:rPr>
          <w:ins w:id="735" w:author="David Conklin" w:date="2021-04-07T06:43:00Z"/>
        </w:rPr>
        <w:pPrChange w:id="736" w:author="David Conklin" w:date="2021-04-07T07:12:00Z">
          <w:pPr/>
        </w:pPrChange>
      </w:pPr>
    </w:p>
    <w:p w14:paraId="2E5ABF09" w14:textId="00F40E68" w:rsidR="002F4860" w:rsidRDefault="002C300B" w:rsidP="00706EE7">
      <w:pPr>
        <w:pStyle w:val="Heading2"/>
        <w:rPr>
          <w:ins w:id="737" w:author="David Conklin" w:date="2021-04-08T06:46:00Z"/>
        </w:rPr>
      </w:pPr>
      <w:ins w:id="738" w:author="David Conklin" w:date="2021-04-07T06:42:00Z">
        <w:r>
          <w:t xml:space="preserve"> </w:t>
        </w:r>
      </w:ins>
      <w:bookmarkStart w:id="739" w:name="_Toc68758920"/>
      <w:ins w:id="740" w:author="David Conklin" w:date="2021-04-08T07:20:00Z">
        <w:r w:rsidR="00702439">
          <w:t>Some g</w:t>
        </w:r>
      </w:ins>
      <w:ins w:id="741" w:author="David Conklin" w:date="2021-04-08T06:45:00Z">
        <w:r w:rsidR="00706EE7">
          <w:t>lobal method de</w:t>
        </w:r>
      </w:ins>
      <w:ins w:id="742" w:author="David Conklin" w:date="2021-04-08T06:46:00Z">
        <w:r w:rsidR="00706EE7">
          <w:t>tails</w:t>
        </w:r>
        <w:bookmarkEnd w:id="739"/>
      </w:ins>
    </w:p>
    <w:p w14:paraId="300D6266" w14:textId="02884042" w:rsidR="00706EE7" w:rsidRDefault="00706EE7" w:rsidP="00706EE7">
      <w:pPr>
        <w:rPr>
          <w:ins w:id="743" w:author="David Conklin" w:date="2021-04-08T06:50:00Z"/>
        </w:rPr>
      </w:pPr>
      <w:ins w:id="744" w:author="David Conklin" w:date="2021-04-08T06:47:00Z">
        <w:r>
          <w:t xml:space="preserve">Near the beginning of the Flow XML file, there is a </w:t>
        </w:r>
      </w:ins>
      <w:ins w:id="745" w:author="David Conklin" w:date="2021-04-08T06:48:00Z">
        <w:r>
          <w:t>&lt;global_methods&gt; block.  Within that block, a variety of g</w:t>
        </w:r>
      </w:ins>
      <w:ins w:id="746" w:author="David Conklin" w:date="2021-04-08T06:49:00Z">
        <w:r>
          <w:t>lobal methods are recognized; Flow.xml in CW3M ver. 335</w:t>
        </w:r>
      </w:ins>
      <w:ins w:id="747" w:author="David Conklin" w:date="2021-04-08T06:50:00Z">
        <w:r>
          <w:t xml:space="preserve"> specifies these global methods:</w:t>
        </w:r>
      </w:ins>
    </w:p>
    <w:p w14:paraId="4015CEFC" w14:textId="69957A92" w:rsidR="00706EE7" w:rsidRDefault="00706EE7" w:rsidP="00706EE7">
      <w:pPr>
        <w:rPr>
          <w:ins w:id="748" w:author="David Conklin" w:date="2021-04-08T06:50:00Z"/>
        </w:rPr>
      </w:pPr>
      <w:ins w:id="749" w:author="David Conklin" w:date="2021-04-08T06:50:00Z">
        <w:r>
          <w:tab/>
        </w:r>
        <w:r>
          <w:tab/>
          <w:t>&lt;reach_routing&gt;</w:t>
        </w:r>
      </w:ins>
    </w:p>
    <w:p w14:paraId="268C3065" w14:textId="756A9702" w:rsidR="00706EE7" w:rsidRDefault="00706EE7" w:rsidP="00706EE7">
      <w:pPr>
        <w:rPr>
          <w:ins w:id="750" w:author="David Conklin" w:date="2021-04-08T06:51:00Z"/>
        </w:rPr>
      </w:pPr>
      <w:ins w:id="751" w:author="David Conklin" w:date="2021-04-08T06:50:00Z">
        <w:r>
          <w:tab/>
        </w:r>
        <w:r>
          <w:tab/>
          <w:t>&lt;lateral_ex</w:t>
        </w:r>
      </w:ins>
      <w:ins w:id="752" w:author="David Conklin" w:date="2021-04-08T06:51:00Z">
        <w:r>
          <w:t>change&gt;</w:t>
        </w:r>
      </w:ins>
    </w:p>
    <w:p w14:paraId="1530174C" w14:textId="4B89021C" w:rsidR="00706EE7" w:rsidRDefault="00706EE7" w:rsidP="00706EE7">
      <w:pPr>
        <w:rPr>
          <w:ins w:id="753" w:author="David Conklin" w:date="2021-04-08T06:51:00Z"/>
        </w:rPr>
      </w:pPr>
      <w:ins w:id="754" w:author="David Conklin" w:date="2021-04-08T06:51:00Z">
        <w:r>
          <w:tab/>
        </w:r>
        <w:r>
          <w:tab/>
          <w:t>&lt;hru_vertical_exchange&gt;</w:t>
        </w:r>
      </w:ins>
    </w:p>
    <w:p w14:paraId="6222DA51" w14:textId="0DE5E35F" w:rsidR="00706EE7" w:rsidRDefault="00706EE7" w:rsidP="00706EE7">
      <w:pPr>
        <w:rPr>
          <w:ins w:id="755" w:author="David Conklin" w:date="2021-04-08T06:52:00Z"/>
        </w:rPr>
      </w:pPr>
      <w:ins w:id="756" w:author="David Conklin" w:date="2021-04-08T06:51:00Z">
        <w:r>
          <w:tab/>
        </w:r>
        <w:r>
          <w:tab/>
          <w:t>&lt;external</w:t>
        </w:r>
      </w:ins>
      <w:ins w:id="757" w:author="David Conklin" w:date="2021-04-08T06:52:00Z">
        <w:r>
          <w:t>&gt;, used for HBV</w:t>
        </w:r>
      </w:ins>
      <w:ins w:id="758" w:author="David Conklin" w:date="2021-04-08T06:54:00Z">
        <w:r>
          <w:t xml:space="preserve"> and M</w:t>
        </w:r>
      </w:ins>
      <w:ins w:id="759" w:author="David Conklin" w:date="2021-04-08T06:55:00Z">
        <w:r>
          <w:t>Cfire</w:t>
        </w:r>
      </w:ins>
    </w:p>
    <w:p w14:paraId="6C52F2FC" w14:textId="3680E273" w:rsidR="00706EE7" w:rsidRDefault="00706EE7" w:rsidP="00706EE7">
      <w:pPr>
        <w:rPr>
          <w:ins w:id="760" w:author="David Conklin" w:date="2021-04-08T06:53:00Z"/>
        </w:rPr>
      </w:pPr>
      <w:ins w:id="761" w:author="David Conklin" w:date="2021-04-08T06:52:00Z">
        <w:r>
          <w:tab/>
        </w:r>
        <w:r>
          <w:tab/>
          <w:t xml:space="preserve">&lt;evap_trans&gt;, for ForestET, </w:t>
        </w:r>
      </w:ins>
      <w:ins w:id="762" w:author="David Conklin" w:date="2021-04-08T06:53:00Z">
        <w:r>
          <w:t>AgET, and WetlandET</w:t>
        </w:r>
      </w:ins>
    </w:p>
    <w:p w14:paraId="097C3444" w14:textId="31899D7D" w:rsidR="00706EE7" w:rsidRDefault="00706EE7" w:rsidP="00706EE7">
      <w:pPr>
        <w:rPr>
          <w:ins w:id="763" w:author="David Conklin" w:date="2021-04-08T06:53:00Z"/>
        </w:rPr>
      </w:pPr>
      <w:ins w:id="764" w:author="David Conklin" w:date="2021-04-08T06:53:00Z">
        <w:r>
          <w:tab/>
        </w:r>
        <w:r>
          <w:tab/>
          <w:t>&lt;urban_water_demand&gt;</w:t>
        </w:r>
      </w:ins>
    </w:p>
    <w:p w14:paraId="076B8693" w14:textId="435F49E6" w:rsidR="00706EE7" w:rsidRDefault="00706EE7" w:rsidP="00706EE7">
      <w:pPr>
        <w:rPr>
          <w:ins w:id="765" w:author="David Conklin" w:date="2021-04-08T06:54:00Z"/>
        </w:rPr>
      </w:pPr>
      <w:ins w:id="766" w:author="David Conklin" w:date="2021-04-08T06:53:00Z">
        <w:r>
          <w:tab/>
        </w:r>
        <w:r>
          <w:tab/>
          <w:t>&lt;allocation&gt;</w:t>
        </w:r>
      </w:ins>
    </w:p>
    <w:p w14:paraId="39A2C336" w14:textId="475076CC" w:rsidR="00706EE7" w:rsidRDefault="00706EE7" w:rsidP="00706EE7">
      <w:pPr>
        <w:rPr>
          <w:ins w:id="767" w:author="David Conklin" w:date="2021-04-08T06:55:00Z"/>
        </w:rPr>
      </w:pPr>
      <w:ins w:id="768" w:author="David Conklin" w:date="2021-04-08T06:54:00Z">
        <w:r>
          <w:tab/>
        </w:r>
        <w:r>
          <w:tab/>
          <w:t>&lt;Spring&gt;, for 8 springs in the High Cascades</w:t>
        </w:r>
      </w:ins>
    </w:p>
    <w:p w14:paraId="74EA4E4B" w14:textId="5F53EBD6" w:rsidR="00706EE7" w:rsidRDefault="003E3B67" w:rsidP="00706EE7">
      <w:pPr>
        <w:rPr>
          <w:ins w:id="769" w:author="David Conklin" w:date="2021-04-08T07:00:00Z"/>
        </w:rPr>
      </w:pPr>
      <w:ins w:id="770" w:author="David Conklin" w:date="2021-04-08T06:55:00Z">
        <w:r>
          <w:t>The sour</w:t>
        </w:r>
      </w:ins>
      <w:ins w:id="771" w:author="David Conklin" w:date="2021-04-08T06:56:00Z">
        <w:r>
          <w:t>ce code for all the global methods except &lt;external&gt; ones is part of the Flow project in Visual Studios</w:t>
        </w:r>
      </w:ins>
      <w:ins w:id="772" w:author="David Conklin" w:date="2021-04-08T06:58:00Z">
        <w:r>
          <w:t xml:space="preserve"> (VS).</w:t>
        </w:r>
      </w:ins>
      <w:ins w:id="773" w:author="David Conklin" w:date="2021-04-08T06:57:00Z">
        <w:r>
          <w:t xml:space="preserve">  There are separate V</w:t>
        </w:r>
      </w:ins>
      <w:ins w:id="774" w:author="David Conklin" w:date="2021-04-08T06:58:00Z">
        <w:r>
          <w:t>S projects for HBV and MCfire.</w:t>
        </w:r>
      </w:ins>
    </w:p>
    <w:p w14:paraId="318B5B37" w14:textId="4A372B17" w:rsidR="003E3B67" w:rsidRDefault="003E3B67" w:rsidP="00706EE7">
      <w:pPr>
        <w:rPr>
          <w:ins w:id="775" w:author="David Conklin" w:date="2021-04-08T07:00:00Z"/>
        </w:rPr>
      </w:pPr>
    </w:p>
    <w:p w14:paraId="417CF097" w14:textId="722D7E0A" w:rsidR="003E3B67" w:rsidRDefault="003E3B67" w:rsidP="00706EE7">
      <w:pPr>
        <w:rPr>
          <w:ins w:id="776" w:author="David Conklin" w:date="2021-04-08T07:07:00Z"/>
        </w:rPr>
      </w:pPr>
      <w:ins w:id="777" w:author="David Conklin" w:date="2021-04-08T07:00:00Z">
        <w:r>
          <w:t>Withi</w:t>
        </w:r>
      </w:ins>
      <w:ins w:id="778" w:author="David Conklin" w:date="2021-04-08T07:01:00Z">
        <w:r>
          <w:t xml:space="preserve">n the individual global method specification blocks, there is always a </w:t>
        </w:r>
        <w:r w:rsidRPr="003E3B67">
          <w:rPr>
            <w:i/>
            <w:iCs/>
            <w:rPrChange w:id="779" w:author="David Conklin" w:date="2021-04-08T07:03:00Z">
              <w:rPr/>
            </w:rPrChange>
          </w:rPr>
          <w:t>name</w:t>
        </w:r>
        <w:r>
          <w:t xml:space="preserve"> </w:t>
        </w:r>
      </w:ins>
      <w:ins w:id="780" w:author="David Conklin" w:date="2021-04-08T07:03:00Z">
        <w:r>
          <w:t>field</w:t>
        </w:r>
      </w:ins>
      <w:ins w:id="781" w:author="David Conklin" w:date="2021-04-08T07:02:00Z">
        <w:r>
          <w:t xml:space="preserve"> and often but not always </w:t>
        </w:r>
        <w:r>
          <w:rPr>
            <w:i/>
            <w:iCs/>
          </w:rPr>
          <w:t>method</w:t>
        </w:r>
        <w:r>
          <w:t xml:space="preserve"> and </w:t>
        </w:r>
        <w:r>
          <w:rPr>
            <w:i/>
            <w:iCs/>
          </w:rPr>
          <w:t>query</w:t>
        </w:r>
        <w:r>
          <w:t xml:space="preserve"> </w:t>
        </w:r>
      </w:ins>
      <w:ins w:id="782" w:author="David Conklin" w:date="2021-04-08T07:03:00Z">
        <w:r>
          <w:t>field</w:t>
        </w:r>
      </w:ins>
      <w:ins w:id="783" w:author="David Conklin" w:date="2021-04-08T07:02:00Z">
        <w:r>
          <w:t>s</w:t>
        </w:r>
      </w:ins>
      <w:ins w:id="784" w:author="David Conklin" w:date="2021-04-08T07:03:00Z">
        <w:r>
          <w:t xml:space="preserve">.  A value of </w:t>
        </w:r>
      </w:ins>
      <w:ins w:id="785" w:author="David Conklin" w:date="2021-04-08T07:04:00Z">
        <w:r>
          <w:t xml:space="preserve">“none” for the </w:t>
        </w:r>
        <w:r>
          <w:rPr>
            <w:i/>
            <w:iCs/>
          </w:rPr>
          <w:t>method</w:t>
        </w:r>
        <w:r>
          <w:t xml:space="preserve"> field indicates that the global method is not</w:t>
        </w:r>
      </w:ins>
      <w:ins w:id="786" w:author="David Conklin" w:date="2021-04-08T07:05:00Z">
        <w:r>
          <w:t xml:space="preserve"> used; that’s the case for the &lt;lateral_exchange&gt; and &lt;</w:t>
        </w:r>
        <w:r w:rsidR="005D32C3">
          <w:t>hru_vertical</w:t>
        </w:r>
      </w:ins>
      <w:ins w:id="787" w:author="David Conklin" w:date="2021-04-08T07:06:00Z">
        <w:r w:rsidR="005D32C3">
          <w:t>_exchange&gt; methods in Flow.xml in CW3M ver. 335.</w:t>
        </w:r>
      </w:ins>
    </w:p>
    <w:p w14:paraId="56493C65" w14:textId="529EC4C9" w:rsidR="005D32C3" w:rsidRDefault="005D32C3" w:rsidP="00706EE7">
      <w:pPr>
        <w:rPr>
          <w:ins w:id="788" w:author="David Conklin" w:date="2021-04-08T07:07:00Z"/>
        </w:rPr>
      </w:pPr>
    </w:p>
    <w:p w14:paraId="2FF0218C" w14:textId="1E166A8F" w:rsidR="005D32C3" w:rsidRDefault="005D32C3" w:rsidP="00706EE7">
      <w:pPr>
        <w:rPr>
          <w:ins w:id="789" w:author="David Conklin" w:date="2021-04-08T07:13:00Z"/>
        </w:rPr>
      </w:pPr>
      <w:ins w:id="790" w:author="David Conklin" w:date="2021-04-08T07:07:00Z">
        <w:r>
          <w:t xml:space="preserve">The expression in the </w:t>
        </w:r>
        <w:r>
          <w:rPr>
            <w:i/>
            <w:iCs/>
          </w:rPr>
          <w:t>query</w:t>
        </w:r>
        <w:r>
          <w:t xml:space="preserve"> field identi</w:t>
        </w:r>
      </w:ins>
      <w:ins w:id="791" w:author="David Conklin" w:date="2021-04-08T07:08:00Z">
        <w:r>
          <w:t>fies the IDUs to which the method will be applied.  The query is evaluated at the beginning of each simulation year</w:t>
        </w:r>
      </w:ins>
      <w:ins w:id="792" w:author="David Conklin" w:date="2021-04-08T07:09:00Z">
        <w:r>
          <w:t>.  An integer array with one element for each IDU is used to record</w:t>
        </w:r>
      </w:ins>
      <w:ins w:id="793" w:author="David Conklin" w:date="2021-04-08T07:10:00Z">
        <w:r>
          <w:t>, for each global method, whether the IDU satisfies the global method’s query.  E</w:t>
        </w:r>
      </w:ins>
      <w:ins w:id="794" w:author="David Conklin" w:date="2021-04-08T07:11:00Z">
        <w:r>
          <w:t>ach bit in the integer corresponds to a different global method.  Since integers are 32 bits wid</w:t>
        </w:r>
      </w:ins>
      <w:ins w:id="795" w:author="David Conklin" w:date="2021-04-08T07:12:00Z">
        <w:r>
          <w:t>e, there is a limit of 32 global methods</w:t>
        </w:r>
      </w:ins>
      <w:ins w:id="796" w:author="David Conklin" w:date="2021-04-08T07:13:00Z">
        <w:r>
          <w:t>.</w:t>
        </w:r>
      </w:ins>
    </w:p>
    <w:p w14:paraId="5D02B5EE" w14:textId="4C0A5E53" w:rsidR="005D32C3" w:rsidRDefault="005D32C3" w:rsidP="00706EE7">
      <w:pPr>
        <w:rPr>
          <w:ins w:id="797" w:author="David Conklin" w:date="2021-04-08T07:13:00Z"/>
        </w:rPr>
      </w:pPr>
    </w:p>
    <w:p w14:paraId="44D18173" w14:textId="40C6A9A9" w:rsidR="005D32C3" w:rsidRPr="005D32C3" w:rsidRDefault="005D32C3" w:rsidP="00706EE7">
      <w:pPr>
        <w:rPr>
          <w:rPrChange w:id="798" w:author="David Conklin" w:date="2021-04-08T07:07:00Z">
            <w:rPr/>
          </w:rPrChange>
        </w:rPr>
        <w:pPrChange w:id="799" w:author="David Conklin" w:date="2021-04-08T06:46:00Z">
          <w:pPr/>
        </w:pPrChange>
      </w:pPr>
      <w:ins w:id="800" w:author="David Conklin" w:date="2021-04-08T07:14:00Z">
        <w:r>
          <w:t xml:space="preserve">The fact that the query is evaluated just once per simulation year means that it is insensitive to </w:t>
        </w:r>
      </w:ins>
      <w:ins w:id="801" w:author="David Conklin" w:date="2021-04-08T07:15:00Z">
        <w:r>
          <w:t xml:space="preserve">day-to-day </w:t>
        </w:r>
      </w:ins>
      <w:ins w:id="802" w:author="David Conklin" w:date="2021-04-08T07:14:00Z">
        <w:r>
          <w:t xml:space="preserve">changes </w:t>
        </w:r>
      </w:ins>
      <w:ins w:id="803" w:author="David Conklin" w:date="2021-04-08T07:15:00Z">
        <w:r>
          <w:t>in attribute values.</w:t>
        </w:r>
      </w:ins>
      <w:ins w:id="804" w:author="David Conklin" w:date="2021-04-08T07:16:00Z">
        <w:r w:rsidR="00702439">
          <w:t xml:space="preserve">  LULC attributes</w:t>
        </w:r>
      </w:ins>
      <w:ins w:id="805" w:author="David Conklin" w:date="2021-04-08T07:17:00Z">
        <w:r w:rsidR="00702439">
          <w:t xml:space="preserve"> are commonly used in the queries</w:t>
        </w:r>
      </w:ins>
      <w:ins w:id="806" w:author="David Conklin" w:date="2021-04-08T07:18:00Z">
        <w:r w:rsidR="00702439">
          <w:t>.  It would not make sense to use an attribute like PRECIP in a global</w:t>
        </w:r>
      </w:ins>
      <w:ins w:id="807" w:author="David Conklin" w:date="2021-04-08T07:19:00Z">
        <w:r w:rsidR="00702439">
          <w:t xml:space="preserve"> method query, but PRECIP_YR would make sense.</w:t>
        </w:r>
      </w:ins>
    </w:p>
    <w:p w14:paraId="49961FC3" w14:textId="77777777" w:rsidR="00FD7767" w:rsidRPr="00151332" w:rsidRDefault="00FD7767" w:rsidP="00484223"/>
    <w:p w14:paraId="3112A3CF" w14:textId="3250FB5C" w:rsidR="00867943" w:rsidRDefault="00D37681" w:rsidP="00D37681">
      <w:pPr>
        <w:pStyle w:val="Heading1"/>
      </w:pPr>
      <w:bookmarkStart w:id="808" w:name="_Toc68758921"/>
      <w:r>
        <w:t>Study areas</w:t>
      </w:r>
      <w:bookmarkEnd w:id="808"/>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6DD29AA6"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51332">
        <w:t xml:space="preserve">Figure </w:t>
      </w:r>
      <w:r w:rsidR="00151332">
        <w:rPr>
          <w:noProof/>
        </w:rPr>
        <w:t>1</w:t>
      </w:r>
      <w:r w:rsidR="00064E77">
        <w:fldChar w:fldCharType="end"/>
      </w:r>
      <w:r w:rsidR="00064E77">
        <w:t>)</w:t>
      </w:r>
    </w:p>
    <w:p w14:paraId="03CAE907" w14:textId="1B61A9D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51332">
        <w:t xml:space="preserve">Figure </w:t>
      </w:r>
      <w:r w:rsidR="00151332">
        <w:rPr>
          <w:noProof/>
        </w:rPr>
        <w:t>2</w:t>
      </w:r>
      <w:r w:rsidR="00064E77">
        <w:fldChar w:fldCharType="end"/>
      </w:r>
      <w:r w:rsidR="00064E77">
        <w:t>)</w:t>
      </w:r>
    </w:p>
    <w:p w14:paraId="1A5A767B" w14:textId="30B50B3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51332">
        <w:t xml:space="preserve">Figure </w:t>
      </w:r>
      <w:r w:rsidR="00151332">
        <w:rPr>
          <w:noProof/>
        </w:rPr>
        <w:t>5</w:t>
      </w:r>
      <w:r w:rsidR="00893F4B">
        <w:fldChar w:fldCharType="end"/>
      </w:r>
      <w:r>
        <w:t>)</w:t>
      </w:r>
    </w:p>
    <w:p w14:paraId="1B80045C" w14:textId="3C224C5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51332">
        <w:t xml:space="preserve">Figure </w:t>
      </w:r>
      <w:r w:rsidR="00151332">
        <w:rPr>
          <w:noProof/>
        </w:rPr>
        <w:t>3</w:t>
      </w:r>
      <w:r w:rsidR="00064E77">
        <w:fldChar w:fldCharType="end"/>
      </w:r>
      <w:r w:rsidR="00064E77">
        <w:t>)</w:t>
      </w:r>
    </w:p>
    <w:p w14:paraId="1933EF54" w14:textId="1E64746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51332">
        <w:t xml:space="preserve">Figure </w:t>
      </w:r>
      <w:r w:rsidR="0015133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lastRenderedPageBreak/>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09" w:name="_Toc68758922"/>
      <w:r>
        <w:t>Data</w:t>
      </w:r>
      <w:r w:rsidR="00A92F06">
        <w:t>CW3M</w:t>
      </w:r>
      <w:r>
        <w:t xml:space="preserve"> directory structure</w:t>
      </w:r>
      <w:bookmarkEnd w:id="809"/>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lastRenderedPageBreak/>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10" w:name="_Toc68758923"/>
      <w:r>
        <w:t>DataCW3M\ScenarioData directory structure</w:t>
      </w:r>
      <w:bookmarkEnd w:id="810"/>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11" w:name="_Toc68758924"/>
      <w:r>
        <w:t>DataCW3M\ScenarioData\&lt;scenario&gt; folder contents</w:t>
      </w:r>
      <w:bookmarkEnd w:id="811"/>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12" w:name="_Toc68758925"/>
      <w:r>
        <w:t>DataCW3M\&lt;study area&gt; folder contents</w:t>
      </w:r>
      <w:bookmarkEnd w:id="812"/>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9815B0E" w:rsidR="00D37681" w:rsidRDefault="00D37681" w:rsidP="00D37681">
      <w:pPr>
        <w:pStyle w:val="Caption"/>
      </w:pPr>
      <w:bookmarkStart w:id="813" w:name="_Ref529607484"/>
      <w:bookmarkStart w:id="814"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1</w:t>
      </w:r>
      <w:r w:rsidR="006C64CF">
        <w:rPr>
          <w:noProof/>
        </w:rPr>
        <w:fldChar w:fldCharType="end"/>
      </w:r>
      <w:bookmarkEnd w:id="813"/>
      <w:r>
        <w:t xml:space="preserve">. Willamette River basin study area; embedded study areas are </w:t>
      </w:r>
      <w:r w:rsidR="0005603B">
        <w:t>colored</w:t>
      </w:r>
      <w:r w:rsidR="0097392C">
        <w:t xml:space="preserve"> other than gray.  The 2 lighter blues together make up the upper Willamette basin study area.</w:t>
      </w:r>
      <w:bookmarkEnd w:id="814"/>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9F94D66" w:rsidR="00D37681" w:rsidRDefault="00D37681" w:rsidP="00D37681">
      <w:pPr>
        <w:pStyle w:val="Caption"/>
      </w:pPr>
      <w:bookmarkStart w:id="815" w:name="_Ref529607514"/>
      <w:bookmarkStart w:id="816"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2</w:t>
      </w:r>
      <w:r w:rsidR="006C64CF">
        <w:rPr>
          <w:noProof/>
        </w:rPr>
        <w:fldChar w:fldCharType="end"/>
      </w:r>
      <w:bookmarkEnd w:id="815"/>
      <w:r>
        <w:t>. Tualatin basin study area; Chicken Creek watershed is highlighted.</w:t>
      </w:r>
      <w:bookmarkEnd w:id="816"/>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8BF7A17" w:rsidR="00D37681" w:rsidRDefault="00064E77" w:rsidP="00064E77">
      <w:pPr>
        <w:pStyle w:val="Caption"/>
      </w:pPr>
      <w:bookmarkStart w:id="817" w:name="_Ref529607587"/>
      <w:bookmarkStart w:id="818"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3</w:t>
      </w:r>
      <w:r w:rsidR="006C64CF">
        <w:rPr>
          <w:noProof/>
        </w:rPr>
        <w:fldChar w:fldCharType="end"/>
      </w:r>
      <w:bookmarkEnd w:id="817"/>
      <w:r>
        <w:t>. North Santiam watershed study area.</w:t>
      </w:r>
      <w:bookmarkEnd w:id="818"/>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985F28E" w:rsidR="00C70B81" w:rsidRDefault="00064E77" w:rsidP="00064E77">
      <w:pPr>
        <w:pStyle w:val="Caption"/>
      </w:pPr>
      <w:bookmarkStart w:id="819" w:name="_Ref529607628"/>
      <w:bookmarkStart w:id="820"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4</w:t>
      </w:r>
      <w:r w:rsidR="006C64CF">
        <w:rPr>
          <w:noProof/>
        </w:rPr>
        <w:fldChar w:fldCharType="end"/>
      </w:r>
      <w:bookmarkEnd w:id="819"/>
      <w:r>
        <w:t>. Upper Willamette study area.</w:t>
      </w:r>
      <w:bookmarkEnd w:id="820"/>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1302B15" w:rsidR="00E66BC2" w:rsidRDefault="006F30D2" w:rsidP="006F30D2">
      <w:pPr>
        <w:pStyle w:val="Caption"/>
      </w:pPr>
      <w:bookmarkStart w:id="821" w:name="_Ref529611388"/>
      <w:bookmarkStart w:id="822"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51332">
        <w:rPr>
          <w:noProof/>
        </w:rPr>
        <w:t>5</w:t>
      </w:r>
      <w:r w:rsidR="006C64CF">
        <w:rPr>
          <w:noProof/>
        </w:rPr>
        <w:fldChar w:fldCharType="end"/>
      </w:r>
      <w:bookmarkEnd w:id="821"/>
      <w:r>
        <w:t>. Chicken Creek watershed study area.</w:t>
      </w:r>
      <w:bookmarkEnd w:id="822"/>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23" w:name="_Toc68758926"/>
      <w:r>
        <w:t>Calendar conventions</w:t>
      </w:r>
      <w:bookmarkEnd w:id="823"/>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24" w:name="_Toc68758927"/>
      <w:r>
        <w:t>Water years</w:t>
      </w:r>
      <w:bookmarkEnd w:id="824"/>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25" w:name="_Toc68758928"/>
      <w:r>
        <w:t>Climate data</w:t>
      </w:r>
      <w:bookmarkEnd w:id="825"/>
    </w:p>
    <w:p w14:paraId="4E201698" w14:textId="77777777" w:rsidR="00CB152A" w:rsidRPr="00A06758" w:rsidRDefault="00CB152A" w:rsidP="00A06758"/>
    <w:p w14:paraId="400F9551" w14:textId="77777777" w:rsidR="00CB152A" w:rsidRDefault="00CB152A" w:rsidP="00CB152A">
      <w:pPr>
        <w:pStyle w:val="Heading2"/>
      </w:pPr>
      <w:bookmarkStart w:id="826" w:name="_Toc2858729"/>
      <w:bookmarkStart w:id="827" w:name="_Toc68758929"/>
      <w:r>
        <w:t>Numbered climate scenarios in the model</w:t>
      </w:r>
      <w:bookmarkEnd w:id="826"/>
      <w:bookmarkEnd w:id="827"/>
    </w:p>
    <w:p w14:paraId="30E024EF" w14:textId="77777777" w:rsidR="00823D41" w:rsidRDefault="00823D41" w:rsidP="00823D41">
      <w:pPr>
        <w:pStyle w:val="Body"/>
      </w:pPr>
    </w:p>
    <w:p w14:paraId="21F5BCDE" w14:textId="0804380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15133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828" w:name="_Ref6032062"/>
      <w:bookmarkStart w:id="829" w:name="_Ref6033311"/>
      <w:bookmarkStart w:id="830" w:name="_Toc6121576"/>
      <w:r>
        <w:t xml:space="preserve">Table </w:t>
      </w:r>
      <w:bookmarkEnd w:id="828"/>
      <w:r>
        <w:t>1. Numbered climate scenarios</w:t>
      </w:r>
      <w:bookmarkEnd w:id="829"/>
      <w:bookmarkEnd w:id="830"/>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31" w:name="_Toc7759621"/>
      <w:bookmarkStart w:id="832" w:name="_Toc68758930"/>
      <w:r>
        <w:t>Monthly and seasonal weather data</w:t>
      </w:r>
      <w:bookmarkEnd w:id="831"/>
      <w:bookmarkEnd w:id="832"/>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33" w:name="_Toc68758931"/>
      <w:r>
        <w:t>Climate data grid</w:t>
      </w:r>
      <w:r w:rsidR="009F132A">
        <w:t>s</w:t>
      </w:r>
      <w:bookmarkEnd w:id="833"/>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34" w:name="_Toc68758932"/>
      <w:r>
        <w:t>The WW2100 climate grid</w:t>
      </w:r>
      <w:bookmarkEnd w:id="834"/>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35" w:name="_Toc68758933"/>
      <w:r>
        <w:t>The v2 climate grid</w:t>
      </w:r>
      <w:bookmarkEnd w:id="835"/>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36" w:name="_Toc68758934"/>
      <w:r>
        <w:t>How climate data is looked up</w:t>
      </w:r>
      <w:bookmarkEnd w:id="836"/>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37" w:name="_Toc68758935"/>
      <w:r>
        <w:t>What is in a climate dataset</w:t>
      </w:r>
      <w:bookmarkEnd w:id="837"/>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838" w:name="_Toc68758936"/>
      <w:r>
        <w:t>Water rights</w:t>
      </w:r>
      <w:bookmarkEnd w:id="838"/>
    </w:p>
    <w:p w14:paraId="7ECEE8A5" w14:textId="77777777" w:rsidR="00D35AF7" w:rsidRDefault="00D35AF7" w:rsidP="00D35AF7">
      <w:pPr>
        <w:pStyle w:val="Heading2"/>
      </w:pPr>
      <w:bookmarkStart w:id="839" w:name="_Toc68758937"/>
      <w:r>
        <w:t>Water rights data</w:t>
      </w:r>
      <w:bookmarkEnd w:id="839"/>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840" w:name="_Toc68758938"/>
      <w:r>
        <w:t>The wr_pods.csv file</w:t>
      </w:r>
      <w:bookmarkEnd w:id="840"/>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841" w:name="_Toc68758939"/>
      <w:r>
        <w:t>The wr_pous.csv file</w:t>
      </w:r>
      <w:bookmarkEnd w:id="841"/>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842" w:name="_Toc68758940"/>
      <w:r>
        <w:t>Adding a water right</w:t>
      </w:r>
      <w:bookmarkEnd w:id="842"/>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843" w:name="_Toc68758941"/>
      <w:r>
        <w:t>Stream flow and stream temperature</w:t>
      </w:r>
      <w:bookmarkEnd w:id="843"/>
    </w:p>
    <w:p w14:paraId="224B0981" w14:textId="77777777" w:rsidR="008C7362" w:rsidRDefault="008C7362" w:rsidP="008C7362">
      <w:pPr>
        <w:pStyle w:val="Heading2"/>
      </w:pPr>
      <w:bookmarkStart w:id="844" w:name="_Toc50800503"/>
      <w:bookmarkStart w:id="845" w:name="_Toc54090937"/>
      <w:bookmarkStart w:id="846" w:name="_Toc68758942"/>
      <w:r>
        <w:t>Water parcels</w:t>
      </w:r>
      <w:bookmarkEnd w:id="844"/>
      <w:bookmarkEnd w:id="845"/>
      <w:bookmarkEnd w:id="84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47" w:name="_Toc68758943"/>
      <w:r>
        <w:t>Daily water mass and energy balance</w:t>
      </w:r>
      <w:bookmarkEnd w:id="84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48" w:name="_Toc68758944"/>
      <w:r>
        <w:t>Estimating the rate of flow</w:t>
      </w:r>
      <w:r w:rsidR="006A13B7">
        <w:t xml:space="preserve"> </w:t>
      </w:r>
      <w:r>
        <w:t>in a stream reach</w:t>
      </w:r>
      <w:bookmarkEnd w:id="84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49" w:name="_Toc68758945"/>
      <w:r>
        <w:t>Estimating the surface area of the water in a subreach</w:t>
      </w:r>
      <w:bookmarkEnd w:id="849"/>
    </w:p>
    <w:p w14:paraId="6663A824" w14:textId="6468D2E1" w:rsidR="00263AF4" w:rsidRDefault="00263AF4" w:rsidP="00263AF4">
      <w:pPr>
        <w:rPr>
          <w:ins w:id="850" w:author="David Conklin" w:date="2021-04-08T07:30:00Z"/>
        </w:rPr>
      </w:pPr>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ins w:id="851" w:author="David Conklin" w:date="2021-04-08T07:27:00Z">
        <w:r w:rsidR="007C48B1">
          <w:t>In principle,</w:t>
        </w:r>
      </w:ins>
      <w:r w:rsidR="00D165C3">
        <w:t xml:space="preserve"> </w:t>
      </w:r>
      <w:ins w:id="852" w:author="David Conklin" w:date="2021-04-08T07:27:00Z">
        <w:r w:rsidR="007C48B1">
          <w:t>t</w:t>
        </w:r>
      </w:ins>
      <w:del w:id="853" w:author="David Conklin" w:date="2021-04-08T07:27:00Z">
        <w:r w:rsidR="00D165C3" w:rsidDel="007C48B1">
          <w:delText>T</w:delText>
        </w:r>
      </w:del>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ins w:id="854" w:author="David Conklin" w:date="2021-04-08T07:28:00Z">
        <w:r w:rsidR="007C48B1">
          <w:t xml:space="preserve">  CW3M has a built-in, default method for estimating stream width</w:t>
        </w:r>
      </w:ins>
      <w:ins w:id="855" w:author="David Conklin" w:date="2021-04-08T07:29:00Z">
        <w:r w:rsidR="007C48B1">
          <w:t>; the estimate goes into the Reach attribute WIDTH_CALC.</w:t>
        </w:r>
      </w:ins>
    </w:p>
    <w:p w14:paraId="246EF282" w14:textId="3518AA60" w:rsidR="007C48B1" w:rsidRDefault="007C48B1" w:rsidP="00263AF4">
      <w:ins w:id="856" w:author="David Conklin" w:date="2021-04-08T07:30:00Z">
        <w:r>
          <w:tab/>
          <w:t>In some places, the width of the reach is relatively constant</w:t>
        </w:r>
      </w:ins>
      <w:ins w:id="857" w:author="David Conklin" w:date="2021-04-08T07:31:00Z">
        <w:r>
          <w:t xml:space="preserve">.  Where the width of the reach is known, it may be specified explicitly </w:t>
        </w:r>
      </w:ins>
      <w:ins w:id="858" w:author="David Conklin" w:date="2021-04-08T07:32:00Z">
        <w:r>
          <w:t xml:space="preserve">in the Reach attribute WIDTHGIVEN.  Values greater than zero in WIDTHGIVEN override the </w:t>
        </w:r>
      </w:ins>
      <w:ins w:id="859" w:author="David Conklin" w:date="2021-04-08T07:33:00Z">
        <w:r>
          <w:t>value in WIDTH_CALC.  The operative width value is held in the a</w:t>
        </w:r>
      </w:ins>
      <w:ins w:id="860" w:author="David Conklin" w:date="2021-04-08T07:34:00Z">
        <w:r>
          <w:t>ttribute WIDTHREACH.</w:t>
        </w:r>
      </w:ins>
    </w:p>
    <w:p w14:paraId="70196CC4" w14:textId="0FF7FAA4" w:rsidR="00B57E25" w:rsidRDefault="00D165C3" w:rsidP="003F72F2">
      <w:pPr>
        <w:rPr>
          <w:ins w:id="861" w:author="David Conklin" w:date="2021-04-08T07:46:00Z"/>
        </w:rPr>
      </w:pPr>
      <w:r>
        <w:tab/>
        <w:t xml:space="preserve">The </w:t>
      </w:r>
      <w:del w:id="862" w:author="David Conklin" w:date="2021-04-08T07:35:00Z">
        <w:r w:rsidDel="007C48B1">
          <w:delText xml:space="preserve">effective </w:delText>
        </w:r>
      </w:del>
      <w:r>
        <w:t xml:space="preserve">width </w:t>
      </w:r>
      <w:ins w:id="863" w:author="David Conklin" w:date="2021-04-08T07:35:00Z">
        <w:r w:rsidR="007C48B1">
          <w:t>estimate that goes into WIDTH_CAL</w:t>
        </w:r>
      </w:ins>
      <w:del w:id="864" w:author="David Conklin" w:date="2021-04-08T07:35:00Z">
        <w:r w:rsidDel="0075078A">
          <w:delText>of the stream, for the purpose of calculating the water surface area</w:delText>
        </w:r>
      </w:del>
      <w:ins w:id="865" w:author="David Conklin" w:date="2021-04-08T07:36:00Z">
        <w:r w:rsidR="0075078A">
          <w:t>C</w:t>
        </w:r>
      </w:ins>
      <w:del w:id="866" w:author="David Conklin" w:date="2021-04-08T07:36:00Z">
        <w:r w:rsidDel="0075078A">
          <w:delText>,</w:delText>
        </w:r>
      </w:del>
      <w:r>
        <w:t xml:space="preserve"> is </w:t>
      </w:r>
      <w:ins w:id="867" w:author="David Conklin" w:date="2021-04-08T07:43:00Z">
        <w:r w:rsidR="005460BC">
          <w:t>the average of the calculated widths for the su</w:t>
        </w:r>
      </w:ins>
      <w:ins w:id="868" w:author="David Conklin" w:date="2021-04-08T07:44:00Z">
        <w:r w:rsidR="005460BC">
          <w:t xml:space="preserve">breaches that make up the reach.  Subreach widths are estimated as a function of the </w:t>
        </w:r>
      </w:ins>
      <w:ins w:id="869" w:author="David Conklin" w:date="2021-04-08T07:45:00Z">
        <w:r w:rsidR="005460BC">
          <w:t>length of the subreach, the volume of water it contains, and a prescribed width-to-depth ratio</w:t>
        </w:r>
      </w:ins>
      <w:ins w:id="870" w:author="David Conklin" w:date="2021-04-08T07:53:00Z">
        <w:r w:rsidR="00B57E25">
          <w:t xml:space="preserve"> = 10</w:t>
        </w:r>
      </w:ins>
      <w:ins w:id="871" w:author="David Conklin" w:date="2021-04-08T07:46:00Z">
        <w:r w:rsidR="00B57E25">
          <w:t>.</w:t>
        </w:r>
      </w:ins>
    </w:p>
    <w:p w14:paraId="5C0C8505" w14:textId="1E9E984F" w:rsidR="00D165C3" w:rsidRPr="003F72F2" w:rsidDel="00EE1044" w:rsidRDefault="00D165C3" w:rsidP="003F72F2">
      <w:pPr>
        <w:rPr>
          <w:del w:id="872" w:author="David Conklin" w:date="2021-04-08T08:24:00Z"/>
        </w:rPr>
      </w:pPr>
      <w:del w:id="873" w:author="David Conklin" w:date="2021-04-08T07:36:00Z">
        <w:r w:rsidDel="0075078A">
          <w:delText>estimate</w:delText>
        </w:r>
      </w:del>
      <w:del w:id="874" w:author="David Conklin" w:date="2021-04-08T08:24:00Z">
        <w:r w:rsidDel="00EE1044">
          <w:delText xml:space="preserve">d by a two-step process.  First, a “Manniing depth” is calculated using </w:delText>
        </w:r>
        <w:r w:rsidDel="00EE1044">
          <w:rPr>
            <w:i/>
            <w:iCs/>
          </w:rPr>
          <w:delText>GetManningDepthFromQ()</w:delText>
        </w:r>
        <w:r w:rsidDel="00EE1044">
          <w:delText>, and then it is used with the known volume and length to solve for a “Manning width”</w:delText>
        </w:r>
        <w:r w:rsidR="00264293" w:rsidDel="00EE1044">
          <w:delText>.  The second step is to compare the Manning width to a second estimate of the width made by multiplying the Manning depth by the parameterized width:depth ratio.  The lesser of the two width estimates is retained and used in the calculation of the water surface area.</w:delText>
        </w:r>
      </w:del>
    </w:p>
    <w:p w14:paraId="5DFFEFA5" w14:textId="77777777" w:rsidR="00B20483" w:rsidRDefault="00B20483" w:rsidP="00684B5F"/>
    <w:p w14:paraId="3E997B9C" w14:textId="77777777" w:rsidR="009123A7" w:rsidRDefault="009123A7" w:rsidP="007B1928">
      <w:pPr>
        <w:pStyle w:val="Heading2"/>
      </w:pPr>
      <w:bookmarkStart w:id="875" w:name="_Toc68758946"/>
      <w:r>
        <w:lastRenderedPageBreak/>
        <w:t>Water temperature from thermal energy</w:t>
      </w:r>
      <w:bookmarkEnd w:id="875"/>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876" w:name="_Toc68758947"/>
      <w:r>
        <w:t>Initial conditions for Flow: the IC file</w:t>
      </w:r>
      <w:bookmarkEnd w:id="876"/>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877" w:name="_Toc68758948"/>
      <w:r>
        <w:t>Boundary conditions for stream water temperature</w:t>
      </w:r>
      <w:bookmarkEnd w:id="877"/>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xml:space="preserve">, but not in strict proportion </w:t>
      </w:r>
      <w:r w:rsidR="00977ECE">
        <w:rPr>
          <w:rFonts w:cstheme="minorHAnsi"/>
          <w:color w:val="000000"/>
        </w:rPr>
        <w:lastRenderedPageBreak/>
        <w:t>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878" w:name="_Toc68758949"/>
      <w:r>
        <w:t>Thermal stratification in reservoirs</w:t>
      </w:r>
      <w:bookmarkEnd w:id="878"/>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879" w:name="_Toc68758950"/>
      <w:r>
        <w:t>Thermal loading</w:t>
      </w:r>
      <w:bookmarkEnd w:id="879"/>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w:t>
      </w:r>
      <w:r w:rsidR="0056152A">
        <w:lastRenderedPageBreak/>
        <w:t>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880" w:name="_Toc68758951"/>
      <w:r>
        <w:t>Reservoirs</w:t>
      </w:r>
      <w:bookmarkEnd w:id="880"/>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lastRenderedPageBreak/>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881" w:name="_Toc68758952"/>
      <w:r>
        <w:t>Reservoir data</w:t>
      </w:r>
      <w:bookmarkEnd w:id="881"/>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lastRenderedPageBreak/>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lastRenderedPageBreak/>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882" w:name="_Toc68758953"/>
      <w:r>
        <w:t>Reservoir data sources</w:t>
      </w:r>
      <w:bookmarkEnd w:id="882"/>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883" w:name="_Toc68758954"/>
      <w:r>
        <w:t>Creating a new study area</w:t>
      </w:r>
      <w:r w:rsidR="00A55502">
        <w:t xml:space="preserve"> from a watershed within the WRB</w:t>
      </w:r>
      <w:bookmarkEnd w:id="883"/>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lastRenderedPageBreak/>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1D82A4E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51332">
        <w:t xml:space="preserve">Figure </w:t>
      </w:r>
      <w:r w:rsidR="0015133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w:t>
      </w:r>
      <w:r w:rsidRPr="00A51BEA">
        <w:rPr>
          <w:rFonts w:asciiTheme="minorHAnsi" w:hAnsiTheme="minorHAnsi" w:cstheme="minorHAnsi"/>
          <w:sz w:val="22"/>
        </w:rPr>
        <w:lastRenderedPageBreak/>
        <w:t>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884" w:name="_Toc68758955"/>
      <w:r>
        <w:t>Limitations of subbasin simulations</w:t>
      </w:r>
      <w:bookmarkEnd w:id="884"/>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885" w:name="_Toc68758956"/>
      <w:r>
        <w:t>Calibration procedure</w:t>
      </w:r>
      <w:bookmarkEnd w:id="885"/>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886" w:name="_Toc68758957"/>
      <w:r>
        <w:t>Using PEST to determine HBV parameter values</w:t>
      </w:r>
      <w:bookmarkEnd w:id="886"/>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887" w:name="_Toc68758958"/>
      <w:r>
        <w:t>Calibrating streamflows using stream gage measurements</w:t>
      </w:r>
      <w:bookmarkEnd w:id="887"/>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w:t>
      </w:r>
      <w:r w:rsidR="008F6961">
        <w:lastRenderedPageBreak/>
        <w:t>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888" w:name="_Toc68758959"/>
      <w:r>
        <w:t>Calibrating stream temperatures</w:t>
      </w:r>
      <w:bookmarkEnd w:id="888"/>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889" w:name="_Toc68758960"/>
      <w:r>
        <w:t>North Santiam study area</w:t>
      </w:r>
      <w:bookmarkEnd w:id="889"/>
    </w:p>
    <w:p w14:paraId="24DE991F" w14:textId="77777777" w:rsidR="000C5A18" w:rsidRDefault="000C5A18" w:rsidP="000C5A18"/>
    <w:p w14:paraId="0AA4F828" w14:textId="6E334935" w:rsidR="000C5A18" w:rsidRDefault="000C5A18" w:rsidP="000C5A18">
      <w:pPr>
        <w:rPr>
          <w:rFonts w:ascii="Calibri" w:eastAsia="Times New Roman" w:hAnsi="Calibri" w:cs="Calibri"/>
          <w:color w:val="000000"/>
        </w:rPr>
      </w:pPr>
      <w:r>
        <w:lastRenderedPageBreak/>
        <w:t xml:space="preserve">The North Santiam </w:t>
      </w:r>
      <w:r w:rsidR="000266FC">
        <w:t xml:space="preserve">(NSantiam) </w:t>
      </w:r>
      <w:r>
        <w:t>study area (</w:t>
      </w:r>
      <w:r>
        <w:fldChar w:fldCharType="begin"/>
      </w:r>
      <w:r>
        <w:instrText xml:space="preserve"> REF _Ref529607587 \h </w:instrText>
      </w:r>
      <w:r>
        <w:fldChar w:fldCharType="separate"/>
      </w:r>
      <w:r w:rsidR="00151332">
        <w:t xml:space="preserve">Figure </w:t>
      </w:r>
      <w:r w:rsidR="00151332">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890" w:name="_Toc68758961"/>
      <w:r>
        <w:rPr>
          <w:rFonts w:eastAsia="Times New Roman"/>
        </w:rPr>
        <w:t>Instream water rights</w:t>
      </w:r>
      <w:bookmarkEnd w:id="890"/>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3FF0CBEF" w:rsidR="00AE364B" w:rsidRDefault="005C1A69" w:rsidP="005C1A69">
      <w:pPr>
        <w:pStyle w:val="Caption"/>
      </w:pPr>
      <w:bookmarkStart w:id="891"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51332">
        <w:rPr>
          <w:noProof/>
        </w:rPr>
        <w:t>6</w:t>
      </w:r>
      <w:r w:rsidR="000B183E">
        <w:rPr>
          <w:noProof/>
        </w:rPr>
        <w:fldChar w:fldCharType="end"/>
      </w:r>
      <w:r>
        <w:t xml:space="preserve">. Instream water rights in </w:t>
      </w:r>
      <w:r w:rsidR="00077987">
        <w:t>the North Santiam watershed</w:t>
      </w:r>
      <w:bookmarkEnd w:id="891"/>
    </w:p>
    <w:p w14:paraId="0FD5899C" w14:textId="77777777" w:rsidR="0092040E" w:rsidRDefault="0092040E" w:rsidP="0092040E"/>
    <w:p w14:paraId="0E0CDFE5" w14:textId="77777777" w:rsidR="00B91F45" w:rsidRDefault="00B47486" w:rsidP="00B91F45">
      <w:pPr>
        <w:pStyle w:val="Heading2"/>
      </w:pPr>
      <w:bookmarkStart w:id="892" w:name="_Toc68758962"/>
      <w:r>
        <w:t xml:space="preserve">Municipal </w:t>
      </w:r>
      <w:r w:rsidR="00057A5D">
        <w:t>w</w:t>
      </w:r>
      <w:r>
        <w:t xml:space="preserve">ater </w:t>
      </w:r>
      <w:r w:rsidR="00D97755">
        <w:t>r</w:t>
      </w:r>
      <w:r>
        <w:t>ights</w:t>
      </w:r>
      <w:bookmarkEnd w:id="892"/>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893" w:name="_Toc68758963"/>
      <w:r>
        <w:t>McKenzie Basin Wetlands Study</w:t>
      </w:r>
      <w:bookmarkEnd w:id="893"/>
    </w:p>
    <w:p w14:paraId="79498AD8" w14:textId="77777777" w:rsidR="00736461" w:rsidRPr="00D97CDA" w:rsidRDefault="00736461" w:rsidP="00A8214A"/>
    <w:p w14:paraId="2403DDA0" w14:textId="063D759E" w:rsidR="00275338" w:rsidRDefault="003613A1" w:rsidP="00A8214A">
      <w:pPr>
        <w:pStyle w:val="Heading2"/>
      </w:pPr>
      <w:bookmarkStart w:id="894" w:name="_Toc68758964"/>
      <w:r>
        <w:t xml:space="preserve">Project </w:t>
      </w:r>
      <w:r w:rsidR="00DC262D">
        <w:t>Overview</w:t>
      </w:r>
      <w:bookmarkEnd w:id="894"/>
    </w:p>
    <w:p w14:paraId="6C66CC56" w14:textId="517D3326"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151332">
        <w:t xml:space="preserve">Figure </w:t>
      </w:r>
      <w:r w:rsidR="00151332">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83E8091" w:rsidR="00275338" w:rsidRDefault="009767A5" w:rsidP="00A8214A">
      <w:pPr>
        <w:pStyle w:val="Caption"/>
      </w:pPr>
      <w:bookmarkStart w:id="895" w:name="_Ref48282850"/>
      <w:bookmarkStart w:id="896" w:name="_Toc53219839"/>
      <w:r>
        <w:t xml:space="preserve">Figure </w:t>
      </w:r>
      <w:fldSimple w:instr=" SEQ Figure \* ARABIC ">
        <w:r w:rsidR="00151332">
          <w:rPr>
            <w:noProof/>
          </w:rPr>
          <w:t>7</w:t>
        </w:r>
      </w:fldSimple>
      <w:bookmarkEnd w:id="895"/>
      <w:r>
        <w:t>. McKenzie basin in CW3M screen capture</w:t>
      </w:r>
      <w:bookmarkEnd w:id="896"/>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CF54AFB" w:rsidR="004D33B7" w:rsidRDefault="009767A5" w:rsidP="00A8214A">
      <w:pPr>
        <w:pStyle w:val="Caption"/>
      </w:pPr>
      <w:bookmarkStart w:id="897" w:name="_Ref48282776"/>
      <w:bookmarkStart w:id="898" w:name="_Ref48282732"/>
      <w:bookmarkStart w:id="899" w:name="_Toc53219840"/>
      <w:r>
        <w:t xml:space="preserve">Figure </w:t>
      </w:r>
      <w:fldSimple w:instr=" SEQ Figure \* ARABIC ">
        <w:r w:rsidR="00151332">
          <w:rPr>
            <w:noProof/>
          </w:rPr>
          <w:t>8</w:t>
        </w:r>
      </w:fldSimple>
      <w:bookmarkEnd w:id="897"/>
      <w:r>
        <w:t>. Wetlands in the lower McKenzie basin, with their WETL_ID attribute values</w:t>
      </w:r>
      <w:bookmarkEnd w:id="898"/>
      <w:bookmarkEnd w:id="899"/>
    </w:p>
    <w:p w14:paraId="364BDC9E" w14:textId="77777777" w:rsidR="004D33B7" w:rsidRDefault="004D33B7" w:rsidP="00275338"/>
    <w:p w14:paraId="6EF95807" w14:textId="5E566C26" w:rsidR="003613A1" w:rsidRDefault="003613A1" w:rsidP="00A8214A">
      <w:pPr>
        <w:pStyle w:val="Heading2"/>
      </w:pPr>
      <w:bookmarkStart w:id="900" w:name="_Toc68758965"/>
      <w:r>
        <w:t>Model and Simulation Overview</w:t>
      </w:r>
      <w:bookmarkEnd w:id="900"/>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901" w:name="_Toc68758966"/>
      <w:r>
        <w:t>McKenzie wetlands in the initial versions of the IDU, HRU, and Reach data layers</w:t>
      </w:r>
      <w:bookmarkEnd w:id="901"/>
    </w:p>
    <w:p w14:paraId="79661602" w14:textId="5312D34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151332">
        <w:t xml:space="preserve">Figure </w:t>
      </w:r>
      <w:r w:rsidR="0015133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02" w:name="_Toc49175988"/>
      <w:bookmarkStart w:id="903" w:name="_Toc68758967"/>
      <w:r>
        <w:t>Data changes for better representation of wetlands</w:t>
      </w:r>
      <w:bookmarkEnd w:id="902"/>
      <w:bookmarkEnd w:id="903"/>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04" w:name="_Toc68758968"/>
      <w:r>
        <w:t xml:space="preserve">Projection, </w:t>
      </w:r>
      <w:r w:rsidR="006F174A">
        <w:t>Calendar</w:t>
      </w:r>
      <w:r>
        <w:t>,</w:t>
      </w:r>
      <w:r w:rsidR="006F174A">
        <w:t xml:space="preserve"> and </w:t>
      </w:r>
      <w:r w:rsidR="009D540F">
        <w:t>Units</w:t>
      </w:r>
      <w:bookmarkEnd w:id="904"/>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05" w:name="_Toc68758969"/>
      <w:r>
        <w:t>Simulation of changes in wetlands over time</w:t>
      </w:r>
      <w:bookmarkEnd w:id="905"/>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06" w:name="_Toc68758970"/>
      <w:r>
        <w:t xml:space="preserve">How wetlands </w:t>
      </w:r>
      <w:r w:rsidR="000806A1">
        <w:t>are</w:t>
      </w:r>
      <w:r>
        <w:t xml:space="preserve"> represented</w:t>
      </w:r>
      <w:r w:rsidR="006D6388">
        <w:t xml:space="preserve"> in the model</w:t>
      </w:r>
      <w:bookmarkEnd w:id="906"/>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07" w:name="_Toc68758971"/>
      <w:r>
        <w:t xml:space="preserve">The Wetland class and </w:t>
      </w:r>
      <w:r w:rsidR="00875B17">
        <w:t>Wetland objects in the C++ code</w:t>
      </w:r>
      <w:bookmarkEnd w:id="907"/>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908" w:name="_Toc68758972"/>
      <w:r>
        <w:t>Attributes of interest in the wetlands study</w:t>
      </w:r>
      <w:bookmarkEnd w:id="90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09" w:name="_Toc68758973"/>
      <w:r>
        <w:t>A WETNESS attribute</w:t>
      </w:r>
      <w:bookmarkEnd w:id="90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10" w:name="_Toc68758974"/>
      <w:r>
        <w:t>Calculating the exchange of water between the wetland and the reach</w:t>
      </w:r>
      <w:bookmarkEnd w:id="91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11" w:name="_Toc68758975"/>
      <w:r>
        <w:t xml:space="preserve">Wetland </w:t>
      </w:r>
      <w:r w:rsidR="007A55EC">
        <w:t xml:space="preserve">IDU </w:t>
      </w:r>
      <w:r>
        <w:t>parameters</w:t>
      </w:r>
      <w:bookmarkEnd w:id="91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12" w:name="_Toc68758976"/>
      <w:r>
        <w:t>Reach parameters</w:t>
      </w:r>
      <w:bookmarkEnd w:id="91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913" w:name="_Toc68758977"/>
      <w:r>
        <w:t>Implementation of the exchange of water between the wetland and the reach</w:t>
      </w:r>
      <w:bookmarkEnd w:id="913"/>
    </w:p>
    <w:p w14:paraId="2F0BE6BA" w14:textId="1D2EEA7C" w:rsidR="00405568"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This is a compromise, and carries with it the consequence that on any given day an HRU may contain either snow on the ground or standing water in wetland IDUs, but not both.  That limitation is similar to other limitations already present in CW3M – the assumptions that reaches never freeze and never stop flowing.  </w:t>
      </w:r>
    </w:p>
    <w:p w14:paraId="35143BDC" w14:textId="637D0F1F" w:rsidR="00E5652B" w:rsidRDefault="00E5652B" w:rsidP="00E5652B">
      <w:r>
        <w:tab/>
      </w:r>
      <w:r w:rsidR="00310B10">
        <w:t xml:space="preserve">A boolean variable </w:t>
      </w:r>
      <w:r w:rsidR="00310B10" w:rsidRPr="00484223">
        <w:rPr>
          <w:i/>
          <w:iCs/>
        </w:rPr>
        <w:t>m_standingH2Oflag</w:t>
      </w:r>
      <w:r w:rsidR="00310B10">
        <w:t xml:space="preserve"> has been added to the HRU class to indicate when BOX_MELT is being used to track standing water in wetland IDUs instead of melt water in a snowpack.</w:t>
      </w:r>
      <w:r w:rsidR="00E24ADB">
        <w:t xml:space="preserve">  </w:t>
      </w:r>
      <w:r>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250AECA5" w14:textId="7734C9D8" w:rsidR="000867E6" w:rsidRDefault="000867E6" w:rsidP="00E5652B"/>
    <w:p w14:paraId="3F304D91" w14:textId="4FE6DEE8" w:rsidR="00B14B08" w:rsidRPr="00484223" w:rsidRDefault="00B14B08" w:rsidP="00E5652B">
      <w:pPr>
        <w:rPr>
          <w:u w:val="single"/>
        </w:rPr>
      </w:pPr>
      <w:r>
        <w:tab/>
      </w:r>
      <w:r w:rsidRPr="00484223">
        <w:rPr>
          <w:u w:val="single"/>
        </w:rPr>
        <w:t>Wetland logic in HBV</w:t>
      </w:r>
      <w:r w:rsidR="0056594C">
        <w:rPr>
          <w:u w:val="single"/>
        </w:rPr>
        <w:t xml:space="preserve"> for HRUs and IDUs</w:t>
      </w:r>
      <w:r w:rsidR="008F5F08">
        <w:rPr>
          <w:u w:val="single"/>
        </w:rPr>
        <w:t xml:space="preserve"> (GMT_CATCHMENT time)</w:t>
      </w:r>
    </w:p>
    <w:p w14:paraId="15EDB18F" w14:textId="73D4F3E7" w:rsidR="00B14B08" w:rsidRDefault="00E24ADB" w:rsidP="00B14B08">
      <w:pPr>
        <w:pStyle w:val="ListParagraph"/>
        <w:numPr>
          <w:ilvl w:val="0"/>
          <w:numId w:val="11"/>
        </w:numPr>
      </w:pPr>
      <w:r>
        <w:t xml:space="preserve">for each HRU, </w:t>
      </w:r>
      <w:r w:rsidR="00B14B08">
        <w:t>infiltrate water</w:t>
      </w:r>
      <w:r w:rsidR="00752704">
        <w:t xml:space="preserve"> from the surface water compartment as if soil water is at field capacity</w:t>
      </w:r>
    </w:p>
    <w:p w14:paraId="44A049F6" w14:textId="78EF972B" w:rsidR="00752704" w:rsidRDefault="00E24ADB" w:rsidP="00852CA3">
      <w:pPr>
        <w:pStyle w:val="ListParagraph"/>
        <w:numPr>
          <w:ilvl w:val="0"/>
          <w:numId w:val="11"/>
        </w:numPr>
      </w:pPr>
      <w:r>
        <w:t xml:space="preserve">for each wetland IDU </w:t>
      </w:r>
      <w:r w:rsidR="00B14B08">
        <w:t>calculate WETL2Q and call AddFluxFromGlobalHandler()</w:t>
      </w:r>
      <w:r w:rsidR="00752704">
        <w:t xml:space="preserve"> to move surface water to the</w:t>
      </w:r>
      <w:r>
        <w:t xml:space="preserve"> </w:t>
      </w:r>
      <w:r w:rsidR="00752704">
        <w:t>associated reach</w:t>
      </w:r>
    </w:p>
    <w:p w14:paraId="481EDA39" w14:textId="17878D92" w:rsidR="00752704" w:rsidRDefault="00E24ADB" w:rsidP="00B14B08">
      <w:pPr>
        <w:pStyle w:val="ListParagraph"/>
        <w:numPr>
          <w:ilvl w:val="0"/>
          <w:numId w:val="11"/>
        </w:numPr>
      </w:pPr>
      <w:r>
        <w:t xml:space="preserve">for each wetland IDU, </w:t>
      </w:r>
      <w:r w:rsidR="00752704">
        <w:t>update WETNESS</w:t>
      </w:r>
    </w:p>
    <w:p w14:paraId="57839F8D" w14:textId="733DDA34" w:rsidR="00B14B08" w:rsidRDefault="00B14B08" w:rsidP="00B14B08">
      <w:pPr>
        <w:pStyle w:val="ListParagraph"/>
      </w:pPr>
    </w:p>
    <w:p w14:paraId="26E8FF58" w14:textId="3C99CA76" w:rsidR="00B14B08" w:rsidRDefault="00B14B08" w:rsidP="00B14B08">
      <w:pPr>
        <w:pStyle w:val="ListParagraph"/>
      </w:pPr>
      <w:r>
        <w:rPr>
          <w:u w:val="single"/>
        </w:rPr>
        <w:t>Wetland logic in EvapTrans</w:t>
      </w:r>
      <w:r w:rsidR="00752704">
        <w:rPr>
          <w:u w:val="single"/>
        </w:rPr>
        <w:t xml:space="preserve"> for each wetland IDU</w:t>
      </w:r>
      <w:r w:rsidR="008F5F08">
        <w:rPr>
          <w:u w:val="single"/>
        </w:rPr>
        <w:t xml:space="preserve"> (GMT_CATCHMENT time)</w:t>
      </w:r>
    </w:p>
    <w:p w14:paraId="74CE647B" w14:textId="776D1ECC" w:rsidR="00B14B08" w:rsidRDefault="00B14B08" w:rsidP="00B14B08">
      <w:pPr>
        <w:pStyle w:val="ListParagraph"/>
        <w:numPr>
          <w:ilvl w:val="0"/>
          <w:numId w:val="11"/>
        </w:numPr>
      </w:pPr>
      <w:r>
        <w:t>calculate ET from standing water</w:t>
      </w:r>
    </w:p>
    <w:p w14:paraId="30437132" w14:textId="6921CC07" w:rsidR="00752704" w:rsidRDefault="00752704" w:rsidP="00752704">
      <w:pPr>
        <w:pStyle w:val="ListParagraph"/>
      </w:pPr>
    </w:p>
    <w:p w14:paraId="509D22D3" w14:textId="386F78A8" w:rsidR="00752704" w:rsidRDefault="00752704" w:rsidP="00752704">
      <w:pPr>
        <w:pStyle w:val="ListParagraph"/>
      </w:pPr>
      <w:r>
        <w:rPr>
          <w:u w:val="single"/>
        </w:rPr>
        <w:t>Wetland logic in ReachRouting for each reach</w:t>
      </w:r>
      <w:r w:rsidR="008F5F08">
        <w:rPr>
          <w:u w:val="single"/>
        </w:rPr>
        <w:t xml:space="preserve"> (GMT_REACH time)</w:t>
      </w:r>
    </w:p>
    <w:p w14:paraId="79C20065" w14:textId="0893A1BB" w:rsidR="00752704" w:rsidRDefault="00752704" w:rsidP="00752704">
      <w:pPr>
        <w:pStyle w:val="ListParagraph"/>
        <w:numPr>
          <w:ilvl w:val="0"/>
          <w:numId w:val="11"/>
        </w:numPr>
      </w:pPr>
      <w:r>
        <w:t>incorporate WETL2Q</w:t>
      </w:r>
      <w:r w:rsidR="00F07906">
        <w:t xml:space="preserve"> via</w:t>
      </w:r>
      <w:r w:rsidR="00A84A18">
        <w:t xml:space="preserve"> the global flux handler </w:t>
      </w:r>
    </w:p>
    <w:p w14:paraId="3E5B81FA" w14:textId="41C7D6A5" w:rsidR="00752704" w:rsidRDefault="00752704" w:rsidP="00752704">
      <w:pPr>
        <w:pStyle w:val="ListParagraph"/>
        <w:numPr>
          <w:ilvl w:val="0"/>
          <w:numId w:val="11"/>
        </w:numPr>
      </w:pPr>
      <w:r>
        <w:t>calculate Q2WETL</w:t>
      </w:r>
    </w:p>
    <w:p w14:paraId="2AE6F4F5" w14:textId="7CFFFB27" w:rsidR="00752704" w:rsidRDefault="00752704" w:rsidP="00484223"/>
    <w:p w14:paraId="0352F94A" w14:textId="5AD8F818" w:rsidR="00752704" w:rsidRDefault="00752704" w:rsidP="00752704">
      <w:pPr>
        <w:pStyle w:val="ListParagraph"/>
      </w:pPr>
      <w:r>
        <w:rPr>
          <w:u w:val="single"/>
        </w:rPr>
        <w:t xml:space="preserve">Wetland </w:t>
      </w:r>
      <w:r w:rsidR="008F5F08">
        <w:rPr>
          <w:u w:val="single"/>
        </w:rPr>
        <w:t>in ApplyQ2WETL</w:t>
      </w:r>
      <w:r>
        <w:rPr>
          <w:u w:val="single"/>
        </w:rPr>
        <w:t xml:space="preserve"> </w:t>
      </w:r>
      <w:r w:rsidR="008F5F08">
        <w:rPr>
          <w:u w:val="single"/>
        </w:rPr>
        <w:t>(GMT_REACH time)</w:t>
      </w:r>
    </w:p>
    <w:p w14:paraId="5C32F920" w14:textId="57090592" w:rsidR="00E24ADB" w:rsidRDefault="00E24ADB" w:rsidP="00E24ADB">
      <w:pPr>
        <w:pStyle w:val="ListParagraph"/>
        <w:numPr>
          <w:ilvl w:val="0"/>
          <w:numId w:val="11"/>
        </w:numPr>
      </w:pPr>
      <w:r>
        <w:t>update the surface water compartment</w:t>
      </w:r>
      <w:r w:rsidR="0056594C">
        <w:t>s of the HRUs</w:t>
      </w:r>
    </w:p>
    <w:p w14:paraId="002B39DF" w14:textId="5335912C" w:rsidR="0056594C" w:rsidRPr="00852CA3" w:rsidRDefault="0056594C" w:rsidP="00484223">
      <w:pPr>
        <w:pStyle w:val="ListParagraph"/>
        <w:numPr>
          <w:ilvl w:val="0"/>
          <w:numId w:val="11"/>
        </w:numPr>
      </w:pPr>
      <w:r>
        <w:t>update the WETNESS attribute of wetland IDUs</w:t>
      </w:r>
    </w:p>
    <w:p w14:paraId="277A65DF" w14:textId="1DA2D842" w:rsidR="001F60FF" w:rsidRDefault="001F60FF" w:rsidP="006B199A"/>
    <w:p w14:paraId="6BF84F52" w14:textId="01549ED0" w:rsidR="001F60FF" w:rsidRDefault="001F60FF" w:rsidP="001F60FF">
      <w:pPr>
        <w:pStyle w:val="Heading2"/>
      </w:pPr>
      <w:bookmarkStart w:id="914" w:name="_Toc68758978"/>
      <w:r>
        <w:t>Standing water temperature</w:t>
      </w:r>
      <w:bookmarkEnd w:id="914"/>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915" w:name="_Toc68758979"/>
      <w:r>
        <w:t>Evapotranspiration from wetlands</w:t>
      </w:r>
      <w:bookmarkEnd w:id="915"/>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916" w:name="_Toc68758980"/>
      <w:r>
        <w:t>Loss (or gain) of wetlands</w:t>
      </w:r>
      <w:bookmarkEnd w:id="91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17" w:name="_Toc68758981"/>
      <w:r>
        <w:lastRenderedPageBreak/>
        <w:t>Reality check</w:t>
      </w:r>
      <w:bookmarkEnd w:id="91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lastRenderedPageBreak/>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18" w:name="_Toc68758982"/>
      <w:r>
        <w:t>High Cascades Springs</w:t>
      </w:r>
      <w:bookmarkEnd w:id="918"/>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w:t>
      </w:r>
      <w:r w:rsidR="00B17BF2">
        <w:lastRenderedPageBreak/>
        <w:t>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19" w:name="_Toc68758983"/>
      <w:r>
        <w:t>Calibration</w:t>
      </w:r>
      <w:r w:rsidR="00B06ED6">
        <w:t xml:space="preserve"> and simulation skill</w:t>
      </w:r>
      <w:bookmarkEnd w:id="919"/>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920" w:name="_Toc68758984"/>
      <w:r>
        <w:t>Analysis of</w:t>
      </w:r>
      <w:r w:rsidR="003024C9">
        <w:t xml:space="preserve"> locations where the model has low skill</w:t>
      </w:r>
      <w:bookmarkEnd w:id="920"/>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921" w:name="_Toc68758985"/>
      <w:r>
        <w:t>Simulated McKenzie basin water budget</w:t>
      </w:r>
      <w:r w:rsidR="00334ED8">
        <w:t xml:space="preserve"> and thermal energy budget</w:t>
      </w:r>
      <w:bookmarkEnd w:id="921"/>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22" w:name="_Toc68758986"/>
      <w:r>
        <w:t>CW3M v. Shade-a-lator</w:t>
      </w:r>
      <w:bookmarkEnd w:id="922"/>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923" w:name="_Toc68758987"/>
      <w:r>
        <w:t>Comparison of CW3M results to Shade-a-lator results</w:t>
      </w:r>
      <w:bookmarkEnd w:id="923"/>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B4BDAE4" w:rsidR="005C537E" w:rsidRDefault="005C537E" w:rsidP="005C537E">
      <w:pPr>
        <w:pStyle w:val="Caption"/>
      </w:pPr>
      <w:bookmarkStart w:id="924" w:name="_Ref48286765"/>
      <w:bookmarkStart w:id="925" w:name="_Toc53219841"/>
      <w:r>
        <w:t xml:space="preserve">Figure </w:t>
      </w:r>
      <w:fldSimple w:instr=" SEQ Figure \* ARABIC ">
        <w:r w:rsidR="00151332">
          <w:rPr>
            <w:noProof/>
          </w:rPr>
          <w:t>9</w:t>
        </w:r>
      </w:fldSimple>
      <w:bookmarkEnd w:id="924"/>
      <w:r>
        <w:t>. Clackamas basin in CW3M screen capture</w:t>
      </w:r>
      <w:bookmarkEnd w:id="925"/>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926" w:name="_Toc68758988"/>
      <w:r>
        <w:t>The Clackamas Basin</w:t>
      </w:r>
      <w:bookmarkEnd w:id="926"/>
    </w:p>
    <w:p w14:paraId="4A96B042" w14:textId="77777777" w:rsidR="005C537E" w:rsidRPr="000E6A65" w:rsidRDefault="005C537E" w:rsidP="005C537E"/>
    <w:p w14:paraId="11F4A966" w14:textId="20B06720"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151332">
        <w:t xml:space="preserve">Figure </w:t>
      </w:r>
      <w:r w:rsidR="0015133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27" w:name="_Toc68758989"/>
      <w:r>
        <w:t>Directory structure and file names</w:t>
      </w:r>
      <w:bookmarkEnd w:id="92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928" w:name="_Toc68758990"/>
      <w:r>
        <w:lastRenderedPageBreak/>
        <w:t xml:space="preserve">Release </w:t>
      </w:r>
      <w:r w:rsidR="00E735F4">
        <w:t>Log</w:t>
      </w:r>
      <w:bookmarkEnd w:id="92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7C9049A5" w14:textId="40D2BA03" w:rsidR="001B1970" w:rsidRPr="008B6340" w:rsidRDefault="001B1970" w:rsidP="001B1970">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w:t>
      </w:r>
      <w:r w:rsidR="00BE5AC5">
        <w:rPr>
          <w:rFonts w:cs="Times New Roman"/>
          <w:szCs w:val="24"/>
        </w:rPr>
        <w:t xml:space="preserve"> For David Holman, turn on Land Use Transitions in PEST_Smith47.</w:t>
      </w:r>
    </w:p>
    <w:p w14:paraId="46664A02" w14:textId="77777777" w:rsidR="001B1970" w:rsidRDefault="001B1970" w:rsidP="001B1970">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929" w:name="_Toc68758991"/>
      <w:r>
        <w:t>References</w:t>
      </w:r>
      <w:bookmarkEnd w:id="92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7777777" w:rsidR="002C300B" w:rsidRDefault="002C300B">
      <w:pPr>
        <w:rPr>
          <w:ins w:id="930" w:author="David Conklin" w:date="2021-04-07T06:45:00Z"/>
          <w:rFonts w:asciiTheme="majorHAnsi" w:hAnsiTheme="majorHAnsi" w:cstheme="majorBidi"/>
          <w:color w:val="2F5496" w:themeColor="accent1" w:themeShade="BF"/>
          <w:sz w:val="32"/>
          <w:szCs w:val="32"/>
        </w:rPr>
      </w:pPr>
      <w:ins w:id="931" w:author="David Conklin" w:date="2021-04-07T06:45:00Z">
        <w:r>
          <w:br w:type="page"/>
        </w:r>
      </w:ins>
    </w:p>
    <w:p w14:paraId="2CF212AE" w14:textId="4248A3FD" w:rsidR="006F5915" w:rsidRDefault="006F5915" w:rsidP="006F5915">
      <w:pPr>
        <w:pStyle w:val="Heading1"/>
        <w:rPr>
          <w:rFonts w:eastAsiaTheme="minorHAnsi"/>
        </w:rPr>
      </w:pPr>
      <w:bookmarkStart w:id="932" w:name="_Toc68758992"/>
      <w:r>
        <w:rPr>
          <w:rFonts w:eastAsiaTheme="minorHAnsi"/>
        </w:rPr>
        <w:lastRenderedPageBreak/>
        <w:t>Acronyms</w:t>
      </w:r>
      <w:r w:rsidR="009D540F">
        <w:rPr>
          <w:rFonts w:eastAsiaTheme="minorHAnsi"/>
        </w:rPr>
        <w:t xml:space="preserve"> and Abbreviations</w:t>
      </w:r>
      <w:bookmarkEnd w:id="932"/>
    </w:p>
    <w:p w14:paraId="3926A59D" w14:textId="5BCDF27D" w:rsidR="006F5915" w:rsidRDefault="006F5915" w:rsidP="006F5915"/>
    <w:p w14:paraId="0B51D678" w14:textId="68AE079C" w:rsidR="002C300B" w:rsidRDefault="002C300B" w:rsidP="006F5915">
      <w:pPr>
        <w:rPr>
          <w:ins w:id="933" w:author="David Conklin" w:date="2021-04-07T06:45:00Z"/>
        </w:rPr>
      </w:pPr>
      <w:ins w:id="934" w:author="David Conklin" w:date="2021-04-07T06:45:00Z">
        <w:r>
          <w:rPr>
            <w:b/>
            <w:bCs/>
          </w:rPr>
          <w:t>AP</w:t>
        </w:r>
        <w:r>
          <w:t xml:space="preserve"> – autonomous process</w:t>
        </w:r>
      </w:ins>
    </w:p>
    <w:p w14:paraId="7766EABF" w14:textId="77777777" w:rsidR="002C300B" w:rsidRPr="002C300B" w:rsidRDefault="002C300B" w:rsidP="006F5915">
      <w:pPr>
        <w:rPr>
          <w:ins w:id="935" w:author="David Conklin" w:date="2021-04-07T06:45:00Z"/>
          <w:rPrChange w:id="936" w:author="David Conklin" w:date="2021-04-07T06:45:00Z">
            <w:rPr>
              <w:ins w:id="937" w:author="David Conklin" w:date="2021-04-07T06:45:00Z"/>
              <w:b/>
              <w:bCs/>
            </w:rPr>
          </w:rPrChange>
        </w:rPr>
      </w:pPr>
    </w:p>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ins w:id="938" w:author="David Conklin" w:date="2021-04-08T06:59:00Z"/>
          <w:rFonts w:cstheme="minorHAnsi"/>
          <w:color w:val="222222"/>
          <w:shd w:val="clear" w:color="auto" w:fill="FFFFFF"/>
        </w:rPr>
      </w:pPr>
      <w:r w:rsidRPr="003E3B67">
        <w:rPr>
          <w:rFonts w:cstheme="minorHAnsi"/>
          <w:b/>
          <w:bCs/>
          <w:color w:val="222222"/>
          <w:shd w:val="clear" w:color="auto" w:fill="FFFFFF"/>
          <w:rPrChange w:id="939" w:author="David Conklin" w:date="2021-04-08T06:59:00Z">
            <w:rPr>
              <w:rFonts w:cstheme="minorHAnsi"/>
              <w:color w:val="222222"/>
              <w:shd w:val="clear" w:color="auto" w:fill="FFFFFF"/>
            </w:rPr>
          </w:rPrChange>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ins w:id="940" w:author="David Conklin" w:date="2021-04-08T06:59:00Z"/>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ins w:id="941" w:author="David Conklin" w:date="2021-04-08T06:59:00Z">
        <w:r w:rsidRPr="003E3B67">
          <w:rPr>
            <w:rFonts w:cstheme="minorHAnsi"/>
            <w:b/>
            <w:bCs/>
            <w:color w:val="222222"/>
            <w:shd w:val="clear" w:color="auto" w:fill="FFFFFF"/>
            <w:rPrChange w:id="942" w:author="David Conklin" w:date="2021-04-08T06:59:00Z">
              <w:rPr>
                <w:rFonts w:cstheme="minorHAnsi"/>
                <w:color w:val="222222"/>
                <w:shd w:val="clear" w:color="auto" w:fill="FFFFFF"/>
              </w:rPr>
            </w:rPrChange>
          </w:rPr>
          <w:t xml:space="preserve">VS </w:t>
        </w:r>
        <w:r>
          <w:rPr>
            <w:rFonts w:cstheme="minorHAnsi"/>
            <w:color w:val="222222"/>
            <w:shd w:val="clear" w:color="auto" w:fill="FFFFFF"/>
          </w:rPr>
          <w:t>– Visual Studios</w:t>
        </w:r>
      </w:ins>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 xml:space="preserve">Relating to a system of inland, nontidal wetlands characterized by the presence of trees, shrubs, and emergent vegetation (vegetation that is rooted below water but grows above the surface). </w:t>
      </w:r>
      <w:r w:rsidRPr="00903A9F">
        <w:lastRenderedPageBreak/>
        <w:t>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A01BF" w14:textId="77777777" w:rsidR="001D0172" w:rsidRDefault="001D0172" w:rsidP="00064E77">
      <w:r>
        <w:separator/>
      </w:r>
    </w:p>
  </w:endnote>
  <w:endnote w:type="continuationSeparator" w:id="0">
    <w:p w14:paraId="24F07DDF" w14:textId="77777777" w:rsidR="001D0172" w:rsidRDefault="001D017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315870" w:rsidRDefault="003158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315870" w:rsidRDefault="00315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36647F" w14:textId="77777777" w:rsidR="001D0172" w:rsidRDefault="001D0172" w:rsidP="00064E77">
      <w:r>
        <w:separator/>
      </w:r>
    </w:p>
  </w:footnote>
  <w:footnote w:type="continuationSeparator" w:id="0">
    <w:p w14:paraId="28D5E19D" w14:textId="77777777" w:rsidR="001D0172" w:rsidRDefault="001D0172"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3"/>
  </w:num>
  <w:num w:numId="6">
    <w:abstractNumId w:val="8"/>
  </w:num>
  <w:num w:numId="7">
    <w:abstractNumId w:val="6"/>
  </w:num>
  <w:num w:numId="8">
    <w:abstractNumId w:val="7"/>
  </w:num>
  <w:num w:numId="9">
    <w:abstractNumId w:val="9"/>
  </w:num>
  <w:num w:numId="10">
    <w:abstractNumId w:val="2"/>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0172"/>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6BFA"/>
    <w:rsid w:val="0047053B"/>
    <w:rsid w:val="00474F6A"/>
    <w:rsid w:val="00484223"/>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460BC"/>
    <w:rsid w:val="0055476E"/>
    <w:rsid w:val="00554CA6"/>
    <w:rsid w:val="0056152A"/>
    <w:rsid w:val="0056594C"/>
    <w:rsid w:val="005677BF"/>
    <w:rsid w:val="00570B57"/>
    <w:rsid w:val="005729DB"/>
    <w:rsid w:val="00572FA4"/>
    <w:rsid w:val="005744BD"/>
    <w:rsid w:val="00581794"/>
    <w:rsid w:val="00581BEB"/>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0CEA"/>
    <w:rsid w:val="006510D4"/>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28E9"/>
    <w:rsid w:val="006D3061"/>
    <w:rsid w:val="006D40C9"/>
    <w:rsid w:val="006D41D5"/>
    <w:rsid w:val="006D4FDF"/>
    <w:rsid w:val="006D5AFD"/>
    <w:rsid w:val="006D5CE9"/>
    <w:rsid w:val="006D6388"/>
    <w:rsid w:val="006D6F69"/>
    <w:rsid w:val="006E1D96"/>
    <w:rsid w:val="006E3BFF"/>
    <w:rsid w:val="006F0906"/>
    <w:rsid w:val="006F0CBC"/>
    <w:rsid w:val="006F1246"/>
    <w:rsid w:val="006F174A"/>
    <w:rsid w:val="006F30D2"/>
    <w:rsid w:val="006F5915"/>
    <w:rsid w:val="006F5D7E"/>
    <w:rsid w:val="00702439"/>
    <w:rsid w:val="007063C8"/>
    <w:rsid w:val="00706EE7"/>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2984"/>
    <w:rsid w:val="00B64193"/>
    <w:rsid w:val="00B65B7C"/>
    <w:rsid w:val="00B707C3"/>
    <w:rsid w:val="00B70EF0"/>
    <w:rsid w:val="00B729F3"/>
    <w:rsid w:val="00B7410E"/>
    <w:rsid w:val="00B74387"/>
    <w:rsid w:val="00B752C4"/>
    <w:rsid w:val="00B764D6"/>
    <w:rsid w:val="00B76B73"/>
    <w:rsid w:val="00B81710"/>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115607</TotalTime>
  <Pages>71</Pages>
  <Words>26616</Words>
  <Characters>151713</Characters>
  <Application>Microsoft Office Word</Application>
  <DocSecurity>0</DocSecurity>
  <Lines>1264</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494</cp:revision>
  <cp:lastPrinted>2021-03-19T23:46:00Z</cp:lastPrinted>
  <dcterms:created xsi:type="dcterms:W3CDTF">2018-11-09T13:56:00Z</dcterms:created>
  <dcterms:modified xsi:type="dcterms:W3CDTF">2021-04-08T15:25:00Z</dcterms:modified>
</cp:coreProperties>
</file>