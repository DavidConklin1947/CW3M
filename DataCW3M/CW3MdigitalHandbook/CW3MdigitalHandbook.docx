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1D31E9AA" w:rsidR="00064E77" w:rsidRPr="00064E77" w:rsidRDefault="007B1928" w:rsidP="00064E77">
      <w:pPr>
        <w:pStyle w:val="Subtitle"/>
      </w:pPr>
      <w:r>
        <w:t>1</w:t>
      </w:r>
      <w:r w:rsidR="005160F8">
        <w:t>2/</w:t>
      </w:r>
      <w:r w:rsidR="002D591A">
        <w:t>8</w:t>
      </w:r>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7BC759E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D14E53">
        <w:rPr>
          <w:rStyle w:val="Hyperlink"/>
          <w:color w:val="auto"/>
        </w:rPr>
        <w:t>1</w:t>
      </w:r>
      <w:r w:rsidR="0031526F">
        <w:rPr>
          <w:rStyle w:val="Hyperlink"/>
          <w:color w:val="auto"/>
        </w:rPr>
        <w:t>/</w:t>
      </w:r>
      <w:r w:rsidR="00D14E53">
        <w:rPr>
          <w:rStyle w:val="Hyperlink"/>
          <w:color w:val="auto"/>
        </w:rPr>
        <w:t>23</w:t>
      </w:r>
      <w:r w:rsidR="00176FFA">
        <w:rPr>
          <w:rStyle w:val="Hyperlink"/>
          <w:color w:val="auto"/>
        </w:rPr>
        <w:t>/20</w:t>
      </w:r>
      <w:r w:rsidRPr="00DE1B0B">
        <w:rPr>
          <w:rStyle w:val="Hyperlink"/>
          <w:color w:val="auto"/>
        </w:rPr>
        <w:t xml:space="preserve"> version</w:t>
      </w:r>
    </w:p>
    <w:p w14:paraId="098ED4DF" w14:textId="77777777" w:rsidR="00054245" w:rsidRDefault="00054245" w:rsidP="00054245">
      <w:pPr>
        <w:rPr>
          <w:rStyle w:val="Hyperlink"/>
          <w:color w:val="auto"/>
          <w:u w:val="none"/>
        </w:rPr>
      </w:pPr>
      <w:r>
        <w:rPr>
          <w:rStyle w:val="Hyperlink"/>
          <w:color w:val="auto"/>
          <w:u w:val="none"/>
        </w:rPr>
        <w:t>- Updated the McKenzie Basin Wetlands Study/Analysis of calibration and skill section.</w:t>
      </w:r>
    </w:p>
    <w:p w14:paraId="6A09CA49" w14:textId="3C7951FD" w:rsidR="00977ECE" w:rsidRDefault="00054245" w:rsidP="00977ECE">
      <w:pPr>
        <w:rPr>
          <w:ins w:id="0" w:author="David Conklin" w:date="2020-12-08T14:52:00Z"/>
        </w:rPr>
        <w:pPrChange w:id="1" w:author="David Conklin" w:date="2020-12-08T14:53:00Z">
          <w:pPr>
            <w:pStyle w:val="Heading2"/>
          </w:pPr>
        </w:pPrChange>
      </w:pPr>
      <w:r>
        <w:rPr>
          <w:rStyle w:val="Hyperlink"/>
          <w:color w:val="auto"/>
          <w:u w:val="none"/>
        </w:rPr>
        <w:t xml:space="preserve">- Updated the </w:t>
      </w:r>
      <w:del w:id="2" w:author="David Conklin" w:date="2020-12-08T14:52:00Z">
        <w:r w:rsidDel="00977ECE">
          <w:rPr>
            <w:rStyle w:val="Hyperlink"/>
            <w:color w:val="auto"/>
            <w:u w:val="none"/>
          </w:rPr>
          <w:delText xml:space="preserve">McKenzie Basin Wetlands Study/Reality check </w:delText>
        </w:r>
      </w:del>
      <w:r>
        <w:rPr>
          <w:rStyle w:val="Hyperlink"/>
          <w:color w:val="auto"/>
          <w:u w:val="none"/>
        </w:rPr>
        <w:t>section</w:t>
      </w:r>
      <w:ins w:id="3" w:author="David Conklin" w:date="2020-12-08T14:53:00Z">
        <w:r w:rsidR="00977ECE">
          <w:rPr>
            <w:rStyle w:val="Hyperlink"/>
            <w:color w:val="auto"/>
            <w:u w:val="none"/>
          </w:rPr>
          <w:t xml:space="preserve"> “</w:t>
        </w:r>
      </w:ins>
      <w:del w:id="4" w:author="David Conklin" w:date="2020-12-08T14:53:00Z">
        <w:r w:rsidDel="00977ECE">
          <w:rPr>
            <w:rStyle w:val="Hyperlink"/>
            <w:color w:val="auto"/>
            <w:u w:val="none"/>
          </w:rPr>
          <w:delText>.</w:delText>
        </w:r>
      </w:del>
      <w:ins w:id="5" w:author="David Conklin" w:date="2020-12-08T14:52:00Z">
        <w:r w:rsidR="00977ECE">
          <w:t>Boundary conditions for stream water temperature</w:t>
        </w:r>
      </w:ins>
      <w:ins w:id="6" w:author="David Conklin" w:date="2020-12-08T14:53:00Z">
        <w:r w:rsidR="00977ECE">
          <w:t>”.</w:t>
        </w:r>
      </w:ins>
    </w:p>
    <w:p w14:paraId="11AE2C5B" w14:textId="3E47BF42" w:rsidR="00977ECE" w:rsidRDefault="00543BA6" w:rsidP="00977ECE">
      <w:pPr>
        <w:rPr>
          <w:rStyle w:val="Hyperlink"/>
          <w:color w:val="auto"/>
          <w:u w:val="none"/>
        </w:rPr>
        <w:pPrChange w:id="7" w:author="David Conklin" w:date="2020-12-08T14:53:00Z">
          <w:pPr/>
        </w:pPrChange>
      </w:pPr>
      <w:ins w:id="8" w:author="David Conklin" w:date="2020-12-08T17:45:00Z">
        <w:r>
          <w:rPr>
            <w:rStyle w:val="Hyperlink"/>
            <w:color w:val="auto"/>
            <w:u w:val="none"/>
          </w:rPr>
          <w:t>- Updated the section “Calculating the rate of flow in a stream reach”.</w:t>
        </w:r>
      </w:ins>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53451FF" w14:textId="6E29882E" w:rsidR="00613C1D" w:rsidRDefault="006636CC">
          <w:pPr>
            <w:pStyle w:val="TOC1"/>
            <w:tabs>
              <w:tab w:val="right" w:leader="dot" w:pos="9350"/>
            </w:tabs>
            <w:rPr>
              <w:ins w:id="9" w:author="David Conklin" w:date="2020-12-08T17:42:00Z"/>
              <w:rFonts w:eastAsiaTheme="minorEastAsia"/>
              <w:noProof/>
            </w:rPr>
          </w:pPr>
          <w:r>
            <w:fldChar w:fldCharType="begin"/>
          </w:r>
          <w:r>
            <w:instrText xml:space="preserve"> TOC \o "1-3" \h \z \u </w:instrText>
          </w:r>
          <w:r>
            <w:fldChar w:fldCharType="separate"/>
          </w:r>
          <w:ins w:id="10" w:author="David Conklin" w:date="2020-12-08T17:42:00Z">
            <w:r w:rsidR="00613C1D" w:rsidRPr="00083FC8">
              <w:rPr>
                <w:rStyle w:val="Hyperlink"/>
                <w:noProof/>
              </w:rPr>
              <w:fldChar w:fldCharType="begin"/>
            </w:r>
            <w:r w:rsidR="00613C1D" w:rsidRPr="00083FC8">
              <w:rPr>
                <w:rStyle w:val="Hyperlink"/>
                <w:noProof/>
              </w:rPr>
              <w:instrText xml:space="preserve"> </w:instrText>
            </w:r>
            <w:r w:rsidR="00613C1D">
              <w:rPr>
                <w:noProof/>
              </w:rPr>
              <w:instrText>HYPERLINK \l "_Toc58341789"</w:instrText>
            </w:r>
            <w:r w:rsidR="00613C1D" w:rsidRPr="00083FC8">
              <w:rPr>
                <w:rStyle w:val="Hyperlink"/>
                <w:noProof/>
              </w:rPr>
              <w:instrText xml:space="preserve"> </w:instrText>
            </w:r>
            <w:r w:rsidR="00613C1D" w:rsidRPr="00083FC8">
              <w:rPr>
                <w:rStyle w:val="Hyperlink"/>
                <w:noProof/>
              </w:rPr>
            </w:r>
            <w:r w:rsidR="00613C1D" w:rsidRPr="00083FC8">
              <w:rPr>
                <w:rStyle w:val="Hyperlink"/>
                <w:noProof/>
              </w:rPr>
              <w:fldChar w:fldCharType="separate"/>
            </w:r>
            <w:r w:rsidR="00613C1D" w:rsidRPr="00083FC8">
              <w:rPr>
                <w:rStyle w:val="Hyperlink"/>
                <w:noProof/>
              </w:rPr>
              <w:t>What is a digital handbook?</w:t>
            </w:r>
            <w:r w:rsidR="00613C1D">
              <w:rPr>
                <w:noProof/>
                <w:webHidden/>
              </w:rPr>
              <w:tab/>
            </w:r>
            <w:r w:rsidR="00613C1D">
              <w:rPr>
                <w:noProof/>
                <w:webHidden/>
              </w:rPr>
              <w:fldChar w:fldCharType="begin"/>
            </w:r>
            <w:r w:rsidR="00613C1D">
              <w:rPr>
                <w:noProof/>
                <w:webHidden/>
              </w:rPr>
              <w:instrText xml:space="preserve"> PAGEREF _Toc58341789 \h </w:instrText>
            </w:r>
            <w:r w:rsidR="00613C1D">
              <w:rPr>
                <w:noProof/>
                <w:webHidden/>
              </w:rPr>
            </w:r>
          </w:ins>
          <w:r w:rsidR="00613C1D">
            <w:rPr>
              <w:noProof/>
              <w:webHidden/>
            </w:rPr>
            <w:fldChar w:fldCharType="separate"/>
          </w:r>
          <w:ins w:id="11" w:author="David Conklin" w:date="2020-12-08T17:42:00Z">
            <w:r w:rsidR="00613C1D">
              <w:rPr>
                <w:noProof/>
                <w:webHidden/>
              </w:rPr>
              <w:t>3</w:t>
            </w:r>
            <w:r w:rsidR="00613C1D">
              <w:rPr>
                <w:noProof/>
                <w:webHidden/>
              </w:rPr>
              <w:fldChar w:fldCharType="end"/>
            </w:r>
            <w:r w:rsidR="00613C1D" w:rsidRPr="00083FC8">
              <w:rPr>
                <w:rStyle w:val="Hyperlink"/>
                <w:noProof/>
              </w:rPr>
              <w:fldChar w:fldCharType="end"/>
            </w:r>
          </w:ins>
        </w:p>
        <w:p w14:paraId="533A8D6F" w14:textId="0421CAC8" w:rsidR="00613C1D" w:rsidRDefault="00613C1D">
          <w:pPr>
            <w:pStyle w:val="TOC1"/>
            <w:tabs>
              <w:tab w:val="right" w:leader="dot" w:pos="9350"/>
            </w:tabs>
            <w:rPr>
              <w:ins w:id="12" w:author="David Conklin" w:date="2020-12-08T17:42:00Z"/>
              <w:rFonts w:eastAsiaTheme="minorEastAsia"/>
              <w:noProof/>
            </w:rPr>
          </w:pPr>
          <w:ins w:id="1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CW3M concept</w:t>
            </w:r>
            <w:r>
              <w:rPr>
                <w:noProof/>
                <w:webHidden/>
              </w:rPr>
              <w:tab/>
            </w:r>
            <w:r>
              <w:rPr>
                <w:noProof/>
                <w:webHidden/>
              </w:rPr>
              <w:fldChar w:fldCharType="begin"/>
            </w:r>
            <w:r>
              <w:rPr>
                <w:noProof/>
                <w:webHidden/>
              </w:rPr>
              <w:instrText xml:space="preserve"> PAGEREF _Toc58341790 \h </w:instrText>
            </w:r>
            <w:r>
              <w:rPr>
                <w:noProof/>
                <w:webHidden/>
              </w:rPr>
            </w:r>
          </w:ins>
          <w:r>
            <w:rPr>
              <w:noProof/>
              <w:webHidden/>
            </w:rPr>
            <w:fldChar w:fldCharType="separate"/>
          </w:r>
          <w:ins w:id="14" w:author="David Conklin" w:date="2020-12-08T17:42:00Z">
            <w:r>
              <w:rPr>
                <w:noProof/>
                <w:webHidden/>
              </w:rPr>
              <w:t>3</w:t>
            </w:r>
            <w:r>
              <w:rPr>
                <w:noProof/>
                <w:webHidden/>
              </w:rPr>
              <w:fldChar w:fldCharType="end"/>
            </w:r>
            <w:r w:rsidRPr="00083FC8">
              <w:rPr>
                <w:rStyle w:val="Hyperlink"/>
                <w:noProof/>
              </w:rPr>
              <w:fldChar w:fldCharType="end"/>
            </w:r>
          </w:ins>
        </w:p>
        <w:p w14:paraId="0850C773" w14:textId="78F8F51E" w:rsidR="00613C1D" w:rsidRDefault="00613C1D">
          <w:pPr>
            <w:pStyle w:val="TOC2"/>
            <w:tabs>
              <w:tab w:val="right" w:leader="dot" w:pos="9350"/>
            </w:tabs>
            <w:rPr>
              <w:ins w:id="15" w:author="David Conklin" w:date="2020-12-08T17:42:00Z"/>
              <w:rFonts w:eastAsiaTheme="minorEastAsia"/>
              <w:noProof/>
            </w:rPr>
          </w:pPr>
          <w:ins w:id="1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 different kind of community model</w:t>
            </w:r>
            <w:r>
              <w:rPr>
                <w:noProof/>
                <w:webHidden/>
              </w:rPr>
              <w:tab/>
            </w:r>
            <w:r>
              <w:rPr>
                <w:noProof/>
                <w:webHidden/>
              </w:rPr>
              <w:fldChar w:fldCharType="begin"/>
            </w:r>
            <w:r>
              <w:rPr>
                <w:noProof/>
                <w:webHidden/>
              </w:rPr>
              <w:instrText xml:space="preserve"> PAGEREF _Toc58341791 \h </w:instrText>
            </w:r>
            <w:r>
              <w:rPr>
                <w:noProof/>
                <w:webHidden/>
              </w:rPr>
            </w:r>
          </w:ins>
          <w:r>
            <w:rPr>
              <w:noProof/>
              <w:webHidden/>
            </w:rPr>
            <w:fldChar w:fldCharType="separate"/>
          </w:r>
          <w:ins w:id="17" w:author="David Conklin" w:date="2020-12-08T17:42:00Z">
            <w:r>
              <w:rPr>
                <w:noProof/>
                <w:webHidden/>
              </w:rPr>
              <w:t>3</w:t>
            </w:r>
            <w:r>
              <w:rPr>
                <w:noProof/>
                <w:webHidden/>
              </w:rPr>
              <w:fldChar w:fldCharType="end"/>
            </w:r>
            <w:r w:rsidRPr="00083FC8">
              <w:rPr>
                <w:rStyle w:val="Hyperlink"/>
                <w:noProof/>
              </w:rPr>
              <w:fldChar w:fldCharType="end"/>
            </w:r>
          </w:ins>
        </w:p>
        <w:p w14:paraId="1E003E60" w14:textId="1E1A4B4E" w:rsidR="00613C1D" w:rsidRDefault="00613C1D">
          <w:pPr>
            <w:pStyle w:val="TOC2"/>
            <w:tabs>
              <w:tab w:val="right" w:leader="dot" w:pos="9350"/>
            </w:tabs>
            <w:rPr>
              <w:ins w:id="18" w:author="David Conklin" w:date="2020-12-08T17:42:00Z"/>
              <w:rFonts w:eastAsiaTheme="minorEastAsia"/>
              <w:noProof/>
            </w:rPr>
          </w:pPr>
          <w:ins w:id="1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What CW3M is for</w:t>
            </w:r>
            <w:r>
              <w:rPr>
                <w:noProof/>
                <w:webHidden/>
              </w:rPr>
              <w:tab/>
            </w:r>
            <w:r>
              <w:rPr>
                <w:noProof/>
                <w:webHidden/>
              </w:rPr>
              <w:fldChar w:fldCharType="begin"/>
            </w:r>
            <w:r>
              <w:rPr>
                <w:noProof/>
                <w:webHidden/>
              </w:rPr>
              <w:instrText xml:space="preserve"> PAGEREF _Toc58341792 \h </w:instrText>
            </w:r>
            <w:r>
              <w:rPr>
                <w:noProof/>
                <w:webHidden/>
              </w:rPr>
            </w:r>
          </w:ins>
          <w:r>
            <w:rPr>
              <w:noProof/>
              <w:webHidden/>
            </w:rPr>
            <w:fldChar w:fldCharType="separate"/>
          </w:r>
          <w:ins w:id="20" w:author="David Conklin" w:date="2020-12-08T17:42:00Z">
            <w:r>
              <w:rPr>
                <w:noProof/>
                <w:webHidden/>
              </w:rPr>
              <w:t>4</w:t>
            </w:r>
            <w:r>
              <w:rPr>
                <w:noProof/>
                <w:webHidden/>
              </w:rPr>
              <w:fldChar w:fldCharType="end"/>
            </w:r>
            <w:r w:rsidRPr="00083FC8">
              <w:rPr>
                <w:rStyle w:val="Hyperlink"/>
                <w:noProof/>
              </w:rPr>
              <w:fldChar w:fldCharType="end"/>
            </w:r>
          </w:ins>
        </w:p>
        <w:p w14:paraId="0A65BA2D" w14:textId="132B95F5" w:rsidR="00613C1D" w:rsidRDefault="00613C1D">
          <w:pPr>
            <w:pStyle w:val="TOC2"/>
            <w:tabs>
              <w:tab w:val="right" w:leader="dot" w:pos="9350"/>
            </w:tabs>
            <w:rPr>
              <w:ins w:id="21" w:author="David Conklin" w:date="2020-12-08T17:42:00Z"/>
              <w:rFonts w:eastAsiaTheme="minorEastAsia"/>
              <w:noProof/>
            </w:rPr>
          </w:pPr>
          <w:ins w:id="2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Management and maintenance</w:t>
            </w:r>
            <w:r>
              <w:rPr>
                <w:noProof/>
                <w:webHidden/>
              </w:rPr>
              <w:tab/>
            </w:r>
            <w:r>
              <w:rPr>
                <w:noProof/>
                <w:webHidden/>
              </w:rPr>
              <w:fldChar w:fldCharType="begin"/>
            </w:r>
            <w:r>
              <w:rPr>
                <w:noProof/>
                <w:webHidden/>
              </w:rPr>
              <w:instrText xml:space="preserve"> PAGEREF _Toc58341793 \h </w:instrText>
            </w:r>
            <w:r>
              <w:rPr>
                <w:noProof/>
                <w:webHidden/>
              </w:rPr>
            </w:r>
          </w:ins>
          <w:r>
            <w:rPr>
              <w:noProof/>
              <w:webHidden/>
            </w:rPr>
            <w:fldChar w:fldCharType="separate"/>
          </w:r>
          <w:ins w:id="23" w:author="David Conklin" w:date="2020-12-08T17:42:00Z">
            <w:r>
              <w:rPr>
                <w:noProof/>
                <w:webHidden/>
              </w:rPr>
              <w:t>4</w:t>
            </w:r>
            <w:r>
              <w:rPr>
                <w:noProof/>
                <w:webHidden/>
              </w:rPr>
              <w:fldChar w:fldCharType="end"/>
            </w:r>
            <w:r w:rsidRPr="00083FC8">
              <w:rPr>
                <w:rStyle w:val="Hyperlink"/>
                <w:noProof/>
              </w:rPr>
              <w:fldChar w:fldCharType="end"/>
            </w:r>
          </w:ins>
        </w:p>
        <w:p w14:paraId="7BA406E4" w14:textId="2BE46E5E" w:rsidR="00613C1D" w:rsidRDefault="00613C1D">
          <w:pPr>
            <w:pStyle w:val="TOC1"/>
            <w:tabs>
              <w:tab w:val="right" w:leader="dot" w:pos="9350"/>
            </w:tabs>
            <w:rPr>
              <w:ins w:id="24" w:author="David Conklin" w:date="2020-12-08T17:42:00Z"/>
              <w:rFonts w:eastAsiaTheme="minorEastAsia"/>
              <w:noProof/>
            </w:rPr>
          </w:pPr>
          <w:ins w:id="2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Study areas</w:t>
            </w:r>
            <w:r>
              <w:rPr>
                <w:noProof/>
                <w:webHidden/>
              </w:rPr>
              <w:tab/>
            </w:r>
            <w:r>
              <w:rPr>
                <w:noProof/>
                <w:webHidden/>
              </w:rPr>
              <w:fldChar w:fldCharType="begin"/>
            </w:r>
            <w:r>
              <w:rPr>
                <w:noProof/>
                <w:webHidden/>
              </w:rPr>
              <w:instrText xml:space="preserve"> PAGEREF _Toc58341794 \h </w:instrText>
            </w:r>
            <w:r>
              <w:rPr>
                <w:noProof/>
                <w:webHidden/>
              </w:rPr>
            </w:r>
          </w:ins>
          <w:r>
            <w:rPr>
              <w:noProof/>
              <w:webHidden/>
            </w:rPr>
            <w:fldChar w:fldCharType="separate"/>
          </w:r>
          <w:ins w:id="26" w:author="David Conklin" w:date="2020-12-08T17:42:00Z">
            <w:r>
              <w:rPr>
                <w:noProof/>
                <w:webHidden/>
              </w:rPr>
              <w:t>4</w:t>
            </w:r>
            <w:r>
              <w:rPr>
                <w:noProof/>
                <w:webHidden/>
              </w:rPr>
              <w:fldChar w:fldCharType="end"/>
            </w:r>
            <w:r w:rsidRPr="00083FC8">
              <w:rPr>
                <w:rStyle w:val="Hyperlink"/>
                <w:noProof/>
              </w:rPr>
              <w:fldChar w:fldCharType="end"/>
            </w:r>
          </w:ins>
        </w:p>
        <w:p w14:paraId="5EA96205" w14:textId="28528039" w:rsidR="00613C1D" w:rsidRDefault="00613C1D">
          <w:pPr>
            <w:pStyle w:val="TOC2"/>
            <w:tabs>
              <w:tab w:val="right" w:leader="dot" w:pos="9350"/>
            </w:tabs>
            <w:rPr>
              <w:ins w:id="27" w:author="David Conklin" w:date="2020-12-08T17:42:00Z"/>
              <w:rFonts w:eastAsiaTheme="minorEastAsia"/>
              <w:noProof/>
            </w:rPr>
          </w:pPr>
          <w:ins w:id="2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DataCW3M directory structure</w:t>
            </w:r>
            <w:r>
              <w:rPr>
                <w:noProof/>
                <w:webHidden/>
              </w:rPr>
              <w:tab/>
            </w:r>
            <w:r>
              <w:rPr>
                <w:noProof/>
                <w:webHidden/>
              </w:rPr>
              <w:fldChar w:fldCharType="begin"/>
            </w:r>
            <w:r>
              <w:rPr>
                <w:noProof/>
                <w:webHidden/>
              </w:rPr>
              <w:instrText xml:space="preserve"> PAGEREF _Toc58341795 \h </w:instrText>
            </w:r>
            <w:r>
              <w:rPr>
                <w:noProof/>
                <w:webHidden/>
              </w:rPr>
            </w:r>
          </w:ins>
          <w:r>
            <w:rPr>
              <w:noProof/>
              <w:webHidden/>
            </w:rPr>
            <w:fldChar w:fldCharType="separate"/>
          </w:r>
          <w:ins w:id="29" w:author="David Conklin" w:date="2020-12-08T17:42:00Z">
            <w:r>
              <w:rPr>
                <w:noProof/>
                <w:webHidden/>
              </w:rPr>
              <w:t>5</w:t>
            </w:r>
            <w:r>
              <w:rPr>
                <w:noProof/>
                <w:webHidden/>
              </w:rPr>
              <w:fldChar w:fldCharType="end"/>
            </w:r>
            <w:r w:rsidRPr="00083FC8">
              <w:rPr>
                <w:rStyle w:val="Hyperlink"/>
                <w:noProof/>
              </w:rPr>
              <w:fldChar w:fldCharType="end"/>
            </w:r>
          </w:ins>
        </w:p>
        <w:p w14:paraId="23224A23" w14:textId="5AAAD1E4" w:rsidR="00613C1D" w:rsidRDefault="00613C1D">
          <w:pPr>
            <w:pStyle w:val="TOC2"/>
            <w:tabs>
              <w:tab w:val="right" w:leader="dot" w:pos="9350"/>
            </w:tabs>
            <w:rPr>
              <w:ins w:id="30" w:author="David Conklin" w:date="2020-12-08T17:42:00Z"/>
              <w:rFonts w:eastAsiaTheme="minorEastAsia"/>
              <w:noProof/>
            </w:rPr>
          </w:pPr>
          <w:ins w:id="3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DataCW3M\ScenarioData directory structure</w:t>
            </w:r>
            <w:r>
              <w:rPr>
                <w:noProof/>
                <w:webHidden/>
              </w:rPr>
              <w:tab/>
            </w:r>
            <w:r>
              <w:rPr>
                <w:noProof/>
                <w:webHidden/>
              </w:rPr>
              <w:fldChar w:fldCharType="begin"/>
            </w:r>
            <w:r>
              <w:rPr>
                <w:noProof/>
                <w:webHidden/>
              </w:rPr>
              <w:instrText xml:space="preserve"> PAGEREF _Toc58341796 \h </w:instrText>
            </w:r>
            <w:r>
              <w:rPr>
                <w:noProof/>
                <w:webHidden/>
              </w:rPr>
            </w:r>
          </w:ins>
          <w:r>
            <w:rPr>
              <w:noProof/>
              <w:webHidden/>
            </w:rPr>
            <w:fldChar w:fldCharType="separate"/>
          </w:r>
          <w:ins w:id="32" w:author="David Conklin" w:date="2020-12-08T17:42:00Z">
            <w:r>
              <w:rPr>
                <w:noProof/>
                <w:webHidden/>
              </w:rPr>
              <w:t>5</w:t>
            </w:r>
            <w:r>
              <w:rPr>
                <w:noProof/>
                <w:webHidden/>
              </w:rPr>
              <w:fldChar w:fldCharType="end"/>
            </w:r>
            <w:r w:rsidRPr="00083FC8">
              <w:rPr>
                <w:rStyle w:val="Hyperlink"/>
                <w:noProof/>
              </w:rPr>
              <w:fldChar w:fldCharType="end"/>
            </w:r>
          </w:ins>
        </w:p>
        <w:p w14:paraId="7582DEE7" w14:textId="50DFB23B" w:rsidR="00613C1D" w:rsidRDefault="00613C1D">
          <w:pPr>
            <w:pStyle w:val="TOC2"/>
            <w:tabs>
              <w:tab w:val="right" w:leader="dot" w:pos="9350"/>
            </w:tabs>
            <w:rPr>
              <w:ins w:id="33" w:author="David Conklin" w:date="2020-12-08T17:42:00Z"/>
              <w:rFonts w:eastAsiaTheme="minorEastAsia"/>
              <w:noProof/>
            </w:rPr>
          </w:pPr>
          <w:ins w:id="3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DataCW3M\ScenarioData\&lt;scenario&gt; folder contents</w:t>
            </w:r>
            <w:r>
              <w:rPr>
                <w:noProof/>
                <w:webHidden/>
              </w:rPr>
              <w:tab/>
            </w:r>
            <w:r>
              <w:rPr>
                <w:noProof/>
                <w:webHidden/>
              </w:rPr>
              <w:fldChar w:fldCharType="begin"/>
            </w:r>
            <w:r>
              <w:rPr>
                <w:noProof/>
                <w:webHidden/>
              </w:rPr>
              <w:instrText xml:space="preserve"> PAGEREF _Toc58341797 \h </w:instrText>
            </w:r>
            <w:r>
              <w:rPr>
                <w:noProof/>
                <w:webHidden/>
              </w:rPr>
            </w:r>
          </w:ins>
          <w:r>
            <w:rPr>
              <w:noProof/>
              <w:webHidden/>
            </w:rPr>
            <w:fldChar w:fldCharType="separate"/>
          </w:r>
          <w:ins w:id="35" w:author="David Conklin" w:date="2020-12-08T17:42:00Z">
            <w:r>
              <w:rPr>
                <w:noProof/>
                <w:webHidden/>
              </w:rPr>
              <w:t>6</w:t>
            </w:r>
            <w:r>
              <w:rPr>
                <w:noProof/>
                <w:webHidden/>
              </w:rPr>
              <w:fldChar w:fldCharType="end"/>
            </w:r>
            <w:r w:rsidRPr="00083FC8">
              <w:rPr>
                <w:rStyle w:val="Hyperlink"/>
                <w:noProof/>
              </w:rPr>
              <w:fldChar w:fldCharType="end"/>
            </w:r>
          </w:ins>
        </w:p>
        <w:p w14:paraId="38AE3AFB" w14:textId="5A699F5E" w:rsidR="00613C1D" w:rsidRDefault="00613C1D">
          <w:pPr>
            <w:pStyle w:val="TOC2"/>
            <w:tabs>
              <w:tab w:val="right" w:leader="dot" w:pos="9350"/>
            </w:tabs>
            <w:rPr>
              <w:ins w:id="36" w:author="David Conklin" w:date="2020-12-08T17:42:00Z"/>
              <w:rFonts w:eastAsiaTheme="minorEastAsia"/>
              <w:noProof/>
            </w:rPr>
          </w:pPr>
          <w:ins w:id="3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DataCW3M\&lt;study area&gt; folder contents</w:t>
            </w:r>
            <w:r>
              <w:rPr>
                <w:noProof/>
                <w:webHidden/>
              </w:rPr>
              <w:tab/>
            </w:r>
            <w:r>
              <w:rPr>
                <w:noProof/>
                <w:webHidden/>
              </w:rPr>
              <w:fldChar w:fldCharType="begin"/>
            </w:r>
            <w:r>
              <w:rPr>
                <w:noProof/>
                <w:webHidden/>
              </w:rPr>
              <w:instrText xml:space="preserve"> PAGEREF _Toc58341798 \h </w:instrText>
            </w:r>
            <w:r>
              <w:rPr>
                <w:noProof/>
                <w:webHidden/>
              </w:rPr>
            </w:r>
          </w:ins>
          <w:r>
            <w:rPr>
              <w:noProof/>
              <w:webHidden/>
            </w:rPr>
            <w:fldChar w:fldCharType="separate"/>
          </w:r>
          <w:ins w:id="38" w:author="David Conklin" w:date="2020-12-08T17:42:00Z">
            <w:r>
              <w:rPr>
                <w:noProof/>
                <w:webHidden/>
              </w:rPr>
              <w:t>6</w:t>
            </w:r>
            <w:r>
              <w:rPr>
                <w:noProof/>
                <w:webHidden/>
              </w:rPr>
              <w:fldChar w:fldCharType="end"/>
            </w:r>
            <w:r w:rsidRPr="00083FC8">
              <w:rPr>
                <w:rStyle w:val="Hyperlink"/>
                <w:noProof/>
              </w:rPr>
              <w:fldChar w:fldCharType="end"/>
            </w:r>
          </w:ins>
        </w:p>
        <w:p w14:paraId="0F197ACA" w14:textId="1A611B53" w:rsidR="00613C1D" w:rsidRDefault="00613C1D">
          <w:pPr>
            <w:pStyle w:val="TOC1"/>
            <w:tabs>
              <w:tab w:val="right" w:leader="dot" w:pos="9350"/>
            </w:tabs>
            <w:rPr>
              <w:ins w:id="39" w:author="David Conklin" w:date="2020-12-08T17:42:00Z"/>
              <w:rFonts w:eastAsiaTheme="minorEastAsia"/>
              <w:noProof/>
            </w:rPr>
          </w:pPr>
          <w:ins w:id="4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Calendar conventions</w:t>
            </w:r>
            <w:r>
              <w:rPr>
                <w:noProof/>
                <w:webHidden/>
              </w:rPr>
              <w:tab/>
            </w:r>
            <w:r>
              <w:rPr>
                <w:noProof/>
                <w:webHidden/>
              </w:rPr>
              <w:fldChar w:fldCharType="begin"/>
            </w:r>
            <w:r>
              <w:rPr>
                <w:noProof/>
                <w:webHidden/>
              </w:rPr>
              <w:instrText xml:space="preserve"> PAGEREF _Toc58341799 \h </w:instrText>
            </w:r>
            <w:r>
              <w:rPr>
                <w:noProof/>
                <w:webHidden/>
              </w:rPr>
            </w:r>
          </w:ins>
          <w:r>
            <w:rPr>
              <w:noProof/>
              <w:webHidden/>
            </w:rPr>
            <w:fldChar w:fldCharType="separate"/>
          </w:r>
          <w:ins w:id="41" w:author="David Conklin" w:date="2020-12-08T17:42:00Z">
            <w:r>
              <w:rPr>
                <w:noProof/>
                <w:webHidden/>
              </w:rPr>
              <w:t>12</w:t>
            </w:r>
            <w:r>
              <w:rPr>
                <w:noProof/>
                <w:webHidden/>
              </w:rPr>
              <w:fldChar w:fldCharType="end"/>
            </w:r>
            <w:r w:rsidRPr="00083FC8">
              <w:rPr>
                <w:rStyle w:val="Hyperlink"/>
                <w:noProof/>
              </w:rPr>
              <w:fldChar w:fldCharType="end"/>
            </w:r>
          </w:ins>
        </w:p>
        <w:p w14:paraId="5F88556C" w14:textId="682179A5" w:rsidR="00613C1D" w:rsidRDefault="00613C1D">
          <w:pPr>
            <w:pStyle w:val="TOC2"/>
            <w:tabs>
              <w:tab w:val="right" w:leader="dot" w:pos="9350"/>
            </w:tabs>
            <w:rPr>
              <w:ins w:id="42" w:author="David Conklin" w:date="2020-12-08T17:42:00Z"/>
              <w:rFonts w:eastAsiaTheme="minorEastAsia"/>
              <w:noProof/>
            </w:rPr>
          </w:pPr>
          <w:ins w:id="4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Water years</w:t>
            </w:r>
            <w:r>
              <w:rPr>
                <w:noProof/>
                <w:webHidden/>
              </w:rPr>
              <w:tab/>
            </w:r>
            <w:r>
              <w:rPr>
                <w:noProof/>
                <w:webHidden/>
              </w:rPr>
              <w:fldChar w:fldCharType="begin"/>
            </w:r>
            <w:r>
              <w:rPr>
                <w:noProof/>
                <w:webHidden/>
              </w:rPr>
              <w:instrText xml:space="preserve"> PAGEREF _Toc58341800 \h </w:instrText>
            </w:r>
            <w:r>
              <w:rPr>
                <w:noProof/>
                <w:webHidden/>
              </w:rPr>
            </w:r>
          </w:ins>
          <w:r>
            <w:rPr>
              <w:noProof/>
              <w:webHidden/>
            </w:rPr>
            <w:fldChar w:fldCharType="separate"/>
          </w:r>
          <w:ins w:id="44" w:author="David Conklin" w:date="2020-12-08T17:42:00Z">
            <w:r>
              <w:rPr>
                <w:noProof/>
                <w:webHidden/>
              </w:rPr>
              <w:t>12</w:t>
            </w:r>
            <w:r>
              <w:rPr>
                <w:noProof/>
                <w:webHidden/>
              </w:rPr>
              <w:fldChar w:fldCharType="end"/>
            </w:r>
            <w:r w:rsidRPr="00083FC8">
              <w:rPr>
                <w:rStyle w:val="Hyperlink"/>
                <w:noProof/>
              </w:rPr>
              <w:fldChar w:fldCharType="end"/>
            </w:r>
          </w:ins>
        </w:p>
        <w:p w14:paraId="0C41F95D" w14:textId="77B9931F" w:rsidR="00613C1D" w:rsidRDefault="00613C1D">
          <w:pPr>
            <w:pStyle w:val="TOC1"/>
            <w:tabs>
              <w:tab w:val="right" w:leader="dot" w:pos="9350"/>
            </w:tabs>
            <w:rPr>
              <w:ins w:id="45" w:author="David Conklin" w:date="2020-12-08T17:42:00Z"/>
              <w:rFonts w:eastAsiaTheme="minorEastAsia"/>
              <w:noProof/>
            </w:rPr>
          </w:pPr>
          <w:ins w:id="4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Climate data</w:t>
            </w:r>
            <w:r>
              <w:rPr>
                <w:noProof/>
                <w:webHidden/>
              </w:rPr>
              <w:tab/>
            </w:r>
            <w:r>
              <w:rPr>
                <w:noProof/>
                <w:webHidden/>
              </w:rPr>
              <w:fldChar w:fldCharType="begin"/>
            </w:r>
            <w:r>
              <w:rPr>
                <w:noProof/>
                <w:webHidden/>
              </w:rPr>
              <w:instrText xml:space="preserve"> PAGEREF _Toc58341801 \h </w:instrText>
            </w:r>
            <w:r>
              <w:rPr>
                <w:noProof/>
                <w:webHidden/>
              </w:rPr>
            </w:r>
          </w:ins>
          <w:r>
            <w:rPr>
              <w:noProof/>
              <w:webHidden/>
            </w:rPr>
            <w:fldChar w:fldCharType="separate"/>
          </w:r>
          <w:ins w:id="47" w:author="David Conklin" w:date="2020-12-08T17:42:00Z">
            <w:r>
              <w:rPr>
                <w:noProof/>
                <w:webHidden/>
              </w:rPr>
              <w:t>12</w:t>
            </w:r>
            <w:r>
              <w:rPr>
                <w:noProof/>
                <w:webHidden/>
              </w:rPr>
              <w:fldChar w:fldCharType="end"/>
            </w:r>
            <w:r w:rsidRPr="00083FC8">
              <w:rPr>
                <w:rStyle w:val="Hyperlink"/>
                <w:noProof/>
              </w:rPr>
              <w:fldChar w:fldCharType="end"/>
            </w:r>
          </w:ins>
        </w:p>
        <w:p w14:paraId="5A081231" w14:textId="22A36007" w:rsidR="00613C1D" w:rsidRDefault="00613C1D">
          <w:pPr>
            <w:pStyle w:val="TOC2"/>
            <w:tabs>
              <w:tab w:val="right" w:leader="dot" w:pos="9350"/>
            </w:tabs>
            <w:rPr>
              <w:ins w:id="48" w:author="David Conklin" w:date="2020-12-08T17:42:00Z"/>
              <w:rFonts w:eastAsiaTheme="minorEastAsia"/>
              <w:noProof/>
            </w:rPr>
          </w:pPr>
          <w:ins w:id="4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Numbered climate scenarios in the model</w:t>
            </w:r>
            <w:r>
              <w:rPr>
                <w:noProof/>
                <w:webHidden/>
              </w:rPr>
              <w:tab/>
            </w:r>
            <w:r>
              <w:rPr>
                <w:noProof/>
                <w:webHidden/>
              </w:rPr>
              <w:fldChar w:fldCharType="begin"/>
            </w:r>
            <w:r>
              <w:rPr>
                <w:noProof/>
                <w:webHidden/>
              </w:rPr>
              <w:instrText xml:space="preserve"> PAGEREF _Toc58341802 \h </w:instrText>
            </w:r>
            <w:r>
              <w:rPr>
                <w:noProof/>
                <w:webHidden/>
              </w:rPr>
            </w:r>
          </w:ins>
          <w:r>
            <w:rPr>
              <w:noProof/>
              <w:webHidden/>
            </w:rPr>
            <w:fldChar w:fldCharType="separate"/>
          </w:r>
          <w:ins w:id="50" w:author="David Conklin" w:date="2020-12-08T17:42:00Z">
            <w:r>
              <w:rPr>
                <w:noProof/>
                <w:webHidden/>
              </w:rPr>
              <w:t>12</w:t>
            </w:r>
            <w:r>
              <w:rPr>
                <w:noProof/>
                <w:webHidden/>
              </w:rPr>
              <w:fldChar w:fldCharType="end"/>
            </w:r>
            <w:r w:rsidRPr="00083FC8">
              <w:rPr>
                <w:rStyle w:val="Hyperlink"/>
                <w:noProof/>
              </w:rPr>
              <w:fldChar w:fldCharType="end"/>
            </w:r>
          </w:ins>
        </w:p>
        <w:p w14:paraId="02AEBE7E" w14:textId="27DC9652" w:rsidR="00613C1D" w:rsidRDefault="00613C1D">
          <w:pPr>
            <w:pStyle w:val="TOC2"/>
            <w:tabs>
              <w:tab w:val="right" w:leader="dot" w:pos="9350"/>
            </w:tabs>
            <w:rPr>
              <w:ins w:id="51" w:author="David Conklin" w:date="2020-12-08T17:42:00Z"/>
              <w:rFonts w:eastAsiaTheme="minorEastAsia"/>
              <w:noProof/>
            </w:rPr>
          </w:pPr>
          <w:ins w:id="5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Monthly and seasonal weather data</w:t>
            </w:r>
            <w:r>
              <w:rPr>
                <w:noProof/>
                <w:webHidden/>
              </w:rPr>
              <w:tab/>
            </w:r>
            <w:r>
              <w:rPr>
                <w:noProof/>
                <w:webHidden/>
              </w:rPr>
              <w:fldChar w:fldCharType="begin"/>
            </w:r>
            <w:r>
              <w:rPr>
                <w:noProof/>
                <w:webHidden/>
              </w:rPr>
              <w:instrText xml:space="preserve"> PAGEREF _Toc58341803 \h </w:instrText>
            </w:r>
            <w:r>
              <w:rPr>
                <w:noProof/>
                <w:webHidden/>
              </w:rPr>
            </w:r>
          </w:ins>
          <w:r>
            <w:rPr>
              <w:noProof/>
              <w:webHidden/>
            </w:rPr>
            <w:fldChar w:fldCharType="separate"/>
          </w:r>
          <w:ins w:id="53" w:author="David Conklin" w:date="2020-12-08T17:42:00Z">
            <w:r>
              <w:rPr>
                <w:noProof/>
                <w:webHidden/>
              </w:rPr>
              <w:t>13</w:t>
            </w:r>
            <w:r>
              <w:rPr>
                <w:noProof/>
                <w:webHidden/>
              </w:rPr>
              <w:fldChar w:fldCharType="end"/>
            </w:r>
            <w:r w:rsidRPr="00083FC8">
              <w:rPr>
                <w:rStyle w:val="Hyperlink"/>
                <w:noProof/>
              </w:rPr>
              <w:fldChar w:fldCharType="end"/>
            </w:r>
          </w:ins>
        </w:p>
        <w:p w14:paraId="04CE8F57" w14:textId="6E37A3B2" w:rsidR="00613C1D" w:rsidRDefault="00613C1D">
          <w:pPr>
            <w:pStyle w:val="TOC2"/>
            <w:tabs>
              <w:tab w:val="right" w:leader="dot" w:pos="9350"/>
            </w:tabs>
            <w:rPr>
              <w:ins w:id="54" w:author="David Conklin" w:date="2020-12-08T17:42:00Z"/>
              <w:rFonts w:eastAsiaTheme="minorEastAsia"/>
              <w:noProof/>
            </w:rPr>
          </w:pPr>
          <w:ins w:id="5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Climate data grids</w:t>
            </w:r>
            <w:r>
              <w:rPr>
                <w:noProof/>
                <w:webHidden/>
              </w:rPr>
              <w:tab/>
            </w:r>
            <w:r>
              <w:rPr>
                <w:noProof/>
                <w:webHidden/>
              </w:rPr>
              <w:fldChar w:fldCharType="begin"/>
            </w:r>
            <w:r>
              <w:rPr>
                <w:noProof/>
                <w:webHidden/>
              </w:rPr>
              <w:instrText xml:space="preserve"> PAGEREF _Toc58341804 \h </w:instrText>
            </w:r>
            <w:r>
              <w:rPr>
                <w:noProof/>
                <w:webHidden/>
              </w:rPr>
            </w:r>
          </w:ins>
          <w:r>
            <w:rPr>
              <w:noProof/>
              <w:webHidden/>
            </w:rPr>
            <w:fldChar w:fldCharType="separate"/>
          </w:r>
          <w:ins w:id="56" w:author="David Conklin" w:date="2020-12-08T17:42:00Z">
            <w:r>
              <w:rPr>
                <w:noProof/>
                <w:webHidden/>
              </w:rPr>
              <w:t>14</w:t>
            </w:r>
            <w:r>
              <w:rPr>
                <w:noProof/>
                <w:webHidden/>
              </w:rPr>
              <w:fldChar w:fldCharType="end"/>
            </w:r>
            <w:r w:rsidRPr="00083FC8">
              <w:rPr>
                <w:rStyle w:val="Hyperlink"/>
                <w:noProof/>
              </w:rPr>
              <w:fldChar w:fldCharType="end"/>
            </w:r>
          </w:ins>
        </w:p>
        <w:p w14:paraId="035DAC7E" w14:textId="32E6B8A7" w:rsidR="00613C1D" w:rsidRDefault="00613C1D">
          <w:pPr>
            <w:pStyle w:val="TOC3"/>
            <w:tabs>
              <w:tab w:val="right" w:leader="dot" w:pos="9350"/>
            </w:tabs>
            <w:rPr>
              <w:ins w:id="57" w:author="David Conklin" w:date="2020-12-08T17:42:00Z"/>
              <w:rFonts w:eastAsiaTheme="minorEastAsia"/>
              <w:noProof/>
            </w:rPr>
          </w:pPr>
          <w:ins w:id="5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 WW2100 climate grid</w:t>
            </w:r>
            <w:r>
              <w:rPr>
                <w:noProof/>
                <w:webHidden/>
              </w:rPr>
              <w:tab/>
            </w:r>
            <w:r>
              <w:rPr>
                <w:noProof/>
                <w:webHidden/>
              </w:rPr>
              <w:fldChar w:fldCharType="begin"/>
            </w:r>
            <w:r>
              <w:rPr>
                <w:noProof/>
                <w:webHidden/>
              </w:rPr>
              <w:instrText xml:space="preserve"> PAGEREF _Toc58341805 \h </w:instrText>
            </w:r>
            <w:r>
              <w:rPr>
                <w:noProof/>
                <w:webHidden/>
              </w:rPr>
            </w:r>
          </w:ins>
          <w:r>
            <w:rPr>
              <w:noProof/>
              <w:webHidden/>
            </w:rPr>
            <w:fldChar w:fldCharType="separate"/>
          </w:r>
          <w:ins w:id="59" w:author="David Conklin" w:date="2020-12-08T17:42:00Z">
            <w:r>
              <w:rPr>
                <w:noProof/>
                <w:webHidden/>
              </w:rPr>
              <w:t>14</w:t>
            </w:r>
            <w:r>
              <w:rPr>
                <w:noProof/>
                <w:webHidden/>
              </w:rPr>
              <w:fldChar w:fldCharType="end"/>
            </w:r>
            <w:r w:rsidRPr="00083FC8">
              <w:rPr>
                <w:rStyle w:val="Hyperlink"/>
                <w:noProof/>
              </w:rPr>
              <w:fldChar w:fldCharType="end"/>
            </w:r>
          </w:ins>
        </w:p>
        <w:p w14:paraId="3BAF0481" w14:textId="555E61FE" w:rsidR="00613C1D" w:rsidRDefault="00613C1D">
          <w:pPr>
            <w:pStyle w:val="TOC3"/>
            <w:tabs>
              <w:tab w:val="right" w:leader="dot" w:pos="9350"/>
            </w:tabs>
            <w:rPr>
              <w:ins w:id="60" w:author="David Conklin" w:date="2020-12-08T17:42:00Z"/>
              <w:rFonts w:eastAsiaTheme="minorEastAsia"/>
              <w:noProof/>
            </w:rPr>
          </w:pPr>
          <w:ins w:id="6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 v2 climate grid</w:t>
            </w:r>
            <w:r>
              <w:rPr>
                <w:noProof/>
                <w:webHidden/>
              </w:rPr>
              <w:tab/>
            </w:r>
            <w:r>
              <w:rPr>
                <w:noProof/>
                <w:webHidden/>
              </w:rPr>
              <w:fldChar w:fldCharType="begin"/>
            </w:r>
            <w:r>
              <w:rPr>
                <w:noProof/>
                <w:webHidden/>
              </w:rPr>
              <w:instrText xml:space="preserve"> PAGEREF _Toc58341806 \h </w:instrText>
            </w:r>
            <w:r>
              <w:rPr>
                <w:noProof/>
                <w:webHidden/>
              </w:rPr>
            </w:r>
          </w:ins>
          <w:r>
            <w:rPr>
              <w:noProof/>
              <w:webHidden/>
            </w:rPr>
            <w:fldChar w:fldCharType="separate"/>
          </w:r>
          <w:ins w:id="62" w:author="David Conklin" w:date="2020-12-08T17:42:00Z">
            <w:r>
              <w:rPr>
                <w:noProof/>
                <w:webHidden/>
              </w:rPr>
              <w:t>15</w:t>
            </w:r>
            <w:r>
              <w:rPr>
                <w:noProof/>
                <w:webHidden/>
              </w:rPr>
              <w:fldChar w:fldCharType="end"/>
            </w:r>
            <w:r w:rsidRPr="00083FC8">
              <w:rPr>
                <w:rStyle w:val="Hyperlink"/>
                <w:noProof/>
              </w:rPr>
              <w:fldChar w:fldCharType="end"/>
            </w:r>
          </w:ins>
        </w:p>
        <w:p w14:paraId="444C8FEC" w14:textId="1A321115" w:rsidR="00613C1D" w:rsidRDefault="00613C1D">
          <w:pPr>
            <w:pStyle w:val="TOC2"/>
            <w:tabs>
              <w:tab w:val="right" w:leader="dot" w:pos="9350"/>
            </w:tabs>
            <w:rPr>
              <w:ins w:id="63" w:author="David Conklin" w:date="2020-12-08T17:42:00Z"/>
              <w:rFonts w:eastAsiaTheme="minorEastAsia"/>
              <w:noProof/>
            </w:rPr>
          </w:pPr>
          <w:ins w:id="6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How climate data is looked up</w:t>
            </w:r>
            <w:r>
              <w:rPr>
                <w:noProof/>
                <w:webHidden/>
              </w:rPr>
              <w:tab/>
            </w:r>
            <w:r>
              <w:rPr>
                <w:noProof/>
                <w:webHidden/>
              </w:rPr>
              <w:fldChar w:fldCharType="begin"/>
            </w:r>
            <w:r>
              <w:rPr>
                <w:noProof/>
                <w:webHidden/>
              </w:rPr>
              <w:instrText xml:space="preserve"> PAGEREF _Toc58341807 \h </w:instrText>
            </w:r>
            <w:r>
              <w:rPr>
                <w:noProof/>
                <w:webHidden/>
              </w:rPr>
            </w:r>
          </w:ins>
          <w:r>
            <w:rPr>
              <w:noProof/>
              <w:webHidden/>
            </w:rPr>
            <w:fldChar w:fldCharType="separate"/>
          </w:r>
          <w:ins w:id="65" w:author="David Conklin" w:date="2020-12-08T17:42:00Z">
            <w:r>
              <w:rPr>
                <w:noProof/>
                <w:webHidden/>
              </w:rPr>
              <w:t>15</w:t>
            </w:r>
            <w:r>
              <w:rPr>
                <w:noProof/>
                <w:webHidden/>
              </w:rPr>
              <w:fldChar w:fldCharType="end"/>
            </w:r>
            <w:r w:rsidRPr="00083FC8">
              <w:rPr>
                <w:rStyle w:val="Hyperlink"/>
                <w:noProof/>
              </w:rPr>
              <w:fldChar w:fldCharType="end"/>
            </w:r>
          </w:ins>
        </w:p>
        <w:p w14:paraId="483A397C" w14:textId="214E3346" w:rsidR="00613C1D" w:rsidRDefault="00613C1D">
          <w:pPr>
            <w:pStyle w:val="TOC2"/>
            <w:tabs>
              <w:tab w:val="right" w:leader="dot" w:pos="9350"/>
            </w:tabs>
            <w:rPr>
              <w:ins w:id="66" w:author="David Conklin" w:date="2020-12-08T17:42:00Z"/>
              <w:rFonts w:eastAsiaTheme="minorEastAsia"/>
              <w:noProof/>
            </w:rPr>
          </w:pPr>
          <w:ins w:id="6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What is in a climate dataset</w:t>
            </w:r>
            <w:r>
              <w:rPr>
                <w:noProof/>
                <w:webHidden/>
              </w:rPr>
              <w:tab/>
            </w:r>
            <w:r>
              <w:rPr>
                <w:noProof/>
                <w:webHidden/>
              </w:rPr>
              <w:fldChar w:fldCharType="begin"/>
            </w:r>
            <w:r>
              <w:rPr>
                <w:noProof/>
                <w:webHidden/>
              </w:rPr>
              <w:instrText xml:space="preserve"> PAGEREF _Toc58341808 \h </w:instrText>
            </w:r>
            <w:r>
              <w:rPr>
                <w:noProof/>
                <w:webHidden/>
              </w:rPr>
            </w:r>
          </w:ins>
          <w:r>
            <w:rPr>
              <w:noProof/>
              <w:webHidden/>
            </w:rPr>
            <w:fldChar w:fldCharType="separate"/>
          </w:r>
          <w:ins w:id="68" w:author="David Conklin" w:date="2020-12-08T17:42:00Z">
            <w:r>
              <w:rPr>
                <w:noProof/>
                <w:webHidden/>
              </w:rPr>
              <w:t>15</w:t>
            </w:r>
            <w:r>
              <w:rPr>
                <w:noProof/>
                <w:webHidden/>
              </w:rPr>
              <w:fldChar w:fldCharType="end"/>
            </w:r>
            <w:r w:rsidRPr="00083FC8">
              <w:rPr>
                <w:rStyle w:val="Hyperlink"/>
                <w:noProof/>
              </w:rPr>
              <w:fldChar w:fldCharType="end"/>
            </w:r>
          </w:ins>
        </w:p>
        <w:p w14:paraId="7CBC2156" w14:textId="513A9682" w:rsidR="00613C1D" w:rsidRDefault="00613C1D">
          <w:pPr>
            <w:pStyle w:val="TOC1"/>
            <w:tabs>
              <w:tab w:val="right" w:leader="dot" w:pos="9350"/>
            </w:tabs>
            <w:rPr>
              <w:ins w:id="69" w:author="David Conklin" w:date="2020-12-08T17:42:00Z"/>
              <w:rFonts w:eastAsiaTheme="minorEastAsia"/>
              <w:noProof/>
            </w:rPr>
          </w:pPr>
          <w:ins w:id="7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Water rights</w:t>
            </w:r>
            <w:r>
              <w:rPr>
                <w:noProof/>
                <w:webHidden/>
              </w:rPr>
              <w:tab/>
            </w:r>
            <w:r>
              <w:rPr>
                <w:noProof/>
                <w:webHidden/>
              </w:rPr>
              <w:fldChar w:fldCharType="begin"/>
            </w:r>
            <w:r>
              <w:rPr>
                <w:noProof/>
                <w:webHidden/>
              </w:rPr>
              <w:instrText xml:space="preserve"> PAGEREF _Toc58341809 \h </w:instrText>
            </w:r>
            <w:r>
              <w:rPr>
                <w:noProof/>
                <w:webHidden/>
              </w:rPr>
            </w:r>
          </w:ins>
          <w:r>
            <w:rPr>
              <w:noProof/>
              <w:webHidden/>
            </w:rPr>
            <w:fldChar w:fldCharType="separate"/>
          </w:r>
          <w:ins w:id="71" w:author="David Conklin" w:date="2020-12-08T17:42:00Z">
            <w:r>
              <w:rPr>
                <w:noProof/>
                <w:webHidden/>
              </w:rPr>
              <w:t>16</w:t>
            </w:r>
            <w:r>
              <w:rPr>
                <w:noProof/>
                <w:webHidden/>
              </w:rPr>
              <w:fldChar w:fldCharType="end"/>
            </w:r>
            <w:r w:rsidRPr="00083FC8">
              <w:rPr>
                <w:rStyle w:val="Hyperlink"/>
                <w:noProof/>
              </w:rPr>
              <w:fldChar w:fldCharType="end"/>
            </w:r>
          </w:ins>
        </w:p>
        <w:p w14:paraId="5857D188" w14:textId="5B9D7AD0" w:rsidR="00613C1D" w:rsidRDefault="00613C1D">
          <w:pPr>
            <w:pStyle w:val="TOC2"/>
            <w:tabs>
              <w:tab w:val="right" w:leader="dot" w:pos="9350"/>
            </w:tabs>
            <w:rPr>
              <w:ins w:id="72" w:author="David Conklin" w:date="2020-12-08T17:42:00Z"/>
              <w:rFonts w:eastAsiaTheme="minorEastAsia"/>
              <w:noProof/>
            </w:rPr>
          </w:pPr>
          <w:ins w:id="7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Water rights data</w:t>
            </w:r>
            <w:r>
              <w:rPr>
                <w:noProof/>
                <w:webHidden/>
              </w:rPr>
              <w:tab/>
            </w:r>
            <w:r>
              <w:rPr>
                <w:noProof/>
                <w:webHidden/>
              </w:rPr>
              <w:fldChar w:fldCharType="begin"/>
            </w:r>
            <w:r>
              <w:rPr>
                <w:noProof/>
                <w:webHidden/>
              </w:rPr>
              <w:instrText xml:space="preserve"> PAGEREF _Toc58341810 \h </w:instrText>
            </w:r>
            <w:r>
              <w:rPr>
                <w:noProof/>
                <w:webHidden/>
              </w:rPr>
            </w:r>
          </w:ins>
          <w:r>
            <w:rPr>
              <w:noProof/>
              <w:webHidden/>
            </w:rPr>
            <w:fldChar w:fldCharType="separate"/>
          </w:r>
          <w:ins w:id="74" w:author="David Conklin" w:date="2020-12-08T17:42:00Z">
            <w:r>
              <w:rPr>
                <w:noProof/>
                <w:webHidden/>
              </w:rPr>
              <w:t>16</w:t>
            </w:r>
            <w:r>
              <w:rPr>
                <w:noProof/>
                <w:webHidden/>
              </w:rPr>
              <w:fldChar w:fldCharType="end"/>
            </w:r>
            <w:r w:rsidRPr="00083FC8">
              <w:rPr>
                <w:rStyle w:val="Hyperlink"/>
                <w:noProof/>
              </w:rPr>
              <w:fldChar w:fldCharType="end"/>
            </w:r>
          </w:ins>
        </w:p>
        <w:p w14:paraId="3C0E40D3" w14:textId="0415A0E6" w:rsidR="00613C1D" w:rsidRDefault="00613C1D">
          <w:pPr>
            <w:pStyle w:val="TOC2"/>
            <w:tabs>
              <w:tab w:val="right" w:leader="dot" w:pos="9350"/>
            </w:tabs>
            <w:rPr>
              <w:ins w:id="75" w:author="David Conklin" w:date="2020-12-08T17:42:00Z"/>
              <w:rFonts w:eastAsiaTheme="minorEastAsia"/>
              <w:noProof/>
            </w:rPr>
          </w:pPr>
          <w:ins w:id="7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 wr_pods.csv file</w:t>
            </w:r>
            <w:r>
              <w:rPr>
                <w:noProof/>
                <w:webHidden/>
              </w:rPr>
              <w:tab/>
            </w:r>
            <w:r>
              <w:rPr>
                <w:noProof/>
                <w:webHidden/>
              </w:rPr>
              <w:fldChar w:fldCharType="begin"/>
            </w:r>
            <w:r>
              <w:rPr>
                <w:noProof/>
                <w:webHidden/>
              </w:rPr>
              <w:instrText xml:space="preserve"> PAGEREF _Toc58341811 \h </w:instrText>
            </w:r>
            <w:r>
              <w:rPr>
                <w:noProof/>
                <w:webHidden/>
              </w:rPr>
            </w:r>
          </w:ins>
          <w:r>
            <w:rPr>
              <w:noProof/>
              <w:webHidden/>
            </w:rPr>
            <w:fldChar w:fldCharType="separate"/>
          </w:r>
          <w:ins w:id="77" w:author="David Conklin" w:date="2020-12-08T17:42:00Z">
            <w:r>
              <w:rPr>
                <w:noProof/>
                <w:webHidden/>
              </w:rPr>
              <w:t>17</w:t>
            </w:r>
            <w:r>
              <w:rPr>
                <w:noProof/>
                <w:webHidden/>
              </w:rPr>
              <w:fldChar w:fldCharType="end"/>
            </w:r>
            <w:r w:rsidRPr="00083FC8">
              <w:rPr>
                <w:rStyle w:val="Hyperlink"/>
                <w:noProof/>
              </w:rPr>
              <w:fldChar w:fldCharType="end"/>
            </w:r>
          </w:ins>
        </w:p>
        <w:p w14:paraId="09D9A025" w14:textId="44B93E22" w:rsidR="00613C1D" w:rsidRDefault="00613C1D">
          <w:pPr>
            <w:pStyle w:val="TOC2"/>
            <w:tabs>
              <w:tab w:val="right" w:leader="dot" w:pos="9350"/>
            </w:tabs>
            <w:rPr>
              <w:ins w:id="78" w:author="David Conklin" w:date="2020-12-08T17:42:00Z"/>
              <w:rFonts w:eastAsiaTheme="minorEastAsia"/>
              <w:noProof/>
            </w:rPr>
          </w:pPr>
          <w:ins w:id="79" w:author="David Conklin" w:date="2020-12-08T17:42:00Z">
            <w:r w:rsidRPr="00083FC8">
              <w:rPr>
                <w:rStyle w:val="Hyperlink"/>
                <w:noProof/>
              </w:rPr>
              <w:lastRenderedPageBreak/>
              <w:fldChar w:fldCharType="begin"/>
            </w:r>
            <w:r w:rsidRPr="00083FC8">
              <w:rPr>
                <w:rStyle w:val="Hyperlink"/>
                <w:noProof/>
              </w:rPr>
              <w:instrText xml:space="preserve"> </w:instrText>
            </w:r>
            <w:r>
              <w:rPr>
                <w:noProof/>
              </w:rPr>
              <w:instrText>HYPERLINK \l "_Toc58341812"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 wr_pous.csv file</w:t>
            </w:r>
            <w:r>
              <w:rPr>
                <w:noProof/>
                <w:webHidden/>
              </w:rPr>
              <w:tab/>
            </w:r>
            <w:r>
              <w:rPr>
                <w:noProof/>
                <w:webHidden/>
              </w:rPr>
              <w:fldChar w:fldCharType="begin"/>
            </w:r>
            <w:r>
              <w:rPr>
                <w:noProof/>
                <w:webHidden/>
              </w:rPr>
              <w:instrText xml:space="preserve"> PAGEREF _Toc58341812 \h </w:instrText>
            </w:r>
            <w:r>
              <w:rPr>
                <w:noProof/>
                <w:webHidden/>
              </w:rPr>
            </w:r>
          </w:ins>
          <w:r>
            <w:rPr>
              <w:noProof/>
              <w:webHidden/>
            </w:rPr>
            <w:fldChar w:fldCharType="separate"/>
          </w:r>
          <w:ins w:id="80" w:author="David Conklin" w:date="2020-12-08T17:42:00Z">
            <w:r>
              <w:rPr>
                <w:noProof/>
                <w:webHidden/>
              </w:rPr>
              <w:t>17</w:t>
            </w:r>
            <w:r>
              <w:rPr>
                <w:noProof/>
                <w:webHidden/>
              </w:rPr>
              <w:fldChar w:fldCharType="end"/>
            </w:r>
            <w:r w:rsidRPr="00083FC8">
              <w:rPr>
                <w:rStyle w:val="Hyperlink"/>
                <w:noProof/>
              </w:rPr>
              <w:fldChar w:fldCharType="end"/>
            </w:r>
          </w:ins>
        </w:p>
        <w:p w14:paraId="7CE15579" w14:textId="44A736A5" w:rsidR="00613C1D" w:rsidRDefault="00613C1D">
          <w:pPr>
            <w:pStyle w:val="TOC2"/>
            <w:tabs>
              <w:tab w:val="right" w:leader="dot" w:pos="9350"/>
            </w:tabs>
            <w:rPr>
              <w:ins w:id="81" w:author="David Conklin" w:date="2020-12-08T17:42:00Z"/>
              <w:rFonts w:eastAsiaTheme="minorEastAsia"/>
              <w:noProof/>
            </w:rPr>
          </w:pPr>
          <w:ins w:id="8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Adding a water right</w:t>
            </w:r>
            <w:r>
              <w:rPr>
                <w:noProof/>
                <w:webHidden/>
              </w:rPr>
              <w:tab/>
            </w:r>
            <w:r>
              <w:rPr>
                <w:noProof/>
                <w:webHidden/>
              </w:rPr>
              <w:fldChar w:fldCharType="begin"/>
            </w:r>
            <w:r>
              <w:rPr>
                <w:noProof/>
                <w:webHidden/>
              </w:rPr>
              <w:instrText xml:space="preserve"> PAGEREF _Toc58341813 \h </w:instrText>
            </w:r>
            <w:r>
              <w:rPr>
                <w:noProof/>
                <w:webHidden/>
              </w:rPr>
            </w:r>
          </w:ins>
          <w:r>
            <w:rPr>
              <w:noProof/>
              <w:webHidden/>
            </w:rPr>
            <w:fldChar w:fldCharType="separate"/>
          </w:r>
          <w:ins w:id="83" w:author="David Conklin" w:date="2020-12-08T17:42:00Z">
            <w:r>
              <w:rPr>
                <w:noProof/>
                <w:webHidden/>
              </w:rPr>
              <w:t>18</w:t>
            </w:r>
            <w:r>
              <w:rPr>
                <w:noProof/>
                <w:webHidden/>
              </w:rPr>
              <w:fldChar w:fldCharType="end"/>
            </w:r>
            <w:r w:rsidRPr="00083FC8">
              <w:rPr>
                <w:rStyle w:val="Hyperlink"/>
                <w:noProof/>
              </w:rPr>
              <w:fldChar w:fldCharType="end"/>
            </w:r>
          </w:ins>
        </w:p>
        <w:p w14:paraId="6B98FF56" w14:textId="071B87A6" w:rsidR="00613C1D" w:rsidRDefault="00613C1D">
          <w:pPr>
            <w:pStyle w:val="TOC1"/>
            <w:tabs>
              <w:tab w:val="right" w:leader="dot" w:pos="9350"/>
            </w:tabs>
            <w:rPr>
              <w:ins w:id="84" w:author="David Conklin" w:date="2020-12-08T17:42:00Z"/>
              <w:rFonts w:eastAsiaTheme="minorEastAsia"/>
              <w:noProof/>
            </w:rPr>
          </w:pPr>
          <w:ins w:id="8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Stream flow and stream temperature</w:t>
            </w:r>
            <w:r>
              <w:rPr>
                <w:noProof/>
                <w:webHidden/>
              </w:rPr>
              <w:tab/>
            </w:r>
            <w:r>
              <w:rPr>
                <w:noProof/>
                <w:webHidden/>
              </w:rPr>
              <w:fldChar w:fldCharType="begin"/>
            </w:r>
            <w:r>
              <w:rPr>
                <w:noProof/>
                <w:webHidden/>
              </w:rPr>
              <w:instrText xml:space="preserve"> PAGEREF _Toc58341814 \h </w:instrText>
            </w:r>
            <w:r>
              <w:rPr>
                <w:noProof/>
                <w:webHidden/>
              </w:rPr>
            </w:r>
          </w:ins>
          <w:r>
            <w:rPr>
              <w:noProof/>
              <w:webHidden/>
            </w:rPr>
            <w:fldChar w:fldCharType="separate"/>
          </w:r>
          <w:ins w:id="86" w:author="David Conklin" w:date="2020-12-08T17:42:00Z">
            <w:r>
              <w:rPr>
                <w:noProof/>
                <w:webHidden/>
              </w:rPr>
              <w:t>19</w:t>
            </w:r>
            <w:r>
              <w:rPr>
                <w:noProof/>
                <w:webHidden/>
              </w:rPr>
              <w:fldChar w:fldCharType="end"/>
            </w:r>
            <w:r w:rsidRPr="00083FC8">
              <w:rPr>
                <w:rStyle w:val="Hyperlink"/>
                <w:noProof/>
              </w:rPr>
              <w:fldChar w:fldCharType="end"/>
            </w:r>
          </w:ins>
        </w:p>
        <w:p w14:paraId="67887429" w14:textId="3FBA1DF5" w:rsidR="00613C1D" w:rsidRDefault="00613C1D">
          <w:pPr>
            <w:pStyle w:val="TOC2"/>
            <w:tabs>
              <w:tab w:val="right" w:leader="dot" w:pos="9350"/>
            </w:tabs>
            <w:rPr>
              <w:ins w:id="87" w:author="David Conklin" w:date="2020-12-08T17:42:00Z"/>
              <w:rFonts w:eastAsiaTheme="minorEastAsia"/>
              <w:noProof/>
            </w:rPr>
          </w:pPr>
          <w:ins w:id="8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Water parcels</w:t>
            </w:r>
            <w:r>
              <w:rPr>
                <w:noProof/>
                <w:webHidden/>
              </w:rPr>
              <w:tab/>
            </w:r>
            <w:r>
              <w:rPr>
                <w:noProof/>
                <w:webHidden/>
              </w:rPr>
              <w:fldChar w:fldCharType="begin"/>
            </w:r>
            <w:r>
              <w:rPr>
                <w:noProof/>
                <w:webHidden/>
              </w:rPr>
              <w:instrText xml:space="preserve"> PAGEREF _Toc58341815 \h </w:instrText>
            </w:r>
            <w:r>
              <w:rPr>
                <w:noProof/>
                <w:webHidden/>
              </w:rPr>
            </w:r>
          </w:ins>
          <w:r>
            <w:rPr>
              <w:noProof/>
              <w:webHidden/>
            </w:rPr>
            <w:fldChar w:fldCharType="separate"/>
          </w:r>
          <w:ins w:id="89" w:author="David Conklin" w:date="2020-12-08T17:42:00Z">
            <w:r>
              <w:rPr>
                <w:noProof/>
                <w:webHidden/>
              </w:rPr>
              <w:t>19</w:t>
            </w:r>
            <w:r>
              <w:rPr>
                <w:noProof/>
                <w:webHidden/>
              </w:rPr>
              <w:fldChar w:fldCharType="end"/>
            </w:r>
            <w:r w:rsidRPr="00083FC8">
              <w:rPr>
                <w:rStyle w:val="Hyperlink"/>
                <w:noProof/>
              </w:rPr>
              <w:fldChar w:fldCharType="end"/>
            </w:r>
          </w:ins>
        </w:p>
        <w:p w14:paraId="78DD34B7" w14:textId="260EE55E" w:rsidR="00613C1D" w:rsidRDefault="00613C1D">
          <w:pPr>
            <w:pStyle w:val="TOC2"/>
            <w:tabs>
              <w:tab w:val="right" w:leader="dot" w:pos="9350"/>
            </w:tabs>
            <w:rPr>
              <w:ins w:id="90" w:author="David Conklin" w:date="2020-12-08T17:42:00Z"/>
              <w:rFonts w:eastAsiaTheme="minorEastAsia"/>
              <w:noProof/>
            </w:rPr>
          </w:pPr>
          <w:ins w:id="9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Daily water mass and energy balance</w:t>
            </w:r>
            <w:r>
              <w:rPr>
                <w:noProof/>
                <w:webHidden/>
              </w:rPr>
              <w:tab/>
            </w:r>
            <w:r>
              <w:rPr>
                <w:noProof/>
                <w:webHidden/>
              </w:rPr>
              <w:fldChar w:fldCharType="begin"/>
            </w:r>
            <w:r>
              <w:rPr>
                <w:noProof/>
                <w:webHidden/>
              </w:rPr>
              <w:instrText xml:space="preserve"> PAGEREF _Toc58341816 \h </w:instrText>
            </w:r>
            <w:r>
              <w:rPr>
                <w:noProof/>
                <w:webHidden/>
              </w:rPr>
            </w:r>
          </w:ins>
          <w:r>
            <w:rPr>
              <w:noProof/>
              <w:webHidden/>
            </w:rPr>
            <w:fldChar w:fldCharType="separate"/>
          </w:r>
          <w:ins w:id="92" w:author="David Conklin" w:date="2020-12-08T17:42:00Z">
            <w:r>
              <w:rPr>
                <w:noProof/>
                <w:webHidden/>
              </w:rPr>
              <w:t>19</w:t>
            </w:r>
            <w:r>
              <w:rPr>
                <w:noProof/>
                <w:webHidden/>
              </w:rPr>
              <w:fldChar w:fldCharType="end"/>
            </w:r>
            <w:r w:rsidRPr="00083FC8">
              <w:rPr>
                <w:rStyle w:val="Hyperlink"/>
                <w:noProof/>
              </w:rPr>
              <w:fldChar w:fldCharType="end"/>
            </w:r>
          </w:ins>
        </w:p>
        <w:p w14:paraId="593C38EE" w14:textId="2883EE97" w:rsidR="00613C1D" w:rsidRDefault="00613C1D">
          <w:pPr>
            <w:pStyle w:val="TOC2"/>
            <w:tabs>
              <w:tab w:val="right" w:leader="dot" w:pos="9350"/>
            </w:tabs>
            <w:rPr>
              <w:ins w:id="93" w:author="David Conklin" w:date="2020-12-08T17:42:00Z"/>
              <w:rFonts w:eastAsiaTheme="minorEastAsia"/>
              <w:noProof/>
            </w:rPr>
          </w:pPr>
          <w:ins w:id="9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Estimating the rate of flow in a stream reach</w:t>
            </w:r>
            <w:r>
              <w:rPr>
                <w:noProof/>
                <w:webHidden/>
              </w:rPr>
              <w:tab/>
            </w:r>
            <w:r>
              <w:rPr>
                <w:noProof/>
                <w:webHidden/>
              </w:rPr>
              <w:fldChar w:fldCharType="begin"/>
            </w:r>
            <w:r>
              <w:rPr>
                <w:noProof/>
                <w:webHidden/>
              </w:rPr>
              <w:instrText xml:space="preserve"> PAGEREF _Toc58341817 \h </w:instrText>
            </w:r>
            <w:r>
              <w:rPr>
                <w:noProof/>
                <w:webHidden/>
              </w:rPr>
            </w:r>
          </w:ins>
          <w:r>
            <w:rPr>
              <w:noProof/>
              <w:webHidden/>
            </w:rPr>
            <w:fldChar w:fldCharType="separate"/>
          </w:r>
          <w:ins w:id="95" w:author="David Conklin" w:date="2020-12-08T17:42:00Z">
            <w:r>
              <w:rPr>
                <w:noProof/>
                <w:webHidden/>
              </w:rPr>
              <w:t>20</w:t>
            </w:r>
            <w:r>
              <w:rPr>
                <w:noProof/>
                <w:webHidden/>
              </w:rPr>
              <w:fldChar w:fldCharType="end"/>
            </w:r>
            <w:r w:rsidRPr="00083FC8">
              <w:rPr>
                <w:rStyle w:val="Hyperlink"/>
                <w:noProof/>
              </w:rPr>
              <w:fldChar w:fldCharType="end"/>
            </w:r>
          </w:ins>
        </w:p>
        <w:p w14:paraId="7660E464" w14:textId="751E589F" w:rsidR="00613C1D" w:rsidRDefault="00613C1D">
          <w:pPr>
            <w:pStyle w:val="TOC2"/>
            <w:tabs>
              <w:tab w:val="right" w:leader="dot" w:pos="9350"/>
            </w:tabs>
            <w:rPr>
              <w:ins w:id="96" w:author="David Conklin" w:date="2020-12-08T17:42:00Z"/>
              <w:rFonts w:eastAsiaTheme="minorEastAsia"/>
              <w:noProof/>
            </w:rPr>
          </w:pPr>
          <w:ins w:id="9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_Toc58341818 \h </w:instrText>
            </w:r>
            <w:r>
              <w:rPr>
                <w:noProof/>
                <w:webHidden/>
              </w:rPr>
            </w:r>
          </w:ins>
          <w:r>
            <w:rPr>
              <w:noProof/>
              <w:webHidden/>
            </w:rPr>
            <w:fldChar w:fldCharType="separate"/>
          </w:r>
          <w:ins w:id="98" w:author="David Conklin" w:date="2020-12-08T17:42:00Z">
            <w:r>
              <w:rPr>
                <w:noProof/>
                <w:webHidden/>
              </w:rPr>
              <w:t>22</w:t>
            </w:r>
            <w:r>
              <w:rPr>
                <w:noProof/>
                <w:webHidden/>
              </w:rPr>
              <w:fldChar w:fldCharType="end"/>
            </w:r>
            <w:r w:rsidRPr="00083FC8">
              <w:rPr>
                <w:rStyle w:val="Hyperlink"/>
                <w:noProof/>
              </w:rPr>
              <w:fldChar w:fldCharType="end"/>
            </w:r>
          </w:ins>
        </w:p>
        <w:p w14:paraId="7E26B9AD" w14:textId="78793AD5" w:rsidR="00613C1D" w:rsidRDefault="00613C1D">
          <w:pPr>
            <w:pStyle w:val="TOC2"/>
            <w:tabs>
              <w:tab w:val="right" w:leader="dot" w:pos="9350"/>
            </w:tabs>
            <w:rPr>
              <w:ins w:id="99" w:author="David Conklin" w:date="2020-12-08T17:42:00Z"/>
              <w:rFonts w:eastAsiaTheme="minorEastAsia"/>
              <w:noProof/>
            </w:rPr>
          </w:pPr>
          <w:ins w:id="10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Water temperature from thermal energy</w:t>
            </w:r>
            <w:r>
              <w:rPr>
                <w:noProof/>
                <w:webHidden/>
              </w:rPr>
              <w:tab/>
            </w:r>
            <w:r>
              <w:rPr>
                <w:noProof/>
                <w:webHidden/>
              </w:rPr>
              <w:fldChar w:fldCharType="begin"/>
            </w:r>
            <w:r>
              <w:rPr>
                <w:noProof/>
                <w:webHidden/>
              </w:rPr>
              <w:instrText xml:space="preserve"> PAGEREF _Toc58341819 \h </w:instrText>
            </w:r>
            <w:r>
              <w:rPr>
                <w:noProof/>
                <w:webHidden/>
              </w:rPr>
            </w:r>
          </w:ins>
          <w:r>
            <w:rPr>
              <w:noProof/>
              <w:webHidden/>
            </w:rPr>
            <w:fldChar w:fldCharType="separate"/>
          </w:r>
          <w:ins w:id="101" w:author="David Conklin" w:date="2020-12-08T17:42:00Z">
            <w:r>
              <w:rPr>
                <w:noProof/>
                <w:webHidden/>
              </w:rPr>
              <w:t>22</w:t>
            </w:r>
            <w:r>
              <w:rPr>
                <w:noProof/>
                <w:webHidden/>
              </w:rPr>
              <w:fldChar w:fldCharType="end"/>
            </w:r>
            <w:r w:rsidRPr="00083FC8">
              <w:rPr>
                <w:rStyle w:val="Hyperlink"/>
                <w:noProof/>
              </w:rPr>
              <w:fldChar w:fldCharType="end"/>
            </w:r>
          </w:ins>
        </w:p>
        <w:p w14:paraId="2EAE0AAC" w14:textId="69B2CFF4" w:rsidR="00613C1D" w:rsidRDefault="00613C1D">
          <w:pPr>
            <w:pStyle w:val="TOC2"/>
            <w:tabs>
              <w:tab w:val="right" w:leader="dot" w:pos="9350"/>
            </w:tabs>
            <w:rPr>
              <w:ins w:id="102" w:author="David Conklin" w:date="2020-12-08T17:42:00Z"/>
              <w:rFonts w:eastAsiaTheme="minorEastAsia"/>
              <w:noProof/>
            </w:rPr>
          </w:pPr>
          <w:ins w:id="10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Initial conditions for Flow: the IC file</w:t>
            </w:r>
            <w:r>
              <w:rPr>
                <w:noProof/>
                <w:webHidden/>
              </w:rPr>
              <w:tab/>
            </w:r>
            <w:r>
              <w:rPr>
                <w:noProof/>
                <w:webHidden/>
              </w:rPr>
              <w:fldChar w:fldCharType="begin"/>
            </w:r>
            <w:r>
              <w:rPr>
                <w:noProof/>
                <w:webHidden/>
              </w:rPr>
              <w:instrText xml:space="preserve"> PAGEREF _Toc58341820 \h </w:instrText>
            </w:r>
            <w:r>
              <w:rPr>
                <w:noProof/>
                <w:webHidden/>
              </w:rPr>
            </w:r>
          </w:ins>
          <w:r>
            <w:rPr>
              <w:noProof/>
              <w:webHidden/>
            </w:rPr>
            <w:fldChar w:fldCharType="separate"/>
          </w:r>
          <w:ins w:id="104" w:author="David Conklin" w:date="2020-12-08T17:42:00Z">
            <w:r>
              <w:rPr>
                <w:noProof/>
                <w:webHidden/>
              </w:rPr>
              <w:t>22</w:t>
            </w:r>
            <w:r>
              <w:rPr>
                <w:noProof/>
                <w:webHidden/>
              </w:rPr>
              <w:fldChar w:fldCharType="end"/>
            </w:r>
            <w:r w:rsidRPr="00083FC8">
              <w:rPr>
                <w:rStyle w:val="Hyperlink"/>
                <w:noProof/>
              </w:rPr>
              <w:fldChar w:fldCharType="end"/>
            </w:r>
          </w:ins>
        </w:p>
        <w:p w14:paraId="65DC46D1" w14:textId="4D87FC25" w:rsidR="00613C1D" w:rsidRDefault="00613C1D">
          <w:pPr>
            <w:pStyle w:val="TOC2"/>
            <w:tabs>
              <w:tab w:val="right" w:leader="dot" w:pos="9350"/>
            </w:tabs>
            <w:rPr>
              <w:ins w:id="105" w:author="David Conklin" w:date="2020-12-08T17:42:00Z"/>
              <w:rFonts w:eastAsiaTheme="minorEastAsia"/>
              <w:noProof/>
            </w:rPr>
          </w:pPr>
          <w:ins w:id="10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Boundary conditions for stream water temperature</w:t>
            </w:r>
            <w:r>
              <w:rPr>
                <w:noProof/>
                <w:webHidden/>
              </w:rPr>
              <w:tab/>
            </w:r>
            <w:r>
              <w:rPr>
                <w:noProof/>
                <w:webHidden/>
              </w:rPr>
              <w:fldChar w:fldCharType="begin"/>
            </w:r>
            <w:r>
              <w:rPr>
                <w:noProof/>
                <w:webHidden/>
              </w:rPr>
              <w:instrText xml:space="preserve"> PAGEREF _Toc58341821 \h </w:instrText>
            </w:r>
            <w:r>
              <w:rPr>
                <w:noProof/>
                <w:webHidden/>
              </w:rPr>
            </w:r>
          </w:ins>
          <w:r>
            <w:rPr>
              <w:noProof/>
              <w:webHidden/>
            </w:rPr>
            <w:fldChar w:fldCharType="separate"/>
          </w:r>
          <w:ins w:id="107" w:author="David Conklin" w:date="2020-12-08T17:42:00Z">
            <w:r>
              <w:rPr>
                <w:noProof/>
                <w:webHidden/>
              </w:rPr>
              <w:t>22</w:t>
            </w:r>
            <w:r>
              <w:rPr>
                <w:noProof/>
                <w:webHidden/>
              </w:rPr>
              <w:fldChar w:fldCharType="end"/>
            </w:r>
            <w:r w:rsidRPr="00083FC8">
              <w:rPr>
                <w:rStyle w:val="Hyperlink"/>
                <w:noProof/>
              </w:rPr>
              <w:fldChar w:fldCharType="end"/>
            </w:r>
          </w:ins>
        </w:p>
        <w:p w14:paraId="4E95B410" w14:textId="3874947F" w:rsidR="00613C1D" w:rsidRDefault="00613C1D">
          <w:pPr>
            <w:pStyle w:val="TOC2"/>
            <w:tabs>
              <w:tab w:val="right" w:leader="dot" w:pos="9350"/>
            </w:tabs>
            <w:rPr>
              <w:ins w:id="108" w:author="David Conklin" w:date="2020-12-08T17:42:00Z"/>
              <w:rFonts w:eastAsiaTheme="minorEastAsia"/>
              <w:noProof/>
            </w:rPr>
          </w:pPr>
          <w:ins w:id="10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Thermal stratification in reservoirs</w:t>
            </w:r>
            <w:r>
              <w:rPr>
                <w:noProof/>
                <w:webHidden/>
              </w:rPr>
              <w:tab/>
            </w:r>
            <w:r>
              <w:rPr>
                <w:noProof/>
                <w:webHidden/>
              </w:rPr>
              <w:fldChar w:fldCharType="begin"/>
            </w:r>
            <w:r>
              <w:rPr>
                <w:noProof/>
                <w:webHidden/>
              </w:rPr>
              <w:instrText xml:space="preserve"> PAGEREF _Toc58341822 \h </w:instrText>
            </w:r>
            <w:r>
              <w:rPr>
                <w:noProof/>
                <w:webHidden/>
              </w:rPr>
            </w:r>
          </w:ins>
          <w:r>
            <w:rPr>
              <w:noProof/>
              <w:webHidden/>
            </w:rPr>
            <w:fldChar w:fldCharType="separate"/>
          </w:r>
          <w:ins w:id="110" w:author="David Conklin" w:date="2020-12-08T17:42:00Z">
            <w:r>
              <w:rPr>
                <w:noProof/>
                <w:webHidden/>
              </w:rPr>
              <w:t>23</w:t>
            </w:r>
            <w:r>
              <w:rPr>
                <w:noProof/>
                <w:webHidden/>
              </w:rPr>
              <w:fldChar w:fldCharType="end"/>
            </w:r>
            <w:r w:rsidRPr="00083FC8">
              <w:rPr>
                <w:rStyle w:val="Hyperlink"/>
                <w:noProof/>
              </w:rPr>
              <w:fldChar w:fldCharType="end"/>
            </w:r>
          </w:ins>
        </w:p>
        <w:p w14:paraId="6029B87B" w14:textId="2EE37604" w:rsidR="00613C1D" w:rsidRDefault="00613C1D">
          <w:pPr>
            <w:pStyle w:val="TOC2"/>
            <w:tabs>
              <w:tab w:val="right" w:leader="dot" w:pos="9350"/>
            </w:tabs>
            <w:rPr>
              <w:ins w:id="111" w:author="David Conklin" w:date="2020-12-08T17:42:00Z"/>
              <w:rFonts w:eastAsiaTheme="minorEastAsia"/>
              <w:noProof/>
            </w:rPr>
          </w:pPr>
          <w:ins w:id="11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Thermal loading</w:t>
            </w:r>
            <w:r>
              <w:rPr>
                <w:noProof/>
                <w:webHidden/>
              </w:rPr>
              <w:tab/>
            </w:r>
            <w:r>
              <w:rPr>
                <w:noProof/>
                <w:webHidden/>
              </w:rPr>
              <w:fldChar w:fldCharType="begin"/>
            </w:r>
            <w:r>
              <w:rPr>
                <w:noProof/>
                <w:webHidden/>
              </w:rPr>
              <w:instrText xml:space="preserve"> PAGEREF _Toc58341823 \h </w:instrText>
            </w:r>
            <w:r>
              <w:rPr>
                <w:noProof/>
                <w:webHidden/>
              </w:rPr>
            </w:r>
          </w:ins>
          <w:r>
            <w:rPr>
              <w:noProof/>
              <w:webHidden/>
            </w:rPr>
            <w:fldChar w:fldCharType="separate"/>
          </w:r>
          <w:ins w:id="113" w:author="David Conklin" w:date="2020-12-08T17:42:00Z">
            <w:r>
              <w:rPr>
                <w:noProof/>
                <w:webHidden/>
              </w:rPr>
              <w:t>23</w:t>
            </w:r>
            <w:r>
              <w:rPr>
                <w:noProof/>
                <w:webHidden/>
              </w:rPr>
              <w:fldChar w:fldCharType="end"/>
            </w:r>
            <w:r w:rsidRPr="00083FC8">
              <w:rPr>
                <w:rStyle w:val="Hyperlink"/>
                <w:noProof/>
              </w:rPr>
              <w:fldChar w:fldCharType="end"/>
            </w:r>
          </w:ins>
        </w:p>
        <w:p w14:paraId="3B972B63" w14:textId="031316C1" w:rsidR="00613C1D" w:rsidRDefault="00613C1D">
          <w:pPr>
            <w:pStyle w:val="TOC1"/>
            <w:tabs>
              <w:tab w:val="right" w:leader="dot" w:pos="9350"/>
            </w:tabs>
            <w:rPr>
              <w:ins w:id="114" w:author="David Conklin" w:date="2020-12-08T17:42:00Z"/>
              <w:rFonts w:eastAsiaTheme="minorEastAsia"/>
              <w:noProof/>
            </w:rPr>
          </w:pPr>
          <w:ins w:id="11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Reservoirs</w:t>
            </w:r>
            <w:r>
              <w:rPr>
                <w:noProof/>
                <w:webHidden/>
              </w:rPr>
              <w:tab/>
            </w:r>
            <w:r>
              <w:rPr>
                <w:noProof/>
                <w:webHidden/>
              </w:rPr>
              <w:fldChar w:fldCharType="begin"/>
            </w:r>
            <w:r>
              <w:rPr>
                <w:noProof/>
                <w:webHidden/>
              </w:rPr>
              <w:instrText xml:space="preserve"> PAGEREF _Toc58341824 \h </w:instrText>
            </w:r>
            <w:r>
              <w:rPr>
                <w:noProof/>
                <w:webHidden/>
              </w:rPr>
            </w:r>
          </w:ins>
          <w:r>
            <w:rPr>
              <w:noProof/>
              <w:webHidden/>
            </w:rPr>
            <w:fldChar w:fldCharType="separate"/>
          </w:r>
          <w:ins w:id="116" w:author="David Conklin" w:date="2020-12-08T17:42:00Z">
            <w:r>
              <w:rPr>
                <w:noProof/>
                <w:webHidden/>
              </w:rPr>
              <w:t>25</w:t>
            </w:r>
            <w:r>
              <w:rPr>
                <w:noProof/>
                <w:webHidden/>
              </w:rPr>
              <w:fldChar w:fldCharType="end"/>
            </w:r>
            <w:r w:rsidRPr="00083FC8">
              <w:rPr>
                <w:rStyle w:val="Hyperlink"/>
                <w:noProof/>
              </w:rPr>
              <w:fldChar w:fldCharType="end"/>
            </w:r>
          </w:ins>
        </w:p>
        <w:p w14:paraId="3168539A" w14:textId="53062F0B" w:rsidR="00613C1D" w:rsidRDefault="00613C1D">
          <w:pPr>
            <w:pStyle w:val="TOC2"/>
            <w:tabs>
              <w:tab w:val="right" w:leader="dot" w:pos="9350"/>
            </w:tabs>
            <w:rPr>
              <w:ins w:id="117" w:author="David Conklin" w:date="2020-12-08T17:42:00Z"/>
              <w:rFonts w:eastAsiaTheme="minorEastAsia"/>
              <w:noProof/>
            </w:rPr>
          </w:pPr>
          <w:ins w:id="11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Reservoir data</w:t>
            </w:r>
            <w:r>
              <w:rPr>
                <w:noProof/>
                <w:webHidden/>
              </w:rPr>
              <w:tab/>
            </w:r>
            <w:r>
              <w:rPr>
                <w:noProof/>
                <w:webHidden/>
              </w:rPr>
              <w:fldChar w:fldCharType="begin"/>
            </w:r>
            <w:r>
              <w:rPr>
                <w:noProof/>
                <w:webHidden/>
              </w:rPr>
              <w:instrText xml:space="preserve"> PAGEREF _Toc58341825 \h </w:instrText>
            </w:r>
            <w:r>
              <w:rPr>
                <w:noProof/>
                <w:webHidden/>
              </w:rPr>
            </w:r>
          </w:ins>
          <w:r>
            <w:rPr>
              <w:noProof/>
              <w:webHidden/>
            </w:rPr>
            <w:fldChar w:fldCharType="separate"/>
          </w:r>
          <w:ins w:id="119" w:author="David Conklin" w:date="2020-12-08T17:42:00Z">
            <w:r>
              <w:rPr>
                <w:noProof/>
                <w:webHidden/>
              </w:rPr>
              <w:t>26</w:t>
            </w:r>
            <w:r>
              <w:rPr>
                <w:noProof/>
                <w:webHidden/>
              </w:rPr>
              <w:fldChar w:fldCharType="end"/>
            </w:r>
            <w:r w:rsidRPr="00083FC8">
              <w:rPr>
                <w:rStyle w:val="Hyperlink"/>
                <w:noProof/>
              </w:rPr>
              <w:fldChar w:fldCharType="end"/>
            </w:r>
          </w:ins>
        </w:p>
        <w:p w14:paraId="0A5BFE3C" w14:textId="5624DF39" w:rsidR="00613C1D" w:rsidRDefault="00613C1D">
          <w:pPr>
            <w:pStyle w:val="TOC2"/>
            <w:tabs>
              <w:tab w:val="right" w:leader="dot" w:pos="9350"/>
            </w:tabs>
            <w:rPr>
              <w:ins w:id="120" w:author="David Conklin" w:date="2020-12-08T17:42:00Z"/>
              <w:rFonts w:eastAsiaTheme="minorEastAsia"/>
              <w:noProof/>
            </w:rPr>
          </w:pPr>
          <w:ins w:id="12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Reservoir data sources</w:t>
            </w:r>
            <w:r>
              <w:rPr>
                <w:noProof/>
                <w:webHidden/>
              </w:rPr>
              <w:tab/>
            </w:r>
            <w:r>
              <w:rPr>
                <w:noProof/>
                <w:webHidden/>
              </w:rPr>
              <w:fldChar w:fldCharType="begin"/>
            </w:r>
            <w:r>
              <w:rPr>
                <w:noProof/>
                <w:webHidden/>
              </w:rPr>
              <w:instrText xml:space="preserve"> PAGEREF _Toc58341826 \h </w:instrText>
            </w:r>
            <w:r>
              <w:rPr>
                <w:noProof/>
                <w:webHidden/>
              </w:rPr>
            </w:r>
          </w:ins>
          <w:r>
            <w:rPr>
              <w:noProof/>
              <w:webHidden/>
            </w:rPr>
            <w:fldChar w:fldCharType="separate"/>
          </w:r>
          <w:ins w:id="122" w:author="David Conklin" w:date="2020-12-08T17:42:00Z">
            <w:r>
              <w:rPr>
                <w:noProof/>
                <w:webHidden/>
              </w:rPr>
              <w:t>27</w:t>
            </w:r>
            <w:r>
              <w:rPr>
                <w:noProof/>
                <w:webHidden/>
              </w:rPr>
              <w:fldChar w:fldCharType="end"/>
            </w:r>
            <w:r w:rsidRPr="00083FC8">
              <w:rPr>
                <w:rStyle w:val="Hyperlink"/>
                <w:noProof/>
              </w:rPr>
              <w:fldChar w:fldCharType="end"/>
            </w:r>
          </w:ins>
        </w:p>
        <w:p w14:paraId="0634FB9F" w14:textId="52CE4DE1" w:rsidR="00613C1D" w:rsidRDefault="00613C1D">
          <w:pPr>
            <w:pStyle w:val="TOC1"/>
            <w:tabs>
              <w:tab w:val="right" w:leader="dot" w:pos="9350"/>
            </w:tabs>
            <w:rPr>
              <w:ins w:id="123" w:author="David Conklin" w:date="2020-12-08T17:42:00Z"/>
              <w:rFonts w:eastAsiaTheme="minorEastAsia"/>
              <w:noProof/>
            </w:rPr>
          </w:pPr>
          <w:ins w:id="12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_Toc58341827 \h </w:instrText>
            </w:r>
            <w:r>
              <w:rPr>
                <w:noProof/>
                <w:webHidden/>
              </w:rPr>
            </w:r>
          </w:ins>
          <w:r>
            <w:rPr>
              <w:noProof/>
              <w:webHidden/>
            </w:rPr>
            <w:fldChar w:fldCharType="separate"/>
          </w:r>
          <w:ins w:id="125" w:author="David Conklin" w:date="2020-12-08T17:42:00Z">
            <w:r>
              <w:rPr>
                <w:noProof/>
                <w:webHidden/>
              </w:rPr>
              <w:t>28</w:t>
            </w:r>
            <w:r>
              <w:rPr>
                <w:noProof/>
                <w:webHidden/>
              </w:rPr>
              <w:fldChar w:fldCharType="end"/>
            </w:r>
            <w:r w:rsidRPr="00083FC8">
              <w:rPr>
                <w:rStyle w:val="Hyperlink"/>
                <w:noProof/>
              </w:rPr>
              <w:fldChar w:fldCharType="end"/>
            </w:r>
          </w:ins>
        </w:p>
        <w:p w14:paraId="39A5C29A" w14:textId="0D4D2B62" w:rsidR="00613C1D" w:rsidRDefault="00613C1D">
          <w:pPr>
            <w:pStyle w:val="TOC2"/>
            <w:tabs>
              <w:tab w:val="right" w:leader="dot" w:pos="9350"/>
            </w:tabs>
            <w:rPr>
              <w:ins w:id="126" w:author="David Conklin" w:date="2020-12-08T17:42:00Z"/>
              <w:rFonts w:eastAsiaTheme="minorEastAsia"/>
              <w:noProof/>
            </w:rPr>
          </w:pPr>
          <w:ins w:id="12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Limitations of subbasin simulations</w:t>
            </w:r>
            <w:r>
              <w:rPr>
                <w:noProof/>
                <w:webHidden/>
              </w:rPr>
              <w:tab/>
            </w:r>
            <w:r>
              <w:rPr>
                <w:noProof/>
                <w:webHidden/>
              </w:rPr>
              <w:fldChar w:fldCharType="begin"/>
            </w:r>
            <w:r>
              <w:rPr>
                <w:noProof/>
                <w:webHidden/>
              </w:rPr>
              <w:instrText xml:space="preserve"> PAGEREF _Toc58341828 \h </w:instrText>
            </w:r>
            <w:r>
              <w:rPr>
                <w:noProof/>
                <w:webHidden/>
              </w:rPr>
            </w:r>
          </w:ins>
          <w:r>
            <w:rPr>
              <w:noProof/>
              <w:webHidden/>
            </w:rPr>
            <w:fldChar w:fldCharType="separate"/>
          </w:r>
          <w:ins w:id="128" w:author="David Conklin" w:date="2020-12-08T17:42:00Z">
            <w:r>
              <w:rPr>
                <w:noProof/>
                <w:webHidden/>
              </w:rPr>
              <w:t>29</w:t>
            </w:r>
            <w:r>
              <w:rPr>
                <w:noProof/>
                <w:webHidden/>
              </w:rPr>
              <w:fldChar w:fldCharType="end"/>
            </w:r>
            <w:r w:rsidRPr="00083FC8">
              <w:rPr>
                <w:rStyle w:val="Hyperlink"/>
                <w:noProof/>
              </w:rPr>
              <w:fldChar w:fldCharType="end"/>
            </w:r>
          </w:ins>
        </w:p>
        <w:p w14:paraId="27275E7F" w14:textId="52A47F30" w:rsidR="00613C1D" w:rsidRDefault="00613C1D">
          <w:pPr>
            <w:pStyle w:val="TOC1"/>
            <w:tabs>
              <w:tab w:val="right" w:leader="dot" w:pos="9350"/>
            </w:tabs>
            <w:rPr>
              <w:ins w:id="129" w:author="David Conklin" w:date="2020-12-08T17:42:00Z"/>
              <w:rFonts w:eastAsiaTheme="minorEastAsia"/>
              <w:noProof/>
            </w:rPr>
          </w:pPr>
          <w:ins w:id="13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North Santiam study area</w:t>
            </w:r>
            <w:r>
              <w:rPr>
                <w:noProof/>
                <w:webHidden/>
              </w:rPr>
              <w:tab/>
            </w:r>
            <w:r>
              <w:rPr>
                <w:noProof/>
                <w:webHidden/>
              </w:rPr>
              <w:fldChar w:fldCharType="begin"/>
            </w:r>
            <w:r>
              <w:rPr>
                <w:noProof/>
                <w:webHidden/>
              </w:rPr>
              <w:instrText xml:space="preserve"> PAGEREF _Toc58341829 \h </w:instrText>
            </w:r>
            <w:r>
              <w:rPr>
                <w:noProof/>
                <w:webHidden/>
              </w:rPr>
            </w:r>
          </w:ins>
          <w:r>
            <w:rPr>
              <w:noProof/>
              <w:webHidden/>
            </w:rPr>
            <w:fldChar w:fldCharType="separate"/>
          </w:r>
          <w:ins w:id="131" w:author="David Conklin" w:date="2020-12-08T17:42:00Z">
            <w:r>
              <w:rPr>
                <w:noProof/>
                <w:webHidden/>
              </w:rPr>
              <w:t>30</w:t>
            </w:r>
            <w:r>
              <w:rPr>
                <w:noProof/>
                <w:webHidden/>
              </w:rPr>
              <w:fldChar w:fldCharType="end"/>
            </w:r>
            <w:r w:rsidRPr="00083FC8">
              <w:rPr>
                <w:rStyle w:val="Hyperlink"/>
                <w:noProof/>
              </w:rPr>
              <w:fldChar w:fldCharType="end"/>
            </w:r>
          </w:ins>
        </w:p>
        <w:p w14:paraId="2C60EBBB" w14:textId="28C98AA6" w:rsidR="00613C1D" w:rsidRDefault="00613C1D">
          <w:pPr>
            <w:pStyle w:val="TOC2"/>
            <w:tabs>
              <w:tab w:val="right" w:leader="dot" w:pos="9350"/>
            </w:tabs>
            <w:rPr>
              <w:ins w:id="132" w:author="David Conklin" w:date="2020-12-08T17:42:00Z"/>
              <w:rFonts w:eastAsiaTheme="minorEastAsia"/>
              <w:noProof/>
            </w:rPr>
          </w:pPr>
          <w:ins w:id="13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_Toc58341830 \h </w:instrText>
            </w:r>
            <w:r>
              <w:rPr>
                <w:noProof/>
                <w:webHidden/>
              </w:rPr>
            </w:r>
          </w:ins>
          <w:r>
            <w:rPr>
              <w:noProof/>
              <w:webHidden/>
            </w:rPr>
            <w:fldChar w:fldCharType="separate"/>
          </w:r>
          <w:ins w:id="134" w:author="David Conklin" w:date="2020-12-08T17:42:00Z">
            <w:r>
              <w:rPr>
                <w:noProof/>
                <w:webHidden/>
              </w:rPr>
              <w:t>30</w:t>
            </w:r>
            <w:r>
              <w:rPr>
                <w:noProof/>
                <w:webHidden/>
              </w:rPr>
              <w:fldChar w:fldCharType="end"/>
            </w:r>
            <w:r w:rsidRPr="00083FC8">
              <w:rPr>
                <w:rStyle w:val="Hyperlink"/>
                <w:noProof/>
              </w:rPr>
              <w:fldChar w:fldCharType="end"/>
            </w:r>
          </w:ins>
        </w:p>
        <w:p w14:paraId="1D402440" w14:textId="79B26464" w:rsidR="00613C1D" w:rsidRDefault="00613C1D">
          <w:pPr>
            <w:pStyle w:val="TOC2"/>
            <w:tabs>
              <w:tab w:val="right" w:leader="dot" w:pos="9350"/>
            </w:tabs>
            <w:rPr>
              <w:ins w:id="135" w:author="David Conklin" w:date="2020-12-08T17:42:00Z"/>
              <w:rFonts w:eastAsiaTheme="minorEastAsia"/>
              <w:noProof/>
            </w:rPr>
          </w:pPr>
          <w:ins w:id="13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Municipal water rights</w:t>
            </w:r>
            <w:r>
              <w:rPr>
                <w:noProof/>
                <w:webHidden/>
              </w:rPr>
              <w:tab/>
            </w:r>
            <w:r>
              <w:rPr>
                <w:noProof/>
                <w:webHidden/>
              </w:rPr>
              <w:fldChar w:fldCharType="begin"/>
            </w:r>
            <w:r>
              <w:rPr>
                <w:noProof/>
                <w:webHidden/>
              </w:rPr>
              <w:instrText xml:space="preserve"> PAGEREF _Toc58341831 \h </w:instrText>
            </w:r>
            <w:r>
              <w:rPr>
                <w:noProof/>
                <w:webHidden/>
              </w:rPr>
            </w:r>
          </w:ins>
          <w:r>
            <w:rPr>
              <w:noProof/>
              <w:webHidden/>
            </w:rPr>
            <w:fldChar w:fldCharType="separate"/>
          </w:r>
          <w:ins w:id="137" w:author="David Conklin" w:date="2020-12-08T17:42:00Z">
            <w:r>
              <w:rPr>
                <w:noProof/>
                <w:webHidden/>
              </w:rPr>
              <w:t>31</w:t>
            </w:r>
            <w:r>
              <w:rPr>
                <w:noProof/>
                <w:webHidden/>
              </w:rPr>
              <w:fldChar w:fldCharType="end"/>
            </w:r>
            <w:r w:rsidRPr="00083FC8">
              <w:rPr>
                <w:rStyle w:val="Hyperlink"/>
                <w:noProof/>
              </w:rPr>
              <w:fldChar w:fldCharType="end"/>
            </w:r>
          </w:ins>
        </w:p>
        <w:p w14:paraId="40BB7162" w14:textId="17F41CAB" w:rsidR="00613C1D" w:rsidRDefault="00613C1D">
          <w:pPr>
            <w:pStyle w:val="TOC1"/>
            <w:tabs>
              <w:tab w:val="right" w:leader="dot" w:pos="9350"/>
            </w:tabs>
            <w:rPr>
              <w:ins w:id="138" w:author="David Conklin" w:date="2020-12-08T17:42:00Z"/>
              <w:rFonts w:eastAsiaTheme="minorEastAsia"/>
              <w:noProof/>
            </w:rPr>
          </w:pPr>
          <w:ins w:id="13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McKenzie Basin Wetlands Study</w:t>
            </w:r>
            <w:r>
              <w:rPr>
                <w:noProof/>
                <w:webHidden/>
              </w:rPr>
              <w:tab/>
            </w:r>
            <w:r>
              <w:rPr>
                <w:noProof/>
                <w:webHidden/>
              </w:rPr>
              <w:fldChar w:fldCharType="begin"/>
            </w:r>
            <w:r>
              <w:rPr>
                <w:noProof/>
                <w:webHidden/>
              </w:rPr>
              <w:instrText xml:space="preserve"> PAGEREF _Toc58341832 \h </w:instrText>
            </w:r>
            <w:r>
              <w:rPr>
                <w:noProof/>
                <w:webHidden/>
              </w:rPr>
            </w:r>
          </w:ins>
          <w:r>
            <w:rPr>
              <w:noProof/>
              <w:webHidden/>
            </w:rPr>
            <w:fldChar w:fldCharType="separate"/>
          </w:r>
          <w:ins w:id="140" w:author="David Conklin" w:date="2020-12-08T17:42:00Z">
            <w:r>
              <w:rPr>
                <w:noProof/>
                <w:webHidden/>
              </w:rPr>
              <w:t>32</w:t>
            </w:r>
            <w:r>
              <w:rPr>
                <w:noProof/>
                <w:webHidden/>
              </w:rPr>
              <w:fldChar w:fldCharType="end"/>
            </w:r>
            <w:r w:rsidRPr="00083FC8">
              <w:rPr>
                <w:rStyle w:val="Hyperlink"/>
                <w:noProof/>
              </w:rPr>
              <w:fldChar w:fldCharType="end"/>
            </w:r>
          </w:ins>
        </w:p>
        <w:p w14:paraId="71F9970A" w14:textId="09B7734D" w:rsidR="00613C1D" w:rsidRDefault="00613C1D">
          <w:pPr>
            <w:pStyle w:val="TOC2"/>
            <w:tabs>
              <w:tab w:val="right" w:leader="dot" w:pos="9350"/>
            </w:tabs>
            <w:rPr>
              <w:ins w:id="141" w:author="David Conklin" w:date="2020-12-08T17:42:00Z"/>
              <w:rFonts w:eastAsiaTheme="minorEastAsia"/>
              <w:noProof/>
            </w:rPr>
          </w:pPr>
          <w:ins w:id="14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Project Overview</w:t>
            </w:r>
            <w:r>
              <w:rPr>
                <w:noProof/>
                <w:webHidden/>
              </w:rPr>
              <w:tab/>
            </w:r>
            <w:r>
              <w:rPr>
                <w:noProof/>
                <w:webHidden/>
              </w:rPr>
              <w:fldChar w:fldCharType="begin"/>
            </w:r>
            <w:r>
              <w:rPr>
                <w:noProof/>
                <w:webHidden/>
              </w:rPr>
              <w:instrText xml:space="preserve"> PAGEREF _Toc58341833 \h </w:instrText>
            </w:r>
            <w:r>
              <w:rPr>
                <w:noProof/>
                <w:webHidden/>
              </w:rPr>
            </w:r>
          </w:ins>
          <w:r>
            <w:rPr>
              <w:noProof/>
              <w:webHidden/>
            </w:rPr>
            <w:fldChar w:fldCharType="separate"/>
          </w:r>
          <w:ins w:id="143" w:author="David Conklin" w:date="2020-12-08T17:42:00Z">
            <w:r>
              <w:rPr>
                <w:noProof/>
                <w:webHidden/>
              </w:rPr>
              <w:t>32</w:t>
            </w:r>
            <w:r>
              <w:rPr>
                <w:noProof/>
                <w:webHidden/>
              </w:rPr>
              <w:fldChar w:fldCharType="end"/>
            </w:r>
            <w:r w:rsidRPr="00083FC8">
              <w:rPr>
                <w:rStyle w:val="Hyperlink"/>
                <w:noProof/>
              </w:rPr>
              <w:fldChar w:fldCharType="end"/>
            </w:r>
          </w:ins>
        </w:p>
        <w:p w14:paraId="0F243DB1" w14:textId="1D1A36E1" w:rsidR="00613C1D" w:rsidRDefault="00613C1D">
          <w:pPr>
            <w:pStyle w:val="TOC2"/>
            <w:tabs>
              <w:tab w:val="right" w:leader="dot" w:pos="9350"/>
            </w:tabs>
            <w:rPr>
              <w:ins w:id="144" w:author="David Conklin" w:date="2020-12-08T17:42:00Z"/>
              <w:rFonts w:eastAsiaTheme="minorEastAsia"/>
              <w:noProof/>
            </w:rPr>
          </w:pPr>
          <w:ins w:id="14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Model and Simulation Overview</w:t>
            </w:r>
            <w:r>
              <w:rPr>
                <w:noProof/>
                <w:webHidden/>
              </w:rPr>
              <w:tab/>
            </w:r>
            <w:r>
              <w:rPr>
                <w:noProof/>
                <w:webHidden/>
              </w:rPr>
              <w:fldChar w:fldCharType="begin"/>
            </w:r>
            <w:r>
              <w:rPr>
                <w:noProof/>
                <w:webHidden/>
              </w:rPr>
              <w:instrText xml:space="preserve"> PAGEREF _Toc58341834 \h </w:instrText>
            </w:r>
            <w:r>
              <w:rPr>
                <w:noProof/>
                <w:webHidden/>
              </w:rPr>
            </w:r>
          </w:ins>
          <w:r>
            <w:rPr>
              <w:noProof/>
              <w:webHidden/>
            </w:rPr>
            <w:fldChar w:fldCharType="separate"/>
          </w:r>
          <w:ins w:id="146" w:author="David Conklin" w:date="2020-12-08T17:42:00Z">
            <w:r>
              <w:rPr>
                <w:noProof/>
                <w:webHidden/>
              </w:rPr>
              <w:t>34</w:t>
            </w:r>
            <w:r>
              <w:rPr>
                <w:noProof/>
                <w:webHidden/>
              </w:rPr>
              <w:fldChar w:fldCharType="end"/>
            </w:r>
            <w:r w:rsidRPr="00083FC8">
              <w:rPr>
                <w:rStyle w:val="Hyperlink"/>
                <w:noProof/>
              </w:rPr>
              <w:fldChar w:fldCharType="end"/>
            </w:r>
          </w:ins>
        </w:p>
        <w:p w14:paraId="7C5F67DE" w14:textId="2FD2B645" w:rsidR="00613C1D" w:rsidRDefault="00613C1D">
          <w:pPr>
            <w:pStyle w:val="TOC2"/>
            <w:tabs>
              <w:tab w:val="right" w:leader="dot" w:pos="9350"/>
            </w:tabs>
            <w:rPr>
              <w:ins w:id="147" w:author="David Conklin" w:date="2020-12-08T17:42:00Z"/>
              <w:rFonts w:eastAsiaTheme="minorEastAsia"/>
              <w:noProof/>
            </w:rPr>
          </w:pPr>
          <w:ins w:id="14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_Toc58341835 \h </w:instrText>
            </w:r>
            <w:r>
              <w:rPr>
                <w:noProof/>
                <w:webHidden/>
              </w:rPr>
            </w:r>
          </w:ins>
          <w:r>
            <w:rPr>
              <w:noProof/>
              <w:webHidden/>
            </w:rPr>
            <w:fldChar w:fldCharType="separate"/>
          </w:r>
          <w:ins w:id="149" w:author="David Conklin" w:date="2020-12-08T17:42:00Z">
            <w:r>
              <w:rPr>
                <w:noProof/>
                <w:webHidden/>
              </w:rPr>
              <w:t>35</w:t>
            </w:r>
            <w:r>
              <w:rPr>
                <w:noProof/>
                <w:webHidden/>
              </w:rPr>
              <w:fldChar w:fldCharType="end"/>
            </w:r>
            <w:r w:rsidRPr="00083FC8">
              <w:rPr>
                <w:rStyle w:val="Hyperlink"/>
                <w:noProof/>
              </w:rPr>
              <w:fldChar w:fldCharType="end"/>
            </w:r>
          </w:ins>
        </w:p>
        <w:p w14:paraId="7320B52B" w14:textId="6341F0F5" w:rsidR="00613C1D" w:rsidRDefault="00613C1D">
          <w:pPr>
            <w:pStyle w:val="TOC2"/>
            <w:tabs>
              <w:tab w:val="right" w:leader="dot" w:pos="9350"/>
            </w:tabs>
            <w:rPr>
              <w:ins w:id="150" w:author="David Conklin" w:date="2020-12-08T17:42:00Z"/>
              <w:rFonts w:eastAsiaTheme="minorEastAsia"/>
              <w:noProof/>
            </w:rPr>
          </w:pPr>
          <w:ins w:id="15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Data changes for better representation of wetlands</w:t>
            </w:r>
            <w:r>
              <w:rPr>
                <w:noProof/>
                <w:webHidden/>
              </w:rPr>
              <w:tab/>
            </w:r>
            <w:r>
              <w:rPr>
                <w:noProof/>
                <w:webHidden/>
              </w:rPr>
              <w:fldChar w:fldCharType="begin"/>
            </w:r>
            <w:r>
              <w:rPr>
                <w:noProof/>
                <w:webHidden/>
              </w:rPr>
              <w:instrText xml:space="preserve"> PAGEREF _Toc58341836 \h </w:instrText>
            </w:r>
            <w:r>
              <w:rPr>
                <w:noProof/>
                <w:webHidden/>
              </w:rPr>
            </w:r>
          </w:ins>
          <w:r>
            <w:rPr>
              <w:noProof/>
              <w:webHidden/>
            </w:rPr>
            <w:fldChar w:fldCharType="separate"/>
          </w:r>
          <w:ins w:id="152" w:author="David Conklin" w:date="2020-12-08T17:42:00Z">
            <w:r>
              <w:rPr>
                <w:noProof/>
                <w:webHidden/>
              </w:rPr>
              <w:t>35</w:t>
            </w:r>
            <w:r>
              <w:rPr>
                <w:noProof/>
                <w:webHidden/>
              </w:rPr>
              <w:fldChar w:fldCharType="end"/>
            </w:r>
            <w:r w:rsidRPr="00083FC8">
              <w:rPr>
                <w:rStyle w:val="Hyperlink"/>
                <w:noProof/>
              </w:rPr>
              <w:fldChar w:fldCharType="end"/>
            </w:r>
          </w:ins>
        </w:p>
        <w:p w14:paraId="48D326D6" w14:textId="553B3E3F" w:rsidR="00613C1D" w:rsidRDefault="00613C1D">
          <w:pPr>
            <w:pStyle w:val="TOC2"/>
            <w:tabs>
              <w:tab w:val="right" w:leader="dot" w:pos="9350"/>
            </w:tabs>
            <w:rPr>
              <w:ins w:id="153" w:author="David Conklin" w:date="2020-12-08T17:42:00Z"/>
              <w:rFonts w:eastAsiaTheme="minorEastAsia"/>
              <w:noProof/>
            </w:rPr>
          </w:pPr>
          <w:ins w:id="15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Projection, Calendar, and Units</w:t>
            </w:r>
            <w:r>
              <w:rPr>
                <w:noProof/>
                <w:webHidden/>
              </w:rPr>
              <w:tab/>
            </w:r>
            <w:r>
              <w:rPr>
                <w:noProof/>
                <w:webHidden/>
              </w:rPr>
              <w:fldChar w:fldCharType="begin"/>
            </w:r>
            <w:r>
              <w:rPr>
                <w:noProof/>
                <w:webHidden/>
              </w:rPr>
              <w:instrText xml:space="preserve"> PAGEREF _Toc58341837 \h </w:instrText>
            </w:r>
            <w:r>
              <w:rPr>
                <w:noProof/>
                <w:webHidden/>
              </w:rPr>
            </w:r>
          </w:ins>
          <w:r>
            <w:rPr>
              <w:noProof/>
              <w:webHidden/>
            </w:rPr>
            <w:fldChar w:fldCharType="separate"/>
          </w:r>
          <w:ins w:id="155" w:author="David Conklin" w:date="2020-12-08T17:42:00Z">
            <w:r>
              <w:rPr>
                <w:noProof/>
                <w:webHidden/>
              </w:rPr>
              <w:t>36</w:t>
            </w:r>
            <w:r>
              <w:rPr>
                <w:noProof/>
                <w:webHidden/>
              </w:rPr>
              <w:fldChar w:fldCharType="end"/>
            </w:r>
            <w:r w:rsidRPr="00083FC8">
              <w:rPr>
                <w:rStyle w:val="Hyperlink"/>
                <w:noProof/>
              </w:rPr>
              <w:fldChar w:fldCharType="end"/>
            </w:r>
          </w:ins>
        </w:p>
        <w:p w14:paraId="6785AF17" w14:textId="2C01C5A2" w:rsidR="00613C1D" w:rsidRDefault="00613C1D">
          <w:pPr>
            <w:pStyle w:val="TOC2"/>
            <w:tabs>
              <w:tab w:val="right" w:leader="dot" w:pos="9350"/>
            </w:tabs>
            <w:rPr>
              <w:ins w:id="156" w:author="David Conklin" w:date="2020-12-08T17:42:00Z"/>
              <w:rFonts w:eastAsiaTheme="minorEastAsia"/>
              <w:noProof/>
            </w:rPr>
          </w:pPr>
          <w:ins w:id="15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Simulation of changes in wetlands over time</w:t>
            </w:r>
            <w:r>
              <w:rPr>
                <w:noProof/>
                <w:webHidden/>
              </w:rPr>
              <w:tab/>
            </w:r>
            <w:r>
              <w:rPr>
                <w:noProof/>
                <w:webHidden/>
              </w:rPr>
              <w:fldChar w:fldCharType="begin"/>
            </w:r>
            <w:r>
              <w:rPr>
                <w:noProof/>
                <w:webHidden/>
              </w:rPr>
              <w:instrText xml:space="preserve"> PAGEREF _Toc58341838 \h </w:instrText>
            </w:r>
            <w:r>
              <w:rPr>
                <w:noProof/>
                <w:webHidden/>
              </w:rPr>
            </w:r>
          </w:ins>
          <w:r>
            <w:rPr>
              <w:noProof/>
              <w:webHidden/>
            </w:rPr>
            <w:fldChar w:fldCharType="separate"/>
          </w:r>
          <w:ins w:id="158" w:author="David Conklin" w:date="2020-12-08T17:42:00Z">
            <w:r>
              <w:rPr>
                <w:noProof/>
                <w:webHidden/>
              </w:rPr>
              <w:t>36</w:t>
            </w:r>
            <w:r>
              <w:rPr>
                <w:noProof/>
                <w:webHidden/>
              </w:rPr>
              <w:fldChar w:fldCharType="end"/>
            </w:r>
            <w:r w:rsidRPr="00083FC8">
              <w:rPr>
                <w:rStyle w:val="Hyperlink"/>
                <w:noProof/>
              </w:rPr>
              <w:fldChar w:fldCharType="end"/>
            </w:r>
          </w:ins>
        </w:p>
        <w:p w14:paraId="0E9AECE9" w14:textId="2E15D2CB" w:rsidR="00613C1D" w:rsidRDefault="00613C1D">
          <w:pPr>
            <w:pStyle w:val="TOC2"/>
            <w:tabs>
              <w:tab w:val="right" w:leader="dot" w:pos="9350"/>
            </w:tabs>
            <w:rPr>
              <w:ins w:id="159" w:author="David Conklin" w:date="2020-12-08T17:42:00Z"/>
              <w:rFonts w:eastAsiaTheme="minorEastAsia"/>
              <w:noProof/>
            </w:rPr>
          </w:pPr>
          <w:ins w:id="16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How wetlands are represented in the model</w:t>
            </w:r>
            <w:r>
              <w:rPr>
                <w:noProof/>
                <w:webHidden/>
              </w:rPr>
              <w:tab/>
            </w:r>
            <w:r>
              <w:rPr>
                <w:noProof/>
                <w:webHidden/>
              </w:rPr>
              <w:fldChar w:fldCharType="begin"/>
            </w:r>
            <w:r>
              <w:rPr>
                <w:noProof/>
                <w:webHidden/>
              </w:rPr>
              <w:instrText xml:space="preserve"> PAGEREF _Toc58341839 \h </w:instrText>
            </w:r>
            <w:r>
              <w:rPr>
                <w:noProof/>
                <w:webHidden/>
              </w:rPr>
            </w:r>
          </w:ins>
          <w:r>
            <w:rPr>
              <w:noProof/>
              <w:webHidden/>
            </w:rPr>
            <w:fldChar w:fldCharType="separate"/>
          </w:r>
          <w:ins w:id="161" w:author="David Conklin" w:date="2020-12-08T17:42:00Z">
            <w:r>
              <w:rPr>
                <w:noProof/>
                <w:webHidden/>
              </w:rPr>
              <w:t>36</w:t>
            </w:r>
            <w:r>
              <w:rPr>
                <w:noProof/>
                <w:webHidden/>
              </w:rPr>
              <w:fldChar w:fldCharType="end"/>
            </w:r>
            <w:r w:rsidRPr="00083FC8">
              <w:rPr>
                <w:rStyle w:val="Hyperlink"/>
                <w:noProof/>
              </w:rPr>
              <w:fldChar w:fldCharType="end"/>
            </w:r>
          </w:ins>
        </w:p>
        <w:p w14:paraId="687F5B2B" w14:textId="43F23AA9" w:rsidR="00613C1D" w:rsidRDefault="00613C1D">
          <w:pPr>
            <w:pStyle w:val="TOC2"/>
            <w:tabs>
              <w:tab w:val="right" w:leader="dot" w:pos="9350"/>
            </w:tabs>
            <w:rPr>
              <w:ins w:id="162" w:author="David Conklin" w:date="2020-12-08T17:42:00Z"/>
              <w:rFonts w:eastAsiaTheme="minorEastAsia"/>
              <w:noProof/>
            </w:rPr>
          </w:pPr>
          <w:ins w:id="16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Attributes of interest in the wetlands study</w:t>
            </w:r>
            <w:r>
              <w:rPr>
                <w:noProof/>
                <w:webHidden/>
              </w:rPr>
              <w:tab/>
            </w:r>
            <w:r>
              <w:rPr>
                <w:noProof/>
                <w:webHidden/>
              </w:rPr>
              <w:fldChar w:fldCharType="begin"/>
            </w:r>
            <w:r>
              <w:rPr>
                <w:noProof/>
                <w:webHidden/>
              </w:rPr>
              <w:instrText xml:space="preserve"> PAGEREF _Toc58341840 \h </w:instrText>
            </w:r>
            <w:r>
              <w:rPr>
                <w:noProof/>
                <w:webHidden/>
              </w:rPr>
            </w:r>
          </w:ins>
          <w:r>
            <w:rPr>
              <w:noProof/>
              <w:webHidden/>
            </w:rPr>
            <w:fldChar w:fldCharType="separate"/>
          </w:r>
          <w:ins w:id="164" w:author="David Conklin" w:date="2020-12-08T17:42:00Z">
            <w:r>
              <w:rPr>
                <w:noProof/>
                <w:webHidden/>
              </w:rPr>
              <w:t>38</w:t>
            </w:r>
            <w:r>
              <w:rPr>
                <w:noProof/>
                <w:webHidden/>
              </w:rPr>
              <w:fldChar w:fldCharType="end"/>
            </w:r>
            <w:r w:rsidRPr="00083FC8">
              <w:rPr>
                <w:rStyle w:val="Hyperlink"/>
                <w:noProof/>
              </w:rPr>
              <w:fldChar w:fldCharType="end"/>
            </w:r>
          </w:ins>
        </w:p>
        <w:p w14:paraId="78D9671F" w14:textId="712D980C" w:rsidR="00613C1D" w:rsidRDefault="00613C1D">
          <w:pPr>
            <w:pStyle w:val="TOC2"/>
            <w:tabs>
              <w:tab w:val="right" w:leader="dot" w:pos="9350"/>
            </w:tabs>
            <w:rPr>
              <w:ins w:id="165" w:author="David Conklin" w:date="2020-12-08T17:42:00Z"/>
              <w:rFonts w:eastAsiaTheme="minorEastAsia"/>
              <w:noProof/>
            </w:rPr>
          </w:pPr>
          <w:ins w:id="16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 WETNESS attribute</w:t>
            </w:r>
            <w:r>
              <w:rPr>
                <w:noProof/>
                <w:webHidden/>
              </w:rPr>
              <w:tab/>
            </w:r>
            <w:r>
              <w:rPr>
                <w:noProof/>
                <w:webHidden/>
              </w:rPr>
              <w:fldChar w:fldCharType="begin"/>
            </w:r>
            <w:r>
              <w:rPr>
                <w:noProof/>
                <w:webHidden/>
              </w:rPr>
              <w:instrText xml:space="preserve"> PAGEREF _Toc58341841 \h </w:instrText>
            </w:r>
            <w:r>
              <w:rPr>
                <w:noProof/>
                <w:webHidden/>
              </w:rPr>
            </w:r>
          </w:ins>
          <w:r>
            <w:rPr>
              <w:noProof/>
              <w:webHidden/>
            </w:rPr>
            <w:fldChar w:fldCharType="separate"/>
          </w:r>
          <w:ins w:id="167" w:author="David Conklin" w:date="2020-12-08T17:42:00Z">
            <w:r>
              <w:rPr>
                <w:noProof/>
                <w:webHidden/>
              </w:rPr>
              <w:t>38</w:t>
            </w:r>
            <w:r>
              <w:rPr>
                <w:noProof/>
                <w:webHidden/>
              </w:rPr>
              <w:fldChar w:fldCharType="end"/>
            </w:r>
            <w:r w:rsidRPr="00083FC8">
              <w:rPr>
                <w:rStyle w:val="Hyperlink"/>
                <w:noProof/>
              </w:rPr>
              <w:fldChar w:fldCharType="end"/>
            </w:r>
          </w:ins>
        </w:p>
        <w:p w14:paraId="4755FCAF" w14:textId="675C44EB" w:rsidR="00613C1D" w:rsidRDefault="00613C1D">
          <w:pPr>
            <w:pStyle w:val="TOC2"/>
            <w:tabs>
              <w:tab w:val="right" w:leader="dot" w:pos="9350"/>
            </w:tabs>
            <w:rPr>
              <w:ins w:id="168" w:author="David Conklin" w:date="2020-12-08T17:42:00Z"/>
              <w:rFonts w:eastAsiaTheme="minorEastAsia"/>
              <w:noProof/>
            </w:rPr>
          </w:pPr>
          <w:ins w:id="16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_Toc58341842 \h </w:instrText>
            </w:r>
            <w:r>
              <w:rPr>
                <w:noProof/>
                <w:webHidden/>
              </w:rPr>
            </w:r>
          </w:ins>
          <w:r>
            <w:rPr>
              <w:noProof/>
              <w:webHidden/>
            </w:rPr>
            <w:fldChar w:fldCharType="separate"/>
          </w:r>
          <w:ins w:id="170" w:author="David Conklin" w:date="2020-12-08T17:42:00Z">
            <w:r>
              <w:rPr>
                <w:noProof/>
                <w:webHidden/>
              </w:rPr>
              <w:t>39</w:t>
            </w:r>
            <w:r>
              <w:rPr>
                <w:noProof/>
                <w:webHidden/>
              </w:rPr>
              <w:fldChar w:fldCharType="end"/>
            </w:r>
            <w:r w:rsidRPr="00083FC8">
              <w:rPr>
                <w:rStyle w:val="Hyperlink"/>
                <w:noProof/>
              </w:rPr>
              <w:fldChar w:fldCharType="end"/>
            </w:r>
          </w:ins>
        </w:p>
        <w:p w14:paraId="48CB991E" w14:textId="603723F0" w:rsidR="00613C1D" w:rsidRDefault="00613C1D">
          <w:pPr>
            <w:pStyle w:val="TOC3"/>
            <w:tabs>
              <w:tab w:val="right" w:leader="dot" w:pos="9350"/>
            </w:tabs>
            <w:rPr>
              <w:ins w:id="171" w:author="David Conklin" w:date="2020-12-08T17:42:00Z"/>
              <w:rFonts w:eastAsiaTheme="minorEastAsia"/>
              <w:noProof/>
            </w:rPr>
          </w:pPr>
          <w:ins w:id="17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Wetland IDU parameters</w:t>
            </w:r>
            <w:r>
              <w:rPr>
                <w:noProof/>
                <w:webHidden/>
              </w:rPr>
              <w:tab/>
            </w:r>
            <w:r>
              <w:rPr>
                <w:noProof/>
                <w:webHidden/>
              </w:rPr>
              <w:fldChar w:fldCharType="begin"/>
            </w:r>
            <w:r>
              <w:rPr>
                <w:noProof/>
                <w:webHidden/>
              </w:rPr>
              <w:instrText xml:space="preserve"> PAGEREF _Toc58341843 \h </w:instrText>
            </w:r>
            <w:r>
              <w:rPr>
                <w:noProof/>
                <w:webHidden/>
              </w:rPr>
            </w:r>
          </w:ins>
          <w:r>
            <w:rPr>
              <w:noProof/>
              <w:webHidden/>
            </w:rPr>
            <w:fldChar w:fldCharType="separate"/>
          </w:r>
          <w:ins w:id="173" w:author="David Conklin" w:date="2020-12-08T17:42:00Z">
            <w:r>
              <w:rPr>
                <w:noProof/>
                <w:webHidden/>
              </w:rPr>
              <w:t>39</w:t>
            </w:r>
            <w:r>
              <w:rPr>
                <w:noProof/>
                <w:webHidden/>
              </w:rPr>
              <w:fldChar w:fldCharType="end"/>
            </w:r>
            <w:r w:rsidRPr="00083FC8">
              <w:rPr>
                <w:rStyle w:val="Hyperlink"/>
                <w:noProof/>
              </w:rPr>
              <w:fldChar w:fldCharType="end"/>
            </w:r>
          </w:ins>
        </w:p>
        <w:p w14:paraId="45BE020B" w14:textId="77F58367" w:rsidR="00613C1D" w:rsidRDefault="00613C1D">
          <w:pPr>
            <w:pStyle w:val="TOC3"/>
            <w:tabs>
              <w:tab w:val="right" w:leader="dot" w:pos="9350"/>
            </w:tabs>
            <w:rPr>
              <w:ins w:id="174" w:author="David Conklin" w:date="2020-12-08T17:42:00Z"/>
              <w:rFonts w:eastAsiaTheme="minorEastAsia"/>
              <w:noProof/>
            </w:rPr>
          </w:pPr>
          <w:ins w:id="17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Reach parameters</w:t>
            </w:r>
            <w:r>
              <w:rPr>
                <w:noProof/>
                <w:webHidden/>
              </w:rPr>
              <w:tab/>
            </w:r>
            <w:r>
              <w:rPr>
                <w:noProof/>
                <w:webHidden/>
              </w:rPr>
              <w:fldChar w:fldCharType="begin"/>
            </w:r>
            <w:r>
              <w:rPr>
                <w:noProof/>
                <w:webHidden/>
              </w:rPr>
              <w:instrText xml:space="preserve"> PAGEREF _Toc58341844 \h </w:instrText>
            </w:r>
            <w:r>
              <w:rPr>
                <w:noProof/>
                <w:webHidden/>
              </w:rPr>
            </w:r>
          </w:ins>
          <w:r>
            <w:rPr>
              <w:noProof/>
              <w:webHidden/>
            </w:rPr>
            <w:fldChar w:fldCharType="separate"/>
          </w:r>
          <w:ins w:id="176" w:author="David Conklin" w:date="2020-12-08T17:42:00Z">
            <w:r>
              <w:rPr>
                <w:noProof/>
                <w:webHidden/>
              </w:rPr>
              <w:t>39</w:t>
            </w:r>
            <w:r>
              <w:rPr>
                <w:noProof/>
                <w:webHidden/>
              </w:rPr>
              <w:fldChar w:fldCharType="end"/>
            </w:r>
            <w:r w:rsidRPr="00083FC8">
              <w:rPr>
                <w:rStyle w:val="Hyperlink"/>
                <w:noProof/>
              </w:rPr>
              <w:fldChar w:fldCharType="end"/>
            </w:r>
          </w:ins>
        </w:p>
        <w:p w14:paraId="25613A49" w14:textId="644AB85E" w:rsidR="00613C1D" w:rsidRDefault="00613C1D">
          <w:pPr>
            <w:pStyle w:val="TOC2"/>
            <w:tabs>
              <w:tab w:val="right" w:leader="dot" w:pos="9350"/>
            </w:tabs>
            <w:rPr>
              <w:ins w:id="177" w:author="David Conklin" w:date="2020-12-08T17:42:00Z"/>
              <w:rFonts w:eastAsiaTheme="minorEastAsia"/>
              <w:noProof/>
            </w:rPr>
          </w:pPr>
          <w:ins w:id="17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Loss (or gain) of wetlands</w:t>
            </w:r>
            <w:r>
              <w:rPr>
                <w:noProof/>
                <w:webHidden/>
              </w:rPr>
              <w:tab/>
            </w:r>
            <w:r>
              <w:rPr>
                <w:noProof/>
                <w:webHidden/>
              </w:rPr>
              <w:fldChar w:fldCharType="begin"/>
            </w:r>
            <w:r>
              <w:rPr>
                <w:noProof/>
                <w:webHidden/>
              </w:rPr>
              <w:instrText xml:space="preserve"> PAGEREF _Toc58341845 \h </w:instrText>
            </w:r>
            <w:r>
              <w:rPr>
                <w:noProof/>
                <w:webHidden/>
              </w:rPr>
            </w:r>
          </w:ins>
          <w:r>
            <w:rPr>
              <w:noProof/>
              <w:webHidden/>
            </w:rPr>
            <w:fldChar w:fldCharType="separate"/>
          </w:r>
          <w:ins w:id="179" w:author="David Conklin" w:date="2020-12-08T17:42:00Z">
            <w:r>
              <w:rPr>
                <w:noProof/>
                <w:webHidden/>
              </w:rPr>
              <w:t>40</w:t>
            </w:r>
            <w:r>
              <w:rPr>
                <w:noProof/>
                <w:webHidden/>
              </w:rPr>
              <w:fldChar w:fldCharType="end"/>
            </w:r>
            <w:r w:rsidRPr="00083FC8">
              <w:rPr>
                <w:rStyle w:val="Hyperlink"/>
                <w:noProof/>
              </w:rPr>
              <w:fldChar w:fldCharType="end"/>
            </w:r>
          </w:ins>
        </w:p>
        <w:p w14:paraId="1E05D7A4" w14:textId="364326E9" w:rsidR="00613C1D" w:rsidRDefault="00613C1D">
          <w:pPr>
            <w:pStyle w:val="TOC2"/>
            <w:tabs>
              <w:tab w:val="right" w:leader="dot" w:pos="9350"/>
            </w:tabs>
            <w:rPr>
              <w:ins w:id="180" w:author="David Conklin" w:date="2020-12-08T17:42:00Z"/>
              <w:rFonts w:eastAsiaTheme="minorEastAsia"/>
              <w:noProof/>
            </w:rPr>
          </w:pPr>
          <w:ins w:id="18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Reality check</w:t>
            </w:r>
            <w:r>
              <w:rPr>
                <w:noProof/>
                <w:webHidden/>
              </w:rPr>
              <w:tab/>
            </w:r>
            <w:r>
              <w:rPr>
                <w:noProof/>
                <w:webHidden/>
              </w:rPr>
              <w:fldChar w:fldCharType="begin"/>
            </w:r>
            <w:r>
              <w:rPr>
                <w:noProof/>
                <w:webHidden/>
              </w:rPr>
              <w:instrText xml:space="preserve"> PAGEREF _Toc58341846 \h </w:instrText>
            </w:r>
            <w:r>
              <w:rPr>
                <w:noProof/>
                <w:webHidden/>
              </w:rPr>
            </w:r>
          </w:ins>
          <w:r>
            <w:rPr>
              <w:noProof/>
              <w:webHidden/>
            </w:rPr>
            <w:fldChar w:fldCharType="separate"/>
          </w:r>
          <w:ins w:id="182" w:author="David Conklin" w:date="2020-12-08T17:42:00Z">
            <w:r>
              <w:rPr>
                <w:noProof/>
                <w:webHidden/>
              </w:rPr>
              <w:t>40</w:t>
            </w:r>
            <w:r>
              <w:rPr>
                <w:noProof/>
                <w:webHidden/>
              </w:rPr>
              <w:fldChar w:fldCharType="end"/>
            </w:r>
            <w:r w:rsidRPr="00083FC8">
              <w:rPr>
                <w:rStyle w:val="Hyperlink"/>
                <w:noProof/>
              </w:rPr>
              <w:fldChar w:fldCharType="end"/>
            </w:r>
          </w:ins>
        </w:p>
        <w:p w14:paraId="612E6F3D" w14:textId="76E405C4" w:rsidR="00613C1D" w:rsidRDefault="00613C1D">
          <w:pPr>
            <w:pStyle w:val="TOC2"/>
            <w:tabs>
              <w:tab w:val="right" w:leader="dot" w:pos="9350"/>
            </w:tabs>
            <w:rPr>
              <w:ins w:id="183" w:author="David Conklin" w:date="2020-12-08T17:42:00Z"/>
              <w:rFonts w:eastAsiaTheme="minorEastAsia"/>
              <w:noProof/>
            </w:rPr>
          </w:pPr>
          <w:ins w:id="184" w:author="David Conklin" w:date="2020-12-08T17:42:00Z">
            <w:r w:rsidRPr="00083FC8">
              <w:rPr>
                <w:rStyle w:val="Hyperlink"/>
                <w:noProof/>
              </w:rPr>
              <w:lastRenderedPageBreak/>
              <w:fldChar w:fldCharType="begin"/>
            </w:r>
            <w:r w:rsidRPr="00083FC8">
              <w:rPr>
                <w:rStyle w:val="Hyperlink"/>
                <w:noProof/>
              </w:rPr>
              <w:instrText xml:space="preserve"> </w:instrText>
            </w:r>
            <w:r>
              <w:rPr>
                <w:noProof/>
              </w:rPr>
              <w:instrText>HYPERLINK \l "_Toc58341847"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High Cascades Springs</w:t>
            </w:r>
            <w:r>
              <w:rPr>
                <w:noProof/>
                <w:webHidden/>
              </w:rPr>
              <w:tab/>
            </w:r>
            <w:r>
              <w:rPr>
                <w:noProof/>
                <w:webHidden/>
              </w:rPr>
              <w:fldChar w:fldCharType="begin"/>
            </w:r>
            <w:r>
              <w:rPr>
                <w:noProof/>
                <w:webHidden/>
              </w:rPr>
              <w:instrText xml:space="preserve"> PAGEREF _Toc58341847 \h </w:instrText>
            </w:r>
            <w:r>
              <w:rPr>
                <w:noProof/>
                <w:webHidden/>
              </w:rPr>
            </w:r>
          </w:ins>
          <w:r>
            <w:rPr>
              <w:noProof/>
              <w:webHidden/>
            </w:rPr>
            <w:fldChar w:fldCharType="separate"/>
          </w:r>
          <w:ins w:id="185" w:author="David Conklin" w:date="2020-12-08T17:42:00Z">
            <w:r>
              <w:rPr>
                <w:noProof/>
                <w:webHidden/>
              </w:rPr>
              <w:t>42</w:t>
            </w:r>
            <w:r>
              <w:rPr>
                <w:noProof/>
                <w:webHidden/>
              </w:rPr>
              <w:fldChar w:fldCharType="end"/>
            </w:r>
            <w:r w:rsidRPr="00083FC8">
              <w:rPr>
                <w:rStyle w:val="Hyperlink"/>
                <w:noProof/>
              </w:rPr>
              <w:fldChar w:fldCharType="end"/>
            </w:r>
          </w:ins>
        </w:p>
        <w:p w14:paraId="4D6E6DFF" w14:textId="61A527EF" w:rsidR="00613C1D" w:rsidRDefault="00613C1D">
          <w:pPr>
            <w:pStyle w:val="TOC2"/>
            <w:tabs>
              <w:tab w:val="right" w:leader="dot" w:pos="9350"/>
            </w:tabs>
            <w:rPr>
              <w:ins w:id="186" w:author="David Conklin" w:date="2020-12-08T17:42:00Z"/>
              <w:rFonts w:eastAsiaTheme="minorEastAsia"/>
              <w:noProof/>
            </w:rPr>
          </w:pPr>
          <w:ins w:id="18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Calibration and simulation skill</w:t>
            </w:r>
            <w:r>
              <w:rPr>
                <w:noProof/>
                <w:webHidden/>
              </w:rPr>
              <w:tab/>
            </w:r>
            <w:r>
              <w:rPr>
                <w:noProof/>
                <w:webHidden/>
              </w:rPr>
              <w:fldChar w:fldCharType="begin"/>
            </w:r>
            <w:r>
              <w:rPr>
                <w:noProof/>
                <w:webHidden/>
              </w:rPr>
              <w:instrText xml:space="preserve"> PAGEREF _Toc58341848 \h </w:instrText>
            </w:r>
            <w:r>
              <w:rPr>
                <w:noProof/>
                <w:webHidden/>
              </w:rPr>
            </w:r>
          </w:ins>
          <w:r>
            <w:rPr>
              <w:noProof/>
              <w:webHidden/>
            </w:rPr>
            <w:fldChar w:fldCharType="separate"/>
          </w:r>
          <w:ins w:id="188" w:author="David Conklin" w:date="2020-12-08T17:42:00Z">
            <w:r>
              <w:rPr>
                <w:noProof/>
                <w:webHidden/>
              </w:rPr>
              <w:t>43</w:t>
            </w:r>
            <w:r>
              <w:rPr>
                <w:noProof/>
                <w:webHidden/>
              </w:rPr>
              <w:fldChar w:fldCharType="end"/>
            </w:r>
            <w:r w:rsidRPr="00083FC8">
              <w:rPr>
                <w:rStyle w:val="Hyperlink"/>
                <w:noProof/>
              </w:rPr>
              <w:fldChar w:fldCharType="end"/>
            </w:r>
          </w:ins>
        </w:p>
        <w:p w14:paraId="207EACA0" w14:textId="4875AE95" w:rsidR="00613C1D" w:rsidRDefault="00613C1D">
          <w:pPr>
            <w:pStyle w:val="TOC2"/>
            <w:tabs>
              <w:tab w:val="right" w:leader="dot" w:pos="9350"/>
            </w:tabs>
            <w:rPr>
              <w:ins w:id="189" w:author="David Conklin" w:date="2020-12-08T17:42:00Z"/>
              <w:rFonts w:eastAsiaTheme="minorEastAsia"/>
              <w:noProof/>
            </w:rPr>
          </w:pPr>
          <w:ins w:id="19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Analysis of locations where the model has low skill</w:t>
            </w:r>
            <w:r>
              <w:rPr>
                <w:noProof/>
                <w:webHidden/>
              </w:rPr>
              <w:tab/>
            </w:r>
            <w:r>
              <w:rPr>
                <w:noProof/>
                <w:webHidden/>
              </w:rPr>
              <w:fldChar w:fldCharType="begin"/>
            </w:r>
            <w:r>
              <w:rPr>
                <w:noProof/>
                <w:webHidden/>
              </w:rPr>
              <w:instrText xml:space="preserve"> PAGEREF _Toc58341849 \h </w:instrText>
            </w:r>
            <w:r>
              <w:rPr>
                <w:noProof/>
                <w:webHidden/>
              </w:rPr>
            </w:r>
          </w:ins>
          <w:r>
            <w:rPr>
              <w:noProof/>
              <w:webHidden/>
            </w:rPr>
            <w:fldChar w:fldCharType="separate"/>
          </w:r>
          <w:ins w:id="191" w:author="David Conklin" w:date="2020-12-08T17:42:00Z">
            <w:r>
              <w:rPr>
                <w:noProof/>
                <w:webHidden/>
              </w:rPr>
              <w:t>46</w:t>
            </w:r>
            <w:r>
              <w:rPr>
                <w:noProof/>
                <w:webHidden/>
              </w:rPr>
              <w:fldChar w:fldCharType="end"/>
            </w:r>
            <w:r w:rsidRPr="00083FC8">
              <w:rPr>
                <w:rStyle w:val="Hyperlink"/>
                <w:noProof/>
              </w:rPr>
              <w:fldChar w:fldCharType="end"/>
            </w:r>
          </w:ins>
        </w:p>
        <w:p w14:paraId="36B13990" w14:textId="4409D114" w:rsidR="00613C1D" w:rsidRDefault="00613C1D">
          <w:pPr>
            <w:pStyle w:val="TOC2"/>
            <w:tabs>
              <w:tab w:val="right" w:leader="dot" w:pos="9350"/>
            </w:tabs>
            <w:rPr>
              <w:ins w:id="192" w:author="David Conklin" w:date="2020-12-08T17:42:00Z"/>
              <w:rFonts w:eastAsiaTheme="minorEastAsia"/>
              <w:noProof/>
            </w:rPr>
          </w:pPr>
          <w:ins w:id="19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Simulated McKenzie basin water budget</w:t>
            </w:r>
            <w:r>
              <w:rPr>
                <w:noProof/>
                <w:webHidden/>
              </w:rPr>
              <w:tab/>
            </w:r>
            <w:r>
              <w:rPr>
                <w:noProof/>
                <w:webHidden/>
              </w:rPr>
              <w:fldChar w:fldCharType="begin"/>
            </w:r>
            <w:r>
              <w:rPr>
                <w:noProof/>
                <w:webHidden/>
              </w:rPr>
              <w:instrText xml:space="preserve"> PAGEREF _Toc58341850 \h </w:instrText>
            </w:r>
            <w:r>
              <w:rPr>
                <w:noProof/>
                <w:webHidden/>
              </w:rPr>
            </w:r>
          </w:ins>
          <w:r>
            <w:rPr>
              <w:noProof/>
              <w:webHidden/>
            </w:rPr>
            <w:fldChar w:fldCharType="separate"/>
          </w:r>
          <w:ins w:id="194" w:author="David Conklin" w:date="2020-12-08T17:42:00Z">
            <w:r>
              <w:rPr>
                <w:noProof/>
                <w:webHidden/>
              </w:rPr>
              <w:t>47</w:t>
            </w:r>
            <w:r>
              <w:rPr>
                <w:noProof/>
                <w:webHidden/>
              </w:rPr>
              <w:fldChar w:fldCharType="end"/>
            </w:r>
            <w:r w:rsidRPr="00083FC8">
              <w:rPr>
                <w:rStyle w:val="Hyperlink"/>
                <w:noProof/>
              </w:rPr>
              <w:fldChar w:fldCharType="end"/>
            </w:r>
          </w:ins>
        </w:p>
        <w:p w14:paraId="47FA0F12" w14:textId="64D97157" w:rsidR="00613C1D" w:rsidRDefault="00613C1D">
          <w:pPr>
            <w:pStyle w:val="TOC2"/>
            <w:tabs>
              <w:tab w:val="right" w:leader="dot" w:pos="9350"/>
            </w:tabs>
            <w:rPr>
              <w:ins w:id="195" w:author="David Conklin" w:date="2020-12-08T17:42:00Z"/>
              <w:rFonts w:eastAsiaTheme="minorEastAsia"/>
              <w:noProof/>
            </w:rPr>
          </w:pPr>
          <w:ins w:id="19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Clackamas wetlands v. McKenzie wetlands</w:t>
            </w:r>
            <w:r>
              <w:rPr>
                <w:noProof/>
                <w:webHidden/>
              </w:rPr>
              <w:tab/>
            </w:r>
            <w:r>
              <w:rPr>
                <w:noProof/>
                <w:webHidden/>
              </w:rPr>
              <w:fldChar w:fldCharType="begin"/>
            </w:r>
            <w:r>
              <w:rPr>
                <w:noProof/>
                <w:webHidden/>
              </w:rPr>
              <w:instrText xml:space="preserve"> PAGEREF _Toc58341851 \h </w:instrText>
            </w:r>
            <w:r>
              <w:rPr>
                <w:noProof/>
                <w:webHidden/>
              </w:rPr>
            </w:r>
          </w:ins>
          <w:r>
            <w:rPr>
              <w:noProof/>
              <w:webHidden/>
            </w:rPr>
            <w:fldChar w:fldCharType="separate"/>
          </w:r>
          <w:ins w:id="197" w:author="David Conklin" w:date="2020-12-08T17:42:00Z">
            <w:r>
              <w:rPr>
                <w:noProof/>
                <w:webHidden/>
              </w:rPr>
              <w:t>48</w:t>
            </w:r>
            <w:r>
              <w:rPr>
                <w:noProof/>
                <w:webHidden/>
              </w:rPr>
              <w:fldChar w:fldCharType="end"/>
            </w:r>
            <w:r w:rsidRPr="00083FC8">
              <w:rPr>
                <w:rStyle w:val="Hyperlink"/>
                <w:noProof/>
              </w:rPr>
              <w:fldChar w:fldCharType="end"/>
            </w:r>
          </w:ins>
        </w:p>
        <w:p w14:paraId="5F21037F" w14:textId="66AAAC6D" w:rsidR="00613C1D" w:rsidRDefault="00613C1D">
          <w:pPr>
            <w:pStyle w:val="TOC1"/>
            <w:tabs>
              <w:tab w:val="right" w:leader="dot" w:pos="9350"/>
            </w:tabs>
            <w:rPr>
              <w:ins w:id="198" w:author="David Conklin" w:date="2020-12-08T17:42:00Z"/>
              <w:rFonts w:eastAsiaTheme="minorEastAsia"/>
              <w:noProof/>
            </w:rPr>
          </w:pPr>
          <w:ins w:id="19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 Clackamas Basin</w:t>
            </w:r>
            <w:r>
              <w:rPr>
                <w:noProof/>
                <w:webHidden/>
              </w:rPr>
              <w:tab/>
            </w:r>
            <w:r>
              <w:rPr>
                <w:noProof/>
                <w:webHidden/>
              </w:rPr>
              <w:fldChar w:fldCharType="begin"/>
            </w:r>
            <w:r>
              <w:rPr>
                <w:noProof/>
                <w:webHidden/>
              </w:rPr>
              <w:instrText xml:space="preserve"> PAGEREF _Toc58341852 \h </w:instrText>
            </w:r>
            <w:r>
              <w:rPr>
                <w:noProof/>
                <w:webHidden/>
              </w:rPr>
            </w:r>
          </w:ins>
          <w:r>
            <w:rPr>
              <w:noProof/>
              <w:webHidden/>
            </w:rPr>
            <w:fldChar w:fldCharType="separate"/>
          </w:r>
          <w:ins w:id="200" w:author="David Conklin" w:date="2020-12-08T17:42:00Z">
            <w:r>
              <w:rPr>
                <w:noProof/>
                <w:webHidden/>
              </w:rPr>
              <w:t>49</w:t>
            </w:r>
            <w:r>
              <w:rPr>
                <w:noProof/>
                <w:webHidden/>
              </w:rPr>
              <w:fldChar w:fldCharType="end"/>
            </w:r>
            <w:r w:rsidRPr="00083FC8">
              <w:rPr>
                <w:rStyle w:val="Hyperlink"/>
                <w:noProof/>
              </w:rPr>
              <w:fldChar w:fldCharType="end"/>
            </w:r>
          </w:ins>
        </w:p>
        <w:p w14:paraId="109016CD" w14:textId="4C4B1850" w:rsidR="00613C1D" w:rsidRDefault="00613C1D">
          <w:pPr>
            <w:pStyle w:val="TOC1"/>
            <w:tabs>
              <w:tab w:val="right" w:leader="dot" w:pos="9350"/>
            </w:tabs>
            <w:rPr>
              <w:ins w:id="201" w:author="David Conklin" w:date="2020-12-08T17:42:00Z"/>
              <w:rFonts w:eastAsiaTheme="minorEastAsia"/>
              <w:noProof/>
            </w:rPr>
          </w:pPr>
          <w:ins w:id="20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Directory structure and file names</w:t>
            </w:r>
            <w:r>
              <w:rPr>
                <w:noProof/>
                <w:webHidden/>
              </w:rPr>
              <w:tab/>
            </w:r>
            <w:r>
              <w:rPr>
                <w:noProof/>
                <w:webHidden/>
              </w:rPr>
              <w:fldChar w:fldCharType="begin"/>
            </w:r>
            <w:r>
              <w:rPr>
                <w:noProof/>
                <w:webHidden/>
              </w:rPr>
              <w:instrText xml:space="preserve"> PAGEREF _Toc58341853 \h </w:instrText>
            </w:r>
            <w:r>
              <w:rPr>
                <w:noProof/>
                <w:webHidden/>
              </w:rPr>
            </w:r>
          </w:ins>
          <w:r>
            <w:rPr>
              <w:noProof/>
              <w:webHidden/>
            </w:rPr>
            <w:fldChar w:fldCharType="separate"/>
          </w:r>
          <w:ins w:id="203" w:author="David Conklin" w:date="2020-12-08T17:42:00Z">
            <w:r>
              <w:rPr>
                <w:noProof/>
                <w:webHidden/>
              </w:rPr>
              <w:t>50</w:t>
            </w:r>
            <w:r>
              <w:rPr>
                <w:noProof/>
                <w:webHidden/>
              </w:rPr>
              <w:fldChar w:fldCharType="end"/>
            </w:r>
            <w:r w:rsidRPr="00083FC8">
              <w:rPr>
                <w:rStyle w:val="Hyperlink"/>
                <w:noProof/>
              </w:rPr>
              <w:fldChar w:fldCharType="end"/>
            </w:r>
          </w:ins>
        </w:p>
        <w:p w14:paraId="02C76D06" w14:textId="067FB9D6" w:rsidR="00613C1D" w:rsidRDefault="00613C1D">
          <w:pPr>
            <w:pStyle w:val="TOC1"/>
            <w:tabs>
              <w:tab w:val="right" w:leader="dot" w:pos="9350"/>
            </w:tabs>
            <w:rPr>
              <w:ins w:id="204" w:author="David Conklin" w:date="2020-12-08T17:42:00Z"/>
              <w:rFonts w:eastAsiaTheme="minorEastAsia"/>
              <w:noProof/>
            </w:rPr>
          </w:pPr>
          <w:ins w:id="20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Release Log</w:t>
            </w:r>
            <w:r>
              <w:rPr>
                <w:noProof/>
                <w:webHidden/>
              </w:rPr>
              <w:tab/>
            </w:r>
            <w:r>
              <w:rPr>
                <w:noProof/>
                <w:webHidden/>
              </w:rPr>
              <w:fldChar w:fldCharType="begin"/>
            </w:r>
            <w:r>
              <w:rPr>
                <w:noProof/>
                <w:webHidden/>
              </w:rPr>
              <w:instrText xml:space="preserve"> PAGEREF _Toc58341854 \h </w:instrText>
            </w:r>
            <w:r>
              <w:rPr>
                <w:noProof/>
                <w:webHidden/>
              </w:rPr>
            </w:r>
          </w:ins>
          <w:r>
            <w:rPr>
              <w:noProof/>
              <w:webHidden/>
            </w:rPr>
            <w:fldChar w:fldCharType="separate"/>
          </w:r>
          <w:ins w:id="206" w:author="David Conklin" w:date="2020-12-08T17:42:00Z">
            <w:r>
              <w:rPr>
                <w:noProof/>
                <w:webHidden/>
              </w:rPr>
              <w:t>50</w:t>
            </w:r>
            <w:r>
              <w:rPr>
                <w:noProof/>
                <w:webHidden/>
              </w:rPr>
              <w:fldChar w:fldCharType="end"/>
            </w:r>
            <w:r w:rsidRPr="00083FC8">
              <w:rPr>
                <w:rStyle w:val="Hyperlink"/>
                <w:noProof/>
              </w:rPr>
              <w:fldChar w:fldCharType="end"/>
            </w:r>
          </w:ins>
        </w:p>
        <w:p w14:paraId="37AE3BA6" w14:textId="2E38E24A" w:rsidR="00613C1D" w:rsidRDefault="00613C1D">
          <w:pPr>
            <w:pStyle w:val="TOC1"/>
            <w:tabs>
              <w:tab w:val="right" w:leader="dot" w:pos="9350"/>
            </w:tabs>
            <w:rPr>
              <w:ins w:id="207" w:author="David Conklin" w:date="2020-12-08T17:42:00Z"/>
              <w:rFonts w:eastAsiaTheme="minorEastAsia"/>
              <w:noProof/>
            </w:rPr>
          </w:pPr>
          <w:ins w:id="20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References</w:t>
            </w:r>
            <w:r>
              <w:rPr>
                <w:noProof/>
                <w:webHidden/>
              </w:rPr>
              <w:tab/>
            </w:r>
            <w:r>
              <w:rPr>
                <w:noProof/>
                <w:webHidden/>
              </w:rPr>
              <w:fldChar w:fldCharType="begin"/>
            </w:r>
            <w:r>
              <w:rPr>
                <w:noProof/>
                <w:webHidden/>
              </w:rPr>
              <w:instrText xml:space="preserve"> PAGEREF _Toc58341855 \h </w:instrText>
            </w:r>
            <w:r>
              <w:rPr>
                <w:noProof/>
                <w:webHidden/>
              </w:rPr>
            </w:r>
          </w:ins>
          <w:r>
            <w:rPr>
              <w:noProof/>
              <w:webHidden/>
            </w:rPr>
            <w:fldChar w:fldCharType="separate"/>
          </w:r>
          <w:ins w:id="209" w:author="David Conklin" w:date="2020-12-08T17:42:00Z">
            <w:r>
              <w:rPr>
                <w:noProof/>
                <w:webHidden/>
              </w:rPr>
              <w:t>53</w:t>
            </w:r>
            <w:r>
              <w:rPr>
                <w:noProof/>
                <w:webHidden/>
              </w:rPr>
              <w:fldChar w:fldCharType="end"/>
            </w:r>
            <w:r w:rsidRPr="00083FC8">
              <w:rPr>
                <w:rStyle w:val="Hyperlink"/>
                <w:noProof/>
              </w:rPr>
              <w:fldChar w:fldCharType="end"/>
            </w:r>
          </w:ins>
        </w:p>
        <w:p w14:paraId="32331930" w14:textId="4C7771C7" w:rsidR="00613C1D" w:rsidRDefault="00613C1D">
          <w:pPr>
            <w:pStyle w:val="TOC1"/>
            <w:tabs>
              <w:tab w:val="right" w:leader="dot" w:pos="9350"/>
            </w:tabs>
            <w:rPr>
              <w:ins w:id="210" w:author="David Conklin" w:date="2020-12-08T17:42:00Z"/>
              <w:rFonts w:eastAsiaTheme="minorEastAsia"/>
              <w:noProof/>
            </w:rPr>
          </w:pPr>
          <w:ins w:id="21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Acronyms and Abbreviations</w:t>
            </w:r>
            <w:r>
              <w:rPr>
                <w:noProof/>
                <w:webHidden/>
              </w:rPr>
              <w:tab/>
            </w:r>
            <w:r>
              <w:rPr>
                <w:noProof/>
                <w:webHidden/>
              </w:rPr>
              <w:fldChar w:fldCharType="begin"/>
            </w:r>
            <w:r>
              <w:rPr>
                <w:noProof/>
                <w:webHidden/>
              </w:rPr>
              <w:instrText xml:space="preserve"> PAGEREF _Toc58341856 \h </w:instrText>
            </w:r>
            <w:r>
              <w:rPr>
                <w:noProof/>
                <w:webHidden/>
              </w:rPr>
            </w:r>
          </w:ins>
          <w:r>
            <w:rPr>
              <w:noProof/>
              <w:webHidden/>
            </w:rPr>
            <w:fldChar w:fldCharType="separate"/>
          </w:r>
          <w:ins w:id="212" w:author="David Conklin" w:date="2020-12-08T17:42:00Z">
            <w:r>
              <w:rPr>
                <w:noProof/>
                <w:webHidden/>
              </w:rPr>
              <w:t>54</w:t>
            </w:r>
            <w:r>
              <w:rPr>
                <w:noProof/>
                <w:webHidden/>
              </w:rPr>
              <w:fldChar w:fldCharType="end"/>
            </w:r>
            <w:r w:rsidRPr="00083FC8">
              <w:rPr>
                <w:rStyle w:val="Hyperlink"/>
                <w:noProof/>
              </w:rPr>
              <w:fldChar w:fldCharType="end"/>
            </w:r>
          </w:ins>
        </w:p>
        <w:p w14:paraId="56F43E94" w14:textId="58771D32" w:rsidR="00054245" w:rsidDel="00977ECE" w:rsidRDefault="00914CB4">
          <w:pPr>
            <w:pStyle w:val="TOC1"/>
            <w:tabs>
              <w:tab w:val="right" w:leader="dot" w:pos="9350"/>
            </w:tabs>
            <w:rPr>
              <w:del w:id="213" w:author="David Conklin" w:date="2020-12-08T14:53:00Z"/>
              <w:rFonts w:eastAsiaTheme="minorEastAsia"/>
              <w:noProof/>
            </w:rPr>
          </w:pPr>
          <w:del w:id="214" w:author="David Conklin" w:date="2020-12-08T14:53:00Z">
            <w:r w:rsidDel="00977ECE">
              <w:rPr>
                <w:noProof/>
              </w:rPr>
              <w:fldChar w:fldCharType="begin"/>
            </w:r>
            <w:r w:rsidDel="00977ECE">
              <w:rPr>
                <w:noProof/>
              </w:rPr>
              <w:delInstrText xml:space="preserve"> HYPERLINK \l "_Toc58250531" </w:delInstrText>
            </w:r>
            <w:r w:rsidDel="00977ECE">
              <w:rPr>
                <w:noProof/>
              </w:rPr>
              <w:fldChar w:fldCharType="separate"/>
            </w:r>
          </w:del>
          <w:ins w:id="215" w:author="David Conklin" w:date="2020-12-08T17:42:00Z">
            <w:r w:rsidR="00613C1D">
              <w:rPr>
                <w:b/>
                <w:bCs/>
                <w:noProof/>
              </w:rPr>
              <w:t>Error! Hyperlink reference not valid.</w:t>
            </w:r>
          </w:ins>
          <w:del w:id="216" w:author="David Conklin" w:date="2020-12-08T14:53:00Z">
            <w:r w:rsidR="00054245" w:rsidRPr="009118A7" w:rsidDel="00977ECE">
              <w:rPr>
                <w:rStyle w:val="Hyperlink"/>
                <w:noProof/>
              </w:rPr>
              <w:delText>What is a digital handbook?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_Toc58250531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7311A055" w14:textId="002A8CA2" w:rsidR="00054245" w:rsidDel="00977ECE" w:rsidRDefault="00914CB4">
          <w:pPr>
            <w:pStyle w:val="TOC1"/>
            <w:tabs>
              <w:tab w:val="right" w:leader="dot" w:pos="9350"/>
            </w:tabs>
            <w:rPr>
              <w:del w:id="217" w:author="David Conklin" w:date="2020-12-08T14:53:00Z"/>
              <w:rFonts w:eastAsiaTheme="minorEastAsia"/>
              <w:noProof/>
            </w:rPr>
          </w:pPr>
          <w:del w:id="218" w:author="David Conklin" w:date="2020-12-08T14:53:00Z">
            <w:r w:rsidDel="00977ECE">
              <w:rPr>
                <w:noProof/>
              </w:rPr>
              <w:fldChar w:fldCharType="begin"/>
            </w:r>
            <w:r w:rsidDel="00977ECE">
              <w:rPr>
                <w:noProof/>
              </w:rPr>
              <w:delInstrText xml:space="preserve"> HYPERLINK \l "_Toc58250532" </w:delInstrText>
            </w:r>
            <w:r w:rsidDel="00977ECE">
              <w:rPr>
                <w:noProof/>
              </w:rPr>
              <w:fldChar w:fldCharType="separate"/>
            </w:r>
          </w:del>
          <w:ins w:id="219" w:author="David Conklin" w:date="2020-12-08T17:42:00Z">
            <w:r w:rsidR="00613C1D">
              <w:rPr>
                <w:b/>
                <w:bCs/>
                <w:noProof/>
              </w:rPr>
              <w:t>Error! Hyperlink reference not valid.</w:t>
            </w:r>
          </w:ins>
          <w:del w:id="220" w:author="David Conklin" w:date="2020-12-08T14:53:00Z">
            <w:r w:rsidR="00054245" w:rsidRPr="009118A7" w:rsidDel="00977ECE">
              <w:rPr>
                <w:rStyle w:val="Hyperlink"/>
                <w:noProof/>
              </w:rPr>
              <w:delText>CW3M concept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_Toc58250532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0640E4A7" w14:textId="7373A5AB" w:rsidR="00054245" w:rsidDel="00977ECE" w:rsidRDefault="00914CB4">
          <w:pPr>
            <w:pStyle w:val="TOC2"/>
            <w:tabs>
              <w:tab w:val="right" w:leader="dot" w:pos="9350"/>
            </w:tabs>
            <w:rPr>
              <w:del w:id="221" w:author="David Conklin" w:date="2020-12-08T14:53:00Z"/>
              <w:rFonts w:eastAsiaTheme="minorEastAsia"/>
              <w:noProof/>
            </w:rPr>
          </w:pPr>
          <w:del w:id="222" w:author="David Conklin" w:date="2020-12-08T14:53:00Z">
            <w:r w:rsidDel="00977ECE">
              <w:rPr>
                <w:noProof/>
              </w:rPr>
              <w:fldChar w:fldCharType="begin"/>
            </w:r>
            <w:r w:rsidDel="00977ECE">
              <w:rPr>
                <w:noProof/>
              </w:rPr>
              <w:delInstrText xml:space="preserve"> HYPERLINK \l "_Toc58250533" </w:delInstrText>
            </w:r>
            <w:r w:rsidDel="00977ECE">
              <w:rPr>
                <w:noProof/>
              </w:rPr>
              <w:fldChar w:fldCharType="separate"/>
            </w:r>
          </w:del>
          <w:ins w:id="223" w:author="David Conklin" w:date="2020-12-08T17:42:00Z">
            <w:r w:rsidR="00613C1D">
              <w:rPr>
                <w:b/>
                <w:bCs/>
                <w:noProof/>
              </w:rPr>
              <w:t>Error! Hyperlink reference not valid.</w:t>
            </w:r>
          </w:ins>
          <w:del w:id="224" w:author="David Conklin" w:date="2020-12-08T14:53:00Z">
            <w:r w:rsidR="00054245" w:rsidRPr="009118A7" w:rsidDel="00977ECE">
              <w:rPr>
                <w:rStyle w:val="Hyperlink"/>
                <w:noProof/>
              </w:rPr>
              <w:delText>A different kind of community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_Toc58250533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0290933E" w14:textId="551D334C" w:rsidR="00054245" w:rsidDel="00977ECE" w:rsidRDefault="00914CB4">
          <w:pPr>
            <w:pStyle w:val="TOC2"/>
            <w:tabs>
              <w:tab w:val="right" w:leader="dot" w:pos="9350"/>
            </w:tabs>
            <w:rPr>
              <w:del w:id="225" w:author="David Conklin" w:date="2020-12-08T14:53:00Z"/>
              <w:rFonts w:eastAsiaTheme="minorEastAsia"/>
              <w:noProof/>
            </w:rPr>
          </w:pPr>
          <w:del w:id="226" w:author="David Conklin" w:date="2020-12-08T14:53:00Z">
            <w:r w:rsidDel="00977ECE">
              <w:rPr>
                <w:noProof/>
              </w:rPr>
              <w:fldChar w:fldCharType="begin"/>
            </w:r>
            <w:r w:rsidDel="00977ECE">
              <w:rPr>
                <w:noProof/>
              </w:rPr>
              <w:delInstrText xml:space="preserve"> HYPERLINK \l "_Toc58250534" </w:delInstrText>
            </w:r>
            <w:r w:rsidDel="00977ECE">
              <w:rPr>
                <w:noProof/>
              </w:rPr>
              <w:fldChar w:fldCharType="separate"/>
            </w:r>
          </w:del>
          <w:ins w:id="227" w:author="David Conklin" w:date="2020-12-08T17:42:00Z">
            <w:r w:rsidR="00613C1D">
              <w:rPr>
                <w:b/>
                <w:bCs/>
                <w:noProof/>
              </w:rPr>
              <w:t>Error! Hyperlink reference not valid.</w:t>
            </w:r>
          </w:ins>
          <w:del w:id="228" w:author="David Conklin" w:date="2020-12-08T14:53:00Z">
            <w:r w:rsidR="00054245" w:rsidRPr="009118A7" w:rsidDel="00977ECE">
              <w:rPr>
                <w:rStyle w:val="Hyperlink"/>
                <w:noProof/>
              </w:rPr>
              <w:delText>What CW3M is for</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_Toc58250534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7F6D6A51" w14:textId="7A88AD37" w:rsidR="00054245" w:rsidDel="00977ECE" w:rsidRDefault="00914CB4">
          <w:pPr>
            <w:pStyle w:val="TOC2"/>
            <w:tabs>
              <w:tab w:val="right" w:leader="dot" w:pos="9350"/>
            </w:tabs>
            <w:rPr>
              <w:del w:id="229" w:author="David Conklin" w:date="2020-12-08T14:53:00Z"/>
              <w:rFonts w:eastAsiaTheme="minorEastAsia"/>
              <w:noProof/>
            </w:rPr>
          </w:pPr>
          <w:del w:id="230" w:author="David Conklin" w:date="2020-12-08T14:53:00Z">
            <w:r w:rsidDel="00977ECE">
              <w:rPr>
                <w:noProof/>
              </w:rPr>
              <w:fldChar w:fldCharType="begin"/>
            </w:r>
            <w:r w:rsidDel="00977ECE">
              <w:rPr>
                <w:noProof/>
              </w:rPr>
              <w:delInstrText xml:space="preserve"> HYPERLINK \l "_Toc58250535" </w:delInstrText>
            </w:r>
            <w:r w:rsidDel="00977ECE">
              <w:rPr>
                <w:noProof/>
              </w:rPr>
              <w:fldChar w:fldCharType="separate"/>
            </w:r>
          </w:del>
          <w:ins w:id="231" w:author="David Conklin" w:date="2020-12-08T17:42:00Z">
            <w:r w:rsidR="00613C1D">
              <w:rPr>
                <w:b/>
                <w:bCs/>
                <w:noProof/>
              </w:rPr>
              <w:t>Error! Hyperlink reference not valid.</w:t>
            </w:r>
          </w:ins>
          <w:del w:id="232" w:author="David Conklin" w:date="2020-12-08T14:53:00Z">
            <w:r w:rsidR="00054245" w:rsidRPr="009118A7" w:rsidDel="00977ECE">
              <w:rPr>
                <w:rStyle w:val="Hyperlink"/>
                <w:noProof/>
              </w:rPr>
              <w:delText>Management and maintenance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_Toc58250535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2394997E" w14:textId="47AC678B" w:rsidR="00054245" w:rsidDel="00977ECE" w:rsidRDefault="00914CB4">
          <w:pPr>
            <w:pStyle w:val="TOC1"/>
            <w:tabs>
              <w:tab w:val="right" w:leader="dot" w:pos="9350"/>
            </w:tabs>
            <w:rPr>
              <w:del w:id="233" w:author="David Conklin" w:date="2020-12-08T14:53:00Z"/>
              <w:rFonts w:eastAsiaTheme="minorEastAsia"/>
              <w:noProof/>
            </w:rPr>
          </w:pPr>
          <w:del w:id="234" w:author="David Conklin" w:date="2020-12-08T14:53:00Z">
            <w:r w:rsidDel="00977ECE">
              <w:rPr>
                <w:noProof/>
              </w:rPr>
              <w:fldChar w:fldCharType="begin"/>
            </w:r>
            <w:r w:rsidDel="00977ECE">
              <w:rPr>
                <w:noProof/>
              </w:rPr>
              <w:delInstrText xml:space="preserve"> HYPERLINK \l "_Toc58250536" </w:delInstrText>
            </w:r>
            <w:r w:rsidDel="00977ECE">
              <w:rPr>
                <w:noProof/>
              </w:rPr>
              <w:fldChar w:fldCharType="separate"/>
            </w:r>
          </w:del>
          <w:ins w:id="235" w:author="David Conklin" w:date="2020-12-08T17:42:00Z">
            <w:r w:rsidR="00613C1D">
              <w:rPr>
                <w:b/>
                <w:bCs/>
                <w:noProof/>
              </w:rPr>
              <w:t>Error! Hyperlink reference not valid.</w:t>
            </w:r>
          </w:ins>
          <w:del w:id="236" w:author="David Conklin" w:date="2020-12-08T14:53:00Z">
            <w:r w:rsidR="00054245" w:rsidRPr="009118A7" w:rsidDel="00977ECE">
              <w:rPr>
                <w:rStyle w:val="Hyperlink"/>
                <w:noProof/>
              </w:rPr>
              <w:delText>Study areas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_Toc58250536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16D14F1E" w14:textId="5F9452C3" w:rsidR="00054245" w:rsidDel="00977ECE" w:rsidRDefault="00914CB4">
          <w:pPr>
            <w:pStyle w:val="TOC2"/>
            <w:tabs>
              <w:tab w:val="right" w:leader="dot" w:pos="9350"/>
            </w:tabs>
            <w:rPr>
              <w:del w:id="237" w:author="David Conklin" w:date="2020-12-08T14:53:00Z"/>
              <w:rFonts w:eastAsiaTheme="minorEastAsia"/>
              <w:noProof/>
            </w:rPr>
          </w:pPr>
          <w:del w:id="238" w:author="David Conklin" w:date="2020-12-08T14:53:00Z">
            <w:r w:rsidDel="00977ECE">
              <w:rPr>
                <w:noProof/>
              </w:rPr>
              <w:fldChar w:fldCharType="begin"/>
            </w:r>
            <w:r w:rsidDel="00977ECE">
              <w:rPr>
                <w:noProof/>
              </w:rPr>
              <w:delInstrText xml:space="preserve"> HYPERLINK \l "_Toc58250537" </w:delInstrText>
            </w:r>
            <w:r w:rsidDel="00977ECE">
              <w:rPr>
                <w:noProof/>
              </w:rPr>
              <w:fldChar w:fldCharType="separate"/>
            </w:r>
          </w:del>
          <w:ins w:id="239" w:author="David Conklin" w:date="2020-12-08T17:42:00Z">
            <w:r w:rsidR="00613C1D">
              <w:rPr>
                <w:b/>
                <w:bCs/>
                <w:noProof/>
              </w:rPr>
              <w:t>Error! Hyperlink reference not valid.</w:t>
            </w:r>
          </w:ins>
          <w:del w:id="240" w:author="David Conklin" w:date="2020-12-08T14:53:00Z">
            <w:r w:rsidR="00054245" w:rsidRPr="009118A7" w:rsidDel="00977ECE">
              <w:rPr>
                <w:rStyle w:val="Hyperlink"/>
                <w:noProof/>
              </w:rPr>
              <w:delText>DataCW3M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_Toc58250537 \h </w:delInstrText>
            </w:r>
            <w:r w:rsidR="00054245" w:rsidDel="00977ECE">
              <w:rPr>
                <w:noProof/>
                <w:webHidden/>
              </w:rPr>
            </w:r>
            <w:r w:rsidR="00054245" w:rsidDel="00977ECE">
              <w:rPr>
                <w:noProof/>
                <w:webHidden/>
              </w:rPr>
              <w:fldChar w:fldCharType="separate"/>
            </w:r>
            <w:r w:rsidR="00054245" w:rsidDel="00977ECE">
              <w:rPr>
                <w:noProof/>
                <w:webHidden/>
              </w:rPr>
              <w:delText>5</w:delText>
            </w:r>
            <w:r w:rsidR="00054245" w:rsidDel="00977ECE">
              <w:rPr>
                <w:noProof/>
                <w:webHidden/>
              </w:rPr>
              <w:fldChar w:fldCharType="end"/>
            </w:r>
            <w:r w:rsidDel="00977ECE">
              <w:rPr>
                <w:noProof/>
              </w:rPr>
              <w:fldChar w:fldCharType="end"/>
            </w:r>
          </w:del>
        </w:p>
        <w:p w14:paraId="76D4EB4A" w14:textId="7677FE92" w:rsidR="00054245" w:rsidDel="00977ECE" w:rsidRDefault="00914CB4">
          <w:pPr>
            <w:pStyle w:val="TOC2"/>
            <w:tabs>
              <w:tab w:val="right" w:leader="dot" w:pos="9350"/>
            </w:tabs>
            <w:rPr>
              <w:del w:id="241" w:author="David Conklin" w:date="2020-12-08T14:53:00Z"/>
              <w:rFonts w:eastAsiaTheme="minorEastAsia"/>
              <w:noProof/>
            </w:rPr>
          </w:pPr>
          <w:del w:id="242" w:author="David Conklin" w:date="2020-12-08T14:53:00Z">
            <w:r w:rsidDel="00977ECE">
              <w:rPr>
                <w:noProof/>
              </w:rPr>
              <w:fldChar w:fldCharType="begin"/>
            </w:r>
            <w:r w:rsidDel="00977ECE">
              <w:rPr>
                <w:noProof/>
              </w:rPr>
              <w:delInstrText xml:space="preserve"> HYPERLINK \l "_Toc58250538" </w:delInstrText>
            </w:r>
            <w:r w:rsidDel="00977ECE">
              <w:rPr>
                <w:noProof/>
              </w:rPr>
              <w:fldChar w:fldCharType="separate"/>
            </w:r>
          </w:del>
          <w:ins w:id="243" w:author="David Conklin" w:date="2020-12-08T17:42:00Z">
            <w:r w:rsidR="00613C1D">
              <w:rPr>
                <w:b/>
                <w:bCs/>
                <w:noProof/>
              </w:rPr>
              <w:t>Error! Hyperlink reference not valid.</w:t>
            </w:r>
          </w:ins>
          <w:del w:id="244" w:author="David Conklin" w:date="2020-12-08T14:53:00Z">
            <w:r w:rsidR="00054245" w:rsidRPr="009118A7" w:rsidDel="00977ECE">
              <w:rPr>
                <w:rStyle w:val="Hyperlink"/>
                <w:noProof/>
              </w:rPr>
              <w:delText>DataCW3M\ScenarioData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_Toc58250538 \h </w:delInstrText>
            </w:r>
            <w:r w:rsidR="00054245" w:rsidDel="00977ECE">
              <w:rPr>
                <w:noProof/>
                <w:webHidden/>
              </w:rPr>
            </w:r>
            <w:r w:rsidR="00054245" w:rsidDel="00977ECE">
              <w:rPr>
                <w:noProof/>
                <w:webHidden/>
              </w:rPr>
              <w:fldChar w:fldCharType="separate"/>
            </w:r>
            <w:r w:rsidR="00054245" w:rsidDel="00977ECE">
              <w:rPr>
                <w:noProof/>
                <w:webHidden/>
              </w:rPr>
              <w:delText>5</w:delText>
            </w:r>
            <w:r w:rsidR="00054245" w:rsidDel="00977ECE">
              <w:rPr>
                <w:noProof/>
                <w:webHidden/>
              </w:rPr>
              <w:fldChar w:fldCharType="end"/>
            </w:r>
            <w:r w:rsidDel="00977ECE">
              <w:rPr>
                <w:noProof/>
              </w:rPr>
              <w:fldChar w:fldCharType="end"/>
            </w:r>
          </w:del>
        </w:p>
        <w:p w14:paraId="61537B54" w14:textId="420C5A06" w:rsidR="00054245" w:rsidDel="00977ECE" w:rsidRDefault="00914CB4">
          <w:pPr>
            <w:pStyle w:val="TOC2"/>
            <w:tabs>
              <w:tab w:val="right" w:leader="dot" w:pos="9350"/>
            </w:tabs>
            <w:rPr>
              <w:del w:id="245" w:author="David Conklin" w:date="2020-12-08T14:53:00Z"/>
              <w:rFonts w:eastAsiaTheme="minorEastAsia"/>
              <w:noProof/>
            </w:rPr>
          </w:pPr>
          <w:del w:id="246" w:author="David Conklin" w:date="2020-12-08T14:53:00Z">
            <w:r w:rsidDel="00977ECE">
              <w:rPr>
                <w:noProof/>
              </w:rPr>
              <w:fldChar w:fldCharType="begin"/>
            </w:r>
            <w:r w:rsidDel="00977ECE">
              <w:rPr>
                <w:noProof/>
              </w:rPr>
              <w:delInstrText xml:space="preserve"> HYPERLINK \l "_Toc58250539" </w:delInstrText>
            </w:r>
            <w:r w:rsidDel="00977ECE">
              <w:rPr>
                <w:noProof/>
              </w:rPr>
              <w:fldChar w:fldCharType="separate"/>
            </w:r>
          </w:del>
          <w:ins w:id="247" w:author="David Conklin" w:date="2020-12-08T17:42:00Z">
            <w:r w:rsidR="00613C1D">
              <w:rPr>
                <w:b/>
                <w:bCs/>
                <w:noProof/>
              </w:rPr>
              <w:t>Error! Hyperlink reference not valid.</w:t>
            </w:r>
          </w:ins>
          <w:del w:id="248" w:author="David Conklin" w:date="2020-12-08T14:53:00Z">
            <w:r w:rsidR="00054245" w:rsidRPr="009118A7" w:rsidDel="00977ECE">
              <w:rPr>
                <w:rStyle w:val="Hyperlink"/>
                <w:noProof/>
              </w:rPr>
              <w:delText>DataCW3M\ScenarioData\&lt;scenario&gt;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_Toc58250539 \h </w:delInstrText>
            </w:r>
            <w:r w:rsidR="00054245" w:rsidDel="00977ECE">
              <w:rPr>
                <w:noProof/>
                <w:webHidden/>
              </w:rPr>
            </w:r>
            <w:r w:rsidR="00054245" w:rsidDel="00977ECE">
              <w:rPr>
                <w:noProof/>
                <w:webHidden/>
              </w:rPr>
              <w:fldChar w:fldCharType="separate"/>
            </w:r>
            <w:r w:rsidR="00054245" w:rsidDel="00977ECE">
              <w:rPr>
                <w:noProof/>
                <w:webHidden/>
              </w:rPr>
              <w:delText>6</w:delText>
            </w:r>
            <w:r w:rsidR="00054245" w:rsidDel="00977ECE">
              <w:rPr>
                <w:noProof/>
                <w:webHidden/>
              </w:rPr>
              <w:fldChar w:fldCharType="end"/>
            </w:r>
            <w:r w:rsidDel="00977ECE">
              <w:rPr>
                <w:noProof/>
              </w:rPr>
              <w:fldChar w:fldCharType="end"/>
            </w:r>
          </w:del>
        </w:p>
        <w:p w14:paraId="5AAF32AF" w14:textId="1B5A685A" w:rsidR="00054245" w:rsidDel="00977ECE" w:rsidRDefault="00914CB4">
          <w:pPr>
            <w:pStyle w:val="TOC2"/>
            <w:tabs>
              <w:tab w:val="right" w:leader="dot" w:pos="9350"/>
            </w:tabs>
            <w:rPr>
              <w:del w:id="249" w:author="David Conklin" w:date="2020-12-08T14:53:00Z"/>
              <w:rFonts w:eastAsiaTheme="minorEastAsia"/>
              <w:noProof/>
            </w:rPr>
          </w:pPr>
          <w:del w:id="250" w:author="David Conklin" w:date="2020-12-08T14:53:00Z">
            <w:r w:rsidDel="00977ECE">
              <w:rPr>
                <w:noProof/>
              </w:rPr>
              <w:fldChar w:fldCharType="begin"/>
            </w:r>
            <w:r w:rsidDel="00977ECE">
              <w:rPr>
                <w:noProof/>
              </w:rPr>
              <w:delInstrText xml:space="preserve"> HYPERLINK \l "_Toc58250540" </w:delInstrText>
            </w:r>
            <w:r w:rsidDel="00977ECE">
              <w:rPr>
                <w:noProof/>
              </w:rPr>
              <w:fldChar w:fldCharType="separate"/>
            </w:r>
          </w:del>
          <w:ins w:id="251" w:author="David Conklin" w:date="2020-12-08T17:42:00Z">
            <w:r w:rsidR="00613C1D">
              <w:rPr>
                <w:b/>
                <w:bCs/>
                <w:noProof/>
              </w:rPr>
              <w:t>Error! Hyperlink reference not valid.</w:t>
            </w:r>
          </w:ins>
          <w:del w:id="252" w:author="David Conklin" w:date="2020-12-08T14:53:00Z">
            <w:r w:rsidR="00054245" w:rsidRPr="009118A7" w:rsidDel="00977ECE">
              <w:rPr>
                <w:rStyle w:val="Hyperlink"/>
                <w:noProof/>
              </w:rPr>
              <w:delText>DataCW3M\&lt;study area&gt;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_Toc58250540 \h </w:delInstrText>
            </w:r>
            <w:r w:rsidR="00054245" w:rsidDel="00977ECE">
              <w:rPr>
                <w:noProof/>
                <w:webHidden/>
              </w:rPr>
            </w:r>
            <w:r w:rsidR="00054245" w:rsidDel="00977ECE">
              <w:rPr>
                <w:noProof/>
                <w:webHidden/>
              </w:rPr>
              <w:fldChar w:fldCharType="separate"/>
            </w:r>
            <w:r w:rsidR="00054245" w:rsidDel="00977ECE">
              <w:rPr>
                <w:noProof/>
                <w:webHidden/>
              </w:rPr>
              <w:delText>6</w:delText>
            </w:r>
            <w:r w:rsidR="00054245" w:rsidDel="00977ECE">
              <w:rPr>
                <w:noProof/>
                <w:webHidden/>
              </w:rPr>
              <w:fldChar w:fldCharType="end"/>
            </w:r>
            <w:r w:rsidDel="00977ECE">
              <w:rPr>
                <w:noProof/>
              </w:rPr>
              <w:fldChar w:fldCharType="end"/>
            </w:r>
          </w:del>
        </w:p>
        <w:p w14:paraId="0E38565E" w14:textId="28047B73" w:rsidR="00054245" w:rsidDel="00977ECE" w:rsidRDefault="00914CB4">
          <w:pPr>
            <w:pStyle w:val="TOC1"/>
            <w:tabs>
              <w:tab w:val="right" w:leader="dot" w:pos="9350"/>
            </w:tabs>
            <w:rPr>
              <w:del w:id="253" w:author="David Conklin" w:date="2020-12-08T14:53:00Z"/>
              <w:rFonts w:eastAsiaTheme="minorEastAsia"/>
              <w:noProof/>
            </w:rPr>
          </w:pPr>
          <w:del w:id="254" w:author="David Conklin" w:date="2020-12-08T14:53:00Z">
            <w:r w:rsidDel="00977ECE">
              <w:rPr>
                <w:noProof/>
              </w:rPr>
              <w:fldChar w:fldCharType="begin"/>
            </w:r>
            <w:r w:rsidDel="00977ECE">
              <w:rPr>
                <w:noProof/>
              </w:rPr>
              <w:delInstrText xml:space="preserve"> HYPERLINK \l "_Toc58250541" </w:delInstrText>
            </w:r>
            <w:r w:rsidDel="00977ECE">
              <w:rPr>
                <w:noProof/>
              </w:rPr>
              <w:fldChar w:fldCharType="separate"/>
            </w:r>
          </w:del>
          <w:ins w:id="255" w:author="David Conklin" w:date="2020-12-08T17:42:00Z">
            <w:r w:rsidR="00613C1D">
              <w:rPr>
                <w:b/>
                <w:bCs/>
                <w:noProof/>
              </w:rPr>
              <w:t>Error! Hyperlink reference not valid.</w:t>
            </w:r>
          </w:ins>
          <w:del w:id="256" w:author="David Conklin" w:date="2020-12-08T14:53:00Z">
            <w:r w:rsidR="00054245" w:rsidRPr="009118A7" w:rsidDel="00977ECE">
              <w:rPr>
                <w:rStyle w:val="Hyperlink"/>
                <w:noProof/>
              </w:rPr>
              <w:delText>Calendar conventions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_Toc58250541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2256121E" w14:textId="6A923DEE" w:rsidR="00054245" w:rsidDel="00977ECE" w:rsidRDefault="00914CB4">
          <w:pPr>
            <w:pStyle w:val="TOC2"/>
            <w:tabs>
              <w:tab w:val="right" w:leader="dot" w:pos="9350"/>
            </w:tabs>
            <w:rPr>
              <w:del w:id="257" w:author="David Conklin" w:date="2020-12-08T14:53:00Z"/>
              <w:rFonts w:eastAsiaTheme="minorEastAsia"/>
              <w:noProof/>
            </w:rPr>
          </w:pPr>
          <w:del w:id="258" w:author="David Conklin" w:date="2020-12-08T14:53:00Z">
            <w:r w:rsidDel="00977ECE">
              <w:rPr>
                <w:noProof/>
              </w:rPr>
              <w:fldChar w:fldCharType="begin"/>
            </w:r>
            <w:r w:rsidDel="00977ECE">
              <w:rPr>
                <w:noProof/>
              </w:rPr>
              <w:delInstrText xml:space="preserve"> HYPERLINK \l "_Toc58250542" </w:delInstrText>
            </w:r>
            <w:r w:rsidDel="00977ECE">
              <w:rPr>
                <w:noProof/>
              </w:rPr>
              <w:fldChar w:fldCharType="separate"/>
            </w:r>
          </w:del>
          <w:ins w:id="259" w:author="David Conklin" w:date="2020-12-08T17:42:00Z">
            <w:r w:rsidR="00613C1D">
              <w:rPr>
                <w:b/>
                <w:bCs/>
                <w:noProof/>
              </w:rPr>
              <w:t>Error! Hyperlink reference not valid.</w:t>
            </w:r>
          </w:ins>
          <w:del w:id="260" w:author="David Conklin" w:date="2020-12-08T14:53:00Z">
            <w:r w:rsidR="00054245" w:rsidRPr="009118A7" w:rsidDel="00977ECE">
              <w:rPr>
                <w:rStyle w:val="Hyperlink"/>
                <w:noProof/>
              </w:rPr>
              <w:delText>Water years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_Toc58250542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5B01C4B1" w14:textId="5BFC31A7" w:rsidR="00054245" w:rsidDel="00977ECE" w:rsidRDefault="00914CB4">
          <w:pPr>
            <w:pStyle w:val="TOC1"/>
            <w:tabs>
              <w:tab w:val="right" w:leader="dot" w:pos="9350"/>
            </w:tabs>
            <w:rPr>
              <w:del w:id="261" w:author="David Conklin" w:date="2020-12-08T14:53:00Z"/>
              <w:rFonts w:eastAsiaTheme="minorEastAsia"/>
              <w:noProof/>
            </w:rPr>
          </w:pPr>
          <w:del w:id="262" w:author="David Conklin" w:date="2020-12-08T14:53:00Z">
            <w:r w:rsidDel="00977ECE">
              <w:rPr>
                <w:noProof/>
              </w:rPr>
              <w:fldChar w:fldCharType="begin"/>
            </w:r>
            <w:r w:rsidDel="00977ECE">
              <w:rPr>
                <w:noProof/>
              </w:rPr>
              <w:delInstrText xml:space="preserve"> HYPERLINK \l "_Toc58250543" </w:delInstrText>
            </w:r>
            <w:r w:rsidDel="00977ECE">
              <w:rPr>
                <w:noProof/>
              </w:rPr>
              <w:fldChar w:fldCharType="separate"/>
            </w:r>
          </w:del>
          <w:ins w:id="263" w:author="David Conklin" w:date="2020-12-08T17:42:00Z">
            <w:r w:rsidR="00613C1D">
              <w:rPr>
                <w:b/>
                <w:bCs/>
                <w:noProof/>
              </w:rPr>
              <w:t>Error! Hyperlink reference not valid.</w:t>
            </w:r>
          </w:ins>
          <w:del w:id="264" w:author="David Conklin" w:date="2020-12-08T14:53:00Z">
            <w:r w:rsidR="00054245" w:rsidRPr="009118A7" w:rsidDel="00977ECE">
              <w:rPr>
                <w:rStyle w:val="Hyperlink"/>
                <w:noProof/>
              </w:rPr>
              <w:delText>Climate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_Toc58250543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6DE39230" w14:textId="114C0F24" w:rsidR="00054245" w:rsidDel="00977ECE" w:rsidRDefault="00914CB4">
          <w:pPr>
            <w:pStyle w:val="TOC2"/>
            <w:tabs>
              <w:tab w:val="right" w:leader="dot" w:pos="9350"/>
            </w:tabs>
            <w:rPr>
              <w:del w:id="265" w:author="David Conklin" w:date="2020-12-08T14:53:00Z"/>
              <w:rFonts w:eastAsiaTheme="minorEastAsia"/>
              <w:noProof/>
            </w:rPr>
          </w:pPr>
          <w:del w:id="266" w:author="David Conklin" w:date="2020-12-08T14:53:00Z">
            <w:r w:rsidDel="00977ECE">
              <w:rPr>
                <w:noProof/>
              </w:rPr>
              <w:fldChar w:fldCharType="begin"/>
            </w:r>
            <w:r w:rsidDel="00977ECE">
              <w:rPr>
                <w:noProof/>
              </w:rPr>
              <w:delInstrText xml:space="preserve"> HYPERLINK \l "_Toc58250544" </w:delInstrText>
            </w:r>
            <w:r w:rsidDel="00977ECE">
              <w:rPr>
                <w:noProof/>
              </w:rPr>
              <w:fldChar w:fldCharType="separate"/>
            </w:r>
          </w:del>
          <w:ins w:id="267" w:author="David Conklin" w:date="2020-12-08T17:42:00Z">
            <w:r w:rsidR="00613C1D">
              <w:rPr>
                <w:b/>
                <w:bCs/>
                <w:noProof/>
              </w:rPr>
              <w:t>Error! Hyperlink reference not valid.</w:t>
            </w:r>
          </w:ins>
          <w:del w:id="268" w:author="David Conklin" w:date="2020-12-08T14:53:00Z">
            <w:r w:rsidR="00054245" w:rsidRPr="009118A7" w:rsidDel="00977ECE">
              <w:rPr>
                <w:rStyle w:val="Hyperlink"/>
                <w:noProof/>
              </w:rPr>
              <w:delText>Numbered climate scenarios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_Toc58250544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4E6C3E1D" w14:textId="0D8E1292" w:rsidR="00054245" w:rsidDel="00977ECE" w:rsidRDefault="00914CB4">
          <w:pPr>
            <w:pStyle w:val="TOC2"/>
            <w:tabs>
              <w:tab w:val="right" w:leader="dot" w:pos="9350"/>
            </w:tabs>
            <w:rPr>
              <w:del w:id="269" w:author="David Conklin" w:date="2020-12-08T14:53:00Z"/>
              <w:rFonts w:eastAsiaTheme="minorEastAsia"/>
              <w:noProof/>
            </w:rPr>
          </w:pPr>
          <w:del w:id="270" w:author="David Conklin" w:date="2020-12-08T14:53:00Z">
            <w:r w:rsidDel="00977ECE">
              <w:rPr>
                <w:noProof/>
              </w:rPr>
              <w:fldChar w:fldCharType="begin"/>
            </w:r>
            <w:r w:rsidDel="00977ECE">
              <w:rPr>
                <w:noProof/>
              </w:rPr>
              <w:delInstrText xml:space="preserve"> HYPERLINK \l "_Toc58250545" </w:delInstrText>
            </w:r>
            <w:r w:rsidDel="00977ECE">
              <w:rPr>
                <w:noProof/>
              </w:rPr>
              <w:fldChar w:fldCharType="separate"/>
            </w:r>
          </w:del>
          <w:ins w:id="271" w:author="David Conklin" w:date="2020-12-08T17:42:00Z">
            <w:r w:rsidR="00613C1D">
              <w:rPr>
                <w:b/>
                <w:bCs/>
                <w:noProof/>
              </w:rPr>
              <w:t>Error! Hyperlink reference not valid.</w:t>
            </w:r>
          </w:ins>
          <w:del w:id="272" w:author="David Conklin" w:date="2020-12-08T14:53:00Z">
            <w:r w:rsidR="00054245" w:rsidRPr="009118A7" w:rsidDel="00977ECE">
              <w:rPr>
                <w:rStyle w:val="Hyperlink"/>
                <w:noProof/>
              </w:rPr>
              <w:delText>Monthly and seasonal weather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_Toc58250545 \h </w:delInstrText>
            </w:r>
            <w:r w:rsidR="00054245" w:rsidDel="00977ECE">
              <w:rPr>
                <w:noProof/>
                <w:webHidden/>
              </w:rPr>
            </w:r>
            <w:r w:rsidR="00054245" w:rsidDel="00977ECE">
              <w:rPr>
                <w:noProof/>
                <w:webHidden/>
              </w:rPr>
              <w:fldChar w:fldCharType="separate"/>
            </w:r>
            <w:r w:rsidR="00054245" w:rsidDel="00977ECE">
              <w:rPr>
                <w:noProof/>
                <w:webHidden/>
              </w:rPr>
              <w:delText>13</w:delText>
            </w:r>
            <w:r w:rsidR="00054245" w:rsidDel="00977ECE">
              <w:rPr>
                <w:noProof/>
                <w:webHidden/>
              </w:rPr>
              <w:fldChar w:fldCharType="end"/>
            </w:r>
            <w:r w:rsidDel="00977ECE">
              <w:rPr>
                <w:noProof/>
              </w:rPr>
              <w:fldChar w:fldCharType="end"/>
            </w:r>
          </w:del>
        </w:p>
        <w:p w14:paraId="2997AFFC" w14:textId="0FFFAE4C" w:rsidR="00054245" w:rsidDel="00977ECE" w:rsidRDefault="00914CB4">
          <w:pPr>
            <w:pStyle w:val="TOC2"/>
            <w:tabs>
              <w:tab w:val="right" w:leader="dot" w:pos="9350"/>
            </w:tabs>
            <w:rPr>
              <w:del w:id="273" w:author="David Conklin" w:date="2020-12-08T14:53:00Z"/>
              <w:rFonts w:eastAsiaTheme="minorEastAsia"/>
              <w:noProof/>
            </w:rPr>
          </w:pPr>
          <w:del w:id="274" w:author="David Conklin" w:date="2020-12-08T14:53:00Z">
            <w:r w:rsidDel="00977ECE">
              <w:rPr>
                <w:noProof/>
              </w:rPr>
              <w:fldChar w:fldCharType="begin"/>
            </w:r>
            <w:r w:rsidDel="00977ECE">
              <w:rPr>
                <w:noProof/>
              </w:rPr>
              <w:delInstrText xml:space="preserve"> HYPERLINK \l "_Toc58250546" </w:delInstrText>
            </w:r>
            <w:r w:rsidDel="00977ECE">
              <w:rPr>
                <w:noProof/>
              </w:rPr>
              <w:fldChar w:fldCharType="separate"/>
            </w:r>
          </w:del>
          <w:ins w:id="275" w:author="David Conklin" w:date="2020-12-08T17:42:00Z">
            <w:r w:rsidR="00613C1D">
              <w:rPr>
                <w:b/>
                <w:bCs/>
                <w:noProof/>
              </w:rPr>
              <w:t>Error! Hyperlink reference not valid.</w:t>
            </w:r>
          </w:ins>
          <w:del w:id="276" w:author="David Conklin" w:date="2020-12-08T14:53:00Z">
            <w:r w:rsidR="00054245" w:rsidRPr="009118A7" w:rsidDel="00977ECE">
              <w:rPr>
                <w:rStyle w:val="Hyperlink"/>
                <w:noProof/>
              </w:rPr>
              <w:delText>Climate data grids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_Toc58250546 \h </w:delInstrText>
            </w:r>
            <w:r w:rsidR="00054245" w:rsidDel="00977ECE">
              <w:rPr>
                <w:noProof/>
                <w:webHidden/>
              </w:rPr>
            </w:r>
            <w:r w:rsidR="00054245" w:rsidDel="00977ECE">
              <w:rPr>
                <w:noProof/>
                <w:webHidden/>
              </w:rPr>
              <w:fldChar w:fldCharType="separate"/>
            </w:r>
            <w:r w:rsidR="00054245" w:rsidDel="00977ECE">
              <w:rPr>
                <w:noProof/>
                <w:webHidden/>
              </w:rPr>
              <w:delText>14</w:delText>
            </w:r>
            <w:r w:rsidR="00054245" w:rsidDel="00977ECE">
              <w:rPr>
                <w:noProof/>
                <w:webHidden/>
              </w:rPr>
              <w:fldChar w:fldCharType="end"/>
            </w:r>
            <w:r w:rsidDel="00977ECE">
              <w:rPr>
                <w:noProof/>
              </w:rPr>
              <w:fldChar w:fldCharType="end"/>
            </w:r>
          </w:del>
        </w:p>
        <w:p w14:paraId="3B471B08" w14:textId="2ED9EF5A" w:rsidR="00054245" w:rsidDel="00977ECE" w:rsidRDefault="00914CB4">
          <w:pPr>
            <w:pStyle w:val="TOC3"/>
            <w:tabs>
              <w:tab w:val="right" w:leader="dot" w:pos="9350"/>
            </w:tabs>
            <w:rPr>
              <w:del w:id="277" w:author="David Conklin" w:date="2020-12-08T14:53:00Z"/>
              <w:rFonts w:eastAsiaTheme="minorEastAsia"/>
              <w:noProof/>
            </w:rPr>
          </w:pPr>
          <w:del w:id="278" w:author="David Conklin" w:date="2020-12-08T14:53:00Z">
            <w:r w:rsidDel="00977ECE">
              <w:rPr>
                <w:noProof/>
              </w:rPr>
              <w:fldChar w:fldCharType="begin"/>
            </w:r>
            <w:r w:rsidDel="00977ECE">
              <w:rPr>
                <w:noProof/>
              </w:rPr>
              <w:delInstrText xml:space="preserve"> HYPERLINK \l "_Toc58250547" </w:delInstrText>
            </w:r>
            <w:r w:rsidDel="00977ECE">
              <w:rPr>
                <w:noProof/>
              </w:rPr>
              <w:fldChar w:fldCharType="separate"/>
            </w:r>
          </w:del>
          <w:ins w:id="279" w:author="David Conklin" w:date="2020-12-08T17:42:00Z">
            <w:r w:rsidR="00613C1D">
              <w:rPr>
                <w:b/>
                <w:bCs/>
                <w:noProof/>
              </w:rPr>
              <w:t>Error! Hyperlink reference not valid.</w:t>
            </w:r>
          </w:ins>
          <w:del w:id="280" w:author="David Conklin" w:date="2020-12-08T14:53:00Z">
            <w:r w:rsidR="00054245" w:rsidRPr="009118A7" w:rsidDel="00977ECE">
              <w:rPr>
                <w:rStyle w:val="Hyperlink"/>
                <w:noProof/>
              </w:rPr>
              <w:delText>The WW2100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_Toc58250547 \h </w:delInstrText>
            </w:r>
            <w:r w:rsidR="00054245" w:rsidDel="00977ECE">
              <w:rPr>
                <w:noProof/>
                <w:webHidden/>
              </w:rPr>
            </w:r>
            <w:r w:rsidR="00054245" w:rsidDel="00977ECE">
              <w:rPr>
                <w:noProof/>
                <w:webHidden/>
              </w:rPr>
              <w:fldChar w:fldCharType="separate"/>
            </w:r>
            <w:r w:rsidR="00054245" w:rsidDel="00977ECE">
              <w:rPr>
                <w:noProof/>
                <w:webHidden/>
              </w:rPr>
              <w:delText>14</w:delText>
            </w:r>
            <w:r w:rsidR="00054245" w:rsidDel="00977ECE">
              <w:rPr>
                <w:noProof/>
                <w:webHidden/>
              </w:rPr>
              <w:fldChar w:fldCharType="end"/>
            </w:r>
            <w:r w:rsidDel="00977ECE">
              <w:rPr>
                <w:noProof/>
              </w:rPr>
              <w:fldChar w:fldCharType="end"/>
            </w:r>
          </w:del>
        </w:p>
        <w:p w14:paraId="31E4DC7F" w14:textId="582F2AAB" w:rsidR="00054245" w:rsidDel="00977ECE" w:rsidRDefault="00914CB4">
          <w:pPr>
            <w:pStyle w:val="TOC3"/>
            <w:tabs>
              <w:tab w:val="right" w:leader="dot" w:pos="9350"/>
            </w:tabs>
            <w:rPr>
              <w:del w:id="281" w:author="David Conklin" w:date="2020-12-08T14:53:00Z"/>
              <w:rFonts w:eastAsiaTheme="minorEastAsia"/>
              <w:noProof/>
            </w:rPr>
          </w:pPr>
          <w:del w:id="282" w:author="David Conklin" w:date="2020-12-08T14:53:00Z">
            <w:r w:rsidDel="00977ECE">
              <w:rPr>
                <w:noProof/>
              </w:rPr>
              <w:fldChar w:fldCharType="begin"/>
            </w:r>
            <w:r w:rsidDel="00977ECE">
              <w:rPr>
                <w:noProof/>
              </w:rPr>
              <w:delInstrText xml:space="preserve"> HYPERLINK \l "_Toc58250548" </w:delInstrText>
            </w:r>
            <w:r w:rsidDel="00977ECE">
              <w:rPr>
                <w:noProof/>
              </w:rPr>
              <w:fldChar w:fldCharType="separate"/>
            </w:r>
          </w:del>
          <w:ins w:id="283" w:author="David Conklin" w:date="2020-12-08T17:42:00Z">
            <w:r w:rsidR="00613C1D">
              <w:rPr>
                <w:b/>
                <w:bCs/>
                <w:noProof/>
              </w:rPr>
              <w:t>Error! Hyperlink reference not valid.</w:t>
            </w:r>
          </w:ins>
          <w:del w:id="284" w:author="David Conklin" w:date="2020-12-08T14:53:00Z">
            <w:r w:rsidR="00054245" w:rsidRPr="009118A7" w:rsidDel="00977ECE">
              <w:rPr>
                <w:rStyle w:val="Hyperlink"/>
                <w:noProof/>
              </w:rPr>
              <w:delText>The v2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_Toc58250548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33EBBEC4" w14:textId="1758EDEF" w:rsidR="00054245" w:rsidDel="00977ECE" w:rsidRDefault="00914CB4">
          <w:pPr>
            <w:pStyle w:val="TOC2"/>
            <w:tabs>
              <w:tab w:val="right" w:leader="dot" w:pos="9350"/>
            </w:tabs>
            <w:rPr>
              <w:del w:id="285" w:author="David Conklin" w:date="2020-12-08T14:53:00Z"/>
              <w:rFonts w:eastAsiaTheme="minorEastAsia"/>
              <w:noProof/>
            </w:rPr>
          </w:pPr>
          <w:del w:id="286" w:author="David Conklin" w:date="2020-12-08T14:53:00Z">
            <w:r w:rsidDel="00977ECE">
              <w:rPr>
                <w:noProof/>
              </w:rPr>
              <w:fldChar w:fldCharType="begin"/>
            </w:r>
            <w:r w:rsidDel="00977ECE">
              <w:rPr>
                <w:noProof/>
              </w:rPr>
              <w:delInstrText xml:space="preserve"> HYPERLINK \l "_Toc58250549" </w:delInstrText>
            </w:r>
            <w:r w:rsidDel="00977ECE">
              <w:rPr>
                <w:noProof/>
              </w:rPr>
              <w:fldChar w:fldCharType="separate"/>
            </w:r>
          </w:del>
          <w:ins w:id="287" w:author="David Conklin" w:date="2020-12-08T17:42:00Z">
            <w:r w:rsidR="00613C1D">
              <w:rPr>
                <w:b/>
                <w:bCs/>
                <w:noProof/>
              </w:rPr>
              <w:t>Error! Hyperlink reference not valid.</w:t>
            </w:r>
          </w:ins>
          <w:del w:id="288" w:author="David Conklin" w:date="2020-12-08T14:53:00Z">
            <w:r w:rsidR="00054245" w:rsidRPr="009118A7" w:rsidDel="00977ECE">
              <w:rPr>
                <w:rStyle w:val="Hyperlink"/>
                <w:noProof/>
              </w:rPr>
              <w:delText>How climate data is looked up</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_Toc58250549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76023BBE" w14:textId="7E43A2D5" w:rsidR="00054245" w:rsidDel="00977ECE" w:rsidRDefault="00914CB4">
          <w:pPr>
            <w:pStyle w:val="TOC2"/>
            <w:tabs>
              <w:tab w:val="right" w:leader="dot" w:pos="9350"/>
            </w:tabs>
            <w:rPr>
              <w:del w:id="289" w:author="David Conklin" w:date="2020-12-08T14:53:00Z"/>
              <w:rFonts w:eastAsiaTheme="minorEastAsia"/>
              <w:noProof/>
            </w:rPr>
          </w:pPr>
          <w:del w:id="290" w:author="David Conklin" w:date="2020-12-08T14:53:00Z">
            <w:r w:rsidDel="00977ECE">
              <w:rPr>
                <w:noProof/>
              </w:rPr>
              <w:fldChar w:fldCharType="begin"/>
            </w:r>
            <w:r w:rsidDel="00977ECE">
              <w:rPr>
                <w:noProof/>
              </w:rPr>
              <w:delInstrText xml:space="preserve"> HYPERLINK \l "_Toc58250550" </w:delInstrText>
            </w:r>
            <w:r w:rsidDel="00977ECE">
              <w:rPr>
                <w:noProof/>
              </w:rPr>
              <w:fldChar w:fldCharType="separate"/>
            </w:r>
          </w:del>
          <w:ins w:id="291" w:author="David Conklin" w:date="2020-12-08T17:42:00Z">
            <w:r w:rsidR="00613C1D">
              <w:rPr>
                <w:b/>
                <w:bCs/>
                <w:noProof/>
              </w:rPr>
              <w:t>Error! Hyperlink reference not valid.</w:t>
            </w:r>
          </w:ins>
          <w:del w:id="292" w:author="David Conklin" w:date="2020-12-08T14:53:00Z">
            <w:r w:rsidR="00054245" w:rsidRPr="009118A7" w:rsidDel="00977ECE">
              <w:rPr>
                <w:rStyle w:val="Hyperlink"/>
                <w:noProof/>
              </w:rPr>
              <w:delText>What is in a climate dataset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_Toc58250550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4EBAE05C" w14:textId="1213D905" w:rsidR="00054245" w:rsidDel="00977ECE" w:rsidRDefault="00914CB4">
          <w:pPr>
            <w:pStyle w:val="TOC1"/>
            <w:tabs>
              <w:tab w:val="right" w:leader="dot" w:pos="9350"/>
            </w:tabs>
            <w:rPr>
              <w:del w:id="293" w:author="David Conklin" w:date="2020-12-08T14:53:00Z"/>
              <w:rFonts w:eastAsiaTheme="minorEastAsia"/>
              <w:noProof/>
            </w:rPr>
          </w:pPr>
          <w:del w:id="294" w:author="David Conklin" w:date="2020-12-08T14:53:00Z">
            <w:r w:rsidDel="00977ECE">
              <w:rPr>
                <w:noProof/>
              </w:rPr>
              <w:fldChar w:fldCharType="begin"/>
            </w:r>
            <w:r w:rsidDel="00977ECE">
              <w:rPr>
                <w:noProof/>
              </w:rPr>
              <w:delInstrText xml:space="preserve"> HYPERLINK \l "_Toc58250551" </w:delInstrText>
            </w:r>
            <w:r w:rsidDel="00977ECE">
              <w:rPr>
                <w:noProof/>
              </w:rPr>
              <w:fldChar w:fldCharType="separate"/>
            </w:r>
          </w:del>
          <w:ins w:id="295" w:author="David Conklin" w:date="2020-12-08T17:42:00Z">
            <w:r w:rsidR="00613C1D">
              <w:rPr>
                <w:b/>
                <w:bCs/>
                <w:noProof/>
              </w:rPr>
              <w:t>Error! Hyperlink reference not valid.</w:t>
            </w:r>
          </w:ins>
          <w:del w:id="296" w:author="David Conklin" w:date="2020-12-08T14:53:00Z">
            <w:r w:rsidR="00054245" w:rsidRPr="009118A7" w:rsidDel="00977ECE">
              <w:rPr>
                <w:rStyle w:val="Hyperlink"/>
                <w:noProof/>
              </w:rPr>
              <w:delText>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_Toc58250551 \h </w:delInstrText>
            </w:r>
            <w:r w:rsidR="00054245" w:rsidDel="00977ECE">
              <w:rPr>
                <w:noProof/>
                <w:webHidden/>
              </w:rPr>
            </w:r>
            <w:r w:rsidR="00054245" w:rsidDel="00977ECE">
              <w:rPr>
                <w:noProof/>
                <w:webHidden/>
              </w:rPr>
              <w:fldChar w:fldCharType="separate"/>
            </w:r>
            <w:r w:rsidR="00054245" w:rsidDel="00977ECE">
              <w:rPr>
                <w:noProof/>
                <w:webHidden/>
              </w:rPr>
              <w:delText>16</w:delText>
            </w:r>
            <w:r w:rsidR="00054245" w:rsidDel="00977ECE">
              <w:rPr>
                <w:noProof/>
                <w:webHidden/>
              </w:rPr>
              <w:fldChar w:fldCharType="end"/>
            </w:r>
            <w:r w:rsidDel="00977ECE">
              <w:rPr>
                <w:noProof/>
              </w:rPr>
              <w:fldChar w:fldCharType="end"/>
            </w:r>
          </w:del>
        </w:p>
        <w:p w14:paraId="723DF878" w14:textId="30E233DF" w:rsidR="00054245" w:rsidDel="00977ECE" w:rsidRDefault="00914CB4">
          <w:pPr>
            <w:pStyle w:val="TOC2"/>
            <w:tabs>
              <w:tab w:val="right" w:leader="dot" w:pos="9350"/>
            </w:tabs>
            <w:rPr>
              <w:del w:id="297" w:author="David Conklin" w:date="2020-12-08T14:53:00Z"/>
              <w:rFonts w:eastAsiaTheme="minorEastAsia"/>
              <w:noProof/>
            </w:rPr>
          </w:pPr>
          <w:del w:id="298" w:author="David Conklin" w:date="2020-12-08T14:53:00Z">
            <w:r w:rsidDel="00977ECE">
              <w:rPr>
                <w:noProof/>
              </w:rPr>
              <w:fldChar w:fldCharType="begin"/>
            </w:r>
            <w:r w:rsidDel="00977ECE">
              <w:rPr>
                <w:noProof/>
              </w:rPr>
              <w:delInstrText xml:space="preserve"> HYPERLINK \l "_Toc58250552" </w:delInstrText>
            </w:r>
            <w:r w:rsidDel="00977ECE">
              <w:rPr>
                <w:noProof/>
              </w:rPr>
              <w:fldChar w:fldCharType="separate"/>
            </w:r>
          </w:del>
          <w:ins w:id="299" w:author="David Conklin" w:date="2020-12-08T17:42:00Z">
            <w:r w:rsidR="00613C1D">
              <w:rPr>
                <w:b/>
                <w:bCs/>
                <w:noProof/>
              </w:rPr>
              <w:t>Error! Hyperlink reference not valid.</w:t>
            </w:r>
          </w:ins>
          <w:del w:id="300" w:author="David Conklin" w:date="2020-12-08T14:53:00Z">
            <w:r w:rsidR="00054245" w:rsidRPr="009118A7" w:rsidDel="00977ECE">
              <w:rPr>
                <w:rStyle w:val="Hyperlink"/>
                <w:noProof/>
              </w:rPr>
              <w:delText>Water rights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_Toc58250552 \h </w:delInstrText>
            </w:r>
            <w:r w:rsidR="00054245" w:rsidDel="00977ECE">
              <w:rPr>
                <w:noProof/>
                <w:webHidden/>
              </w:rPr>
            </w:r>
            <w:r w:rsidR="00054245" w:rsidDel="00977ECE">
              <w:rPr>
                <w:noProof/>
                <w:webHidden/>
              </w:rPr>
              <w:fldChar w:fldCharType="separate"/>
            </w:r>
            <w:r w:rsidR="00054245" w:rsidDel="00977ECE">
              <w:rPr>
                <w:noProof/>
                <w:webHidden/>
              </w:rPr>
              <w:delText>16</w:delText>
            </w:r>
            <w:r w:rsidR="00054245" w:rsidDel="00977ECE">
              <w:rPr>
                <w:noProof/>
                <w:webHidden/>
              </w:rPr>
              <w:fldChar w:fldCharType="end"/>
            </w:r>
            <w:r w:rsidDel="00977ECE">
              <w:rPr>
                <w:noProof/>
              </w:rPr>
              <w:fldChar w:fldCharType="end"/>
            </w:r>
          </w:del>
        </w:p>
        <w:p w14:paraId="4E7205A2" w14:textId="46A02404" w:rsidR="00054245" w:rsidDel="00977ECE" w:rsidRDefault="00914CB4">
          <w:pPr>
            <w:pStyle w:val="TOC2"/>
            <w:tabs>
              <w:tab w:val="right" w:leader="dot" w:pos="9350"/>
            </w:tabs>
            <w:rPr>
              <w:del w:id="301" w:author="David Conklin" w:date="2020-12-08T14:53:00Z"/>
              <w:rFonts w:eastAsiaTheme="minorEastAsia"/>
              <w:noProof/>
            </w:rPr>
          </w:pPr>
          <w:del w:id="302" w:author="David Conklin" w:date="2020-12-08T14:53:00Z">
            <w:r w:rsidDel="00977ECE">
              <w:rPr>
                <w:noProof/>
              </w:rPr>
              <w:fldChar w:fldCharType="begin"/>
            </w:r>
            <w:r w:rsidDel="00977ECE">
              <w:rPr>
                <w:noProof/>
              </w:rPr>
              <w:delInstrText xml:space="preserve"> HYPERLINK \l "_Toc58250553" </w:delInstrText>
            </w:r>
            <w:r w:rsidDel="00977ECE">
              <w:rPr>
                <w:noProof/>
              </w:rPr>
              <w:fldChar w:fldCharType="separate"/>
            </w:r>
          </w:del>
          <w:ins w:id="303" w:author="David Conklin" w:date="2020-12-08T17:42:00Z">
            <w:r w:rsidR="00613C1D">
              <w:rPr>
                <w:b/>
                <w:bCs/>
                <w:noProof/>
              </w:rPr>
              <w:t>Error! Hyperlink reference not valid.</w:t>
            </w:r>
          </w:ins>
          <w:del w:id="304" w:author="David Conklin" w:date="2020-12-08T14:53:00Z">
            <w:r w:rsidR="00054245" w:rsidRPr="009118A7" w:rsidDel="00977ECE">
              <w:rPr>
                <w:rStyle w:val="Hyperlink"/>
                <w:noProof/>
              </w:rPr>
              <w:delText>The wr_pods.csv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_Toc58250553 \h </w:delInstrText>
            </w:r>
            <w:r w:rsidR="00054245" w:rsidDel="00977ECE">
              <w:rPr>
                <w:noProof/>
                <w:webHidden/>
              </w:rPr>
            </w:r>
            <w:r w:rsidR="00054245" w:rsidDel="00977ECE">
              <w:rPr>
                <w:noProof/>
                <w:webHidden/>
              </w:rPr>
              <w:fldChar w:fldCharType="separate"/>
            </w:r>
            <w:r w:rsidR="00054245" w:rsidDel="00977ECE">
              <w:rPr>
                <w:noProof/>
                <w:webHidden/>
              </w:rPr>
              <w:delText>17</w:delText>
            </w:r>
            <w:r w:rsidR="00054245" w:rsidDel="00977ECE">
              <w:rPr>
                <w:noProof/>
                <w:webHidden/>
              </w:rPr>
              <w:fldChar w:fldCharType="end"/>
            </w:r>
            <w:r w:rsidDel="00977ECE">
              <w:rPr>
                <w:noProof/>
              </w:rPr>
              <w:fldChar w:fldCharType="end"/>
            </w:r>
          </w:del>
        </w:p>
        <w:p w14:paraId="074F0361" w14:textId="76F8A9F4" w:rsidR="00054245" w:rsidDel="00977ECE" w:rsidRDefault="00914CB4">
          <w:pPr>
            <w:pStyle w:val="TOC2"/>
            <w:tabs>
              <w:tab w:val="right" w:leader="dot" w:pos="9350"/>
            </w:tabs>
            <w:rPr>
              <w:del w:id="305" w:author="David Conklin" w:date="2020-12-08T14:53:00Z"/>
              <w:rFonts w:eastAsiaTheme="minorEastAsia"/>
              <w:noProof/>
            </w:rPr>
          </w:pPr>
          <w:del w:id="306" w:author="David Conklin" w:date="2020-12-08T14:53:00Z">
            <w:r w:rsidDel="00977ECE">
              <w:rPr>
                <w:noProof/>
              </w:rPr>
              <w:fldChar w:fldCharType="begin"/>
            </w:r>
            <w:r w:rsidDel="00977ECE">
              <w:rPr>
                <w:noProof/>
              </w:rPr>
              <w:delInstrText xml:space="preserve"> HYPERLINK \l "_Toc58250554" </w:delInstrText>
            </w:r>
            <w:r w:rsidDel="00977ECE">
              <w:rPr>
                <w:noProof/>
              </w:rPr>
              <w:fldChar w:fldCharType="separate"/>
            </w:r>
          </w:del>
          <w:ins w:id="307" w:author="David Conklin" w:date="2020-12-08T17:42:00Z">
            <w:r w:rsidR="00613C1D">
              <w:rPr>
                <w:b/>
                <w:bCs/>
                <w:noProof/>
              </w:rPr>
              <w:t>Error! Hyperlink reference not valid.</w:t>
            </w:r>
          </w:ins>
          <w:del w:id="308" w:author="David Conklin" w:date="2020-12-08T14:53:00Z">
            <w:r w:rsidR="00054245" w:rsidRPr="009118A7" w:rsidDel="00977ECE">
              <w:rPr>
                <w:rStyle w:val="Hyperlink"/>
                <w:noProof/>
              </w:rPr>
              <w:delText>The wr_pous.csv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_Toc58250554 \h </w:delInstrText>
            </w:r>
            <w:r w:rsidR="00054245" w:rsidDel="00977ECE">
              <w:rPr>
                <w:noProof/>
                <w:webHidden/>
              </w:rPr>
            </w:r>
            <w:r w:rsidR="00054245" w:rsidDel="00977ECE">
              <w:rPr>
                <w:noProof/>
                <w:webHidden/>
              </w:rPr>
              <w:fldChar w:fldCharType="separate"/>
            </w:r>
            <w:r w:rsidR="00054245" w:rsidDel="00977ECE">
              <w:rPr>
                <w:noProof/>
                <w:webHidden/>
              </w:rPr>
              <w:delText>17</w:delText>
            </w:r>
            <w:r w:rsidR="00054245" w:rsidDel="00977ECE">
              <w:rPr>
                <w:noProof/>
                <w:webHidden/>
              </w:rPr>
              <w:fldChar w:fldCharType="end"/>
            </w:r>
            <w:r w:rsidDel="00977ECE">
              <w:rPr>
                <w:noProof/>
              </w:rPr>
              <w:fldChar w:fldCharType="end"/>
            </w:r>
          </w:del>
        </w:p>
        <w:p w14:paraId="7D414673" w14:textId="68969EFF" w:rsidR="00054245" w:rsidDel="00977ECE" w:rsidRDefault="00914CB4">
          <w:pPr>
            <w:pStyle w:val="TOC2"/>
            <w:tabs>
              <w:tab w:val="right" w:leader="dot" w:pos="9350"/>
            </w:tabs>
            <w:rPr>
              <w:del w:id="309" w:author="David Conklin" w:date="2020-12-08T14:53:00Z"/>
              <w:rFonts w:eastAsiaTheme="minorEastAsia"/>
              <w:noProof/>
            </w:rPr>
          </w:pPr>
          <w:del w:id="310" w:author="David Conklin" w:date="2020-12-08T14:53:00Z">
            <w:r w:rsidDel="00977ECE">
              <w:rPr>
                <w:noProof/>
              </w:rPr>
              <w:fldChar w:fldCharType="begin"/>
            </w:r>
            <w:r w:rsidDel="00977ECE">
              <w:rPr>
                <w:noProof/>
              </w:rPr>
              <w:delInstrText xml:space="preserve"> HYPERLINK \l "_Toc58250555" </w:delInstrText>
            </w:r>
            <w:r w:rsidDel="00977ECE">
              <w:rPr>
                <w:noProof/>
              </w:rPr>
              <w:fldChar w:fldCharType="separate"/>
            </w:r>
          </w:del>
          <w:ins w:id="311" w:author="David Conklin" w:date="2020-12-08T17:42:00Z">
            <w:r w:rsidR="00613C1D">
              <w:rPr>
                <w:b/>
                <w:bCs/>
                <w:noProof/>
              </w:rPr>
              <w:t>Error! Hyperlink reference not valid.</w:t>
            </w:r>
          </w:ins>
          <w:del w:id="312" w:author="David Conklin" w:date="2020-12-08T14:53:00Z">
            <w:r w:rsidR="00054245" w:rsidRPr="009118A7" w:rsidDel="00977ECE">
              <w:rPr>
                <w:rStyle w:val="Hyperlink"/>
                <w:noProof/>
              </w:rPr>
              <w:delText>Adding a water right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_Toc58250555 \h </w:delInstrText>
            </w:r>
            <w:r w:rsidR="00054245" w:rsidDel="00977ECE">
              <w:rPr>
                <w:noProof/>
                <w:webHidden/>
              </w:rPr>
            </w:r>
            <w:r w:rsidR="00054245" w:rsidDel="00977ECE">
              <w:rPr>
                <w:noProof/>
                <w:webHidden/>
              </w:rPr>
              <w:fldChar w:fldCharType="separate"/>
            </w:r>
            <w:r w:rsidR="00054245" w:rsidDel="00977ECE">
              <w:rPr>
                <w:noProof/>
                <w:webHidden/>
              </w:rPr>
              <w:delText>18</w:delText>
            </w:r>
            <w:r w:rsidR="00054245" w:rsidDel="00977ECE">
              <w:rPr>
                <w:noProof/>
                <w:webHidden/>
              </w:rPr>
              <w:fldChar w:fldCharType="end"/>
            </w:r>
            <w:r w:rsidDel="00977ECE">
              <w:rPr>
                <w:noProof/>
              </w:rPr>
              <w:fldChar w:fldCharType="end"/>
            </w:r>
          </w:del>
        </w:p>
        <w:p w14:paraId="4C389C0B" w14:textId="45164AEE" w:rsidR="00054245" w:rsidDel="00977ECE" w:rsidRDefault="00914CB4">
          <w:pPr>
            <w:pStyle w:val="TOC1"/>
            <w:tabs>
              <w:tab w:val="right" w:leader="dot" w:pos="9350"/>
            </w:tabs>
            <w:rPr>
              <w:del w:id="313" w:author="David Conklin" w:date="2020-12-08T14:53:00Z"/>
              <w:rFonts w:eastAsiaTheme="minorEastAsia"/>
              <w:noProof/>
            </w:rPr>
          </w:pPr>
          <w:del w:id="314" w:author="David Conklin" w:date="2020-12-08T14:53:00Z">
            <w:r w:rsidDel="00977ECE">
              <w:rPr>
                <w:noProof/>
              </w:rPr>
              <w:fldChar w:fldCharType="begin"/>
            </w:r>
            <w:r w:rsidDel="00977ECE">
              <w:rPr>
                <w:noProof/>
              </w:rPr>
              <w:delInstrText xml:space="preserve"> HYPERLINK \l "_Toc58250556" </w:delInstrText>
            </w:r>
            <w:r w:rsidDel="00977ECE">
              <w:rPr>
                <w:noProof/>
              </w:rPr>
              <w:fldChar w:fldCharType="separate"/>
            </w:r>
          </w:del>
          <w:ins w:id="315" w:author="David Conklin" w:date="2020-12-08T17:42:00Z">
            <w:r w:rsidR="00613C1D">
              <w:rPr>
                <w:b/>
                <w:bCs/>
                <w:noProof/>
              </w:rPr>
              <w:t>Error! Hyperlink reference not valid.</w:t>
            </w:r>
          </w:ins>
          <w:del w:id="316" w:author="David Conklin" w:date="2020-12-08T14:53:00Z">
            <w:r w:rsidR="00054245" w:rsidRPr="009118A7" w:rsidDel="00977ECE">
              <w:rPr>
                <w:rStyle w:val="Hyperlink"/>
                <w:noProof/>
              </w:rPr>
              <w:delText>Stream flow and stream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_Toc58250556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32C72BFC" w14:textId="19416056" w:rsidR="00054245" w:rsidDel="00977ECE" w:rsidRDefault="00914CB4">
          <w:pPr>
            <w:pStyle w:val="TOC2"/>
            <w:tabs>
              <w:tab w:val="right" w:leader="dot" w:pos="9350"/>
            </w:tabs>
            <w:rPr>
              <w:del w:id="317" w:author="David Conklin" w:date="2020-12-08T14:53:00Z"/>
              <w:rFonts w:eastAsiaTheme="minorEastAsia"/>
              <w:noProof/>
            </w:rPr>
          </w:pPr>
          <w:del w:id="318" w:author="David Conklin" w:date="2020-12-08T14:53:00Z">
            <w:r w:rsidDel="00977ECE">
              <w:rPr>
                <w:noProof/>
              </w:rPr>
              <w:fldChar w:fldCharType="begin"/>
            </w:r>
            <w:r w:rsidDel="00977ECE">
              <w:rPr>
                <w:noProof/>
              </w:rPr>
              <w:delInstrText xml:space="preserve"> HYPERLINK \l "_Toc58250557" </w:delInstrText>
            </w:r>
            <w:r w:rsidDel="00977ECE">
              <w:rPr>
                <w:noProof/>
              </w:rPr>
              <w:fldChar w:fldCharType="separate"/>
            </w:r>
          </w:del>
          <w:ins w:id="319" w:author="David Conklin" w:date="2020-12-08T17:42:00Z">
            <w:r w:rsidR="00613C1D">
              <w:rPr>
                <w:b/>
                <w:bCs/>
                <w:noProof/>
              </w:rPr>
              <w:t>Error! Hyperlink reference not valid.</w:t>
            </w:r>
          </w:ins>
          <w:del w:id="320" w:author="David Conklin" w:date="2020-12-08T14:53:00Z">
            <w:r w:rsidR="00054245" w:rsidRPr="009118A7" w:rsidDel="00977ECE">
              <w:rPr>
                <w:rStyle w:val="Hyperlink"/>
                <w:noProof/>
              </w:rPr>
              <w:delText>Water parcels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_Toc58250557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1DEF4228" w14:textId="796208B4" w:rsidR="00054245" w:rsidDel="00977ECE" w:rsidRDefault="00914CB4">
          <w:pPr>
            <w:pStyle w:val="TOC2"/>
            <w:tabs>
              <w:tab w:val="right" w:leader="dot" w:pos="9350"/>
            </w:tabs>
            <w:rPr>
              <w:del w:id="321" w:author="David Conklin" w:date="2020-12-08T14:53:00Z"/>
              <w:rFonts w:eastAsiaTheme="minorEastAsia"/>
              <w:noProof/>
            </w:rPr>
          </w:pPr>
          <w:del w:id="322" w:author="David Conklin" w:date="2020-12-08T14:53:00Z">
            <w:r w:rsidDel="00977ECE">
              <w:rPr>
                <w:noProof/>
              </w:rPr>
              <w:fldChar w:fldCharType="begin"/>
            </w:r>
            <w:r w:rsidDel="00977ECE">
              <w:rPr>
                <w:noProof/>
              </w:rPr>
              <w:delInstrText xml:space="preserve"> HYPERLINK \l "_Toc58250558" </w:delInstrText>
            </w:r>
            <w:r w:rsidDel="00977ECE">
              <w:rPr>
                <w:noProof/>
              </w:rPr>
              <w:fldChar w:fldCharType="separate"/>
            </w:r>
          </w:del>
          <w:ins w:id="323" w:author="David Conklin" w:date="2020-12-08T17:42:00Z">
            <w:r w:rsidR="00613C1D">
              <w:rPr>
                <w:b/>
                <w:bCs/>
                <w:noProof/>
              </w:rPr>
              <w:t>Error! Hyperlink reference not valid.</w:t>
            </w:r>
          </w:ins>
          <w:del w:id="324" w:author="David Conklin" w:date="2020-12-08T14:53:00Z">
            <w:r w:rsidR="00054245" w:rsidRPr="009118A7" w:rsidDel="00977ECE">
              <w:rPr>
                <w:rStyle w:val="Hyperlink"/>
                <w:noProof/>
              </w:rPr>
              <w:delText>Daily water mass and energy balance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_Toc58250558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7EC9C9AD" w14:textId="0C48E3F0" w:rsidR="00054245" w:rsidDel="00977ECE" w:rsidRDefault="00914CB4">
          <w:pPr>
            <w:pStyle w:val="TOC2"/>
            <w:tabs>
              <w:tab w:val="right" w:leader="dot" w:pos="9350"/>
            </w:tabs>
            <w:rPr>
              <w:del w:id="325" w:author="David Conklin" w:date="2020-12-08T14:53:00Z"/>
              <w:rFonts w:eastAsiaTheme="minorEastAsia"/>
              <w:noProof/>
            </w:rPr>
          </w:pPr>
          <w:del w:id="326" w:author="David Conklin" w:date="2020-12-08T14:53:00Z">
            <w:r w:rsidDel="00977ECE">
              <w:rPr>
                <w:noProof/>
              </w:rPr>
              <w:fldChar w:fldCharType="begin"/>
            </w:r>
            <w:r w:rsidDel="00977ECE">
              <w:rPr>
                <w:noProof/>
              </w:rPr>
              <w:delInstrText xml:space="preserve"> HYPERLINK \l "_Toc58250559" </w:delInstrText>
            </w:r>
            <w:r w:rsidDel="00977ECE">
              <w:rPr>
                <w:noProof/>
              </w:rPr>
              <w:fldChar w:fldCharType="separate"/>
            </w:r>
          </w:del>
          <w:ins w:id="327" w:author="David Conklin" w:date="2020-12-08T17:42:00Z">
            <w:r w:rsidR="00613C1D">
              <w:rPr>
                <w:b/>
                <w:bCs/>
                <w:noProof/>
              </w:rPr>
              <w:t>Error! Hyperlink reference not valid.</w:t>
            </w:r>
          </w:ins>
          <w:del w:id="328" w:author="David Conklin" w:date="2020-12-08T14:53:00Z">
            <w:r w:rsidR="00054245" w:rsidRPr="009118A7" w:rsidDel="00977ECE">
              <w:rPr>
                <w:rStyle w:val="Hyperlink"/>
                <w:noProof/>
              </w:rPr>
              <w:delText>Estimating the rate of flow in a stream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_Toc58250559 \h </w:delInstrText>
            </w:r>
            <w:r w:rsidR="00054245" w:rsidDel="00977ECE">
              <w:rPr>
                <w:noProof/>
                <w:webHidden/>
              </w:rPr>
            </w:r>
            <w:r w:rsidR="00054245" w:rsidDel="00977ECE">
              <w:rPr>
                <w:noProof/>
                <w:webHidden/>
              </w:rPr>
              <w:fldChar w:fldCharType="separate"/>
            </w:r>
            <w:r w:rsidR="00054245" w:rsidDel="00977ECE">
              <w:rPr>
                <w:noProof/>
                <w:webHidden/>
              </w:rPr>
              <w:delText>20</w:delText>
            </w:r>
            <w:r w:rsidR="00054245" w:rsidDel="00977ECE">
              <w:rPr>
                <w:noProof/>
                <w:webHidden/>
              </w:rPr>
              <w:fldChar w:fldCharType="end"/>
            </w:r>
            <w:r w:rsidDel="00977ECE">
              <w:rPr>
                <w:noProof/>
              </w:rPr>
              <w:fldChar w:fldCharType="end"/>
            </w:r>
          </w:del>
        </w:p>
        <w:p w14:paraId="1E4AE730" w14:textId="0590F791" w:rsidR="00054245" w:rsidDel="00977ECE" w:rsidRDefault="00914CB4">
          <w:pPr>
            <w:pStyle w:val="TOC2"/>
            <w:tabs>
              <w:tab w:val="right" w:leader="dot" w:pos="9350"/>
            </w:tabs>
            <w:rPr>
              <w:del w:id="329" w:author="David Conklin" w:date="2020-12-08T14:53:00Z"/>
              <w:rFonts w:eastAsiaTheme="minorEastAsia"/>
              <w:noProof/>
            </w:rPr>
          </w:pPr>
          <w:del w:id="330" w:author="David Conklin" w:date="2020-12-08T14:53:00Z">
            <w:r w:rsidDel="00977ECE">
              <w:rPr>
                <w:noProof/>
              </w:rPr>
              <w:fldChar w:fldCharType="begin"/>
            </w:r>
            <w:r w:rsidDel="00977ECE">
              <w:rPr>
                <w:noProof/>
              </w:rPr>
              <w:delInstrText xml:space="preserve"> HYPERLINK \l "_Toc58250560" </w:delInstrText>
            </w:r>
            <w:r w:rsidDel="00977ECE">
              <w:rPr>
                <w:noProof/>
              </w:rPr>
              <w:fldChar w:fldCharType="separate"/>
            </w:r>
          </w:del>
          <w:ins w:id="331" w:author="David Conklin" w:date="2020-12-08T17:42:00Z">
            <w:r w:rsidR="00613C1D">
              <w:rPr>
                <w:b/>
                <w:bCs/>
                <w:noProof/>
              </w:rPr>
              <w:t>Error! Hyperlink reference not valid.</w:t>
            </w:r>
          </w:ins>
          <w:del w:id="332" w:author="David Conklin" w:date="2020-12-08T14:53:00Z">
            <w:r w:rsidR="00054245" w:rsidRPr="009118A7" w:rsidDel="00977ECE">
              <w:rPr>
                <w:rStyle w:val="Hyperlink"/>
                <w:noProof/>
              </w:rPr>
              <w:delText>Estimating the surface area of the water in a subreach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_Toc58250560 \h </w:delInstrText>
            </w:r>
            <w:r w:rsidR="00054245" w:rsidDel="00977ECE">
              <w:rPr>
                <w:noProof/>
                <w:webHidden/>
              </w:rPr>
            </w:r>
            <w:r w:rsidR="00054245" w:rsidDel="00977ECE">
              <w:rPr>
                <w:noProof/>
                <w:webHidden/>
              </w:rPr>
              <w:fldChar w:fldCharType="separate"/>
            </w:r>
            <w:r w:rsidR="00054245" w:rsidDel="00977ECE">
              <w:rPr>
                <w:noProof/>
                <w:webHidden/>
              </w:rPr>
              <w:delText>21</w:delText>
            </w:r>
            <w:r w:rsidR="00054245" w:rsidDel="00977ECE">
              <w:rPr>
                <w:noProof/>
                <w:webHidden/>
              </w:rPr>
              <w:fldChar w:fldCharType="end"/>
            </w:r>
            <w:r w:rsidDel="00977ECE">
              <w:rPr>
                <w:noProof/>
              </w:rPr>
              <w:fldChar w:fldCharType="end"/>
            </w:r>
          </w:del>
        </w:p>
        <w:p w14:paraId="3A93E14C" w14:textId="3E890C32" w:rsidR="00054245" w:rsidDel="00977ECE" w:rsidRDefault="00914CB4">
          <w:pPr>
            <w:pStyle w:val="TOC2"/>
            <w:tabs>
              <w:tab w:val="right" w:leader="dot" w:pos="9350"/>
            </w:tabs>
            <w:rPr>
              <w:del w:id="333" w:author="David Conklin" w:date="2020-12-08T14:53:00Z"/>
              <w:rFonts w:eastAsiaTheme="minorEastAsia"/>
              <w:noProof/>
            </w:rPr>
          </w:pPr>
          <w:del w:id="334" w:author="David Conklin" w:date="2020-12-08T14:53:00Z">
            <w:r w:rsidDel="00977ECE">
              <w:rPr>
                <w:noProof/>
              </w:rPr>
              <w:fldChar w:fldCharType="begin"/>
            </w:r>
            <w:r w:rsidDel="00977ECE">
              <w:rPr>
                <w:noProof/>
              </w:rPr>
              <w:delInstrText xml:space="preserve"> HYPERLINK \l "_Toc58250561" </w:delInstrText>
            </w:r>
            <w:r w:rsidDel="00977ECE">
              <w:rPr>
                <w:noProof/>
              </w:rPr>
              <w:fldChar w:fldCharType="separate"/>
            </w:r>
          </w:del>
          <w:ins w:id="335" w:author="David Conklin" w:date="2020-12-08T17:42:00Z">
            <w:r w:rsidR="00613C1D">
              <w:rPr>
                <w:b/>
                <w:bCs/>
                <w:noProof/>
              </w:rPr>
              <w:t>Error! Hyperlink reference not valid.</w:t>
            </w:r>
          </w:ins>
          <w:del w:id="336" w:author="David Conklin" w:date="2020-12-08T14:53:00Z">
            <w:r w:rsidR="00054245" w:rsidRPr="009118A7" w:rsidDel="00977ECE">
              <w:rPr>
                <w:rStyle w:val="Hyperlink"/>
                <w:noProof/>
              </w:rPr>
              <w:delText>Water temperature from thermal energy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_Toc58250561 \h </w:delInstrText>
            </w:r>
            <w:r w:rsidR="00054245" w:rsidDel="00977ECE">
              <w:rPr>
                <w:noProof/>
                <w:webHidden/>
              </w:rPr>
            </w:r>
            <w:r w:rsidR="00054245" w:rsidDel="00977ECE">
              <w:rPr>
                <w:noProof/>
                <w:webHidden/>
              </w:rPr>
              <w:fldChar w:fldCharType="separate"/>
            </w:r>
            <w:r w:rsidR="00054245" w:rsidDel="00977ECE">
              <w:rPr>
                <w:noProof/>
                <w:webHidden/>
              </w:rPr>
              <w:delText>21</w:delText>
            </w:r>
            <w:r w:rsidR="00054245" w:rsidDel="00977ECE">
              <w:rPr>
                <w:noProof/>
                <w:webHidden/>
              </w:rPr>
              <w:fldChar w:fldCharType="end"/>
            </w:r>
            <w:r w:rsidDel="00977ECE">
              <w:rPr>
                <w:noProof/>
              </w:rPr>
              <w:fldChar w:fldCharType="end"/>
            </w:r>
          </w:del>
        </w:p>
        <w:p w14:paraId="5636F7AD" w14:textId="341C6356" w:rsidR="00054245" w:rsidDel="00977ECE" w:rsidRDefault="00914CB4">
          <w:pPr>
            <w:pStyle w:val="TOC2"/>
            <w:tabs>
              <w:tab w:val="right" w:leader="dot" w:pos="9350"/>
            </w:tabs>
            <w:rPr>
              <w:del w:id="337" w:author="David Conklin" w:date="2020-12-08T14:53:00Z"/>
              <w:rFonts w:eastAsiaTheme="minorEastAsia"/>
              <w:noProof/>
            </w:rPr>
          </w:pPr>
          <w:del w:id="338" w:author="David Conklin" w:date="2020-12-08T14:53:00Z">
            <w:r w:rsidDel="00977ECE">
              <w:rPr>
                <w:noProof/>
              </w:rPr>
              <w:fldChar w:fldCharType="begin"/>
            </w:r>
            <w:r w:rsidDel="00977ECE">
              <w:rPr>
                <w:noProof/>
              </w:rPr>
              <w:delInstrText xml:space="preserve"> HYPERLINK \l "_Toc58250562" </w:delInstrText>
            </w:r>
            <w:r w:rsidDel="00977ECE">
              <w:rPr>
                <w:noProof/>
              </w:rPr>
              <w:fldChar w:fldCharType="separate"/>
            </w:r>
          </w:del>
          <w:ins w:id="339" w:author="David Conklin" w:date="2020-12-08T17:42:00Z">
            <w:r w:rsidR="00613C1D">
              <w:rPr>
                <w:b/>
                <w:bCs/>
                <w:noProof/>
              </w:rPr>
              <w:t>Error! Hyperlink reference not valid.</w:t>
            </w:r>
          </w:ins>
          <w:del w:id="340" w:author="David Conklin" w:date="2020-12-08T14:53:00Z">
            <w:r w:rsidR="00054245" w:rsidRPr="009118A7" w:rsidDel="00977ECE">
              <w:rPr>
                <w:rStyle w:val="Hyperlink"/>
                <w:noProof/>
              </w:rPr>
              <w:delText>Initial conditions for Flow: the IC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_Toc58250562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15C8843D" w14:textId="7ECD5E58" w:rsidR="00054245" w:rsidDel="00977ECE" w:rsidRDefault="00914CB4">
          <w:pPr>
            <w:pStyle w:val="TOC2"/>
            <w:tabs>
              <w:tab w:val="right" w:leader="dot" w:pos="9350"/>
            </w:tabs>
            <w:rPr>
              <w:del w:id="341" w:author="David Conklin" w:date="2020-12-08T14:53:00Z"/>
              <w:rFonts w:eastAsiaTheme="minorEastAsia"/>
              <w:noProof/>
            </w:rPr>
          </w:pPr>
          <w:del w:id="342" w:author="David Conklin" w:date="2020-12-08T14:53:00Z">
            <w:r w:rsidDel="00977ECE">
              <w:rPr>
                <w:noProof/>
              </w:rPr>
              <w:fldChar w:fldCharType="begin"/>
            </w:r>
            <w:r w:rsidDel="00977ECE">
              <w:rPr>
                <w:noProof/>
              </w:rPr>
              <w:delInstrText xml:space="preserve"> HYPERLINK \l "_Toc58250563" </w:delInstrText>
            </w:r>
            <w:r w:rsidDel="00977ECE">
              <w:rPr>
                <w:noProof/>
              </w:rPr>
              <w:fldChar w:fldCharType="separate"/>
            </w:r>
          </w:del>
          <w:ins w:id="343" w:author="David Conklin" w:date="2020-12-08T17:42:00Z">
            <w:r w:rsidR="00613C1D">
              <w:rPr>
                <w:b/>
                <w:bCs/>
                <w:noProof/>
              </w:rPr>
              <w:t>Error! Hyperlink reference not valid.</w:t>
            </w:r>
          </w:ins>
          <w:del w:id="344" w:author="David Conklin" w:date="2020-12-08T14:53:00Z">
            <w:r w:rsidR="00054245" w:rsidRPr="009118A7" w:rsidDel="00977ECE">
              <w:rPr>
                <w:rStyle w:val="Hyperlink"/>
                <w:noProof/>
              </w:rPr>
              <w:delText>Boundary conditions for stream water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_Toc58250563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4885CA36" w14:textId="26EE4136" w:rsidR="00054245" w:rsidDel="00977ECE" w:rsidRDefault="00914CB4">
          <w:pPr>
            <w:pStyle w:val="TOC2"/>
            <w:tabs>
              <w:tab w:val="right" w:leader="dot" w:pos="9350"/>
            </w:tabs>
            <w:rPr>
              <w:del w:id="345" w:author="David Conklin" w:date="2020-12-08T14:53:00Z"/>
              <w:rFonts w:eastAsiaTheme="minorEastAsia"/>
              <w:noProof/>
            </w:rPr>
          </w:pPr>
          <w:del w:id="346" w:author="David Conklin" w:date="2020-12-08T14:53:00Z">
            <w:r w:rsidDel="00977ECE">
              <w:rPr>
                <w:noProof/>
              </w:rPr>
              <w:fldChar w:fldCharType="begin"/>
            </w:r>
            <w:r w:rsidDel="00977ECE">
              <w:rPr>
                <w:noProof/>
              </w:rPr>
              <w:delInstrText xml:space="preserve"> HYPERLINK \l "_Toc58250564" </w:delInstrText>
            </w:r>
            <w:r w:rsidDel="00977ECE">
              <w:rPr>
                <w:noProof/>
              </w:rPr>
              <w:fldChar w:fldCharType="separate"/>
            </w:r>
          </w:del>
          <w:ins w:id="347" w:author="David Conklin" w:date="2020-12-08T17:42:00Z">
            <w:r w:rsidR="00613C1D">
              <w:rPr>
                <w:b/>
                <w:bCs/>
                <w:noProof/>
              </w:rPr>
              <w:t>Error! Hyperlink reference not valid.</w:t>
            </w:r>
          </w:ins>
          <w:del w:id="348" w:author="David Conklin" w:date="2020-12-08T14:53:00Z">
            <w:r w:rsidR="00054245" w:rsidRPr="009118A7" w:rsidDel="00977ECE">
              <w:rPr>
                <w:rStyle w:val="Hyperlink"/>
                <w:noProof/>
              </w:rPr>
              <w:delText>Thermal stratification in 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_Toc58250564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4FAB6058" w14:textId="02D31896" w:rsidR="00054245" w:rsidDel="00977ECE" w:rsidRDefault="00914CB4">
          <w:pPr>
            <w:pStyle w:val="TOC2"/>
            <w:tabs>
              <w:tab w:val="right" w:leader="dot" w:pos="9350"/>
            </w:tabs>
            <w:rPr>
              <w:del w:id="349" w:author="David Conklin" w:date="2020-12-08T14:53:00Z"/>
              <w:rFonts w:eastAsiaTheme="minorEastAsia"/>
              <w:noProof/>
            </w:rPr>
          </w:pPr>
          <w:del w:id="350" w:author="David Conklin" w:date="2020-12-08T14:53:00Z">
            <w:r w:rsidDel="00977ECE">
              <w:rPr>
                <w:noProof/>
              </w:rPr>
              <w:fldChar w:fldCharType="begin"/>
            </w:r>
            <w:r w:rsidDel="00977ECE">
              <w:rPr>
                <w:noProof/>
              </w:rPr>
              <w:delInstrText xml:space="preserve"> HYPERLINK \l "_Toc58250565" </w:delInstrText>
            </w:r>
            <w:r w:rsidDel="00977ECE">
              <w:rPr>
                <w:noProof/>
              </w:rPr>
              <w:fldChar w:fldCharType="separate"/>
            </w:r>
          </w:del>
          <w:ins w:id="351" w:author="David Conklin" w:date="2020-12-08T17:42:00Z">
            <w:r w:rsidR="00613C1D">
              <w:rPr>
                <w:b/>
                <w:bCs/>
                <w:noProof/>
              </w:rPr>
              <w:t>Error! Hyperlink reference not valid.</w:t>
            </w:r>
          </w:ins>
          <w:del w:id="352" w:author="David Conklin" w:date="2020-12-08T14:53:00Z">
            <w:r w:rsidR="00054245" w:rsidRPr="009118A7" w:rsidDel="00977ECE">
              <w:rPr>
                <w:rStyle w:val="Hyperlink"/>
                <w:noProof/>
              </w:rPr>
              <w:delText>Thermal loading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_Toc58250565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7C9BEAEE" w14:textId="27F20EB6" w:rsidR="00054245" w:rsidDel="00977ECE" w:rsidRDefault="00914CB4">
          <w:pPr>
            <w:pStyle w:val="TOC1"/>
            <w:tabs>
              <w:tab w:val="right" w:leader="dot" w:pos="9350"/>
            </w:tabs>
            <w:rPr>
              <w:del w:id="353" w:author="David Conklin" w:date="2020-12-08T14:53:00Z"/>
              <w:rFonts w:eastAsiaTheme="minorEastAsia"/>
              <w:noProof/>
            </w:rPr>
          </w:pPr>
          <w:del w:id="354" w:author="David Conklin" w:date="2020-12-08T14:53:00Z">
            <w:r w:rsidDel="00977ECE">
              <w:rPr>
                <w:noProof/>
              </w:rPr>
              <w:fldChar w:fldCharType="begin"/>
            </w:r>
            <w:r w:rsidDel="00977ECE">
              <w:rPr>
                <w:noProof/>
              </w:rPr>
              <w:delInstrText xml:space="preserve"> HYPERLINK \l "_Toc58250566" </w:delInstrText>
            </w:r>
            <w:r w:rsidDel="00977ECE">
              <w:rPr>
                <w:noProof/>
              </w:rPr>
              <w:fldChar w:fldCharType="separate"/>
            </w:r>
          </w:del>
          <w:ins w:id="355" w:author="David Conklin" w:date="2020-12-08T17:42:00Z">
            <w:r w:rsidR="00613C1D">
              <w:rPr>
                <w:b/>
                <w:bCs/>
                <w:noProof/>
              </w:rPr>
              <w:t>Error! Hyperlink reference not valid.</w:t>
            </w:r>
          </w:ins>
          <w:del w:id="356" w:author="David Conklin" w:date="2020-12-08T14:53:00Z">
            <w:r w:rsidR="00054245" w:rsidRPr="009118A7" w:rsidDel="00977ECE">
              <w:rPr>
                <w:rStyle w:val="Hyperlink"/>
                <w:noProof/>
              </w:rPr>
              <w:delText>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_Toc58250566 \h </w:delInstrText>
            </w:r>
            <w:r w:rsidR="00054245" w:rsidDel="00977ECE">
              <w:rPr>
                <w:noProof/>
                <w:webHidden/>
              </w:rPr>
            </w:r>
            <w:r w:rsidR="00054245" w:rsidDel="00977ECE">
              <w:rPr>
                <w:noProof/>
                <w:webHidden/>
              </w:rPr>
              <w:fldChar w:fldCharType="separate"/>
            </w:r>
            <w:r w:rsidR="00054245" w:rsidDel="00977ECE">
              <w:rPr>
                <w:noProof/>
                <w:webHidden/>
              </w:rPr>
              <w:delText>24</w:delText>
            </w:r>
            <w:r w:rsidR="00054245" w:rsidDel="00977ECE">
              <w:rPr>
                <w:noProof/>
                <w:webHidden/>
              </w:rPr>
              <w:fldChar w:fldCharType="end"/>
            </w:r>
            <w:r w:rsidDel="00977ECE">
              <w:rPr>
                <w:noProof/>
              </w:rPr>
              <w:fldChar w:fldCharType="end"/>
            </w:r>
          </w:del>
        </w:p>
        <w:p w14:paraId="049099EF" w14:textId="6C273EB2" w:rsidR="00054245" w:rsidDel="00977ECE" w:rsidRDefault="00914CB4">
          <w:pPr>
            <w:pStyle w:val="TOC2"/>
            <w:tabs>
              <w:tab w:val="right" w:leader="dot" w:pos="9350"/>
            </w:tabs>
            <w:rPr>
              <w:del w:id="357" w:author="David Conklin" w:date="2020-12-08T14:53:00Z"/>
              <w:rFonts w:eastAsiaTheme="minorEastAsia"/>
              <w:noProof/>
            </w:rPr>
          </w:pPr>
          <w:del w:id="358" w:author="David Conklin" w:date="2020-12-08T14:53:00Z">
            <w:r w:rsidDel="00977ECE">
              <w:rPr>
                <w:noProof/>
              </w:rPr>
              <w:fldChar w:fldCharType="begin"/>
            </w:r>
            <w:r w:rsidDel="00977ECE">
              <w:rPr>
                <w:noProof/>
              </w:rPr>
              <w:delInstrText xml:space="preserve"> HYPERLINK \l "_Toc58250567" </w:delInstrText>
            </w:r>
            <w:r w:rsidDel="00977ECE">
              <w:rPr>
                <w:noProof/>
              </w:rPr>
              <w:fldChar w:fldCharType="separate"/>
            </w:r>
          </w:del>
          <w:ins w:id="359" w:author="David Conklin" w:date="2020-12-08T17:42:00Z">
            <w:r w:rsidR="00613C1D">
              <w:rPr>
                <w:b/>
                <w:bCs/>
                <w:noProof/>
              </w:rPr>
              <w:t>Error! Hyperlink reference not valid.</w:t>
            </w:r>
          </w:ins>
          <w:del w:id="360" w:author="David Conklin" w:date="2020-12-08T14:53:00Z">
            <w:r w:rsidR="00054245" w:rsidRPr="009118A7" w:rsidDel="00977ECE">
              <w:rPr>
                <w:rStyle w:val="Hyperlink"/>
                <w:noProof/>
              </w:rPr>
              <w:delText>Reservoir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_Toc58250567 \h </w:delInstrText>
            </w:r>
            <w:r w:rsidR="00054245" w:rsidDel="00977ECE">
              <w:rPr>
                <w:noProof/>
                <w:webHidden/>
              </w:rPr>
            </w:r>
            <w:r w:rsidR="00054245" w:rsidDel="00977ECE">
              <w:rPr>
                <w:noProof/>
                <w:webHidden/>
              </w:rPr>
              <w:fldChar w:fldCharType="separate"/>
            </w:r>
            <w:r w:rsidR="00054245" w:rsidDel="00977ECE">
              <w:rPr>
                <w:noProof/>
                <w:webHidden/>
              </w:rPr>
              <w:delText>25</w:delText>
            </w:r>
            <w:r w:rsidR="00054245" w:rsidDel="00977ECE">
              <w:rPr>
                <w:noProof/>
                <w:webHidden/>
              </w:rPr>
              <w:fldChar w:fldCharType="end"/>
            </w:r>
            <w:r w:rsidDel="00977ECE">
              <w:rPr>
                <w:noProof/>
              </w:rPr>
              <w:fldChar w:fldCharType="end"/>
            </w:r>
          </w:del>
        </w:p>
        <w:p w14:paraId="3A6E27D6" w14:textId="01E33E55" w:rsidR="00054245" w:rsidDel="00977ECE" w:rsidRDefault="00914CB4">
          <w:pPr>
            <w:pStyle w:val="TOC2"/>
            <w:tabs>
              <w:tab w:val="right" w:leader="dot" w:pos="9350"/>
            </w:tabs>
            <w:rPr>
              <w:del w:id="361" w:author="David Conklin" w:date="2020-12-08T14:53:00Z"/>
              <w:rFonts w:eastAsiaTheme="minorEastAsia"/>
              <w:noProof/>
            </w:rPr>
          </w:pPr>
          <w:del w:id="362" w:author="David Conklin" w:date="2020-12-08T14:53:00Z">
            <w:r w:rsidDel="00977ECE">
              <w:rPr>
                <w:noProof/>
              </w:rPr>
              <w:fldChar w:fldCharType="begin"/>
            </w:r>
            <w:r w:rsidDel="00977ECE">
              <w:rPr>
                <w:noProof/>
              </w:rPr>
              <w:delInstrText xml:space="preserve"> HYPERLINK \l "_Toc58250568" </w:delInstrText>
            </w:r>
            <w:r w:rsidDel="00977ECE">
              <w:rPr>
                <w:noProof/>
              </w:rPr>
              <w:fldChar w:fldCharType="separate"/>
            </w:r>
          </w:del>
          <w:ins w:id="363" w:author="David Conklin" w:date="2020-12-08T17:42:00Z">
            <w:r w:rsidR="00613C1D">
              <w:rPr>
                <w:b/>
                <w:bCs/>
                <w:noProof/>
              </w:rPr>
              <w:t>Error! Hyperlink reference not valid.</w:t>
            </w:r>
          </w:ins>
          <w:del w:id="364" w:author="David Conklin" w:date="2020-12-08T14:53:00Z">
            <w:r w:rsidR="00054245" w:rsidRPr="009118A7" w:rsidDel="00977ECE">
              <w:rPr>
                <w:rStyle w:val="Hyperlink"/>
                <w:noProof/>
              </w:rPr>
              <w:delText>Reservoir data sources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_Toc58250568 \h </w:delInstrText>
            </w:r>
            <w:r w:rsidR="00054245" w:rsidDel="00977ECE">
              <w:rPr>
                <w:noProof/>
                <w:webHidden/>
              </w:rPr>
            </w:r>
            <w:r w:rsidR="00054245" w:rsidDel="00977ECE">
              <w:rPr>
                <w:noProof/>
                <w:webHidden/>
              </w:rPr>
              <w:fldChar w:fldCharType="separate"/>
            </w:r>
            <w:r w:rsidR="00054245" w:rsidDel="00977ECE">
              <w:rPr>
                <w:noProof/>
                <w:webHidden/>
              </w:rPr>
              <w:delText>26</w:delText>
            </w:r>
            <w:r w:rsidR="00054245" w:rsidDel="00977ECE">
              <w:rPr>
                <w:noProof/>
                <w:webHidden/>
              </w:rPr>
              <w:fldChar w:fldCharType="end"/>
            </w:r>
            <w:r w:rsidDel="00977ECE">
              <w:rPr>
                <w:noProof/>
              </w:rPr>
              <w:fldChar w:fldCharType="end"/>
            </w:r>
          </w:del>
        </w:p>
        <w:p w14:paraId="2EFB178F" w14:textId="39021713" w:rsidR="00054245" w:rsidDel="00977ECE" w:rsidRDefault="00914CB4">
          <w:pPr>
            <w:pStyle w:val="TOC1"/>
            <w:tabs>
              <w:tab w:val="right" w:leader="dot" w:pos="9350"/>
            </w:tabs>
            <w:rPr>
              <w:del w:id="365" w:author="David Conklin" w:date="2020-12-08T14:53:00Z"/>
              <w:rFonts w:eastAsiaTheme="minorEastAsia"/>
              <w:noProof/>
            </w:rPr>
          </w:pPr>
          <w:del w:id="366" w:author="David Conklin" w:date="2020-12-08T14:53:00Z">
            <w:r w:rsidDel="00977ECE">
              <w:rPr>
                <w:noProof/>
              </w:rPr>
              <w:fldChar w:fldCharType="begin"/>
            </w:r>
            <w:r w:rsidDel="00977ECE">
              <w:rPr>
                <w:noProof/>
              </w:rPr>
              <w:delInstrText xml:space="preserve"> HYPERLINK \l "_Toc58250569" </w:delInstrText>
            </w:r>
            <w:r w:rsidDel="00977ECE">
              <w:rPr>
                <w:noProof/>
              </w:rPr>
              <w:fldChar w:fldCharType="separate"/>
            </w:r>
          </w:del>
          <w:ins w:id="367" w:author="David Conklin" w:date="2020-12-08T17:42:00Z">
            <w:r w:rsidR="00613C1D">
              <w:rPr>
                <w:b/>
                <w:bCs/>
                <w:noProof/>
              </w:rPr>
              <w:t>Error! Hyperlink reference not valid.</w:t>
            </w:r>
          </w:ins>
          <w:del w:id="368" w:author="David Conklin" w:date="2020-12-08T14:53:00Z">
            <w:r w:rsidR="00054245" w:rsidRPr="009118A7" w:rsidDel="00977ECE">
              <w:rPr>
                <w:rStyle w:val="Hyperlink"/>
                <w:noProof/>
              </w:rPr>
              <w:delText>Creating a new study area from a watershed within the WRB</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_Toc58250569 \h </w:delInstrText>
            </w:r>
            <w:r w:rsidR="00054245" w:rsidDel="00977ECE">
              <w:rPr>
                <w:noProof/>
                <w:webHidden/>
              </w:rPr>
            </w:r>
            <w:r w:rsidR="00054245" w:rsidDel="00977ECE">
              <w:rPr>
                <w:noProof/>
                <w:webHidden/>
              </w:rPr>
              <w:fldChar w:fldCharType="separate"/>
            </w:r>
            <w:r w:rsidR="00054245" w:rsidDel="00977ECE">
              <w:rPr>
                <w:noProof/>
                <w:webHidden/>
              </w:rPr>
              <w:delText>27</w:delText>
            </w:r>
            <w:r w:rsidR="00054245" w:rsidDel="00977ECE">
              <w:rPr>
                <w:noProof/>
                <w:webHidden/>
              </w:rPr>
              <w:fldChar w:fldCharType="end"/>
            </w:r>
            <w:r w:rsidDel="00977ECE">
              <w:rPr>
                <w:noProof/>
              </w:rPr>
              <w:fldChar w:fldCharType="end"/>
            </w:r>
          </w:del>
        </w:p>
        <w:p w14:paraId="71C3821E" w14:textId="399A36B0" w:rsidR="00054245" w:rsidDel="00977ECE" w:rsidRDefault="00914CB4">
          <w:pPr>
            <w:pStyle w:val="TOC2"/>
            <w:tabs>
              <w:tab w:val="right" w:leader="dot" w:pos="9350"/>
            </w:tabs>
            <w:rPr>
              <w:del w:id="369" w:author="David Conklin" w:date="2020-12-08T14:53:00Z"/>
              <w:rFonts w:eastAsiaTheme="minorEastAsia"/>
              <w:noProof/>
            </w:rPr>
          </w:pPr>
          <w:del w:id="370" w:author="David Conklin" w:date="2020-12-08T14:53:00Z">
            <w:r w:rsidDel="00977ECE">
              <w:rPr>
                <w:noProof/>
              </w:rPr>
              <w:fldChar w:fldCharType="begin"/>
            </w:r>
            <w:r w:rsidDel="00977ECE">
              <w:rPr>
                <w:noProof/>
              </w:rPr>
              <w:delInstrText xml:space="preserve"> HYPERLINK \l "_Toc58250570" </w:delInstrText>
            </w:r>
            <w:r w:rsidDel="00977ECE">
              <w:rPr>
                <w:noProof/>
              </w:rPr>
              <w:fldChar w:fldCharType="separate"/>
            </w:r>
          </w:del>
          <w:ins w:id="371" w:author="David Conklin" w:date="2020-12-08T17:42:00Z">
            <w:r w:rsidR="00613C1D">
              <w:rPr>
                <w:b/>
                <w:bCs/>
                <w:noProof/>
              </w:rPr>
              <w:t>Error! Hyperlink reference not valid.</w:t>
            </w:r>
          </w:ins>
          <w:del w:id="372" w:author="David Conklin" w:date="2020-12-08T14:53:00Z">
            <w:r w:rsidR="00054245" w:rsidRPr="009118A7" w:rsidDel="00977ECE">
              <w:rPr>
                <w:rStyle w:val="Hyperlink"/>
                <w:noProof/>
              </w:rPr>
              <w:delText>Limitations of subbasin simulations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_Toc58250570 \h </w:delInstrText>
            </w:r>
            <w:r w:rsidR="00054245" w:rsidDel="00977ECE">
              <w:rPr>
                <w:noProof/>
                <w:webHidden/>
              </w:rPr>
            </w:r>
            <w:r w:rsidR="00054245" w:rsidDel="00977ECE">
              <w:rPr>
                <w:noProof/>
                <w:webHidden/>
              </w:rPr>
              <w:fldChar w:fldCharType="separate"/>
            </w:r>
            <w:r w:rsidR="00054245" w:rsidDel="00977ECE">
              <w:rPr>
                <w:noProof/>
                <w:webHidden/>
              </w:rPr>
              <w:delText>28</w:delText>
            </w:r>
            <w:r w:rsidR="00054245" w:rsidDel="00977ECE">
              <w:rPr>
                <w:noProof/>
                <w:webHidden/>
              </w:rPr>
              <w:fldChar w:fldCharType="end"/>
            </w:r>
            <w:r w:rsidDel="00977ECE">
              <w:rPr>
                <w:noProof/>
              </w:rPr>
              <w:fldChar w:fldCharType="end"/>
            </w:r>
          </w:del>
        </w:p>
        <w:p w14:paraId="7463A970" w14:textId="2557A70F" w:rsidR="00054245" w:rsidDel="00977ECE" w:rsidRDefault="00914CB4">
          <w:pPr>
            <w:pStyle w:val="TOC1"/>
            <w:tabs>
              <w:tab w:val="right" w:leader="dot" w:pos="9350"/>
            </w:tabs>
            <w:rPr>
              <w:del w:id="373" w:author="David Conklin" w:date="2020-12-08T14:53:00Z"/>
              <w:rFonts w:eastAsiaTheme="minorEastAsia"/>
              <w:noProof/>
            </w:rPr>
          </w:pPr>
          <w:del w:id="374" w:author="David Conklin" w:date="2020-12-08T14:53:00Z">
            <w:r w:rsidDel="00977ECE">
              <w:rPr>
                <w:noProof/>
              </w:rPr>
              <w:fldChar w:fldCharType="begin"/>
            </w:r>
            <w:r w:rsidDel="00977ECE">
              <w:rPr>
                <w:noProof/>
              </w:rPr>
              <w:delInstrText xml:space="preserve"> HYPERLINK \l "_Toc58250571" </w:delInstrText>
            </w:r>
            <w:r w:rsidDel="00977ECE">
              <w:rPr>
                <w:noProof/>
              </w:rPr>
              <w:fldChar w:fldCharType="separate"/>
            </w:r>
          </w:del>
          <w:ins w:id="375" w:author="David Conklin" w:date="2020-12-08T17:42:00Z">
            <w:r w:rsidR="00613C1D">
              <w:rPr>
                <w:b/>
                <w:bCs/>
                <w:noProof/>
              </w:rPr>
              <w:t>Error! Hyperlink reference not valid.</w:t>
            </w:r>
          </w:ins>
          <w:del w:id="376" w:author="David Conklin" w:date="2020-12-08T14:53:00Z">
            <w:r w:rsidR="00054245" w:rsidRPr="009118A7" w:rsidDel="00977ECE">
              <w:rPr>
                <w:rStyle w:val="Hyperlink"/>
                <w:noProof/>
              </w:rPr>
              <w:delText>North Santiam study area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_Toc58250571 \h </w:delInstrText>
            </w:r>
            <w:r w:rsidR="00054245" w:rsidDel="00977ECE">
              <w:rPr>
                <w:noProof/>
                <w:webHidden/>
              </w:rPr>
            </w:r>
            <w:r w:rsidR="00054245" w:rsidDel="00977ECE">
              <w:rPr>
                <w:noProof/>
                <w:webHidden/>
              </w:rPr>
              <w:fldChar w:fldCharType="separate"/>
            </w:r>
            <w:r w:rsidR="00054245" w:rsidDel="00977ECE">
              <w:rPr>
                <w:noProof/>
                <w:webHidden/>
              </w:rPr>
              <w:delText>29</w:delText>
            </w:r>
            <w:r w:rsidR="00054245" w:rsidDel="00977ECE">
              <w:rPr>
                <w:noProof/>
                <w:webHidden/>
              </w:rPr>
              <w:fldChar w:fldCharType="end"/>
            </w:r>
            <w:r w:rsidDel="00977ECE">
              <w:rPr>
                <w:noProof/>
              </w:rPr>
              <w:fldChar w:fldCharType="end"/>
            </w:r>
          </w:del>
        </w:p>
        <w:p w14:paraId="2E68274C" w14:textId="4A50CBA1" w:rsidR="00054245" w:rsidDel="00977ECE" w:rsidRDefault="00914CB4">
          <w:pPr>
            <w:pStyle w:val="TOC2"/>
            <w:tabs>
              <w:tab w:val="right" w:leader="dot" w:pos="9350"/>
            </w:tabs>
            <w:rPr>
              <w:del w:id="377" w:author="David Conklin" w:date="2020-12-08T14:53:00Z"/>
              <w:rFonts w:eastAsiaTheme="minorEastAsia"/>
              <w:noProof/>
            </w:rPr>
          </w:pPr>
          <w:del w:id="378" w:author="David Conklin" w:date="2020-12-08T14:53:00Z">
            <w:r w:rsidDel="00977ECE">
              <w:rPr>
                <w:noProof/>
              </w:rPr>
              <w:fldChar w:fldCharType="begin"/>
            </w:r>
            <w:r w:rsidDel="00977ECE">
              <w:rPr>
                <w:noProof/>
              </w:rPr>
              <w:delInstrText xml:space="preserve"> HYPERLINK \l "_Toc58250572" </w:delInstrText>
            </w:r>
            <w:r w:rsidDel="00977ECE">
              <w:rPr>
                <w:noProof/>
              </w:rPr>
              <w:fldChar w:fldCharType="separate"/>
            </w:r>
          </w:del>
          <w:ins w:id="379" w:author="David Conklin" w:date="2020-12-08T17:42:00Z">
            <w:r w:rsidR="00613C1D">
              <w:rPr>
                <w:b/>
                <w:bCs/>
                <w:noProof/>
              </w:rPr>
              <w:t>Error! Hyperlink reference not valid.</w:t>
            </w:r>
          </w:ins>
          <w:del w:id="380" w:author="David Conklin" w:date="2020-12-08T14:53:00Z">
            <w:r w:rsidR="00054245" w:rsidRPr="009118A7" w:rsidDel="00977ECE">
              <w:rPr>
                <w:rStyle w:val="Hyperlink"/>
                <w:rFonts w:eastAsia="Times New Roman"/>
                <w:noProof/>
              </w:rPr>
              <w:delText>Instream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_Toc58250572 \h </w:delInstrText>
            </w:r>
            <w:r w:rsidR="00054245" w:rsidDel="00977ECE">
              <w:rPr>
                <w:noProof/>
                <w:webHidden/>
              </w:rPr>
            </w:r>
            <w:r w:rsidR="00054245" w:rsidDel="00977ECE">
              <w:rPr>
                <w:noProof/>
                <w:webHidden/>
              </w:rPr>
              <w:fldChar w:fldCharType="separate"/>
            </w:r>
            <w:r w:rsidR="00054245" w:rsidDel="00977ECE">
              <w:rPr>
                <w:noProof/>
                <w:webHidden/>
              </w:rPr>
              <w:delText>29</w:delText>
            </w:r>
            <w:r w:rsidR="00054245" w:rsidDel="00977ECE">
              <w:rPr>
                <w:noProof/>
                <w:webHidden/>
              </w:rPr>
              <w:fldChar w:fldCharType="end"/>
            </w:r>
            <w:r w:rsidDel="00977ECE">
              <w:rPr>
                <w:noProof/>
              </w:rPr>
              <w:fldChar w:fldCharType="end"/>
            </w:r>
          </w:del>
        </w:p>
        <w:p w14:paraId="6CB860F4" w14:textId="6976D73C" w:rsidR="00054245" w:rsidDel="00977ECE" w:rsidRDefault="00914CB4">
          <w:pPr>
            <w:pStyle w:val="TOC2"/>
            <w:tabs>
              <w:tab w:val="right" w:leader="dot" w:pos="9350"/>
            </w:tabs>
            <w:rPr>
              <w:del w:id="381" w:author="David Conklin" w:date="2020-12-08T14:53:00Z"/>
              <w:rFonts w:eastAsiaTheme="minorEastAsia"/>
              <w:noProof/>
            </w:rPr>
          </w:pPr>
          <w:del w:id="382" w:author="David Conklin" w:date="2020-12-08T14:53:00Z">
            <w:r w:rsidDel="00977ECE">
              <w:rPr>
                <w:noProof/>
              </w:rPr>
              <w:fldChar w:fldCharType="begin"/>
            </w:r>
            <w:r w:rsidDel="00977ECE">
              <w:rPr>
                <w:noProof/>
              </w:rPr>
              <w:delInstrText xml:space="preserve"> HYPERLINK \l "_Toc58250573" </w:delInstrText>
            </w:r>
            <w:r w:rsidDel="00977ECE">
              <w:rPr>
                <w:noProof/>
              </w:rPr>
              <w:fldChar w:fldCharType="separate"/>
            </w:r>
          </w:del>
          <w:ins w:id="383" w:author="David Conklin" w:date="2020-12-08T17:42:00Z">
            <w:r w:rsidR="00613C1D">
              <w:rPr>
                <w:b/>
                <w:bCs/>
                <w:noProof/>
              </w:rPr>
              <w:t>Error! Hyperlink reference not valid.</w:t>
            </w:r>
          </w:ins>
          <w:del w:id="384" w:author="David Conklin" w:date="2020-12-08T14:53:00Z">
            <w:r w:rsidR="00054245" w:rsidRPr="009118A7" w:rsidDel="00977ECE">
              <w:rPr>
                <w:rStyle w:val="Hyperlink"/>
                <w:noProof/>
              </w:rPr>
              <w:delText>Municipal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_Toc58250573 \h </w:delInstrText>
            </w:r>
            <w:r w:rsidR="00054245" w:rsidDel="00977ECE">
              <w:rPr>
                <w:noProof/>
                <w:webHidden/>
              </w:rPr>
            </w:r>
            <w:r w:rsidR="00054245" w:rsidDel="00977ECE">
              <w:rPr>
                <w:noProof/>
                <w:webHidden/>
              </w:rPr>
              <w:fldChar w:fldCharType="separate"/>
            </w:r>
            <w:r w:rsidR="00054245" w:rsidDel="00977ECE">
              <w:rPr>
                <w:noProof/>
                <w:webHidden/>
              </w:rPr>
              <w:delText>30</w:delText>
            </w:r>
            <w:r w:rsidR="00054245" w:rsidDel="00977ECE">
              <w:rPr>
                <w:noProof/>
                <w:webHidden/>
              </w:rPr>
              <w:fldChar w:fldCharType="end"/>
            </w:r>
            <w:r w:rsidDel="00977ECE">
              <w:rPr>
                <w:noProof/>
              </w:rPr>
              <w:fldChar w:fldCharType="end"/>
            </w:r>
          </w:del>
        </w:p>
        <w:p w14:paraId="786C6261" w14:textId="2A0CE392" w:rsidR="00054245" w:rsidDel="00977ECE" w:rsidRDefault="00914CB4">
          <w:pPr>
            <w:pStyle w:val="TOC1"/>
            <w:tabs>
              <w:tab w:val="right" w:leader="dot" w:pos="9350"/>
            </w:tabs>
            <w:rPr>
              <w:del w:id="385" w:author="David Conklin" w:date="2020-12-08T14:53:00Z"/>
              <w:rFonts w:eastAsiaTheme="minorEastAsia"/>
              <w:noProof/>
            </w:rPr>
          </w:pPr>
          <w:del w:id="386" w:author="David Conklin" w:date="2020-12-08T14:53:00Z">
            <w:r w:rsidDel="00977ECE">
              <w:rPr>
                <w:noProof/>
              </w:rPr>
              <w:fldChar w:fldCharType="begin"/>
            </w:r>
            <w:r w:rsidDel="00977ECE">
              <w:rPr>
                <w:noProof/>
              </w:rPr>
              <w:delInstrText xml:space="preserve"> HYPERLINK \l "_Toc58250574" </w:delInstrText>
            </w:r>
            <w:r w:rsidDel="00977ECE">
              <w:rPr>
                <w:noProof/>
              </w:rPr>
              <w:fldChar w:fldCharType="separate"/>
            </w:r>
          </w:del>
          <w:ins w:id="387" w:author="David Conklin" w:date="2020-12-08T17:42:00Z">
            <w:r w:rsidR="00613C1D">
              <w:rPr>
                <w:b/>
                <w:bCs/>
                <w:noProof/>
              </w:rPr>
              <w:t>Error! Hyperlink reference not valid.</w:t>
            </w:r>
          </w:ins>
          <w:del w:id="388" w:author="David Conklin" w:date="2020-12-08T14:53:00Z">
            <w:r w:rsidR="00054245" w:rsidRPr="009118A7" w:rsidDel="00977ECE">
              <w:rPr>
                <w:rStyle w:val="Hyperlink"/>
                <w:noProof/>
              </w:rPr>
              <w:delText>McKenzie Basin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_Toc58250574 \h </w:delInstrText>
            </w:r>
            <w:r w:rsidR="00054245" w:rsidDel="00977ECE">
              <w:rPr>
                <w:noProof/>
                <w:webHidden/>
              </w:rPr>
            </w:r>
            <w:r w:rsidR="00054245" w:rsidDel="00977ECE">
              <w:rPr>
                <w:noProof/>
                <w:webHidden/>
              </w:rPr>
              <w:fldChar w:fldCharType="separate"/>
            </w:r>
            <w:r w:rsidR="00054245" w:rsidDel="00977ECE">
              <w:rPr>
                <w:noProof/>
                <w:webHidden/>
              </w:rPr>
              <w:delText>31</w:delText>
            </w:r>
            <w:r w:rsidR="00054245" w:rsidDel="00977ECE">
              <w:rPr>
                <w:noProof/>
                <w:webHidden/>
              </w:rPr>
              <w:fldChar w:fldCharType="end"/>
            </w:r>
            <w:r w:rsidDel="00977ECE">
              <w:rPr>
                <w:noProof/>
              </w:rPr>
              <w:fldChar w:fldCharType="end"/>
            </w:r>
          </w:del>
        </w:p>
        <w:p w14:paraId="7107193F" w14:textId="7FB93D77" w:rsidR="00054245" w:rsidDel="00977ECE" w:rsidRDefault="00914CB4">
          <w:pPr>
            <w:pStyle w:val="TOC2"/>
            <w:tabs>
              <w:tab w:val="right" w:leader="dot" w:pos="9350"/>
            </w:tabs>
            <w:rPr>
              <w:del w:id="389" w:author="David Conklin" w:date="2020-12-08T14:53:00Z"/>
              <w:rFonts w:eastAsiaTheme="minorEastAsia"/>
              <w:noProof/>
            </w:rPr>
          </w:pPr>
          <w:del w:id="390" w:author="David Conklin" w:date="2020-12-08T14:53:00Z">
            <w:r w:rsidDel="00977ECE">
              <w:rPr>
                <w:noProof/>
              </w:rPr>
              <w:fldChar w:fldCharType="begin"/>
            </w:r>
            <w:r w:rsidDel="00977ECE">
              <w:rPr>
                <w:noProof/>
              </w:rPr>
              <w:delInstrText xml:space="preserve"> HYPERLINK \l "_Toc58250575" </w:delInstrText>
            </w:r>
            <w:r w:rsidDel="00977ECE">
              <w:rPr>
                <w:noProof/>
              </w:rPr>
              <w:fldChar w:fldCharType="separate"/>
            </w:r>
          </w:del>
          <w:ins w:id="391" w:author="David Conklin" w:date="2020-12-08T17:42:00Z">
            <w:r w:rsidR="00613C1D">
              <w:rPr>
                <w:b/>
                <w:bCs/>
                <w:noProof/>
              </w:rPr>
              <w:t>Error! Hyperlink reference not valid.</w:t>
            </w:r>
          </w:ins>
          <w:del w:id="392" w:author="David Conklin" w:date="2020-12-08T14:53:00Z">
            <w:r w:rsidR="00054245" w:rsidRPr="009118A7" w:rsidDel="00977ECE">
              <w:rPr>
                <w:rStyle w:val="Hyperlink"/>
                <w:noProof/>
              </w:rPr>
              <w:delText>Project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_Toc58250575 \h </w:delInstrText>
            </w:r>
            <w:r w:rsidR="00054245" w:rsidDel="00977ECE">
              <w:rPr>
                <w:noProof/>
                <w:webHidden/>
              </w:rPr>
            </w:r>
            <w:r w:rsidR="00054245" w:rsidDel="00977ECE">
              <w:rPr>
                <w:noProof/>
                <w:webHidden/>
              </w:rPr>
              <w:fldChar w:fldCharType="separate"/>
            </w:r>
            <w:r w:rsidR="00054245" w:rsidDel="00977ECE">
              <w:rPr>
                <w:noProof/>
                <w:webHidden/>
              </w:rPr>
              <w:delText>31</w:delText>
            </w:r>
            <w:r w:rsidR="00054245" w:rsidDel="00977ECE">
              <w:rPr>
                <w:noProof/>
                <w:webHidden/>
              </w:rPr>
              <w:fldChar w:fldCharType="end"/>
            </w:r>
            <w:r w:rsidDel="00977ECE">
              <w:rPr>
                <w:noProof/>
              </w:rPr>
              <w:fldChar w:fldCharType="end"/>
            </w:r>
          </w:del>
        </w:p>
        <w:p w14:paraId="38608963" w14:textId="13215FD6" w:rsidR="00054245" w:rsidDel="00977ECE" w:rsidRDefault="00914CB4">
          <w:pPr>
            <w:pStyle w:val="TOC2"/>
            <w:tabs>
              <w:tab w:val="right" w:leader="dot" w:pos="9350"/>
            </w:tabs>
            <w:rPr>
              <w:del w:id="393" w:author="David Conklin" w:date="2020-12-08T14:53:00Z"/>
              <w:rFonts w:eastAsiaTheme="minorEastAsia"/>
              <w:noProof/>
            </w:rPr>
          </w:pPr>
          <w:del w:id="394" w:author="David Conklin" w:date="2020-12-08T14:53:00Z">
            <w:r w:rsidDel="00977ECE">
              <w:rPr>
                <w:noProof/>
              </w:rPr>
              <w:fldChar w:fldCharType="begin"/>
            </w:r>
            <w:r w:rsidDel="00977ECE">
              <w:rPr>
                <w:noProof/>
              </w:rPr>
              <w:delInstrText xml:space="preserve"> HYPERLINK \l "_Toc58250576" </w:delInstrText>
            </w:r>
            <w:r w:rsidDel="00977ECE">
              <w:rPr>
                <w:noProof/>
              </w:rPr>
              <w:fldChar w:fldCharType="separate"/>
            </w:r>
          </w:del>
          <w:ins w:id="395" w:author="David Conklin" w:date="2020-12-08T17:42:00Z">
            <w:r w:rsidR="00613C1D">
              <w:rPr>
                <w:b/>
                <w:bCs/>
                <w:noProof/>
              </w:rPr>
              <w:t>Error! Hyperlink reference not valid.</w:t>
            </w:r>
          </w:ins>
          <w:del w:id="396" w:author="David Conklin" w:date="2020-12-08T14:53:00Z">
            <w:r w:rsidR="00054245" w:rsidRPr="009118A7" w:rsidDel="00977ECE">
              <w:rPr>
                <w:rStyle w:val="Hyperlink"/>
                <w:noProof/>
              </w:rPr>
              <w:delText>Model and Simulation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_Toc58250576 \h </w:delInstrText>
            </w:r>
            <w:r w:rsidR="00054245" w:rsidDel="00977ECE">
              <w:rPr>
                <w:noProof/>
                <w:webHidden/>
              </w:rPr>
            </w:r>
            <w:r w:rsidR="00054245" w:rsidDel="00977ECE">
              <w:rPr>
                <w:noProof/>
                <w:webHidden/>
              </w:rPr>
              <w:fldChar w:fldCharType="separate"/>
            </w:r>
            <w:r w:rsidR="00054245" w:rsidDel="00977ECE">
              <w:rPr>
                <w:noProof/>
                <w:webHidden/>
              </w:rPr>
              <w:delText>33</w:delText>
            </w:r>
            <w:r w:rsidR="00054245" w:rsidDel="00977ECE">
              <w:rPr>
                <w:noProof/>
                <w:webHidden/>
              </w:rPr>
              <w:fldChar w:fldCharType="end"/>
            </w:r>
            <w:r w:rsidDel="00977ECE">
              <w:rPr>
                <w:noProof/>
              </w:rPr>
              <w:fldChar w:fldCharType="end"/>
            </w:r>
          </w:del>
        </w:p>
        <w:p w14:paraId="6A836C69" w14:textId="2C03E5F4" w:rsidR="00054245" w:rsidDel="00977ECE" w:rsidRDefault="00914CB4">
          <w:pPr>
            <w:pStyle w:val="TOC2"/>
            <w:tabs>
              <w:tab w:val="right" w:leader="dot" w:pos="9350"/>
            </w:tabs>
            <w:rPr>
              <w:del w:id="397" w:author="David Conklin" w:date="2020-12-08T14:53:00Z"/>
              <w:rFonts w:eastAsiaTheme="minorEastAsia"/>
              <w:noProof/>
            </w:rPr>
          </w:pPr>
          <w:del w:id="398" w:author="David Conklin" w:date="2020-12-08T14:53:00Z">
            <w:r w:rsidDel="00977ECE">
              <w:rPr>
                <w:noProof/>
              </w:rPr>
              <w:fldChar w:fldCharType="begin"/>
            </w:r>
            <w:r w:rsidDel="00977ECE">
              <w:rPr>
                <w:noProof/>
              </w:rPr>
              <w:delInstrText xml:space="preserve"> HYPERLINK \l "_Toc58250577" </w:delInstrText>
            </w:r>
            <w:r w:rsidDel="00977ECE">
              <w:rPr>
                <w:noProof/>
              </w:rPr>
              <w:fldChar w:fldCharType="separate"/>
            </w:r>
          </w:del>
          <w:ins w:id="399" w:author="David Conklin" w:date="2020-12-08T17:42:00Z">
            <w:r w:rsidR="00613C1D">
              <w:rPr>
                <w:b/>
                <w:bCs/>
                <w:noProof/>
              </w:rPr>
              <w:t>Error! Hyperlink reference not valid.</w:t>
            </w:r>
          </w:ins>
          <w:del w:id="400" w:author="David Conklin" w:date="2020-12-08T14:53:00Z">
            <w:r w:rsidR="00054245" w:rsidRPr="009118A7" w:rsidDel="00977ECE">
              <w:rPr>
                <w:rStyle w:val="Hyperlink"/>
                <w:noProof/>
              </w:rPr>
              <w:delText>McKenzie wetlands in the initial versions of the IDU, HRU, and Reach data layers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_Toc58250577 \h </w:delInstrText>
            </w:r>
            <w:r w:rsidR="00054245" w:rsidDel="00977ECE">
              <w:rPr>
                <w:noProof/>
                <w:webHidden/>
              </w:rPr>
            </w:r>
            <w:r w:rsidR="00054245" w:rsidDel="00977ECE">
              <w:rPr>
                <w:noProof/>
                <w:webHidden/>
              </w:rPr>
              <w:fldChar w:fldCharType="separate"/>
            </w:r>
            <w:r w:rsidR="00054245" w:rsidDel="00977ECE">
              <w:rPr>
                <w:noProof/>
                <w:webHidden/>
              </w:rPr>
              <w:delText>34</w:delText>
            </w:r>
            <w:r w:rsidR="00054245" w:rsidDel="00977ECE">
              <w:rPr>
                <w:noProof/>
                <w:webHidden/>
              </w:rPr>
              <w:fldChar w:fldCharType="end"/>
            </w:r>
            <w:r w:rsidDel="00977ECE">
              <w:rPr>
                <w:noProof/>
              </w:rPr>
              <w:fldChar w:fldCharType="end"/>
            </w:r>
          </w:del>
        </w:p>
        <w:p w14:paraId="4EE2E2FE" w14:textId="1AF321AD" w:rsidR="00054245" w:rsidDel="00977ECE" w:rsidRDefault="00914CB4">
          <w:pPr>
            <w:pStyle w:val="TOC2"/>
            <w:tabs>
              <w:tab w:val="right" w:leader="dot" w:pos="9350"/>
            </w:tabs>
            <w:rPr>
              <w:del w:id="401" w:author="David Conklin" w:date="2020-12-08T14:53:00Z"/>
              <w:rFonts w:eastAsiaTheme="minorEastAsia"/>
              <w:noProof/>
            </w:rPr>
          </w:pPr>
          <w:del w:id="402" w:author="David Conklin" w:date="2020-12-08T14:53:00Z">
            <w:r w:rsidDel="00977ECE">
              <w:rPr>
                <w:noProof/>
              </w:rPr>
              <w:fldChar w:fldCharType="begin"/>
            </w:r>
            <w:r w:rsidDel="00977ECE">
              <w:rPr>
                <w:noProof/>
              </w:rPr>
              <w:delInstrText xml:space="preserve"> HYPERLINK \l "_Toc58250578" </w:delInstrText>
            </w:r>
            <w:r w:rsidDel="00977ECE">
              <w:rPr>
                <w:noProof/>
              </w:rPr>
              <w:fldChar w:fldCharType="separate"/>
            </w:r>
          </w:del>
          <w:ins w:id="403" w:author="David Conklin" w:date="2020-12-08T17:42:00Z">
            <w:r w:rsidR="00613C1D">
              <w:rPr>
                <w:b/>
                <w:bCs/>
                <w:noProof/>
              </w:rPr>
              <w:t>Error! Hyperlink reference not valid.</w:t>
            </w:r>
          </w:ins>
          <w:del w:id="404" w:author="David Conklin" w:date="2020-12-08T14:53:00Z">
            <w:r w:rsidR="00054245" w:rsidRPr="009118A7" w:rsidDel="00977ECE">
              <w:rPr>
                <w:rStyle w:val="Hyperlink"/>
                <w:noProof/>
              </w:rPr>
              <w:delText>Data changes for better representation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_Toc58250578 \h </w:delInstrText>
            </w:r>
            <w:r w:rsidR="00054245" w:rsidDel="00977ECE">
              <w:rPr>
                <w:noProof/>
                <w:webHidden/>
              </w:rPr>
            </w:r>
            <w:r w:rsidR="00054245" w:rsidDel="00977ECE">
              <w:rPr>
                <w:noProof/>
                <w:webHidden/>
              </w:rPr>
              <w:fldChar w:fldCharType="separate"/>
            </w:r>
            <w:r w:rsidR="00054245" w:rsidDel="00977ECE">
              <w:rPr>
                <w:noProof/>
                <w:webHidden/>
              </w:rPr>
              <w:delText>34</w:delText>
            </w:r>
            <w:r w:rsidR="00054245" w:rsidDel="00977ECE">
              <w:rPr>
                <w:noProof/>
                <w:webHidden/>
              </w:rPr>
              <w:fldChar w:fldCharType="end"/>
            </w:r>
            <w:r w:rsidDel="00977ECE">
              <w:rPr>
                <w:noProof/>
              </w:rPr>
              <w:fldChar w:fldCharType="end"/>
            </w:r>
          </w:del>
        </w:p>
        <w:p w14:paraId="712B04DC" w14:textId="7EE1EFB1" w:rsidR="00054245" w:rsidDel="00977ECE" w:rsidRDefault="00914CB4">
          <w:pPr>
            <w:pStyle w:val="TOC2"/>
            <w:tabs>
              <w:tab w:val="right" w:leader="dot" w:pos="9350"/>
            </w:tabs>
            <w:rPr>
              <w:del w:id="405" w:author="David Conklin" w:date="2020-12-08T14:53:00Z"/>
              <w:rFonts w:eastAsiaTheme="minorEastAsia"/>
              <w:noProof/>
            </w:rPr>
          </w:pPr>
          <w:del w:id="406" w:author="David Conklin" w:date="2020-12-08T14:53:00Z">
            <w:r w:rsidDel="00977ECE">
              <w:rPr>
                <w:noProof/>
              </w:rPr>
              <w:fldChar w:fldCharType="begin"/>
            </w:r>
            <w:r w:rsidDel="00977ECE">
              <w:rPr>
                <w:noProof/>
              </w:rPr>
              <w:delInstrText xml:space="preserve"> HYPERLINK \l "_Toc58250579" </w:delInstrText>
            </w:r>
            <w:r w:rsidDel="00977ECE">
              <w:rPr>
                <w:noProof/>
              </w:rPr>
              <w:fldChar w:fldCharType="separate"/>
            </w:r>
          </w:del>
          <w:ins w:id="407" w:author="David Conklin" w:date="2020-12-08T17:42:00Z">
            <w:r w:rsidR="00613C1D">
              <w:rPr>
                <w:b/>
                <w:bCs/>
                <w:noProof/>
              </w:rPr>
              <w:t>Error! Hyperlink reference not valid.</w:t>
            </w:r>
          </w:ins>
          <w:del w:id="408" w:author="David Conklin" w:date="2020-12-08T14:53:00Z">
            <w:r w:rsidR="00054245" w:rsidRPr="009118A7" w:rsidDel="00977ECE">
              <w:rPr>
                <w:rStyle w:val="Hyperlink"/>
                <w:noProof/>
              </w:rPr>
              <w:delText>Projection, Calendar, and Units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_Toc58250579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1A665CEB" w14:textId="124911DB" w:rsidR="00054245" w:rsidDel="00977ECE" w:rsidRDefault="00914CB4">
          <w:pPr>
            <w:pStyle w:val="TOC2"/>
            <w:tabs>
              <w:tab w:val="right" w:leader="dot" w:pos="9350"/>
            </w:tabs>
            <w:rPr>
              <w:del w:id="409" w:author="David Conklin" w:date="2020-12-08T14:53:00Z"/>
              <w:rFonts w:eastAsiaTheme="minorEastAsia"/>
              <w:noProof/>
            </w:rPr>
          </w:pPr>
          <w:del w:id="410" w:author="David Conklin" w:date="2020-12-08T14:53:00Z">
            <w:r w:rsidDel="00977ECE">
              <w:rPr>
                <w:noProof/>
              </w:rPr>
              <w:fldChar w:fldCharType="begin"/>
            </w:r>
            <w:r w:rsidDel="00977ECE">
              <w:rPr>
                <w:noProof/>
              </w:rPr>
              <w:delInstrText xml:space="preserve"> HYPERLINK \l "_Toc58250580" </w:delInstrText>
            </w:r>
            <w:r w:rsidDel="00977ECE">
              <w:rPr>
                <w:noProof/>
              </w:rPr>
              <w:fldChar w:fldCharType="separate"/>
            </w:r>
          </w:del>
          <w:ins w:id="411" w:author="David Conklin" w:date="2020-12-08T17:42:00Z">
            <w:r w:rsidR="00613C1D">
              <w:rPr>
                <w:b/>
                <w:bCs/>
                <w:noProof/>
              </w:rPr>
              <w:t>Error! Hyperlink reference not valid.</w:t>
            </w:r>
          </w:ins>
          <w:del w:id="412" w:author="David Conklin" w:date="2020-12-08T14:53:00Z">
            <w:r w:rsidR="00054245" w:rsidRPr="009118A7" w:rsidDel="00977ECE">
              <w:rPr>
                <w:rStyle w:val="Hyperlink"/>
                <w:noProof/>
              </w:rPr>
              <w:delText>Simulation of changes in wetlands over time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_Toc58250580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6407538C" w14:textId="3BF84A23" w:rsidR="00054245" w:rsidDel="00977ECE" w:rsidRDefault="00914CB4">
          <w:pPr>
            <w:pStyle w:val="TOC2"/>
            <w:tabs>
              <w:tab w:val="right" w:leader="dot" w:pos="9350"/>
            </w:tabs>
            <w:rPr>
              <w:del w:id="413" w:author="David Conklin" w:date="2020-12-08T14:53:00Z"/>
              <w:rFonts w:eastAsiaTheme="minorEastAsia"/>
              <w:noProof/>
            </w:rPr>
          </w:pPr>
          <w:del w:id="414" w:author="David Conklin" w:date="2020-12-08T14:53:00Z">
            <w:r w:rsidDel="00977ECE">
              <w:rPr>
                <w:noProof/>
              </w:rPr>
              <w:fldChar w:fldCharType="begin"/>
            </w:r>
            <w:r w:rsidDel="00977ECE">
              <w:rPr>
                <w:noProof/>
              </w:rPr>
              <w:delInstrText xml:space="preserve"> HYPERLINK \l "_Toc58250581" </w:delInstrText>
            </w:r>
            <w:r w:rsidDel="00977ECE">
              <w:rPr>
                <w:noProof/>
              </w:rPr>
              <w:fldChar w:fldCharType="separate"/>
            </w:r>
          </w:del>
          <w:ins w:id="415" w:author="David Conklin" w:date="2020-12-08T17:42:00Z">
            <w:r w:rsidR="00613C1D">
              <w:rPr>
                <w:b/>
                <w:bCs/>
                <w:noProof/>
              </w:rPr>
              <w:t>Error! Hyperlink reference not valid.</w:t>
            </w:r>
          </w:ins>
          <w:del w:id="416" w:author="David Conklin" w:date="2020-12-08T14:53:00Z">
            <w:r w:rsidR="00054245" w:rsidRPr="009118A7" w:rsidDel="00977ECE">
              <w:rPr>
                <w:rStyle w:val="Hyperlink"/>
                <w:noProof/>
              </w:rPr>
              <w:delText>How wetlands are represented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_Toc58250581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081D1A33" w14:textId="379470E4" w:rsidR="00054245" w:rsidDel="00977ECE" w:rsidRDefault="00914CB4">
          <w:pPr>
            <w:pStyle w:val="TOC2"/>
            <w:tabs>
              <w:tab w:val="right" w:leader="dot" w:pos="9350"/>
            </w:tabs>
            <w:rPr>
              <w:del w:id="417" w:author="David Conklin" w:date="2020-12-08T14:53:00Z"/>
              <w:rFonts w:eastAsiaTheme="minorEastAsia"/>
              <w:noProof/>
            </w:rPr>
          </w:pPr>
          <w:del w:id="418" w:author="David Conklin" w:date="2020-12-08T14:53:00Z">
            <w:r w:rsidDel="00977ECE">
              <w:rPr>
                <w:noProof/>
              </w:rPr>
              <w:fldChar w:fldCharType="begin"/>
            </w:r>
            <w:r w:rsidDel="00977ECE">
              <w:rPr>
                <w:noProof/>
              </w:rPr>
              <w:delInstrText xml:space="preserve"> HYPERLINK \l "_Toc58250582" </w:delInstrText>
            </w:r>
            <w:r w:rsidDel="00977ECE">
              <w:rPr>
                <w:noProof/>
              </w:rPr>
              <w:fldChar w:fldCharType="separate"/>
            </w:r>
          </w:del>
          <w:ins w:id="419" w:author="David Conklin" w:date="2020-12-08T17:42:00Z">
            <w:r w:rsidR="00613C1D">
              <w:rPr>
                <w:b/>
                <w:bCs/>
                <w:noProof/>
              </w:rPr>
              <w:t>Error! Hyperlink reference not valid.</w:t>
            </w:r>
          </w:ins>
          <w:del w:id="420" w:author="David Conklin" w:date="2020-12-08T14:53:00Z">
            <w:r w:rsidR="00054245" w:rsidRPr="009118A7" w:rsidDel="00977ECE">
              <w:rPr>
                <w:rStyle w:val="Hyperlink"/>
                <w:noProof/>
              </w:rPr>
              <w:delText>Attributes of interest in the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_Toc58250582 \h </w:delInstrText>
            </w:r>
            <w:r w:rsidR="00054245" w:rsidDel="00977ECE">
              <w:rPr>
                <w:noProof/>
                <w:webHidden/>
              </w:rPr>
            </w:r>
            <w:r w:rsidR="00054245" w:rsidDel="00977ECE">
              <w:rPr>
                <w:noProof/>
                <w:webHidden/>
              </w:rPr>
              <w:fldChar w:fldCharType="separate"/>
            </w:r>
            <w:r w:rsidR="00054245" w:rsidDel="00977ECE">
              <w:rPr>
                <w:noProof/>
                <w:webHidden/>
              </w:rPr>
              <w:delText>37</w:delText>
            </w:r>
            <w:r w:rsidR="00054245" w:rsidDel="00977ECE">
              <w:rPr>
                <w:noProof/>
                <w:webHidden/>
              </w:rPr>
              <w:fldChar w:fldCharType="end"/>
            </w:r>
            <w:r w:rsidDel="00977ECE">
              <w:rPr>
                <w:noProof/>
              </w:rPr>
              <w:fldChar w:fldCharType="end"/>
            </w:r>
          </w:del>
        </w:p>
        <w:p w14:paraId="5F82BF10" w14:textId="417BE55E" w:rsidR="00054245" w:rsidDel="00977ECE" w:rsidRDefault="00914CB4">
          <w:pPr>
            <w:pStyle w:val="TOC2"/>
            <w:tabs>
              <w:tab w:val="right" w:leader="dot" w:pos="9350"/>
            </w:tabs>
            <w:rPr>
              <w:del w:id="421" w:author="David Conklin" w:date="2020-12-08T14:53:00Z"/>
              <w:rFonts w:eastAsiaTheme="minorEastAsia"/>
              <w:noProof/>
            </w:rPr>
          </w:pPr>
          <w:del w:id="422" w:author="David Conklin" w:date="2020-12-08T14:53:00Z">
            <w:r w:rsidDel="00977ECE">
              <w:rPr>
                <w:noProof/>
              </w:rPr>
              <w:fldChar w:fldCharType="begin"/>
            </w:r>
            <w:r w:rsidDel="00977ECE">
              <w:rPr>
                <w:noProof/>
              </w:rPr>
              <w:delInstrText xml:space="preserve"> HYPERLINK \l "_Toc58250583" </w:delInstrText>
            </w:r>
            <w:r w:rsidDel="00977ECE">
              <w:rPr>
                <w:noProof/>
              </w:rPr>
              <w:fldChar w:fldCharType="separate"/>
            </w:r>
          </w:del>
          <w:ins w:id="423" w:author="David Conklin" w:date="2020-12-08T17:42:00Z">
            <w:r w:rsidR="00613C1D">
              <w:rPr>
                <w:b/>
                <w:bCs/>
                <w:noProof/>
              </w:rPr>
              <w:t>Error! Hyperlink reference not valid.</w:t>
            </w:r>
          </w:ins>
          <w:del w:id="424" w:author="David Conklin" w:date="2020-12-08T14:53:00Z">
            <w:r w:rsidR="00054245" w:rsidRPr="009118A7" w:rsidDel="00977ECE">
              <w:rPr>
                <w:rStyle w:val="Hyperlink"/>
                <w:noProof/>
              </w:rPr>
              <w:delText>A WETNESS attribute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_Toc58250583 \h </w:delInstrText>
            </w:r>
            <w:r w:rsidR="00054245" w:rsidDel="00977ECE">
              <w:rPr>
                <w:noProof/>
                <w:webHidden/>
              </w:rPr>
            </w:r>
            <w:r w:rsidR="00054245" w:rsidDel="00977ECE">
              <w:rPr>
                <w:noProof/>
                <w:webHidden/>
              </w:rPr>
              <w:fldChar w:fldCharType="separate"/>
            </w:r>
            <w:r w:rsidR="00054245" w:rsidDel="00977ECE">
              <w:rPr>
                <w:noProof/>
                <w:webHidden/>
              </w:rPr>
              <w:delText>37</w:delText>
            </w:r>
            <w:r w:rsidR="00054245" w:rsidDel="00977ECE">
              <w:rPr>
                <w:noProof/>
                <w:webHidden/>
              </w:rPr>
              <w:fldChar w:fldCharType="end"/>
            </w:r>
            <w:r w:rsidDel="00977ECE">
              <w:rPr>
                <w:noProof/>
              </w:rPr>
              <w:fldChar w:fldCharType="end"/>
            </w:r>
          </w:del>
        </w:p>
        <w:p w14:paraId="35E8ACEB" w14:textId="32CA24B1" w:rsidR="00054245" w:rsidDel="00977ECE" w:rsidRDefault="00914CB4">
          <w:pPr>
            <w:pStyle w:val="TOC2"/>
            <w:tabs>
              <w:tab w:val="right" w:leader="dot" w:pos="9350"/>
            </w:tabs>
            <w:rPr>
              <w:del w:id="425" w:author="David Conklin" w:date="2020-12-08T14:53:00Z"/>
              <w:rFonts w:eastAsiaTheme="minorEastAsia"/>
              <w:noProof/>
            </w:rPr>
          </w:pPr>
          <w:del w:id="426" w:author="David Conklin" w:date="2020-12-08T14:53:00Z">
            <w:r w:rsidDel="00977ECE">
              <w:rPr>
                <w:noProof/>
              </w:rPr>
              <w:fldChar w:fldCharType="begin"/>
            </w:r>
            <w:r w:rsidDel="00977ECE">
              <w:rPr>
                <w:noProof/>
              </w:rPr>
              <w:delInstrText xml:space="preserve"> HYPERLINK \l "_Toc58250584" </w:delInstrText>
            </w:r>
            <w:r w:rsidDel="00977ECE">
              <w:rPr>
                <w:noProof/>
              </w:rPr>
              <w:fldChar w:fldCharType="separate"/>
            </w:r>
          </w:del>
          <w:ins w:id="427" w:author="David Conklin" w:date="2020-12-08T17:42:00Z">
            <w:r w:rsidR="00613C1D">
              <w:rPr>
                <w:b/>
                <w:bCs/>
                <w:noProof/>
              </w:rPr>
              <w:t>Error! Hyperlink reference not valid.</w:t>
            </w:r>
          </w:ins>
          <w:del w:id="428" w:author="David Conklin" w:date="2020-12-08T14:53:00Z">
            <w:r w:rsidR="00054245" w:rsidRPr="009118A7" w:rsidDel="00977ECE">
              <w:rPr>
                <w:rStyle w:val="Hyperlink"/>
                <w:noProof/>
              </w:rPr>
              <w:delText>Calculating the exchange of water between the wetland and the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_Toc58250584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3A3E809F" w14:textId="49C4FC6E" w:rsidR="00054245" w:rsidDel="00977ECE" w:rsidRDefault="00914CB4">
          <w:pPr>
            <w:pStyle w:val="TOC3"/>
            <w:tabs>
              <w:tab w:val="right" w:leader="dot" w:pos="9350"/>
            </w:tabs>
            <w:rPr>
              <w:del w:id="429" w:author="David Conklin" w:date="2020-12-08T14:53:00Z"/>
              <w:rFonts w:eastAsiaTheme="minorEastAsia"/>
              <w:noProof/>
            </w:rPr>
          </w:pPr>
          <w:del w:id="430" w:author="David Conklin" w:date="2020-12-08T14:53:00Z">
            <w:r w:rsidDel="00977ECE">
              <w:rPr>
                <w:noProof/>
              </w:rPr>
              <w:fldChar w:fldCharType="begin"/>
            </w:r>
            <w:r w:rsidDel="00977ECE">
              <w:rPr>
                <w:noProof/>
              </w:rPr>
              <w:delInstrText xml:space="preserve"> HYPERLINK \l "_Toc58250585" </w:delInstrText>
            </w:r>
            <w:r w:rsidDel="00977ECE">
              <w:rPr>
                <w:noProof/>
              </w:rPr>
              <w:fldChar w:fldCharType="separate"/>
            </w:r>
          </w:del>
          <w:ins w:id="431" w:author="David Conklin" w:date="2020-12-08T17:42:00Z">
            <w:r w:rsidR="00613C1D">
              <w:rPr>
                <w:b/>
                <w:bCs/>
                <w:noProof/>
              </w:rPr>
              <w:t>Error! Hyperlink reference not valid.</w:t>
            </w:r>
          </w:ins>
          <w:del w:id="432" w:author="David Conklin" w:date="2020-12-08T14:53:00Z">
            <w:r w:rsidR="00054245" w:rsidRPr="009118A7" w:rsidDel="00977ECE">
              <w:rPr>
                <w:rStyle w:val="Hyperlink"/>
                <w:noProof/>
              </w:rPr>
              <w:delText>Wetland IDU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_Toc58250585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0AD93805" w14:textId="2F5D8DAB" w:rsidR="00054245" w:rsidDel="00977ECE" w:rsidRDefault="00914CB4">
          <w:pPr>
            <w:pStyle w:val="TOC3"/>
            <w:tabs>
              <w:tab w:val="right" w:leader="dot" w:pos="9350"/>
            </w:tabs>
            <w:rPr>
              <w:del w:id="433" w:author="David Conklin" w:date="2020-12-08T14:53:00Z"/>
              <w:rFonts w:eastAsiaTheme="minorEastAsia"/>
              <w:noProof/>
            </w:rPr>
          </w:pPr>
          <w:del w:id="434" w:author="David Conklin" w:date="2020-12-08T14:53:00Z">
            <w:r w:rsidDel="00977ECE">
              <w:rPr>
                <w:noProof/>
              </w:rPr>
              <w:fldChar w:fldCharType="begin"/>
            </w:r>
            <w:r w:rsidDel="00977ECE">
              <w:rPr>
                <w:noProof/>
              </w:rPr>
              <w:delInstrText xml:space="preserve"> HYPERLINK \l "_Toc58250586" </w:delInstrText>
            </w:r>
            <w:r w:rsidDel="00977ECE">
              <w:rPr>
                <w:noProof/>
              </w:rPr>
              <w:fldChar w:fldCharType="separate"/>
            </w:r>
          </w:del>
          <w:ins w:id="435" w:author="David Conklin" w:date="2020-12-08T17:42:00Z">
            <w:r w:rsidR="00613C1D">
              <w:rPr>
                <w:b/>
                <w:bCs/>
                <w:noProof/>
              </w:rPr>
              <w:t>Error! Hyperlink reference not valid.</w:t>
            </w:r>
          </w:ins>
          <w:del w:id="436" w:author="David Conklin" w:date="2020-12-08T14:53:00Z">
            <w:r w:rsidR="00054245" w:rsidRPr="009118A7" w:rsidDel="00977ECE">
              <w:rPr>
                <w:rStyle w:val="Hyperlink"/>
                <w:noProof/>
              </w:rPr>
              <w:delText>Reach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_Toc58250586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4A46CCA4" w14:textId="21AE848D" w:rsidR="00054245" w:rsidDel="00977ECE" w:rsidRDefault="00914CB4">
          <w:pPr>
            <w:pStyle w:val="TOC2"/>
            <w:tabs>
              <w:tab w:val="right" w:leader="dot" w:pos="9350"/>
            </w:tabs>
            <w:rPr>
              <w:del w:id="437" w:author="David Conklin" w:date="2020-12-08T14:53:00Z"/>
              <w:rFonts w:eastAsiaTheme="minorEastAsia"/>
              <w:noProof/>
            </w:rPr>
          </w:pPr>
          <w:del w:id="438" w:author="David Conklin" w:date="2020-12-08T14:53:00Z">
            <w:r w:rsidDel="00977ECE">
              <w:rPr>
                <w:noProof/>
              </w:rPr>
              <w:fldChar w:fldCharType="begin"/>
            </w:r>
            <w:r w:rsidDel="00977ECE">
              <w:rPr>
                <w:noProof/>
              </w:rPr>
              <w:delInstrText xml:space="preserve"> HYPERLINK \l "_Toc58250587" </w:delInstrText>
            </w:r>
            <w:r w:rsidDel="00977ECE">
              <w:rPr>
                <w:noProof/>
              </w:rPr>
              <w:fldChar w:fldCharType="separate"/>
            </w:r>
          </w:del>
          <w:ins w:id="439" w:author="David Conklin" w:date="2020-12-08T17:42:00Z">
            <w:r w:rsidR="00613C1D">
              <w:rPr>
                <w:b/>
                <w:bCs/>
                <w:noProof/>
              </w:rPr>
              <w:t>Error! Hyperlink reference not valid.</w:t>
            </w:r>
          </w:ins>
          <w:del w:id="440" w:author="David Conklin" w:date="2020-12-08T14:53:00Z">
            <w:r w:rsidR="00054245" w:rsidRPr="009118A7" w:rsidDel="00977ECE">
              <w:rPr>
                <w:rStyle w:val="Hyperlink"/>
                <w:noProof/>
              </w:rPr>
              <w:delText>Loss (or gain)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_Toc58250587 \h </w:delInstrText>
            </w:r>
            <w:r w:rsidR="00054245" w:rsidDel="00977ECE">
              <w:rPr>
                <w:noProof/>
                <w:webHidden/>
              </w:rPr>
            </w:r>
            <w:r w:rsidR="00054245" w:rsidDel="00977ECE">
              <w:rPr>
                <w:noProof/>
                <w:webHidden/>
              </w:rPr>
              <w:fldChar w:fldCharType="separate"/>
            </w:r>
            <w:r w:rsidR="00054245" w:rsidDel="00977ECE">
              <w:rPr>
                <w:noProof/>
                <w:webHidden/>
              </w:rPr>
              <w:delText>39</w:delText>
            </w:r>
            <w:r w:rsidR="00054245" w:rsidDel="00977ECE">
              <w:rPr>
                <w:noProof/>
                <w:webHidden/>
              </w:rPr>
              <w:fldChar w:fldCharType="end"/>
            </w:r>
            <w:r w:rsidDel="00977ECE">
              <w:rPr>
                <w:noProof/>
              </w:rPr>
              <w:fldChar w:fldCharType="end"/>
            </w:r>
          </w:del>
        </w:p>
        <w:p w14:paraId="19258B98" w14:textId="448B085C" w:rsidR="00054245" w:rsidDel="00977ECE" w:rsidRDefault="00914CB4">
          <w:pPr>
            <w:pStyle w:val="TOC2"/>
            <w:tabs>
              <w:tab w:val="right" w:leader="dot" w:pos="9350"/>
            </w:tabs>
            <w:rPr>
              <w:del w:id="441" w:author="David Conklin" w:date="2020-12-08T14:53:00Z"/>
              <w:rFonts w:eastAsiaTheme="minorEastAsia"/>
              <w:noProof/>
            </w:rPr>
          </w:pPr>
          <w:del w:id="442" w:author="David Conklin" w:date="2020-12-08T14:53:00Z">
            <w:r w:rsidDel="00977ECE">
              <w:rPr>
                <w:noProof/>
              </w:rPr>
              <w:fldChar w:fldCharType="begin"/>
            </w:r>
            <w:r w:rsidDel="00977ECE">
              <w:rPr>
                <w:noProof/>
              </w:rPr>
              <w:delInstrText xml:space="preserve"> HYPERLINK \l "_Toc58250588" </w:delInstrText>
            </w:r>
            <w:r w:rsidDel="00977ECE">
              <w:rPr>
                <w:noProof/>
              </w:rPr>
              <w:fldChar w:fldCharType="separate"/>
            </w:r>
          </w:del>
          <w:ins w:id="443" w:author="David Conklin" w:date="2020-12-08T17:42:00Z">
            <w:r w:rsidR="00613C1D">
              <w:rPr>
                <w:b/>
                <w:bCs/>
                <w:noProof/>
              </w:rPr>
              <w:t>Error! Hyperlink reference not valid.</w:t>
            </w:r>
          </w:ins>
          <w:del w:id="444" w:author="David Conklin" w:date="2020-12-08T14:53:00Z">
            <w:r w:rsidR="00054245" w:rsidRPr="009118A7" w:rsidDel="00977ECE">
              <w:rPr>
                <w:rStyle w:val="Hyperlink"/>
                <w:noProof/>
              </w:rPr>
              <w:delText>Reality check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_Toc58250588 \h </w:delInstrText>
            </w:r>
            <w:r w:rsidR="00054245" w:rsidDel="00977ECE">
              <w:rPr>
                <w:noProof/>
                <w:webHidden/>
              </w:rPr>
            </w:r>
            <w:r w:rsidR="00054245" w:rsidDel="00977ECE">
              <w:rPr>
                <w:noProof/>
                <w:webHidden/>
              </w:rPr>
              <w:fldChar w:fldCharType="separate"/>
            </w:r>
            <w:r w:rsidR="00054245" w:rsidDel="00977ECE">
              <w:rPr>
                <w:noProof/>
                <w:webHidden/>
              </w:rPr>
              <w:delText>39</w:delText>
            </w:r>
            <w:r w:rsidR="00054245" w:rsidDel="00977ECE">
              <w:rPr>
                <w:noProof/>
                <w:webHidden/>
              </w:rPr>
              <w:fldChar w:fldCharType="end"/>
            </w:r>
            <w:r w:rsidDel="00977ECE">
              <w:rPr>
                <w:noProof/>
              </w:rPr>
              <w:fldChar w:fldCharType="end"/>
            </w:r>
          </w:del>
        </w:p>
        <w:p w14:paraId="5068FBCB" w14:textId="54E50813" w:rsidR="00054245" w:rsidDel="00977ECE" w:rsidRDefault="00914CB4">
          <w:pPr>
            <w:pStyle w:val="TOC2"/>
            <w:tabs>
              <w:tab w:val="right" w:leader="dot" w:pos="9350"/>
            </w:tabs>
            <w:rPr>
              <w:del w:id="445" w:author="David Conklin" w:date="2020-12-08T14:53:00Z"/>
              <w:rFonts w:eastAsiaTheme="minorEastAsia"/>
              <w:noProof/>
            </w:rPr>
          </w:pPr>
          <w:del w:id="446" w:author="David Conklin" w:date="2020-12-08T14:53:00Z">
            <w:r w:rsidDel="00977ECE">
              <w:rPr>
                <w:noProof/>
              </w:rPr>
              <w:fldChar w:fldCharType="begin"/>
            </w:r>
            <w:r w:rsidDel="00977ECE">
              <w:rPr>
                <w:noProof/>
              </w:rPr>
              <w:delInstrText xml:space="preserve"> HYPERLINK \l "_Toc58250589" </w:delInstrText>
            </w:r>
            <w:r w:rsidDel="00977ECE">
              <w:rPr>
                <w:noProof/>
              </w:rPr>
              <w:fldChar w:fldCharType="separate"/>
            </w:r>
          </w:del>
          <w:ins w:id="447" w:author="David Conklin" w:date="2020-12-08T17:42:00Z">
            <w:r w:rsidR="00613C1D">
              <w:rPr>
                <w:b/>
                <w:bCs/>
                <w:noProof/>
              </w:rPr>
              <w:t>Error! Hyperlink reference not valid.</w:t>
            </w:r>
          </w:ins>
          <w:del w:id="448" w:author="David Conklin" w:date="2020-12-08T14:53:00Z">
            <w:r w:rsidR="00054245" w:rsidRPr="009118A7" w:rsidDel="00977ECE">
              <w:rPr>
                <w:rStyle w:val="Hyperlink"/>
                <w:noProof/>
              </w:rPr>
              <w:delText>High Cascades Springs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_Toc58250589 \h </w:delInstrText>
            </w:r>
            <w:r w:rsidR="00054245" w:rsidDel="00977ECE">
              <w:rPr>
                <w:noProof/>
                <w:webHidden/>
              </w:rPr>
            </w:r>
            <w:r w:rsidR="00054245" w:rsidDel="00977ECE">
              <w:rPr>
                <w:noProof/>
                <w:webHidden/>
              </w:rPr>
              <w:fldChar w:fldCharType="separate"/>
            </w:r>
            <w:r w:rsidR="00054245" w:rsidDel="00977ECE">
              <w:rPr>
                <w:noProof/>
                <w:webHidden/>
              </w:rPr>
              <w:delText>41</w:delText>
            </w:r>
            <w:r w:rsidR="00054245" w:rsidDel="00977ECE">
              <w:rPr>
                <w:noProof/>
                <w:webHidden/>
              </w:rPr>
              <w:fldChar w:fldCharType="end"/>
            </w:r>
            <w:r w:rsidDel="00977ECE">
              <w:rPr>
                <w:noProof/>
              </w:rPr>
              <w:fldChar w:fldCharType="end"/>
            </w:r>
          </w:del>
        </w:p>
        <w:p w14:paraId="66906FB6" w14:textId="7A15A76D" w:rsidR="00054245" w:rsidDel="00977ECE" w:rsidRDefault="00914CB4">
          <w:pPr>
            <w:pStyle w:val="TOC2"/>
            <w:tabs>
              <w:tab w:val="right" w:leader="dot" w:pos="9350"/>
            </w:tabs>
            <w:rPr>
              <w:del w:id="449" w:author="David Conklin" w:date="2020-12-08T14:53:00Z"/>
              <w:rFonts w:eastAsiaTheme="minorEastAsia"/>
              <w:noProof/>
            </w:rPr>
          </w:pPr>
          <w:del w:id="450" w:author="David Conklin" w:date="2020-12-08T14:53:00Z">
            <w:r w:rsidDel="00977ECE">
              <w:rPr>
                <w:noProof/>
              </w:rPr>
              <w:fldChar w:fldCharType="begin"/>
            </w:r>
            <w:r w:rsidDel="00977ECE">
              <w:rPr>
                <w:noProof/>
              </w:rPr>
              <w:delInstrText xml:space="preserve"> HYPERLINK \l "_Toc58250590" </w:delInstrText>
            </w:r>
            <w:r w:rsidDel="00977ECE">
              <w:rPr>
                <w:noProof/>
              </w:rPr>
              <w:fldChar w:fldCharType="separate"/>
            </w:r>
          </w:del>
          <w:ins w:id="451" w:author="David Conklin" w:date="2020-12-08T17:42:00Z">
            <w:r w:rsidR="00613C1D">
              <w:rPr>
                <w:b/>
                <w:bCs/>
                <w:noProof/>
              </w:rPr>
              <w:t>Error! Hyperlink reference not valid.</w:t>
            </w:r>
          </w:ins>
          <w:del w:id="452" w:author="David Conklin" w:date="2020-12-08T14:53:00Z">
            <w:r w:rsidR="00054245" w:rsidRPr="009118A7" w:rsidDel="00977ECE">
              <w:rPr>
                <w:rStyle w:val="Hyperlink"/>
                <w:noProof/>
              </w:rPr>
              <w:delText>Calibration and simulation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_Toc58250590 \h </w:delInstrText>
            </w:r>
            <w:r w:rsidR="00054245" w:rsidDel="00977ECE">
              <w:rPr>
                <w:noProof/>
                <w:webHidden/>
              </w:rPr>
            </w:r>
            <w:r w:rsidR="00054245" w:rsidDel="00977ECE">
              <w:rPr>
                <w:noProof/>
                <w:webHidden/>
              </w:rPr>
              <w:fldChar w:fldCharType="separate"/>
            </w:r>
            <w:r w:rsidR="00054245" w:rsidDel="00977ECE">
              <w:rPr>
                <w:noProof/>
                <w:webHidden/>
              </w:rPr>
              <w:delText>42</w:delText>
            </w:r>
            <w:r w:rsidR="00054245" w:rsidDel="00977ECE">
              <w:rPr>
                <w:noProof/>
                <w:webHidden/>
              </w:rPr>
              <w:fldChar w:fldCharType="end"/>
            </w:r>
            <w:r w:rsidDel="00977ECE">
              <w:rPr>
                <w:noProof/>
              </w:rPr>
              <w:fldChar w:fldCharType="end"/>
            </w:r>
          </w:del>
        </w:p>
        <w:p w14:paraId="4E1A9892" w14:textId="3F32906D" w:rsidR="00054245" w:rsidDel="00977ECE" w:rsidRDefault="00914CB4">
          <w:pPr>
            <w:pStyle w:val="TOC2"/>
            <w:tabs>
              <w:tab w:val="right" w:leader="dot" w:pos="9350"/>
            </w:tabs>
            <w:rPr>
              <w:del w:id="453" w:author="David Conklin" w:date="2020-12-08T14:53:00Z"/>
              <w:rFonts w:eastAsiaTheme="minorEastAsia"/>
              <w:noProof/>
            </w:rPr>
          </w:pPr>
          <w:del w:id="454" w:author="David Conklin" w:date="2020-12-08T14:53:00Z">
            <w:r w:rsidDel="00977ECE">
              <w:rPr>
                <w:noProof/>
              </w:rPr>
              <w:fldChar w:fldCharType="begin"/>
            </w:r>
            <w:r w:rsidDel="00977ECE">
              <w:rPr>
                <w:noProof/>
              </w:rPr>
              <w:delInstrText xml:space="preserve"> HYPERLINK \l "_Toc58250591" </w:delInstrText>
            </w:r>
            <w:r w:rsidDel="00977ECE">
              <w:rPr>
                <w:noProof/>
              </w:rPr>
              <w:fldChar w:fldCharType="separate"/>
            </w:r>
          </w:del>
          <w:ins w:id="455" w:author="David Conklin" w:date="2020-12-08T17:42:00Z">
            <w:r w:rsidR="00613C1D">
              <w:rPr>
                <w:b/>
                <w:bCs/>
                <w:noProof/>
              </w:rPr>
              <w:t>Error! Hyperlink reference not valid.</w:t>
            </w:r>
          </w:ins>
          <w:del w:id="456" w:author="David Conklin" w:date="2020-12-08T14:53:00Z">
            <w:r w:rsidR="00054245" w:rsidRPr="009118A7" w:rsidDel="00977ECE">
              <w:rPr>
                <w:rStyle w:val="Hyperlink"/>
                <w:noProof/>
              </w:rPr>
              <w:delText>Analysis of locations where the model has low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_Toc58250591 \h </w:delInstrText>
            </w:r>
            <w:r w:rsidR="00054245" w:rsidDel="00977ECE">
              <w:rPr>
                <w:noProof/>
                <w:webHidden/>
              </w:rPr>
            </w:r>
            <w:r w:rsidR="00054245" w:rsidDel="00977ECE">
              <w:rPr>
                <w:noProof/>
                <w:webHidden/>
              </w:rPr>
              <w:fldChar w:fldCharType="separate"/>
            </w:r>
            <w:r w:rsidR="00054245" w:rsidDel="00977ECE">
              <w:rPr>
                <w:noProof/>
                <w:webHidden/>
              </w:rPr>
              <w:delText>45</w:delText>
            </w:r>
            <w:r w:rsidR="00054245" w:rsidDel="00977ECE">
              <w:rPr>
                <w:noProof/>
                <w:webHidden/>
              </w:rPr>
              <w:fldChar w:fldCharType="end"/>
            </w:r>
            <w:r w:rsidDel="00977ECE">
              <w:rPr>
                <w:noProof/>
              </w:rPr>
              <w:fldChar w:fldCharType="end"/>
            </w:r>
          </w:del>
        </w:p>
        <w:p w14:paraId="6D5BF1C0" w14:textId="2E94C7C3" w:rsidR="00054245" w:rsidDel="00977ECE" w:rsidRDefault="00914CB4">
          <w:pPr>
            <w:pStyle w:val="TOC2"/>
            <w:tabs>
              <w:tab w:val="right" w:leader="dot" w:pos="9350"/>
            </w:tabs>
            <w:rPr>
              <w:del w:id="457" w:author="David Conklin" w:date="2020-12-08T14:53:00Z"/>
              <w:rFonts w:eastAsiaTheme="minorEastAsia"/>
              <w:noProof/>
            </w:rPr>
          </w:pPr>
          <w:del w:id="458" w:author="David Conklin" w:date="2020-12-08T14:53:00Z">
            <w:r w:rsidDel="00977ECE">
              <w:rPr>
                <w:noProof/>
              </w:rPr>
              <w:fldChar w:fldCharType="begin"/>
            </w:r>
            <w:r w:rsidDel="00977ECE">
              <w:rPr>
                <w:noProof/>
              </w:rPr>
              <w:delInstrText xml:space="preserve"> HYPERLINK \l "_Toc58250592" </w:delInstrText>
            </w:r>
            <w:r w:rsidDel="00977ECE">
              <w:rPr>
                <w:noProof/>
              </w:rPr>
              <w:fldChar w:fldCharType="separate"/>
            </w:r>
          </w:del>
          <w:ins w:id="459" w:author="David Conklin" w:date="2020-12-08T17:42:00Z">
            <w:r w:rsidR="00613C1D">
              <w:rPr>
                <w:b/>
                <w:bCs/>
                <w:noProof/>
              </w:rPr>
              <w:t>Error! Hyperlink reference not valid.</w:t>
            </w:r>
          </w:ins>
          <w:del w:id="460" w:author="David Conklin" w:date="2020-12-08T14:53:00Z">
            <w:r w:rsidR="00054245" w:rsidRPr="009118A7" w:rsidDel="00977ECE">
              <w:rPr>
                <w:rStyle w:val="Hyperlink"/>
                <w:noProof/>
              </w:rPr>
              <w:delText>Simulated McKenzie basin water budget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_Toc58250592 \h </w:delInstrText>
            </w:r>
            <w:r w:rsidR="00054245" w:rsidDel="00977ECE">
              <w:rPr>
                <w:noProof/>
                <w:webHidden/>
              </w:rPr>
            </w:r>
            <w:r w:rsidR="00054245" w:rsidDel="00977ECE">
              <w:rPr>
                <w:noProof/>
                <w:webHidden/>
              </w:rPr>
              <w:fldChar w:fldCharType="separate"/>
            </w:r>
            <w:r w:rsidR="00054245" w:rsidDel="00977ECE">
              <w:rPr>
                <w:noProof/>
                <w:webHidden/>
              </w:rPr>
              <w:delText>46</w:delText>
            </w:r>
            <w:r w:rsidR="00054245" w:rsidDel="00977ECE">
              <w:rPr>
                <w:noProof/>
                <w:webHidden/>
              </w:rPr>
              <w:fldChar w:fldCharType="end"/>
            </w:r>
            <w:r w:rsidDel="00977ECE">
              <w:rPr>
                <w:noProof/>
              </w:rPr>
              <w:fldChar w:fldCharType="end"/>
            </w:r>
          </w:del>
        </w:p>
        <w:p w14:paraId="7B565559" w14:textId="1B1E8AA7" w:rsidR="00054245" w:rsidDel="00977ECE" w:rsidRDefault="00914CB4">
          <w:pPr>
            <w:pStyle w:val="TOC2"/>
            <w:tabs>
              <w:tab w:val="right" w:leader="dot" w:pos="9350"/>
            </w:tabs>
            <w:rPr>
              <w:del w:id="461" w:author="David Conklin" w:date="2020-12-08T14:53:00Z"/>
              <w:rFonts w:eastAsiaTheme="minorEastAsia"/>
              <w:noProof/>
            </w:rPr>
          </w:pPr>
          <w:del w:id="462" w:author="David Conklin" w:date="2020-12-08T14:53:00Z">
            <w:r w:rsidDel="00977ECE">
              <w:rPr>
                <w:noProof/>
              </w:rPr>
              <w:fldChar w:fldCharType="begin"/>
            </w:r>
            <w:r w:rsidDel="00977ECE">
              <w:rPr>
                <w:noProof/>
              </w:rPr>
              <w:delInstrText xml:space="preserve"> HYPERLINK \l "_Toc58250593" </w:delInstrText>
            </w:r>
            <w:r w:rsidDel="00977ECE">
              <w:rPr>
                <w:noProof/>
              </w:rPr>
              <w:fldChar w:fldCharType="separate"/>
            </w:r>
          </w:del>
          <w:ins w:id="463" w:author="David Conklin" w:date="2020-12-08T17:42:00Z">
            <w:r w:rsidR="00613C1D">
              <w:rPr>
                <w:b/>
                <w:bCs/>
                <w:noProof/>
              </w:rPr>
              <w:t>Error! Hyperlink reference not valid.</w:t>
            </w:r>
          </w:ins>
          <w:del w:id="464" w:author="David Conklin" w:date="2020-12-08T14:53:00Z">
            <w:r w:rsidR="00054245" w:rsidRPr="009118A7" w:rsidDel="00977ECE">
              <w:rPr>
                <w:rStyle w:val="Hyperlink"/>
                <w:noProof/>
              </w:rPr>
              <w:delText>Clackamas wetlands v. McKenzie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_Toc58250593 \h </w:delInstrText>
            </w:r>
            <w:r w:rsidR="00054245" w:rsidDel="00977ECE">
              <w:rPr>
                <w:noProof/>
                <w:webHidden/>
              </w:rPr>
            </w:r>
            <w:r w:rsidR="00054245" w:rsidDel="00977ECE">
              <w:rPr>
                <w:noProof/>
                <w:webHidden/>
              </w:rPr>
              <w:fldChar w:fldCharType="separate"/>
            </w:r>
            <w:r w:rsidR="00054245" w:rsidDel="00977ECE">
              <w:rPr>
                <w:noProof/>
                <w:webHidden/>
              </w:rPr>
              <w:delText>48</w:delText>
            </w:r>
            <w:r w:rsidR="00054245" w:rsidDel="00977ECE">
              <w:rPr>
                <w:noProof/>
                <w:webHidden/>
              </w:rPr>
              <w:fldChar w:fldCharType="end"/>
            </w:r>
            <w:r w:rsidDel="00977ECE">
              <w:rPr>
                <w:noProof/>
              </w:rPr>
              <w:fldChar w:fldCharType="end"/>
            </w:r>
          </w:del>
        </w:p>
        <w:p w14:paraId="3A152840" w14:textId="5FFCD511" w:rsidR="00054245" w:rsidDel="00977ECE" w:rsidRDefault="00914CB4">
          <w:pPr>
            <w:pStyle w:val="TOC1"/>
            <w:tabs>
              <w:tab w:val="right" w:leader="dot" w:pos="9350"/>
            </w:tabs>
            <w:rPr>
              <w:del w:id="465" w:author="David Conklin" w:date="2020-12-08T14:53:00Z"/>
              <w:rFonts w:eastAsiaTheme="minorEastAsia"/>
              <w:noProof/>
            </w:rPr>
          </w:pPr>
          <w:del w:id="466" w:author="David Conklin" w:date="2020-12-08T14:53:00Z">
            <w:r w:rsidDel="00977ECE">
              <w:rPr>
                <w:noProof/>
              </w:rPr>
              <w:fldChar w:fldCharType="begin"/>
            </w:r>
            <w:r w:rsidDel="00977ECE">
              <w:rPr>
                <w:noProof/>
              </w:rPr>
              <w:delInstrText xml:space="preserve"> HYPERLINK \l "_Toc58250594" </w:delInstrText>
            </w:r>
            <w:r w:rsidDel="00977ECE">
              <w:rPr>
                <w:noProof/>
              </w:rPr>
              <w:fldChar w:fldCharType="separate"/>
            </w:r>
          </w:del>
          <w:ins w:id="467" w:author="David Conklin" w:date="2020-12-08T17:42:00Z">
            <w:r w:rsidR="00613C1D">
              <w:rPr>
                <w:b/>
                <w:bCs/>
                <w:noProof/>
              </w:rPr>
              <w:t>Error! Hyperlink reference not valid.</w:t>
            </w:r>
          </w:ins>
          <w:del w:id="468" w:author="David Conklin" w:date="2020-12-08T14:53:00Z">
            <w:r w:rsidR="00054245" w:rsidRPr="009118A7" w:rsidDel="00977ECE">
              <w:rPr>
                <w:rStyle w:val="Hyperlink"/>
                <w:noProof/>
              </w:rPr>
              <w:delText>The Clackamas Basin</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_Toc58250594 \h </w:delInstrText>
            </w:r>
            <w:r w:rsidR="00054245" w:rsidDel="00977ECE">
              <w:rPr>
                <w:noProof/>
                <w:webHidden/>
              </w:rPr>
            </w:r>
            <w:r w:rsidR="00054245" w:rsidDel="00977ECE">
              <w:rPr>
                <w:noProof/>
                <w:webHidden/>
              </w:rPr>
              <w:fldChar w:fldCharType="separate"/>
            </w:r>
            <w:r w:rsidR="00054245" w:rsidDel="00977ECE">
              <w:rPr>
                <w:noProof/>
                <w:webHidden/>
              </w:rPr>
              <w:delText>49</w:delText>
            </w:r>
            <w:r w:rsidR="00054245" w:rsidDel="00977ECE">
              <w:rPr>
                <w:noProof/>
                <w:webHidden/>
              </w:rPr>
              <w:fldChar w:fldCharType="end"/>
            </w:r>
            <w:r w:rsidDel="00977ECE">
              <w:rPr>
                <w:noProof/>
              </w:rPr>
              <w:fldChar w:fldCharType="end"/>
            </w:r>
          </w:del>
        </w:p>
        <w:p w14:paraId="58B5EEE6" w14:textId="2C81DFA0" w:rsidR="00054245" w:rsidDel="00977ECE" w:rsidRDefault="00914CB4">
          <w:pPr>
            <w:pStyle w:val="TOC1"/>
            <w:tabs>
              <w:tab w:val="right" w:leader="dot" w:pos="9350"/>
            </w:tabs>
            <w:rPr>
              <w:del w:id="469" w:author="David Conklin" w:date="2020-12-08T14:53:00Z"/>
              <w:rFonts w:eastAsiaTheme="minorEastAsia"/>
              <w:noProof/>
            </w:rPr>
          </w:pPr>
          <w:del w:id="470" w:author="David Conklin" w:date="2020-12-08T14:53:00Z">
            <w:r w:rsidDel="00977ECE">
              <w:rPr>
                <w:noProof/>
              </w:rPr>
              <w:fldChar w:fldCharType="begin"/>
            </w:r>
            <w:r w:rsidDel="00977ECE">
              <w:rPr>
                <w:noProof/>
              </w:rPr>
              <w:delInstrText xml:space="preserve"> HYPERLINK \l "_Toc58250595" </w:delInstrText>
            </w:r>
            <w:r w:rsidDel="00977ECE">
              <w:rPr>
                <w:noProof/>
              </w:rPr>
              <w:fldChar w:fldCharType="separate"/>
            </w:r>
          </w:del>
          <w:ins w:id="471" w:author="David Conklin" w:date="2020-12-08T17:42:00Z">
            <w:r w:rsidR="00613C1D">
              <w:rPr>
                <w:b/>
                <w:bCs/>
                <w:noProof/>
              </w:rPr>
              <w:t>Error! Hyperlink reference not valid.</w:t>
            </w:r>
          </w:ins>
          <w:del w:id="472" w:author="David Conklin" w:date="2020-12-08T14:53:00Z">
            <w:r w:rsidR="00054245" w:rsidRPr="009118A7" w:rsidDel="00977ECE">
              <w:rPr>
                <w:rStyle w:val="Hyperlink"/>
                <w:noProof/>
              </w:rPr>
              <w:delText>Directory structure and file names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_Toc58250595 \h </w:delInstrText>
            </w:r>
            <w:r w:rsidR="00054245" w:rsidDel="00977ECE">
              <w:rPr>
                <w:noProof/>
                <w:webHidden/>
              </w:rPr>
            </w:r>
            <w:r w:rsidR="00054245" w:rsidDel="00977ECE">
              <w:rPr>
                <w:noProof/>
                <w:webHidden/>
              </w:rPr>
              <w:fldChar w:fldCharType="separate"/>
            </w:r>
            <w:r w:rsidR="00054245" w:rsidDel="00977ECE">
              <w:rPr>
                <w:noProof/>
                <w:webHidden/>
              </w:rPr>
              <w:delText>50</w:delText>
            </w:r>
            <w:r w:rsidR="00054245" w:rsidDel="00977ECE">
              <w:rPr>
                <w:noProof/>
                <w:webHidden/>
              </w:rPr>
              <w:fldChar w:fldCharType="end"/>
            </w:r>
            <w:r w:rsidDel="00977ECE">
              <w:rPr>
                <w:noProof/>
              </w:rPr>
              <w:fldChar w:fldCharType="end"/>
            </w:r>
          </w:del>
        </w:p>
        <w:p w14:paraId="569ACA9D" w14:textId="1F74CD77" w:rsidR="00054245" w:rsidDel="00977ECE" w:rsidRDefault="00914CB4">
          <w:pPr>
            <w:pStyle w:val="TOC1"/>
            <w:tabs>
              <w:tab w:val="right" w:leader="dot" w:pos="9350"/>
            </w:tabs>
            <w:rPr>
              <w:del w:id="473" w:author="David Conklin" w:date="2020-12-08T14:53:00Z"/>
              <w:rFonts w:eastAsiaTheme="minorEastAsia"/>
              <w:noProof/>
            </w:rPr>
          </w:pPr>
          <w:del w:id="474" w:author="David Conklin" w:date="2020-12-08T14:53:00Z">
            <w:r w:rsidDel="00977ECE">
              <w:rPr>
                <w:noProof/>
              </w:rPr>
              <w:fldChar w:fldCharType="begin"/>
            </w:r>
            <w:r w:rsidDel="00977ECE">
              <w:rPr>
                <w:noProof/>
              </w:rPr>
              <w:delInstrText xml:space="preserve"> HYPERLINK \l "_Toc58250596" </w:delInstrText>
            </w:r>
            <w:r w:rsidDel="00977ECE">
              <w:rPr>
                <w:noProof/>
              </w:rPr>
              <w:fldChar w:fldCharType="separate"/>
            </w:r>
          </w:del>
          <w:ins w:id="475" w:author="David Conklin" w:date="2020-12-08T17:42:00Z">
            <w:r w:rsidR="00613C1D">
              <w:rPr>
                <w:b/>
                <w:bCs/>
                <w:noProof/>
              </w:rPr>
              <w:t>Error! Hyperlink reference not valid.</w:t>
            </w:r>
          </w:ins>
          <w:del w:id="476" w:author="David Conklin" w:date="2020-12-08T14:53:00Z">
            <w:r w:rsidR="00054245" w:rsidRPr="009118A7" w:rsidDel="00977ECE">
              <w:rPr>
                <w:rStyle w:val="Hyperlink"/>
                <w:noProof/>
              </w:rPr>
              <w:delText>Release Log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_Toc58250596 \h </w:delInstrText>
            </w:r>
            <w:r w:rsidR="00054245" w:rsidDel="00977ECE">
              <w:rPr>
                <w:noProof/>
                <w:webHidden/>
              </w:rPr>
            </w:r>
            <w:r w:rsidR="00054245" w:rsidDel="00977ECE">
              <w:rPr>
                <w:noProof/>
                <w:webHidden/>
              </w:rPr>
              <w:fldChar w:fldCharType="separate"/>
            </w:r>
            <w:r w:rsidR="00054245" w:rsidDel="00977ECE">
              <w:rPr>
                <w:noProof/>
                <w:webHidden/>
              </w:rPr>
              <w:delText>50</w:delText>
            </w:r>
            <w:r w:rsidR="00054245" w:rsidDel="00977ECE">
              <w:rPr>
                <w:noProof/>
                <w:webHidden/>
              </w:rPr>
              <w:fldChar w:fldCharType="end"/>
            </w:r>
            <w:r w:rsidDel="00977ECE">
              <w:rPr>
                <w:noProof/>
              </w:rPr>
              <w:fldChar w:fldCharType="end"/>
            </w:r>
          </w:del>
        </w:p>
        <w:p w14:paraId="0B5BD9CE" w14:textId="5EBB1BA5" w:rsidR="00054245" w:rsidDel="00977ECE" w:rsidRDefault="00914CB4">
          <w:pPr>
            <w:pStyle w:val="TOC1"/>
            <w:tabs>
              <w:tab w:val="right" w:leader="dot" w:pos="9350"/>
            </w:tabs>
            <w:rPr>
              <w:del w:id="477" w:author="David Conklin" w:date="2020-12-08T14:53:00Z"/>
              <w:rFonts w:eastAsiaTheme="minorEastAsia"/>
              <w:noProof/>
            </w:rPr>
          </w:pPr>
          <w:del w:id="478" w:author="David Conklin" w:date="2020-12-08T14:53:00Z">
            <w:r w:rsidDel="00977ECE">
              <w:rPr>
                <w:noProof/>
              </w:rPr>
              <w:fldChar w:fldCharType="begin"/>
            </w:r>
            <w:r w:rsidDel="00977ECE">
              <w:rPr>
                <w:noProof/>
              </w:rPr>
              <w:delInstrText xml:space="preserve"> HYPERLINK \l "_Toc58250597" </w:delInstrText>
            </w:r>
            <w:r w:rsidDel="00977ECE">
              <w:rPr>
                <w:noProof/>
              </w:rPr>
              <w:fldChar w:fldCharType="separate"/>
            </w:r>
          </w:del>
          <w:ins w:id="479" w:author="David Conklin" w:date="2020-12-08T17:42:00Z">
            <w:r w:rsidR="00613C1D">
              <w:rPr>
                <w:b/>
                <w:bCs/>
                <w:noProof/>
              </w:rPr>
              <w:t>Error! Hyperlink reference not valid.</w:t>
            </w:r>
          </w:ins>
          <w:del w:id="480" w:author="David Conklin" w:date="2020-12-08T14:53:00Z">
            <w:r w:rsidR="00054245" w:rsidRPr="009118A7" w:rsidDel="00977ECE">
              <w:rPr>
                <w:rStyle w:val="Hyperlink"/>
                <w:noProof/>
              </w:rPr>
              <w:delText>References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_Toc58250597 \h </w:delInstrText>
            </w:r>
            <w:r w:rsidR="00054245" w:rsidDel="00977ECE">
              <w:rPr>
                <w:noProof/>
                <w:webHidden/>
              </w:rPr>
            </w:r>
            <w:r w:rsidR="00054245" w:rsidDel="00977ECE">
              <w:rPr>
                <w:noProof/>
                <w:webHidden/>
              </w:rPr>
              <w:fldChar w:fldCharType="separate"/>
            </w:r>
            <w:r w:rsidR="00054245" w:rsidDel="00977ECE">
              <w:rPr>
                <w:noProof/>
                <w:webHidden/>
              </w:rPr>
              <w:delText>53</w:delText>
            </w:r>
            <w:r w:rsidR="00054245" w:rsidDel="00977ECE">
              <w:rPr>
                <w:noProof/>
                <w:webHidden/>
              </w:rPr>
              <w:fldChar w:fldCharType="end"/>
            </w:r>
            <w:r w:rsidDel="00977ECE">
              <w:rPr>
                <w:noProof/>
              </w:rPr>
              <w:fldChar w:fldCharType="end"/>
            </w:r>
          </w:del>
        </w:p>
        <w:p w14:paraId="5DBF7579" w14:textId="357FF88F" w:rsidR="00054245" w:rsidDel="00977ECE" w:rsidRDefault="00914CB4">
          <w:pPr>
            <w:pStyle w:val="TOC1"/>
            <w:tabs>
              <w:tab w:val="right" w:leader="dot" w:pos="9350"/>
            </w:tabs>
            <w:rPr>
              <w:del w:id="481" w:author="David Conklin" w:date="2020-12-08T14:53:00Z"/>
              <w:rFonts w:eastAsiaTheme="minorEastAsia"/>
              <w:noProof/>
            </w:rPr>
          </w:pPr>
          <w:del w:id="482" w:author="David Conklin" w:date="2020-12-08T14:53:00Z">
            <w:r w:rsidDel="00977ECE">
              <w:rPr>
                <w:noProof/>
              </w:rPr>
              <w:fldChar w:fldCharType="begin"/>
            </w:r>
            <w:r w:rsidDel="00977ECE">
              <w:rPr>
                <w:noProof/>
              </w:rPr>
              <w:delInstrText xml:space="preserve"> HYPERLINK \l "_Toc58250598" </w:delInstrText>
            </w:r>
            <w:r w:rsidDel="00977ECE">
              <w:rPr>
                <w:noProof/>
              </w:rPr>
              <w:fldChar w:fldCharType="separate"/>
            </w:r>
          </w:del>
          <w:ins w:id="483" w:author="David Conklin" w:date="2020-12-08T17:42:00Z">
            <w:r w:rsidR="00613C1D">
              <w:rPr>
                <w:b/>
                <w:bCs/>
                <w:noProof/>
              </w:rPr>
              <w:t>Error! Hyperlink reference not valid.</w:t>
            </w:r>
          </w:ins>
          <w:del w:id="484" w:author="David Conklin" w:date="2020-12-08T14:53:00Z">
            <w:r w:rsidR="00054245" w:rsidRPr="009118A7" w:rsidDel="00977ECE">
              <w:rPr>
                <w:rStyle w:val="Hyperlink"/>
                <w:noProof/>
              </w:rPr>
              <w:delText>Acronyms and Abbreviations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_Toc58250598 \h </w:delInstrText>
            </w:r>
            <w:r w:rsidR="00054245" w:rsidDel="00977ECE">
              <w:rPr>
                <w:noProof/>
                <w:webHidden/>
              </w:rPr>
            </w:r>
            <w:r w:rsidR="00054245" w:rsidDel="00977ECE">
              <w:rPr>
                <w:noProof/>
                <w:webHidden/>
              </w:rPr>
              <w:fldChar w:fldCharType="separate"/>
            </w:r>
            <w:r w:rsidR="00054245" w:rsidDel="00977ECE">
              <w:rPr>
                <w:noProof/>
                <w:webHidden/>
              </w:rPr>
              <w:delText>54</w:delText>
            </w:r>
            <w:r w:rsidR="00054245" w:rsidDel="00977ECE">
              <w:rPr>
                <w:noProof/>
                <w:webHidden/>
              </w:rPr>
              <w:fldChar w:fldCharType="end"/>
            </w:r>
            <w:r w:rsidDel="00977EC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194819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F90C07">
          <w:rPr>
            <w:noProof/>
            <w:webHidden/>
          </w:rPr>
          <w:t>7</w:t>
        </w:r>
        <w:r w:rsidR="006A13B7">
          <w:rPr>
            <w:noProof/>
            <w:webHidden/>
          </w:rPr>
          <w:fldChar w:fldCharType="end"/>
        </w:r>
      </w:hyperlink>
    </w:p>
    <w:p w14:paraId="4268C92E" w14:textId="08A75BF3" w:rsidR="006A13B7" w:rsidRDefault="00914CB4">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F90C07">
          <w:rPr>
            <w:noProof/>
            <w:webHidden/>
          </w:rPr>
          <w:t>8</w:t>
        </w:r>
        <w:r w:rsidR="006A13B7">
          <w:rPr>
            <w:noProof/>
            <w:webHidden/>
          </w:rPr>
          <w:fldChar w:fldCharType="end"/>
        </w:r>
      </w:hyperlink>
    </w:p>
    <w:p w14:paraId="48FAB7CA" w14:textId="065D48D9" w:rsidR="006A13B7" w:rsidRDefault="00914CB4">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F90C07">
          <w:rPr>
            <w:noProof/>
            <w:webHidden/>
          </w:rPr>
          <w:t>9</w:t>
        </w:r>
        <w:r w:rsidR="006A13B7">
          <w:rPr>
            <w:noProof/>
            <w:webHidden/>
          </w:rPr>
          <w:fldChar w:fldCharType="end"/>
        </w:r>
      </w:hyperlink>
    </w:p>
    <w:p w14:paraId="556989A9" w14:textId="45BFEDEF" w:rsidR="006A13B7" w:rsidRDefault="00914CB4">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F90C07">
          <w:rPr>
            <w:noProof/>
            <w:webHidden/>
          </w:rPr>
          <w:t>10</w:t>
        </w:r>
        <w:r w:rsidR="006A13B7">
          <w:rPr>
            <w:noProof/>
            <w:webHidden/>
          </w:rPr>
          <w:fldChar w:fldCharType="end"/>
        </w:r>
      </w:hyperlink>
    </w:p>
    <w:p w14:paraId="4CD30AF6" w14:textId="7B785C6C" w:rsidR="006A13B7" w:rsidRDefault="00914CB4">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F90C07">
          <w:rPr>
            <w:noProof/>
            <w:webHidden/>
          </w:rPr>
          <w:t>11</w:t>
        </w:r>
        <w:r w:rsidR="006A13B7">
          <w:rPr>
            <w:noProof/>
            <w:webHidden/>
          </w:rPr>
          <w:fldChar w:fldCharType="end"/>
        </w:r>
      </w:hyperlink>
    </w:p>
    <w:p w14:paraId="57584ECA" w14:textId="78CF3D55" w:rsidR="006A13B7" w:rsidRDefault="00914CB4">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F90C07">
          <w:rPr>
            <w:noProof/>
            <w:webHidden/>
          </w:rPr>
          <w:t>29</w:t>
        </w:r>
        <w:r w:rsidR="006A13B7">
          <w:rPr>
            <w:noProof/>
            <w:webHidden/>
          </w:rPr>
          <w:fldChar w:fldCharType="end"/>
        </w:r>
      </w:hyperlink>
    </w:p>
    <w:p w14:paraId="71D389E6" w14:textId="4170DA65" w:rsidR="006A13B7" w:rsidRDefault="00914CB4">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F90C07">
          <w:rPr>
            <w:noProof/>
            <w:webHidden/>
          </w:rPr>
          <w:t>31</w:t>
        </w:r>
        <w:r w:rsidR="006A13B7">
          <w:rPr>
            <w:noProof/>
            <w:webHidden/>
          </w:rPr>
          <w:fldChar w:fldCharType="end"/>
        </w:r>
      </w:hyperlink>
    </w:p>
    <w:p w14:paraId="5B5E39AF" w14:textId="2177198D" w:rsidR="006A13B7" w:rsidRDefault="00914CB4">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F90C07">
          <w:rPr>
            <w:noProof/>
            <w:webHidden/>
          </w:rPr>
          <w:t>32</w:t>
        </w:r>
        <w:r w:rsidR="006A13B7">
          <w:rPr>
            <w:noProof/>
            <w:webHidden/>
          </w:rPr>
          <w:fldChar w:fldCharType="end"/>
        </w:r>
      </w:hyperlink>
    </w:p>
    <w:p w14:paraId="48D7D59A" w14:textId="711C0D49" w:rsidR="006A13B7" w:rsidRDefault="00914CB4">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F90C07">
          <w:rPr>
            <w:noProof/>
            <w:webHidden/>
          </w:rPr>
          <w:t>4</w:t>
        </w:r>
        <w:r w:rsidR="00F90C07">
          <w:rPr>
            <w:noProof/>
            <w:webHidden/>
          </w:rPr>
          <w:t>7</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485" w:name="_Toc58341789"/>
      <w:r>
        <w:t>What is a digital handbook?</w:t>
      </w:r>
      <w:bookmarkEnd w:id="485"/>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486" w:name="_Toc58341790"/>
      <w:r>
        <w:t>CW3M c</w:t>
      </w:r>
      <w:r w:rsidR="00C70B81">
        <w:t>oncept</w:t>
      </w:r>
      <w:bookmarkEnd w:id="486"/>
      <w:r>
        <w:t xml:space="preserve"> </w:t>
      </w:r>
    </w:p>
    <w:p w14:paraId="7E41CEB8" w14:textId="77777777" w:rsidR="000D6396" w:rsidRDefault="000D6396" w:rsidP="00A43D30"/>
    <w:p w14:paraId="3DA45CFC" w14:textId="77777777" w:rsidR="000D6396" w:rsidRDefault="00C46F0A" w:rsidP="00C46F0A">
      <w:pPr>
        <w:pStyle w:val="Heading2"/>
      </w:pPr>
      <w:bookmarkStart w:id="487" w:name="_Toc58341791"/>
      <w:r>
        <w:t>A different kind of community model</w:t>
      </w:r>
      <w:bookmarkEnd w:id="487"/>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w:t>
      </w:r>
      <w:r w:rsidR="00A35AEA">
        <w:lastRenderedPageBreak/>
        <w:t>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488" w:name="_Toc58341792"/>
      <w:r>
        <w:t>What CW3M is for</w:t>
      </w:r>
      <w:bookmarkEnd w:id="488"/>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89" w:name="_Toc58341793"/>
      <w:r>
        <w:t>Management and maintenance</w:t>
      </w:r>
      <w:bookmarkEnd w:id="489"/>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490" w:name="_Toc58341794"/>
      <w:r>
        <w:t>Study areas</w:t>
      </w:r>
      <w:bookmarkEnd w:id="490"/>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65C7A1F"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90C07">
        <w:t xml:space="preserve">Figure </w:t>
      </w:r>
      <w:r w:rsidR="00F90C07">
        <w:rPr>
          <w:noProof/>
        </w:rPr>
        <w:t>1</w:t>
      </w:r>
      <w:r w:rsidR="00064E77">
        <w:fldChar w:fldCharType="end"/>
      </w:r>
      <w:r w:rsidR="00064E77">
        <w:t>)</w:t>
      </w:r>
    </w:p>
    <w:p w14:paraId="03CAE907" w14:textId="6D32FC2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90C07">
        <w:t xml:space="preserve">Figure </w:t>
      </w:r>
      <w:r w:rsidR="00F90C07">
        <w:rPr>
          <w:noProof/>
        </w:rPr>
        <w:t>2</w:t>
      </w:r>
      <w:r w:rsidR="00064E77">
        <w:fldChar w:fldCharType="end"/>
      </w:r>
      <w:r w:rsidR="00064E77">
        <w:t>)</w:t>
      </w:r>
    </w:p>
    <w:p w14:paraId="1A5A767B" w14:textId="2680920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90C07">
        <w:t xml:space="preserve">Figure </w:t>
      </w:r>
      <w:r w:rsidR="00F90C07">
        <w:rPr>
          <w:noProof/>
        </w:rPr>
        <w:t>5</w:t>
      </w:r>
      <w:r w:rsidR="00893F4B">
        <w:fldChar w:fldCharType="end"/>
      </w:r>
      <w:r>
        <w:t>)</w:t>
      </w:r>
    </w:p>
    <w:p w14:paraId="1B80045C" w14:textId="3E08BE2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90C07">
        <w:t xml:space="preserve">Figure </w:t>
      </w:r>
      <w:r w:rsidR="00F90C07">
        <w:rPr>
          <w:noProof/>
        </w:rPr>
        <w:t>3</w:t>
      </w:r>
      <w:r w:rsidR="00064E77">
        <w:fldChar w:fldCharType="end"/>
      </w:r>
      <w:r w:rsidR="00064E77">
        <w:t>)</w:t>
      </w:r>
    </w:p>
    <w:p w14:paraId="1933EF54" w14:textId="29A1C51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90C07">
        <w:t xml:space="preserve">Figure </w:t>
      </w:r>
      <w:r w:rsidR="00F90C07">
        <w:rPr>
          <w:noProof/>
        </w:rPr>
        <w:t>4</w:t>
      </w:r>
      <w:r w:rsidR="00064E77">
        <w:fldChar w:fldCharType="end"/>
      </w:r>
      <w:r>
        <w:t>)</w:t>
      </w:r>
    </w:p>
    <w:p w14:paraId="78711BF0" w14:textId="77777777" w:rsidR="003F360E" w:rsidRDefault="003F360E" w:rsidP="00D37681">
      <w:r>
        <w:lastRenderedPageBreak/>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491" w:name="_Toc58341795"/>
      <w:r>
        <w:t>Data</w:t>
      </w:r>
      <w:r w:rsidR="00A92F06">
        <w:t>CW3M</w:t>
      </w:r>
      <w:r>
        <w:t xml:space="preserve"> directory structure</w:t>
      </w:r>
      <w:bookmarkEnd w:id="491"/>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492" w:name="_Toc58341796"/>
      <w:r>
        <w:t>DataCW3M\ScenarioData directory structure</w:t>
      </w:r>
      <w:bookmarkEnd w:id="492"/>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lastRenderedPageBreak/>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493" w:name="_Toc58341797"/>
      <w:r>
        <w:t>DataCW3M\ScenarioData\&lt;scenario&gt; folder contents</w:t>
      </w:r>
      <w:bookmarkEnd w:id="493"/>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494" w:name="_Toc58341798"/>
      <w:r>
        <w:t>DataCW3M\&lt;study area&gt; folder contents</w:t>
      </w:r>
      <w:bookmarkEnd w:id="494"/>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C9EFA1C" w:rsidR="00D37681" w:rsidRDefault="00D37681" w:rsidP="00D37681">
      <w:pPr>
        <w:pStyle w:val="Caption"/>
      </w:pPr>
      <w:bookmarkStart w:id="495" w:name="_Ref529607484"/>
      <w:bookmarkStart w:id="496"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1</w:t>
      </w:r>
      <w:r w:rsidR="006C64CF">
        <w:rPr>
          <w:noProof/>
        </w:rPr>
        <w:fldChar w:fldCharType="end"/>
      </w:r>
      <w:bookmarkEnd w:id="495"/>
      <w:r>
        <w:t xml:space="preserve">. Willamette River basin study area; embedded study areas are </w:t>
      </w:r>
      <w:r w:rsidR="0005603B">
        <w:t>colored</w:t>
      </w:r>
      <w:r w:rsidR="0097392C">
        <w:t xml:space="preserve"> other than gray.  The 2 lighter blues together make up the upper Willamette basin study area.</w:t>
      </w:r>
      <w:bookmarkEnd w:id="496"/>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22F83D" w:rsidR="00D37681" w:rsidRDefault="00D37681" w:rsidP="00D37681">
      <w:pPr>
        <w:pStyle w:val="Caption"/>
      </w:pPr>
      <w:bookmarkStart w:id="497" w:name="_Ref529607514"/>
      <w:bookmarkStart w:id="498"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2</w:t>
      </w:r>
      <w:r w:rsidR="006C64CF">
        <w:rPr>
          <w:noProof/>
        </w:rPr>
        <w:fldChar w:fldCharType="end"/>
      </w:r>
      <w:bookmarkEnd w:id="497"/>
      <w:r>
        <w:t>. Tualatin basin study area; Chicken Creek watershed is highlighted.</w:t>
      </w:r>
      <w:bookmarkEnd w:id="498"/>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E568B2C" w:rsidR="00D37681" w:rsidRDefault="00064E77" w:rsidP="00064E77">
      <w:pPr>
        <w:pStyle w:val="Caption"/>
      </w:pPr>
      <w:bookmarkStart w:id="499" w:name="_Ref529607587"/>
      <w:bookmarkStart w:id="500"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3</w:t>
      </w:r>
      <w:r w:rsidR="006C64CF">
        <w:rPr>
          <w:noProof/>
        </w:rPr>
        <w:fldChar w:fldCharType="end"/>
      </w:r>
      <w:bookmarkEnd w:id="499"/>
      <w:r>
        <w:t>. North Santiam watershed study area.</w:t>
      </w:r>
      <w:bookmarkEnd w:id="500"/>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C6BB6F5" w:rsidR="00C70B81" w:rsidRDefault="00064E77" w:rsidP="00064E77">
      <w:pPr>
        <w:pStyle w:val="Caption"/>
      </w:pPr>
      <w:bookmarkStart w:id="501" w:name="_Ref529607628"/>
      <w:bookmarkStart w:id="502"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4</w:t>
      </w:r>
      <w:r w:rsidR="006C64CF">
        <w:rPr>
          <w:noProof/>
        </w:rPr>
        <w:fldChar w:fldCharType="end"/>
      </w:r>
      <w:bookmarkEnd w:id="501"/>
      <w:r>
        <w:t>. Upper Willamette study area.</w:t>
      </w:r>
      <w:bookmarkEnd w:id="502"/>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84055DC" w:rsidR="00E66BC2" w:rsidRDefault="006F30D2" w:rsidP="006F30D2">
      <w:pPr>
        <w:pStyle w:val="Caption"/>
      </w:pPr>
      <w:bookmarkStart w:id="503" w:name="_Ref529611388"/>
      <w:bookmarkStart w:id="504"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5</w:t>
      </w:r>
      <w:r w:rsidR="006C64CF">
        <w:rPr>
          <w:noProof/>
        </w:rPr>
        <w:fldChar w:fldCharType="end"/>
      </w:r>
      <w:bookmarkEnd w:id="503"/>
      <w:r>
        <w:t>. Chicken Creek watershed study area.</w:t>
      </w:r>
      <w:bookmarkEnd w:id="504"/>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05" w:name="_Toc58341799"/>
      <w:r>
        <w:t>Calendar conventions</w:t>
      </w:r>
      <w:bookmarkEnd w:id="505"/>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06" w:name="_Toc58341800"/>
      <w:r>
        <w:t>Water years</w:t>
      </w:r>
      <w:bookmarkEnd w:id="506"/>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07" w:name="_Toc58341801"/>
      <w:r>
        <w:t>Climate data</w:t>
      </w:r>
      <w:bookmarkEnd w:id="507"/>
    </w:p>
    <w:p w14:paraId="4E201698" w14:textId="77777777" w:rsidR="00CB152A" w:rsidRPr="00A06758" w:rsidRDefault="00CB152A" w:rsidP="00A06758"/>
    <w:p w14:paraId="400F9551" w14:textId="77777777" w:rsidR="00CB152A" w:rsidRDefault="00CB152A" w:rsidP="00CB152A">
      <w:pPr>
        <w:pStyle w:val="Heading2"/>
      </w:pPr>
      <w:bookmarkStart w:id="508" w:name="_Toc2858729"/>
      <w:bookmarkStart w:id="509" w:name="_Toc58341802"/>
      <w:r>
        <w:t>Numbered climate scenarios in the model</w:t>
      </w:r>
      <w:bookmarkEnd w:id="508"/>
      <w:bookmarkEnd w:id="509"/>
    </w:p>
    <w:p w14:paraId="30E024EF" w14:textId="77777777" w:rsidR="00823D41" w:rsidRDefault="00823D41" w:rsidP="00823D41">
      <w:pPr>
        <w:pStyle w:val="Body"/>
      </w:pPr>
    </w:p>
    <w:p w14:paraId="21F5BCDE" w14:textId="4F6F0CC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90C0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10" w:name="_Ref6032062"/>
      <w:bookmarkStart w:id="511" w:name="_Ref6033311"/>
      <w:bookmarkStart w:id="512" w:name="_Toc6121576"/>
      <w:r>
        <w:t xml:space="preserve">Table </w:t>
      </w:r>
      <w:bookmarkEnd w:id="510"/>
      <w:r>
        <w:t>1. Numbered climate scenarios</w:t>
      </w:r>
      <w:bookmarkEnd w:id="511"/>
      <w:bookmarkEnd w:id="512"/>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13" w:name="_Toc7759621"/>
      <w:bookmarkStart w:id="514" w:name="_Toc58341803"/>
      <w:r>
        <w:t>Monthly and seasonal weather data</w:t>
      </w:r>
      <w:bookmarkEnd w:id="513"/>
      <w:bookmarkEnd w:id="514"/>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15" w:name="_Toc58341804"/>
      <w:r>
        <w:t>Climate data grid</w:t>
      </w:r>
      <w:r w:rsidR="009F132A">
        <w:t>s</w:t>
      </w:r>
      <w:bookmarkEnd w:id="51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16" w:name="_Toc58341805"/>
      <w:r>
        <w:t>The WW2100 climate grid</w:t>
      </w:r>
      <w:bookmarkEnd w:id="51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17" w:name="_Toc58341806"/>
      <w:r>
        <w:t>The v2 climate grid</w:t>
      </w:r>
      <w:bookmarkEnd w:id="51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18" w:name="_Toc58341807"/>
      <w:r>
        <w:t>How climate data is looked up</w:t>
      </w:r>
      <w:bookmarkEnd w:id="51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19" w:name="_Toc58341808"/>
      <w:r>
        <w:t>What is in a climate dataset</w:t>
      </w:r>
      <w:bookmarkEnd w:id="51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20" w:name="_Toc58341809"/>
      <w:r>
        <w:t>Water rights</w:t>
      </w:r>
      <w:bookmarkEnd w:id="520"/>
    </w:p>
    <w:p w14:paraId="7ECEE8A5" w14:textId="77777777" w:rsidR="00D35AF7" w:rsidRDefault="00D35AF7" w:rsidP="00D35AF7">
      <w:pPr>
        <w:pStyle w:val="Heading2"/>
      </w:pPr>
      <w:bookmarkStart w:id="521" w:name="_Toc58341810"/>
      <w:r>
        <w:t>Water rights data</w:t>
      </w:r>
      <w:bookmarkEnd w:id="521"/>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22" w:name="_Toc58341811"/>
      <w:r>
        <w:lastRenderedPageBreak/>
        <w:t>The wr_pods.csv file</w:t>
      </w:r>
      <w:bookmarkEnd w:id="522"/>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23" w:name="_Toc58341812"/>
      <w:r>
        <w:t>The wr_pous.csv file</w:t>
      </w:r>
      <w:bookmarkEnd w:id="523"/>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24" w:name="_Toc58341813"/>
      <w:r>
        <w:t>Adding a water right</w:t>
      </w:r>
      <w:bookmarkEnd w:id="524"/>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525" w:name="_Toc58341814"/>
      <w:r>
        <w:lastRenderedPageBreak/>
        <w:t>Stream flow and stream temperature</w:t>
      </w:r>
      <w:bookmarkEnd w:id="525"/>
    </w:p>
    <w:p w14:paraId="224B0981" w14:textId="77777777" w:rsidR="008C7362" w:rsidRDefault="008C7362" w:rsidP="008C7362">
      <w:pPr>
        <w:pStyle w:val="Heading2"/>
      </w:pPr>
      <w:bookmarkStart w:id="526" w:name="_Toc50800503"/>
      <w:bookmarkStart w:id="527" w:name="_Toc54090937"/>
      <w:bookmarkStart w:id="528" w:name="_Toc58341815"/>
      <w:r>
        <w:t>Water parcels</w:t>
      </w:r>
      <w:bookmarkEnd w:id="526"/>
      <w:bookmarkEnd w:id="527"/>
      <w:bookmarkEnd w:id="528"/>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529" w:name="_Toc58341816"/>
      <w:r>
        <w:t>Daily water mass and energy balance</w:t>
      </w:r>
      <w:bookmarkEnd w:id="52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30" w:name="_Toc58341817"/>
      <w:r>
        <w:t>Estimating the rate of flow</w:t>
      </w:r>
      <w:r w:rsidR="006A13B7">
        <w:t xml:space="preserve"> </w:t>
      </w:r>
      <w:r>
        <w:t>in a stream reach</w:t>
      </w:r>
      <w:bookmarkEnd w:id="530"/>
    </w:p>
    <w:p w14:paraId="28F0C643" w14:textId="49579FF1"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all reaches </w:t>
      </w:r>
      <w:del w:id="531" w:author="David Conklin" w:date="2020-12-08T14:55:00Z">
        <w:r w:rsidR="001A6DC9" w:rsidDel="00F91EEB">
          <w:delText xml:space="preserve">except the one at the “root” </w:delText>
        </w:r>
      </w:del>
      <w:r w:rsidR="001A6DC9">
        <w:t>drain into a single downstream reach.</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5B279131" w:rsidR="00933943" w:rsidRDefault="00E45E68" w:rsidP="00C739DC">
      <w:pPr>
        <w:ind w:firstLine="720"/>
      </w:pPr>
      <w:r>
        <w:t xml:space="preserve">Each individual reach is represented as an ordered set of subreaches (class Reach, member </w:t>
      </w:r>
      <w:del w:id="532" w:author="David Conklin" w:date="2020-12-08T14:56:00Z">
        <w:r w:rsidDel="00F91EEB">
          <w:delText>m_</w:delText>
        </w:r>
        <w:r w:rsidRPr="00E45E68" w:rsidDel="00F91EEB">
          <w:delText xml:space="preserve"> </w:delText>
        </w:r>
      </w:del>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77777777" w:rsidR="00B45AB9" w:rsidRDefault="007B1928">
      <w:pPr>
        <w:ind w:firstLine="720"/>
        <w:rPr>
          <w:ins w:id="533" w:author="David Conklin" w:date="2020-12-08T22:30:00Z"/>
        </w:rPr>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ins w:id="534" w:author="David Conklin" w:date="2020-12-08T14:57:00Z">
        <w:r w:rsidR="00F91EEB">
          <w:t>ve</w:t>
        </w:r>
      </w:ins>
      <w:del w:id="535" w:author="David Conklin" w:date="2020-12-08T14:57:00Z">
        <w:r w:rsidR="009F26EB" w:rsidDel="00F91EEB">
          <w:delText>s</w:delText>
        </w:r>
      </w:del>
      <w:r w:rsidR="009F26EB">
        <w:t xml:space="preserve"> been calculated. </w:t>
      </w:r>
      <w:r w:rsidR="009236BE">
        <w:t xml:space="preserve"> The function uses an equation for the depth of the water in the reach as a function of the outflow rate which is derived from the Manning equation for the outflow rate</w:t>
      </w:r>
      <w:ins w:id="536" w:author="David Conklin" w:date="2020-12-08T16:17:00Z">
        <w:r w:rsidR="00A53465">
          <w:t>.  The Manning equation itself is</w:t>
        </w:r>
      </w:ins>
      <w:ins w:id="537" w:author="David Conklin" w:date="2020-12-08T22:30:00Z">
        <w:r w:rsidR="00B45AB9">
          <w:t>:</w:t>
        </w:r>
      </w:ins>
    </w:p>
    <w:p w14:paraId="4521BEA6" w14:textId="77777777" w:rsidR="00B45AB9" w:rsidRDefault="00B45AB9" w:rsidP="00B45AB9">
      <w:pPr>
        <w:rPr>
          <w:ins w:id="538" w:author="David Conklin" w:date="2020-12-08T22:31:00Z"/>
        </w:rPr>
        <w:pPrChange w:id="539" w:author="David Conklin" w:date="2020-12-08T22:31:00Z">
          <w:pPr>
            <w:ind w:left="720"/>
          </w:pPr>
        </w:pPrChange>
      </w:pPr>
      <w:ins w:id="540" w:author="David Conklin" w:date="2020-12-08T22:29:00Z">
        <w:r>
          <w:t>(</w:t>
        </w:r>
      </w:ins>
      <w:ins w:id="541" w:author="David Conklin" w:date="2020-12-08T22:30:00Z">
        <w:r>
          <w:fldChar w:fldCharType="begin"/>
        </w:r>
        <w:r>
          <w:instrText xml:space="preserve"> HYPERLINK "https://www.openchannelflow.com/blog/manning-formula-for-determining-open-channel-flows" </w:instrText>
        </w:r>
        <w:r>
          <w:fldChar w:fldCharType="separate"/>
        </w:r>
        <w:r w:rsidRPr="00B45AB9">
          <w:rPr>
            <w:rStyle w:val="Hyperlink"/>
          </w:rPr>
          <w:t>https://www.openchannelflow.com/blog/manning-formula-for-determining-open-channel-flows</w:t>
        </w:r>
        <w:r>
          <w:fldChar w:fldCharType="end"/>
        </w:r>
        <w:r>
          <w:t>)</w:t>
        </w:r>
      </w:ins>
    </w:p>
    <w:p w14:paraId="497AE8A5" w14:textId="4A2FFC5B" w:rsidR="00B45AB9" w:rsidRPr="00B45AB9" w:rsidRDefault="009236BE" w:rsidP="00B45AB9">
      <w:pPr>
        <w:ind w:left="720"/>
        <w:rPr>
          <w:ins w:id="542" w:author="David Conklin" w:date="2020-12-08T16:13:00Z"/>
          <w:rPrChange w:id="543" w:author="David Conklin" w:date="2020-12-08T22:29:00Z">
            <w:rPr>
              <w:ins w:id="544" w:author="David Conklin" w:date="2020-12-08T16:13:00Z"/>
            </w:rPr>
          </w:rPrChange>
        </w:rPr>
        <w:pPrChange w:id="545" w:author="David Conklin" w:date="2020-12-08T22:31:00Z">
          <w:pPr>
            <w:ind w:firstLine="720"/>
          </w:pPr>
        </w:pPrChange>
      </w:pPr>
      <w:del w:id="546" w:author="David Conklin" w:date="2020-12-08T16:11:00Z">
        <w:r w:rsidDel="00570B57">
          <w:delText>.</w:delText>
        </w:r>
      </w:del>
      <w:del w:id="547" w:author="David Conklin" w:date="2020-12-08T22:31:00Z">
        <w:r w:rsidDel="00B45AB9">
          <w:delText xml:space="preserve"> </w:delText>
        </w:r>
      </w:del>
      <w:ins w:id="548" w:author="David Conklin" w:date="2020-12-08T22:22:00Z">
        <w:r w:rsidR="00B45AB9">
          <w:tab/>
          <w:t>Q = K * A * R^(2/3)</w:t>
        </w:r>
      </w:ins>
      <w:ins w:id="549" w:author="David Conklin" w:date="2020-12-08T22:23:00Z">
        <w:r w:rsidR="00B45AB9">
          <w:t xml:space="preserve"> * sqrt(</w:t>
        </w:r>
      </w:ins>
      <w:ins w:id="550" w:author="David Conklin" w:date="2020-12-08T22:28:00Z">
        <w:r w:rsidR="00B45AB9">
          <w:t>S</w:t>
        </w:r>
      </w:ins>
      <w:ins w:id="551" w:author="David Conklin" w:date="2020-12-08T22:23:00Z">
        <w:r w:rsidR="00B45AB9">
          <w:t xml:space="preserve">) / </w:t>
        </w:r>
        <w:r w:rsidR="00B45AB9">
          <w:rPr>
            <w:i/>
            <w:iCs/>
          </w:rPr>
          <w:t>n</w:t>
        </w:r>
      </w:ins>
      <w:ins w:id="552" w:author="David Conklin" w:date="2020-12-08T22:29:00Z">
        <w:r w:rsidR="00B45AB9">
          <w:rPr>
            <w:i/>
            <w:iCs/>
          </w:rPr>
          <w:tab/>
        </w:r>
        <w:r w:rsidR="00B45AB9">
          <w:rPr>
            <w:i/>
            <w:iCs/>
          </w:rPr>
          <w:tab/>
        </w:r>
      </w:ins>
    </w:p>
    <w:p w14:paraId="37441F9D" w14:textId="0073A7CA" w:rsidR="00570B57" w:rsidRDefault="00570B57" w:rsidP="00570B57">
      <w:pPr>
        <w:rPr>
          <w:ins w:id="553" w:author="David Conklin" w:date="2020-12-08T22:23:00Z"/>
        </w:rPr>
      </w:pPr>
      <w:ins w:id="554" w:author="David Conklin" w:date="2020-12-08T16:13:00Z">
        <w:r>
          <w:lastRenderedPageBreak/>
          <w:t>where</w:t>
        </w:r>
      </w:ins>
    </w:p>
    <w:p w14:paraId="1BF17E50" w14:textId="368B1494" w:rsidR="00570B57" w:rsidRDefault="00B45AB9" w:rsidP="00B45AB9">
      <w:pPr>
        <w:rPr>
          <w:ins w:id="555" w:author="David Conklin" w:date="2020-12-08T22:24:00Z"/>
        </w:rPr>
      </w:pPr>
      <w:ins w:id="556" w:author="David Conklin" w:date="2020-12-08T22:23:00Z">
        <w:r>
          <w:tab/>
        </w:r>
        <w:r>
          <w:tab/>
          <w:t>Q = flow rate</w:t>
        </w:r>
      </w:ins>
      <w:ins w:id="557" w:author="David Conklin" w:date="2020-12-08T16:14:00Z">
        <w:r w:rsidR="00570B57">
          <w:t xml:space="preserve">, </w:t>
        </w:r>
      </w:ins>
      <w:ins w:id="558" w:author="David Conklin" w:date="2020-12-08T22:24:00Z">
        <w:r>
          <w:t>m</w:t>
        </w:r>
      </w:ins>
      <w:ins w:id="559" w:author="David Conklin" w:date="2020-12-08T16:14:00Z">
        <w:r w:rsidR="00570B57">
          <w:rPr>
            <w:vertAlign w:val="superscript"/>
          </w:rPr>
          <w:t>3</w:t>
        </w:r>
        <w:r w:rsidR="00570B57">
          <w:t>/s</w:t>
        </w:r>
      </w:ins>
      <w:ins w:id="560" w:author="David Conklin" w:date="2020-12-08T16:23:00Z">
        <w:r w:rsidR="00F707FC">
          <w:t xml:space="preserve"> </w:t>
        </w:r>
      </w:ins>
    </w:p>
    <w:p w14:paraId="422E4102" w14:textId="1E8C5D66" w:rsidR="00B45AB9" w:rsidRDefault="00B45AB9" w:rsidP="00B45AB9">
      <w:pPr>
        <w:rPr>
          <w:ins w:id="561" w:author="David Conklin" w:date="2020-12-08T22:25:00Z"/>
          <w:vertAlign w:val="superscript"/>
        </w:rPr>
      </w:pPr>
      <w:ins w:id="562" w:author="David Conklin" w:date="2020-12-08T22:24:00Z">
        <w:r>
          <w:tab/>
        </w:r>
        <w:r>
          <w:tab/>
          <w:t>A = cross-sectional area of flo</w:t>
        </w:r>
      </w:ins>
      <w:ins w:id="563" w:author="David Conklin" w:date="2020-12-08T22:25:00Z">
        <w:r>
          <w:t>w, m</w:t>
        </w:r>
        <w:r>
          <w:rPr>
            <w:vertAlign w:val="superscript"/>
          </w:rPr>
          <w:t>2</w:t>
        </w:r>
      </w:ins>
    </w:p>
    <w:p w14:paraId="09E7CADB" w14:textId="249CC374" w:rsidR="00B45AB9" w:rsidRDefault="00B45AB9" w:rsidP="00B45AB9">
      <w:pPr>
        <w:rPr>
          <w:ins w:id="564" w:author="David Conklin" w:date="2020-12-08T22:27:00Z"/>
        </w:rPr>
      </w:pPr>
      <w:ins w:id="565" w:author="David Conklin" w:date="2020-12-08T22:25:00Z">
        <w:r>
          <w:rPr>
            <w:vertAlign w:val="superscript"/>
          </w:rPr>
          <w:tab/>
        </w:r>
        <w:r>
          <w:rPr>
            <w:vertAlign w:val="superscript"/>
          </w:rPr>
          <w:tab/>
        </w:r>
        <w:r>
          <w:t>R = hydraulic radius</w:t>
        </w:r>
      </w:ins>
      <w:ins w:id="566" w:author="David Conklin" w:date="2020-12-08T22:26:00Z">
        <w:r>
          <w:t>, m</w:t>
        </w:r>
      </w:ins>
      <w:ins w:id="567" w:author="David Conklin" w:date="2020-12-08T22:25:00Z">
        <w:r>
          <w:t xml:space="preserve"> (A divided </w:t>
        </w:r>
      </w:ins>
      <w:ins w:id="568" w:author="David Conklin" w:date="2020-12-08T22:26:00Z">
        <w:r>
          <w:t>by wetted perimeter)</w:t>
        </w:r>
      </w:ins>
    </w:p>
    <w:p w14:paraId="2D02F66F" w14:textId="4EE99B03" w:rsidR="00B45AB9" w:rsidRPr="00B45AB9" w:rsidRDefault="00B45AB9" w:rsidP="00B45AB9">
      <w:pPr>
        <w:rPr>
          <w:ins w:id="569" w:author="David Conklin" w:date="2020-12-08T16:14:00Z"/>
          <w:rPrChange w:id="570" w:author="David Conklin" w:date="2020-12-08T22:25:00Z">
            <w:rPr>
              <w:ins w:id="571" w:author="David Conklin" w:date="2020-12-08T16:14:00Z"/>
            </w:rPr>
          </w:rPrChange>
        </w:rPr>
        <w:pPrChange w:id="572" w:author="David Conklin" w:date="2020-12-08T22:24:00Z">
          <w:pPr/>
        </w:pPrChange>
      </w:pPr>
      <w:ins w:id="573" w:author="David Conklin" w:date="2020-12-08T22:27:00Z">
        <w:r>
          <w:tab/>
        </w:r>
        <w:r>
          <w:tab/>
          <w:t>S = slope, as rise/run</w:t>
        </w:r>
      </w:ins>
    </w:p>
    <w:p w14:paraId="7ED1DEEC" w14:textId="70918F14" w:rsidR="00570B57" w:rsidRDefault="00570B57" w:rsidP="00570B57">
      <w:pPr>
        <w:rPr>
          <w:ins w:id="574" w:author="David Conklin" w:date="2020-12-08T22:28:00Z"/>
        </w:rPr>
      </w:pPr>
      <w:ins w:id="575" w:author="David Conklin" w:date="2020-12-08T16:14:00Z">
        <w:r>
          <w:tab/>
        </w:r>
        <w:r>
          <w:tab/>
        </w:r>
        <w:r w:rsidRPr="00B45AB9">
          <w:rPr>
            <w:i/>
            <w:iCs/>
            <w:rPrChange w:id="576" w:author="David Conklin" w:date="2020-12-08T22:28:00Z">
              <w:rPr/>
            </w:rPrChange>
          </w:rPr>
          <w:t>n</w:t>
        </w:r>
        <w:r>
          <w:t xml:space="preserve"> </w:t>
        </w:r>
      </w:ins>
      <w:ins w:id="577" w:author="David Conklin" w:date="2020-12-08T16:15:00Z">
        <w:r>
          <w:t xml:space="preserve">= </w:t>
        </w:r>
      </w:ins>
      <w:ins w:id="578" w:author="David Conklin" w:date="2020-12-08T22:26:00Z">
        <w:r w:rsidR="00B45AB9">
          <w:t xml:space="preserve">surface roughness, a function </w:t>
        </w:r>
      </w:ins>
      <w:ins w:id="579" w:author="David Conklin" w:date="2020-12-08T22:27:00Z">
        <w:r w:rsidR="00B45AB9">
          <w:t>of channel material and condition</w:t>
        </w:r>
      </w:ins>
    </w:p>
    <w:p w14:paraId="5E89B0C2" w14:textId="634EF7BD" w:rsidR="00371041" w:rsidRDefault="00B45AB9" w:rsidP="00570B57">
      <w:pPr>
        <w:rPr>
          <w:ins w:id="580" w:author="David Conklin" w:date="2020-12-08T16:18:00Z"/>
        </w:rPr>
      </w:pPr>
      <w:ins w:id="581" w:author="David Conklin" w:date="2020-12-08T22:28:00Z">
        <w:r>
          <w:tab/>
        </w:r>
        <w:r>
          <w:tab/>
          <w:t>K = constant dependent on units</w:t>
        </w:r>
      </w:ins>
    </w:p>
    <w:p w14:paraId="0B1A3A00" w14:textId="05645119" w:rsidR="00570B57" w:rsidRDefault="00A53465" w:rsidP="00B45AB9">
      <w:pPr>
        <w:rPr>
          <w:ins w:id="582" w:author="David Conklin" w:date="2020-12-08T16:11:00Z"/>
        </w:rPr>
        <w:pPrChange w:id="583" w:author="David Conklin" w:date="2020-12-08T22:28:00Z">
          <w:pPr>
            <w:ind w:firstLine="720"/>
          </w:pPr>
        </w:pPrChange>
      </w:pPr>
      <w:ins w:id="584" w:author="David Conklin" w:date="2020-12-08T16:18:00Z">
        <w:r>
          <w:tab/>
        </w:r>
        <w:r>
          <w:tab/>
        </w:r>
      </w:ins>
    </w:p>
    <w:p w14:paraId="4C034FCA" w14:textId="6782F1C3" w:rsidR="00F707FC" w:rsidRDefault="009236BE">
      <w:pPr>
        <w:ind w:firstLine="720"/>
        <w:rPr>
          <w:ins w:id="585" w:author="David Conklin" w:date="2020-12-08T22:33:00Z"/>
        </w:rPr>
      </w:pPr>
      <w:r>
        <w:t xml:space="preserve"> By algebraic manipulation</w:t>
      </w:r>
      <w:ins w:id="586" w:author="David Conklin" w:date="2020-12-08T16:22:00Z">
        <w:r w:rsidR="00F707FC">
          <w:t xml:space="preserve"> and by making an assumption about the channel geometry</w:t>
        </w:r>
      </w:ins>
      <w:r>
        <w:t xml:space="preserve">, the Manning equation can </w:t>
      </w:r>
      <w:ins w:id="587" w:author="David Conklin" w:date="2020-12-08T17:17:00Z">
        <w:r w:rsidR="00EB55D3">
          <w:t xml:space="preserve">apparently </w:t>
        </w:r>
      </w:ins>
      <w:r>
        <w:t>be rewritten as an equation for depth</w:t>
      </w:r>
      <w:ins w:id="588" w:author="David Conklin" w:date="2020-12-08T16:22:00Z">
        <w:r w:rsidR="00F707FC">
          <w:t xml:space="preserve"> as a function of </w:t>
        </w:r>
      </w:ins>
      <w:ins w:id="589" w:author="David Conklin" w:date="2020-12-08T16:23:00Z">
        <w:r w:rsidR="00F707FC">
          <w:t>Q</w:t>
        </w:r>
      </w:ins>
      <w:ins w:id="590" w:author="David Conklin" w:date="2020-12-08T16:46:00Z">
        <w:r w:rsidR="0041368E">
          <w:t>, the channel width:depth ratio, and the slope</w:t>
        </w:r>
      </w:ins>
      <w:r>
        <w:t xml:space="preserve">.  </w:t>
      </w:r>
      <w:ins w:id="591" w:author="David Conklin" w:date="2020-12-08T16:24:00Z">
        <w:r w:rsidR="00F707FC">
          <w:t>The formula used in the the GetManningDepthFromQ(</w:t>
        </w:r>
      </w:ins>
      <w:ins w:id="592" w:author="David Conklin" w:date="2020-12-08T16:25:00Z">
        <w:r w:rsidR="00F707FC">
          <w:t xml:space="preserve">Q, wdRatio, n, </w:t>
        </w:r>
      </w:ins>
      <w:ins w:id="593" w:author="David Conklin" w:date="2020-12-08T16:26:00Z">
        <w:r w:rsidR="00161006">
          <w:t>S</w:t>
        </w:r>
      </w:ins>
      <w:ins w:id="594" w:author="David Conklin" w:date="2020-12-08T16:25:00Z">
        <w:r w:rsidR="00F707FC">
          <w:t>) function</w:t>
        </w:r>
      </w:ins>
      <w:ins w:id="595" w:author="David Conklin" w:date="2020-12-08T16:34:00Z">
        <w:r w:rsidR="00161006">
          <w:t xml:space="preserve"> </w:t>
        </w:r>
      </w:ins>
      <w:ins w:id="596" w:author="David Conklin" w:date="2020-12-08T16:25:00Z">
        <w:r w:rsidR="00F707FC">
          <w:t>is:</w:t>
        </w:r>
      </w:ins>
    </w:p>
    <w:p w14:paraId="2581B975" w14:textId="73CAD858" w:rsidR="00371041" w:rsidRDefault="00371041">
      <w:pPr>
        <w:ind w:firstLine="720"/>
        <w:rPr>
          <w:ins w:id="597" w:author="David Conklin" w:date="2020-12-08T22:34:00Z"/>
        </w:rPr>
      </w:pPr>
      <w:ins w:id="598" w:author="David Conklin" w:date="2020-12-08T22:33:00Z">
        <w:r>
          <w:tab/>
          <w:t>assumptio</w:t>
        </w:r>
      </w:ins>
      <w:ins w:id="599" w:author="David Conklin" w:date="2020-12-08T22:34:00Z">
        <w:r>
          <w:t>ns: rectangular channel, width is 3 times depth</w:t>
        </w:r>
      </w:ins>
    </w:p>
    <w:p w14:paraId="47DA9211" w14:textId="1ADC9162" w:rsidR="00371041" w:rsidRDefault="00371041">
      <w:pPr>
        <w:ind w:firstLine="720"/>
        <w:rPr>
          <w:ins w:id="600" w:author="David Conklin" w:date="2020-12-08T22:39:00Z"/>
        </w:rPr>
      </w:pPr>
      <w:ins w:id="601" w:author="David Conklin" w:date="2020-12-08T22:34:00Z">
        <w:r>
          <w:tab/>
          <w:t xml:space="preserve">then A = </w:t>
        </w:r>
      </w:ins>
      <w:ins w:id="602" w:author="David Conklin" w:date="2020-12-08T22:35:00Z">
        <w:r>
          <w:t>width * depth = (3 * depth) * depth = 3 * depth</w:t>
        </w:r>
      </w:ins>
      <w:ins w:id="603" w:author="David Conklin" w:date="2020-12-08T22:36:00Z">
        <w:r>
          <w:rPr>
            <w:vertAlign w:val="superscript"/>
          </w:rPr>
          <w:t>2</w:t>
        </w:r>
      </w:ins>
    </w:p>
    <w:p w14:paraId="1AC21F24" w14:textId="5E59088C" w:rsidR="00371041" w:rsidRDefault="00371041">
      <w:pPr>
        <w:ind w:firstLine="720"/>
        <w:rPr>
          <w:ins w:id="604" w:author="David Conklin" w:date="2020-12-08T22:40:00Z"/>
        </w:rPr>
      </w:pPr>
      <w:ins w:id="605" w:author="David Conklin" w:date="2020-12-08T22:39:00Z">
        <w:r>
          <w:tab/>
          <w:t xml:space="preserve">wetted perimeter = 2 * depth + width = </w:t>
        </w:r>
      </w:ins>
      <w:ins w:id="606" w:author="David Conklin" w:date="2020-12-08T22:40:00Z">
        <w:r>
          <w:t>5 * depth</w:t>
        </w:r>
      </w:ins>
    </w:p>
    <w:p w14:paraId="18A9D414" w14:textId="41827FB9" w:rsidR="00371041" w:rsidRPr="00371041" w:rsidRDefault="00371041">
      <w:pPr>
        <w:ind w:firstLine="720"/>
        <w:rPr>
          <w:ins w:id="607" w:author="David Conklin" w:date="2020-12-08T22:36:00Z"/>
          <w:rPrChange w:id="608" w:author="David Conklin" w:date="2020-12-08T22:40:00Z">
            <w:rPr>
              <w:ins w:id="609" w:author="David Conklin" w:date="2020-12-08T22:36:00Z"/>
              <w:vertAlign w:val="superscript"/>
            </w:rPr>
          </w:rPrChange>
        </w:rPr>
      </w:pPr>
      <w:ins w:id="610" w:author="David Conklin" w:date="2020-12-08T22:40:00Z">
        <w:r>
          <w:tab/>
          <w:t>R = 3 * depth</w:t>
        </w:r>
        <w:r>
          <w:rPr>
            <w:vertAlign w:val="superscript"/>
          </w:rPr>
          <w:t>2</w:t>
        </w:r>
        <w:r>
          <w:t xml:space="preserve"> / 5 * depth = </w:t>
        </w:r>
      </w:ins>
      <w:ins w:id="611" w:author="David Conklin" w:date="2020-12-08T22:41:00Z">
        <w:r>
          <w:t>(</w:t>
        </w:r>
      </w:ins>
      <w:ins w:id="612" w:author="David Conklin" w:date="2020-12-08T22:40:00Z">
        <w:r>
          <w:t>3/</w:t>
        </w:r>
      </w:ins>
      <w:ins w:id="613" w:author="David Conklin" w:date="2020-12-08T22:41:00Z">
        <w:r>
          <w:t>5) * depth</w:t>
        </w:r>
      </w:ins>
    </w:p>
    <w:p w14:paraId="1D9973B4" w14:textId="77777777" w:rsidR="00371041" w:rsidRDefault="00371041">
      <w:pPr>
        <w:ind w:firstLine="720"/>
        <w:rPr>
          <w:ins w:id="614" w:author="David Conklin" w:date="2020-12-08T22:37:00Z"/>
          <w:vertAlign w:val="superscript"/>
        </w:rPr>
      </w:pPr>
    </w:p>
    <w:p w14:paraId="351095E1" w14:textId="22F87571" w:rsidR="00371041" w:rsidRDefault="00371041">
      <w:pPr>
        <w:ind w:firstLine="720"/>
        <w:rPr>
          <w:ins w:id="615" w:author="David Conklin" w:date="2020-12-08T22:37:00Z"/>
          <w:i/>
          <w:iCs/>
        </w:rPr>
      </w:pPr>
      <w:ins w:id="616" w:author="David Conklin" w:date="2020-12-08T22:36:00Z">
        <w:r>
          <w:rPr>
            <w:vertAlign w:val="superscript"/>
          </w:rPr>
          <w:tab/>
        </w:r>
        <w:r>
          <w:t xml:space="preserve">Q = K * A * R^(2/3) * sqrt(S) / </w:t>
        </w:r>
        <w:r>
          <w:rPr>
            <w:i/>
            <w:iCs/>
          </w:rPr>
          <w:t>n</w:t>
        </w:r>
      </w:ins>
    </w:p>
    <w:p w14:paraId="30BE3A9B" w14:textId="38E49AB6" w:rsidR="00371041" w:rsidRDefault="00371041" w:rsidP="00082838">
      <w:pPr>
        <w:ind w:left="720" w:firstLine="720"/>
        <w:rPr>
          <w:ins w:id="617" w:author="David Conklin" w:date="2020-12-08T22:43:00Z"/>
        </w:rPr>
      </w:pPr>
      <w:ins w:id="618" w:author="David Conklin" w:date="2020-12-08T22:37:00Z">
        <w:r>
          <w:t>= (K/</w:t>
        </w:r>
        <w:r>
          <w:rPr>
            <w:i/>
            <w:iCs/>
          </w:rPr>
          <w:t>n</w:t>
        </w:r>
        <w:r>
          <w:t xml:space="preserve">) * </w:t>
        </w:r>
      </w:ins>
      <w:ins w:id="619" w:author="David Conklin" w:date="2020-12-08T22:38:00Z">
        <w:r>
          <w:t>3d</w:t>
        </w:r>
      </w:ins>
      <w:ins w:id="620" w:author="David Conklin" w:date="2020-12-08T23:03:00Z">
        <w:r w:rsidR="00607EC1">
          <w:t>epth</w:t>
        </w:r>
      </w:ins>
      <w:ins w:id="621" w:author="David Conklin" w:date="2020-12-08T22:38:00Z">
        <w:r>
          <w:rPr>
            <w:vertAlign w:val="superscript"/>
          </w:rPr>
          <w:t>2</w:t>
        </w:r>
        <w:r>
          <w:t xml:space="preserve"> </w:t>
        </w:r>
      </w:ins>
      <w:ins w:id="622" w:author="David Conklin" w:date="2020-12-08T22:41:00Z">
        <w:r>
          <w:t xml:space="preserve">* </w:t>
        </w:r>
      </w:ins>
      <w:ins w:id="623" w:author="David Conklin" w:date="2020-12-08T22:42:00Z">
        <w:r w:rsidR="00082838">
          <w:t>(</w:t>
        </w:r>
      </w:ins>
      <w:ins w:id="624" w:author="David Conklin" w:date="2020-12-08T22:44:00Z">
        <w:r w:rsidR="00082838">
          <w:t>(3/5)</w:t>
        </w:r>
      </w:ins>
      <w:ins w:id="625" w:author="David Conklin" w:date="2020-12-08T22:42:00Z">
        <w:r>
          <w:t>d</w:t>
        </w:r>
        <w:r w:rsidR="00082838">
          <w:t>)^(2/3) *sqrt(S)</w:t>
        </w:r>
      </w:ins>
    </w:p>
    <w:p w14:paraId="52A910E2" w14:textId="6C2FA9DD" w:rsidR="00082838" w:rsidRDefault="00082838" w:rsidP="00082838">
      <w:pPr>
        <w:ind w:left="720" w:firstLine="720"/>
        <w:rPr>
          <w:ins w:id="626" w:author="David Conklin" w:date="2020-12-08T22:45:00Z"/>
        </w:rPr>
      </w:pPr>
      <w:ins w:id="627" w:author="David Conklin" w:date="2020-12-08T22:43:00Z">
        <w:r>
          <w:t>= (K/</w:t>
        </w:r>
        <w:r>
          <w:rPr>
            <w:i/>
            <w:iCs/>
          </w:rPr>
          <w:t>n</w:t>
        </w:r>
        <w:r>
          <w:t>) *</w:t>
        </w:r>
      </w:ins>
      <w:ins w:id="628" w:author="David Conklin" w:date="2020-12-08T22:44:00Z">
        <w:r>
          <w:t xml:space="preserve"> </w:t>
        </w:r>
      </w:ins>
      <w:ins w:id="629" w:author="David Conklin" w:date="2020-12-08T22:43:00Z">
        <w:r>
          <w:t>3 *</w:t>
        </w:r>
      </w:ins>
      <w:ins w:id="630" w:author="David Conklin" w:date="2020-12-08T22:44:00Z">
        <w:r>
          <w:t xml:space="preserve"> (3/5)^(2/3) *</w:t>
        </w:r>
      </w:ins>
      <w:ins w:id="631" w:author="David Conklin" w:date="2020-12-08T22:45:00Z">
        <w:r>
          <w:t xml:space="preserve"> d</w:t>
        </w:r>
      </w:ins>
      <w:ins w:id="632" w:author="David Conklin" w:date="2020-12-08T23:03:00Z">
        <w:r w:rsidR="00607EC1">
          <w:t>epth</w:t>
        </w:r>
      </w:ins>
      <w:ins w:id="633" w:author="David Conklin" w:date="2020-12-08T22:45:00Z">
        <w:r>
          <w:t>^(2+(2/3)) * sqrt(S)</w:t>
        </w:r>
      </w:ins>
    </w:p>
    <w:p w14:paraId="25414342" w14:textId="1A7805C4" w:rsidR="00082838" w:rsidRDefault="00082838" w:rsidP="00082838">
      <w:pPr>
        <w:ind w:left="720" w:firstLine="720"/>
        <w:rPr>
          <w:ins w:id="634" w:author="David Conklin" w:date="2020-12-08T22:54:00Z"/>
        </w:rPr>
      </w:pPr>
      <w:ins w:id="635" w:author="David Conklin" w:date="2020-12-08T22:45:00Z">
        <w:r>
          <w:t>= (</w:t>
        </w:r>
      </w:ins>
      <w:ins w:id="636" w:author="David Conklin" w:date="2020-12-08T22:53:00Z">
        <w:r w:rsidR="00094BB3">
          <w:t>2.134</w:t>
        </w:r>
      </w:ins>
      <w:ins w:id="637" w:author="David Conklin" w:date="2020-12-08T22:54:00Z">
        <w:r w:rsidR="00094BB3">
          <w:t>K/</w:t>
        </w:r>
        <w:r w:rsidR="00094BB3">
          <w:rPr>
            <w:i/>
            <w:iCs/>
          </w:rPr>
          <w:t>n</w:t>
        </w:r>
        <w:r w:rsidR="00094BB3">
          <w:t>) * d</w:t>
        </w:r>
      </w:ins>
      <w:ins w:id="638" w:author="David Conklin" w:date="2020-12-08T23:03:00Z">
        <w:r w:rsidR="00607EC1">
          <w:t>epth</w:t>
        </w:r>
      </w:ins>
      <w:ins w:id="639" w:author="David Conklin" w:date="2020-12-08T22:54:00Z">
        <w:r w:rsidR="00094BB3">
          <w:t>^(8/3) * sqrt(S)</w:t>
        </w:r>
      </w:ins>
    </w:p>
    <w:p w14:paraId="50381270" w14:textId="67B70753" w:rsidR="00094BB3" w:rsidRDefault="00094BB3" w:rsidP="00082838">
      <w:pPr>
        <w:ind w:left="720" w:firstLine="720"/>
        <w:rPr>
          <w:ins w:id="640" w:author="David Conklin" w:date="2020-12-08T22:57:00Z"/>
        </w:rPr>
      </w:pPr>
      <w:ins w:id="641" w:author="David Conklin" w:date="2020-12-08T22:55:00Z">
        <w:r>
          <w:t>d</w:t>
        </w:r>
      </w:ins>
      <w:ins w:id="642" w:author="David Conklin" w:date="2020-12-08T23:03:00Z">
        <w:r w:rsidR="00607EC1">
          <w:t>epth</w:t>
        </w:r>
      </w:ins>
      <w:ins w:id="643" w:author="David Conklin" w:date="2020-12-08T22:55:00Z">
        <w:r>
          <w:t xml:space="preserve">^(8/3) = </w:t>
        </w:r>
      </w:ins>
      <w:ins w:id="644" w:author="David Conklin" w:date="2020-12-08T23:01:00Z">
        <w:r>
          <w:t xml:space="preserve">Q * </w:t>
        </w:r>
      </w:ins>
      <w:ins w:id="645" w:author="David Conklin" w:date="2020-12-08T22:56:00Z">
        <w:r>
          <w:t>(0.469</w:t>
        </w:r>
        <w:r>
          <w:rPr>
            <w:i/>
            <w:iCs/>
          </w:rPr>
          <w:t>n</w:t>
        </w:r>
        <w:r>
          <w:t>/</w:t>
        </w:r>
      </w:ins>
      <w:ins w:id="646" w:author="David Conklin" w:date="2020-12-08T22:57:00Z">
        <w:r>
          <w:t>(K * sqrt(S))</w:t>
        </w:r>
      </w:ins>
    </w:p>
    <w:p w14:paraId="02913661" w14:textId="508BA2DA" w:rsidR="00094BB3" w:rsidRDefault="00094BB3" w:rsidP="00082838">
      <w:pPr>
        <w:ind w:left="720" w:firstLine="720"/>
        <w:rPr>
          <w:ins w:id="647" w:author="David Conklin" w:date="2020-12-08T23:09:00Z"/>
        </w:rPr>
      </w:pPr>
      <w:ins w:id="648" w:author="David Conklin" w:date="2020-12-08T22:57:00Z">
        <w:r>
          <w:t>d</w:t>
        </w:r>
      </w:ins>
      <w:ins w:id="649" w:author="David Conklin" w:date="2020-12-08T23:03:00Z">
        <w:r w:rsidR="00607EC1">
          <w:t>epth</w:t>
        </w:r>
      </w:ins>
      <w:ins w:id="650" w:author="David Conklin" w:date="2020-12-08T22:57:00Z">
        <w:r>
          <w:t xml:space="preserve"> = (</w:t>
        </w:r>
      </w:ins>
      <w:ins w:id="651" w:author="David Conklin" w:date="2020-12-08T23:02:00Z">
        <w:r>
          <w:t xml:space="preserve">Q * </w:t>
        </w:r>
      </w:ins>
      <w:ins w:id="652" w:author="David Conklin" w:date="2020-12-08T22:58:00Z">
        <w:r>
          <w:t>(</w:t>
        </w:r>
        <w:r>
          <w:t>0.469</w:t>
        </w:r>
        <w:r>
          <w:rPr>
            <w:i/>
            <w:iCs/>
          </w:rPr>
          <w:t>n</w:t>
        </w:r>
        <w:r>
          <w:t>/(K * sqrt(S))</w:t>
        </w:r>
        <w:r>
          <w:t>)^(3/8)</w:t>
        </w:r>
      </w:ins>
    </w:p>
    <w:p w14:paraId="17F3572B" w14:textId="77777777" w:rsidR="006B7F4E" w:rsidRDefault="006B7F4E" w:rsidP="00082838">
      <w:pPr>
        <w:ind w:left="720" w:firstLine="720"/>
        <w:rPr>
          <w:ins w:id="653" w:author="David Conklin" w:date="2020-12-08T22:59:00Z"/>
        </w:rPr>
      </w:pPr>
    </w:p>
    <w:p w14:paraId="35531FD8" w14:textId="69EDCC1B" w:rsidR="00094BB3" w:rsidRPr="00094BB3" w:rsidRDefault="00607EC1" w:rsidP="00607EC1">
      <w:pPr>
        <w:rPr>
          <w:ins w:id="654" w:author="David Conklin" w:date="2020-12-08T16:25:00Z"/>
          <w:rPrChange w:id="655" w:author="David Conklin" w:date="2020-12-08T22:56:00Z">
            <w:rPr>
              <w:ins w:id="656" w:author="David Conklin" w:date="2020-12-08T16:25:00Z"/>
            </w:rPr>
          </w:rPrChange>
        </w:rPr>
        <w:pPrChange w:id="657" w:author="David Conklin" w:date="2020-12-08T23:04:00Z">
          <w:pPr>
            <w:ind w:firstLine="720"/>
          </w:pPr>
        </w:pPrChange>
      </w:pPr>
      <w:ins w:id="658" w:author="David Conklin" w:date="2020-12-08T23:04:00Z">
        <w:r>
          <w:t xml:space="preserve">The </w:t>
        </w:r>
      </w:ins>
      <w:ins w:id="659" w:author="David Conklin" w:date="2020-12-08T23:13:00Z">
        <w:r w:rsidR="009B3F3A">
          <w:t xml:space="preserve">actual </w:t>
        </w:r>
      </w:ins>
      <w:ins w:id="660" w:author="David Conklin" w:date="2020-12-08T23:04:00Z">
        <w:r>
          <w:t>C++ code</w:t>
        </w:r>
      </w:ins>
      <w:ins w:id="661" w:author="David Conklin" w:date="2020-12-08T23:13:00Z">
        <w:r w:rsidR="009B3F3A">
          <w:t xml:space="preserve"> in GetManningDepthFromQ()</w:t>
        </w:r>
      </w:ins>
      <w:ins w:id="662" w:author="David Conklin" w:date="2020-12-08T23:04:00Z">
        <w:r>
          <w:t xml:space="preserve"> has</w:t>
        </w:r>
      </w:ins>
      <w:ins w:id="663" w:author="David Conklin" w:date="2020-12-08T23:07:00Z">
        <w:r w:rsidR="006B7F4E">
          <w:t xml:space="preserve"> a more gen</w:t>
        </w:r>
      </w:ins>
      <w:ins w:id="664" w:author="David Conklin" w:date="2020-12-08T23:08:00Z">
        <w:r w:rsidR="006B7F4E">
          <w:t>eral looking form</w:t>
        </w:r>
      </w:ins>
    </w:p>
    <w:p w14:paraId="72035DD7" w14:textId="51B37FB6" w:rsidR="00F707FC" w:rsidRDefault="00F707FC" w:rsidP="00161006">
      <w:pPr>
        <w:ind w:left="720" w:firstLine="720"/>
        <w:rPr>
          <w:ins w:id="665" w:author="David Conklin" w:date="2020-12-08T20:51:00Z"/>
        </w:rPr>
      </w:pPr>
      <w:ins w:id="666" w:author="David Conklin" w:date="2020-12-08T16:25:00Z">
        <w:r>
          <w:t xml:space="preserve">depth = </w:t>
        </w:r>
      </w:ins>
      <w:ins w:id="667" w:author="David Conklin" w:date="2020-12-08T16:27:00Z">
        <w:r w:rsidR="00161006">
          <w:t>(</w:t>
        </w:r>
      </w:ins>
      <w:ins w:id="668" w:author="David Conklin" w:date="2020-12-08T16:26:00Z">
        <w:r>
          <w:t>(Q</w:t>
        </w:r>
      </w:ins>
      <w:ins w:id="669" w:author="David Conklin" w:date="2020-12-08T17:39:00Z">
        <w:r w:rsidR="00F87EC3">
          <w:t xml:space="preserve"> </w:t>
        </w:r>
      </w:ins>
      <w:ins w:id="670" w:author="David Conklin" w:date="2020-12-08T16:26:00Z">
        <w:r>
          <w:t>*</w:t>
        </w:r>
      </w:ins>
      <w:ins w:id="671" w:author="David Conklin" w:date="2020-12-08T17:39:00Z">
        <w:r w:rsidR="00F87EC3">
          <w:t>m_</w:t>
        </w:r>
      </w:ins>
      <w:ins w:id="672" w:author="David Conklin" w:date="2020-12-08T16:26:00Z">
        <w:r>
          <w:t xml:space="preserve"> n) / </w:t>
        </w:r>
      </w:ins>
      <w:ins w:id="673" w:author="David Conklin" w:date="2020-12-08T16:27:00Z">
        <w:r w:rsidR="00161006">
          <w:t>(</w:t>
        </w:r>
      </w:ins>
      <w:ins w:id="674" w:author="David Conklin" w:date="2020-12-08T16:26:00Z">
        <w:r w:rsidR="00161006">
          <w:t>S</w:t>
        </w:r>
      </w:ins>
      <w:ins w:id="675" w:author="David Conklin" w:date="2020-12-08T16:27:00Z">
        <w:r w:rsidR="00161006">
          <w:t>^(1/2) * wdterm))^(</w:t>
        </w:r>
      </w:ins>
      <w:ins w:id="676" w:author="David Conklin" w:date="2020-12-08T16:28:00Z">
        <w:r w:rsidR="00161006">
          <w:t>3/8) * wdRatio</w:t>
        </w:r>
      </w:ins>
    </w:p>
    <w:p w14:paraId="1E1F9F85" w14:textId="19E95F4E" w:rsidR="00161006" w:rsidRDefault="00161006" w:rsidP="00161006">
      <w:pPr>
        <w:rPr>
          <w:ins w:id="677" w:author="David Conklin" w:date="2020-12-08T16:30:00Z"/>
        </w:rPr>
      </w:pPr>
      <w:ins w:id="678" w:author="David Conklin" w:date="2020-12-08T16:28:00Z">
        <w:r>
          <w:t>where</w:t>
        </w:r>
      </w:ins>
    </w:p>
    <w:p w14:paraId="439B6514" w14:textId="749BD3F8" w:rsidR="006B7F4E" w:rsidRDefault="00161006" w:rsidP="00161006">
      <w:pPr>
        <w:rPr>
          <w:ins w:id="679" w:author="David Conklin" w:date="2020-12-08T16:28:00Z"/>
        </w:rPr>
      </w:pPr>
      <w:ins w:id="680" w:author="David Conklin" w:date="2020-12-08T16:30:00Z">
        <w:r>
          <w:tab/>
        </w:r>
        <w:r>
          <w:tab/>
          <w:t>wdRatio = channel width / depth</w:t>
        </w:r>
      </w:ins>
      <w:ins w:id="681" w:author="David Conklin" w:date="2020-12-08T23:08:00Z">
        <w:r w:rsidR="006B7F4E">
          <w:t>, not necessarily 3:1</w:t>
        </w:r>
      </w:ins>
    </w:p>
    <w:p w14:paraId="55593656" w14:textId="191FBB58" w:rsidR="00161006" w:rsidRDefault="00161006" w:rsidP="00161006">
      <w:pPr>
        <w:rPr>
          <w:ins w:id="682" w:author="David Conklin" w:date="2020-12-08T23:09:00Z"/>
        </w:rPr>
      </w:pPr>
      <w:ins w:id="683" w:author="David Conklin" w:date="2020-12-08T16:28:00Z">
        <w:r>
          <w:tab/>
        </w:r>
        <w:r>
          <w:tab/>
        </w:r>
      </w:ins>
      <w:ins w:id="684" w:author="David Conklin" w:date="2020-12-08T16:29:00Z">
        <w:r>
          <w:t>wdterm = (wdRatio / (2 + wdRatio))^(2/3) * wdRatio</w:t>
        </w:r>
      </w:ins>
    </w:p>
    <w:p w14:paraId="7162E852" w14:textId="7A778B52" w:rsidR="006B7F4E" w:rsidRDefault="006B7F4E" w:rsidP="00161006">
      <w:pPr>
        <w:rPr>
          <w:ins w:id="685" w:author="David Conklin" w:date="2020-12-08T23:09:00Z"/>
        </w:rPr>
      </w:pPr>
    </w:p>
    <w:p w14:paraId="5728BA9B" w14:textId="77777777" w:rsidR="006B7F4E" w:rsidRDefault="006B7F4E" w:rsidP="00161006">
      <w:pPr>
        <w:rPr>
          <w:ins w:id="686" w:author="David Conklin" w:date="2020-12-08T20:56:00Z"/>
        </w:rPr>
      </w:pPr>
    </w:p>
    <w:p w14:paraId="597A8347" w14:textId="42B2D182" w:rsidR="00161006" w:rsidRDefault="00161006" w:rsidP="00161006">
      <w:pPr>
        <w:rPr>
          <w:ins w:id="687" w:author="David Conklin" w:date="2020-12-08T16:32:00Z"/>
        </w:rPr>
      </w:pPr>
      <w:ins w:id="688" w:author="David Conklin" w:date="2020-12-08T16:31:00Z">
        <w:r>
          <w:tab/>
        </w:r>
        <w:r>
          <w:tab/>
          <w:t>Q = flow velocity, m</w:t>
        </w:r>
        <w:r>
          <w:rPr>
            <w:vertAlign w:val="superscript"/>
          </w:rPr>
          <w:t>3</w:t>
        </w:r>
        <w:r>
          <w:t>/s</w:t>
        </w:r>
      </w:ins>
    </w:p>
    <w:p w14:paraId="611C4F40" w14:textId="52314C08" w:rsidR="00161006" w:rsidRPr="004600DB" w:rsidRDefault="00161006" w:rsidP="00161006">
      <w:pPr>
        <w:rPr>
          <w:ins w:id="689" w:author="David Conklin" w:date="2020-12-08T16:32:00Z"/>
          <w:rPrChange w:id="690" w:author="David Conklin" w:date="2020-12-08T17:32:00Z">
            <w:rPr>
              <w:ins w:id="691" w:author="David Conklin" w:date="2020-12-08T16:32:00Z"/>
            </w:rPr>
          </w:rPrChange>
        </w:rPr>
      </w:pPr>
      <w:ins w:id="692" w:author="David Conklin" w:date="2020-12-08T16:32:00Z">
        <w:r>
          <w:tab/>
        </w:r>
        <w:r>
          <w:tab/>
        </w:r>
      </w:ins>
      <w:ins w:id="693" w:author="David Conklin" w:date="2020-12-08T17:39:00Z">
        <w:r w:rsidR="00F87EC3">
          <w:t>m_</w:t>
        </w:r>
      </w:ins>
      <w:ins w:id="694" w:author="David Conklin" w:date="2020-12-08T16:32:00Z">
        <w:r>
          <w:t xml:space="preserve">n = </w:t>
        </w:r>
      </w:ins>
      <w:ins w:id="695" w:author="David Conklin" w:date="2020-12-08T23:10:00Z">
        <w:r w:rsidR="006B7F4E">
          <w:t>0.3</w:t>
        </w:r>
      </w:ins>
    </w:p>
    <w:p w14:paraId="3ABFFCF7" w14:textId="483EBF86" w:rsidR="00161006" w:rsidRDefault="00161006" w:rsidP="00161006">
      <w:pPr>
        <w:rPr>
          <w:ins w:id="696" w:author="David Conklin" w:date="2020-12-08T23:10:00Z"/>
        </w:rPr>
      </w:pPr>
      <w:ins w:id="697" w:author="David Conklin" w:date="2020-12-08T16:32:00Z">
        <w:r>
          <w:tab/>
        </w:r>
        <w:r>
          <w:tab/>
          <w:t xml:space="preserve">S = </w:t>
        </w:r>
      </w:ins>
      <w:ins w:id="698" w:author="David Conklin" w:date="2020-12-08T16:33:00Z">
        <w:r>
          <w:t>slope of the channel (sine of the slope angle)</w:t>
        </w:r>
      </w:ins>
    </w:p>
    <w:p w14:paraId="2A4651BF" w14:textId="77777777" w:rsidR="006B7F4E" w:rsidRPr="00161006" w:rsidRDefault="006B7F4E" w:rsidP="00161006">
      <w:pPr>
        <w:rPr>
          <w:ins w:id="699" w:author="David Conklin" w:date="2020-12-08T16:30:00Z"/>
          <w:rPrChange w:id="700" w:author="David Conklin" w:date="2020-12-08T16:32:00Z">
            <w:rPr>
              <w:ins w:id="701" w:author="David Conklin" w:date="2020-12-08T16:30:00Z"/>
            </w:rPr>
          </w:rPrChange>
        </w:rPr>
      </w:pPr>
    </w:p>
    <w:p w14:paraId="1E616842" w14:textId="53854B78" w:rsidR="00161006" w:rsidRPr="00EB55D3" w:rsidRDefault="0041368E" w:rsidP="00161006">
      <w:pPr>
        <w:rPr>
          <w:ins w:id="702" w:author="David Conklin" w:date="2020-12-08T16:25:00Z"/>
          <w:rPrChange w:id="703" w:author="David Conklin" w:date="2020-12-08T17:15:00Z">
            <w:rPr>
              <w:ins w:id="704" w:author="David Conklin" w:date="2020-12-08T16:25:00Z"/>
            </w:rPr>
          </w:rPrChange>
        </w:rPr>
        <w:pPrChange w:id="705" w:author="David Conklin" w:date="2020-12-08T16:28:00Z">
          <w:pPr>
            <w:ind w:firstLine="720"/>
          </w:pPr>
        </w:pPrChange>
      </w:pPr>
      <w:ins w:id="706" w:author="David Conklin" w:date="2020-12-08T16:47:00Z">
        <w:r>
          <w:t>The comments in the source code attribute this formula to Kellie Vache</w:t>
        </w:r>
      </w:ins>
      <w:ins w:id="707" w:author="David Conklin" w:date="2020-12-08T17:13:00Z">
        <w:r w:rsidR="00762297">
          <w:t xml:space="preserve"> and </w:t>
        </w:r>
        <w:r w:rsidR="00EB55D3">
          <w:t>identify the channel as rectangular in cross section</w:t>
        </w:r>
      </w:ins>
      <w:ins w:id="708" w:author="David Conklin" w:date="2020-12-08T16:48:00Z">
        <w:r w:rsidR="007D3889">
          <w:t xml:space="preserve">.  </w:t>
        </w:r>
      </w:ins>
      <w:ins w:id="709" w:author="David Conklin" w:date="2020-12-08T17:35:00Z">
        <w:r w:rsidR="00F87EC3">
          <w:t xml:space="preserve">The comments also identify </w:t>
        </w:r>
      </w:ins>
      <w:ins w:id="710" w:author="David Conklin" w:date="2020-12-08T17:39:00Z">
        <w:r w:rsidR="00F87EC3">
          <w:t>m_</w:t>
        </w:r>
      </w:ins>
      <w:ins w:id="711" w:author="David Conklin" w:date="2020-12-08T17:35:00Z">
        <w:r w:rsidR="00F87EC3">
          <w:t>n</w:t>
        </w:r>
      </w:ins>
      <w:ins w:id="712" w:author="David Conklin" w:date="2020-12-08T17:37:00Z">
        <w:r w:rsidR="00F87EC3">
          <w:t xml:space="preserve"> (</w:t>
        </w:r>
      </w:ins>
      <w:ins w:id="713" w:author="David Conklin" w:date="2020-12-08T17:39:00Z">
        <w:r w:rsidR="00F87EC3">
          <w:t xml:space="preserve">a member </w:t>
        </w:r>
      </w:ins>
      <w:ins w:id="714" w:author="David Conklin" w:date="2020-12-08T17:37:00Z">
        <w:r w:rsidR="00F87EC3">
          <w:t>of class Reach in the C++ code)</w:t>
        </w:r>
      </w:ins>
      <w:ins w:id="715" w:author="David Conklin" w:date="2020-12-08T17:35:00Z">
        <w:r w:rsidR="00F87EC3">
          <w:t xml:space="preserve"> as Mannings “N”</w:t>
        </w:r>
      </w:ins>
      <w:ins w:id="716" w:author="David Conklin" w:date="2020-12-08T17:36:00Z">
        <w:r w:rsidR="00F87EC3">
          <w:t>, but it seems more likely that it is a combination of</w:t>
        </w:r>
      </w:ins>
      <w:ins w:id="717" w:author="David Conklin" w:date="2020-12-08T17:37:00Z">
        <w:r w:rsidR="00F87EC3">
          <w:t xml:space="preserve"> a Manning </w:t>
        </w:r>
        <w:r w:rsidR="00F87EC3">
          <w:rPr>
            <w:i/>
            <w:iCs/>
          </w:rPr>
          <w:t>n</w:t>
        </w:r>
      </w:ins>
      <w:ins w:id="718" w:author="David Conklin" w:date="2020-12-08T17:38:00Z">
        <w:r w:rsidR="00F87EC3">
          <w:t xml:space="preserve"> and </w:t>
        </w:r>
      </w:ins>
      <w:ins w:id="719" w:author="David Conklin" w:date="2020-12-08T23:11:00Z">
        <w:r w:rsidR="006B7F4E">
          <w:t>other factors</w:t>
        </w:r>
      </w:ins>
      <w:ins w:id="720" w:author="David Conklin" w:date="2020-12-08T17:38:00Z">
        <w:r w:rsidR="00F87EC3">
          <w:t xml:space="preserve">. </w:t>
        </w:r>
      </w:ins>
      <w:ins w:id="721" w:author="David Conklin" w:date="2020-12-08T17:36:00Z">
        <w:r w:rsidR="00F87EC3">
          <w:t xml:space="preserve"> </w:t>
        </w:r>
      </w:ins>
      <w:ins w:id="722" w:author="David Conklin" w:date="2020-12-08T16:48:00Z">
        <w:r w:rsidR="007D3889">
          <w:t>The code uses a value of 0.3</w:t>
        </w:r>
      </w:ins>
      <w:ins w:id="723" w:author="David Conklin" w:date="2020-12-08T16:49:00Z">
        <w:r w:rsidR="007D3889">
          <w:t xml:space="preserve"> for </w:t>
        </w:r>
      </w:ins>
      <w:ins w:id="724" w:author="David Conklin" w:date="2020-12-08T23:11:00Z">
        <w:r w:rsidR="006B7F4E" w:rsidRPr="006B7F4E">
          <w:rPr>
            <w:rPrChange w:id="725" w:author="David Conklin" w:date="2020-12-08T23:12:00Z">
              <w:rPr>
                <w:i/>
                <w:iCs/>
              </w:rPr>
            </w:rPrChange>
          </w:rPr>
          <w:t>m_n</w:t>
        </w:r>
      </w:ins>
      <w:ins w:id="726" w:author="David Conklin" w:date="2020-12-08T17:34:00Z">
        <w:r w:rsidR="00F87EC3">
          <w:t xml:space="preserve">, which </w:t>
        </w:r>
      </w:ins>
      <w:ins w:id="727" w:author="David Conklin" w:date="2020-12-08T17:08:00Z">
        <w:r w:rsidR="00762297">
          <w:t>is an order of magnitude larger than any of the example</w:t>
        </w:r>
      </w:ins>
      <w:ins w:id="728" w:author="David Conklin" w:date="2020-12-08T17:34:00Z">
        <w:r w:rsidR="00F87EC3">
          <w:t xml:space="preserve"> Manning</w:t>
        </w:r>
      </w:ins>
      <w:ins w:id="729" w:author="David Conklin" w:date="2020-12-08T17:08:00Z">
        <w:r w:rsidR="00762297" w:rsidRPr="00762297">
          <w:rPr>
            <w:i/>
            <w:iCs/>
            <w:rPrChange w:id="730" w:author="David Conklin" w:date="2020-12-08T17:09:00Z">
              <w:rPr/>
            </w:rPrChange>
          </w:rPr>
          <w:t xml:space="preserve"> </w:t>
        </w:r>
        <w:r w:rsidR="00762297" w:rsidRPr="00762297">
          <w:rPr>
            <w:i/>
            <w:iCs/>
            <w:rPrChange w:id="731" w:author="David Conklin" w:date="2020-12-08T17:09:00Z">
              <w:rPr>
                <w:i/>
                <w:iCs/>
              </w:rPr>
            </w:rPrChange>
          </w:rPr>
          <w:t>n</w:t>
        </w:r>
      </w:ins>
      <w:ins w:id="732" w:author="David Conklin" w:date="2020-12-08T17:09:00Z">
        <w:r w:rsidR="00762297" w:rsidRPr="00762297">
          <w:rPr>
            <w:i/>
            <w:iCs/>
            <w:rPrChange w:id="733" w:author="David Conklin" w:date="2020-12-08T17:09:00Z">
              <w:rPr/>
            </w:rPrChange>
          </w:rPr>
          <w:t xml:space="preserve"> </w:t>
        </w:r>
      </w:ins>
      <w:ins w:id="734" w:author="David Conklin" w:date="2020-12-08T17:08:00Z">
        <w:r w:rsidR="00762297" w:rsidRPr="00762297">
          <w:rPr>
            <w:rPrChange w:id="735" w:author="David Conklin" w:date="2020-12-08T17:09:00Z">
              <w:rPr/>
            </w:rPrChange>
          </w:rPr>
          <w:t>values</w:t>
        </w:r>
        <w:r w:rsidR="00762297">
          <w:t xml:space="preserve"> given by Cho</w:t>
        </w:r>
      </w:ins>
      <w:ins w:id="736" w:author="David Conklin" w:date="2020-12-08T17:09:00Z">
        <w:r w:rsidR="00762297">
          <w:t xml:space="preserve">w (1964 p. </w:t>
        </w:r>
      </w:ins>
      <w:ins w:id="737" w:author="David Conklin" w:date="2020-12-08T17:10:00Z">
        <w:r w:rsidR="00762297">
          <w:t>7-25 Table 7.5)</w:t>
        </w:r>
      </w:ins>
      <w:ins w:id="738" w:author="David Conklin" w:date="2020-12-08T17:40:00Z">
        <w:r w:rsidR="00F87EC3">
          <w:t>, even after converting from units of m^(1/6) to ft^(1/6)</w:t>
        </w:r>
      </w:ins>
      <w:ins w:id="739" w:author="David Conklin" w:date="2020-12-08T17:11:00Z">
        <w:r w:rsidR="00762297">
          <w:t>.</w:t>
        </w:r>
      </w:ins>
      <w:ins w:id="740" w:author="David Conklin" w:date="2020-12-08T17:14:00Z">
        <w:r w:rsidR="00EB55D3">
          <w:t xml:space="preserve">  The</w:t>
        </w:r>
      </w:ins>
      <w:ins w:id="741" w:author="David Conklin" w:date="2020-12-08T17:15:00Z">
        <w:r w:rsidR="00EB55D3">
          <w:t xml:space="preserve"> derivation of the formula and the reason for choosing that particular value of </w:t>
        </w:r>
      </w:ins>
      <w:ins w:id="742" w:author="David Conklin" w:date="2020-12-08T17:41:00Z">
        <w:r w:rsidR="00F87EC3">
          <w:t>m_n</w:t>
        </w:r>
      </w:ins>
      <w:ins w:id="743" w:author="David Conklin" w:date="2020-12-08T17:15:00Z">
        <w:r w:rsidR="00EB55D3">
          <w:t xml:space="preserve"> are not cl</w:t>
        </w:r>
      </w:ins>
      <w:ins w:id="744" w:author="David Conklin" w:date="2020-12-08T17:16:00Z">
        <w:r w:rsidR="00EB55D3">
          <w:t>ear as of 12/8/20.</w:t>
        </w:r>
      </w:ins>
      <w:ins w:id="745" w:author="David Conklin" w:date="2020-12-08T17:21:00Z">
        <w:r w:rsidR="000D60AF">
          <w:t xml:space="preserve">  The default value for the width</w:t>
        </w:r>
      </w:ins>
      <w:ins w:id="746" w:author="David Conklin" w:date="2020-12-08T17:22:00Z">
        <w:r w:rsidR="000D60AF">
          <w:t>-</w:t>
        </w:r>
      </w:ins>
      <w:ins w:id="747" w:author="David Conklin" w:date="2020-12-08T17:21:00Z">
        <w:r w:rsidR="000D60AF">
          <w:t>to</w:t>
        </w:r>
      </w:ins>
      <w:ins w:id="748" w:author="David Conklin" w:date="2020-12-08T17:22:00Z">
        <w:r w:rsidR="000D60AF">
          <w:t>-</w:t>
        </w:r>
      </w:ins>
      <w:ins w:id="749" w:author="David Conklin" w:date="2020-12-08T17:21:00Z">
        <w:r w:rsidR="000D60AF">
          <w:t>depth ratio is 10</w:t>
        </w:r>
      </w:ins>
      <w:ins w:id="750" w:author="David Conklin" w:date="2020-12-08T23:12:00Z">
        <w:r w:rsidR="00426095">
          <w:t>, not 3</w:t>
        </w:r>
      </w:ins>
      <w:ins w:id="751" w:author="David Conklin" w:date="2020-12-08T17:21:00Z">
        <w:r w:rsidR="000D60AF">
          <w:t>.</w:t>
        </w:r>
      </w:ins>
      <w:ins w:id="752" w:author="David Conklin" w:date="2020-12-08T17:22:00Z">
        <w:r w:rsidR="000D60AF">
          <w:t xml:space="preserve">  </w:t>
        </w:r>
      </w:ins>
      <w:moveToRangeStart w:id="753" w:author="David Conklin" w:date="2020-12-08T17:22:00Z" w:name="move58340576"/>
      <w:moveTo w:id="754" w:author="David Conklin" w:date="2020-12-08T17:22:00Z">
        <w:r w:rsidR="000D60AF" w:rsidRPr="002D591A">
          <w:t xml:space="preserve">The value of the width-to-depth ratio may be specified explicitly in the &lt;streams&gt; block of the Flow XML input file (e.g. wd_ratio = “10”).  </w:t>
        </w:r>
      </w:moveTo>
      <w:moveToRangeEnd w:id="753"/>
    </w:p>
    <w:p w14:paraId="1177B77A" w14:textId="3618D72B" w:rsidR="007B1928" w:rsidRPr="002D591A" w:rsidDel="00413E77" w:rsidRDefault="009236BE">
      <w:pPr>
        <w:ind w:firstLine="720"/>
        <w:rPr>
          <w:del w:id="755" w:author="David Conklin" w:date="2020-12-08T17:23:00Z"/>
        </w:rPr>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w:t>
      </w:r>
    </w:p>
    <w:p w14:paraId="623B7768" w14:textId="4C0C81AC" w:rsidR="00067529" w:rsidRPr="002D591A" w:rsidRDefault="00067529" w:rsidP="00413E77">
      <w:pPr>
        <w:ind w:firstLine="720"/>
        <w:pPrChange w:id="756" w:author="David Conklin" w:date="2020-12-08T17:23:00Z">
          <w:pPr>
            <w:ind w:firstLine="720"/>
          </w:pPr>
        </w:pPrChange>
      </w:pPr>
      <w:r w:rsidRPr="002D591A">
        <w:t xml:space="preserve">The </w:t>
      </w:r>
      <w:del w:id="757" w:author="David Conklin" w:date="2020-12-08T17:20:00Z">
        <w:r w:rsidRPr="002D591A" w:rsidDel="000D60AF">
          <w:delText xml:space="preserve">daily </w:delText>
        </w:r>
      </w:del>
      <w:ins w:id="758" w:author="David Conklin" w:date="2020-12-08T17:20:00Z">
        <w:r w:rsidR="000D60AF">
          <w:t>current day’s</w:t>
        </w:r>
        <w:r w:rsidR="000D60AF" w:rsidRPr="002D591A">
          <w:t xml:space="preserve"> </w:t>
        </w:r>
      </w:ins>
      <w:r w:rsidRPr="002D591A">
        <w:t xml:space="preserve">outflow rate is subsequently used </w:t>
      </w:r>
      <w:r w:rsidRPr="002D591A">
        <w:lastRenderedPageBreak/>
        <w:t>in a</w:t>
      </w:r>
      <w:r w:rsidR="00263AF4" w:rsidRPr="002D591A">
        <w:t xml:space="preserve"> </w:t>
      </w:r>
      <w:ins w:id="759" w:author="David Conklin" w:date="2020-12-08T17:41:00Z">
        <w:r w:rsidR="00F87EC3">
          <w:t>second</w:t>
        </w:r>
      </w:ins>
      <w:del w:id="760" w:author="David Conklin" w:date="2020-12-08T17:23:00Z">
        <w:r w:rsidR="00263AF4" w:rsidRPr="002D591A" w:rsidDel="000D60AF">
          <w:delText>second</w:delText>
        </w:r>
      </w:del>
      <w:r w:rsidR="00263AF4" w:rsidRPr="002D591A">
        <w:t xml:space="preserve"> call to</w:t>
      </w:r>
      <w:r w:rsidRPr="002D591A">
        <w:t xml:space="preserve"> </w:t>
      </w:r>
      <w:r w:rsidRPr="002D591A">
        <w:rPr>
          <w:i/>
          <w:iCs/>
        </w:rPr>
        <w:t>Ge</w:t>
      </w:r>
      <w:r w:rsidR="001A6DC9" w:rsidRPr="002D591A">
        <w:rPr>
          <w:i/>
          <w:iCs/>
        </w:rPr>
        <w:t>t</w:t>
      </w:r>
      <w:r w:rsidR="00263AF4" w:rsidRPr="002D591A">
        <w:rPr>
          <w:i/>
          <w:iCs/>
        </w:rPr>
        <w:t>Manning</w:t>
      </w:r>
      <w:r w:rsidRPr="002D591A">
        <w:rPr>
          <w:i/>
          <w:iCs/>
        </w:rPr>
        <w:t>tDepthFromQ()</w:t>
      </w:r>
      <w:r w:rsidRPr="002D591A">
        <w:t xml:space="preserve"> to calculate a new </w:t>
      </w:r>
      <w:ins w:id="761" w:author="David Conklin" w:date="2020-12-08T17:41:00Z">
        <w:r w:rsidR="00F87EC3">
          <w:t xml:space="preserve">Manning </w:t>
        </w:r>
      </w:ins>
      <w:r w:rsidR="00176B6C" w:rsidRPr="002D591A">
        <w:t>depth for the water in the reach</w:t>
      </w:r>
      <w:ins w:id="762" w:author="David Conklin" w:date="2020-12-08T17:21:00Z">
        <w:r w:rsidR="000D60AF">
          <w:t xml:space="preserve">. </w:t>
        </w:r>
      </w:ins>
      <w:del w:id="763" w:author="David Conklin" w:date="2020-12-08T17:21:00Z">
        <w:r w:rsidR="00176B6C" w:rsidRPr="002D591A" w:rsidDel="000D60AF">
          <w:delText xml:space="preserve">, making use of the slope of the subreach and parameterized values for Manning’s n and </w:delText>
        </w:r>
        <w:r w:rsidR="005729DB" w:rsidRPr="002D591A" w:rsidDel="000D60AF">
          <w:delText xml:space="preserve">the </w:delText>
        </w:r>
        <w:r w:rsidR="00176B6C" w:rsidRPr="002D591A" w:rsidDel="000D60AF">
          <w:delText>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w:delText>
        </w:r>
      </w:del>
      <w:del w:id="764" w:author="David Conklin" w:date="2020-12-08T17:23:00Z">
        <w:r w:rsidR="00176B6C" w:rsidRPr="002D591A" w:rsidDel="000D60AF">
          <w:delText>The value in the source code for Manning’s n is 0.3; the default value for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is 10.  </w:delText>
        </w:r>
      </w:del>
      <w:moveFromRangeStart w:id="765" w:author="David Conklin" w:date="2020-12-08T17:22:00Z" w:name="move58340576"/>
      <w:moveFrom w:id="766" w:author="David Conklin" w:date="2020-12-08T17:22:00Z">
        <w:del w:id="767" w:author="David Conklin" w:date="2020-12-08T17:23:00Z">
          <w:r w:rsidR="00176B6C" w:rsidRPr="002D591A" w:rsidDel="000D60AF">
            <w:delText>The value of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depth ratio may be spec</w:delText>
          </w:r>
          <w:r w:rsidR="00732D7E" w:rsidRPr="002D591A" w:rsidDel="000D60AF">
            <w:delText>ified explicitly in the &lt;streams&gt; block of the Flow XML input file (e.g. wd_ratio = “</w:delText>
          </w:r>
          <w:r w:rsidR="005729DB" w:rsidRPr="002D591A" w:rsidDel="000D60AF">
            <w:delText>10</w:delText>
          </w:r>
          <w:r w:rsidR="00732D7E" w:rsidRPr="002D591A" w:rsidDel="000D60AF">
            <w:delText>”).</w:delText>
          </w:r>
          <w:r w:rsidR="00771FED" w:rsidRPr="002D591A" w:rsidDel="000D60AF">
            <w:delText xml:space="preserve">  </w:delText>
          </w:r>
        </w:del>
      </w:moveFrom>
      <w:moveFromRangeEnd w:id="765"/>
      <w:del w:id="768" w:author="David Conklin" w:date="2020-12-08T17:23:00Z">
        <w:r w:rsidR="00771FED" w:rsidRPr="002D591A" w:rsidDel="000D60AF">
          <w:delText xml:space="preserve">The width-to-depth ratio is used in the </w:delText>
        </w:r>
        <w:r w:rsidR="00771FED" w:rsidRPr="002D591A" w:rsidDel="000D60AF">
          <w:rPr>
            <w:i/>
            <w:iCs/>
          </w:rPr>
          <w:delText>Get</w:delText>
        </w:r>
        <w:r w:rsidR="00263AF4" w:rsidRPr="002D591A" w:rsidDel="000D60AF">
          <w:rPr>
            <w:i/>
            <w:iCs/>
          </w:rPr>
          <w:delText>Manning</w:delText>
        </w:r>
        <w:r w:rsidR="00771FED" w:rsidRPr="002D591A" w:rsidDel="000D60AF">
          <w:rPr>
            <w:i/>
            <w:iCs/>
          </w:rPr>
          <w:delText>DepthFromQ()</w:delText>
        </w:r>
        <w:r w:rsidR="00771FED" w:rsidRPr="002D591A" w:rsidDel="000D60AF">
          <w:delText xml:space="preserve"> function to take into account the shape of the of the channel cross-section.</w:delText>
        </w:r>
      </w:del>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69" w:name="_Toc58341818"/>
      <w:r>
        <w:t>Estimating the surface area of the water in a subreach</w:t>
      </w:r>
      <w:bookmarkEnd w:id="769"/>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770" w:name="_Toc58341819"/>
      <w:r>
        <w:t>Water temperature from thermal energy</w:t>
      </w:r>
      <w:bookmarkEnd w:id="770"/>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771" w:name="_Toc58341820"/>
      <w:r>
        <w:lastRenderedPageBreak/>
        <w:t>Initial conditions for Flow: the IC file</w:t>
      </w:r>
      <w:bookmarkEnd w:id="771"/>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772" w:name="_Toc58341821"/>
      <w:r>
        <w:t>Boundary conditions for stream water temperature</w:t>
      </w:r>
      <w:bookmarkEnd w:id="772"/>
    </w:p>
    <w:p w14:paraId="37ABE728" w14:textId="13DDAE17" w:rsidR="00AF5828" w:rsidRDefault="007512E5" w:rsidP="007512E5">
      <w:pPr>
        <w:rPr>
          <w:ins w:id="773" w:author="David Conklin" w:date="2020-12-08T14:30:00Z"/>
        </w:rPr>
      </w:pPr>
      <w:r>
        <w:tab/>
        <w:t xml:space="preserve">Water enters stream reaches from upstream and from lateral flow.  </w:t>
      </w:r>
      <w:ins w:id="774" w:author="David Conklin" w:date="2020-12-08T14:27:00Z">
        <w:r w:rsidR="00AF5828">
          <w:t>Water entering from upstream already has a temperature associat</w:t>
        </w:r>
      </w:ins>
      <w:ins w:id="775" w:author="David Conklin" w:date="2020-12-08T14:28:00Z">
        <w:r w:rsidR="00AF5828">
          <w:t xml:space="preserve">ed with it.  The temperature of water entering laterally as runoff </w:t>
        </w:r>
      </w:ins>
      <w:ins w:id="776" w:author="David Conklin" w:date="2020-12-08T14:30:00Z">
        <w:r w:rsidR="00AF5828">
          <w:t>from the land is estimated as a function of the air temperature:</w:t>
        </w:r>
      </w:ins>
    </w:p>
    <w:p w14:paraId="3A6C5397" w14:textId="57838FC3" w:rsidR="00AF5828" w:rsidRDefault="00AF5828" w:rsidP="007512E5">
      <w:pPr>
        <w:rPr>
          <w:ins w:id="777" w:author="David Conklin" w:date="2020-12-08T14:33:00Z"/>
        </w:rPr>
      </w:pPr>
      <w:ins w:id="778" w:author="David Conklin" w:date="2020-12-08T14:30:00Z">
        <w:r>
          <w:tab/>
        </w:r>
      </w:ins>
      <w:ins w:id="779" w:author="David Conklin" w:date="2020-12-08T14:49:00Z">
        <w:r w:rsidR="00977ECE">
          <w:tab/>
        </w:r>
      </w:ins>
      <w:ins w:id="780" w:author="David Conklin" w:date="2020-12-08T14:31:00Z">
        <w:r>
          <w:t>H2O_TEMP = W2A_SL</w:t>
        </w:r>
      </w:ins>
      <w:ins w:id="781" w:author="David Conklin" w:date="2020-12-08T14:32:00Z">
        <w:r>
          <w:t>P</w:t>
        </w:r>
      </w:ins>
      <w:ins w:id="782" w:author="David Conklin" w:date="2020-12-08T14:33:00Z">
        <w:r>
          <w:t>[hbvcalib]</w:t>
        </w:r>
      </w:ins>
      <w:ins w:id="783" w:author="David Conklin" w:date="2020-12-08T14:31:00Z">
        <w:r>
          <w:t xml:space="preserve"> * AIR_TEMP + W2A_INT</w:t>
        </w:r>
      </w:ins>
      <w:ins w:id="784" w:author="David Conklin" w:date="2020-12-08T14:33:00Z">
        <w:r>
          <w:t>[hbvcalib]</w:t>
        </w:r>
      </w:ins>
    </w:p>
    <w:p w14:paraId="7C8BC1D3" w14:textId="70CB9CFB" w:rsidR="00AF5828" w:rsidRDefault="00AF5828" w:rsidP="007512E5">
      <w:pPr>
        <w:rPr>
          <w:ins w:id="785" w:author="David Conklin" w:date="2020-12-08T14:37:00Z"/>
        </w:rPr>
      </w:pPr>
      <w:ins w:id="786" w:author="David Conklin" w:date="2020-12-08T14:34:00Z">
        <w:r>
          <w:t xml:space="preserve">hbvcalib is the index </w:t>
        </w:r>
      </w:ins>
      <w:ins w:id="787" w:author="David Conklin" w:date="2020-12-08T14:36:00Z">
        <w:r>
          <w:t>to the row in</w:t>
        </w:r>
      </w:ins>
      <w:ins w:id="788" w:author="David Conklin" w:date="2020-12-08T14:34:00Z">
        <w:r>
          <w:t xml:space="preserve"> the HBV calibration data for the subbas</w:t>
        </w:r>
      </w:ins>
      <w:ins w:id="789" w:author="David Conklin" w:date="2020-12-08T14:35:00Z">
        <w:r>
          <w:t>in where the reach is located.  W2A_SLP and W2A_INT are column headings in the table of</w:t>
        </w:r>
      </w:ins>
      <w:ins w:id="790" w:author="David Conklin" w:date="2020-12-08T14:36:00Z">
        <w:r>
          <w:t xml:space="preserve"> HBV calibration data (the HBV.csv file)</w:t>
        </w:r>
      </w:ins>
      <w:ins w:id="791" w:author="David Conklin" w:date="2020-12-08T14:37:00Z">
        <w:r>
          <w:t>.</w:t>
        </w:r>
      </w:ins>
      <w:ins w:id="792" w:author="David Conklin" w:date="2020-12-08T14:47:00Z">
        <w:r w:rsidR="00977ECE">
          <w:t xml:space="preserve">  Basing the temperature of the water on the tempe</w:t>
        </w:r>
      </w:ins>
      <w:ins w:id="793" w:author="David Conklin" w:date="2020-12-08T14:48:00Z">
        <w:r w:rsidR="00977ECE">
          <w:t>rature of the air introduces seasonality to the water temperatures.</w:t>
        </w:r>
      </w:ins>
    </w:p>
    <w:p w14:paraId="3991AEBB" w14:textId="4E524D82" w:rsidR="00AF5828" w:rsidRDefault="006D5AFD" w:rsidP="007512E5">
      <w:pPr>
        <w:rPr>
          <w:ins w:id="794" w:author="David Conklin" w:date="2020-12-08T14:27:00Z"/>
        </w:rPr>
      </w:pPr>
      <w:ins w:id="795" w:author="David Conklin" w:date="2020-12-08T14:37:00Z">
        <w:r>
          <w:tab/>
          <w:t xml:space="preserve">Where sufficient measured data of </w:t>
        </w:r>
      </w:ins>
      <w:ins w:id="796" w:author="David Conklin" w:date="2020-12-08T14:38:00Z">
        <w:r>
          <w:t>stream temperatures is available, the W2A_SLP and W2A_INT values are obtained</w:t>
        </w:r>
      </w:ins>
      <w:ins w:id="797" w:author="David Conklin" w:date="2020-12-08T14:39:00Z">
        <w:r>
          <w:t xml:space="preserve"> from a linear fit of measured monthly stream temperatures to air temperatures from the </w:t>
        </w:r>
      </w:ins>
      <w:ins w:id="798" w:author="David Conklin" w:date="2020-12-08T14:40:00Z">
        <w:r>
          <w:t xml:space="preserve">baseline weather data.  </w:t>
        </w:r>
      </w:ins>
      <w:ins w:id="799" w:author="David Conklin" w:date="2020-12-08T14:41:00Z">
        <w:r>
          <w:t xml:space="preserve">If measured stream temperatures are not available, the </w:t>
        </w:r>
        <w:r>
          <w:br/>
          <w:t>W2A_S</w:t>
        </w:r>
      </w:ins>
      <w:ins w:id="800" w:author="David Conklin" w:date="2020-12-08T14:42:00Z">
        <w:r>
          <w:t>LP and W2A_INT values may be copied from those for a similarly situated subbasin.  I</w:t>
        </w:r>
      </w:ins>
      <w:ins w:id="801" w:author="David Conklin" w:date="2020-12-08T14:43:00Z">
        <w:r>
          <w:t>f there are no comparable calibrated subbasins, W2A_SLP</w:t>
        </w:r>
      </w:ins>
      <w:ins w:id="802" w:author="David Conklin" w:date="2020-12-08T14:44:00Z">
        <w:r>
          <w:t xml:space="preserve"> may be set to zero and W2A_INT set to DEFAULT_SOIL_H2O_TEMP_DEGC</w:t>
        </w:r>
      </w:ins>
      <w:ins w:id="803" w:author="David Conklin" w:date="2020-12-08T14:46:00Z">
        <w:r>
          <w:t>, which has the effect of setting the temperature of the runoff when it enters the reach to a constant, year</w:t>
        </w:r>
      </w:ins>
      <w:ins w:id="804" w:author="David Conklin" w:date="2020-12-08T14:47:00Z">
        <w:r>
          <w:t xml:space="preserve"> around.</w:t>
        </w:r>
      </w:ins>
    </w:p>
    <w:p w14:paraId="766A03D7" w14:textId="476522CD" w:rsidR="007E2AF3" w:rsidRDefault="007E2AF3" w:rsidP="00977ECE">
      <w:pPr>
        <w:ind w:firstLine="720"/>
        <w:pPrChange w:id="805" w:author="David Conklin" w:date="2020-12-08T14:49:00Z">
          <w:pPr/>
        </w:pPrChange>
      </w:pPr>
      <w:r>
        <w:t xml:space="preserve">As of </w:t>
      </w:r>
      <w:ins w:id="806" w:author="David Conklin" w:date="2020-12-08T14:49:00Z">
        <w:r w:rsidR="00977ECE">
          <w:t>12/8</w:t>
        </w:r>
      </w:ins>
      <w:del w:id="807" w:author="David Conklin" w:date="2020-12-08T14:49:00Z">
        <w:r w:rsidDel="00977ECE">
          <w:delText>9/10</w:delText>
        </w:r>
      </w:del>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0E4E3A62"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ins w:id="808" w:author="David Conklin" w:date="2020-12-08T14:50:00Z">
        <w:r w:rsidR="00977ECE">
          <w:rPr>
            <w:rFonts w:ascii="Consolas" w:hAnsi="Consolas" w:cs="Consolas"/>
            <w:color w:val="000000"/>
            <w:sz w:val="19"/>
            <w:szCs w:val="19"/>
          </w:rPr>
          <w:t>8</w:t>
        </w:r>
      </w:ins>
      <w:del w:id="809" w:author="David Conklin" w:date="2020-12-08T14:50:00Z">
        <w:r w:rsidDel="00977ECE">
          <w:rPr>
            <w:rFonts w:ascii="Consolas" w:hAnsi="Consolas" w:cs="Consolas"/>
            <w:color w:val="000000"/>
            <w:sz w:val="19"/>
            <w:szCs w:val="19"/>
          </w:rPr>
          <w:delText>10</w:delText>
        </w:r>
      </w:del>
      <w:r>
        <w:rPr>
          <w:rFonts w:ascii="Consolas" w:hAnsi="Consolas" w:cs="Consolas"/>
          <w:color w:val="000000"/>
          <w:sz w:val="19"/>
          <w:szCs w:val="19"/>
        </w:rPr>
        <w:t>.</w:t>
      </w:r>
    </w:p>
    <w:p w14:paraId="476B0C81" w14:textId="467445AC" w:rsidR="00977ECE" w:rsidRDefault="007E2AF3" w:rsidP="007E2AF3">
      <w:pPr>
        <w:autoSpaceDE w:val="0"/>
        <w:autoSpaceDN w:val="0"/>
        <w:adjustRightInd w:val="0"/>
        <w:rPr>
          <w:rFonts w:cstheme="minorHAnsi"/>
          <w:color w:val="000000"/>
        </w:rPr>
      </w:pPr>
      <w:del w:id="810" w:author="David Conklin" w:date="2020-12-08T14:50:00Z">
        <w:r w:rsidRPr="007B1928" w:rsidDel="00977ECE">
          <w:rPr>
            <w:rFonts w:cstheme="minorHAnsi"/>
            <w:color w:val="000000"/>
          </w:rPr>
          <w:delText>The</w:delText>
        </w:r>
        <w:r w:rsidDel="00977ECE">
          <w:rPr>
            <w:rFonts w:cstheme="minorHAnsi"/>
            <w:color w:val="000000"/>
          </w:rPr>
          <w:delText xml:space="preserve"> soil temperature parameter value is used for water entering through the stream banks in the HBV submodel.  </w:delText>
        </w:r>
      </w:del>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ins w:id="811" w:author="David Conklin" w:date="2020-12-08T15:35:00Z"/>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ins w:id="812" w:author="David Conklin" w:date="2020-12-08T14:51:00Z">
        <w:r w:rsidR="00977ECE">
          <w:rPr>
            <w:rFonts w:cstheme="minorHAnsi"/>
            <w:color w:val="000000"/>
          </w:rPr>
          <w:t>, but not in strict proportion to air temperature</w:t>
        </w:r>
      </w:ins>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ins w:id="813" w:author="David Conklin" w:date="2020-12-08T15:51:00Z"/>
          <w:rFonts w:cstheme="minorHAnsi"/>
          <w:color w:val="000000"/>
        </w:rPr>
      </w:pPr>
      <w:ins w:id="814" w:author="David Conklin" w:date="2020-12-08T15:35:00Z">
        <w:r>
          <w:rPr>
            <w:rFonts w:cstheme="minorHAnsi"/>
            <w:color w:val="000000"/>
          </w:rPr>
          <w:tab/>
          <w:t>As of 12/</w:t>
        </w:r>
      </w:ins>
      <w:ins w:id="815" w:author="David Conklin" w:date="2020-12-08T15:36:00Z">
        <w:r>
          <w:rPr>
            <w:rFonts w:cstheme="minorHAnsi"/>
            <w:color w:val="000000"/>
          </w:rPr>
          <w:t xml:space="preserve">8/20, stream temperatures have only been fitted to air temperatures for </w:t>
        </w:r>
      </w:ins>
      <w:ins w:id="816" w:author="David Conklin" w:date="2020-12-08T16:05:00Z">
        <w:r w:rsidR="00497166">
          <w:rPr>
            <w:rFonts w:cstheme="minorHAnsi"/>
            <w:color w:val="000000"/>
          </w:rPr>
          <w:t>3</w:t>
        </w:r>
      </w:ins>
      <w:ins w:id="817" w:author="David Conklin" w:date="2020-12-08T15:36:00Z">
        <w:r>
          <w:rPr>
            <w:rFonts w:cstheme="minorHAnsi"/>
            <w:color w:val="000000"/>
          </w:rPr>
          <w:t xml:space="preserve"> </w:t>
        </w:r>
      </w:ins>
      <w:ins w:id="818" w:author="David Conklin" w:date="2020-12-08T16:06:00Z">
        <w:r w:rsidR="003C5919">
          <w:rPr>
            <w:rFonts w:cstheme="minorHAnsi"/>
            <w:color w:val="000000"/>
          </w:rPr>
          <w:t>drainages in the McKenzie basin</w:t>
        </w:r>
      </w:ins>
      <w:ins w:id="819" w:author="David Conklin" w:date="2020-12-08T15:36:00Z">
        <w:r>
          <w:rPr>
            <w:rFonts w:cstheme="minorHAnsi"/>
            <w:color w:val="000000"/>
          </w:rPr>
          <w:t xml:space="preserve">: </w:t>
        </w:r>
      </w:ins>
      <w:ins w:id="820" w:author="David Conklin" w:date="2020-12-08T15:37:00Z">
        <w:r>
          <w:rPr>
            <w:rFonts w:cstheme="minorHAnsi"/>
            <w:color w:val="000000"/>
          </w:rPr>
          <w:t xml:space="preserve">the Cougar reservoir drainage (HBVCALIB = 8), </w:t>
        </w:r>
      </w:ins>
      <w:ins w:id="821" w:author="David Conklin" w:date="2020-12-08T15:36:00Z">
        <w:r>
          <w:rPr>
            <w:rFonts w:cstheme="minorHAnsi"/>
            <w:color w:val="000000"/>
          </w:rPr>
          <w:t>the Blue</w:t>
        </w:r>
      </w:ins>
      <w:ins w:id="822" w:author="David Conklin" w:date="2020-12-08T15:37:00Z">
        <w:r>
          <w:rPr>
            <w:rFonts w:cstheme="minorHAnsi"/>
            <w:color w:val="000000"/>
          </w:rPr>
          <w:t xml:space="preserve"> River reservoir drainage (HBVCALIB = 9)</w:t>
        </w:r>
      </w:ins>
      <w:ins w:id="823" w:author="David Conklin" w:date="2020-12-08T15:42:00Z">
        <w:r>
          <w:rPr>
            <w:rFonts w:cstheme="minorHAnsi"/>
            <w:color w:val="000000"/>
          </w:rPr>
          <w:t>, and the McKenzie outlet (HBVCALIB = 16)</w:t>
        </w:r>
      </w:ins>
      <w:ins w:id="824" w:author="David Conklin" w:date="2020-12-08T15:40:00Z">
        <w:r>
          <w:rPr>
            <w:rFonts w:cstheme="minorHAnsi"/>
            <w:color w:val="000000"/>
          </w:rPr>
          <w:t>.  The fit for the Cougar drainage is also being used for the Clear Lake drainage (HBVCALIB = 46)</w:t>
        </w:r>
      </w:ins>
      <w:ins w:id="825" w:author="David Conklin" w:date="2020-12-08T15:41:00Z">
        <w:r>
          <w:rPr>
            <w:rFonts w:cstheme="minorHAnsi"/>
            <w:color w:val="000000"/>
          </w:rPr>
          <w:t xml:space="preserve"> and for the upper McKenzie above Walterville (HBVCALIB = 34)</w:t>
        </w:r>
      </w:ins>
      <w:ins w:id="826" w:author="David Conklin" w:date="2020-12-08T15:43:00Z">
        <w:r>
          <w:rPr>
            <w:rFonts w:cstheme="minorHAnsi"/>
            <w:color w:val="000000"/>
          </w:rPr>
          <w:t>.  The fit for the McKenzie outlet is being used for the Mohawk subbasin (HBVCALIB = 25).</w:t>
        </w:r>
      </w:ins>
      <w:ins w:id="827" w:author="David Conklin" w:date="2020-12-08T15:44:00Z">
        <w:r>
          <w:rPr>
            <w:rFonts w:cstheme="minorHAnsi"/>
            <w:color w:val="000000"/>
          </w:rPr>
          <w:t xml:space="preserve">  Here are the values:</w:t>
        </w:r>
      </w:ins>
    </w:p>
    <w:p w14:paraId="65587776" w14:textId="77777777" w:rsidR="007F2465" w:rsidRDefault="007F2465" w:rsidP="00BD69AE">
      <w:pPr>
        <w:autoSpaceDE w:val="0"/>
        <w:autoSpaceDN w:val="0"/>
        <w:adjustRightInd w:val="0"/>
        <w:rPr>
          <w:ins w:id="828" w:author="David Conklin" w:date="2020-12-08T15:44:00Z"/>
          <w:rFonts w:cstheme="minorHAnsi"/>
          <w:color w:val="000000"/>
        </w:rPr>
      </w:pPr>
    </w:p>
    <w:tbl>
      <w:tblPr>
        <w:tblStyle w:val="TableGrid"/>
        <w:tblW w:w="0" w:type="auto"/>
        <w:tblLayout w:type="fixed"/>
        <w:tblLook w:val="04A0" w:firstRow="1" w:lastRow="0" w:firstColumn="1" w:lastColumn="0" w:noHBand="0" w:noVBand="1"/>
        <w:tblPrChange w:id="829" w:author="David Conklin" w:date="2020-12-08T15:51:00Z">
          <w:tblPr>
            <w:tblStyle w:val="TableGrid"/>
            <w:tblW w:w="0" w:type="auto"/>
            <w:tblLayout w:type="fixed"/>
            <w:tblLook w:val="04A0" w:firstRow="1" w:lastRow="0" w:firstColumn="1" w:lastColumn="0" w:noHBand="0" w:noVBand="1"/>
          </w:tblPr>
        </w:tblPrChange>
      </w:tblPr>
      <w:tblGrid>
        <w:gridCol w:w="1110"/>
        <w:gridCol w:w="1968"/>
        <w:gridCol w:w="2636"/>
        <w:gridCol w:w="2636"/>
        <w:gridCol w:w="1661"/>
        <w:tblGridChange w:id="830">
          <w:tblGrid>
            <w:gridCol w:w="1110"/>
            <w:gridCol w:w="1968"/>
            <w:gridCol w:w="2636"/>
            <w:gridCol w:w="2636"/>
            <w:gridCol w:w="1661"/>
          </w:tblGrid>
        </w:tblGridChange>
      </w:tblGrid>
      <w:tr w:rsidR="007F2465" w14:paraId="37FE1D46" w14:textId="77777777" w:rsidTr="007F2465">
        <w:trPr>
          <w:ins w:id="831" w:author="David Conklin" w:date="2020-12-08T15:44:00Z"/>
        </w:trPr>
        <w:tc>
          <w:tcPr>
            <w:tcW w:w="1110" w:type="dxa"/>
            <w:tcPrChange w:id="832" w:author="David Conklin" w:date="2020-12-08T15:51:00Z">
              <w:tcPr>
                <w:tcW w:w="1110" w:type="dxa"/>
              </w:tcPr>
            </w:tcPrChange>
          </w:tcPr>
          <w:p w14:paraId="6F58217A" w14:textId="7CA7612A" w:rsidR="007F2465" w:rsidRDefault="007F2465" w:rsidP="007F2465">
            <w:pPr>
              <w:autoSpaceDE w:val="0"/>
              <w:autoSpaceDN w:val="0"/>
              <w:adjustRightInd w:val="0"/>
              <w:jc w:val="center"/>
              <w:rPr>
                <w:ins w:id="833" w:author="David Conklin" w:date="2020-12-08T15:44:00Z"/>
                <w:rFonts w:cstheme="minorHAnsi"/>
                <w:color w:val="000000"/>
              </w:rPr>
              <w:pPrChange w:id="834" w:author="David Conklin" w:date="2020-12-08T15:55:00Z">
                <w:pPr>
                  <w:autoSpaceDE w:val="0"/>
                  <w:autoSpaceDN w:val="0"/>
                  <w:adjustRightInd w:val="0"/>
                </w:pPr>
              </w:pPrChange>
            </w:pPr>
            <w:ins w:id="835" w:author="David Conklin" w:date="2020-12-08T15:44:00Z">
              <w:r>
                <w:rPr>
                  <w:rFonts w:cstheme="minorHAnsi"/>
                  <w:color w:val="000000"/>
                </w:rPr>
                <w:t>HBVCALIB</w:t>
              </w:r>
            </w:ins>
          </w:p>
        </w:tc>
        <w:tc>
          <w:tcPr>
            <w:tcW w:w="1968" w:type="dxa"/>
            <w:tcPrChange w:id="836" w:author="David Conklin" w:date="2020-12-08T15:51:00Z">
              <w:tcPr>
                <w:tcW w:w="1968" w:type="dxa"/>
              </w:tcPr>
            </w:tcPrChange>
          </w:tcPr>
          <w:p w14:paraId="23092AB3" w14:textId="63EADA24" w:rsidR="007F2465" w:rsidRDefault="007F2465" w:rsidP="007F2465">
            <w:pPr>
              <w:autoSpaceDE w:val="0"/>
              <w:autoSpaceDN w:val="0"/>
              <w:adjustRightInd w:val="0"/>
              <w:jc w:val="center"/>
              <w:rPr>
                <w:ins w:id="837" w:author="David Conklin" w:date="2020-12-08T15:44:00Z"/>
                <w:rFonts w:cstheme="minorHAnsi"/>
                <w:color w:val="000000"/>
              </w:rPr>
              <w:pPrChange w:id="838" w:author="David Conklin" w:date="2020-12-08T15:55:00Z">
                <w:pPr>
                  <w:autoSpaceDE w:val="0"/>
                  <w:autoSpaceDN w:val="0"/>
                  <w:adjustRightInd w:val="0"/>
                </w:pPr>
              </w:pPrChange>
            </w:pPr>
            <w:ins w:id="839" w:author="David Conklin" w:date="2020-12-08T15:44:00Z">
              <w:r>
                <w:rPr>
                  <w:rFonts w:cstheme="minorHAnsi"/>
                  <w:color w:val="000000"/>
                </w:rPr>
                <w:t>subbasin</w:t>
              </w:r>
            </w:ins>
          </w:p>
        </w:tc>
        <w:tc>
          <w:tcPr>
            <w:tcW w:w="2636" w:type="dxa"/>
            <w:tcPrChange w:id="840" w:author="David Conklin" w:date="2020-12-08T15:51:00Z">
              <w:tcPr>
                <w:tcW w:w="2636" w:type="dxa"/>
              </w:tcPr>
            </w:tcPrChange>
          </w:tcPr>
          <w:p w14:paraId="232F801A" w14:textId="024E1518" w:rsidR="007F2465" w:rsidRDefault="007F2465" w:rsidP="007F2465">
            <w:pPr>
              <w:autoSpaceDE w:val="0"/>
              <w:autoSpaceDN w:val="0"/>
              <w:adjustRightInd w:val="0"/>
              <w:jc w:val="center"/>
              <w:rPr>
                <w:ins w:id="841" w:author="David Conklin" w:date="2020-12-08T15:51:00Z"/>
                <w:rFonts w:cstheme="minorHAnsi"/>
                <w:color w:val="000000"/>
              </w:rPr>
              <w:pPrChange w:id="842" w:author="David Conklin" w:date="2020-12-08T15:55:00Z">
                <w:pPr>
                  <w:autoSpaceDE w:val="0"/>
                  <w:autoSpaceDN w:val="0"/>
                  <w:adjustRightInd w:val="0"/>
                </w:pPr>
              </w:pPrChange>
            </w:pPr>
            <w:ins w:id="843" w:author="David Conklin" w:date="2020-12-08T15:51:00Z">
              <w:r>
                <w:rPr>
                  <w:rFonts w:cstheme="minorHAnsi"/>
                  <w:color w:val="000000"/>
                </w:rPr>
                <w:t>mean eleva</w:t>
              </w:r>
            </w:ins>
            <w:ins w:id="844" w:author="David Conklin" w:date="2020-12-08T15:52:00Z">
              <w:r>
                <w:rPr>
                  <w:rFonts w:cstheme="minorHAnsi"/>
                  <w:color w:val="000000"/>
                </w:rPr>
                <w:t>tion</w:t>
              </w:r>
            </w:ins>
            <w:ins w:id="845" w:author="David Conklin" w:date="2020-12-08T15:54:00Z">
              <w:r>
                <w:rPr>
                  <w:rFonts w:cstheme="minorHAnsi"/>
                  <w:color w:val="000000"/>
                </w:rPr>
                <w:t>, m ASL</w:t>
              </w:r>
            </w:ins>
          </w:p>
        </w:tc>
        <w:tc>
          <w:tcPr>
            <w:tcW w:w="2636" w:type="dxa"/>
            <w:tcPrChange w:id="846" w:author="David Conklin" w:date="2020-12-08T15:51:00Z">
              <w:tcPr>
                <w:tcW w:w="2636" w:type="dxa"/>
              </w:tcPr>
            </w:tcPrChange>
          </w:tcPr>
          <w:p w14:paraId="31B7E5BA" w14:textId="5FE2124D" w:rsidR="007F2465" w:rsidRDefault="007F2465" w:rsidP="007F2465">
            <w:pPr>
              <w:autoSpaceDE w:val="0"/>
              <w:autoSpaceDN w:val="0"/>
              <w:adjustRightInd w:val="0"/>
              <w:jc w:val="center"/>
              <w:rPr>
                <w:ins w:id="847" w:author="David Conklin" w:date="2020-12-08T15:44:00Z"/>
                <w:rFonts w:cstheme="minorHAnsi"/>
                <w:color w:val="000000"/>
              </w:rPr>
              <w:pPrChange w:id="848" w:author="David Conklin" w:date="2020-12-08T15:55:00Z">
                <w:pPr>
                  <w:autoSpaceDE w:val="0"/>
                  <w:autoSpaceDN w:val="0"/>
                  <w:adjustRightInd w:val="0"/>
                </w:pPr>
              </w:pPrChange>
            </w:pPr>
            <w:ins w:id="849" w:author="David Conklin" w:date="2020-12-08T15:45:00Z">
              <w:r>
                <w:rPr>
                  <w:rFonts w:cstheme="minorHAnsi"/>
                  <w:color w:val="000000"/>
                </w:rPr>
                <w:t>W2A_SLP</w:t>
              </w:r>
            </w:ins>
            <w:ins w:id="850" w:author="David Conklin" w:date="2020-12-08T15:48:00Z">
              <w:r>
                <w:rPr>
                  <w:rFonts w:cstheme="minorHAnsi"/>
                  <w:color w:val="000000"/>
                </w:rPr>
                <w:t xml:space="preserve"> deg</w:t>
              </w:r>
            </w:ins>
            <w:ins w:id="851" w:author="David Conklin" w:date="2020-12-08T16:05:00Z">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ins>
            <w:ins w:id="852" w:author="David Conklin" w:date="2020-12-08T15:48:00Z">
              <w:r>
                <w:rPr>
                  <w:rFonts w:cstheme="minorHAnsi"/>
                  <w:color w:val="000000"/>
                </w:rPr>
                <w:t>/deg</w:t>
              </w:r>
            </w:ins>
            <w:ins w:id="853" w:author="David Conklin" w:date="2020-12-08T16:05:00Z">
              <w:r w:rsidR="00497166">
                <w:rPr>
                  <w:rFonts w:cstheme="minorHAnsi"/>
                  <w:color w:val="000000"/>
                </w:rPr>
                <w:t xml:space="preserve"> air</w:t>
              </w:r>
            </w:ins>
          </w:p>
        </w:tc>
        <w:tc>
          <w:tcPr>
            <w:tcW w:w="1661" w:type="dxa"/>
            <w:tcPrChange w:id="854" w:author="David Conklin" w:date="2020-12-08T15:51:00Z">
              <w:tcPr>
                <w:tcW w:w="1661" w:type="dxa"/>
              </w:tcPr>
            </w:tcPrChange>
          </w:tcPr>
          <w:p w14:paraId="76F4DC18" w14:textId="2DA7D4E4" w:rsidR="007F2465" w:rsidRDefault="007F2465" w:rsidP="007F2465">
            <w:pPr>
              <w:autoSpaceDE w:val="0"/>
              <w:autoSpaceDN w:val="0"/>
              <w:adjustRightInd w:val="0"/>
              <w:jc w:val="center"/>
              <w:rPr>
                <w:ins w:id="855" w:author="David Conklin" w:date="2020-12-08T15:44:00Z"/>
                <w:rFonts w:cstheme="minorHAnsi"/>
                <w:color w:val="000000"/>
              </w:rPr>
              <w:pPrChange w:id="856" w:author="David Conklin" w:date="2020-12-08T15:55:00Z">
                <w:pPr>
                  <w:autoSpaceDE w:val="0"/>
                  <w:autoSpaceDN w:val="0"/>
                  <w:adjustRightInd w:val="0"/>
                </w:pPr>
              </w:pPrChange>
            </w:pPr>
            <w:ins w:id="857" w:author="David Conklin" w:date="2020-12-08T15:45:00Z">
              <w:r>
                <w:rPr>
                  <w:rFonts w:cstheme="minorHAnsi"/>
                  <w:color w:val="000000"/>
                </w:rPr>
                <w:t>W2A_INT</w:t>
              </w:r>
            </w:ins>
            <w:ins w:id="858" w:author="David Conklin" w:date="2020-12-08T15:48:00Z">
              <w:r>
                <w:rPr>
                  <w:rFonts w:cstheme="minorHAnsi"/>
                  <w:color w:val="000000"/>
                </w:rPr>
                <w:t xml:space="preserve"> deg C</w:t>
              </w:r>
            </w:ins>
          </w:p>
        </w:tc>
      </w:tr>
      <w:tr w:rsidR="007F2465" w14:paraId="67211560" w14:textId="77777777" w:rsidTr="007F2465">
        <w:trPr>
          <w:ins w:id="859" w:author="David Conklin" w:date="2020-12-08T15:44:00Z"/>
        </w:trPr>
        <w:tc>
          <w:tcPr>
            <w:tcW w:w="1110" w:type="dxa"/>
            <w:tcPrChange w:id="860" w:author="David Conklin" w:date="2020-12-08T15:51:00Z">
              <w:tcPr>
                <w:tcW w:w="1110" w:type="dxa"/>
              </w:tcPr>
            </w:tcPrChange>
          </w:tcPr>
          <w:p w14:paraId="2AB5E0CB" w14:textId="29CFF55A" w:rsidR="007F2465" w:rsidRDefault="007F2465" w:rsidP="007F2465">
            <w:pPr>
              <w:autoSpaceDE w:val="0"/>
              <w:autoSpaceDN w:val="0"/>
              <w:adjustRightInd w:val="0"/>
              <w:jc w:val="center"/>
              <w:rPr>
                <w:ins w:id="861" w:author="David Conklin" w:date="2020-12-08T15:44:00Z"/>
                <w:rFonts w:cstheme="minorHAnsi"/>
                <w:color w:val="000000"/>
              </w:rPr>
              <w:pPrChange w:id="862" w:author="David Conklin" w:date="2020-12-08T15:55:00Z">
                <w:pPr>
                  <w:autoSpaceDE w:val="0"/>
                  <w:autoSpaceDN w:val="0"/>
                  <w:adjustRightInd w:val="0"/>
                </w:pPr>
              </w:pPrChange>
            </w:pPr>
            <w:ins w:id="863" w:author="David Conklin" w:date="2020-12-08T15:45:00Z">
              <w:r>
                <w:rPr>
                  <w:rFonts w:cstheme="minorHAnsi"/>
                  <w:color w:val="000000"/>
                </w:rPr>
                <w:t>16</w:t>
              </w:r>
            </w:ins>
          </w:p>
        </w:tc>
        <w:tc>
          <w:tcPr>
            <w:tcW w:w="1968" w:type="dxa"/>
            <w:tcPrChange w:id="864" w:author="David Conklin" w:date="2020-12-08T15:51:00Z">
              <w:tcPr>
                <w:tcW w:w="1968" w:type="dxa"/>
              </w:tcPr>
            </w:tcPrChange>
          </w:tcPr>
          <w:p w14:paraId="1E7DA7D6" w14:textId="2341AEB3" w:rsidR="007F2465" w:rsidRDefault="007F2465" w:rsidP="007F2465">
            <w:pPr>
              <w:autoSpaceDE w:val="0"/>
              <w:autoSpaceDN w:val="0"/>
              <w:adjustRightInd w:val="0"/>
              <w:jc w:val="center"/>
              <w:rPr>
                <w:ins w:id="865" w:author="David Conklin" w:date="2020-12-08T15:44:00Z"/>
                <w:rFonts w:cstheme="minorHAnsi"/>
                <w:color w:val="000000"/>
              </w:rPr>
              <w:pPrChange w:id="866" w:author="David Conklin" w:date="2020-12-08T15:55:00Z">
                <w:pPr>
                  <w:autoSpaceDE w:val="0"/>
                  <w:autoSpaceDN w:val="0"/>
                  <w:adjustRightInd w:val="0"/>
                </w:pPr>
              </w:pPrChange>
            </w:pPr>
            <w:ins w:id="867" w:author="David Conklin" w:date="2020-12-08T15:45:00Z">
              <w:r>
                <w:rPr>
                  <w:rFonts w:cstheme="minorHAnsi"/>
                  <w:color w:val="000000"/>
                </w:rPr>
                <w:t>McKenzie outlet</w:t>
              </w:r>
            </w:ins>
          </w:p>
        </w:tc>
        <w:tc>
          <w:tcPr>
            <w:tcW w:w="2636" w:type="dxa"/>
            <w:tcPrChange w:id="868" w:author="David Conklin" w:date="2020-12-08T15:51:00Z">
              <w:tcPr>
                <w:tcW w:w="2636" w:type="dxa"/>
              </w:tcPr>
            </w:tcPrChange>
          </w:tcPr>
          <w:p w14:paraId="1B955040" w14:textId="241BFB6C" w:rsidR="007F2465" w:rsidRDefault="007F2465" w:rsidP="007F2465">
            <w:pPr>
              <w:autoSpaceDE w:val="0"/>
              <w:autoSpaceDN w:val="0"/>
              <w:adjustRightInd w:val="0"/>
              <w:jc w:val="center"/>
              <w:rPr>
                <w:ins w:id="869" w:author="David Conklin" w:date="2020-12-08T15:51:00Z"/>
                <w:rFonts w:cstheme="minorHAnsi"/>
                <w:color w:val="000000"/>
              </w:rPr>
              <w:pPrChange w:id="870" w:author="David Conklin" w:date="2020-12-08T15:55:00Z">
                <w:pPr>
                  <w:autoSpaceDE w:val="0"/>
                  <w:autoSpaceDN w:val="0"/>
                  <w:adjustRightInd w:val="0"/>
                </w:pPr>
              </w:pPrChange>
            </w:pPr>
            <w:ins w:id="871" w:author="David Conklin" w:date="2020-12-08T15:54:00Z">
              <w:r>
                <w:rPr>
                  <w:rFonts w:cstheme="minorHAnsi"/>
                  <w:color w:val="000000"/>
                </w:rPr>
                <w:t>314</w:t>
              </w:r>
            </w:ins>
          </w:p>
        </w:tc>
        <w:tc>
          <w:tcPr>
            <w:tcW w:w="2636" w:type="dxa"/>
            <w:tcPrChange w:id="872" w:author="David Conklin" w:date="2020-12-08T15:51:00Z">
              <w:tcPr>
                <w:tcW w:w="2636" w:type="dxa"/>
              </w:tcPr>
            </w:tcPrChange>
          </w:tcPr>
          <w:p w14:paraId="559C7949" w14:textId="70522D00" w:rsidR="007F2465" w:rsidRDefault="007F2465" w:rsidP="007F2465">
            <w:pPr>
              <w:autoSpaceDE w:val="0"/>
              <w:autoSpaceDN w:val="0"/>
              <w:adjustRightInd w:val="0"/>
              <w:jc w:val="center"/>
              <w:rPr>
                <w:ins w:id="873" w:author="David Conklin" w:date="2020-12-08T15:44:00Z"/>
                <w:rFonts w:cstheme="minorHAnsi"/>
                <w:color w:val="000000"/>
              </w:rPr>
              <w:pPrChange w:id="874" w:author="David Conklin" w:date="2020-12-08T15:55:00Z">
                <w:pPr>
                  <w:autoSpaceDE w:val="0"/>
                  <w:autoSpaceDN w:val="0"/>
                  <w:adjustRightInd w:val="0"/>
                </w:pPr>
              </w:pPrChange>
            </w:pPr>
            <w:ins w:id="875" w:author="David Conklin" w:date="2020-12-08T15:46:00Z">
              <w:r>
                <w:rPr>
                  <w:rFonts w:cstheme="minorHAnsi"/>
                  <w:color w:val="000000"/>
                </w:rPr>
                <w:t>0.</w:t>
              </w:r>
            </w:ins>
            <w:ins w:id="876" w:author="David Conklin" w:date="2020-12-08T15:50:00Z">
              <w:r>
                <w:rPr>
                  <w:rFonts w:cstheme="minorHAnsi"/>
                  <w:color w:val="000000"/>
                </w:rPr>
                <w:t>60</w:t>
              </w:r>
            </w:ins>
          </w:p>
        </w:tc>
        <w:tc>
          <w:tcPr>
            <w:tcW w:w="1661" w:type="dxa"/>
            <w:tcPrChange w:id="877" w:author="David Conklin" w:date="2020-12-08T15:51:00Z">
              <w:tcPr>
                <w:tcW w:w="1661" w:type="dxa"/>
              </w:tcPr>
            </w:tcPrChange>
          </w:tcPr>
          <w:p w14:paraId="6EE5B65D" w14:textId="60891F58" w:rsidR="007F2465" w:rsidRDefault="007F2465" w:rsidP="007F2465">
            <w:pPr>
              <w:autoSpaceDE w:val="0"/>
              <w:autoSpaceDN w:val="0"/>
              <w:adjustRightInd w:val="0"/>
              <w:jc w:val="center"/>
              <w:rPr>
                <w:ins w:id="878" w:author="David Conklin" w:date="2020-12-08T15:44:00Z"/>
                <w:rFonts w:cstheme="minorHAnsi"/>
                <w:color w:val="000000"/>
              </w:rPr>
              <w:pPrChange w:id="879" w:author="David Conklin" w:date="2020-12-08T15:55:00Z">
                <w:pPr>
                  <w:autoSpaceDE w:val="0"/>
                  <w:autoSpaceDN w:val="0"/>
                  <w:adjustRightInd w:val="0"/>
                </w:pPr>
              </w:pPrChange>
            </w:pPr>
            <w:ins w:id="880" w:author="David Conklin" w:date="2020-12-08T15:46:00Z">
              <w:r>
                <w:rPr>
                  <w:rFonts w:cstheme="minorHAnsi"/>
                  <w:color w:val="000000"/>
                </w:rPr>
                <w:t>3.37</w:t>
              </w:r>
            </w:ins>
          </w:p>
        </w:tc>
      </w:tr>
      <w:tr w:rsidR="007F2465" w14:paraId="5A3374B1" w14:textId="77777777" w:rsidTr="007F2465">
        <w:trPr>
          <w:ins w:id="881" w:author="David Conklin" w:date="2020-12-08T15:47:00Z"/>
        </w:trPr>
        <w:tc>
          <w:tcPr>
            <w:tcW w:w="1110" w:type="dxa"/>
            <w:tcPrChange w:id="882" w:author="David Conklin" w:date="2020-12-08T15:51:00Z">
              <w:tcPr>
                <w:tcW w:w="1110" w:type="dxa"/>
              </w:tcPr>
            </w:tcPrChange>
          </w:tcPr>
          <w:p w14:paraId="4DFCA108" w14:textId="0310A317" w:rsidR="007F2465" w:rsidRDefault="007F2465" w:rsidP="007F2465">
            <w:pPr>
              <w:autoSpaceDE w:val="0"/>
              <w:autoSpaceDN w:val="0"/>
              <w:adjustRightInd w:val="0"/>
              <w:jc w:val="center"/>
              <w:rPr>
                <w:ins w:id="883" w:author="David Conklin" w:date="2020-12-08T15:47:00Z"/>
                <w:rFonts w:cstheme="minorHAnsi"/>
                <w:color w:val="000000"/>
              </w:rPr>
              <w:pPrChange w:id="884" w:author="David Conklin" w:date="2020-12-08T15:55:00Z">
                <w:pPr>
                  <w:autoSpaceDE w:val="0"/>
                  <w:autoSpaceDN w:val="0"/>
                  <w:adjustRightInd w:val="0"/>
                </w:pPr>
              </w:pPrChange>
            </w:pPr>
            <w:ins w:id="885" w:author="David Conklin" w:date="2020-12-08T15:47:00Z">
              <w:r>
                <w:rPr>
                  <w:rFonts w:cstheme="minorHAnsi"/>
                  <w:color w:val="000000"/>
                </w:rPr>
                <w:lastRenderedPageBreak/>
                <w:t>9</w:t>
              </w:r>
            </w:ins>
          </w:p>
        </w:tc>
        <w:tc>
          <w:tcPr>
            <w:tcW w:w="1968" w:type="dxa"/>
            <w:tcPrChange w:id="886" w:author="David Conklin" w:date="2020-12-08T15:51:00Z">
              <w:tcPr>
                <w:tcW w:w="1968" w:type="dxa"/>
              </w:tcPr>
            </w:tcPrChange>
          </w:tcPr>
          <w:p w14:paraId="6FBA9282" w14:textId="56AC1869" w:rsidR="007F2465" w:rsidRDefault="007F2465" w:rsidP="007F2465">
            <w:pPr>
              <w:autoSpaceDE w:val="0"/>
              <w:autoSpaceDN w:val="0"/>
              <w:adjustRightInd w:val="0"/>
              <w:jc w:val="center"/>
              <w:rPr>
                <w:ins w:id="887" w:author="David Conklin" w:date="2020-12-08T15:47:00Z"/>
                <w:rFonts w:cstheme="minorHAnsi"/>
                <w:color w:val="000000"/>
              </w:rPr>
              <w:pPrChange w:id="888" w:author="David Conklin" w:date="2020-12-08T15:55:00Z">
                <w:pPr>
                  <w:autoSpaceDE w:val="0"/>
                  <w:autoSpaceDN w:val="0"/>
                  <w:adjustRightInd w:val="0"/>
                </w:pPr>
              </w:pPrChange>
            </w:pPr>
            <w:ins w:id="889" w:author="David Conklin" w:date="2020-12-08T15:47:00Z">
              <w:r>
                <w:rPr>
                  <w:rFonts w:cstheme="minorHAnsi"/>
                  <w:color w:val="000000"/>
                </w:rPr>
                <w:t>Blue River res</w:t>
              </w:r>
            </w:ins>
            <w:ins w:id="890" w:author="David Conklin" w:date="2020-12-08T15:48:00Z">
              <w:r>
                <w:rPr>
                  <w:rFonts w:cstheme="minorHAnsi"/>
                  <w:color w:val="000000"/>
                </w:rPr>
                <w:t>ervoir</w:t>
              </w:r>
            </w:ins>
          </w:p>
        </w:tc>
        <w:tc>
          <w:tcPr>
            <w:tcW w:w="2636" w:type="dxa"/>
            <w:tcPrChange w:id="891" w:author="David Conklin" w:date="2020-12-08T15:51:00Z">
              <w:tcPr>
                <w:tcW w:w="2636" w:type="dxa"/>
              </w:tcPr>
            </w:tcPrChange>
          </w:tcPr>
          <w:p w14:paraId="58E1FCB4" w14:textId="5D49EDB2" w:rsidR="007F2465" w:rsidRDefault="007F2465" w:rsidP="007F2465">
            <w:pPr>
              <w:autoSpaceDE w:val="0"/>
              <w:autoSpaceDN w:val="0"/>
              <w:adjustRightInd w:val="0"/>
              <w:jc w:val="center"/>
              <w:rPr>
                <w:ins w:id="892" w:author="David Conklin" w:date="2020-12-08T15:51:00Z"/>
                <w:rFonts w:cstheme="minorHAnsi"/>
                <w:color w:val="000000"/>
              </w:rPr>
              <w:pPrChange w:id="893" w:author="David Conklin" w:date="2020-12-08T15:55:00Z">
                <w:pPr>
                  <w:autoSpaceDE w:val="0"/>
                  <w:autoSpaceDN w:val="0"/>
                  <w:adjustRightInd w:val="0"/>
                </w:pPr>
              </w:pPrChange>
            </w:pPr>
            <w:ins w:id="894" w:author="David Conklin" w:date="2020-12-08T15:54:00Z">
              <w:r>
                <w:rPr>
                  <w:rFonts w:cstheme="minorHAnsi"/>
                  <w:color w:val="000000"/>
                </w:rPr>
                <w:t>932</w:t>
              </w:r>
            </w:ins>
          </w:p>
        </w:tc>
        <w:tc>
          <w:tcPr>
            <w:tcW w:w="2636" w:type="dxa"/>
            <w:tcPrChange w:id="895" w:author="David Conklin" w:date="2020-12-08T15:51:00Z">
              <w:tcPr>
                <w:tcW w:w="2636" w:type="dxa"/>
              </w:tcPr>
            </w:tcPrChange>
          </w:tcPr>
          <w:p w14:paraId="639386ED" w14:textId="4A34710E" w:rsidR="007F2465" w:rsidRDefault="007F2465" w:rsidP="007F2465">
            <w:pPr>
              <w:autoSpaceDE w:val="0"/>
              <w:autoSpaceDN w:val="0"/>
              <w:adjustRightInd w:val="0"/>
              <w:jc w:val="center"/>
              <w:rPr>
                <w:ins w:id="896" w:author="David Conklin" w:date="2020-12-08T15:47:00Z"/>
                <w:rFonts w:cstheme="minorHAnsi"/>
                <w:color w:val="000000"/>
              </w:rPr>
              <w:pPrChange w:id="897" w:author="David Conklin" w:date="2020-12-08T15:55:00Z">
                <w:pPr>
                  <w:autoSpaceDE w:val="0"/>
                  <w:autoSpaceDN w:val="0"/>
                  <w:adjustRightInd w:val="0"/>
                </w:pPr>
              </w:pPrChange>
            </w:pPr>
            <w:ins w:id="898" w:author="David Conklin" w:date="2020-12-08T15:48:00Z">
              <w:r>
                <w:rPr>
                  <w:rFonts w:cstheme="minorHAnsi"/>
                  <w:color w:val="000000"/>
                </w:rPr>
                <w:t>0.6</w:t>
              </w:r>
            </w:ins>
            <w:ins w:id="899" w:author="David Conklin" w:date="2020-12-08T15:50:00Z">
              <w:r>
                <w:rPr>
                  <w:rFonts w:cstheme="minorHAnsi"/>
                  <w:color w:val="000000"/>
                </w:rPr>
                <w:t>4</w:t>
              </w:r>
            </w:ins>
          </w:p>
        </w:tc>
        <w:tc>
          <w:tcPr>
            <w:tcW w:w="1661" w:type="dxa"/>
            <w:tcPrChange w:id="900" w:author="David Conklin" w:date="2020-12-08T15:51:00Z">
              <w:tcPr>
                <w:tcW w:w="1661" w:type="dxa"/>
              </w:tcPr>
            </w:tcPrChange>
          </w:tcPr>
          <w:p w14:paraId="2DAC1C1F" w14:textId="42361804" w:rsidR="007F2465" w:rsidRDefault="007F2465" w:rsidP="007F2465">
            <w:pPr>
              <w:autoSpaceDE w:val="0"/>
              <w:autoSpaceDN w:val="0"/>
              <w:adjustRightInd w:val="0"/>
              <w:jc w:val="center"/>
              <w:rPr>
                <w:ins w:id="901" w:author="David Conklin" w:date="2020-12-08T15:47:00Z"/>
                <w:rFonts w:cstheme="minorHAnsi"/>
                <w:color w:val="000000"/>
              </w:rPr>
              <w:pPrChange w:id="902" w:author="David Conklin" w:date="2020-12-08T15:55:00Z">
                <w:pPr>
                  <w:autoSpaceDE w:val="0"/>
                  <w:autoSpaceDN w:val="0"/>
                  <w:adjustRightInd w:val="0"/>
                </w:pPr>
              </w:pPrChange>
            </w:pPr>
            <w:ins w:id="903" w:author="David Conklin" w:date="2020-12-08T15:49:00Z">
              <w:r>
                <w:rPr>
                  <w:rFonts w:cstheme="minorHAnsi"/>
                  <w:color w:val="000000"/>
                </w:rPr>
                <w:t>2.70</w:t>
              </w:r>
            </w:ins>
          </w:p>
        </w:tc>
      </w:tr>
      <w:tr w:rsidR="007F2465" w14:paraId="107A73B3" w14:textId="77777777" w:rsidTr="007F2465">
        <w:trPr>
          <w:ins w:id="904" w:author="David Conklin" w:date="2020-12-08T15:49:00Z"/>
        </w:trPr>
        <w:tc>
          <w:tcPr>
            <w:tcW w:w="1110" w:type="dxa"/>
            <w:tcPrChange w:id="905" w:author="David Conklin" w:date="2020-12-08T15:51:00Z">
              <w:tcPr>
                <w:tcW w:w="1110" w:type="dxa"/>
              </w:tcPr>
            </w:tcPrChange>
          </w:tcPr>
          <w:p w14:paraId="408FED19" w14:textId="44B55FC9" w:rsidR="007F2465" w:rsidRDefault="007F2465" w:rsidP="007F2465">
            <w:pPr>
              <w:autoSpaceDE w:val="0"/>
              <w:autoSpaceDN w:val="0"/>
              <w:adjustRightInd w:val="0"/>
              <w:jc w:val="center"/>
              <w:rPr>
                <w:ins w:id="906" w:author="David Conklin" w:date="2020-12-08T15:49:00Z"/>
                <w:rFonts w:cstheme="minorHAnsi"/>
                <w:color w:val="000000"/>
              </w:rPr>
              <w:pPrChange w:id="907" w:author="David Conklin" w:date="2020-12-08T15:55:00Z">
                <w:pPr>
                  <w:autoSpaceDE w:val="0"/>
                  <w:autoSpaceDN w:val="0"/>
                  <w:adjustRightInd w:val="0"/>
                </w:pPr>
              </w:pPrChange>
            </w:pPr>
            <w:ins w:id="908" w:author="David Conklin" w:date="2020-12-08T15:49:00Z">
              <w:r>
                <w:rPr>
                  <w:rFonts w:cstheme="minorHAnsi"/>
                  <w:color w:val="000000"/>
                </w:rPr>
                <w:t>8</w:t>
              </w:r>
            </w:ins>
          </w:p>
        </w:tc>
        <w:tc>
          <w:tcPr>
            <w:tcW w:w="1968" w:type="dxa"/>
            <w:tcPrChange w:id="909" w:author="David Conklin" w:date="2020-12-08T15:51:00Z">
              <w:tcPr>
                <w:tcW w:w="1968" w:type="dxa"/>
              </w:tcPr>
            </w:tcPrChange>
          </w:tcPr>
          <w:p w14:paraId="6C87A5A1" w14:textId="3732FB14" w:rsidR="007F2465" w:rsidRDefault="007F2465" w:rsidP="007F2465">
            <w:pPr>
              <w:autoSpaceDE w:val="0"/>
              <w:autoSpaceDN w:val="0"/>
              <w:adjustRightInd w:val="0"/>
              <w:jc w:val="center"/>
              <w:rPr>
                <w:ins w:id="910" w:author="David Conklin" w:date="2020-12-08T15:49:00Z"/>
                <w:rFonts w:cstheme="minorHAnsi"/>
                <w:color w:val="000000"/>
              </w:rPr>
              <w:pPrChange w:id="911" w:author="David Conklin" w:date="2020-12-08T15:55:00Z">
                <w:pPr>
                  <w:autoSpaceDE w:val="0"/>
                  <w:autoSpaceDN w:val="0"/>
                  <w:adjustRightInd w:val="0"/>
                </w:pPr>
              </w:pPrChange>
            </w:pPr>
            <w:ins w:id="912" w:author="David Conklin" w:date="2020-12-08T15:49:00Z">
              <w:r>
                <w:rPr>
                  <w:rFonts w:cstheme="minorHAnsi"/>
                  <w:color w:val="000000"/>
                </w:rPr>
                <w:t>Cougar r</w:t>
              </w:r>
            </w:ins>
            <w:ins w:id="913" w:author="David Conklin" w:date="2020-12-08T15:50:00Z">
              <w:r>
                <w:rPr>
                  <w:rFonts w:cstheme="minorHAnsi"/>
                  <w:color w:val="000000"/>
                </w:rPr>
                <w:t>eservoir</w:t>
              </w:r>
            </w:ins>
          </w:p>
        </w:tc>
        <w:tc>
          <w:tcPr>
            <w:tcW w:w="2636" w:type="dxa"/>
            <w:tcPrChange w:id="914" w:author="David Conklin" w:date="2020-12-08T15:51:00Z">
              <w:tcPr>
                <w:tcW w:w="2636" w:type="dxa"/>
              </w:tcPr>
            </w:tcPrChange>
          </w:tcPr>
          <w:p w14:paraId="0637ADA9" w14:textId="3690A6B6" w:rsidR="007F2465" w:rsidRDefault="007F2465" w:rsidP="007F2465">
            <w:pPr>
              <w:autoSpaceDE w:val="0"/>
              <w:autoSpaceDN w:val="0"/>
              <w:adjustRightInd w:val="0"/>
              <w:jc w:val="center"/>
              <w:rPr>
                <w:ins w:id="915" w:author="David Conklin" w:date="2020-12-08T15:51:00Z"/>
                <w:rFonts w:cstheme="minorHAnsi"/>
                <w:color w:val="000000"/>
              </w:rPr>
              <w:pPrChange w:id="916" w:author="David Conklin" w:date="2020-12-08T15:55:00Z">
                <w:pPr>
                  <w:autoSpaceDE w:val="0"/>
                  <w:autoSpaceDN w:val="0"/>
                  <w:adjustRightInd w:val="0"/>
                </w:pPr>
              </w:pPrChange>
            </w:pPr>
            <w:ins w:id="917" w:author="David Conklin" w:date="2020-12-08T15:54:00Z">
              <w:r>
                <w:rPr>
                  <w:rFonts w:cstheme="minorHAnsi"/>
                  <w:color w:val="000000"/>
                </w:rPr>
                <w:t>122</w:t>
              </w:r>
            </w:ins>
            <w:ins w:id="918" w:author="David Conklin" w:date="2020-12-08T15:56:00Z">
              <w:r w:rsidR="00497166">
                <w:rPr>
                  <w:rFonts w:cstheme="minorHAnsi"/>
                  <w:color w:val="000000"/>
                </w:rPr>
                <w:t>2</w:t>
              </w:r>
            </w:ins>
          </w:p>
        </w:tc>
        <w:tc>
          <w:tcPr>
            <w:tcW w:w="2636" w:type="dxa"/>
            <w:tcPrChange w:id="919" w:author="David Conklin" w:date="2020-12-08T15:51:00Z">
              <w:tcPr>
                <w:tcW w:w="2636" w:type="dxa"/>
              </w:tcPr>
            </w:tcPrChange>
          </w:tcPr>
          <w:p w14:paraId="2AEA119E" w14:textId="70A85E54" w:rsidR="007F2465" w:rsidRDefault="007F2465" w:rsidP="007F2465">
            <w:pPr>
              <w:autoSpaceDE w:val="0"/>
              <w:autoSpaceDN w:val="0"/>
              <w:adjustRightInd w:val="0"/>
              <w:jc w:val="center"/>
              <w:rPr>
                <w:ins w:id="920" w:author="David Conklin" w:date="2020-12-08T15:49:00Z"/>
                <w:rFonts w:cstheme="minorHAnsi"/>
                <w:color w:val="000000"/>
              </w:rPr>
              <w:pPrChange w:id="921" w:author="David Conklin" w:date="2020-12-08T15:55:00Z">
                <w:pPr>
                  <w:autoSpaceDE w:val="0"/>
                  <w:autoSpaceDN w:val="0"/>
                  <w:adjustRightInd w:val="0"/>
                </w:pPr>
              </w:pPrChange>
            </w:pPr>
            <w:ins w:id="922" w:author="David Conklin" w:date="2020-12-08T15:50:00Z">
              <w:r>
                <w:rPr>
                  <w:rFonts w:cstheme="minorHAnsi"/>
                  <w:color w:val="000000"/>
                </w:rPr>
                <w:t>0.38</w:t>
              </w:r>
            </w:ins>
          </w:p>
        </w:tc>
        <w:tc>
          <w:tcPr>
            <w:tcW w:w="1661" w:type="dxa"/>
            <w:tcPrChange w:id="923" w:author="David Conklin" w:date="2020-12-08T15:51:00Z">
              <w:tcPr>
                <w:tcW w:w="1661" w:type="dxa"/>
              </w:tcPr>
            </w:tcPrChange>
          </w:tcPr>
          <w:p w14:paraId="70B2A540" w14:textId="216630E0" w:rsidR="007F2465" w:rsidRDefault="007F2465" w:rsidP="007F2465">
            <w:pPr>
              <w:autoSpaceDE w:val="0"/>
              <w:autoSpaceDN w:val="0"/>
              <w:adjustRightInd w:val="0"/>
              <w:jc w:val="center"/>
              <w:rPr>
                <w:ins w:id="924" w:author="David Conklin" w:date="2020-12-08T15:49:00Z"/>
                <w:rFonts w:cstheme="minorHAnsi"/>
                <w:color w:val="000000"/>
              </w:rPr>
              <w:pPrChange w:id="925" w:author="David Conklin" w:date="2020-12-08T15:55:00Z">
                <w:pPr>
                  <w:autoSpaceDE w:val="0"/>
                  <w:autoSpaceDN w:val="0"/>
                  <w:adjustRightInd w:val="0"/>
                </w:pPr>
              </w:pPrChange>
            </w:pPr>
            <w:ins w:id="926" w:author="David Conklin" w:date="2020-12-08T15:50:00Z">
              <w:r>
                <w:rPr>
                  <w:rFonts w:cstheme="minorHAnsi"/>
                  <w:color w:val="000000"/>
                </w:rPr>
                <w:t>3.61</w:t>
              </w:r>
            </w:ins>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927" w:name="_Toc58341822"/>
      <w:r>
        <w:t>Thermal stratification in reservoirs</w:t>
      </w:r>
      <w:bookmarkEnd w:id="927"/>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928" w:name="_Toc58341823"/>
      <w:r>
        <w:t>Thermal loading</w:t>
      </w:r>
      <w:bookmarkEnd w:id="928"/>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lastRenderedPageBreak/>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929" w:name="_Toc58341824"/>
      <w:r>
        <w:t>Reservoirs</w:t>
      </w:r>
      <w:bookmarkEnd w:id="929"/>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lastRenderedPageBreak/>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930" w:name="_Toc58341825"/>
      <w:r>
        <w:t>Reservoir data</w:t>
      </w:r>
      <w:bookmarkEnd w:id="930"/>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lastRenderedPageBreak/>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31" w:name="_Toc58341826"/>
      <w:r>
        <w:lastRenderedPageBreak/>
        <w:t>Reservoir data sources</w:t>
      </w:r>
      <w:bookmarkEnd w:id="931"/>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932" w:name="_Toc58341827"/>
      <w:r>
        <w:t>Creating a new study area</w:t>
      </w:r>
      <w:r w:rsidR="00A55502">
        <w:t xml:space="preserve"> from a watershed within the WRB</w:t>
      </w:r>
      <w:bookmarkEnd w:id="932"/>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lastRenderedPageBreak/>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F4041B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90C07">
        <w:t xml:space="preserve">Figure </w:t>
      </w:r>
      <w:r w:rsidR="00F90C0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 xml:space="preserve">Any other files specific to the subbasin should also be placed in </w:t>
      </w:r>
      <w:r w:rsidR="00767641">
        <w:rPr>
          <w:rFonts w:asciiTheme="minorHAnsi" w:hAnsiTheme="minorHAnsi" w:cstheme="minorHAnsi"/>
          <w:sz w:val="22"/>
        </w:rPr>
        <w:lastRenderedPageBreak/>
        <w:t>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33" w:name="_Toc58341828"/>
      <w:r>
        <w:t>Limitations of subbasin simulations</w:t>
      </w:r>
      <w:bookmarkEnd w:id="93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69CA34BA" w:rsidR="009C132A" w:rsidRPr="00D14E53"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934" w:name="_Toc58341829"/>
      <w:r>
        <w:t>North Santiam study area</w:t>
      </w:r>
      <w:bookmarkEnd w:id="934"/>
    </w:p>
    <w:p w14:paraId="24DE991F" w14:textId="77777777" w:rsidR="000C5A18" w:rsidRDefault="000C5A18" w:rsidP="000C5A18"/>
    <w:p w14:paraId="0AA4F828" w14:textId="1AD95D7F"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90C07">
        <w:t xml:space="preserve">Figure </w:t>
      </w:r>
      <w:r w:rsidR="00F90C0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935" w:name="_Toc58341830"/>
      <w:r>
        <w:rPr>
          <w:rFonts w:eastAsia="Times New Roman"/>
        </w:rPr>
        <w:lastRenderedPageBreak/>
        <w:t>Instream water rights</w:t>
      </w:r>
      <w:bookmarkEnd w:id="935"/>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0F38D7ED" w:rsidR="00AE364B" w:rsidRDefault="005C1A69" w:rsidP="005C1A69">
      <w:pPr>
        <w:pStyle w:val="Caption"/>
      </w:pPr>
      <w:bookmarkStart w:id="936"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90C07">
        <w:rPr>
          <w:noProof/>
        </w:rPr>
        <w:t>6</w:t>
      </w:r>
      <w:r w:rsidR="000B183E">
        <w:rPr>
          <w:noProof/>
        </w:rPr>
        <w:fldChar w:fldCharType="end"/>
      </w:r>
      <w:r>
        <w:t xml:space="preserve">. Instream water rights in </w:t>
      </w:r>
      <w:r w:rsidR="00077987">
        <w:t>the North Santiam watershed</w:t>
      </w:r>
      <w:bookmarkEnd w:id="936"/>
    </w:p>
    <w:p w14:paraId="0FD5899C" w14:textId="77777777" w:rsidR="0092040E" w:rsidRDefault="0092040E" w:rsidP="0092040E"/>
    <w:p w14:paraId="0E0CDFE5" w14:textId="77777777" w:rsidR="00B91F45" w:rsidRDefault="00B47486" w:rsidP="00B91F45">
      <w:pPr>
        <w:pStyle w:val="Heading2"/>
      </w:pPr>
      <w:bookmarkStart w:id="937" w:name="_Toc58341831"/>
      <w:r>
        <w:t xml:space="preserve">Municipal </w:t>
      </w:r>
      <w:r w:rsidR="00057A5D">
        <w:t>w</w:t>
      </w:r>
      <w:r>
        <w:t xml:space="preserve">ater </w:t>
      </w:r>
      <w:r w:rsidR="00D97755">
        <w:t>r</w:t>
      </w:r>
      <w:r>
        <w:t>ights</w:t>
      </w:r>
      <w:bookmarkEnd w:id="937"/>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938" w:name="_Toc58341832"/>
      <w:r>
        <w:t>McKenzie Basin Wetlands Study</w:t>
      </w:r>
      <w:bookmarkEnd w:id="938"/>
    </w:p>
    <w:p w14:paraId="79498AD8" w14:textId="77777777" w:rsidR="00736461" w:rsidRPr="00D97CDA" w:rsidRDefault="00736461" w:rsidP="00A8214A"/>
    <w:p w14:paraId="2403DDA0" w14:textId="063D759E" w:rsidR="00275338" w:rsidRDefault="003613A1" w:rsidP="00A8214A">
      <w:pPr>
        <w:pStyle w:val="Heading2"/>
      </w:pPr>
      <w:bookmarkStart w:id="939" w:name="_Toc58341833"/>
      <w:r>
        <w:t xml:space="preserve">Project </w:t>
      </w:r>
      <w:r w:rsidR="00DC262D">
        <w:t>Overview</w:t>
      </w:r>
      <w:bookmarkEnd w:id="939"/>
    </w:p>
    <w:p w14:paraId="6C66CC56" w14:textId="5E9E2C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90C07">
        <w:t xml:space="preserve">Figure </w:t>
      </w:r>
      <w:r w:rsidR="00F90C0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 xml:space="preserve">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t>
      </w:r>
      <w:r>
        <w:lastRenderedPageBreak/>
        <w:t>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23433E8" w:rsidR="00275338" w:rsidRDefault="009767A5" w:rsidP="00A8214A">
      <w:pPr>
        <w:pStyle w:val="Caption"/>
      </w:pPr>
      <w:bookmarkStart w:id="940" w:name="_Ref48282850"/>
      <w:bookmarkStart w:id="941" w:name="_Toc53219839"/>
      <w:r>
        <w:t xml:space="preserve">Figure </w:t>
      </w:r>
      <w:fldSimple w:instr=" SEQ Figure \* ARABIC ">
        <w:r w:rsidR="00F90C07">
          <w:rPr>
            <w:noProof/>
          </w:rPr>
          <w:t>7</w:t>
        </w:r>
      </w:fldSimple>
      <w:bookmarkEnd w:id="940"/>
      <w:r>
        <w:t>. McKenzie basin in CW3M screen capture</w:t>
      </w:r>
      <w:bookmarkEnd w:id="941"/>
    </w:p>
    <w:p w14:paraId="3526B0D7" w14:textId="77777777" w:rsidR="009767A5" w:rsidRDefault="009767A5" w:rsidP="00275338">
      <w:pPr>
        <w:rPr>
          <w:noProof/>
        </w:rPr>
      </w:pPr>
    </w:p>
    <w:p w14:paraId="70EAE41D" w14:textId="56EF4B40" w:rsidR="004D33B7" w:rsidRDefault="004D33B7" w:rsidP="00275338">
      <w:r>
        <w:rPr>
          <w:noProof/>
        </w:rPr>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E21F510" w:rsidR="004D33B7" w:rsidRDefault="009767A5" w:rsidP="00A8214A">
      <w:pPr>
        <w:pStyle w:val="Caption"/>
      </w:pPr>
      <w:bookmarkStart w:id="942" w:name="_Ref48282776"/>
      <w:bookmarkStart w:id="943" w:name="_Ref48282732"/>
      <w:bookmarkStart w:id="944" w:name="_Toc53219840"/>
      <w:r>
        <w:t xml:space="preserve">Figure </w:t>
      </w:r>
      <w:fldSimple w:instr=" SEQ Figure \* ARABIC ">
        <w:r w:rsidR="00F90C07">
          <w:rPr>
            <w:noProof/>
          </w:rPr>
          <w:t>8</w:t>
        </w:r>
      </w:fldSimple>
      <w:bookmarkEnd w:id="942"/>
      <w:r>
        <w:t>. Wetlands in the lower McKenzie basin, with their WETL_ID attribute values</w:t>
      </w:r>
      <w:bookmarkEnd w:id="943"/>
      <w:bookmarkEnd w:id="944"/>
    </w:p>
    <w:p w14:paraId="364BDC9E" w14:textId="77777777" w:rsidR="004D33B7" w:rsidRDefault="004D33B7" w:rsidP="00275338"/>
    <w:p w14:paraId="6EF95807" w14:textId="5E566C26" w:rsidR="003613A1" w:rsidRDefault="003613A1" w:rsidP="00A8214A">
      <w:pPr>
        <w:pStyle w:val="Heading2"/>
      </w:pPr>
      <w:bookmarkStart w:id="945" w:name="_Toc58341834"/>
      <w:r>
        <w:t>Model and Simulation Overview</w:t>
      </w:r>
      <w:bookmarkEnd w:id="945"/>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 xml:space="preserve">Every reach is associated with a single HRU (Reach layer attribute HRU_ID).  Some or all of the drainage from </w:t>
      </w:r>
      <w:r w:rsidR="00156AFB">
        <w:lastRenderedPageBreak/>
        <w:t>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946" w:name="_Toc58341835"/>
      <w:r>
        <w:t>McKenzie wetlands in the initial versions of the IDU, HRU, and Reach data layers</w:t>
      </w:r>
      <w:bookmarkEnd w:id="946"/>
    </w:p>
    <w:p w14:paraId="79661602" w14:textId="4CDFD7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90C07">
        <w:t xml:space="preserve">Figure </w:t>
      </w:r>
      <w:r w:rsidR="00F90C0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47" w:name="_Toc49175988"/>
      <w:bookmarkStart w:id="948" w:name="_Toc58341836"/>
      <w:r>
        <w:t>Data changes for better representation of wetlands</w:t>
      </w:r>
      <w:bookmarkEnd w:id="947"/>
      <w:bookmarkEnd w:id="948"/>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 xml:space="preserve">2. Develop a shapefile which represents historic, current, and potential future wetlands, divided into polygons by LULC_B values.  Intersect that shapefile with the existing IDU shapefile to produce a new </w:t>
      </w:r>
      <w:r>
        <w:lastRenderedPageBreak/>
        <w:t>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49" w:name="_Toc58341837"/>
      <w:r>
        <w:t xml:space="preserve">Projection, </w:t>
      </w:r>
      <w:r w:rsidR="006F174A">
        <w:t>Calendar</w:t>
      </w:r>
      <w:r>
        <w:t>,</w:t>
      </w:r>
      <w:r w:rsidR="006F174A">
        <w:t xml:space="preserve"> and </w:t>
      </w:r>
      <w:r w:rsidR="009D540F">
        <w:t>Units</w:t>
      </w:r>
      <w:bookmarkEnd w:id="949"/>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950" w:name="_Toc58341838"/>
      <w:r>
        <w:t>Simulation of changes in wetlands over time</w:t>
      </w:r>
      <w:bookmarkEnd w:id="950"/>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51" w:name="_Toc58341839"/>
      <w:r>
        <w:t xml:space="preserve">How wetlands </w:t>
      </w:r>
      <w:r w:rsidR="000806A1">
        <w:t>are</w:t>
      </w:r>
      <w:r>
        <w:t xml:space="preserve"> represented</w:t>
      </w:r>
      <w:r w:rsidR="006D6388">
        <w:t xml:space="preserve"> in the model</w:t>
      </w:r>
      <w:bookmarkEnd w:id="951"/>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w:t>
      </w:r>
      <w:r>
        <w:lastRenderedPageBreak/>
        <w:t xml:space="preserve">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lastRenderedPageBreak/>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952" w:name="_Toc58341840"/>
      <w:r>
        <w:t>Attributes of interest in the wetlands study</w:t>
      </w:r>
      <w:bookmarkEnd w:id="95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53" w:name="_Toc58341841"/>
      <w:r>
        <w:t>A WETNESS attribute</w:t>
      </w:r>
      <w:bookmarkEnd w:id="953"/>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954" w:name="_Toc58341842"/>
      <w:r>
        <w:t>Calculating the exchange of water between the wetland and the reach</w:t>
      </w:r>
      <w:bookmarkEnd w:id="954"/>
    </w:p>
    <w:p w14:paraId="71419F3E" w14:textId="001ADEBC" w:rsidR="00871F69" w:rsidRDefault="00871F69" w:rsidP="00871F69">
      <w:pPr>
        <w:pStyle w:val="Heading3"/>
      </w:pPr>
      <w:bookmarkStart w:id="955" w:name="_Toc58341843"/>
      <w:r>
        <w:t xml:space="preserve">Wetland </w:t>
      </w:r>
      <w:r w:rsidR="007A55EC">
        <w:t xml:space="preserve">IDU </w:t>
      </w:r>
      <w:r>
        <w:t>parameters</w:t>
      </w:r>
      <w:bookmarkEnd w:id="95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956" w:name="_Toc58341844"/>
      <w:r>
        <w:t>Reach parameters</w:t>
      </w:r>
      <w:bookmarkEnd w:id="956"/>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957" w:name="_Toc58341845"/>
      <w:r>
        <w:t>Loss (or gain) of wetlands</w:t>
      </w:r>
      <w:bookmarkEnd w:id="957"/>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958" w:name="_Toc58341846"/>
      <w:r>
        <w:t>Reality check</w:t>
      </w:r>
      <w:bookmarkEnd w:id="958"/>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6D5BF44A" w:rsidR="006D6388" w:rsidRDefault="005F3164" w:rsidP="006D6388">
      <w:del w:id="959" w:author="David Conklin" w:date="2020-12-08T14:22:00Z">
        <w:r w:rsidDel="00E869F7">
          <w:rPr>
            <w:noProof/>
          </w:rPr>
          <w:drawing>
            <wp:inline distT="0" distB="0" distL="0" distR="0" wp14:anchorId="1314FDED" wp14:editId="7BB7AA73">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del>
    </w:p>
    <w:p w14:paraId="630C60EC" w14:textId="373158C1" w:rsidR="005F3164" w:rsidRDefault="005F3164" w:rsidP="006D6388"/>
    <w:p w14:paraId="7B26BEC6" w14:textId="120300E4" w:rsidR="003655CF" w:rsidRDefault="00914CB4" w:rsidP="006D6388">
      <w:pPr>
        <w:rPr>
          <w:ins w:id="960" w:author="David Conklin" w:date="2020-12-08T14:14:00Z"/>
          <w:noProof/>
        </w:rPr>
      </w:pPr>
      <w:ins w:id="961" w:author="David Conklin" w:date="2020-12-08T14:13:00Z">
        <w:r>
          <w:rPr>
            <w:noProof/>
          </w:rPr>
          <w:drawing>
            <wp:inline distT="0" distB="0" distL="0" distR="0" wp14:anchorId="4A840B45" wp14:editId="46B12AA9">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r>
          <w:rPr>
            <w:noProof/>
          </w:rPr>
          <w:t xml:space="preserve"> </w:t>
        </w:r>
      </w:ins>
      <w:del w:id="962" w:author="David Conklin" w:date="2020-12-08T14:14:00Z">
        <w:r w:rsidR="003655CF" w:rsidDel="00E869F7">
          <w:rPr>
            <w:noProof/>
          </w:rPr>
          <w:drawing>
            <wp:inline distT="0" distB="0" distL="0" distR="0" wp14:anchorId="60BE44F4" wp14:editId="7C638C1C">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5735"/>
                      </a:xfrm>
                      <a:prstGeom prst="rect">
                        <a:avLst/>
                      </a:prstGeom>
                    </pic:spPr>
                  </pic:pic>
                </a:graphicData>
              </a:graphic>
            </wp:inline>
          </w:drawing>
        </w:r>
      </w:del>
    </w:p>
    <w:p w14:paraId="65FB1B87" w14:textId="77777777" w:rsidR="00E869F7" w:rsidRDefault="00E869F7" w:rsidP="006D6388">
      <w:pPr>
        <w:rPr>
          <w:ins w:id="963" w:author="David Conklin" w:date="2020-12-08T14:21:00Z"/>
        </w:rPr>
      </w:pPr>
    </w:p>
    <w:p w14:paraId="1845E1E7" w14:textId="3E267FA1" w:rsidR="00E869F7" w:rsidRDefault="00E869F7" w:rsidP="006D6388">
      <w:ins w:id="964" w:author="David Conklin" w:date="2020-12-08T14:21:00Z">
        <w:r>
          <w:rPr>
            <w:noProof/>
          </w:rPr>
          <w:lastRenderedPageBreak/>
          <w:drawing>
            <wp:inline distT="0" distB="0" distL="0" distR="0" wp14:anchorId="62FBDD98" wp14:editId="1D220BAC">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1540"/>
                      </a:xfrm>
                      <a:prstGeom prst="rect">
                        <a:avLst/>
                      </a:prstGeom>
                    </pic:spPr>
                  </pic:pic>
                </a:graphicData>
              </a:graphic>
            </wp:inline>
          </w:drawing>
        </w:r>
      </w:ins>
    </w:p>
    <w:p w14:paraId="38E34BDD" w14:textId="7861F535" w:rsidR="007E57E4" w:rsidRDefault="007E57E4" w:rsidP="006D6388"/>
    <w:p w14:paraId="6108DC47" w14:textId="1FD168E9" w:rsidR="007E57E4" w:rsidRDefault="00B22A8A" w:rsidP="007E57E4">
      <w:pPr>
        <w:pStyle w:val="Heading2"/>
      </w:pPr>
      <w:bookmarkStart w:id="965" w:name="_Toc58341847"/>
      <w:r>
        <w:t>High Cascades Springs</w:t>
      </w:r>
      <w:bookmarkEnd w:id="965"/>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lastRenderedPageBreak/>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966" w:name="_Toc58341848"/>
      <w:r>
        <w:t>Calibration</w:t>
      </w:r>
      <w:r w:rsidR="00B06ED6">
        <w:t xml:space="preserve"> and simulation skill</w:t>
      </w:r>
      <w:bookmarkEnd w:id="966"/>
    </w:p>
    <w:p w14:paraId="72382DEC" w14:textId="643B2D1C" w:rsidR="00081FEC" w:rsidRDefault="00081FEC" w:rsidP="00081FEC">
      <w:r>
        <w:t>For evaluating the model’s skill at simulating streamflows, we use 4 statistics recommended by Moriasi et al. (2007, 2015; see especially Table 5, pp 1771-2 in the 2015 pub).  These “Moriasi statistics” are NSE, PBIAS, RSR, and R</w:t>
      </w:r>
      <w:r>
        <w:rPr>
          <w:vertAlign w:val="superscript"/>
        </w:rPr>
        <w:t>2</w:t>
      </w:r>
      <w:r>
        <w:t>.  For stream temperatures, we substitute MAE for RSR.</w:t>
      </w:r>
    </w:p>
    <w:p w14:paraId="4D3E7CB0" w14:textId="77777777" w:rsidR="00081FEC" w:rsidRPr="002D591A" w:rsidRDefault="00081FEC" w:rsidP="002D591A"/>
    <w:p w14:paraId="08A0E44B" w14:textId="7D7FEB01" w:rsidR="00A81ED1" w:rsidRDefault="00A81ED1" w:rsidP="00A81ED1">
      <w:r>
        <w:t>Initial calibration of CW3M for the McKenzie basin, done through 1</w:t>
      </w:r>
      <w:r w:rsidR="005160F8">
        <w:t>2/</w:t>
      </w:r>
      <w:r w:rsidR="00CC3A0F">
        <w:t>7</w:t>
      </w:r>
      <w:r>
        <w:t xml:space="preserve">/20 for the EPA-funded study, </w:t>
      </w:r>
      <w:r w:rsidR="005160F8">
        <w:t xml:space="preserve">has </w:t>
      </w:r>
      <w:r>
        <w:t>yield</w:t>
      </w:r>
      <w:r w:rsidR="005160F8">
        <w:t>ed</w:t>
      </w:r>
      <w:r>
        <w:t xml:space="preserve"> mixed good and bad skill statistics.</w:t>
      </w:r>
      <w:r w:rsidR="00B64193">
        <w:t xml:space="preserve">  Simulated monthly flows for 2010-18 at 7 of the 13 gages listed above match the gage records well enough to rate </w:t>
      </w:r>
      <w:r w:rsidR="003D64A1">
        <w:t xml:space="preserve">generally </w:t>
      </w:r>
      <w:r w:rsidR="00B64193">
        <w:t>satisfactory or better, using the Moriasi skill criteria (Moriasi et al. 2007, 2015).  Simulated flows at the other 6 gages are not satisfactory.  Simulated monthly stream temperatures are</w:t>
      </w:r>
      <w:r w:rsidR="00CC3A0F">
        <w:t xml:space="preserve"> generally</w:t>
      </w:r>
      <w:r w:rsidR="00B64193">
        <w:t xml:space="preserve"> satisfactory or better at </w:t>
      </w:r>
      <w:r w:rsidR="005160F8">
        <w:t>all</w:t>
      </w:r>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F15A059" w:rsid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w:t>
      </w:r>
      <w:r w:rsidR="00C2652D">
        <w:lastRenderedPageBreak/>
        <w:t xml:space="preserve">proportional differences between model predictions and measured data”, citing Legates and McCabe (1999). </w:t>
      </w:r>
    </w:p>
    <w:p w14:paraId="10593BFB" w14:textId="001A3981" w:rsidR="00081FEC" w:rsidRPr="0064217D" w:rsidRDefault="00081FEC" w:rsidP="0064217D">
      <w:pPr>
        <w:numPr>
          <w:ilvl w:val="0"/>
          <w:numId w:val="3"/>
        </w:numPr>
      </w:pPr>
      <w:r>
        <w:t>MAE – Mean absolute error.  This is the absolute value of the average difference between the simulated value and an observed value, expressed in the units of the observations.  As such it is useful to</w:t>
      </w:r>
      <w:r w:rsidR="00BE0485">
        <w:t xml:space="preserve"> inform one’s expectation of the accuracy of the simulation.  We use MAE in deg C to indicate the </w:t>
      </w:r>
      <w:r w:rsidR="005A069A">
        <w:t>uncertainty</w:t>
      </w:r>
      <w:r w:rsidR="00BE0485">
        <w:t xml:space="preserve"> in simulated stream temperatures.</w:t>
      </w:r>
    </w:p>
    <w:p w14:paraId="30BAC78D" w14:textId="717AA15C" w:rsidR="0064217D" w:rsidRDefault="0064217D" w:rsidP="00A81ED1"/>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70690136" w:rsidR="00A81ED1" w:rsidRDefault="00F81EFD" w:rsidP="00A81ED1">
      <w:r>
        <w:lastRenderedPageBreak/>
        <w:t xml:space="preserve">Flow locations with </w:t>
      </w:r>
      <w:r w:rsidR="00961DC2">
        <w:t xml:space="preserve">generally </w:t>
      </w:r>
      <w:r>
        <w:t xml:space="preserve">satisfactory or better simulation skill grades, as of CW3M version </w:t>
      </w:r>
      <w:r w:rsidR="00CD73D7">
        <w:t>1</w:t>
      </w:r>
      <w:r w:rsidR="009062DF">
        <w:t>51</w:t>
      </w:r>
    </w:p>
    <w:p w14:paraId="7DE00C0C" w14:textId="6E688B88" w:rsidR="00B06ED6" w:rsidRPr="002854B5" w:rsidRDefault="00B06ED6" w:rsidP="00D14E53">
      <w:r>
        <w:t>(NS = not satisfactory, S = satisfactory, G  = good, VG = very good)</w:t>
      </w:r>
      <w:r w:rsidR="00961DC2">
        <w:t>. Statistics are calculated on 108 monthly flow values for 2010-18.</w:t>
      </w:r>
    </w:p>
    <w:tbl>
      <w:tblPr>
        <w:tblStyle w:val="TableGrid"/>
        <w:tblW w:w="0" w:type="auto"/>
        <w:tblLook w:val="04A0" w:firstRow="1" w:lastRow="0" w:firstColumn="1" w:lastColumn="0" w:noHBand="0" w:noVBand="1"/>
      </w:tblPr>
      <w:tblGrid>
        <w:gridCol w:w="1109"/>
        <w:gridCol w:w="1109"/>
        <w:gridCol w:w="3459"/>
        <w:gridCol w:w="909"/>
        <w:gridCol w:w="831"/>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060258" w14:paraId="37240E71" w14:textId="6E4432C1" w:rsidTr="0064217D">
        <w:tc>
          <w:tcPr>
            <w:tcW w:w="0" w:type="auto"/>
          </w:tcPr>
          <w:p w14:paraId="70D26B56" w14:textId="7F446609" w:rsidR="00060258" w:rsidRDefault="00060258" w:rsidP="007E57E4">
            <w:r>
              <w:t>14158790</w:t>
            </w:r>
          </w:p>
        </w:tc>
        <w:tc>
          <w:tcPr>
            <w:tcW w:w="0" w:type="auto"/>
          </w:tcPr>
          <w:p w14:paraId="536CB10F" w14:textId="3A12617A" w:rsidR="00060258" w:rsidRDefault="00060258" w:rsidP="007E57E4">
            <w:r>
              <w:t>23773393</w:t>
            </w:r>
          </w:p>
        </w:tc>
        <w:tc>
          <w:tcPr>
            <w:tcW w:w="0" w:type="auto"/>
          </w:tcPr>
          <w:p w14:paraId="0BD17F2B" w14:textId="03F6E0E2" w:rsidR="00060258" w:rsidRDefault="00060258" w:rsidP="007E57E4">
            <w:r>
              <w:t>SMITH R ABV SMITH R RESV</w:t>
            </w:r>
          </w:p>
        </w:tc>
        <w:tc>
          <w:tcPr>
            <w:tcW w:w="0" w:type="auto"/>
          </w:tcPr>
          <w:p w14:paraId="7F084B9D" w14:textId="478D07E6" w:rsidR="00060258" w:rsidRDefault="00060258" w:rsidP="007E57E4">
            <w:r>
              <w:t>%bias</w:t>
            </w:r>
          </w:p>
        </w:tc>
        <w:tc>
          <w:tcPr>
            <w:tcW w:w="0" w:type="auto"/>
          </w:tcPr>
          <w:p w14:paraId="7C49D2AC" w14:textId="07605A86" w:rsidR="00060258" w:rsidRDefault="00060258" w:rsidP="007E57E4">
            <w:r>
              <w:t>0.</w:t>
            </w:r>
            <w:r w:rsidR="009062DF">
              <w:t>2</w:t>
            </w:r>
            <w:r>
              <w:t>%</w:t>
            </w:r>
          </w:p>
        </w:tc>
        <w:tc>
          <w:tcPr>
            <w:tcW w:w="0" w:type="auto"/>
          </w:tcPr>
          <w:p w14:paraId="495C0109" w14:textId="6DBFBB7A" w:rsidR="00060258" w:rsidRDefault="00060258" w:rsidP="007E57E4">
            <w:r>
              <w:t>VG</w:t>
            </w:r>
          </w:p>
        </w:tc>
      </w:tr>
      <w:tr w:rsidR="00060258" w14:paraId="0BEEAF8B" w14:textId="77777777" w:rsidTr="0064217D">
        <w:tc>
          <w:tcPr>
            <w:tcW w:w="0" w:type="auto"/>
          </w:tcPr>
          <w:p w14:paraId="63F2225F" w14:textId="77777777" w:rsidR="00060258" w:rsidRDefault="00060258" w:rsidP="007E57E4"/>
        </w:tc>
        <w:tc>
          <w:tcPr>
            <w:tcW w:w="0" w:type="auto"/>
          </w:tcPr>
          <w:p w14:paraId="5B1D869A" w14:textId="77777777" w:rsidR="00060258" w:rsidRDefault="00060258" w:rsidP="007E57E4"/>
        </w:tc>
        <w:tc>
          <w:tcPr>
            <w:tcW w:w="0" w:type="auto"/>
          </w:tcPr>
          <w:p w14:paraId="16C1B7F6" w14:textId="77777777" w:rsidR="00060258" w:rsidRDefault="00060258" w:rsidP="007E57E4"/>
        </w:tc>
        <w:tc>
          <w:tcPr>
            <w:tcW w:w="0" w:type="auto"/>
          </w:tcPr>
          <w:p w14:paraId="20BB0F11" w14:textId="4B6AF6FB" w:rsidR="00060258" w:rsidRDefault="00060258" w:rsidP="007E57E4">
            <w:r>
              <w:t>NSE</w:t>
            </w:r>
          </w:p>
        </w:tc>
        <w:tc>
          <w:tcPr>
            <w:tcW w:w="0" w:type="auto"/>
          </w:tcPr>
          <w:p w14:paraId="433DC994" w14:textId="5B7921B1" w:rsidR="00060258" w:rsidRDefault="00060258" w:rsidP="007E57E4">
            <w:r>
              <w:t>0.69</w:t>
            </w:r>
          </w:p>
        </w:tc>
        <w:tc>
          <w:tcPr>
            <w:tcW w:w="0" w:type="auto"/>
          </w:tcPr>
          <w:p w14:paraId="346B1AC4" w14:textId="510E7A36" w:rsidR="00060258" w:rsidRDefault="00060258" w:rsidP="007E57E4">
            <w:r>
              <w:t>S</w:t>
            </w:r>
          </w:p>
        </w:tc>
      </w:tr>
      <w:tr w:rsidR="00060258" w14:paraId="62F4789A" w14:textId="77777777" w:rsidTr="0064217D">
        <w:tc>
          <w:tcPr>
            <w:tcW w:w="0" w:type="auto"/>
          </w:tcPr>
          <w:p w14:paraId="527ECE4E" w14:textId="77777777" w:rsidR="00060258" w:rsidRDefault="00060258" w:rsidP="007E57E4"/>
        </w:tc>
        <w:tc>
          <w:tcPr>
            <w:tcW w:w="0" w:type="auto"/>
          </w:tcPr>
          <w:p w14:paraId="65BD7381" w14:textId="77777777" w:rsidR="00060258" w:rsidRDefault="00060258" w:rsidP="007E57E4"/>
        </w:tc>
        <w:tc>
          <w:tcPr>
            <w:tcW w:w="0" w:type="auto"/>
          </w:tcPr>
          <w:p w14:paraId="30050EA8" w14:textId="77777777" w:rsidR="00060258" w:rsidRDefault="00060258" w:rsidP="007E57E4"/>
        </w:tc>
        <w:tc>
          <w:tcPr>
            <w:tcW w:w="0" w:type="auto"/>
          </w:tcPr>
          <w:p w14:paraId="4D1000FF" w14:textId="188EBBFB" w:rsidR="00060258" w:rsidRDefault="00060258" w:rsidP="007E57E4">
            <w:r>
              <w:t>RSR</w:t>
            </w:r>
          </w:p>
        </w:tc>
        <w:tc>
          <w:tcPr>
            <w:tcW w:w="0" w:type="auto"/>
          </w:tcPr>
          <w:p w14:paraId="7A0318CA" w14:textId="24F39E4C" w:rsidR="00060258" w:rsidRDefault="00060258" w:rsidP="007E57E4">
            <w:r>
              <w:t>0.55</w:t>
            </w:r>
          </w:p>
        </w:tc>
        <w:tc>
          <w:tcPr>
            <w:tcW w:w="0" w:type="auto"/>
          </w:tcPr>
          <w:p w14:paraId="63DAFBA3" w14:textId="310C96A3" w:rsidR="00060258" w:rsidRDefault="00060258" w:rsidP="007E57E4">
            <w:r>
              <w:t>G</w:t>
            </w:r>
          </w:p>
        </w:tc>
      </w:tr>
      <w:tr w:rsidR="00060258" w14:paraId="1992545C" w14:textId="77777777" w:rsidTr="0064217D">
        <w:tc>
          <w:tcPr>
            <w:tcW w:w="0" w:type="auto"/>
          </w:tcPr>
          <w:p w14:paraId="5D3E4791" w14:textId="77777777" w:rsidR="00060258" w:rsidRDefault="00060258" w:rsidP="007E57E4"/>
        </w:tc>
        <w:tc>
          <w:tcPr>
            <w:tcW w:w="0" w:type="auto"/>
          </w:tcPr>
          <w:p w14:paraId="394C7505" w14:textId="77777777" w:rsidR="00060258" w:rsidRDefault="00060258" w:rsidP="007E57E4"/>
        </w:tc>
        <w:tc>
          <w:tcPr>
            <w:tcW w:w="0" w:type="auto"/>
          </w:tcPr>
          <w:p w14:paraId="45321782" w14:textId="77777777" w:rsidR="00060258" w:rsidRDefault="00060258" w:rsidP="007E57E4"/>
        </w:tc>
        <w:tc>
          <w:tcPr>
            <w:tcW w:w="0" w:type="auto"/>
          </w:tcPr>
          <w:p w14:paraId="2DBCB623" w14:textId="36310DDD" w:rsidR="00060258" w:rsidRDefault="00060258" w:rsidP="007E57E4">
            <w:r>
              <w:t>R2</w:t>
            </w:r>
          </w:p>
        </w:tc>
        <w:tc>
          <w:tcPr>
            <w:tcW w:w="0" w:type="auto"/>
          </w:tcPr>
          <w:p w14:paraId="3BA4235F" w14:textId="12BF1411" w:rsidR="00060258" w:rsidRDefault="00060258" w:rsidP="007E57E4">
            <w:r>
              <w:t>0.72</w:t>
            </w:r>
          </w:p>
        </w:tc>
        <w:tc>
          <w:tcPr>
            <w:tcW w:w="0" w:type="auto"/>
          </w:tcPr>
          <w:p w14:paraId="22EDD85E" w14:textId="4242AA51" w:rsidR="00060258" w:rsidRDefault="00060258" w:rsidP="007E57E4">
            <w:r>
              <w:t>S</w:t>
            </w:r>
          </w:p>
        </w:tc>
      </w:tr>
      <w:tr w:rsidR="00060258" w14:paraId="69A75C30" w14:textId="77777777" w:rsidTr="0064217D">
        <w:tc>
          <w:tcPr>
            <w:tcW w:w="0" w:type="auto"/>
          </w:tcPr>
          <w:p w14:paraId="7BCD742A" w14:textId="67B318AB" w:rsidR="00060258" w:rsidRDefault="00060258" w:rsidP="007E57E4">
            <w:r>
              <w:t>14159200</w:t>
            </w:r>
          </w:p>
        </w:tc>
        <w:tc>
          <w:tcPr>
            <w:tcW w:w="0" w:type="auto"/>
          </w:tcPr>
          <w:p w14:paraId="13EE69B2" w14:textId="674EE933" w:rsidR="00060258" w:rsidRDefault="00060258" w:rsidP="007E57E4">
            <w:r>
              <w:t>23773037</w:t>
            </w:r>
          </w:p>
        </w:tc>
        <w:tc>
          <w:tcPr>
            <w:tcW w:w="0" w:type="auto"/>
          </w:tcPr>
          <w:p w14:paraId="3C597DA6" w14:textId="2CFE59C8" w:rsidR="00060258" w:rsidRDefault="00060258" w:rsidP="007E57E4">
            <w:r>
              <w:t>SO FORK MCKENZIE ABV COUGAR</w:t>
            </w:r>
          </w:p>
        </w:tc>
        <w:tc>
          <w:tcPr>
            <w:tcW w:w="0" w:type="auto"/>
          </w:tcPr>
          <w:p w14:paraId="503614AF" w14:textId="3A28EB6E" w:rsidR="00060258" w:rsidRDefault="00060258" w:rsidP="007E57E4">
            <w:r>
              <w:t>%bias</w:t>
            </w:r>
          </w:p>
        </w:tc>
        <w:tc>
          <w:tcPr>
            <w:tcW w:w="0" w:type="auto"/>
          </w:tcPr>
          <w:p w14:paraId="45C44D13" w14:textId="167D7B5B" w:rsidR="00060258" w:rsidRDefault="00CD73D7" w:rsidP="007E57E4">
            <w:r>
              <w:t>-10.8%</w:t>
            </w:r>
          </w:p>
        </w:tc>
        <w:tc>
          <w:tcPr>
            <w:tcW w:w="0" w:type="auto"/>
          </w:tcPr>
          <w:p w14:paraId="16CDA108" w14:textId="66F22022" w:rsidR="00060258" w:rsidRDefault="00CD73D7" w:rsidP="007E57E4">
            <w:r>
              <w:t>S</w:t>
            </w:r>
          </w:p>
        </w:tc>
      </w:tr>
      <w:tr w:rsidR="00060258" w14:paraId="68225F87" w14:textId="77777777" w:rsidTr="0064217D">
        <w:tc>
          <w:tcPr>
            <w:tcW w:w="0" w:type="auto"/>
          </w:tcPr>
          <w:p w14:paraId="6F51DD6D" w14:textId="77777777" w:rsidR="00060258" w:rsidRDefault="00060258" w:rsidP="00060258"/>
        </w:tc>
        <w:tc>
          <w:tcPr>
            <w:tcW w:w="0" w:type="auto"/>
          </w:tcPr>
          <w:p w14:paraId="32A88EFE" w14:textId="77777777" w:rsidR="00060258" w:rsidRDefault="00060258" w:rsidP="00060258"/>
        </w:tc>
        <w:tc>
          <w:tcPr>
            <w:tcW w:w="0" w:type="auto"/>
          </w:tcPr>
          <w:p w14:paraId="07826B70" w14:textId="77777777" w:rsidR="00060258" w:rsidRDefault="00060258" w:rsidP="00060258"/>
        </w:tc>
        <w:tc>
          <w:tcPr>
            <w:tcW w:w="0" w:type="auto"/>
          </w:tcPr>
          <w:p w14:paraId="31604DE7" w14:textId="11879B2C" w:rsidR="00060258" w:rsidRDefault="00060258" w:rsidP="00060258">
            <w:r>
              <w:t>NSE</w:t>
            </w:r>
          </w:p>
        </w:tc>
        <w:tc>
          <w:tcPr>
            <w:tcW w:w="0" w:type="auto"/>
          </w:tcPr>
          <w:p w14:paraId="569962D2" w14:textId="71C79C87" w:rsidR="00060258" w:rsidRDefault="00060258" w:rsidP="00060258">
            <w:r>
              <w:t>0.</w:t>
            </w:r>
            <w:r w:rsidR="00CD73D7">
              <w:t>77</w:t>
            </w:r>
          </w:p>
        </w:tc>
        <w:tc>
          <w:tcPr>
            <w:tcW w:w="0" w:type="auto"/>
          </w:tcPr>
          <w:p w14:paraId="5570EC34" w14:textId="11CCE1A1" w:rsidR="00060258" w:rsidRDefault="00060258" w:rsidP="00060258">
            <w:r>
              <w:t>G</w:t>
            </w:r>
          </w:p>
        </w:tc>
      </w:tr>
      <w:tr w:rsidR="00060258" w14:paraId="40017D2F" w14:textId="77777777" w:rsidTr="0064217D">
        <w:tc>
          <w:tcPr>
            <w:tcW w:w="0" w:type="auto"/>
          </w:tcPr>
          <w:p w14:paraId="6BAC1F1B" w14:textId="77777777" w:rsidR="00060258" w:rsidRDefault="00060258" w:rsidP="00060258"/>
        </w:tc>
        <w:tc>
          <w:tcPr>
            <w:tcW w:w="0" w:type="auto"/>
          </w:tcPr>
          <w:p w14:paraId="45324F63" w14:textId="77777777" w:rsidR="00060258" w:rsidRDefault="00060258" w:rsidP="00060258"/>
        </w:tc>
        <w:tc>
          <w:tcPr>
            <w:tcW w:w="0" w:type="auto"/>
          </w:tcPr>
          <w:p w14:paraId="361C571E" w14:textId="77777777" w:rsidR="00060258" w:rsidRDefault="00060258" w:rsidP="00060258"/>
        </w:tc>
        <w:tc>
          <w:tcPr>
            <w:tcW w:w="0" w:type="auto"/>
          </w:tcPr>
          <w:p w14:paraId="7846DEAE" w14:textId="6DCB5DC1" w:rsidR="00060258" w:rsidRDefault="00060258" w:rsidP="00060258">
            <w:r>
              <w:t>RSR</w:t>
            </w:r>
          </w:p>
        </w:tc>
        <w:tc>
          <w:tcPr>
            <w:tcW w:w="0" w:type="auto"/>
          </w:tcPr>
          <w:p w14:paraId="51D9AFAC" w14:textId="7BF89741" w:rsidR="00060258" w:rsidRDefault="00060258" w:rsidP="00060258">
            <w:r>
              <w:t>0.4</w:t>
            </w:r>
            <w:r w:rsidR="00CD73D7">
              <w:t>7</w:t>
            </w:r>
          </w:p>
        </w:tc>
        <w:tc>
          <w:tcPr>
            <w:tcW w:w="0" w:type="auto"/>
          </w:tcPr>
          <w:p w14:paraId="27353A12" w14:textId="494110F6" w:rsidR="00060258" w:rsidRDefault="00060258" w:rsidP="00060258">
            <w:r>
              <w:t>VG</w:t>
            </w:r>
          </w:p>
        </w:tc>
      </w:tr>
      <w:tr w:rsidR="00060258" w14:paraId="2906E1B2" w14:textId="77777777" w:rsidTr="0064217D">
        <w:tc>
          <w:tcPr>
            <w:tcW w:w="0" w:type="auto"/>
          </w:tcPr>
          <w:p w14:paraId="3CC44AF3" w14:textId="77777777" w:rsidR="00060258" w:rsidRDefault="00060258" w:rsidP="00060258"/>
        </w:tc>
        <w:tc>
          <w:tcPr>
            <w:tcW w:w="0" w:type="auto"/>
          </w:tcPr>
          <w:p w14:paraId="517C115C" w14:textId="77777777" w:rsidR="00060258" w:rsidRDefault="00060258" w:rsidP="00060258"/>
        </w:tc>
        <w:tc>
          <w:tcPr>
            <w:tcW w:w="0" w:type="auto"/>
          </w:tcPr>
          <w:p w14:paraId="1FB2E265" w14:textId="77777777" w:rsidR="00060258" w:rsidRDefault="00060258" w:rsidP="00060258"/>
        </w:tc>
        <w:tc>
          <w:tcPr>
            <w:tcW w:w="0" w:type="auto"/>
          </w:tcPr>
          <w:p w14:paraId="2CA40CB7" w14:textId="26439674" w:rsidR="00060258" w:rsidRDefault="00060258" w:rsidP="00060258">
            <w:r>
              <w:t>R2</w:t>
            </w:r>
          </w:p>
        </w:tc>
        <w:tc>
          <w:tcPr>
            <w:tcW w:w="0" w:type="auto"/>
          </w:tcPr>
          <w:p w14:paraId="2C88A205" w14:textId="0ACF9A8B" w:rsidR="00060258" w:rsidRDefault="00060258" w:rsidP="00060258">
            <w:r>
              <w:t>0.8</w:t>
            </w:r>
            <w:r w:rsidR="00CD73D7">
              <w:t>2</w:t>
            </w:r>
          </w:p>
        </w:tc>
        <w:tc>
          <w:tcPr>
            <w:tcW w:w="0" w:type="auto"/>
          </w:tcPr>
          <w:p w14:paraId="10BC75FB" w14:textId="6FE11E73" w:rsidR="00060258" w:rsidRDefault="00060258" w:rsidP="00060258">
            <w:r>
              <w:t>G</w:t>
            </w:r>
          </w:p>
        </w:tc>
      </w:tr>
      <w:tr w:rsidR="00060258" w14:paraId="5B17203C" w14:textId="77777777" w:rsidTr="0064217D">
        <w:tc>
          <w:tcPr>
            <w:tcW w:w="0" w:type="auto"/>
          </w:tcPr>
          <w:p w14:paraId="52CDCE84" w14:textId="6A222AC6" w:rsidR="00060258" w:rsidRDefault="00060258" w:rsidP="00060258">
            <w:r>
              <w:t>14161500</w:t>
            </w:r>
          </w:p>
        </w:tc>
        <w:tc>
          <w:tcPr>
            <w:tcW w:w="0" w:type="auto"/>
          </w:tcPr>
          <w:p w14:paraId="3C78868E" w14:textId="3D07CA58" w:rsidR="00060258" w:rsidRDefault="00060258" w:rsidP="00060258">
            <w:r>
              <w:t>23773411</w:t>
            </w:r>
          </w:p>
        </w:tc>
        <w:tc>
          <w:tcPr>
            <w:tcW w:w="0" w:type="auto"/>
          </w:tcPr>
          <w:p w14:paraId="76CEBEF0" w14:textId="4F8A4444" w:rsidR="00060258" w:rsidRDefault="00060258" w:rsidP="00060258">
            <w:r>
              <w:t>LOOKOUT CREEK NEAR BLUE RIVER</w:t>
            </w:r>
          </w:p>
        </w:tc>
        <w:tc>
          <w:tcPr>
            <w:tcW w:w="0" w:type="auto"/>
          </w:tcPr>
          <w:p w14:paraId="747FF6B8" w14:textId="58CFA040" w:rsidR="00060258" w:rsidRDefault="00060258" w:rsidP="00060258">
            <w:r>
              <w:t>%bias</w:t>
            </w:r>
          </w:p>
        </w:tc>
        <w:tc>
          <w:tcPr>
            <w:tcW w:w="0" w:type="auto"/>
          </w:tcPr>
          <w:p w14:paraId="6C28E2A8" w14:textId="24498821" w:rsidR="00060258" w:rsidRDefault="00961DC2" w:rsidP="00060258">
            <w:r>
              <w:t>-0.6%</w:t>
            </w:r>
          </w:p>
        </w:tc>
        <w:tc>
          <w:tcPr>
            <w:tcW w:w="0" w:type="auto"/>
          </w:tcPr>
          <w:p w14:paraId="778C43EF" w14:textId="2ABD558E" w:rsidR="00060258" w:rsidRDefault="00060258" w:rsidP="00060258">
            <w:r>
              <w:t>VG</w:t>
            </w:r>
          </w:p>
        </w:tc>
      </w:tr>
      <w:tr w:rsidR="00060258" w14:paraId="61A2A3FD" w14:textId="77777777" w:rsidTr="0064217D">
        <w:tc>
          <w:tcPr>
            <w:tcW w:w="0" w:type="auto"/>
          </w:tcPr>
          <w:p w14:paraId="2206AA40" w14:textId="77777777" w:rsidR="00060258" w:rsidRDefault="00060258" w:rsidP="00060258"/>
        </w:tc>
        <w:tc>
          <w:tcPr>
            <w:tcW w:w="0" w:type="auto"/>
          </w:tcPr>
          <w:p w14:paraId="74BE1138" w14:textId="77777777" w:rsidR="00060258" w:rsidRDefault="00060258" w:rsidP="00060258"/>
        </w:tc>
        <w:tc>
          <w:tcPr>
            <w:tcW w:w="0" w:type="auto"/>
          </w:tcPr>
          <w:p w14:paraId="3AA7857C" w14:textId="77777777" w:rsidR="00060258" w:rsidRDefault="00060258" w:rsidP="00060258"/>
        </w:tc>
        <w:tc>
          <w:tcPr>
            <w:tcW w:w="0" w:type="auto"/>
          </w:tcPr>
          <w:p w14:paraId="47B8AE81" w14:textId="3C87F8C2" w:rsidR="00060258" w:rsidRDefault="00060258" w:rsidP="00060258">
            <w:r>
              <w:t>NSE</w:t>
            </w:r>
          </w:p>
        </w:tc>
        <w:tc>
          <w:tcPr>
            <w:tcW w:w="0" w:type="auto"/>
          </w:tcPr>
          <w:p w14:paraId="130B5725" w14:textId="51459C14" w:rsidR="00060258" w:rsidRDefault="00060258" w:rsidP="00060258">
            <w:r>
              <w:t>0</w:t>
            </w:r>
            <w:r w:rsidR="00CD73D7">
              <w:t>.84</w:t>
            </w:r>
          </w:p>
        </w:tc>
        <w:tc>
          <w:tcPr>
            <w:tcW w:w="0" w:type="auto"/>
          </w:tcPr>
          <w:p w14:paraId="351AD679" w14:textId="25409190" w:rsidR="00060258" w:rsidRDefault="00060258" w:rsidP="00060258">
            <w:r>
              <w:t>VG</w:t>
            </w:r>
          </w:p>
        </w:tc>
      </w:tr>
      <w:tr w:rsidR="00060258" w14:paraId="31EEDF98" w14:textId="77777777" w:rsidTr="0064217D">
        <w:tc>
          <w:tcPr>
            <w:tcW w:w="0" w:type="auto"/>
          </w:tcPr>
          <w:p w14:paraId="123FB524" w14:textId="77777777" w:rsidR="00060258" w:rsidRDefault="00060258" w:rsidP="00060258"/>
        </w:tc>
        <w:tc>
          <w:tcPr>
            <w:tcW w:w="0" w:type="auto"/>
          </w:tcPr>
          <w:p w14:paraId="3114DB0E" w14:textId="77777777" w:rsidR="00060258" w:rsidRDefault="00060258" w:rsidP="00060258"/>
        </w:tc>
        <w:tc>
          <w:tcPr>
            <w:tcW w:w="0" w:type="auto"/>
          </w:tcPr>
          <w:p w14:paraId="08246BAD" w14:textId="77777777" w:rsidR="00060258" w:rsidRDefault="00060258" w:rsidP="00060258"/>
        </w:tc>
        <w:tc>
          <w:tcPr>
            <w:tcW w:w="0" w:type="auto"/>
          </w:tcPr>
          <w:p w14:paraId="7843792D" w14:textId="391D0593" w:rsidR="00060258" w:rsidRDefault="00060258" w:rsidP="00060258">
            <w:r>
              <w:t>RSR</w:t>
            </w:r>
          </w:p>
        </w:tc>
        <w:tc>
          <w:tcPr>
            <w:tcW w:w="0" w:type="auto"/>
          </w:tcPr>
          <w:p w14:paraId="4F8CAF6E" w14:textId="63323F17" w:rsidR="00060258" w:rsidRDefault="00060258" w:rsidP="00060258">
            <w:r>
              <w:t>0.</w:t>
            </w:r>
            <w:r w:rsidR="00CD73D7">
              <w:t>39</w:t>
            </w:r>
          </w:p>
        </w:tc>
        <w:tc>
          <w:tcPr>
            <w:tcW w:w="0" w:type="auto"/>
          </w:tcPr>
          <w:p w14:paraId="6332E101" w14:textId="209C88FC" w:rsidR="00060258" w:rsidRDefault="00060258" w:rsidP="00060258">
            <w:r>
              <w:t>VG</w:t>
            </w:r>
          </w:p>
        </w:tc>
      </w:tr>
      <w:tr w:rsidR="00060258" w14:paraId="261D11BE" w14:textId="77777777" w:rsidTr="0064217D">
        <w:tc>
          <w:tcPr>
            <w:tcW w:w="0" w:type="auto"/>
          </w:tcPr>
          <w:p w14:paraId="74859904" w14:textId="77777777" w:rsidR="00060258" w:rsidRDefault="00060258" w:rsidP="00060258"/>
        </w:tc>
        <w:tc>
          <w:tcPr>
            <w:tcW w:w="0" w:type="auto"/>
          </w:tcPr>
          <w:p w14:paraId="444C3600" w14:textId="77777777" w:rsidR="00060258" w:rsidRDefault="00060258" w:rsidP="00060258"/>
        </w:tc>
        <w:tc>
          <w:tcPr>
            <w:tcW w:w="0" w:type="auto"/>
          </w:tcPr>
          <w:p w14:paraId="3AC0681B" w14:textId="77777777" w:rsidR="00060258" w:rsidRDefault="00060258" w:rsidP="00060258"/>
        </w:tc>
        <w:tc>
          <w:tcPr>
            <w:tcW w:w="0" w:type="auto"/>
          </w:tcPr>
          <w:p w14:paraId="02669FF1" w14:textId="304000F7" w:rsidR="00060258" w:rsidRDefault="00060258" w:rsidP="00060258">
            <w:r>
              <w:t>R2</w:t>
            </w:r>
          </w:p>
        </w:tc>
        <w:tc>
          <w:tcPr>
            <w:tcW w:w="0" w:type="auto"/>
          </w:tcPr>
          <w:p w14:paraId="361282A5" w14:textId="1E1566DD" w:rsidR="00060258" w:rsidRDefault="00060258" w:rsidP="00060258">
            <w:r>
              <w:t>0.8</w:t>
            </w:r>
            <w:r w:rsidR="002822A5">
              <w:t>4</w:t>
            </w:r>
          </w:p>
        </w:tc>
        <w:tc>
          <w:tcPr>
            <w:tcW w:w="0" w:type="auto"/>
          </w:tcPr>
          <w:p w14:paraId="7F2AC038" w14:textId="05B5770F" w:rsidR="00060258" w:rsidRDefault="00060258" w:rsidP="00060258">
            <w:r>
              <w:t>G</w:t>
            </w:r>
          </w:p>
        </w:tc>
      </w:tr>
      <w:tr w:rsidR="003D64A1" w14:paraId="4905F4FB" w14:textId="77777777" w:rsidTr="0064217D">
        <w:tc>
          <w:tcPr>
            <w:tcW w:w="0" w:type="auto"/>
          </w:tcPr>
          <w:p w14:paraId="5DA79D4C" w14:textId="1DFF51F9" w:rsidR="003D64A1" w:rsidRDefault="003D64A1" w:rsidP="003D64A1">
            <w:r>
              <w:t>14162200</w:t>
            </w:r>
          </w:p>
        </w:tc>
        <w:tc>
          <w:tcPr>
            <w:tcW w:w="0" w:type="auto"/>
          </w:tcPr>
          <w:p w14:paraId="024A4BFF" w14:textId="2296F66C" w:rsidR="003D64A1" w:rsidRDefault="003D64A1" w:rsidP="003D64A1">
            <w:r>
              <w:t>23773405</w:t>
            </w:r>
          </w:p>
        </w:tc>
        <w:tc>
          <w:tcPr>
            <w:tcW w:w="0" w:type="auto"/>
          </w:tcPr>
          <w:p w14:paraId="775231E0" w14:textId="56471A2D" w:rsidR="003D64A1" w:rsidRDefault="003D64A1" w:rsidP="003D64A1">
            <w:r>
              <w:t>BLUE RIVER AT BLUE RIVER</w:t>
            </w:r>
          </w:p>
        </w:tc>
        <w:tc>
          <w:tcPr>
            <w:tcW w:w="0" w:type="auto"/>
          </w:tcPr>
          <w:p w14:paraId="27506014" w14:textId="7618C4AF" w:rsidR="003D64A1" w:rsidRDefault="003D64A1" w:rsidP="003D64A1">
            <w:r>
              <w:t>%bias</w:t>
            </w:r>
          </w:p>
        </w:tc>
        <w:tc>
          <w:tcPr>
            <w:tcW w:w="0" w:type="auto"/>
          </w:tcPr>
          <w:p w14:paraId="5182B9DA" w14:textId="19AB3724" w:rsidR="003D64A1" w:rsidRDefault="00CD73D7" w:rsidP="003D64A1">
            <w:r>
              <w:t>-4.3%</w:t>
            </w:r>
          </w:p>
        </w:tc>
        <w:tc>
          <w:tcPr>
            <w:tcW w:w="0" w:type="auto"/>
          </w:tcPr>
          <w:p w14:paraId="1F20D131" w14:textId="05600726" w:rsidR="003D64A1" w:rsidRDefault="003D64A1" w:rsidP="003D64A1">
            <w:r>
              <w:t>VG</w:t>
            </w:r>
          </w:p>
        </w:tc>
      </w:tr>
      <w:tr w:rsidR="003D64A1" w14:paraId="16E48D0A" w14:textId="77777777" w:rsidTr="0064217D">
        <w:tc>
          <w:tcPr>
            <w:tcW w:w="0" w:type="auto"/>
          </w:tcPr>
          <w:p w14:paraId="5CD76CCF" w14:textId="77777777" w:rsidR="003D64A1" w:rsidRDefault="003D64A1" w:rsidP="003D64A1"/>
        </w:tc>
        <w:tc>
          <w:tcPr>
            <w:tcW w:w="0" w:type="auto"/>
          </w:tcPr>
          <w:p w14:paraId="4F7629E0" w14:textId="77777777" w:rsidR="003D64A1" w:rsidRDefault="003D64A1" w:rsidP="003D64A1"/>
        </w:tc>
        <w:tc>
          <w:tcPr>
            <w:tcW w:w="0" w:type="auto"/>
          </w:tcPr>
          <w:p w14:paraId="033146B4" w14:textId="77777777" w:rsidR="003D64A1" w:rsidRDefault="003D64A1" w:rsidP="003D64A1"/>
        </w:tc>
        <w:tc>
          <w:tcPr>
            <w:tcW w:w="0" w:type="auto"/>
          </w:tcPr>
          <w:p w14:paraId="14721014" w14:textId="4FFEFA65" w:rsidR="003D64A1" w:rsidRDefault="003D64A1" w:rsidP="003D64A1">
            <w:r>
              <w:t>NSE</w:t>
            </w:r>
          </w:p>
        </w:tc>
        <w:tc>
          <w:tcPr>
            <w:tcW w:w="0" w:type="auto"/>
          </w:tcPr>
          <w:p w14:paraId="76DF9AF1" w14:textId="1CDD10F7" w:rsidR="003D64A1" w:rsidRDefault="003D64A1" w:rsidP="003D64A1">
            <w:r>
              <w:t>0.52</w:t>
            </w:r>
          </w:p>
        </w:tc>
        <w:tc>
          <w:tcPr>
            <w:tcW w:w="0" w:type="auto"/>
          </w:tcPr>
          <w:p w14:paraId="7B4811EC" w14:textId="6281A9B8" w:rsidR="003D64A1" w:rsidRDefault="003D64A1" w:rsidP="003D64A1">
            <w:r>
              <w:t>S</w:t>
            </w:r>
          </w:p>
        </w:tc>
      </w:tr>
      <w:tr w:rsidR="003D64A1" w14:paraId="445AAAA1" w14:textId="77777777" w:rsidTr="0064217D">
        <w:tc>
          <w:tcPr>
            <w:tcW w:w="0" w:type="auto"/>
          </w:tcPr>
          <w:p w14:paraId="1546FB4A" w14:textId="77777777" w:rsidR="003D64A1" w:rsidRDefault="003D64A1" w:rsidP="003D64A1"/>
        </w:tc>
        <w:tc>
          <w:tcPr>
            <w:tcW w:w="0" w:type="auto"/>
          </w:tcPr>
          <w:p w14:paraId="5F22FE9A" w14:textId="77777777" w:rsidR="003D64A1" w:rsidRDefault="003D64A1" w:rsidP="003D64A1"/>
        </w:tc>
        <w:tc>
          <w:tcPr>
            <w:tcW w:w="0" w:type="auto"/>
          </w:tcPr>
          <w:p w14:paraId="5C8E470A" w14:textId="77777777" w:rsidR="003D64A1" w:rsidRDefault="003D64A1" w:rsidP="003D64A1"/>
        </w:tc>
        <w:tc>
          <w:tcPr>
            <w:tcW w:w="0" w:type="auto"/>
          </w:tcPr>
          <w:p w14:paraId="59483674" w14:textId="3A767861" w:rsidR="003D64A1" w:rsidRDefault="003D64A1" w:rsidP="003D64A1">
            <w:r>
              <w:t>RSR</w:t>
            </w:r>
          </w:p>
        </w:tc>
        <w:tc>
          <w:tcPr>
            <w:tcW w:w="0" w:type="auto"/>
          </w:tcPr>
          <w:p w14:paraId="425DE897" w14:textId="586F1520" w:rsidR="003D64A1" w:rsidRDefault="003D64A1" w:rsidP="003D64A1">
            <w:r>
              <w:t>0.</w:t>
            </w:r>
            <w:r w:rsidR="00CD73D7">
              <w:t>69</w:t>
            </w:r>
          </w:p>
        </w:tc>
        <w:tc>
          <w:tcPr>
            <w:tcW w:w="0" w:type="auto"/>
          </w:tcPr>
          <w:p w14:paraId="27B0CAA4" w14:textId="1C875DE4" w:rsidR="003D64A1" w:rsidRDefault="003D64A1" w:rsidP="003D64A1">
            <w:r>
              <w:t>S</w:t>
            </w:r>
          </w:p>
        </w:tc>
      </w:tr>
      <w:tr w:rsidR="003D64A1" w14:paraId="1093E1EB" w14:textId="77777777" w:rsidTr="0064217D">
        <w:tc>
          <w:tcPr>
            <w:tcW w:w="0" w:type="auto"/>
          </w:tcPr>
          <w:p w14:paraId="4B87CC30" w14:textId="77777777" w:rsidR="003D64A1" w:rsidRDefault="003D64A1" w:rsidP="003D64A1"/>
        </w:tc>
        <w:tc>
          <w:tcPr>
            <w:tcW w:w="0" w:type="auto"/>
          </w:tcPr>
          <w:p w14:paraId="33B117EB" w14:textId="77777777" w:rsidR="003D64A1" w:rsidRDefault="003D64A1" w:rsidP="003D64A1"/>
        </w:tc>
        <w:tc>
          <w:tcPr>
            <w:tcW w:w="0" w:type="auto"/>
          </w:tcPr>
          <w:p w14:paraId="2BEF5AFA" w14:textId="77777777" w:rsidR="003D64A1" w:rsidRDefault="003D64A1" w:rsidP="003D64A1"/>
        </w:tc>
        <w:tc>
          <w:tcPr>
            <w:tcW w:w="0" w:type="auto"/>
          </w:tcPr>
          <w:p w14:paraId="18820309" w14:textId="3C4C5434" w:rsidR="003D64A1" w:rsidRDefault="003D64A1" w:rsidP="003D64A1">
            <w:r>
              <w:t>R2</w:t>
            </w:r>
          </w:p>
        </w:tc>
        <w:tc>
          <w:tcPr>
            <w:tcW w:w="0" w:type="auto"/>
          </w:tcPr>
          <w:p w14:paraId="4EBB3E6B" w14:textId="388A5D8B" w:rsidR="003D64A1" w:rsidRDefault="003D64A1" w:rsidP="003D64A1">
            <w:r>
              <w:t>0.</w:t>
            </w:r>
            <w:r w:rsidR="00CD73D7">
              <w:t>60</w:t>
            </w:r>
          </w:p>
        </w:tc>
        <w:tc>
          <w:tcPr>
            <w:tcW w:w="0" w:type="auto"/>
          </w:tcPr>
          <w:p w14:paraId="00567A06" w14:textId="21F14F3D" w:rsidR="003D64A1" w:rsidRDefault="003D64A1" w:rsidP="003D64A1">
            <w:r>
              <w:t>NS</w:t>
            </w:r>
          </w:p>
        </w:tc>
      </w:tr>
      <w:tr w:rsidR="00FC642F" w14:paraId="2334AD03" w14:textId="77777777" w:rsidTr="0064217D">
        <w:tc>
          <w:tcPr>
            <w:tcW w:w="0" w:type="auto"/>
          </w:tcPr>
          <w:p w14:paraId="029C24D6" w14:textId="6C3634D8" w:rsidR="00FC642F" w:rsidRDefault="00FC642F" w:rsidP="00FC642F">
            <w:r>
              <w:t>14162500</w:t>
            </w:r>
          </w:p>
        </w:tc>
        <w:tc>
          <w:tcPr>
            <w:tcW w:w="0" w:type="auto"/>
          </w:tcPr>
          <w:p w14:paraId="3B3DE881" w14:textId="4695EFE4" w:rsidR="00FC642F" w:rsidRDefault="00FC642F" w:rsidP="00FC642F">
            <w:r>
              <w:t>23772909</w:t>
            </w:r>
          </w:p>
        </w:tc>
        <w:tc>
          <w:tcPr>
            <w:tcW w:w="0" w:type="auto"/>
          </w:tcPr>
          <w:p w14:paraId="510D70A2" w14:textId="7ABBB608" w:rsidR="00FC642F" w:rsidRDefault="00FC642F" w:rsidP="00FC642F">
            <w:r>
              <w:t>MCKENZIE RIVER NEAR VIDA</w:t>
            </w:r>
          </w:p>
        </w:tc>
        <w:tc>
          <w:tcPr>
            <w:tcW w:w="0" w:type="auto"/>
          </w:tcPr>
          <w:p w14:paraId="0BA6EA8B" w14:textId="7045D4AB" w:rsidR="00FC642F" w:rsidRDefault="00FC642F" w:rsidP="00FC642F">
            <w:r>
              <w:t>%bias</w:t>
            </w:r>
          </w:p>
        </w:tc>
        <w:tc>
          <w:tcPr>
            <w:tcW w:w="0" w:type="auto"/>
          </w:tcPr>
          <w:p w14:paraId="1D809B5C" w14:textId="2F336D12" w:rsidR="00FC642F" w:rsidRDefault="00CD73D7" w:rsidP="00FC642F">
            <w:r>
              <w:t>0.6%</w:t>
            </w:r>
          </w:p>
        </w:tc>
        <w:tc>
          <w:tcPr>
            <w:tcW w:w="0" w:type="auto"/>
          </w:tcPr>
          <w:p w14:paraId="69D4C91F" w14:textId="10A6BF07" w:rsidR="00FC642F" w:rsidRDefault="00FC642F" w:rsidP="00FC642F">
            <w:r>
              <w:t>VG</w:t>
            </w:r>
          </w:p>
        </w:tc>
      </w:tr>
      <w:tr w:rsidR="00FC642F" w14:paraId="466319F7" w14:textId="77777777" w:rsidTr="0064217D">
        <w:tc>
          <w:tcPr>
            <w:tcW w:w="0" w:type="auto"/>
          </w:tcPr>
          <w:p w14:paraId="0732BC47" w14:textId="77777777" w:rsidR="00FC642F" w:rsidRDefault="00FC642F" w:rsidP="00FC642F"/>
        </w:tc>
        <w:tc>
          <w:tcPr>
            <w:tcW w:w="0" w:type="auto"/>
          </w:tcPr>
          <w:p w14:paraId="406D9196" w14:textId="77777777" w:rsidR="00FC642F" w:rsidRDefault="00FC642F" w:rsidP="00FC642F"/>
        </w:tc>
        <w:tc>
          <w:tcPr>
            <w:tcW w:w="0" w:type="auto"/>
          </w:tcPr>
          <w:p w14:paraId="4676FE42" w14:textId="77777777" w:rsidR="00FC642F" w:rsidRDefault="00FC642F" w:rsidP="00FC642F"/>
        </w:tc>
        <w:tc>
          <w:tcPr>
            <w:tcW w:w="0" w:type="auto"/>
          </w:tcPr>
          <w:p w14:paraId="5E0510DA" w14:textId="67FB2FAE" w:rsidR="00FC642F" w:rsidRDefault="00FC642F" w:rsidP="00FC642F">
            <w:r>
              <w:t>NSE</w:t>
            </w:r>
          </w:p>
        </w:tc>
        <w:tc>
          <w:tcPr>
            <w:tcW w:w="0" w:type="auto"/>
          </w:tcPr>
          <w:p w14:paraId="03646419" w14:textId="62EC21A1" w:rsidR="00FC642F" w:rsidRDefault="00FC642F" w:rsidP="00FC642F">
            <w:r>
              <w:t>0.6</w:t>
            </w:r>
            <w:r w:rsidR="00024C75">
              <w:t>8</w:t>
            </w:r>
          </w:p>
        </w:tc>
        <w:tc>
          <w:tcPr>
            <w:tcW w:w="0" w:type="auto"/>
          </w:tcPr>
          <w:p w14:paraId="3D60D1F3" w14:textId="6914A452" w:rsidR="00FC642F" w:rsidRDefault="00FC642F" w:rsidP="00FC642F">
            <w:r>
              <w:t>S</w:t>
            </w:r>
          </w:p>
        </w:tc>
      </w:tr>
      <w:tr w:rsidR="00FC642F" w14:paraId="4B389700" w14:textId="77777777" w:rsidTr="0064217D">
        <w:tc>
          <w:tcPr>
            <w:tcW w:w="0" w:type="auto"/>
          </w:tcPr>
          <w:p w14:paraId="300EB841" w14:textId="77777777" w:rsidR="00FC642F" w:rsidRDefault="00FC642F" w:rsidP="00FC642F"/>
        </w:tc>
        <w:tc>
          <w:tcPr>
            <w:tcW w:w="0" w:type="auto"/>
          </w:tcPr>
          <w:p w14:paraId="3FBF5BBF" w14:textId="77777777" w:rsidR="00FC642F" w:rsidRDefault="00FC642F" w:rsidP="00FC642F"/>
        </w:tc>
        <w:tc>
          <w:tcPr>
            <w:tcW w:w="0" w:type="auto"/>
          </w:tcPr>
          <w:p w14:paraId="2B2F88D4" w14:textId="77777777" w:rsidR="00FC642F" w:rsidRDefault="00FC642F" w:rsidP="00FC642F"/>
        </w:tc>
        <w:tc>
          <w:tcPr>
            <w:tcW w:w="0" w:type="auto"/>
          </w:tcPr>
          <w:p w14:paraId="59A0E9B5" w14:textId="57F0C4F7" w:rsidR="00FC642F" w:rsidRDefault="00FC642F" w:rsidP="00FC642F">
            <w:r>
              <w:t>RSR</w:t>
            </w:r>
          </w:p>
        </w:tc>
        <w:tc>
          <w:tcPr>
            <w:tcW w:w="0" w:type="auto"/>
          </w:tcPr>
          <w:p w14:paraId="0D32A38B" w14:textId="17D31261" w:rsidR="00FC642F" w:rsidRDefault="00FC642F" w:rsidP="00FC642F">
            <w:r>
              <w:t>0.5</w:t>
            </w:r>
            <w:r w:rsidR="00024C75">
              <w:t>7</w:t>
            </w:r>
          </w:p>
        </w:tc>
        <w:tc>
          <w:tcPr>
            <w:tcW w:w="0" w:type="auto"/>
          </w:tcPr>
          <w:p w14:paraId="6AB8B65A" w14:textId="19F57016" w:rsidR="00FC642F" w:rsidRDefault="00FC642F" w:rsidP="00FC642F">
            <w:r>
              <w:t>G</w:t>
            </w:r>
          </w:p>
        </w:tc>
      </w:tr>
      <w:tr w:rsidR="00FC642F" w14:paraId="57B1F44F" w14:textId="77777777" w:rsidTr="0064217D">
        <w:tc>
          <w:tcPr>
            <w:tcW w:w="0" w:type="auto"/>
          </w:tcPr>
          <w:p w14:paraId="2DB152B1" w14:textId="77777777" w:rsidR="00FC642F" w:rsidRDefault="00FC642F" w:rsidP="00FC642F"/>
        </w:tc>
        <w:tc>
          <w:tcPr>
            <w:tcW w:w="0" w:type="auto"/>
          </w:tcPr>
          <w:p w14:paraId="06BE208E" w14:textId="77777777" w:rsidR="00FC642F" w:rsidRDefault="00FC642F" w:rsidP="00FC642F"/>
        </w:tc>
        <w:tc>
          <w:tcPr>
            <w:tcW w:w="0" w:type="auto"/>
          </w:tcPr>
          <w:p w14:paraId="46F3894E" w14:textId="77777777" w:rsidR="00FC642F" w:rsidRDefault="00FC642F" w:rsidP="00FC642F"/>
        </w:tc>
        <w:tc>
          <w:tcPr>
            <w:tcW w:w="0" w:type="auto"/>
          </w:tcPr>
          <w:p w14:paraId="07E74523" w14:textId="4E195DD6" w:rsidR="00FC642F" w:rsidRDefault="00FC642F" w:rsidP="00FC642F">
            <w:r>
              <w:t>R2</w:t>
            </w:r>
          </w:p>
        </w:tc>
        <w:tc>
          <w:tcPr>
            <w:tcW w:w="0" w:type="auto"/>
          </w:tcPr>
          <w:p w14:paraId="4E541459" w14:textId="1774D481" w:rsidR="00FC642F" w:rsidRDefault="00FC642F" w:rsidP="00FC642F">
            <w:r>
              <w:t>0.7</w:t>
            </w:r>
            <w:r w:rsidR="00CD73D7">
              <w:t>8</w:t>
            </w:r>
          </w:p>
        </w:tc>
        <w:tc>
          <w:tcPr>
            <w:tcW w:w="0" w:type="auto"/>
          </w:tcPr>
          <w:p w14:paraId="0A9D82DC" w14:textId="57263FC8" w:rsidR="00FC642F" w:rsidRDefault="00FC642F" w:rsidP="00FC642F">
            <w:r>
              <w:t>G</w:t>
            </w:r>
          </w:p>
        </w:tc>
      </w:tr>
      <w:tr w:rsidR="007639FF" w14:paraId="52DCC4F6" w14:textId="77777777" w:rsidTr="0064217D">
        <w:tc>
          <w:tcPr>
            <w:tcW w:w="0" w:type="auto"/>
          </w:tcPr>
          <w:p w14:paraId="7987D4E2" w14:textId="3F507230" w:rsidR="007639FF" w:rsidRDefault="007639FF" w:rsidP="007639FF">
            <w:r>
              <w:t>14164900</w:t>
            </w:r>
          </w:p>
        </w:tc>
        <w:tc>
          <w:tcPr>
            <w:tcW w:w="0" w:type="auto"/>
          </w:tcPr>
          <w:p w14:paraId="6AFECE13" w14:textId="6A8BD3FF" w:rsidR="007639FF" w:rsidRDefault="007639FF" w:rsidP="007639FF">
            <w:r>
              <w:t>23772751</w:t>
            </w:r>
          </w:p>
        </w:tc>
        <w:tc>
          <w:tcPr>
            <w:tcW w:w="0" w:type="auto"/>
          </w:tcPr>
          <w:p w14:paraId="4C3495EE" w14:textId="5CE2BDC9" w:rsidR="007639FF" w:rsidRDefault="007639FF" w:rsidP="007639FF">
            <w:r>
              <w:t>MCKENZIE RIVER ABV HAYDEN BR</w:t>
            </w:r>
          </w:p>
        </w:tc>
        <w:tc>
          <w:tcPr>
            <w:tcW w:w="0" w:type="auto"/>
          </w:tcPr>
          <w:p w14:paraId="18689C03" w14:textId="16E261AF" w:rsidR="007639FF" w:rsidRDefault="007639FF" w:rsidP="007639FF">
            <w:r>
              <w:t>%bias</w:t>
            </w:r>
          </w:p>
        </w:tc>
        <w:tc>
          <w:tcPr>
            <w:tcW w:w="0" w:type="auto"/>
          </w:tcPr>
          <w:p w14:paraId="0035DCAF" w14:textId="7809145A" w:rsidR="007639FF" w:rsidRDefault="00CD73D7" w:rsidP="007639FF">
            <w:r>
              <w:t>-1.7%</w:t>
            </w:r>
          </w:p>
        </w:tc>
        <w:tc>
          <w:tcPr>
            <w:tcW w:w="0" w:type="auto"/>
          </w:tcPr>
          <w:p w14:paraId="2D5FE4E4" w14:textId="3BEF1607" w:rsidR="007639FF" w:rsidRDefault="007639FF" w:rsidP="007639FF">
            <w:r>
              <w:t>VG</w:t>
            </w:r>
          </w:p>
        </w:tc>
      </w:tr>
      <w:tr w:rsidR="007639FF" w14:paraId="71718F7F" w14:textId="77777777" w:rsidTr="0064217D">
        <w:tc>
          <w:tcPr>
            <w:tcW w:w="0" w:type="auto"/>
          </w:tcPr>
          <w:p w14:paraId="30DCDA7F" w14:textId="77777777" w:rsidR="007639FF" w:rsidRDefault="007639FF" w:rsidP="007639FF"/>
        </w:tc>
        <w:tc>
          <w:tcPr>
            <w:tcW w:w="0" w:type="auto"/>
          </w:tcPr>
          <w:p w14:paraId="23B6F808" w14:textId="77777777" w:rsidR="007639FF" w:rsidRDefault="007639FF" w:rsidP="007639FF"/>
        </w:tc>
        <w:tc>
          <w:tcPr>
            <w:tcW w:w="0" w:type="auto"/>
          </w:tcPr>
          <w:p w14:paraId="3D55FFBB" w14:textId="77777777" w:rsidR="007639FF" w:rsidRDefault="007639FF" w:rsidP="007639FF"/>
        </w:tc>
        <w:tc>
          <w:tcPr>
            <w:tcW w:w="0" w:type="auto"/>
          </w:tcPr>
          <w:p w14:paraId="274084F3" w14:textId="5E2CDD30" w:rsidR="007639FF" w:rsidRDefault="007639FF" w:rsidP="007639FF">
            <w:r>
              <w:t>NSE</w:t>
            </w:r>
          </w:p>
        </w:tc>
        <w:tc>
          <w:tcPr>
            <w:tcW w:w="0" w:type="auto"/>
          </w:tcPr>
          <w:p w14:paraId="713913D9" w14:textId="5F9CAFAC" w:rsidR="007639FF" w:rsidRDefault="007639FF" w:rsidP="007639FF">
            <w:r>
              <w:t>0.77</w:t>
            </w:r>
          </w:p>
        </w:tc>
        <w:tc>
          <w:tcPr>
            <w:tcW w:w="0" w:type="auto"/>
          </w:tcPr>
          <w:p w14:paraId="35BB672A" w14:textId="09787F8F" w:rsidR="007639FF" w:rsidRDefault="007639FF" w:rsidP="007639FF">
            <w:r>
              <w:t>G</w:t>
            </w:r>
          </w:p>
        </w:tc>
      </w:tr>
      <w:tr w:rsidR="007639FF" w14:paraId="7E5A4378" w14:textId="77777777" w:rsidTr="0064217D">
        <w:tc>
          <w:tcPr>
            <w:tcW w:w="0" w:type="auto"/>
          </w:tcPr>
          <w:p w14:paraId="7FCE4608" w14:textId="77777777" w:rsidR="007639FF" w:rsidRDefault="007639FF" w:rsidP="007639FF"/>
        </w:tc>
        <w:tc>
          <w:tcPr>
            <w:tcW w:w="0" w:type="auto"/>
          </w:tcPr>
          <w:p w14:paraId="27619C2A" w14:textId="77777777" w:rsidR="007639FF" w:rsidRDefault="007639FF" w:rsidP="007639FF"/>
        </w:tc>
        <w:tc>
          <w:tcPr>
            <w:tcW w:w="0" w:type="auto"/>
          </w:tcPr>
          <w:p w14:paraId="66B0C974" w14:textId="77777777" w:rsidR="007639FF" w:rsidRDefault="007639FF" w:rsidP="007639FF"/>
        </w:tc>
        <w:tc>
          <w:tcPr>
            <w:tcW w:w="0" w:type="auto"/>
          </w:tcPr>
          <w:p w14:paraId="272D4AF2" w14:textId="57A22E1F" w:rsidR="007639FF" w:rsidRDefault="007639FF" w:rsidP="007639FF">
            <w:r>
              <w:t>RSR</w:t>
            </w:r>
          </w:p>
        </w:tc>
        <w:tc>
          <w:tcPr>
            <w:tcW w:w="0" w:type="auto"/>
          </w:tcPr>
          <w:p w14:paraId="0FA0FDA9" w14:textId="0F5EC971" w:rsidR="007639FF" w:rsidRDefault="007639FF" w:rsidP="007639FF">
            <w:r>
              <w:t>0.4</w:t>
            </w:r>
            <w:r w:rsidR="00690F4F">
              <w:t>8</w:t>
            </w:r>
          </w:p>
        </w:tc>
        <w:tc>
          <w:tcPr>
            <w:tcW w:w="0" w:type="auto"/>
          </w:tcPr>
          <w:p w14:paraId="2E2FE468" w14:textId="54A9E945" w:rsidR="007639FF" w:rsidRDefault="007639FF" w:rsidP="007639FF">
            <w:r>
              <w:t>VG</w:t>
            </w:r>
          </w:p>
        </w:tc>
      </w:tr>
      <w:tr w:rsidR="007639FF" w14:paraId="3F18F6C7" w14:textId="77777777" w:rsidTr="0064217D">
        <w:tc>
          <w:tcPr>
            <w:tcW w:w="0" w:type="auto"/>
          </w:tcPr>
          <w:p w14:paraId="14986005" w14:textId="77777777" w:rsidR="007639FF" w:rsidRDefault="007639FF" w:rsidP="007639FF"/>
        </w:tc>
        <w:tc>
          <w:tcPr>
            <w:tcW w:w="0" w:type="auto"/>
          </w:tcPr>
          <w:p w14:paraId="34A858B0" w14:textId="77777777" w:rsidR="007639FF" w:rsidRDefault="007639FF" w:rsidP="007639FF"/>
        </w:tc>
        <w:tc>
          <w:tcPr>
            <w:tcW w:w="0" w:type="auto"/>
          </w:tcPr>
          <w:p w14:paraId="395F2C9B" w14:textId="77777777" w:rsidR="007639FF" w:rsidRDefault="007639FF" w:rsidP="007639FF"/>
        </w:tc>
        <w:tc>
          <w:tcPr>
            <w:tcW w:w="0" w:type="auto"/>
          </w:tcPr>
          <w:p w14:paraId="133F19E4" w14:textId="72333730" w:rsidR="007639FF" w:rsidRDefault="007639FF" w:rsidP="007639FF">
            <w:r>
              <w:t>R2</w:t>
            </w:r>
          </w:p>
        </w:tc>
        <w:tc>
          <w:tcPr>
            <w:tcW w:w="0" w:type="auto"/>
          </w:tcPr>
          <w:p w14:paraId="76D102A9" w14:textId="4262BA8F" w:rsidR="007639FF" w:rsidRDefault="007639FF" w:rsidP="007639FF">
            <w:r>
              <w:t>0.7</w:t>
            </w:r>
            <w:r w:rsidR="00CD73D7">
              <w:t>9</w:t>
            </w:r>
          </w:p>
        </w:tc>
        <w:tc>
          <w:tcPr>
            <w:tcW w:w="0" w:type="auto"/>
          </w:tcPr>
          <w:p w14:paraId="4B600E7F" w14:textId="729B2C72" w:rsidR="007639FF" w:rsidRDefault="007639FF" w:rsidP="007639FF">
            <w:r>
              <w:t>G</w:t>
            </w:r>
          </w:p>
        </w:tc>
      </w:tr>
      <w:tr w:rsidR="00A41DB9" w14:paraId="6B874066" w14:textId="77777777" w:rsidTr="0064217D">
        <w:tc>
          <w:tcPr>
            <w:tcW w:w="0" w:type="auto"/>
          </w:tcPr>
          <w:p w14:paraId="03523D9F" w14:textId="2AAB7253" w:rsidR="00A41DB9" w:rsidRDefault="00A41DB9" w:rsidP="00A41DB9">
            <w:r>
              <w:t>14165000</w:t>
            </w:r>
          </w:p>
        </w:tc>
        <w:tc>
          <w:tcPr>
            <w:tcW w:w="0" w:type="auto"/>
          </w:tcPr>
          <w:p w14:paraId="0512ABF8" w14:textId="0CCB33C7" w:rsidR="00A41DB9" w:rsidRDefault="00A41DB9" w:rsidP="00A41DB9">
            <w:r>
              <w:t>23773513</w:t>
            </w:r>
          </w:p>
        </w:tc>
        <w:tc>
          <w:tcPr>
            <w:tcW w:w="0" w:type="auto"/>
          </w:tcPr>
          <w:p w14:paraId="385C0D35" w14:textId="2A310665" w:rsidR="00A41DB9" w:rsidRDefault="00A41DB9" w:rsidP="00A41DB9">
            <w:r>
              <w:t>MOHAWK RIVER NEAR SPRINGFIELD</w:t>
            </w:r>
          </w:p>
        </w:tc>
        <w:tc>
          <w:tcPr>
            <w:tcW w:w="0" w:type="auto"/>
          </w:tcPr>
          <w:p w14:paraId="3E7378FF" w14:textId="1660A2C9" w:rsidR="00A41DB9" w:rsidRDefault="00A41DB9" w:rsidP="00A41DB9">
            <w:r>
              <w:t>%bias</w:t>
            </w:r>
          </w:p>
        </w:tc>
        <w:tc>
          <w:tcPr>
            <w:tcW w:w="0" w:type="auto"/>
          </w:tcPr>
          <w:p w14:paraId="6EF59584" w14:textId="558ED119" w:rsidR="00A41DB9" w:rsidRDefault="00CD73D7" w:rsidP="00A41DB9">
            <w:r>
              <w:t>0.9%</w:t>
            </w:r>
          </w:p>
        </w:tc>
        <w:tc>
          <w:tcPr>
            <w:tcW w:w="0" w:type="auto"/>
          </w:tcPr>
          <w:p w14:paraId="5E75E2B6" w14:textId="1E41BF91" w:rsidR="00A41DB9" w:rsidRDefault="00A41DB9" w:rsidP="00A41DB9">
            <w:r>
              <w:t>VG</w:t>
            </w:r>
          </w:p>
        </w:tc>
      </w:tr>
      <w:tr w:rsidR="00A41DB9" w14:paraId="0A5CEB9B" w14:textId="77777777" w:rsidTr="0064217D">
        <w:tc>
          <w:tcPr>
            <w:tcW w:w="0" w:type="auto"/>
          </w:tcPr>
          <w:p w14:paraId="31453C79" w14:textId="77777777" w:rsidR="00A41DB9" w:rsidRDefault="00A41DB9" w:rsidP="00A41DB9"/>
        </w:tc>
        <w:tc>
          <w:tcPr>
            <w:tcW w:w="0" w:type="auto"/>
          </w:tcPr>
          <w:p w14:paraId="482DC267" w14:textId="77777777" w:rsidR="00A41DB9" w:rsidRDefault="00A41DB9" w:rsidP="00A41DB9"/>
        </w:tc>
        <w:tc>
          <w:tcPr>
            <w:tcW w:w="0" w:type="auto"/>
          </w:tcPr>
          <w:p w14:paraId="1E87B818" w14:textId="77777777" w:rsidR="00A41DB9" w:rsidRDefault="00A41DB9" w:rsidP="00A41DB9"/>
        </w:tc>
        <w:tc>
          <w:tcPr>
            <w:tcW w:w="0" w:type="auto"/>
          </w:tcPr>
          <w:p w14:paraId="57AE3FEB" w14:textId="5B5EE4C8" w:rsidR="00A41DB9" w:rsidRDefault="00A41DB9" w:rsidP="00A41DB9">
            <w:r>
              <w:t>NSE</w:t>
            </w:r>
          </w:p>
        </w:tc>
        <w:tc>
          <w:tcPr>
            <w:tcW w:w="0" w:type="auto"/>
          </w:tcPr>
          <w:p w14:paraId="52D6F3FC" w14:textId="62F88CBD" w:rsidR="00A41DB9" w:rsidRDefault="00A41DB9" w:rsidP="00A41DB9">
            <w:r>
              <w:t>0.7</w:t>
            </w:r>
            <w:r w:rsidR="00CD73D7">
              <w:t>3</w:t>
            </w:r>
          </w:p>
        </w:tc>
        <w:tc>
          <w:tcPr>
            <w:tcW w:w="0" w:type="auto"/>
          </w:tcPr>
          <w:p w14:paraId="1B5AEDAE" w14:textId="3ED9EED9" w:rsidR="00A41DB9" w:rsidRDefault="00A41DB9" w:rsidP="00A41DB9">
            <w:r>
              <w:t>G</w:t>
            </w:r>
          </w:p>
        </w:tc>
      </w:tr>
      <w:tr w:rsidR="00A41DB9" w14:paraId="3D18757F" w14:textId="77777777" w:rsidTr="0064217D">
        <w:tc>
          <w:tcPr>
            <w:tcW w:w="0" w:type="auto"/>
          </w:tcPr>
          <w:p w14:paraId="0EB4C3BC" w14:textId="77777777" w:rsidR="00A41DB9" w:rsidRDefault="00A41DB9" w:rsidP="00A41DB9"/>
        </w:tc>
        <w:tc>
          <w:tcPr>
            <w:tcW w:w="0" w:type="auto"/>
          </w:tcPr>
          <w:p w14:paraId="47C5AB4F" w14:textId="77777777" w:rsidR="00A41DB9" w:rsidRDefault="00A41DB9" w:rsidP="00A41DB9"/>
        </w:tc>
        <w:tc>
          <w:tcPr>
            <w:tcW w:w="0" w:type="auto"/>
          </w:tcPr>
          <w:p w14:paraId="0549CF64" w14:textId="77777777" w:rsidR="00A41DB9" w:rsidRDefault="00A41DB9" w:rsidP="00A41DB9"/>
        </w:tc>
        <w:tc>
          <w:tcPr>
            <w:tcW w:w="0" w:type="auto"/>
          </w:tcPr>
          <w:p w14:paraId="7BA5F30F" w14:textId="49ACDE7D" w:rsidR="00A41DB9" w:rsidRDefault="00A41DB9" w:rsidP="00A41DB9">
            <w:r>
              <w:t>RSR</w:t>
            </w:r>
          </w:p>
        </w:tc>
        <w:tc>
          <w:tcPr>
            <w:tcW w:w="0" w:type="auto"/>
          </w:tcPr>
          <w:p w14:paraId="286A8E72" w14:textId="743C14A2" w:rsidR="00A41DB9" w:rsidRDefault="00A41DB9" w:rsidP="00A41DB9">
            <w:r>
              <w:t>0.</w:t>
            </w:r>
            <w:r w:rsidR="00EB3145">
              <w:t>5</w:t>
            </w:r>
            <w:r w:rsidR="00CD73D7">
              <w:t>2</w:t>
            </w:r>
          </w:p>
        </w:tc>
        <w:tc>
          <w:tcPr>
            <w:tcW w:w="0" w:type="auto"/>
          </w:tcPr>
          <w:p w14:paraId="1AE778F8" w14:textId="5743E9A5" w:rsidR="00A41DB9" w:rsidRDefault="00A41DB9" w:rsidP="00A41DB9">
            <w:r>
              <w:t>G</w:t>
            </w:r>
          </w:p>
        </w:tc>
      </w:tr>
      <w:tr w:rsidR="00A41DB9" w14:paraId="5EF3CEF7" w14:textId="77777777" w:rsidTr="0064217D">
        <w:tc>
          <w:tcPr>
            <w:tcW w:w="0" w:type="auto"/>
          </w:tcPr>
          <w:p w14:paraId="42C31135" w14:textId="77777777" w:rsidR="00A41DB9" w:rsidRDefault="00A41DB9" w:rsidP="00A41DB9"/>
        </w:tc>
        <w:tc>
          <w:tcPr>
            <w:tcW w:w="0" w:type="auto"/>
          </w:tcPr>
          <w:p w14:paraId="5077F518" w14:textId="77777777" w:rsidR="00A41DB9" w:rsidRDefault="00A41DB9" w:rsidP="00A41DB9"/>
        </w:tc>
        <w:tc>
          <w:tcPr>
            <w:tcW w:w="0" w:type="auto"/>
          </w:tcPr>
          <w:p w14:paraId="25028791" w14:textId="77777777" w:rsidR="00A41DB9" w:rsidRDefault="00A41DB9" w:rsidP="00A41DB9"/>
        </w:tc>
        <w:tc>
          <w:tcPr>
            <w:tcW w:w="0" w:type="auto"/>
          </w:tcPr>
          <w:p w14:paraId="6D178417" w14:textId="5684CD85" w:rsidR="00A41DB9" w:rsidRDefault="00A41DB9" w:rsidP="00A41DB9">
            <w:r>
              <w:t>R2</w:t>
            </w:r>
          </w:p>
        </w:tc>
        <w:tc>
          <w:tcPr>
            <w:tcW w:w="0" w:type="auto"/>
          </w:tcPr>
          <w:p w14:paraId="3A334BF5" w14:textId="3FF09339" w:rsidR="00A41DB9" w:rsidRDefault="00A41DB9" w:rsidP="00A41DB9">
            <w:r>
              <w:t>0.</w:t>
            </w:r>
            <w:r w:rsidR="00EB3145">
              <w:t>8</w:t>
            </w:r>
            <w:r w:rsidR="00CD73D7">
              <w:t>2</w:t>
            </w:r>
          </w:p>
        </w:tc>
        <w:tc>
          <w:tcPr>
            <w:tcW w:w="0" w:type="auto"/>
          </w:tcPr>
          <w:p w14:paraId="5CF5DB88" w14:textId="43C764FC" w:rsidR="00A41DB9" w:rsidRDefault="00A41DB9" w:rsidP="00A41DB9">
            <w:r>
              <w:t>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512F5D8F" w14:textId="77777777" w:rsidTr="00D14E53">
        <w:tc>
          <w:tcPr>
            <w:tcW w:w="1870" w:type="dxa"/>
          </w:tcPr>
          <w:p w14:paraId="67291E46" w14:textId="041F9A2A" w:rsidR="00F81EFD" w:rsidRDefault="00F81EFD" w:rsidP="007E57E4">
            <w:r>
              <w:t>14158500</w:t>
            </w:r>
          </w:p>
        </w:tc>
        <w:tc>
          <w:tcPr>
            <w:tcW w:w="1870" w:type="dxa"/>
          </w:tcPr>
          <w:p w14:paraId="2F7B58FE" w14:textId="335DC35D" w:rsidR="00F81EFD" w:rsidRDefault="00F81EFD" w:rsidP="007E57E4">
            <w:r>
              <w:t>23773373</w:t>
            </w:r>
          </w:p>
        </w:tc>
        <w:tc>
          <w:tcPr>
            <w:tcW w:w="4355" w:type="dxa"/>
          </w:tcPr>
          <w:p w14:paraId="2A11E1E4" w14:textId="48CEFE3D" w:rsidR="00F81EFD" w:rsidRDefault="00F81EFD" w:rsidP="007E57E4">
            <w:r>
              <w:t>MCKENZIE RIVER AT OUTLET OF CLEAR LAKE</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RDefault="006200EB">
      <w:r>
        <w:br w:type="page"/>
      </w:r>
    </w:p>
    <w:p w14:paraId="025588A3" w14:textId="0B4CBBAA" w:rsidR="00E70EE0" w:rsidRDefault="00E70EE0" w:rsidP="007E57E4">
      <w:r>
        <w:lastRenderedPageBreak/>
        <w:t xml:space="preserve">Temperature sensor locations with </w:t>
      </w:r>
      <w:r w:rsidR="0090573C">
        <w:t xml:space="preserve">generally </w:t>
      </w:r>
      <w:r>
        <w:t xml:space="preserve">satisfactory or better simulation skill grades, as of ver. </w:t>
      </w:r>
      <w:r w:rsidR="005160F8">
        <w:t>1</w:t>
      </w:r>
      <w:r w:rsidR="0025684C">
        <w:t>51</w:t>
      </w:r>
    </w:p>
    <w:tbl>
      <w:tblPr>
        <w:tblStyle w:val="TableGrid"/>
        <w:tblW w:w="0" w:type="auto"/>
        <w:tblLook w:val="04A0" w:firstRow="1" w:lastRow="0" w:firstColumn="1" w:lastColumn="0" w:noHBand="0" w:noVBand="1"/>
      </w:tblPr>
      <w:tblGrid>
        <w:gridCol w:w="1109"/>
        <w:gridCol w:w="1109"/>
        <w:gridCol w:w="3416"/>
        <w:gridCol w:w="909"/>
        <w:gridCol w:w="1040"/>
        <w:gridCol w:w="727"/>
        <w:gridCol w:w="558"/>
      </w:tblGrid>
      <w:tr w:rsidR="005160F8" w14:paraId="553C1842" w14:textId="1ACF3678" w:rsidTr="00081FEC">
        <w:tc>
          <w:tcPr>
            <w:tcW w:w="0" w:type="auto"/>
          </w:tcPr>
          <w:p w14:paraId="5739CB03" w14:textId="7D90C063" w:rsidR="005160F8" w:rsidRDefault="005160F8" w:rsidP="007E57E4">
            <w:r>
              <w:t>gage</w:t>
            </w:r>
          </w:p>
        </w:tc>
        <w:tc>
          <w:tcPr>
            <w:tcW w:w="0" w:type="auto"/>
          </w:tcPr>
          <w:p w14:paraId="5F2E048C" w14:textId="4F0CF0E4" w:rsidR="005160F8" w:rsidRDefault="005160F8" w:rsidP="007E57E4">
            <w:r>
              <w:t>COMID</w:t>
            </w:r>
          </w:p>
        </w:tc>
        <w:tc>
          <w:tcPr>
            <w:tcW w:w="0" w:type="auto"/>
          </w:tcPr>
          <w:p w14:paraId="037157EA" w14:textId="663E3C19" w:rsidR="005160F8" w:rsidRDefault="005160F8" w:rsidP="007E57E4">
            <w:r>
              <w:t>location</w:t>
            </w:r>
          </w:p>
        </w:tc>
        <w:tc>
          <w:tcPr>
            <w:tcW w:w="0" w:type="auto"/>
          </w:tcPr>
          <w:p w14:paraId="2E465273" w14:textId="4A78AA69" w:rsidR="005160F8" w:rsidRDefault="005160F8" w:rsidP="007E57E4">
            <w:r>
              <w:t>statistic</w:t>
            </w:r>
          </w:p>
        </w:tc>
        <w:tc>
          <w:tcPr>
            <w:tcW w:w="0" w:type="auto"/>
          </w:tcPr>
          <w:p w14:paraId="5AD5C038" w14:textId="26E12AF2" w:rsidR="005160F8" w:rsidRDefault="005160F8" w:rsidP="007E57E4">
            <w:r>
              <w:t>value</w:t>
            </w:r>
          </w:p>
        </w:tc>
        <w:tc>
          <w:tcPr>
            <w:tcW w:w="0" w:type="auto"/>
          </w:tcPr>
          <w:p w14:paraId="72EE119F" w14:textId="2E2A9CDA" w:rsidR="005160F8" w:rsidRDefault="005160F8" w:rsidP="007E57E4">
            <w:r>
              <w:t>grade</w:t>
            </w:r>
          </w:p>
        </w:tc>
        <w:tc>
          <w:tcPr>
            <w:tcW w:w="0" w:type="auto"/>
          </w:tcPr>
          <w:p w14:paraId="1A695AE5" w14:textId="5C6504A5" w:rsidR="005160F8" w:rsidRDefault="005160F8" w:rsidP="007E57E4">
            <w:r>
              <w:t>ver.</w:t>
            </w:r>
          </w:p>
        </w:tc>
      </w:tr>
      <w:tr w:rsidR="005160F8" w14:paraId="132190CB" w14:textId="56D0D559" w:rsidTr="00081FEC">
        <w:tc>
          <w:tcPr>
            <w:tcW w:w="0" w:type="auto"/>
          </w:tcPr>
          <w:p w14:paraId="7D7B75BD" w14:textId="3586976B" w:rsidR="005160F8" w:rsidRDefault="005160F8" w:rsidP="00E70EE0">
            <w:r>
              <w:t>14159200</w:t>
            </w:r>
          </w:p>
        </w:tc>
        <w:tc>
          <w:tcPr>
            <w:tcW w:w="0" w:type="auto"/>
          </w:tcPr>
          <w:p w14:paraId="0460C4BB" w14:textId="0748305B" w:rsidR="005160F8" w:rsidRDefault="005160F8" w:rsidP="00E70EE0">
            <w:r>
              <w:t>23773037</w:t>
            </w:r>
          </w:p>
        </w:tc>
        <w:tc>
          <w:tcPr>
            <w:tcW w:w="0" w:type="auto"/>
          </w:tcPr>
          <w:p w14:paraId="0F67F129" w14:textId="581EED37" w:rsidR="005160F8" w:rsidRDefault="005160F8" w:rsidP="00E70EE0">
            <w:r>
              <w:t>SO FK MCKENZIE ABOVE COUGAR</w:t>
            </w:r>
          </w:p>
        </w:tc>
        <w:tc>
          <w:tcPr>
            <w:tcW w:w="0" w:type="auto"/>
          </w:tcPr>
          <w:p w14:paraId="219B605A" w14:textId="43B0B515" w:rsidR="005160F8" w:rsidRDefault="005160F8" w:rsidP="00E70EE0">
            <w:r>
              <w:t>%bias</w:t>
            </w:r>
          </w:p>
        </w:tc>
        <w:tc>
          <w:tcPr>
            <w:tcW w:w="0" w:type="auto"/>
          </w:tcPr>
          <w:p w14:paraId="60CC27D9" w14:textId="19C826F3" w:rsidR="005160F8" w:rsidRDefault="005160F8" w:rsidP="00E70EE0">
            <w:r>
              <w:t>-10.2%</w:t>
            </w:r>
          </w:p>
        </w:tc>
        <w:tc>
          <w:tcPr>
            <w:tcW w:w="0" w:type="auto"/>
          </w:tcPr>
          <w:p w14:paraId="1E0F0D76" w14:textId="2E8B08FA" w:rsidR="005160F8" w:rsidRDefault="005160F8" w:rsidP="00E70EE0">
            <w:r>
              <w:t>S</w:t>
            </w:r>
          </w:p>
        </w:tc>
        <w:tc>
          <w:tcPr>
            <w:tcW w:w="0" w:type="auto"/>
          </w:tcPr>
          <w:p w14:paraId="2495AAD6" w14:textId="71758959" w:rsidR="005160F8" w:rsidRDefault="0025684C" w:rsidP="00E70EE0">
            <w:r>
              <w:t>151</w:t>
            </w:r>
          </w:p>
        </w:tc>
      </w:tr>
      <w:tr w:rsidR="005160F8" w14:paraId="04236B81" w14:textId="1CC79A54" w:rsidTr="00081FEC">
        <w:tc>
          <w:tcPr>
            <w:tcW w:w="0" w:type="auto"/>
          </w:tcPr>
          <w:p w14:paraId="7693C2C2" w14:textId="77777777" w:rsidR="005160F8" w:rsidRDefault="005160F8" w:rsidP="00E70EE0"/>
        </w:tc>
        <w:tc>
          <w:tcPr>
            <w:tcW w:w="0" w:type="auto"/>
          </w:tcPr>
          <w:p w14:paraId="1DA38DF4" w14:textId="77777777" w:rsidR="005160F8" w:rsidRDefault="005160F8" w:rsidP="00E70EE0"/>
        </w:tc>
        <w:tc>
          <w:tcPr>
            <w:tcW w:w="0" w:type="auto"/>
          </w:tcPr>
          <w:p w14:paraId="26899EB0" w14:textId="77777777" w:rsidR="005160F8" w:rsidRDefault="005160F8" w:rsidP="00E70EE0"/>
        </w:tc>
        <w:tc>
          <w:tcPr>
            <w:tcW w:w="0" w:type="auto"/>
          </w:tcPr>
          <w:p w14:paraId="08997FA3" w14:textId="2775D24F" w:rsidR="005160F8" w:rsidRDefault="005160F8" w:rsidP="00E70EE0">
            <w:r>
              <w:t>NSE</w:t>
            </w:r>
          </w:p>
        </w:tc>
        <w:tc>
          <w:tcPr>
            <w:tcW w:w="0" w:type="auto"/>
          </w:tcPr>
          <w:p w14:paraId="03C23E73" w14:textId="26E42A5A" w:rsidR="005160F8" w:rsidRDefault="005160F8" w:rsidP="00E70EE0">
            <w:r>
              <w:t>0.64</w:t>
            </w:r>
          </w:p>
        </w:tc>
        <w:tc>
          <w:tcPr>
            <w:tcW w:w="0" w:type="auto"/>
          </w:tcPr>
          <w:p w14:paraId="4DE27806" w14:textId="233A32F5" w:rsidR="005160F8" w:rsidRDefault="005160F8" w:rsidP="00E70EE0">
            <w:r>
              <w:t>S</w:t>
            </w:r>
          </w:p>
        </w:tc>
        <w:tc>
          <w:tcPr>
            <w:tcW w:w="0" w:type="auto"/>
          </w:tcPr>
          <w:p w14:paraId="3078400A" w14:textId="77777777" w:rsidR="005160F8" w:rsidRDefault="005160F8" w:rsidP="00E70EE0"/>
        </w:tc>
      </w:tr>
      <w:tr w:rsidR="005160F8" w14:paraId="7219706D" w14:textId="43D7C283" w:rsidTr="00081FEC">
        <w:tc>
          <w:tcPr>
            <w:tcW w:w="0" w:type="auto"/>
          </w:tcPr>
          <w:p w14:paraId="5701AB61" w14:textId="77777777" w:rsidR="005160F8" w:rsidRDefault="005160F8" w:rsidP="00E70EE0"/>
        </w:tc>
        <w:tc>
          <w:tcPr>
            <w:tcW w:w="0" w:type="auto"/>
          </w:tcPr>
          <w:p w14:paraId="76187D81" w14:textId="77777777" w:rsidR="005160F8" w:rsidRDefault="005160F8" w:rsidP="00E70EE0"/>
        </w:tc>
        <w:tc>
          <w:tcPr>
            <w:tcW w:w="0" w:type="auto"/>
          </w:tcPr>
          <w:p w14:paraId="2493B2D4" w14:textId="77777777" w:rsidR="005160F8" w:rsidRDefault="005160F8" w:rsidP="00E70EE0"/>
        </w:tc>
        <w:tc>
          <w:tcPr>
            <w:tcW w:w="0" w:type="auto"/>
          </w:tcPr>
          <w:p w14:paraId="51403752" w14:textId="1C2582DD" w:rsidR="005160F8" w:rsidRDefault="005160F8" w:rsidP="00E70EE0">
            <w:r>
              <w:t>R2</w:t>
            </w:r>
          </w:p>
        </w:tc>
        <w:tc>
          <w:tcPr>
            <w:tcW w:w="0" w:type="auto"/>
          </w:tcPr>
          <w:p w14:paraId="2797297F" w14:textId="2967CD73" w:rsidR="005160F8" w:rsidRDefault="005160F8" w:rsidP="00E70EE0">
            <w:r>
              <w:t>0.91</w:t>
            </w:r>
          </w:p>
        </w:tc>
        <w:tc>
          <w:tcPr>
            <w:tcW w:w="0" w:type="auto"/>
          </w:tcPr>
          <w:p w14:paraId="6D1FA568" w14:textId="718816A2" w:rsidR="005160F8" w:rsidRDefault="005160F8" w:rsidP="00E70EE0">
            <w:r>
              <w:t>VG</w:t>
            </w:r>
          </w:p>
        </w:tc>
        <w:tc>
          <w:tcPr>
            <w:tcW w:w="0" w:type="auto"/>
          </w:tcPr>
          <w:p w14:paraId="474DE8FE" w14:textId="77777777" w:rsidR="005160F8" w:rsidRDefault="005160F8" w:rsidP="00E70EE0"/>
        </w:tc>
      </w:tr>
      <w:tr w:rsidR="005160F8" w14:paraId="2BD21F15" w14:textId="77777777" w:rsidTr="00081FEC">
        <w:tc>
          <w:tcPr>
            <w:tcW w:w="0" w:type="auto"/>
          </w:tcPr>
          <w:p w14:paraId="3CE9ADC6" w14:textId="77777777" w:rsidR="005160F8" w:rsidRDefault="005160F8" w:rsidP="00E70EE0"/>
        </w:tc>
        <w:tc>
          <w:tcPr>
            <w:tcW w:w="0" w:type="auto"/>
          </w:tcPr>
          <w:p w14:paraId="6BBC69DB" w14:textId="77777777" w:rsidR="005160F8" w:rsidRDefault="005160F8" w:rsidP="00E70EE0"/>
        </w:tc>
        <w:tc>
          <w:tcPr>
            <w:tcW w:w="0" w:type="auto"/>
          </w:tcPr>
          <w:p w14:paraId="3635EA19" w14:textId="77777777" w:rsidR="005160F8" w:rsidRDefault="005160F8" w:rsidP="00E70EE0"/>
        </w:tc>
        <w:tc>
          <w:tcPr>
            <w:tcW w:w="0" w:type="auto"/>
          </w:tcPr>
          <w:p w14:paraId="4D629E84" w14:textId="69062438" w:rsidR="005160F8" w:rsidRDefault="0025684C" w:rsidP="00E70EE0">
            <w:r>
              <w:t>MAE</w:t>
            </w:r>
          </w:p>
        </w:tc>
        <w:tc>
          <w:tcPr>
            <w:tcW w:w="0" w:type="auto"/>
          </w:tcPr>
          <w:p w14:paraId="5B681B32" w14:textId="4090D6A7" w:rsidR="005160F8" w:rsidRDefault="0025684C" w:rsidP="00E70EE0">
            <w:r>
              <w:t>1.1</w:t>
            </w:r>
            <w:r w:rsidR="005160F8">
              <w:t xml:space="preserve"> deg C</w:t>
            </w:r>
          </w:p>
        </w:tc>
        <w:tc>
          <w:tcPr>
            <w:tcW w:w="0" w:type="auto"/>
          </w:tcPr>
          <w:p w14:paraId="43E846EC" w14:textId="77777777" w:rsidR="005160F8" w:rsidRDefault="005160F8" w:rsidP="00E70EE0"/>
        </w:tc>
        <w:tc>
          <w:tcPr>
            <w:tcW w:w="0" w:type="auto"/>
          </w:tcPr>
          <w:p w14:paraId="40F5ABF1" w14:textId="77777777" w:rsidR="005160F8" w:rsidRDefault="005160F8" w:rsidP="00E70EE0"/>
        </w:tc>
      </w:tr>
      <w:tr w:rsidR="00CA1E74" w14:paraId="3493F681" w14:textId="77777777" w:rsidTr="00081FEC">
        <w:tc>
          <w:tcPr>
            <w:tcW w:w="0" w:type="auto"/>
          </w:tcPr>
          <w:p w14:paraId="384265E2" w14:textId="53A48D49" w:rsidR="00CA1E74" w:rsidRDefault="00CA1E74" w:rsidP="00CA1E74">
            <w:r>
              <w:t>14159500</w:t>
            </w:r>
          </w:p>
        </w:tc>
        <w:tc>
          <w:tcPr>
            <w:tcW w:w="0" w:type="auto"/>
          </w:tcPr>
          <w:p w14:paraId="664B6FFB" w14:textId="6ACD1BA2" w:rsidR="00CA1E74" w:rsidRDefault="00CA1E74" w:rsidP="00CA1E74">
            <w:r>
              <w:t>23773009</w:t>
            </w:r>
          </w:p>
        </w:tc>
        <w:tc>
          <w:tcPr>
            <w:tcW w:w="0" w:type="auto"/>
          </w:tcPr>
          <w:p w14:paraId="7713EB10" w14:textId="63175BB5" w:rsidR="00CA1E74" w:rsidRDefault="00CA1E74" w:rsidP="00CA1E74">
            <w:r>
              <w:t>SO FK MCKENZIE BELOW COUGAR</w:t>
            </w:r>
          </w:p>
        </w:tc>
        <w:tc>
          <w:tcPr>
            <w:tcW w:w="0" w:type="auto"/>
          </w:tcPr>
          <w:p w14:paraId="522DC0D1" w14:textId="2F31C1DC" w:rsidR="00CA1E74" w:rsidRDefault="00CA1E74" w:rsidP="00CA1E74">
            <w:r>
              <w:t>%bias</w:t>
            </w:r>
          </w:p>
        </w:tc>
        <w:tc>
          <w:tcPr>
            <w:tcW w:w="0" w:type="auto"/>
          </w:tcPr>
          <w:p w14:paraId="404B0371" w14:textId="253C0FF2" w:rsidR="00CA1E74" w:rsidRDefault="00CA1E74" w:rsidP="00CA1E74">
            <w:r>
              <w:t>-</w:t>
            </w:r>
            <w:r w:rsidR="0025684C">
              <w:t>3</w:t>
            </w:r>
            <w:r>
              <w:t>.5%</w:t>
            </w:r>
          </w:p>
        </w:tc>
        <w:tc>
          <w:tcPr>
            <w:tcW w:w="0" w:type="auto"/>
          </w:tcPr>
          <w:p w14:paraId="18CFE703" w14:textId="0E19F78E" w:rsidR="00CA1E74" w:rsidRDefault="00CA1E74" w:rsidP="00CA1E74">
            <w:r>
              <w:t>VG</w:t>
            </w:r>
          </w:p>
        </w:tc>
        <w:tc>
          <w:tcPr>
            <w:tcW w:w="0" w:type="auto"/>
          </w:tcPr>
          <w:p w14:paraId="7ADE1336" w14:textId="581F2EB7" w:rsidR="00CA1E74" w:rsidRDefault="00FD2288" w:rsidP="00CA1E74">
            <w:r>
              <w:t>151</w:t>
            </w:r>
          </w:p>
        </w:tc>
      </w:tr>
      <w:tr w:rsidR="00CA1E74" w14:paraId="22D7F3CD" w14:textId="77777777" w:rsidTr="00081FEC">
        <w:tc>
          <w:tcPr>
            <w:tcW w:w="0" w:type="auto"/>
          </w:tcPr>
          <w:p w14:paraId="6C658ABC" w14:textId="77777777" w:rsidR="00CA1E74" w:rsidRDefault="00CA1E74" w:rsidP="00CA1E74"/>
        </w:tc>
        <w:tc>
          <w:tcPr>
            <w:tcW w:w="0" w:type="auto"/>
          </w:tcPr>
          <w:p w14:paraId="0E884D9A" w14:textId="77777777" w:rsidR="00CA1E74" w:rsidRDefault="00CA1E74" w:rsidP="00CA1E74"/>
        </w:tc>
        <w:tc>
          <w:tcPr>
            <w:tcW w:w="0" w:type="auto"/>
          </w:tcPr>
          <w:p w14:paraId="1E15D7CD" w14:textId="77777777" w:rsidR="00CA1E74" w:rsidRDefault="00CA1E74" w:rsidP="00CA1E74"/>
        </w:tc>
        <w:tc>
          <w:tcPr>
            <w:tcW w:w="0" w:type="auto"/>
          </w:tcPr>
          <w:p w14:paraId="4704988E" w14:textId="3ECEE007" w:rsidR="00CA1E74" w:rsidRDefault="00CA1E74" w:rsidP="00CA1E74">
            <w:r>
              <w:t>NSE</w:t>
            </w:r>
          </w:p>
        </w:tc>
        <w:tc>
          <w:tcPr>
            <w:tcW w:w="0" w:type="auto"/>
          </w:tcPr>
          <w:p w14:paraId="165D6B8F" w14:textId="35A0E6C3" w:rsidR="00CA1E74" w:rsidRDefault="00CA1E74" w:rsidP="00CA1E74">
            <w:r>
              <w:t>0.</w:t>
            </w:r>
            <w:r w:rsidR="0025684C">
              <w:t>61</w:t>
            </w:r>
          </w:p>
        </w:tc>
        <w:tc>
          <w:tcPr>
            <w:tcW w:w="0" w:type="auto"/>
          </w:tcPr>
          <w:p w14:paraId="18F41CFA" w14:textId="28E6889F" w:rsidR="00CA1E74" w:rsidRDefault="00CA1E74" w:rsidP="00CA1E74">
            <w:r>
              <w:t>S</w:t>
            </w:r>
          </w:p>
        </w:tc>
        <w:tc>
          <w:tcPr>
            <w:tcW w:w="0" w:type="auto"/>
          </w:tcPr>
          <w:p w14:paraId="680855FF" w14:textId="77777777" w:rsidR="00CA1E74" w:rsidRDefault="00CA1E74" w:rsidP="00CA1E74"/>
        </w:tc>
      </w:tr>
      <w:tr w:rsidR="00CA1E74" w14:paraId="304EC4C2" w14:textId="77777777" w:rsidTr="00081FEC">
        <w:tc>
          <w:tcPr>
            <w:tcW w:w="0" w:type="auto"/>
          </w:tcPr>
          <w:p w14:paraId="1069302A" w14:textId="77777777" w:rsidR="00CA1E74" w:rsidRDefault="00CA1E74" w:rsidP="00CA1E74"/>
        </w:tc>
        <w:tc>
          <w:tcPr>
            <w:tcW w:w="0" w:type="auto"/>
          </w:tcPr>
          <w:p w14:paraId="2E696512" w14:textId="77777777" w:rsidR="00CA1E74" w:rsidRDefault="00CA1E74" w:rsidP="00CA1E74"/>
        </w:tc>
        <w:tc>
          <w:tcPr>
            <w:tcW w:w="0" w:type="auto"/>
          </w:tcPr>
          <w:p w14:paraId="1C5724A7" w14:textId="77777777" w:rsidR="00CA1E74" w:rsidRDefault="00CA1E74" w:rsidP="00CA1E74"/>
        </w:tc>
        <w:tc>
          <w:tcPr>
            <w:tcW w:w="0" w:type="auto"/>
          </w:tcPr>
          <w:p w14:paraId="5625EE96" w14:textId="40EEDC12" w:rsidR="00CA1E74" w:rsidRDefault="00CA1E74" w:rsidP="00CA1E74">
            <w:r>
              <w:t>R2</w:t>
            </w:r>
          </w:p>
        </w:tc>
        <w:tc>
          <w:tcPr>
            <w:tcW w:w="0" w:type="auto"/>
          </w:tcPr>
          <w:p w14:paraId="083EDB1E" w14:textId="3A6E7D0E" w:rsidR="00CA1E74" w:rsidRDefault="00CA1E74" w:rsidP="00CA1E74">
            <w:r>
              <w:t>0.6</w:t>
            </w:r>
            <w:r w:rsidR="004E31E2">
              <w:t>8</w:t>
            </w:r>
          </w:p>
        </w:tc>
        <w:tc>
          <w:tcPr>
            <w:tcW w:w="0" w:type="auto"/>
          </w:tcPr>
          <w:p w14:paraId="6E68D394" w14:textId="51AB28B7" w:rsidR="00CA1E74" w:rsidRDefault="00CA1E74" w:rsidP="00CA1E74">
            <w:r>
              <w:t>S</w:t>
            </w:r>
          </w:p>
        </w:tc>
        <w:tc>
          <w:tcPr>
            <w:tcW w:w="0" w:type="auto"/>
          </w:tcPr>
          <w:p w14:paraId="4689D21F" w14:textId="77777777" w:rsidR="00CA1E74" w:rsidRDefault="00CA1E74" w:rsidP="00CA1E74"/>
        </w:tc>
      </w:tr>
      <w:tr w:rsidR="00CA1E74" w14:paraId="448452DC" w14:textId="77777777" w:rsidTr="00081FEC">
        <w:tc>
          <w:tcPr>
            <w:tcW w:w="0" w:type="auto"/>
          </w:tcPr>
          <w:p w14:paraId="4FAE908E" w14:textId="77777777" w:rsidR="00CA1E74" w:rsidRDefault="00CA1E74" w:rsidP="00CA1E74"/>
        </w:tc>
        <w:tc>
          <w:tcPr>
            <w:tcW w:w="0" w:type="auto"/>
          </w:tcPr>
          <w:p w14:paraId="76EC78FD" w14:textId="77777777" w:rsidR="00CA1E74" w:rsidRDefault="00CA1E74" w:rsidP="00CA1E74"/>
        </w:tc>
        <w:tc>
          <w:tcPr>
            <w:tcW w:w="0" w:type="auto"/>
          </w:tcPr>
          <w:p w14:paraId="68EA8735" w14:textId="77777777" w:rsidR="00CA1E74" w:rsidRDefault="00CA1E74" w:rsidP="00CA1E74"/>
        </w:tc>
        <w:tc>
          <w:tcPr>
            <w:tcW w:w="0" w:type="auto"/>
          </w:tcPr>
          <w:p w14:paraId="0851DB7E" w14:textId="0E6757CF" w:rsidR="00CA1E74" w:rsidRDefault="004E31E2" w:rsidP="00CA1E74">
            <w:r>
              <w:t>MAE</w:t>
            </w:r>
          </w:p>
        </w:tc>
        <w:tc>
          <w:tcPr>
            <w:tcW w:w="0" w:type="auto"/>
          </w:tcPr>
          <w:p w14:paraId="475E1F14" w14:textId="4822C1B9" w:rsidR="00CA1E74" w:rsidRDefault="004E31E2" w:rsidP="00CA1E74">
            <w:r>
              <w:t>1.6</w:t>
            </w:r>
            <w:r w:rsidR="00CA1E74">
              <w:t xml:space="preserve"> deg C</w:t>
            </w:r>
          </w:p>
        </w:tc>
        <w:tc>
          <w:tcPr>
            <w:tcW w:w="0" w:type="auto"/>
          </w:tcPr>
          <w:p w14:paraId="00DB25D9" w14:textId="77777777" w:rsidR="00CA1E74" w:rsidRDefault="00CA1E74" w:rsidP="00CA1E74"/>
        </w:tc>
        <w:tc>
          <w:tcPr>
            <w:tcW w:w="0" w:type="auto"/>
          </w:tcPr>
          <w:p w14:paraId="7247B8AA" w14:textId="77777777" w:rsidR="00CA1E74" w:rsidRDefault="00CA1E74" w:rsidP="00CA1E74"/>
        </w:tc>
      </w:tr>
      <w:tr w:rsidR="00041D27" w14:paraId="102E59F8" w14:textId="77777777" w:rsidTr="00081FEC">
        <w:tc>
          <w:tcPr>
            <w:tcW w:w="0" w:type="auto"/>
          </w:tcPr>
          <w:p w14:paraId="215C26DB" w14:textId="3BB3A63C" w:rsidR="00041D27" w:rsidRDefault="00041D27" w:rsidP="00041D27">
            <w:r>
              <w:t>14161100</w:t>
            </w:r>
          </w:p>
        </w:tc>
        <w:tc>
          <w:tcPr>
            <w:tcW w:w="0" w:type="auto"/>
          </w:tcPr>
          <w:p w14:paraId="674B6564" w14:textId="75FD2A5A" w:rsidR="00041D27" w:rsidRDefault="00041D27" w:rsidP="00041D27">
            <w:r>
              <w:t>23773429</w:t>
            </w:r>
          </w:p>
        </w:tc>
        <w:tc>
          <w:tcPr>
            <w:tcW w:w="0" w:type="auto"/>
          </w:tcPr>
          <w:p w14:paraId="527D9241" w14:textId="016CE952" w:rsidR="00041D27" w:rsidRDefault="00041D27" w:rsidP="00041D27">
            <w:r>
              <w:t>BLUE RIVER ABOVE THE RESERVOIR</w:t>
            </w:r>
          </w:p>
        </w:tc>
        <w:tc>
          <w:tcPr>
            <w:tcW w:w="0" w:type="auto"/>
          </w:tcPr>
          <w:p w14:paraId="3660BB27" w14:textId="031AD573" w:rsidR="00041D27" w:rsidRDefault="00041D27" w:rsidP="00041D27">
            <w:r>
              <w:t>%bias</w:t>
            </w:r>
          </w:p>
        </w:tc>
        <w:tc>
          <w:tcPr>
            <w:tcW w:w="0" w:type="auto"/>
          </w:tcPr>
          <w:p w14:paraId="37F8A474" w14:textId="04CE5F37" w:rsidR="00041D27" w:rsidRDefault="00041D27" w:rsidP="00041D27">
            <w:r>
              <w:t>-7.5%</w:t>
            </w:r>
          </w:p>
        </w:tc>
        <w:tc>
          <w:tcPr>
            <w:tcW w:w="0" w:type="auto"/>
          </w:tcPr>
          <w:p w14:paraId="58C9D573" w14:textId="7C27847D" w:rsidR="00041D27" w:rsidRDefault="00041D27" w:rsidP="00041D27">
            <w:r>
              <w:t>G</w:t>
            </w:r>
          </w:p>
        </w:tc>
        <w:tc>
          <w:tcPr>
            <w:tcW w:w="0" w:type="auto"/>
          </w:tcPr>
          <w:p w14:paraId="520E786A" w14:textId="2D03DD01" w:rsidR="00041D27" w:rsidRDefault="00041D27" w:rsidP="00041D27">
            <w:r>
              <w:t>1</w:t>
            </w:r>
            <w:r w:rsidR="00FD2288">
              <w:t>51</w:t>
            </w:r>
          </w:p>
        </w:tc>
      </w:tr>
      <w:tr w:rsidR="00041D27" w14:paraId="5FD4644D" w14:textId="77777777" w:rsidTr="00081FEC">
        <w:tc>
          <w:tcPr>
            <w:tcW w:w="0" w:type="auto"/>
          </w:tcPr>
          <w:p w14:paraId="2AD5E164" w14:textId="77777777" w:rsidR="00041D27" w:rsidRDefault="00041D27" w:rsidP="00041D27"/>
        </w:tc>
        <w:tc>
          <w:tcPr>
            <w:tcW w:w="0" w:type="auto"/>
          </w:tcPr>
          <w:p w14:paraId="6A34727F" w14:textId="77777777" w:rsidR="00041D27" w:rsidRDefault="00041D27" w:rsidP="00041D27"/>
        </w:tc>
        <w:tc>
          <w:tcPr>
            <w:tcW w:w="0" w:type="auto"/>
          </w:tcPr>
          <w:p w14:paraId="791962AD" w14:textId="77777777" w:rsidR="00041D27" w:rsidRDefault="00041D27" w:rsidP="00041D27"/>
        </w:tc>
        <w:tc>
          <w:tcPr>
            <w:tcW w:w="0" w:type="auto"/>
          </w:tcPr>
          <w:p w14:paraId="5DEB804E" w14:textId="036A16D4" w:rsidR="00041D27" w:rsidRDefault="00041D27" w:rsidP="00041D27">
            <w:r>
              <w:t>NSE</w:t>
            </w:r>
          </w:p>
        </w:tc>
        <w:tc>
          <w:tcPr>
            <w:tcW w:w="0" w:type="auto"/>
          </w:tcPr>
          <w:p w14:paraId="2EA61B1C" w14:textId="27F97E2F" w:rsidR="00041D27" w:rsidRDefault="00041D27" w:rsidP="00041D27">
            <w:r>
              <w:t>0.86</w:t>
            </w:r>
          </w:p>
        </w:tc>
        <w:tc>
          <w:tcPr>
            <w:tcW w:w="0" w:type="auto"/>
          </w:tcPr>
          <w:p w14:paraId="356AD4CB" w14:textId="14FC8B75" w:rsidR="00041D27" w:rsidRDefault="00041D27" w:rsidP="00041D27">
            <w:r>
              <w:t>VG</w:t>
            </w:r>
          </w:p>
        </w:tc>
        <w:tc>
          <w:tcPr>
            <w:tcW w:w="0" w:type="auto"/>
          </w:tcPr>
          <w:p w14:paraId="5E723E7F" w14:textId="77777777" w:rsidR="00041D27" w:rsidRDefault="00041D27" w:rsidP="00041D27"/>
        </w:tc>
      </w:tr>
      <w:tr w:rsidR="00041D27" w14:paraId="7D98D051" w14:textId="77777777" w:rsidTr="00081FEC">
        <w:tc>
          <w:tcPr>
            <w:tcW w:w="0" w:type="auto"/>
          </w:tcPr>
          <w:p w14:paraId="4BB604F5" w14:textId="77777777" w:rsidR="00041D27" w:rsidRDefault="00041D27" w:rsidP="00041D27"/>
        </w:tc>
        <w:tc>
          <w:tcPr>
            <w:tcW w:w="0" w:type="auto"/>
          </w:tcPr>
          <w:p w14:paraId="20E90C1D" w14:textId="77777777" w:rsidR="00041D27" w:rsidRDefault="00041D27" w:rsidP="00041D27"/>
        </w:tc>
        <w:tc>
          <w:tcPr>
            <w:tcW w:w="0" w:type="auto"/>
          </w:tcPr>
          <w:p w14:paraId="27827799" w14:textId="77777777" w:rsidR="00041D27" w:rsidRDefault="00041D27" w:rsidP="00041D27"/>
        </w:tc>
        <w:tc>
          <w:tcPr>
            <w:tcW w:w="0" w:type="auto"/>
          </w:tcPr>
          <w:p w14:paraId="5332F1DC" w14:textId="5F00CB7B" w:rsidR="00041D27" w:rsidRDefault="00041D27" w:rsidP="00041D27">
            <w:r>
              <w:t>RSR</w:t>
            </w:r>
          </w:p>
        </w:tc>
        <w:tc>
          <w:tcPr>
            <w:tcW w:w="0" w:type="auto"/>
          </w:tcPr>
          <w:p w14:paraId="6475777C" w14:textId="2FACB8DD" w:rsidR="00041D27" w:rsidRDefault="00041D27" w:rsidP="00041D27">
            <w:r>
              <w:t>0.37</w:t>
            </w:r>
          </w:p>
        </w:tc>
        <w:tc>
          <w:tcPr>
            <w:tcW w:w="0" w:type="auto"/>
          </w:tcPr>
          <w:p w14:paraId="0975C5D6" w14:textId="0AAEFD41" w:rsidR="00041D27" w:rsidRDefault="00041D27" w:rsidP="00041D27">
            <w:r>
              <w:t>VG</w:t>
            </w:r>
          </w:p>
        </w:tc>
        <w:tc>
          <w:tcPr>
            <w:tcW w:w="0" w:type="auto"/>
          </w:tcPr>
          <w:p w14:paraId="06336AE7" w14:textId="77777777" w:rsidR="00041D27" w:rsidRDefault="00041D27" w:rsidP="00041D27"/>
        </w:tc>
      </w:tr>
      <w:tr w:rsidR="00041D27" w14:paraId="2F19C2CD" w14:textId="77777777" w:rsidTr="00081FEC">
        <w:tc>
          <w:tcPr>
            <w:tcW w:w="0" w:type="auto"/>
          </w:tcPr>
          <w:p w14:paraId="7A117CD1" w14:textId="77777777" w:rsidR="00041D27" w:rsidRDefault="00041D27" w:rsidP="00041D27"/>
        </w:tc>
        <w:tc>
          <w:tcPr>
            <w:tcW w:w="0" w:type="auto"/>
          </w:tcPr>
          <w:p w14:paraId="0BEE597C" w14:textId="77777777" w:rsidR="00041D27" w:rsidRDefault="00041D27" w:rsidP="00041D27"/>
        </w:tc>
        <w:tc>
          <w:tcPr>
            <w:tcW w:w="0" w:type="auto"/>
          </w:tcPr>
          <w:p w14:paraId="51EBB1C1" w14:textId="77777777" w:rsidR="00041D27" w:rsidRDefault="00041D27" w:rsidP="00041D27"/>
        </w:tc>
        <w:tc>
          <w:tcPr>
            <w:tcW w:w="0" w:type="auto"/>
          </w:tcPr>
          <w:p w14:paraId="5A0F0C6F" w14:textId="154394DD" w:rsidR="00041D27" w:rsidRDefault="00041D27" w:rsidP="00041D27">
            <w:r>
              <w:t>R2</w:t>
            </w:r>
          </w:p>
        </w:tc>
        <w:tc>
          <w:tcPr>
            <w:tcW w:w="0" w:type="auto"/>
          </w:tcPr>
          <w:p w14:paraId="0E5CD791" w14:textId="5CA49BE9" w:rsidR="00041D27" w:rsidRDefault="00041D27" w:rsidP="00041D27">
            <w:r>
              <w:t>0.93</w:t>
            </w:r>
          </w:p>
        </w:tc>
        <w:tc>
          <w:tcPr>
            <w:tcW w:w="0" w:type="auto"/>
          </w:tcPr>
          <w:p w14:paraId="1AC695F8" w14:textId="4F53240C" w:rsidR="00041D27" w:rsidRDefault="00041D27" w:rsidP="00041D27">
            <w:r>
              <w:t>VG</w:t>
            </w:r>
          </w:p>
        </w:tc>
        <w:tc>
          <w:tcPr>
            <w:tcW w:w="0" w:type="auto"/>
          </w:tcPr>
          <w:p w14:paraId="4F73F8B9" w14:textId="77777777" w:rsidR="00041D27" w:rsidRDefault="00041D27" w:rsidP="00041D27"/>
        </w:tc>
      </w:tr>
      <w:tr w:rsidR="00041D27" w14:paraId="23C9DD45" w14:textId="77777777" w:rsidTr="00081FEC">
        <w:tc>
          <w:tcPr>
            <w:tcW w:w="0" w:type="auto"/>
          </w:tcPr>
          <w:p w14:paraId="1734501E" w14:textId="77777777" w:rsidR="00041D27" w:rsidRDefault="00041D27" w:rsidP="00041D27"/>
        </w:tc>
        <w:tc>
          <w:tcPr>
            <w:tcW w:w="0" w:type="auto"/>
          </w:tcPr>
          <w:p w14:paraId="4CF254CE" w14:textId="77777777" w:rsidR="00041D27" w:rsidRDefault="00041D27" w:rsidP="00041D27"/>
        </w:tc>
        <w:tc>
          <w:tcPr>
            <w:tcW w:w="0" w:type="auto"/>
          </w:tcPr>
          <w:p w14:paraId="07AC4EBD" w14:textId="77777777" w:rsidR="00041D27" w:rsidRDefault="00041D27" w:rsidP="00041D27"/>
        </w:tc>
        <w:tc>
          <w:tcPr>
            <w:tcW w:w="0" w:type="auto"/>
          </w:tcPr>
          <w:p w14:paraId="78554B59" w14:textId="783A4E56" w:rsidR="00041D27" w:rsidRDefault="00041D27" w:rsidP="00041D27">
            <w:r>
              <w:t>ave err</w:t>
            </w:r>
          </w:p>
        </w:tc>
        <w:tc>
          <w:tcPr>
            <w:tcW w:w="0" w:type="auto"/>
          </w:tcPr>
          <w:p w14:paraId="7B38995A" w14:textId="24E2A5CD" w:rsidR="00041D27" w:rsidRDefault="00041D27" w:rsidP="00041D27">
            <w:r>
              <w:t>0.7 deg C</w:t>
            </w:r>
          </w:p>
        </w:tc>
        <w:tc>
          <w:tcPr>
            <w:tcW w:w="0" w:type="auto"/>
          </w:tcPr>
          <w:p w14:paraId="456013FF" w14:textId="77777777" w:rsidR="00041D27" w:rsidRDefault="00041D27" w:rsidP="00041D27"/>
        </w:tc>
        <w:tc>
          <w:tcPr>
            <w:tcW w:w="0" w:type="auto"/>
          </w:tcPr>
          <w:p w14:paraId="11EBF2AF" w14:textId="77777777" w:rsidR="00041D27" w:rsidRDefault="00041D27" w:rsidP="00041D27"/>
        </w:tc>
      </w:tr>
      <w:tr w:rsidR="00771AAC" w14:paraId="4B414284" w14:textId="77777777" w:rsidTr="00081FEC">
        <w:tc>
          <w:tcPr>
            <w:tcW w:w="0" w:type="auto"/>
          </w:tcPr>
          <w:p w14:paraId="3136AF28" w14:textId="6FA189FF" w:rsidR="00771AAC" w:rsidRDefault="00771AAC" w:rsidP="00771AAC">
            <w:r>
              <w:t>14162200</w:t>
            </w:r>
          </w:p>
        </w:tc>
        <w:tc>
          <w:tcPr>
            <w:tcW w:w="0" w:type="auto"/>
          </w:tcPr>
          <w:p w14:paraId="19EA5F29" w14:textId="2337E25E" w:rsidR="00771AAC" w:rsidRDefault="00771AAC" w:rsidP="00771AAC">
            <w:r>
              <w:t>23773405</w:t>
            </w:r>
          </w:p>
        </w:tc>
        <w:tc>
          <w:tcPr>
            <w:tcW w:w="0" w:type="auto"/>
          </w:tcPr>
          <w:p w14:paraId="4F516243" w14:textId="0C991675" w:rsidR="00771AAC" w:rsidRDefault="00771AAC" w:rsidP="00771AAC">
            <w:r>
              <w:t>BLUE RIVER BELOW THE RESERVOIR</w:t>
            </w:r>
          </w:p>
        </w:tc>
        <w:tc>
          <w:tcPr>
            <w:tcW w:w="0" w:type="auto"/>
          </w:tcPr>
          <w:p w14:paraId="0033914A" w14:textId="4B9CD9C7" w:rsidR="00771AAC" w:rsidRDefault="00771AAC" w:rsidP="00771AAC">
            <w:r>
              <w:t>%bias</w:t>
            </w:r>
          </w:p>
        </w:tc>
        <w:tc>
          <w:tcPr>
            <w:tcW w:w="0" w:type="auto"/>
          </w:tcPr>
          <w:p w14:paraId="55597B67" w14:textId="731CE588" w:rsidR="00771AAC" w:rsidRDefault="00771AAC" w:rsidP="00771AAC">
            <w:r>
              <w:t>-0.</w:t>
            </w:r>
            <w:r w:rsidR="00DA218D">
              <w:t>6</w:t>
            </w:r>
            <w:r>
              <w:t>%</w:t>
            </w:r>
          </w:p>
        </w:tc>
        <w:tc>
          <w:tcPr>
            <w:tcW w:w="0" w:type="auto"/>
          </w:tcPr>
          <w:p w14:paraId="64E00F1C" w14:textId="4F3218DC" w:rsidR="00771AAC" w:rsidRDefault="00771AAC" w:rsidP="00771AAC">
            <w:r>
              <w:t>VG</w:t>
            </w:r>
          </w:p>
        </w:tc>
        <w:tc>
          <w:tcPr>
            <w:tcW w:w="0" w:type="auto"/>
          </w:tcPr>
          <w:p w14:paraId="02B09498" w14:textId="696B1A97" w:rsidR="00771AAC" w:rsidRDefault="00771AAC" w:rsidP="00771AAC">
            <w:r>
              <w:t>1</w:t>
            </w:r>
            <w:r w:rsidR="009655F4">
              <w:t>51</w:t>
            </w:r>
          </w:p>
        </w:tc>
      </w:tr>
      <w:tr w:rsidR="00771AAC" w14:paraId="5538EB9B" w14:textId="77777777" w:rsidTr="00081FEC">
        <w:tc>
          <w:tcPr>
            <w:tcW w:w="0" w:type="auto"/>
          </w:tcPr>
          <w:p w14:paraId="2EC94EA2" w14:textId="77777777" w:rsidR="00771AAC" w:rsidRDefault="00771AAC" w:rsidP="00771AAC"/>
        </w:tc>
        <w:tc>
          <w:tcPr>
            <w:tcW w:w="0" w:type="auto"/>
          </w:tcPr>
          <w:p w14:paraId="7BDA5E1C" w14:textId="77777777" w:rsidR="00771AAC" w:rsidRDefault="00771AAC" w:rsidP="00771AAC"/>
        </w:tc>
        <w:tc>
          <w:tcPr>
            <w:tcW w:w="0" w:type="auto"/>
          </w:tcPr>
          <w:p w14:paraId="03596065" w14:textId="77777777" w:rsidR="00771AAC" w:rsidRDefault="00771AAC" w:rsidP="00771AAC"/>
        </w:tc>
        <w:tc>
          <w:tcPr>
            <w:tcW w:w="0" w:type="auto"/>
          </w:tcPr>
          <w:p w14:paraId="16D3BEDD" w14:textId="0D34C854" w:rsidR="00771AAC" w:rsidRDefault="00771AAC" w:rsidP="00771AAC">
            <w:r>
              <w:t>NSE</w:t>
            </w:r>
          </w:p>
        </w:tc>
        <w:tc>
          <w:tcPr>
            <w:tcW w:w="0" w:type="auto"/>
          </w:tcPr>
          <w:p w14:paraId="544DD24A" w14:textId="4747493D" w:rsidR="00771AAC" w:rsidRDefault="00771AAC" w:rsidP="00771AAC">
            <w:r>
              <w:t>0.51</w:t>
            </w:r>
          </w:p>
        </w:tc>
        <w:tc>
          <w:tcPr>
            <w:tcW w:w="0" w:type="auto"/>
          </w:tcPr>
          <w:p w14:paraId="48894EF4" w14:textId="73B15797" w:rsidR="00771AAC" w:rsidRDefault="00771AAC" w:rsidP="00771AAC">
            <w:r>
              <w:t>S</w:t>
            </w:r>
          </w:p>
        </w:tc>
        <w:tc>
          <w:tcPr>
            <w:tcW w:w="0" w:type="auto"/>
          </w:tcPr>
          <w:p w14:paraId="56A6B9F6" w14:textId="77777777" w:rsidR="00771AAC" w:rsidRDefault="00771AAC" w:rsidP="00771AAC"/>
        </w:tc>
      </w:tr>
      <w:tr w:rsidR="00771AAC" w14:paraId="25069F53" w14:textId="77777777" w:rsidTr="00081FEC">
        <w:tc>
          <w:tcPr>
            <w:tcW w:w="0" w:type="auto"/>
          </w:tcPr>
          <w:p w14:paraId="4BFBA33A" w14:textId="77777777" w:rsidR="00771AAC" w:rsidRDefault="00771AAC" w:rsidP="00771AAC"/>
        </w:tc>
        <w:tc>
          <w:tcPr>
            <w:tcW w:w="0" w:type="auto"/>
          </w:tcPr>
          <w:p w14:paraId="0FB1CD3A" w14:textId="77777777" w:rsidR="00771AAC" w:rsidRDefault="00771AAC" w:rsidP="00771AAC"/>
        </w:tc>
        <w:tc>
          <w:tcPr>
            <w:tcW w:w="0" w:type="auto"/>
          </w:tcPr>
          <w:p w14:paraId="331AE5CA" w14:textId="77777777" w:rsidR="00771AAC" w:rsidRDefault="00771AAC" w:rsidP="00771AAC"/>
        </w:tc>
        <w:tc>
          <w:tcPr>
            <w:tcW w:w="0" w:type="auto"/>
          </w:tcPr>
          <w:p w14:paraId="29EE474F" w14:textId="5BD633AC" w:rsidR="00771AAC" w:rsidRDefault="00771AAC" w:rsidP="00771AAC">
            <w:r>
              <w:t>R2</w:t>
            </w:r>
          </w:p>
        </w:tc>
        <w:tc>
          <w:tcPr>
            <w:tcW w:w="0" w:type="auto"/>
          </w:tcPr>
          <w:p w14:paraId="35325BC5" w14:textId="490C1852" w:rsidR="00771AAC" w:rsidRDefault="00771AAC" w:rsidP="00771AAC">
            <w:r>
              <w:t>0.59</w:t>
            </w:r>
          </w:p>
        </w:tc>
        <w:tc>
          <w:tcPr>
            <w:tcW w:w="0" w:type="auto"/>
          </w:tcPr>
          <w:p w14:paraId="67F765A3" w14:textId="48B72B33" w:rsidR="00771AAC" w:rsidRDefault="00771AAC" w:rsidP="00771AAC">
            <w:r>
              <w:t>NS</w:t>
            </w:r>
          </w:p>
        </w:tc>
        <w:tc>
          <w:tcPr>
            <w:tcW w:w="0" w:type="auto"/>
          </w:tcPr>
          <w:p w14:paraId="19030C96" w14:textId="77777777" w:rsidR="00771AAC" w:rsidRDefault="00771AAC" w:rsidP="00771AAC"/>
        </w:tc>
      </w:tr>
      <w:tr w:rsidR="00771AAC" w14:paraId="4715FEE0" w14:textId="77777777" w:rsidTr="00081FEC">
        <w:tc>
          <w:tcPr>
            <w:tcW w:w="0" w:type="auto"/>
          </w:tcPr>
          <w:p w14:paraId="4F524128" w14:textId="77777777" w:rsidR="00771AAC" w:rsidRDefault="00771AAC" w:rsidP="00771AAC"/>
        </w:tc>
        <w:tc>
          <w:tcPr>
            <w:tcW w:w="0" w:type="auto"/>
          </w:tcPr>
          <w:p w14:paraId="219A8808" w14:textId="77777777" w:rsidR="00771AAC" w:rsidRDefault="00771AAC" w:rsidP="00771AAC"/>
        </w:tc>
        <w:tc>
          <w:tcPr>
            <w:tcW w:w="0" w:type="auto"/>
          </w:tcPr>
          <w:p w14:paraId="40614EFB" w14:textId="77777777" w:rsidR="00771AAC" w:rsidRDefault="00771AAC" w:rsidP="00771AAC"/>
        </w:tc>
        <w:tc>
          <w:tcPr>
            <w:tcW w:w="0" w:type="auto"/>
          </w:tcPr>
          <w:p w14:paraId="701FD63C" w14:textId="7349AFA4" w:rsidR="00771AAC" w:rsidRDefault="00DA218D" w:rsidP="00771AAC">
            <w:r>
              <w:t>MAE</w:t>
            </w:r>
          </w:p>
        </w:tc>
        <w:tc>
          <w:tcPr>
            <w:tcW w:w="0" w:type="auto"/>
          </w:tcPr>
          <w:p w14:paraId="106AC0F3" w14:textId="05189635" w:rsidR="00771AAC" w:rsidRDefault="00DA218D" w:rsidP="00771AAC">
            <w:r>
              <w:t>2</w:t>
            </w:r>
            <w:r w:rsidR="00771AAC">
              <w:t>.0 deg C</w:t>
            </w:r>
          </w:p>
        </w:tc>
        <w:tc>
          <w:tcPr>
            <w:tcW w:w="0" w:type="auto"/>
          </w:tcPr>
          <w:p w14:paraId="6A78D536" w14:textId="77777777" w:rsidR="00771AAC" w:rsidRDefault="00771AAC" w:rsidP="00771AAC"/>
        </w:tc>
        <w:tc>
          <w:tcPr>
            <w:tcW w:w="0" w:type="auto"/>
          </w:tcPr>
          <w:p w14:paraId="38985587" w14:textId="77777777" w:rsidR="00771AAC" w:rsidRDefault="00771AAC" w:rsidP="00771AAC"/>
        </w:tc>
      </w:tr>
      <w:tr w:rsidR="00771AAC" w14:paraId="75B5887F" w14:textId="77777777" w:rsidTr="00081FEC">
        <w:tc>
          <w:tcPr>
            <w:tcW w:w="0" w:type="auto"/>
          </w:tcPr>
          <w:p w14:paraId="5F6BF183" w14:textId="179F5686" w:rsidR="00771AAC" w:rsidRDefault="00771AAC" w:rsidP="00771AAC">
            <w:r>
              <w:t>14162500</w:t>
            </w:r>
          </w:p>
        </w:tc>
        <w:tc>
          <w:tcPr>
            <w:tcW w:w="0" w:type="auto"/>
          </w:tcPr>
          <w:p w14:paraId="4B1D0EF3" w14:textId="56C721BA" w:rsidR="00771AAC" w:rsidRDefault="00771AAC" w:rsidP="00771AAC">
            <w:r>
              <w:t>23772909</w:t>
            </w:r>
          </w:p>
        </w:tc>
        <w:tc>
          <w:tcPr>
            <w:tcW w:w="0" w:type="auto"/>
          </w:tcPr>
          <w:p w14:paraId="34D34A62" w14:textId="3065CE9D" w:rsidR="00771AAC" w:rsidRDefault="00771AAC" w:rsidP="00771AAC">
            <w:r>
              <w:t>MCKENZIE RIVER NEAR VIDA</w:t>
            </w:r>
          </w:p>
        </w:tc>
        <w:tc>
          <w:tcPr>
            <w:tcW w:w="0" w:type="auto"/>
          </w:tcPr>
          <w:p w14:paraId="28D95DBB" w14:textId="4CB4220B" w:rsidR="00771AAC" w:rsidRDefault="00771AAC" w:rsidP="00771AAC">
            <w:r>
              <w:t>%bias</w:t>
            </w:r>
          </w:p>
        </w:tc>
        <w:tc>
          <w:tcPr>
            <w:tcW w:w="0" w:type="auto"/>
          </w:tcPr>
          <w:p w14:paraId="35ED9764" w14:textId="358AE500" w:rsidR="00771AAC" w:rsidRDefault="00771AAC" w:rsidP="00771AAC">
            <w:r>
              <w:t>-10.9%</w:t>
            </w:r>
          </w:p>
        </w:tc>
        <w:tc>
          <w:tcPr>
            <w:tcW w:w="0" w:type="auto"/>
          </w:tcPr>
          <w:p w14:paraId="76D5A39A" w14:textId="2C800525" w:rsidR="00771AAC" w:rsidRDefault="00771AAC" w:rsidP="00771AAC">
            <w:r>
              <w:t>S</w:t>
            </w:r>
          </w:p>
        </w:tc>
        <w:tc>
          <w:tcPr>
            <w:tcW w:w="0" w:type="auto"/>
          </w:tcPr>
          <w:p w14:paraId="7CF247B3" w14:textId="2D4FEC13" w:rsidR="00771AAC" w:rsidRDefault="00771AAC" w:rsidP="00771AAC">
            <w:r>
              <w:t>1</w:t>
            </w:r>
            <w:r w:rsidR="00AA6F70">
              <w:t>51</w:t>
            </w:r>
          </w:p>
        </w:tc>
      </w:tr>
      <w:tr w:rsidR="00771AAC" w14:paraId="1ED80062" w14:textId="77777777" w:rsidTr="00081FEC">
        <w:tc>
          <w:tcPr>
            <w:tcW w:w="0" w:type="auto"/>
          </w:tcPr>
          <w:p w14:paraId="56B946A0" w14:textId="77777777" w:rsidR="00771AAC" w:rsidRDefault="00771AAC" w:rsidP="00771AAC"/>
        </w:tc>
        <w:tc>
          <w:tcPr>
            <w:tcW w:w="0" w:type="auto"/>
          </w:tcPr>
          <w:p w14:paraId="1CD74D21" w14:textId="77777777" w:rsidR="00771AAC" w:rsidRDefault="00771AAC" w:rsidP="00771AAC"/>
        </w:tc>
        <w:tc>
          <w:tcPr>
            <w:tcW w:w="0" w:type="auto"/>
          </w:tcPr>
          <w:p w14:paraId="0AB6BF23" w14:textId="77777777" w:rsidR="00771AAC" w:rsidRDefault="00771AAC" w:rsidP="00771AAC"/>
        </w:tc>
        <w:tc>
          <w:tcPr>
            <w:tcW w:w="0" w:type="auto"/>
          </w:tcPr>
          <w:p w14:paraId="1FCF5485" w14:textId="5ADF5AFE" w:rsidR="00771AAC" w:rsidRDefault="00771AAC" w:rsidP="00771AAC">
            <w:r>
              <w:t>NSE</w:t>
            </w:r>
          </w:p>
        </w:tc>
        <w:tc>
          <w:tcPr>
            <w:tcW w:w="0" w:type="auto"/>
          </w:tcPr>
          <w:p w14:paraId="6FEA2BA2" w14:textId="45B29A64" w:rsidR="00771AAC" w:rsidRDefault="00771AAC" w:rsidP="00771AAC">
            <w:r>
              <w:t>0.47</w:t>
            </w:r>
          </w:p>
        </w:tc>
        <w:tc>
          <w:tcPr>
            <w:tcW w:w="0" w:type="auto"/>
          </w:tcPr>
          <w:p w14:paraId="0598E456" w14:textId="6FD9B92E" w:rsidR="00771AAC" w:rsidRDefault="00771AAC" w:rsidP="00771AAC">
            <w:r>
              <w:t>S</w:t>
            </w:r>
          </w:p>
        </w:tc>
        <w:tc>
          <w:tcPr>
            <w:tcW w:w="0" w:type="auto"/>
          </w:tcPr>
          <w:p w14:paraId="557C5BBB" w14:textId="77777777" w:rsidR="00771AAC" w:rsidRDefault="00771AAC" w:rsidP="00771AAC"/>
        </w:tc>
      </w:tr>
      <w:tr w:rsidR="00771AAC" w14:paraId="018CD271" w14:textId="77777777" w:rsidTr="00081FEC">
        <w:tc>
          <w:tcPr>
            <w:tcW w:w="0" w:type="auto"/>
          </w:tcPr>
          <w:p w14:paraId="18529DA2" w14:textId="77777777" w:rsidR="00771AAC" w:rsidRDefault="00771AAC" w:rsidP="00771AAC"/>
        </w:tc>
        <w:tc>
          <w:tcPr>
            <w:tcW w:w="0" w:type="auto"/>
          </w:tcPr>
          <w:p w14:paraId="34761E01" w14:textId="77777777" w:rsidR="00771AAC" w:rsidRDefault="00771AAC" w:rsidP="00771AAC"/>
        </w:tc>
        <w:tc>
          <w:tcPr>
            <w:tcW w:w="0" w:type="auto"/>
          </w:tcPr>
          <w:p w14:paraId="3269D126" w14:textId="77777777" w:rsidR="00771AAC" w:rsidRDefault="00771AAC" w:rsidP="00771AAC"/>
        </w:tc>
        <w:tc>
          <w:tcPr>
            <w:tcW w:w="0" w:type="auto"/>
          </w:tcPr>
          <w:p w14:paraId="20896EE8" w14:textId="626E98EF" w:rsidR="00771AAC" w:rsidRDefault="00771AAC" w:rsidP="00771AAC">
            <w:r>
              <w:t>R2</w:t>
            </w:r>
          </w:p>
        </w:tc>
        <w:tc>
          <w:tcPr>
            <w:tcW w:w="0" w:type="auto"/>
          </w:tcPr>
          <w:p w14:paraId="5370746D" w14:textId="47EDF3AC" w:rsidR="00771AAC" w:rsidRDefault="00771AAC" w:rsidP="00771AAC">
            <w:r>
              <w:t>0.95</w:t>
            </w:r>
          </w:p>
        </w:tc>
        <w:tc>
          <w:tcPr>
            <w:tcW w:w="0" w:type="auto"/>
          </w:tcPr>
          <w:p w14:paraId="1C2F51A4" w14:textId="0EA9E813" w:rsidR="00771AAC" w:rsidRDefault="00771AAC" w:rsidP="00771AAC">
            <w:r>
              <w:t>VG</w:t>
            </w:r>
          </w:p>
        </w:tc>
        <w:tc>
          <w:tcPr>
            <w:tcW w:w="0" w:type="auto"/>
          </w:tcPr>
          <w:p w14:paraId="5E5BC476" w14:textId="77777777" w:rsidR="00771AAC" w:rsidRDefault="00771AAC" w:rsidP="00771AAC"/>
        </w:tc>
      </w:tr>
      <w:tr w:rsidR="00771AAC" w14:paraId="5E97FFFE" w14:textId="77777777" w:rsidTr="00081FEC">
        <w:tc>
          <w:tcPr>
            <w:tcW w:w="0" w:type="auto"/>
          </w:tcPr>
          <w:p w14:paraId="3BF99663" w14:textId="77777777" w:rsidR="00771AAC" w:rsidRDefault="00771AAC" w:rsidP="00771AAC"/>
        </w:tc>
        <w:tc>
          <w:tcPr>
            <w:tcW w:w="0" w:type="auto"/>
          </w:tcPr>
          <w:p w14:paraId="710B3153" w14:textId="77777777" w:rsidR="00771AAC" w:rsidRDefault="00771AAC" w:rsidP="00771AAC"/>
        </w:tc>
        <w:tc>
          <w:tcPr>
            <w:tcW w:w="0" w:type="auto"/>
          </w:tcPr>
          <w:p w14:paraId="5570236E" w14:textId="77777777" w:rsidR="00771AAC" w:rsidRDefault="00771AAC" w:rsidP="00771AAC"/>
        </w:tc>
        <w:tc>
          <w:tcPr>
            <w:tcW w:w="0" w:type="auto"/>
          </w:tcPr>
          <w:p w14:paraId="4A0C0A8D" w14:textId="6A0AF3E0" w:rsidR="00771AAC" w:rsidRDefault="009655F4" w:rsidP="00771AAC">
            <w:r>
              <w:t>MAE</w:t>
            </w:r>
          </w:p>
        </w:tc>
        <w:tc>
          <w:tcPr>
            <w:tcW w:w="0" w:type="auto"/>
          </w:tcPr>
          <w:p w14:paraId="4AFDAA06" w14:textId="5BB9E388" w:rsidR="00771AAC" w:rsidRDefault="009655F4" w:rsidP="00771AAC">
            <w:r>
              <w:t>1.6 deg C</w:t>
            </w:r>
          </w:p>
        </w:tc>
        <w:tc>
          <w:tcPr>
            <w:tcW w:w="0" w:type="auto"/>
          </w:tcPr>
          <w:p w14:paraId="00708A1D" w14:textId="77777777" w:rsidR="00771AAC" w:rsidRDefault="00771AAC" w:rsidP="00771AAC"/>
        </w:tc>
        <w:tc>
          <w:tcPr>
            <w:tcW w:w="0" w:type="auto"/>
          </w:tcPr>
          <w:p w14:paraId="786F3D85" w14:textId="77777777" w:rsidR="00771AAC" w:rsidRDefault="00771AAC" w:rsidP="00771AAC"/>
        </w:tc>
      </w:tr>
      <w:tr w:rsidR="00771AAC" w14:paraId="0BDEEC7C" w14:textId="12F0241B" w:rsidTr="00081FEC">
        <w:tc>
          <w:tcPr>
            <w:tcW w:w="0" w:type="auto"/>
          </w:tcPr>
          <w:p w14:paraId="65F13272" w14:textId="0DAC9DDD" w:rsidR="00771AAC" w:rsidRDefault="00771AAC" w:rsidP="00771AAC">
            <w:r>
              <w:t>14164900</w:t>
            </w:r>
          </w:p>
        </w:tc>
        <w:tc>
          <w:tcPr>
            <w:tcW w:w="0" w:type="auto"/>
          </w:tcPr>
          <w:p w14:paraId="71292158" w14:textId="0940B5D7" w:rsidR="00771AAC" w:rsidRDefault="00771AAC" w:rsidP="00771AAC">
            <w:r>
              <w:t>23772751</w:t>
            </w:r>
          </w:p>
        </w:tc>
        <w:tc>
          <w:tcPr>
            <w:tcW w:w="0" w:type="auto"/>
          </w:tcPr>
          <w:p w14:paraId="51F11651" w14:textId="21B51263" w:rsidR="00771AAC" w:rsidRDefault="00771AAC" w:rsidP="00771AAC">
            <w:r>
              <w:t>MCKENZIE RIVER ABV HAYDEN BR</w:t>
            </w:r>
          </w:p>
        </w:tc>
        <w:tc>
          <w:tcPr>
            <w:tcW w:w="0" w:type="auto"/>
          </w:tcPr>
          <w:p w14:paraId="28F20A41" w14:textId="3A8F165D" w:rsidR="00771AAC" w:rsidRDefault="00771AAC" w:rsidP="00771AAC">
            <w:r>
              <w:t>%bias</w:t>
            </w:r>
          </w:p>
        </w:tc>
        <w:tc>
          <w:tcPr>
            <w:tcW w:w="0" w:type="auto"/>
          </w:tcPr>
          <w:p w14:paraId="68801782" w14:textId="0E41882D" w:rsidR="00771AAC" w:rsidRDefault="00771AAC" w:rsidP="00771AAC">
            <w:r>
              <w:t>-</w:t>
            </w:r>
            <w:r w:rsidR="00AA6F70">
              <w:t>8.6</w:t>
            </w:r>
            <w:r>
              <w:t>%</w:t>
            </w:r>
          </w:p>
        </w:tc>
        <w:tc>
          <w:tcPr>
            <w:tcW w:w="0" w:type="auto"/>
          </w:tcPr>
          <w:p w14:paraId="1512C366" w14:textId="0311E032" w:rsidR="00771AAC" w:rsidRDefault="00771AAC" w:rsidP="00771AAC">
            <w:r>
              <w:t>G</w:t>
            </w:r>
          </w:p>
        </w:tc>
        <w:tc>
          <w:tcPr>
            <w:tcW w:w="0" w:type="auto"/>
          </w:tcPr>
          <w:p w14:paraId="21A5CC65" w14:textId="5823CAE9" w:rsidR="00771AAC" w:rsidRDefault="00771AAC" w:rsidP="00771AAC">
            <w:r>
              <w:t>1</w:t>
            </w:r>
            <w:r w:rsidR="00AA6F70">
              <w:t>51</w:t>
            </w:r>
          </w:p>
        </w:tc>
      </w:tr>
      <w:tr w:rsidR="00771AAC" w14:paraId="1B5FE809" w14:textId="709EF516" w:rsidTr="00081FEC">
        <w:tc>
          <w:tcPr>
            <w:tcW w:w="0" w:type="auto"/>
          </w:tcPr>
          <w:p w14:paraId="23C9832C" w14:textId="77777777" w:rsidR="00771AAC" w:rsidRDefault="00771AAC" w:rsidP="00771AAC"/>
        </w:tc>
        <w:tc>
          <w:tcPr>
            <w:tcW w:w="0" w:type="auto"/>
          </w:tcPr>
          <w:p w14:paraId="04B9EA8E" w14:textId="77777777" w:rsidR="00771AAC" w:rsidRDefault="00771AAC" w:rsidP="00771AAC"/>
        </w:tc>
        <w:tc>
          <w:tcPr>
            <w:tcW w:w="0" w:type="auto"/>
          </w:tcPr>
          <w:p w14:paraId="6B680C92" w14:textId="77777777" w:rsidR="00771AAC" w:rsidRDefault="00771AAC" w:rsidP="00771AAC"/>
        </w:tc>
        <w:tc>
          <w:tcPr>
            <w:tcW w:w="0" w:type="auto"/>
          </w:tcPr>
          <w:p w14:paraId="11B725B8" w14:textId="14EC1CB8" w:rsidR="00771AAC" w:rsidRDefault="00771AAC" w:rsidP="00771AAC">
            <w:r>
              <w:t>NSE</w:t>
            </w:r>
          </w:p>
        </w:tc>
        <w:tc>
          <w:tcPr>
            <w:tcW w:w="0" w:type="auto"/>
          </w:tcPr>
          <w:p w14:paraId="3A2EADE1" w14:textId="2D778341" w:rsidR="00771AAC" w:rsidRDefault="00771AAC" w:rsidP="00771AAC">
            <w:r>
              <w:t>0.7</w:t>
            </w:r>
            <w:r w:rsidR="00AA6F70">
              <w:t>0</w:t>
            </w:r>
          </w:p>
        </w:tc>
        <w:tc>
          <w:tcPr>
            <w:tcW w:w="0" w:type="auto"/>
          </w:tcPr>
          <w:p w14:paraId="2BD166C2" w14:textId="5CF30CF5" w:rsidR="00771AAC" w:rsidRDefault="00AA6F70" w:rsidP="00771AAC">
            <w:r>
              <w:t>S</w:t>
            </w:r>
          </w:p>
        </w:tc>
        <w:tc>
          <w:tcPr>
            <w:tcW w:w="0" w:type="auto"/>
          </w:tcPr>
          <w:p w14:paraId="1D2D4840" w14:textId="77777777" w:rsidR="00771AAC" w:rsidRDefault="00771AAC" w:rsidP="00771AAC"/>
        </w:tc>
      </w:tr>
      <w:tr w:rsidR="00771AAC" w14:paraId="5326D1E3" w14:textId="592E8A15" w:rsidTr="00081FEC">
        <w:tc>
          <w:tcPr>
            <w:tcW w:w="0" w:type="auto"/>
          </w:tcPr>
          <w:p w14:paraId="5851877E" w14:textId="77777777" w:rsidR="00771AAC" w:rsidRDefault="00771AAC" w:rsidP="00771AAC"/>
        </w:tc>
        <w:tc>
          <w:tcPr>
            <w:tcW w:w="0" w:type="auto"/>
          </w:tcPr>
          <w:p w14:paraId="4AC7E3AF" w14:textId="77777777" w:rsidR="00771AAC" w:rsidRDefault="00771AAC" w:rsidP="00771AAC"/>
        </w:tc>
        <w:tc>
          <w:tcPr>
            <w:tcW w:w="0" w:type="auto"/>
          </w:tcPr>
          <w:p w14:paraId="71769487" w14:textId="77777777" w:rsidR="00771AAC" w:rsidRDefault="00771AAC" w:rsidP="00771AAC"/>
        </w:tc>
        <w:tc>
          <w:tcPr>
            <w:tcW w:w="0" w:type="auto"/>
          </w:tcPr>
          <w:p w14:paraId="6D2CE4B8" w14:textId="0C03544D" w:rsidR="00771AAC" w:rsidRDefault="00771AAC" w:rsidP="00771AAC">
            <w:r>
              <w:t>R2</w:t>
            </w:r>
          </w:p>
        </w:tc>
        <w:tc>
          <w:tcPr>
            <w:tcW w:w="0" w:type="auto"/>
          </w:tcPr>
          <w:p w14:paraId="6E4F536A" w14:textId="7345039E" w:rsidR="00771AAC" w:rsidRDefault="00771AAC" w:rsidP="00771AAC">
            <w:r>
              <w:t>0.96</w:t>
            </w:r>
          </w:p>
        </w:tc>
        <w:tc>
          <w:tcPr>
            <w:tcW w:w="0" w:type="auto"/>
          </w:tcPr>
          <w:p w14:paraId="743FEAFD" w14:textId="391364CF" w:rsidR="00771AAC" w:rsidRDefault="00771AAC" w:rsidP="00771AAC">
            <w:r>
              <w:t>VG</w:t>
            </w:r>
          </w:p>
        </w:tc>
        <w:tc>
          <w:tcPr>
            <w:tcW w:w="0" w:type="auto"/>
          </w:tcPr>
          <w:p w14:paraId="69743C5D" w14:textId="77777777" w:rsidR="00771AAC" w:rsidRDefault="00771AAC" w:rsidP="00771AAC"/>
        </w:tc>
      </w:tr>
      <w:tr w:rsidR="00771AAC" w14:paraId="6E77E66D" w14:textId="77777777" w:rsidTr="00081FEC">
        <w:tc>
          <w:tcPr>
            <w:tcW w:w="0" w:type="auto"/>
          </w:tcPr>
          <w:p w14:paraId="475153BC" w14:textId="77777777" w:rsidR="00771AAC" w:rsidRDefault="00771AAC" w:rsidP="00771AAC"/>
        </w:tc>
        <w:tc>
          <w:tcPr>
            <w:tcW w:w="0" w:type="auto"/>
          </w:tcPr>
          <w:p w14:paraId="16063010" w14:textId="77777777" w:rsidR="00771AAC" w:rsidRDefault="00771AAC" w:rsidP="00771AAC"/>
        </w:tc>
        <w:tc>
          <w:tcPr>
            <w:tcW w:w="0" w:type="auto"/>
          </w:tcPr>
          <w:p w14:paraId="066E8459" w14:textId="77777777" w:rsidR="00771AAC" w:rsidRDefault="00771AAC" w:rsidP="00771AAC"/>
        </w:tc>
        <w:tc>
          <w:tcPr>
            <w:tcW w:w="0" w:type="auto"/>
          </w:tcPr>
          <w:p w14:paraId="58D7F617" w14:textId="58355EED" w:rsidR="00771AAC" w:rsidRDefault="00AA6F70" w:rsidP="00771AAC">
            <w:r>
              <w:t>MAE</w:t>
            </w:r>
          </w:p>
        </w:tc>
        <w:tc>
          <w:tcPr>
            <w:tcW w:w="0" w:type="auto"/>
          </w:tcPr>
          <w:p w14:paraId="7008AD30" w14:textId="0802E7C7" w:rsidR="00771AAC" w:rsidRDefault="00AA6F70" w:rsidP="00771AAC">
            <w:r>
              <w:t>1.7</w:t>
            </w:r>
            <w:r w:rsidR="00771AAC">
              <w:t xml:space="preserve"> deg C</w:t>
            </w:r>
          </w:p>
        </w:tc>
        <w:tc>
          <w:tcPr>
            <w:tcW w:w="0" w:type="auto"/>
          </w:tcPr>
          <w:p w14:paraId="17E90CAA" w14:textId="77777777" w:rsidR="00771AAC" w:rsidRDefault="00771AAC" w:rsidP="00771AAC"/>
        </w:tc>
        <w:tc>
          <w:tcPr>
            <w:tcW w:w="0" w:type="auto"/>
          </w:tcPr>
          <w:p w14:paraId="6297A3E8" w14:textId="77777777" w:rsidR="00771AAC" w:rsidRDefault="00771AAC" w:rsidP="00771AAC"/>
        </w:tc>
      </w:tr>
    </w:tbl>
    <w:p w14:paraId="3D49907E" w14:textId="49ADA59D" w:rsidR="00F81EFD" w:rsidRDefault="00F81EFD" w:rsidP="007E57E4"/>
    <w:p w14:paraId="1F8675B2" w14:textId="77777777" w:rsidR="00E70EE0" w:rsidRDefault="00E70EE0" w:rsidP="007E57E4"/>
    <w:p w14:paraId="05DF6212" w14:textId="797126FF" w:rsidR="002E7078" w:rsidRDefault="00257E8F" w:rsidP="007E57E4">
      <w:r>
        <w:t>As of 11/</w:t>
      </w:r>
      <w:r w:rsidR="003024C9">
        <w:t>26</w:t>
      </w:r>
      <w:r>
        <w:t xml:space="preserve">/20, two </w:t>
      </w:r>
      <w:r w:rsidR="00AB31D0">
        <w:t xml:space="preserve">types of </w:t>
      </w:r>
      <w:r>
        <w:t xml:space="preserve">“tuning knobs” have been used to </w:t>
      </w:r>
      <w:r w:rsidR="00AB31D0">
        <w:t>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75D06483" w:rsidR="00535731" w:rsidRDefault="00535731" w:rsidP="00535731">
      <w:pPr>
        <w:pStyle w:val="Heading2"/>
      </w:pPr>
      <w:bookmarkStart w:id="967" w:name="_Toc58341849"/>
      <w:r>
        <w:t>Analysis of</w:t>
      </w:r>
      <w:r w:rsidR="003024C9">
        <w:t xml:space="preserve"> locations where the model has low skill</w:t>
      </w:r>
      <w:bookmarkEnd w:id="967"/>
    </w:p>
    <w:p w14:paraId="57E1DBA4" w14:textId="34D2A123" w:rsidR="00535731" w:rsidRDefault="00535731" w:rsidP="00535731">
      <w:r>
        <w:t>As of 1</w:t>
      </w:r>
      <w:r w:rsidR="00CC3A0F">
        <w:t>2/7</w:t>
      </w:r>
      <w:r>
        <w:t>/20</w:t>
      </w:r>
      <w:r w:rsidR="00D14E53">
        <w:t xml:space="preserve"> and CW3M version 1</w:t>
      </w:r>
      <w:r w:rsidR="00CC3A0F">
        <w:t>51</w:t>
      </w:r>
      <w:r>
        <w:t xml:space="preserve">, six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6825D4B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r w:rsidR="00D14E53">
        <w:t>2</w:t>
      </w:r>
      <w:r w:rsidR="00767E36">
        <w:t>%) but does poorly at reproducing the seasonal variation</w:t>
      </w:r>
      <w:r w:rsidR="0027285C">
        <w:t xml:space="preserve"> (NSE 0.</w:t>
      </w:r>
      <w:r w:rsidR="000513C0">
        <w:t>43</w:t>
      </w:r>
      <w:r w:rsidR="0027285C">
        <w:t>, RSR 0.7</w:t>
      </w:r>
      <w:r w:rsidR="000513C0">
        <w:t>5</w:t>
      </w:r>
      <w:r w:rsidR="0027285C">
        <w:t>, R</w:t>
      </w:r>
      <w:r w:rsidR="003B76A2">
        <w:rPr>
          <w:vertAlign w:val="superscript"/>
        </w:rPr>
        <w:t>2</w:t>
      </w:r>
      <w:r w:rsidR="0027285C">
        <w:t xml:space="preserve"> 0.4</w:t>
      </w:r>
      <w:r w:rsidR="000513C0">
        <w:t>3</w:t>
      </w:r>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w:t>
      </w:r>
      <w:r w:rsidR="00CC3A0F">
        <w:t>amount of High Cascades groundwater</w:t>
      </w:r>
      <w:r w:rsidR="003B76A2">
        <w:t>, which affect the recession curves and seasonality.</w:t>
      </w:r>
    </w:p>
    <w:p w14:paraId="168058C4" w14:textId="35F5146D" w:rsidR="00767E36" w:rsidRDefault="00767E36" w:rsidP="00535731"/>
    <w:p w14:paraId="161D656E" w14:textId="0E5E11FA" w:rsidR="00767E36" w:rsidRDefault="004D2DE6" w:rsidP="00535731">
      <w:r>
        <w:rPr>
          <w:noProof/>
        </w:rPr>
        <w:drawing>
          <wp:inline distT="0" distB="0" distL="0" distR="0" wp14:anchorId="2857D900" wp14:editId="3CFF7F78">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17595"/>
                    </a:xfrm>
                    <a:prstGeom prst="rect">
                      <a:avLst/>
                    </a:prstGeom>
                  </pic:spPr>
                </pic:pic>
              </a:graphicData>
            </a:graphic>
          </wp:inline>
        </w:drawing>
      </w:r>
    </w:p>
    <w:p w14:paraId="13949D89" w14:textId="476C5328" w:rsidR="002B6EA4" w:rsidRDefault="002B6EA4" w:rsidP="00535731"/>
    <w:p w14:paraId="21BEFCD3" w14:textId="144E3C41" w:rsidR="002B6EA4" w:rsidRDefault="002B6EA4" w:rsidP="00535731">
      <w:r>
        <w:t>As of 1</w:t>
      </w:r>
      <w:r w:rsidR="00034BCE">
        <w:t>2/7</w:t>
      </w:r>
      <w:r>
        <w:t xml:space="preserve">/20,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 xml:space="preserve">representation of shading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968" w:name="_Toc58341850"/>
      <w:r>
        <w:t>Simulated McKenzie basin water budget</w:t>
      </w:r>
      <w:bookmarkEnd w:id="968"/>
    </w:p>
    <w:p w14:paraId="037D7B42" w14:textId="7F5AED13" w:rsidR="00B47F76" w:rsidRDefault="00B47F76" w:rsidP="00B47F76">
      <w:r>
        <w:t>As of 1</w:t>
      </w:r>
      <w:ins w:id="969" w:author="David Conklin" w:date="2020-12-08T14:03:00Z">
        <w:r w:rsidR="00914CB4">
          <w:t>2/7</w:t>
        </w:r>
      </w:ins>
      <w:del w:id="970" w:author="David Conklin" w:date="2020-12-08T14:03:00Z">
        <w:r w:rsidDel="00914CB4">
          <w:delText>1/</w:delText>
        </w:r>
        <w:r w:rsidR="004C77EC" w:rsidDel="00914CB4">
          <w:delText>26</w:delText>
        </w:r>
      </w:del>
      <w:r>
        <w:t>/20</w:t>
      </w:r>
      <w:r w:rsidR="004C77EC">
        <w:t xml:space="preserve"> CW3M ver. 1</w:t>
      </w:r>
      <w:ins w:id="971" w:author="David Conklin" w:date="2020-12-08T14:03:00Z">
        <w:r w:rsidR="00914CB4">
          <w:t>51</w:t>
        </w:r>
      </w:ins>
      <w:del w:id="972" w:author="David Conklin" w:date="2020-12-08T14:03:00Z">
        <w:r w:rsidR="004C77EC" w:rsidDel="00914CB4">
          <w:delText>28</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lastRenderedPageBreak/>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4176AD58" w:rsidR="00B47F76" w:rsidRDefault="00B47F76" w:rsidP="006636CC">
            <w:pPr>
              <w:jc w:val="right"/>
            </w:pPr>
            <w:r>
              <w:t>190</w:t>
            </w:r>
            <w:r w:rsidR="00034BCE">
              <w:t>2</w:t>
            </w:r>
          </w:p>
        </w:tc>
        <w:tc>
          <w:tcPr>
            <w:tcW w:w="0" w:type="auto"/>
          </w:tcPr>
          <w:p w14:paraId="210BDCFE" w14:textId="00E4D626" w:rsidR="00B47F76" w:rsidRDefault="00B47F76" w:rsidP="00914CB4">
            <w:pPr>
              <w:jc w:val="right"/>
              <w:pPrChange w:id="973" w:author="David Conklin" w:date="2020-12-08T14:04:00Z">
                <w:pPr/>
              </w:pPrChange>
            </w:pPr>
            <w:r>
              <w:t>8</w:t>
            </w:r>
            <w:r w:rsidR="00C4268B">
              <w:t>6.5</w:t>
            </w:r>
            <w:r>
              <w:t>%</w:t>
            </w:r>
          </w:p>
        </w:tc>
        <w:tc>
          <w:tcPr>
            <w:tcW w:w="0" w:type="auto"/>
          </w:tcPr>
          <w:p w14:paraId="5F29B78A" w14:textId="77777777" w:rsidR="00B47F76" w:rsidRDefault="00B47F76" w:rsidP="00914CB4">
            <w:pPr>
              <w:jc w:val="right"/>
              <w:pPrChange w:id="974" w:author="David Conklin" w:date="2020-12-08T14:05:00Z">
                <w:pPr/>
              </w:pPrChange>
            </w:pPr>
          </w:p>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65F826BA" w:rsidR="00B47F76" w:rsidRDefault="00B47F76" w:rsidP="006636CC">
            <w:pPr>
              <w:jc w:val="right"/>
            </w:pPr>
            <w:r>
              <w:t>2</w:t>
            </w:r>
            <w:r w:rsidR="000513C0">
              <w:t>80</w:t>
            </w:r>
          </w:p>
        </w:tc>
        <w:tc>
          <w:tcPr>
            <w:tcW w:w="0" w:type="auto"/>
          </w:tcPr>
          <w:p w14:paraId="320FE3A4" w14:textId="7BF28CE0" w:rsidR="00B47F76" w:rsidRDefault="00B47F76" w:rsidP="00914CB4">
            <w:pPr>
              <w:jc w:val="right"/>
              <w:pPrChange w:id="975" w:author="David Conklin" w:date="2020-12-08T14:04:00Z">
                <w:pPr/>
              </w:pPrChange>
            </w:pPr>
            <w:r>
              <w:t>1</w:t>
            </w:r>
            <w:r w:rsidR="00C4268B">
              <w:t>2.7</w:t>
            </w:r>
            <w:r>
              <w:t>%</w:t>
            </w:r>
          </w:p>
        </w:tc>
        <w:tc>
          <w:tcPr>
            <w:tcW w:w="0" w:type="auto"/>
          </w:tcPr>
          <w:p w14:paraId="269CCE04" w14:textId="23137AD7" w:rsidR="00B47F76" w:rsidRDefault="00161692" w:rsidP="00914CB4">
            <w:pPr>
              <w:jc w:val="right"/>
              <w:pPrChange w:id="976" w:author="David Conklin" w:date="2020-12-08T14:05:00Z">
                <w:pPr/>
              </w:pPrChange>
            </w:pPr>
            <w:r>
              <w:t>29.4</w:t>
            </w:r>
          </w:p>
        </w:tc>
        <w:tc>
          <w:tcPr>
            <w:tcW w:w="0" w:type="auto"/>
          </w:tcPr>
          <w:p w14:paraId="68983536" w14:textId="3D5C618C" w:rsidR="00B47F76" w:rsidRDefault="00C4268B" w:rsidP="006636CC">
            <w:pPr>
              <w:jc w:val="right"/>
            </w:pPr>
            <w:r>
              <w:t>19.</w:t>
            </w:r>
            <w:r w:rsidR="000B611E">
              <w:t>3</w:t>
            </w:r>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rsidP="00914CB4">
            <w:pPr>
              <w:jc w:val="right"/>
              <w:pPrChange w:id="977" w:author="David Conklin" w:date="2020-12-08T14:04:00Z">
                <w:pPr/>
              </w:pPrChange>
            </w:pPr>
            <w:r>
              <w:t>0.5%</w:t>
            </w:r>
          </w:p>
        </w:tc>
        <w:tc>
          <w:tcPr>
            <w:tcW w:w="0" w:type="auto"/>
          </w:tcPr>
          <w:p w14:paraId="1916D884" w14:textId="77777777" w:rsidR="00B47F76" w:rsidRDefault="00B47F76" w:rsidP="00914CB4">
            <w:pPr>
              <w:jc w:val="right"/>
              <w:pPrChange w:id="978" w:author="David Conklin" w:date="2020-12-08T14:05:00Z">
                <w:pPr/>
              </w:pPrChange>
            </w:pPr>
          </w:p>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1C1710BA" w:rsidR="00B47F76" w:rsidRDefault="00C4268B" w:rsidP="006636CC">
            <w:pPr>
              <w:jc w:val="right"/>
            </w:pPr>
            <w:r>
              <w:t>5</w:t>
            </w:r>
          </w:p>
        </w:tc>
        <w:tc>
          <w:tcPr>
            <w:tcW w:w="0" w:type="auto"/>
          </w:tcPr>
          <w:p w14:paraId="6872696A" w14:textId="3BE97362" w:rsidR="00B47F76" w:rsidRDefault="00B47F76" w:rsidP="00914CB4">
            <w:pPr>
              <w:jc w:val="right"/>
              <w:pPrChange w:id="979" w:author="David Conklin" w:date="2020-12-08T14:04:00Z">
                <w:pPr/>
              </w:pPrChange>
            </w:pPr>
            <w:r>
              <w:t>0.</w:t>
            </w:r>
            <w:r w:rsidR="00C4268B">
              <w:t>2</w:t>
            </w:r>
            <w:r>
              <w:t>%</w:t>
            </w:r>
          </w:p>
        </w:tc>
        <w:tc>
          <w:tcPr>
            <w:tcW w:w="0" w:type="auto"/>
          </w:tcPr>
          <w:p w14:paraId="0842F788" w14:textId="77777777" w:rsidR="00B47F76" w:rsidRDefault="00B47F76" w:rsidP="00914CB4">
            <w:pPr>
              <w:jc w:val="right"/>
              <w:pPrChange w:id="980" w:author="David Conklin" w:date="2020-12-08T14:05:00Z">
                <w:pPr/>
              </w:pPrChange>
            </w:pPr>
          </w:p>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05FC38D8" w:rsidR="00B47F76" w:rsidRDefault="00B47F76" w:rsidP="006636CC">
            <w:pPr>
              <w:jc w:val="right"/>
            </w:pPr>
            <w:r>
              <w:t>2</w:t>
            </w:r>
            <w:r w:rsidR="00C4268B">
              <w:t>19</w:t>
            </w:r>
            <w:r w:rsidR="00034BCE">
              <w:t>8</w:t>
            </w:r>
          </w:p>
        </w:tc>
        <w:tc>
          <w:tcPr>
            <w:tcW w:w="0" w:type="auto"/>
          </w:tcPr>
          <w:p w14:paraId="1A7F4CC8" w14:textId="77777777" w:rsidR="00B47F76" w:rsidRDefault="00B47F76" w:rsidP="00914CB4">
            <w:pPr>
              <w:jc w:val="right"/>
              <w:pPrChange w:id="981" w:author="David Conklin" w:date="2020-12-08T14:04:00Z">
                <w:pPr/>
              </w:pPrChange>
            </w:pPr>
            <w:r>
              <w:t>100.0%</w:t>
            </w:r>
          </w:p>
        </w:tc>
        <w:tc>
          <w:tcPr>
            <w:tcW w:w="0" w:type="auto"/>
          </w:tcPr>
          <w:p w14:paraId="20B16787" w14:textId="77777777" w:rsidR="00B47F76" w:rsidRDefault="00B47F76" w:rsidP="00914CB4">
            <w:pPr>
              <w:jc w:val="right"/>
              <w:pPrChange w:id="982" w:author="David Conklin" w:date="2020-12-08T14:05:00Z">
                <w:pPr/>
              </w:pPrChange>
            </w:pPr>
          </w:p>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rsidP="00914CB4">
            <w:pPr>
              <w:jc w:val="right"/>
              <w:pPrChange w:id="983" w:author="David Conklin" w:date="2020-12-08T14:04:00Z">
                <w:pPr/>
              </w:pPrChange>
            </w:pPr>
          </w:p>
        </w:tc>
        <w:tc>
          <w:tcPr>
            <w:tcW w:w="0" w:type="auto"/>
          </w:tcPr>
          <w:p w14:paraId="6C64F406" w14:textId="77777777" w:rsidR="00B47F76" w:rsidRDefault="00B47F76" w:rsidP="00914CB4">
            <w:pPr>
              <w:jc w:val="right"/>
              <w:pPrChange w:id="984" w:author="David Conklin" w:date="2020-12-08T14:05:00Z">
                <w:pPr/>
              </w:pPrChange>
            </w:pPr>
          </w:p>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rsidP="00914CB4">
            <w:pPr>
              <w:jc w:val="right"/>
              <w:pPrChange w:id="985" w:author="David Conklin" w:date="2020-12-08T14:04:00Z">
                <w:pPr/>
              </w:pPrChange>
            </w:pPr>
            <w:r>
              <w:t>% of precipitation</w:t>
            </w:r>
          </w:p>
        </w:tc>
        <w:tc>
          <w:tcPr>
            <w:tcW w:w="0" w:type="auto"/>
          </w:tcPr>
          <w:p w14:paraId="593E551D" w14:textId="77777777" w:rsidR="00B47F76" w:rsidRDefault="00B47F76" w:rsidP="00914CB4">
            <w:pPr>
              <w:jc w:val="right"/>
              <w:pPrChange w:id="986" w:author="David Conklin" w:date="2020-12-08T14:05:00Z">
                <w:pPr/>
              </w:pPrChange>
            </w:pPr>
            <w:r>
              <w:t>cms</w:t>
            </w:r>
          </w:p>
        </w:tc>
        <w:tc>
          <w:tcPr>
            <w:tcW w:w="0" w:type="auto"/>
          </w:tcPr>
          <w:p w14:paraId="47541193" w14:textId="3D7365DA" w:rsidR="00B47F76" w:rsidRDefault="00914CB4" w:rsidP="006636CC">
            <w:ins w:id="987" w:author="David Conklin" w:date="2020-12-08T14:05:00Z">
              <w:r>
                <w:t>% of basin discharge</w:t>
              </w:r>
            </w:ins>
          </w:p>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381D5976" w:rsidR="00B47F76" w:rsidRDefault="00B47F76" w:rsidP="006636CC">
            <w:pPr>
              <w:jc w:val="right"/>
            </w:pPr>
            <w:r>
              <w:t>14</w:t>
            </w:r>
            <w:r w:rsidR="00C4268B">
              <w:t>56</w:t>
            </w:r>
          </w:p>
        </w:tc>
        <w:tc>
          <w:tcPr>
            <w:tcW w:w="0" w:type="auto"/>
          </w:tcPr>
          <w:p w14:paraId="2CB26F17" w14:textId="58FDD709" w:rsidR="00B47F76" w:rsidRDefault="00B47F76" w:rsidP="00914CB4">
            <w:pPr>
              <w:jc w:val="right"/>
              <w:pPrChange w:id="988" w:author="David Conklin" w:date="2020-12-08T14:04:00Z">
                <w:pPr/>
              </w:pPrChange>
            </w:pPr>
            <w:r>
              <w:t>7</w:t>
            </w:r>
            <w:r w:rsidR="00C4268B">
              <w:t>6.6</w:t>
            </w:r>
            <w:r>
              <w:t>%</w:t>
            </w:r>
          </w:p>
        </w:tc>
        <w:tc>
          <w:tcPr>
            <w:tcW w:w="0" w:type="auto"/>
          </w:tcPr>
          <w:p w14:paraId="545C8904" w14:textId="1D2F65F0" w:rsidR="00B47F76" w:rsidRDefault="00B47F76" w:rsidP="00914CB4">
            <w:pPr>
              <w:jc w:val="right"/>
              <w:pPrChange w:id="989" w:author="David Conklin" w:date="2020-12-08T14:05:00Z">
                <w:pPr/>
              </w:pPrChange>
            </w:pPr>
            <w:r>
              <w:t>15</w:t>
            </w:r>
            <w:r w:rsidR="004C77EC">
              <w:t>2.7</w:t>
            </w:r>
          </w:p>
        </w:tc>
        <w:tc>
          <w:tcPr>
            <w:tcW w:w="0" w:type="auto"/>
          </w:tcPr>
          <w:p w14:paraId="7D01391D" w14:textId="37EE6B53" w:rsidR="00B47F76" w:rsidRDefault="00914CB4" w:rsidP="00914CB4">
            <w:pPr>
              <w:jc w:val="right"/>
              <w:pPrChange w:id="990" w:author="David Conklin" w:date="2020-12-08T14:04:00Z">
                <w:pPr/>
              </w:pPrChange>
            </w:pPr>
            <w:ins w:id="991" w:author="David Conklin" w:date="2020-12-08T14:04:00Z">
              <w:r>
                <w:t>100.0 %</w:t>
              </w:r>
            </w:ins>
          </w:p>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3E6670B8" w:rsidR="00B47F76" w:rsidRDefault="00034BCE" w:rsidP="006636CC">
            <w:pPr>
              <w:jc w:val="right"/>
            </w:pPr>
            <w:r>
              <w:t>646</w:t>
            </w:r>
          </w:p>
        </w:tc>
        <w:tc>
          <w:tcPr>
            <w:tcW w:w="0" w:type="auto"/>
          </w:tcPr>
          <w:p w14:paraId="1A091BE1" w14:textId="7AFF1616" w:rsidR="00B47F76" w:rsidRDefault="00B47F76" w:rsidP="00914CB4">
            <w:pPr>
              <w:jc w:val="right"/>
              <w:pPrChange w:id="992" w:author="David Conklin" w:date="2020-12-08T14:04:00Z">
                <w:pPr/>
              </w:pPrChange>
            </w:pPr>
            <w:r>
              <w:t>3</w:t>
            </w:r>
            <w:r w:rsidR="000B611E">
              <w:t>4.0</w:t>
            </w:r>
            <w:r>
              <w:t>%</w:t>
            </w:r>
          </w:p>
        </w:tc>
        <w:tc>
          <w:tcPr>
            <w:tcW w:w="0" w:type="auto"/>
          </w:tcPr>
          <w:p w14:paraId="6A7F569C" w14:textId="77777777" w:rsidR="00B47F76" w:rsidRDefault="00B47F76" w:rsidP="00914CB4">
            <w:pPr>
              <w:jc w:val="right"/>
              <w:pPrChange w:id="993" w:author="David Conklin" w:date="2020-12-08T14:05:00Z">
                <w:pPr/>
              </w:pPrChange>
            </w:pPr>
          </w:p>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rsidP="00914CB4">
            <w:pPr>
              <w:jc w:val="right"/>
              <w:pPrChange w:id="994" w:author="David Conklin" w:date="2020-12-08T14:04:00Z">
                <w:pPr/>
              </w:pPrChange>
            </w:pPr>
            <w:r>
              <w:t>4.4%</w:t>
            </w:r>
          </w:p>
        </w:tc>
        <w:tc>
          <w:tcPr>
            <w:tcW w:w="0" w:type="auto"/>
          </w:tcPr>
          <w:p w14:paraId="3BD7E228" w14:textId="77777777" w:rsidR="00B47F76" w:rsidRDefault="00B47F76" w:rsidP="00914CB4">
            <w:pPr>
              <w:jc w:val="right"/>
              <w:pPrChange w:id="995" w:author="David Conklin" w:date="2020-12-08T14:05:00Z">
                <w:pPr/>
              </w:pPrChange>
            </w:pPr>
          </w:p>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rsidP="00914CB4">
            <w:pPr>
              <w:jc w:val="right"/>
              <w:pPrChange w:id="996" w:author="David Conklin" w:date="2020-12-08T14:04:00Z">
                <w:pPr/>
              </w:pPrChange>
            </w:pPr>
            <w:r>
              <w:t>0.4%</w:t>
            </w:r>
          </w:p>
        </w:tc>
        <w:tc>
          <w:tcPr>
            <w:tcW w:w="0" w:type="auto"/>
          </w:tcPr>
          <w:p w14:paraId="0ACE8F73" w14:textId="77777777" w:rsidR="00B47F76" w:rsidRDefault="00B47F76" w:rsidP="00914CB4">
            <w:pPr>
              <w:jc w:val="right"/>
              <w:pPrChange w:id="997" w:author="David Conklin" w:date="2020-12-08T14:05:00Z">
                <w:pPr/>
              </w:pPrChange>
            </w:pPr>
          </w:p>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4198B0EB" w:rsidR="000B611E" w:rsidRDefault="00B47F76">
            <w:pPr>
              <w:jc w:val="right"/>
            </w:pPr>
            <w:r>
              <w:t>2</w:t>
            </w:r>
            <w:r w:rsidR="00034BCE">
              <w:t>19</w:t>
            </w:r>
            <w:r w:rsidR="000B611E">
              <w:t>3</w:t>
            </w:r>
          </w:p>
        </w:tc>
        <w:tc>
          <w:tcPr>
            <w:tcW w:w="0" w:type="auto"/>
          </w:tcPr>
          <w:p w14:paraId="34613082" w14:textId="19C7EDE2" w:rsidR="00B47F76" w:rsidRDefault="00B47F76" w:rsidP="00914CB4">
            <w:pPr>
              <w:jc w:val="right"/>
              <w:pPrChange w:id="998" w:author="David Conklin" w:date="2020-12-08T14:04:00Z">
                <w:pPr/>
              </w:pPrChange>
            </w:pPr>
            <w:r>
              <w:t>11</w:t>
            </w:r>
            <w:r w:rsidR="000B611E">
              <w:t>5.3</w:t>
            </w:r>
            <w:r>
              <w:t>%</w:t>
            </w:r>
          </w:p>
        </w:tc>
        <w:tc>
          <w:tcPr>
            <w:tcW w:w="0" w:type="auto"/>
          </w:tcPr>
          <w:p w14:paraId="0F8EB8DB" w14:textId="77777777" w:rsidR="00B47F76" w:rsidRDefault="00B47F76" w:rsidP="00914CB4">
            <w:pPr>
              <w:jc w:val="right"/>
              <w:pPrChange w:id="999" w:author="David Conklin" w:date="2020-12-08T14:05:00Z">
                <w:pPr/>
              </w:pPrChange>
            </w:pPr>
          </w:p>
        </w:tc>
        <w:tc>
          <w:tcPr>
            <w:tcW w:w="0" w:type="auto"/>
          </w:tcPr>
          <w:p w14:paraId="715663ED" w14:textId="77777777" w:rsidR="00B47F76" w:rsidRDefault="00B47F76" w:rsidP="006636CC"/>
        </w:tc>
      </w:tr>
    </w:tbl>
    <w:p w14:paraId="4D584C08" w14:textId="77777777" w:rsidR="00B47F76" w:rsidRDefault="00B47F76" w:rsidP="00B47F76"/>
    <w:p w14:paraId="04844AA3" w14:textId="4CA8BECD" w:rsidR="003024C9" w:rsidDel="00E424C4" w:rsidRDefault="00010FCE" w:rsidP="00535731">
      <w:pPr>
        <w:rPr>
          <w:del w:id="1000" w:author="David Conklin" w:date="2020-12-08T14:22:00Z"/>
        </w:rPr>
      </w:pPr>
      <w:del w:id="1001" w:author="David Conklin" w:date="2020-12-08T14:22:00Z">
        <w:r w:rsidDel="00E424C4">
          <w:delText>The monthly flows and stream temperatures for 2010-18 at the USGS gage location closest to the confluence of the McKenzie and the Willamette are graphed below.</w:delText>
        </w:r>
        <w:r w:rsidR="009F1ED9" w:rsidDel="00E424C4">
          <w:delText xml:space="preserve">  Simulation skill grades for these two data streams are G to VG</w:delText>
        </w:r>
        <w:r w:rsidR="003024C9" w:rsidDel="00E424C4">
          <w:delText>.</w:delText>
        </w:r>
      </w:del>
    </w:p>
    <w:p w14:paraId="48FB38C8" w14:textId="00AC93BF" w:rsidR="003024C9" w:rsidDel="00E424C4" w:rsidRDefault="003024C9" w:rsidP="00535731">
      <w:pPr>
        <w:rPr>
          <w:del w:id="1002" w:author="David Conklin" w:date="2020-12-08T14:22:00Z"/>
        </w:rPr>
      </w:pPr>
    </w:p>
    <w:p w14:paraId="61D302EB" w14:textId="77ACAE9F" w:rsidR="003024C9" w:rsidDel="00E424C4" w:rsidRDefault="003024C9" w:rsidP="00535731">
      <w:pPr>
        <w:rPr>
          <w:del w:id="1003" w:author="David Conklin" w:date="2020-12-08T14:22:00Z"/>
        </w:rPr>
      </w:pPr>
    </w:p>
    <w:p w14:paraId="15D3E737" w14:textId="3D1EB67C" w:rsidR="003024C9" w:rsidDel="00E424C4" w:rsidRDefault="003024C9" w:rsidP="00B47F76">
      <w:pPr>
        <w:rPr>
          <w:del w:id="1004" w:author="David Conklin" w:date="2020-12-08T14:22:00Z"/>
        </w:rPr>
      </w:pPr>
      <w:del w:id="1005" w:author="David Conklin" w:date="2020-12-08T14:22:00Z">
        <w:r w:rsidRPr="004C77EC" w:rsidDel="00E424C4">
          <w:rPr>
            <w:noProof/>
          </w:rPr>
          <w:drawing>
            <wp:inline distT="0" distB="0" distL="0" distR="0" wp14:anchorId="7B65866E" wp14:editId="6492C9AD">
              <wp:extent cx="5943600" cy="3659505"/>
              <wp:effectExtent l="0" t="0" r="0" b="0"/>
              <wp:docPr id="18" name="Picture 2">
                <a:extLst xmlns:a="http://schemas.openxmlformats.org/drawingml/2006/main">
                  <a:ext uri="{FF2B5EF4-FFF2-40B4-BE49-F238E27FC236}">
                    <a16:creationId xmlns:a16="http://schemas.microsoft.com/office/drawing/2014/main" id="{1B01B9FB-AD51-440D-B048-1B1D5599A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01B9FB-AD51-440D-B048-1B1D5599AE94}"/>
                          </a:ext>
                        </a:extLst>
                      </pic:cNvPr>
                      <pic:cNvPicPr>
                        <a:picLocks noChangeAspect="1"/>
                      </pic:cNvPicPr>
                    </pic:nvPicPr>
                    <pic:blipFill>
                      <a:blip r:embed="rId24"/>
                      <a:stretch>
                        <a:fillRect/>
                      </a:stretch>
                    </pic:blipFill>
                    <pic:spPr>
                      <a:xfrm>
                        <a:off x="0" y="0"/>
                        <a:ext cx="5943600" cy="3659505"/>
                      </a:xfrm>
                      <a:prstGeom prst="rect">
                        <a:avLst/>
                      </a:prstGeom>
                    </pic:spPr>
                  </pic:pic>
                </a:graphicData>
              </a:graphic>
            </wp:inline>
          </w:drawing>
        </w:r>
      </w:del>
    </w:p>
    <w:p w14:paraId="57DF6781" w14:textId="3AFF363A" w:rsidR="003B76A2" w:rsidDel="00E424C4" w:rsidRDefault="004C77EC" w:rsidP="00535731">
      <w:pPr>
        <w:rPr>
          <w:del w:id="1006" w:author="David Conklin" w:date="2020-12-08T14:22:00Z"/>
        </w:rPr>
      </w:pPr>
      <w:del w:id="1007" w:author="David Conklin" w:date="2020-12-08T14:22:00Z">
        <w:r w:rsidRPr="004C77EC" w:rsidDel="00E424C4">
          <w:rPr>
            <w:noProof/>
          </w:rPr>
          <w:delText xml:space="preserve"> </w:delText>
        </w:r>
        <w:r w:rsidRPr="004C77EC" w:rsidDel="00E424C4">
          <w:rPr>
            <w:noProof/>
          </w:rPr>
          <w:drawing>
            <wp:inline distT="0" distB="0" distL="0" distR="0" wp14:anchorId="4FA93F74" wp14:editId="44E94F49">
              <wp:extent cx="5943600" cy="3643630"/>
              <wp:effectExtent l="0" t="0" r="0" b="0"/>
              <wp:docPr id="17" name="Picture 1">
                <a:extLst xmlns:a="http://schemas.openxmlformats.org/drawingml/2006/main">
                  <a:ext uri="{FF2B5EF4-FFF2-40B4-BE49-F238E27FC236}">
                    <a16:creationId xmlns:a16="http://schemas.microsoft.com/office/drawing/2014/main" id="{AD392DC6-4300-4F18-8972-97B8B39B2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392DC6-4300-4F18-8972-97B8B39B27A8}"/>
                          </a:ext>
                        </a:extLst>
                      </pic:cNvPr>
                      <pic:cNvPicPr>
                        <a:picLocks noChangeAspect="1"/>
                      </pic:cNvPicPr>
                    </pic:nvPicPr>
                    <pic:blipFill>
                      <a:blip r:embed="rId25"/>
                      <a:stretch>
                        <a:fillRect/>
                      </a:stretch>
                    </pic:blipFill>
                    <pic:spPr>
                      <a:xfrm>
                        <a:off x="0" y="0"/>
                        <a:ext cx="5943600" cy="3643630"/>
                      </a:xfrm>
                      <a:prstGeom prst="rect">
                        <a:avLst/>
                      </a:prstGeom>
                    </pic:spPr>
                  </pic:pic>
                </a:graphicData>
              </a:graphic>
            </wp:inline>
          </w:drawing>
        </w:r>
      </w:del>
    </w:p>
    <w:p w14:paraId="10E2D6EA" w14:textId="77777777" w:rsidR="00B47F76" w:rsidRDefault="00B47F76" w:rsidP="00535731"/>
    <w:p w14:paraId="5EBD293D" w14:textId="382B2D7F" w:rsidR="00010FCE" w:rsidRDefault="00010FCE"/>
    <w:p w14:paraId="5A25DF07" w14:textId="77777777" w:rsidR="00010FCE" w:rsidRPr="002854B5" w:rsidRDefault="00010FCE" w:rsidP="002854B5"/>
    <w:p w14:paraId="2C48710D" w14:textId="1B938C52" w:rsidR="00E90646" w:rsidRDefault="00E90646" w:rsidP="00E90646">
      <w:pPr>
        <w:pStyle w:val="Heading2"/>
      </w:pPr>
      <w:bookmarkStart w:id="1008" w:name="_Toc58341851"/>
      <w:r>
        <w:t>Clackamas wetlands v. McKenzie wetlands</w:t>
      </w:r>
      <w:bookmarkEnd w:id="1008"/>
    </w:p>
    <w:p w14:paraId="067AD90B" w14:textId="75BB17E2"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F90C07">
        <w:t xml:space="preserve">Figure </w:t>
      </w:r>
      <w:r w:rsidR="00F90C07">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6797869" w:rsidR="005C537E" w:rsidRDefault="005C537E" w:rsidP="005C537E">
      <w:pPr>
        <w:pStyle w:val="Caption"/>
      </w:pPr>
      <w:bookmarkStart w:id="1009" w:name="_Ref48286765"/>
      <w:bookmarkStart w:id="1010" w:name="_Toc53219841"/>
      <w:r>
        <w:t xml:space="preserve">Figure </w:t>
      </w:r>
      <w:fldSimple w:instr=" SEQ Figure \* ARABIC ">
        <w:r w:rsidR="00F90C07">
          <w:rPr>
            <w:noProof/>
          </w:rPr>
          <w:t>9</w:t>
        </w:r>
      </w:fldSimple>
      <w:bookmarkEnd w:id="1009"/>
      <w:r>
        <w:t>. Clackamas basin in CW3M screen capture</w:t>
      </w:r>
      <w:bookmarkEnd w:id="1010"/>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011" w:name="_Toc58341852"/>
      <w:r>
        <w:t>The Clackamas Basin</w:t>
      </w:r>
      <w:bookmarkEnd w:id="1011"/>
    </w:p>
    <w:p w14:paraId="4A96B042" w14:textId="77777777" w:rsidR="005C537E" w:rsidRPr="000E6A65" w:rsidRDefault="005C537E" w:rsidP="005C537E"/>
    <w:p w14:paraId="11F4A966" w14:textId="71E605E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90C07">
        <w:t xml:space="preserve">Figure </w:t>
      </w:r>
      <w:r w:rsidR="00F90C07">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012" w:name="_Toc58341853"/>
      <w:r>
        <w:lastRenderedPageBreak/>
        <w:t>Directory structure and file names</w:t>
      </w:r>
      <w:bookmarkEnd w:id="1012"/>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013" w:name="_Toc58341854"/>
      <w:r>
        <w:t xml:space="preserve">Release </w:t>
      </w:r>
      <w:r w:rsidR="00E735F4">
        <w:t>Log</w:t>
      </w:r>
      <w:bookmarkEnd w:id="1013"/>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00B418DB"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5A89EB77" w14:textId="77777777" w:rsidR="002D591A" w:rsidRDefault="002D591A" w:rsidP="002D591A">
      <w:pPr>
        <w:pStyle w:val="Body"/>
      </w:pPr>
    </w:p>
    <w:p w14:paraId="7840B9A7" w14:textId="77777777" w:rsidR="005F3D22" w:rsidRDefault="005F3D22" w:rsidP="005F3D22">
      <w:pPr>
        <w:pStyle w:val="Heading1"/>
      </w:pPr>
      <w:bookmarkStart w:id="1014" w:name="_Toc58341855"/>
      <w:r>
        <w:t>References</w:t>
      </w:r>
      <w:bookmarkEnd w:id="1014"/>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03D6A26C" w14:textId="2A9ED653"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6EE9FFB0" w14:textId="33E38E41" w:rsidR="00F1121A" w:rsidRPr="00D14E53"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3BD519E6" w14:textId="2D5A3B8C" w:rsidR="00F1121A"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9" w:history="1">
        <w:r w:rsidRPr="00D14E53">
          <w:rPr>
            <w:rStyle w:val="Hyperlink"/>
            <w:rFonts w:cstheme="minorHAnsi"/>
          </w:rPr>
          <w:t>https://cedb.asce.org/CEDBsearch/record.jsp?dockey=0020129</w:t>
        </w:r>
      </w:hyperlink>
    </w:p>
    <w:p w14:paraId="28121270" w14:textId="590C76ED" w:rsidR="00F1121A" w:rsidRDefault="00F1121A"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0" w:history="1">
        <w:r w:rsidRPr="003B13EB">
          <w:rPr>
            <w:rStyle w:val="Hyperlink"/>
            <w:rFonts w:cstheme="minorHAnsi"/>
          </w:rPr>
          <w:t>https://ascelibrary.org/doi/pdf/10.1061/%28ASCE%290733-9429%282002%29128%3A1%2820%29</w:t>
        </w:r>
      </w:hyperlink>
    </w:p>
    <w:p w14:paraId="053BA3D3" w14:textId="7DBCE094" w:rsidR="00F1121A" w:rsidRPr="00D14E53" w:rsidRDefault="00F1121A" w:rsidP="006B6EE1">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lastRenderedPageBreak/>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015" w:name="_Toc58341856"/>
      <w:r>
        <w:rPr>
          <w:rFonts w:eastAsiaTheme="minorHAnsi"/>
        </w:rPr>
        <w:t>Acronyms</w:t>
      </w:r>
      <w:r w:rsidR="009D540F">
        <w:rPr>
          <w:rFonts w:eastAsiaTheme="minorHAnsi"/>
        </w:rPr>
        <w:t xml:space="preserve"> and Abbreviations</w:t>
      </w:r>
      <w:bookmarkEnd w:id="1015"/>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B07779" w14:textId="77777777" w:rsidR="00302CCF" w:rsidRDefault="00302CCF" w:rsidP="00064E77">
      <w:r>
        <w:separator/>
      </w:r>
    </w:p>
  </w:endnote>
  <w:endnote w:type="continuationSeparator" w:id="0">
    <w:p w14:paraId="54195F32" w14:textId="77777777" w:rsidR="00302CCF" w:rsidRDefault="00302CCF"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613C1D" w:rsidRDefault="00613C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13C1D" w:rsidRDefault="00613C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16193" w14:textId="77777777" w:rsidR="00302CCF" w:rsidRDefault="00302CCF" w:rsidP="00064E77">
      <w:r>
        <w:separator/>
      </w:r>
    </w:p>
  </w:footnote>
  <w:footnote w:type="continuationSeparator" w:id="0">
    <w:p w14:paraId="6BDC1F38" w14:textId="77777777" w:rsidR="00302CCF" w:rsidRDefault="00302CCF"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4B85"/>
    <w:rsid w:val="00006331"/>
    <w:rsid w:val="000079BB"/>
    <w:rsid w:val="00010FCE"/>
    <w:rsid w:val="00014226"/>
    <w:rsid w:val="000167D7"/>
    <w:rsid w:val="000219DD"/>
    <w:rsid w:val="00022B0F"/>
    <w:rsid w:val="00024C75"/>
    <w:rsid w:val="000266FC"/>
    <w:rsid w:val="00031F81"/>
    <w:rsid w:val="000336D8"/>
    <w:rsid w:val="00033F57"/>
    <w:rsid w:val="00034BCE"/>
    <w:rsid w:val="0003534E"/>
    <w:rsid w:val="00037790"/>
    <w:rsid w:val="00041D27"/>
    <w:rsid w:val="0004200C"/>
    <w:rsid w:val="000433C1"/>
    <w:rsid w:val="000462BF"/>
    <w:rsid w:val="0005085B"/>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56EF"/>
    <w:rsid w:val="00077987"/>
    <w:rsid w:val="000806A1"/>
    <w:rsid w:val="00081FEC"/>
    <w:rsid w:val="00082838"/>
    <w:rsid w:val="00084A31"/>
    <w:rsid w:val="0009281D"/>
    <w:rsid w:val="00094BB3"/>
    <w:rsid w:val="00097361"/>
    <w:rsid w:val="00097976"/>
    <w:rsid w:val="000A1E81"/>
    <w:rsid w:val="000A28C2"/>
    <w:rsid w:val="000A466E"/>
    <w:rsid w:val="000A4B80"/>
    <w:rsid w:val="000B183E"/>
    <w:rsid w:val="000B2249"/>
    <w:rsid w:val="000B611E"/>
    <w:rsid w:val="000C3E29"/>
    <w:rsid w:val="000C5A18"/>
    <w:rsid w:val="000C5B61"/>
    <w:rsid w:val="000D60AF"/>
    <w:rsid w:val="000D6396"/>
    <w:rsid w:val="000D7145"/>
    <w:rsid w:val="000E342D"/>
    <w:rsid w:val="000E53D1"/>
    <w:rsid w:val="000E6A65"/>
    <w:rsid w:val="000F3107"/>
    <w:rsid w:val="0010247C"/>
    <w:rsid w:val="001051D3"/>
    <w:rsid w:val="00105F73"/>
    <w:rsid w:val="00130043"/>
    <w:rsid w:val="00136B9C"/>
    <w:rsid w:val="00140959"/>
    <w:rsid w:val="00141BA9"/>
    <w:rsid w:val="001426A7"/>
    <w:rsid w:val="00147635"/>
    <w:rsid w:val="001511F4"/>
    <w:rsid w:val="00154AFB"/>
    <w:rsid w:val="00156AFB"/>
    <w:rsid w:val="001602E1"/>
    <w:rsid w:val="00161006"/>
    <w:rsid w:val="00161692"/>
    <w:rsid w:val="00165835"/>
    <w:rsid w:val="00167AC6"/>
    <w:rsid w:val="00173147"/>
    <w:rsid w:val="00174337"/>
    <w:rsid w:val="001748C7"/>
    <w:rsid w:val="00176B6C"/>
    <w:rsid w:val="00176FFA"/>
    <w:rsid w:val="00192A0B"/>
    <w:rsid w:val="00195906"/>
    <w:rsid w:val="001A6DC9"/>
    <w:rsid w:val="001B411C"/>
    <w:rsid w:val="001B42FA"/>
    <w:rsid w:val="001B4B07"/>
    <w:rsid w:val="001B6B33"/>
    <w:rsid w:val="001C0FE8"/>
    <w:rsid w:val="001C227C"/>
    <w:rsid w:val="001C68ED"/>
    <w:rsid w:val="001D6736"/>
    <w:rsid w:val="001D75B6"/>
    <w:rsid w:val="001E7FA6"/>
    <w:rsid w:val="001F3D28"/>
    <w:rsid w:val="001F6EDB"/>
    <w:rsid w:val="00201EB4"/>
    <w:rsid w:val="002036EA"/>
    <w:rsid w:val="00205794"/>
    <w:rsid w:val="00213464"/>
    <w:rsid w:val="00221F0F"/>
    <w:rsid w:val="00223D2E"/>
    <w:rsid w:val="00223E80"/>
    <w:rsid w:val="00224E69"/>
    <w:rsid w:val="00230BDE"/>
    <w:rsid w:val="00232699"/>
    <w:rsid w:val="00232CB2"/>
    <w:rsid w:val="00234CF9"/>
    <w:rsid w:val="002432E4"/>
    <w:rsid w:val="00255861"/>
    <w:rsid w:val="0025684C"/>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71E8"/>
    <w:rsid w:val="002A34F3"/>
    <w:rsid w:val="002A54A5"/>
    <w:rsid w:val="002A5885"/>
    <w:rsid w:val="002A6FA8"/>
    <w:rsid w:val="002B1A1D"/>
    <w:rsid w:val="002B6C5D"/>
    <w:rsid w:val="002B6EA4"/>
    <w:rsid w:val="002B7117"/>
    <w:rsid w:val="002C16CA"/>
    <w:rsid w:val="002C303A"/>
    <w:rsid w:val="002C3E17"/>
    <w:rsid w:val="002C4C7A"/>
    <w:rsid w:val="002D2159"/>
    <w:rsid w:val="002D4074"/>
    <w:rsid w:val="002D4214"/>
    <w:rsid w:val="002D591A"/>
    <w:rsid w:val="002D6657"/>
    <w:rsid w:val="002E0FEC"/>
    <w:rsid w:val="002E1CD4"/>
    <w:rsid w:val="002E6A03"/>
    <w:rsid w:val="002E7078"/>
    <w:rsid w:val="002E747C"/>
    <w:rsid w:val="002F13AD"/>
    <w:rsid w:val="002F5005"/>
    <w:rsid w:val="002F67CA"/>
    <w:rsid w:val="003014CA"/>
    <w:rsid w:val="003024C9"/>
    <w:rsid w:val="00302CCF"/>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1041"/>
    <w:rsid w:val="00372E03"/>
    <w:rsid w:val="00382B0B"/>
    <w:rsid w:val="00390417"/>
    <w:rsid w:val="00393586"/>
    <w:rsid w:val="003A61FF"/>
    <w:rsid w:val="003A7CFD"/>
    <w:rsid w:val="003B3B98"/>
    <w:rsid w:val="003B5FA8"/>
    <w:rsid w:val="003B76A2"/>
    <w:rsid w:val="003C3181"/>
    <w:rsid w:val="003C5919"/>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368E"/>
    <w:rsid w:val="00413E77"/>
    <w:rsid w:val="00415923"/>
    <w:rsid w:val="004168B8"/>
    <w:rsid w:val="00426095"/>
    <w:rsid w:val="00427566"/>
    <w:rsid w:val="00443306"/>
    <w:rsid w:val="0044336B"/>
    <w:rsid w:val="00446DD1"/>
    <w:rsid w:val="00451A73"/>
    <w:rsid w:val="004551D7"/>
    <w:rsid w:val="004600DB"/>
    <w:rsid w:val="004604E0"/>
    <w:rsid w:val="004613B3"/>
    <w:rsid w:val="00462D80"/>
    <w:rsid w:val="004650FC"/>
    <w:rsid w:val="0047053B"/>
    <w:rsid w:val="00474F6A"/>
    <w:rsid w:val="00485E18"/>
    <w:rsid w:val="00490074"/>
    <w:rsid w:val="004966FD"/>
    <w:rsid w:val="00497166"/>
    <w:rsid w:val="004A0118"/>
    <w:rsid w:val="004A5E49"/>
    <w:rsid w:val="004B3A38"/>
    <w:rsid w:val="004B556A"/>
    <w:rsid w:val="004C14AB"/>
    <w:rsid w:val="004C20CD"/>
    <w:rsid w:val="004C2384"/>
    <w:rsid w:val="004C3A29"/>
    <w:rsid w:val="004C3F2F"/>
    <w:rsid w:val="004C750A"/>
    <w:rsid w:val="004C77EC"/>
    <w:rsid w:val="004D2DE6"/>
    <w:rsid w:val="004D33B7"/>
    <w:rsid w:val="004D53D7"/>
    <w:rsid w:val="004E31E2"/>
    <w:rsid w:val="004E5E65"/>
    <w:rsid w:val="004F2098"/>
    <w:rsid w:val="004F54A5"/>
    <w:rsid w:val="004F7B84"/>
    <w:rsid w:val="0050511E"/>
    <w:rsid w:val="005107A7"/>
    <w:rsid w:val="005160F8"/>
    <w:rsid w:val="00521727"/>
    <w:rsid w:val="00525BEB"/>
    <w:rsid w:val="005271A6"/>
    <w:rsid w:val="00527425"/>
    <w:rsid w:val="00531AC5"/>
    <w:rsid w:val="005343D4"/>
    <w:rsid w:val="00535731"/>
    <w:rsid w:val="005369C0"/>
    <w:rsid w:val="0054028D"/>
    <w:rsid w:val="00543BA6"/>
    <w:rsid w:val="0055476E"/>
    <w:rsid w:val="0056152A"/>
    <w:rsid w:val="00570B57"/>
    <w:rsid w:val="005729DB"/>
    <w:rsid w:val="00581BEB"/>
    <w:rsid w:val="00585C7E"/>
    <w:rsid w:val="005875B4"/>
    <w:rsid w:val="00593C5F"/>
    <w:rsid w:val="00595105"/>
    <w:rsid w:val="005A069A"/>
    <w:rsid w:val="005A2A0B"/>
    <w:rsid w:val="005A5638"/>
    <w:rsid w:val="005A6F58"/>
    <w:rsid w:val="005B4DD9"/>
    <w:rsid w:val="005B5E46"/>
    <w:rsid w:val="005C01BD"/>
    <w:rsid w:val="005C1A69"/>
    <w:rsid w:val="005C2F4A"/>
    <w:rsid w:val="005C537E"/>
    <w:rsid w:val="005D4F10"/>
    <w:rsid w:val="005E090B"/>
    <w:rsid w:val="005F3164"/>
    <w:rsid w:val="005F3D22"/>
    <w:rsid w:val="005F46C8"/>
    <w:rsid w:val="005F5843"/>
    <w:rsid w:val="005F629F"/>
    <w:rsid w:val="005F7F6C"/>
    <w:rsid w:val="006076FE"/>
    <w:rsid w:val="00607EC1"/>
    <w:rsid w:val="00613C1D"/>
    <w:rsid w:val="006176DA"/>
    <w:rsid w:val="006200EB"/>
    <w:rsid w:val="006313A1"/>
    <w:rsid w:val="00632DCA"/>
    <w:rsid w:val="0064217D"/>
    <w:rsid w:val="00645753"/>
    <w:rsid w:val="00647F96"/>
    <w:rsid w:val="0065490A"/>
    <w:rsid w:val="00655BC7"/>
    <w:rsid w:val="006569CE"/>
    <w:rsid w:val="006636CC"/>
    <w:rsid w:val="00672FFF"/>
    <w:rsid w:val="006764F3"/>
    <w:rsid w:val="00683502"/>
    <w:rsid w:val="00684B5F"/>
    <w:rsid w:val="0068783A"/>
    <w:rsid w:val="00690F4F"/>
    <w:rsid w:val="00691D6A"/>
    <w:rsid w:val="006A06E4"/>
    <w:rsid w:val="006A1260"/>
    <w:rsid w:val="006A13B7"/>
    <w:rsid w:val="006A1CF2"/>
    <w:rsid w:val="006B0F78"/>
    <w:rsid w:val="006B20AF"/>
    <w:rsid w:val="006B5B79"/>
    <w:rsid w:val="006B6EE1"/>
    <w:rsid w:val="006B7F4E"/>
    <w:rsid w:val="006C2435"/>
    <w:rsid w:val="006C64CF"/>
    <w:rsid w:val="006D28E9"/>
    <w:rsid w:val="006D40C9"/>
    <w:rsid w:val="006D4FDF"/>
    <w:rsid w:val="006D5AFD"/>
    <w:rsid w:val="006D6388"/>
    <w:rsid w:val="006F1246"/>
    <w:rsid w:val="006F174A"/>
    <w:rsid w:val="006F30D2"/>
    <w:rsid w:val="006F5915"/>
    <w:rsid w:val="006F5D7E"/>
    <w:rsid w:val="007063C8"/>
    <w:rsid w:val="00717D5B"/>
    <w:rsid w:val="00722BBC"/>
    <w:rsid w:val="007257C6"/>
    <w:rsid w:val="00732C63"/>
    <w:rsid w:val="00732D7E"/>
    <w:rsid w:val="00734986"/>
    <w:rsid w:val="00736461"/>
    <w:rsid w:val="00742BBC"/>
    <w:rsid w:val="007441D2"/>
    <w:rsid w:val="00751211"/>
    <w:rsid w:val="007512E5"/>
    <w:rsid w:val="007534AF"/>
    <w:rsid w:val="00762297"/>
    <w:rsid w:val="007639FF"/>
    <w:rsid w:val="00767641"/>
    <w:rsid w:val="00767E36"/>
    <w:rsid w:val="007719F1"/>
    <w:rsid w:val="00771AAC"/>
    <w:rsid w:val="00771FED"/>
    <w:rsid w:val="00777977"/>
    <w:rsid w:val="00785F2A"/>
    <w:rsid w:val="007861B3"/>
    <w:rsid w:val="00787B73"/>
    <w:rsid w:val="00791547"/>
    <w:rsid w:val="007A07CC"/>
    <w:rsid w:val="007A1AB6"/>
    <w:rsid w:val="007A55EC"/>
    <w:rsid w:val="007A5CBA"/>
    <w:rsid w:val="007B1928"/>
    <w:rsid w:val="007B2879"/>
    <w:rsid w:val="007D3889"/>
    <w:rsid w:val="007D47B3"/>
    <w:rsid w:val="007D61AE"/>
    <w:rsid w:val="007D6672"/>
    <w:rsid w:val="007D6B56"/>
    <w:rsid w:val="007D6ECA"/>
    <w:rsid w:val="007E053D"/>
    <w:rsid w:val="007E2AF3"/>
    <w:rsid w:val="007E3B3F"/>
    <w:rsid w:val="007E3C93"/>
    <w:rsid w:val="007E51F7"/>
    <w:rsid w:val="007E57E4"/>
    <w:rsid w:val="007F2465"/>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1E6B"/>
    <w:rsid w:val="008920B1"/>
    <w:rsid w:val="00893F4B"/>
    <w:rsid w:val="00894992"/>
    <w:rsid w:val="008A2C49"/>
    <w:rsid w:val="008A3B2B"/>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3B23"/>
    <w:rsid w:val="0090573C"/>
    <w:rsid w:val="009062DF"/>
    <w:rsid w:val="00906BBF"/>
    <w:rsid w:val="00906CF9"/>
    <w:rsid w:val="00906F5B"/>
    <w:rsid w:val="009123A7"/>
    <w:rsid w:val="00914CB4"/>
    <w:rsid w:val="00916473"/>
    <w:rsid w:val="00916DC9"/>
    <w:rsid w:val="0092040E"/>
    <w:rsid w:val="009236BE"/>
    <w:rsid w:val="009265EA"/>
    <w:rsid w:val="00933943"/>
    <w:rsid w:val="00940A74"/>
    <w:rsid w:val="009425BC"/>
    <w:rsid w:val="00943389"/>
    <w:rsid w:val="00950765"/>
    <w:rsid w:val="00950F74"/>
    <w:rsid w:val="00953D2B"/>
    <w:rsid w:val="00954D4B"/>
    <w:rsid w:val="0095647E"/>
    <w:rsid w:val="00961DC2"/>
    <w:rsid w:val="009655F4"/>
    <w:rsid w:val="00967B0D"/>
    <w:rsid w:val="00971FD7"/>
    <w:rsid w:val="0097392C"/>
    <w:rsid w:val="00973C38"/>
    <w:rsid w:val="0097591A"/>
    <w:rsid w:val="009767A5"/>
    <w:rsid w:val="00977ECE"/>
    <w:rsid w:val="00980016"/>
    <w:rsid w:val="0098253A"/>
    <w:rsid w:val="00990AF3"/>
    <w:rsid w:val="00993602"/>
    <w:rsid w:val="00993916"/>
    <w:rsid w:val="009A1DC8"/>
    <w:rsid w:val="009A327B"/>
    <w:rsid w:val="009B218C"/>
    <w:rsid w:val="009B3F3A"/>
    <w:rsid w:val="009C132A"/>
    <w:rsid w:val="009C1707"/>
    <w:rsid w:val="009C4FBC"/>
    <w:rsid w:val="009D0358"/>
    <w:rsid w:val="009D249C"/>
    <w:rsid w:val="009D540F"/>
    <w:rsid w:val="009D6DEE"/>
    <w:rsid w:val="009F0E39"/>
    <w:rsid w:val="009F132A"/>
    <w:rsid w:val="009F139C"/>
    <w:rsid w:val="009F16B9"/>
    <w:rsid w:val="009F1ED9"/>
    <w:rsid w:val="009F26EB"/>
    <w:rsid w:val="009F2CF4"/>
    <w:rsid w:val="009F6E43"/>
    <w:rsid w:val="00A06758"/>
    <w:rsid w:val="00A0759A"/>
    <w:rsid w:val="00A112B7"/>
    <w:rsid w:val="00A20B4A"/>
    <w:rsid w:val="00A20FF9"/>
    <w:rsid w:val="00A21124"/>
    <w:rsid w:val="00A24D01"/>
    <w:rsid w:val="00A35AEA"/>
    <w:rsid w:val="00A37865"/>
    <w:rsid w:val="00A403F2"/>
    <w:rsid w:val="00A41DB9"/>
    <w:rsid w:val="00A43D30"/>
    <w:rsid w:val="00A45D66"/>
    <w:rsid w:val="00A51BEA"/>
    <w:rsid w:val="00A5284D"/>
    <w:rsid w:val="00A53465"/>
    <w:rsid w:val="00A55502"/>
    <w:rsid w:val="00A57AB6"/>
    <w:rsid w:val="00A63C5B"/>
    <w:rsid w:val="00A63DAE"/>
    <w:rsid w:val="00A72932"/>
    <w:rsid w:val="00A75EF8"/>
    <w:rsid w:val="00A81ED1"/>
    <w:rsid w:val="00A8214A"/>
    <w:rsid w:val="00A827C4"/>
    <w:rsid w:val="00A858FC"/>
    <w:rsid w:val="00A8733F"/>
    <w:rsid w:val="00A928D9"/>
    <w:rsid w:val="00A92F06"/>
    <w:rsid w:val="00A94653"/>
    <w:rsid w:val="00AA220A"/>
    <w:rsid w:val="00AA6F70"/>
    <w:rsid w:val="00AB1E51"/>
    <w:rsid w:val="00AB31D0"/>
    <w:rsid w:val="00AB4A43"/>
    <w:rsid w:val="00AC6CF6"/>
    <w:rsid w:val="00AD0B00"/>
    <w:rsid w:val="00AD22DC"/>
    <w:rsid w:val="00AD412A"/>
    <w:rsid w:val="00AE355A"/>
    <w:rsid w:val="00AE364B"/>
    <w:rsid w:val="00AE7826"/>
    <w:rsid w:val="00AF5828"/>
    <w:rsid w:val="00AF7701"/>
    <w:rsid w:val="00B0089C"/>
    <w:rsid w:val="00B01693"/>
    <w:rsid w:val="00B06ED6"/>
    <w:rsid w:val="00B10B8F"/>
    <w:rsid w:val="00B17BF2"/>
    <w:rsid w:val="00B20483"/>
    <w:rsid w:val="00B216A9"/>
    <w:rsid w:val="00B22A8A"/>
    <w:rsid w:val="00B245B6"/>
    <w:rsid w:val="00B2572B"/>
    <w:rsid w:val="00B273FF"/>
    <w:rsid w:val="00B325DA"/>
    <w:rsid w:val="00B34F16"/>
    <w:rsid w:val="00B36A50"/>
    <w:rsid w:val="00B37892"/>
    <w:rsid w:val="00B447EE"/>
    <w:rsid w:val="00B45AB9"/>
    <w:rsid w:val="00B47486"/>
    <w:rsid w:val="00B47F76"/>
    <w:rsid w:val="00B5577C"/>
    <w:rsid w:val="00B57484"/>
    <w:rsid w:val="00B62984"/>
    <w:rsid w:val="00B64193"/>
    <w:rsid w:val="00B65B7C"/>
    <w:rsid w:val="00B707C3"/>
    <w:rsid w:val="00B70EF0"/>
    <w:rsid w:val="00B764D6"/>
    <w:rsid w:val="00B76B73"/>
    <w:rsid w:val="00B879F8"/>
    <w:rsid w:val="00B912FF"/>
    <w:rsid w:val="00B91F45"/>
    <w:rsid w:val="00B939DE"/>
    <w:rsid w:val="00B94EEB"/>
    <w:rsid w:val="00BA7163"/>
    <w:rsid w:val="00BB1179"/>
    <w:rsid w:val="00BB6462"/>
    <w:rsid w:val="00BD0A05"/>
    <w:rsid w:val="00BD0F8C"/>
    <w:rsid w:val="00BD2BE8"/>
    <w:rsid w:val="00BD5610"/>
    <w:rsid w:val="00BD69AE"/>
    <w:rsid w:val="00BE0485"/>
    <w:rsid w:val="00BE0962"/>
    <w:rsid w:val="00BE0D88"/>
    <w:rsid w:val="00C073DE"/>
    <w:rsid w:val="00C13229"/>
    <w:rsid w:val="00C163DA"/>
    <w:rsid w:val="00C26282"/>
    <w:rsid w:val="00C2652D"/>
    <w:rsid w:val="00C3243C"/>
    <w:rsid w:val="00C34EBD"/>
    <w:rsid w:val="00C364E7"/>
    <w:rsid w:val="00C4199C"/>
    <w:rsid w:val="00C4268B"/>
    <w:rsid w:val="00C46F0A"/>
    <w:rsid w:val="00C551F9"/>
    <w:rsid w:val="00C66A50"/>
    <w:rsid w:val="00C67CA6"/>
    <w:rsid w:val="00C70B81"/>
    <w:rsid w:val="00C739DC"/>
    <w:rsid w:val="00C74675"/>
    <w:rsid w:val="00C76427"/>
    <w:rsid w:val="00C77A33"/>
    <w:rsid w:val="00C91B08"/>
    <w:rsid w:val="00C93662"/>
    <w:rsid w:val="00C97C9B"/>
    <w:rsid w:val="00CA1E74"/>
    <w:rsid w:val="00CA1F9F"/>
    <w:rsid w:val="00CA564C"/>
    <w:rsid w:val="00CA57D5"/>
    <w:rsid w:val="00CA72BF"/>
    <w:rsid w:val="00CB152A"/>
    <w:rsid w:val="00CB4C46"/>
    <w:rsid w:val="00CB7A37"/>
    <w:rsid w:val="00CC3A0F"/>
    <w:rsid w:val="00CD73D7"/>
    <w:rsid w:val="00CE3459"/>
    <w:rsid w:val="00CF4732"/>
    <w:rsid w:val="00D07292"/>
    <w:rsid w:val="00D139AA"/>
    <w:rsid w:val="00D14E53"/>
    <w:rsid w:val="00D165C3"/>
    <w:rsid w:val="00D23CD9"/>
    <w:rsid w:val="00D2456B"/>
    <w:rsid w:val="00D33A9A"/>
    <w:rsid w:val="00D35AF7"/>
    <w:rsid w:val="00D35D53"/>
    <w:rsid w:val="00D37188"/>
    <w:rsid w:val="00D374A0"/>
    <w:rsid w:val="00D37681"/>
    <w:rsid w:val="00D4091B"/>
    <w:rsid w:val="00D42CAC"/>
    <w:rsid w:val="00D51371"/>
    <w:rsid w:val="00D51F6E"/>
    <w:rsid w:val="00D5623E"/>
    <w:rsid w:val="00D62A8A"/>
    <w:rsid w:val="00D717A3"/>
    <w:rsid w:val="00D74473"/>
    <w:rsid w:val="00D76EDD"/>
    <w:rsid w:val="00D81915"/>
    <w:rsid w:val="00D81BAE"/>
    <w:rsid w:val="00D824EC"/>
    <w:rsid w:val="00D9019C"/>
    <w:rsid w:val="00D95F90"/>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1F9"/>
    <w:rsid w:val="00DD71D6"/>
    <w:rsid w:val="00DE1B0B"/>
    <w:rsid w:val="00DE5480"/>
    <w:rsid w:val="00DE569D"/>
    <w:rsid w:val="00DF1805"/>
    <w:rsid w:val="00DF2362"/>
    <w:rsid w:val="00DF2C1A"/>
    <w:rsid w:val="00DF349B"/>
    <w:rsid w:val="00DF5ECA"/>
    <w:rsid w:val="00E01961"/>
    <w:rsid w:val="00E0306D"/>
    <w:rsid w:val="00E04B96"/>
    <w:rsid w:val="00E11E6C"/>
    <w:rsid w:val="00E148C3"/>
    <w:rsid w:val="00E148E2"/>
    <w:rsid w:val="00E27506"/>
    <w:rsid w:val="00E3424C"/>
    <w:rsid w:val="00E40F75"/>
    <w:rsid w:val="00E424C4"/>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709F"/>
    <w:rsid w:val="00E80ACF"/>
    <w:rsid w:val="00E82496"/>
    <w:rsid w:val="00E85A4D"/>
    <w:rsid w:val="00E869F7"/>
    <w:rsid w:val="00E90646"/>
    <w:rsid w:val="00E91BC9"/>
    <w:rsid w:val="00E965AC"/>
    <w:rsid w:val="00E979CF"/>
    <w:rsid w:val="00EA30D9"/>
    <w:rsid w:val="00EA5C3A"/>
    <w:rsid w:val="00EB2AA0"/>
    <w:rsid w:val="00EB3145"/>
    <w:rsid w:val="00EB51AF"/>
    <w:rsid w:val="00EB55D3"/>
    <w:rsid w:val="00EB66B0"/>
    <w:rsid w:val="00EC2225"/>
    <w:rsid w:val="00EC7B8F"/>
    <w:rsid w:val="00ED2ABA"/>
    <w:rsid w:val="00ED5EB4"/>
    <w:rsid w:val="00ED6238"/>
    <w:rsid w:val="00EE1735"/>
    <w:rsid w:val="00EE1929"/>
    <w:rsid w:val="00EE44D6"/>
    <w:rsid w:val="00EF5CF0"/>
    <w:rsid w:val="00F01A67"/>
    <w:rsid w:val="00F1121A"/>
    <w:rsid w:val="00F11A3C"/>
    <w:rsid w:val="00F11AF0"/>
    <w:rsid w:val="00F20635"/>
    <w:rsid w:val="00F263EA"/>
    <w:rsid w:val="00F275A8"/>
    <w:rsid w:val="00F30940"/>
    <w:rsid w:val="00F31665"/>
    <w:rsid w:val="00F32242"/>
    <w:rsid w:val="00F40120"/>
    <w:rsid w:val="00F45CDF"/>
    <w:rsid w:val="00F47B71"/>
    <w:rsid w:val="00F54E41"/>
    <w:rsid w:val="00F666D4"/>
    <w:rsid w:val="00F66D28"/>
    <w:rsid w:val="00F66D95"/>
    <w:rsid w:val="00F707FC"/>
    <w:rsid w:val="00F77810"/>
    <w:rsid w:val="00F80218"/>
    <w:rsid w:val="00F81EFD"/>
    <w:rsid w:val="00F8477A"/>
    <w:rsid w:val="00F87EC3"/>
    <w:rsid w:val="00F90C07"/>
    <w:rsid w:val="00F91EEB"/>
    <w:rsid w:val="00F9474B"/>
    <w:rsid w:val="00F94E7F"/>
    <w:rsid w:val="00F95AB4"/>
    <w:rsid w:val="00FB2FA9"/>
    <w:rsid w:val="00FB5588"/>
    <w:rsid w:val="00FB6831"/>
    <w:rsid w:val="00FC0533"/>
    <w:rsid w:val="00FC290B"/>
    <w:rsid w:val="00FC642F"/>
    <w:rsid w:val="00FD2288"/>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JPG"/><Relationship Id="rId39" Type="http://schemas.microsoft.com/office/2011/relationships/people" Target="people.xml"/><Relationship Id="rId21" Type="http://schemas.openxmlformats.org/officeDocument/2006/relationships/image" Target="media/image12.png"/><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image" Target="media/image16.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s://cedb.asce.org/CEDBsearch/record.jsp?dockey=00201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s://doi.org/10.1007/BF00045196"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oregon.gov/deq/FilterDocs/heatsourcemanual.pdf" TargetMode="External"/><Relationship Id="rId30" Type="http://schemas.openxmlformats.org/officeDocument/2006/relationships/hyperlink" Target="https://ascelibrary.org/doi/pdf/10.1061/%28ASCE%290733-9429%282002%29128%3A1%2820%29"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65528</TotalTime>
  <Pages>55</Pages>
  <Words>20116</Words>
  <Characters>114665</Characters>
  <Application>Microsoft Office Word</Application>
  <DocSecurity>0</DocSecurity>
  <Lines>955</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336</cp:revision>
  <cp:lastPrinted>2020-11-18T20:16:00Z</cp:lastPrinted>
  <dcterms:created xsi:type="dcterms:W3CDTF">2018-11-09T13:56:00Z</dcterms:created>
  <dcterms:modified xsi:type="dcterms:W3CDTF">2020-12-09T07:13:00Z</dcterms:modified>
</cp:coreProperties>
</file>