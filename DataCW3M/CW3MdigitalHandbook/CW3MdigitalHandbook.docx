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2C0EAE4" w:rsidR="00064E77" w:rsidRPr="00064E77" w:rsidRDefault="00A6686D" w:rsidP="00484223">
      <w:pPr>
        <w:pStyle w:val="Subtitle"/>
        <w:tabs>
          <w:tab w:val="left" w:pos="7950"/>
          <w:tab w:val="right" w:pos="9360"/>
        </w:tabs>
      </w:pPr>
      <w:r>
        <w:t>1</w:t>
      </w:r>
      <w:ins w:id="0" w:author="David Conklin" w:date="2021-11-05T12:00:00Z">
        <w:r w:rsidR="004945C5">
          <w:t>1</w:t>
        </w:r>
      </w:ins>
      <w:ins w:id="1" w:author="David Conklin" w:date="2021-11-05T12:01:00Z">
        <w:r w:rsidR="004945C5">
          <w:t>/5</w:t>
        </w:r>
      </w:ins>
      <w:del w:id="2" w:author="David Conklin" w:date="2021-11-05T12:00:00Z">
        <w:r w:rsidDel="004945C5">
          <w:delText>0/</w:delText>
        </w:r>
      </w:del>
      <w:del w:id="3" w:author="David Conklin" w:date="2021-10-31T10:30:00Z">
        <w:r w:rsidR="001A0610" w:rsidDel="00EB2D6C">
          <w:delText>2</w:delText>
        </w:r>
      </w:del>
      <w:del w:id="4" w:author="David Conklin" w:date="2021-11-05T12:00:00Z">
        <w:r w:rsidR="001A0610" w:rsidDel="004945C5">
          <w:delText>1</w:delText>
        </w:r>
      </w:del>
      <w:r w:rsidR="00364BDC">
        <w:t>/2</w:t>
      </w:r>
      <w:r w:rsidR="00B40657">
        <w:t>1</w:t>
      </w:r>
      <w:ins w:id="5" w:author="David Conklin" w:date="2021-10-21T11:39:00Z">
        <w:r w:rsidR="0067663A">
          <w:t xml:space="preserve"> </w:t>
        </w:r>
      </w:ins>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D7FA98D" w:rsidR="00E735F4" w:rsidRDefault="00E735F4" w:rsidP="00581BEB">
      <w:pPr>
        <w:rPr>
          <w:ins w:id="6" w:author="David Conklin" w:date="2021-10-21T10:29:00Z"/>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ins w:id="7" w:author="David Conklin" w:date="2021-10-21T10:28:00Z">
        <w:r w:rsidR="008527F9">
          <w:rPr>
            <w:rStyle w:val="Hyperlink"/>
            <w:color w:val="auto"/>
          </w:rPr>
          <w:t>2</w:t>
        </w:r>
      </w:ins>
      <w:del w:id="8" w:author="David Conklin" w:date="2021-10-21T10:28:00Z">
        <w:r w:rsidR="00601224" w:rsidDel="008527F9">
          <w:rPr>
            <w:rStyle w:val="Hyperlink"/>
            <w:color w:val="auto"/>
          </w:rPr>
          <w:delText>0</w:delText>
        </w:r>
      </w:del>
      <w:r w:rsidR="00601224">
        <w:rPr>
          <w:rStyle w:val="Hyperlink"/>
          <w:color w:val="auto"/>
        </w:rPr>
        <w:t>.0 (</w:t>
      </w:r>
      <w:ins w:id="9" w:author="David Conklin" w:date="2021-10-21T10:28:00Z">
        <w:r w:rsidR="008527F9">
          <w:rPr>
            <w:rStyle w:val="Hyperlink"/>
            <w:color w:val="auto"/>
          </w:rPr>
          <w:t>10</w:t>
        </w:r>
      </w:ins>
      <w:del w:id="10" w:author="David Conklin" w:date="2021-10-21T10:28:00Z">
        <w:r w:rsidR="00601224" w:rsidDel="008527F9">
          <w:rPr>
            <w:rStyle w:val="Hyperlink"/>
            <w:color w:val="auto"/>
          </w:rPr>
          <w:delText>9</w:delText>
        </w:r>
      </w:del>
      <w:r w:rsidR="00601224">
        <w:rPr>
          <w:rStyle w:val="Hyperlink"/>
          <w:color w:val="auto"/>
        </w:rPr>
        <w:t>/</w:t>
      </w:r>
      <w:ins w:id="11" w:author="David Conklin" w:date="2021-10-21T10:29:00Z">
        <w:r w:rsidR="008527F9">
          <w:rPr>
            <w:rStyle w:val="Hyperlink"/>
            <w:color w:val="auto"/>
          </w:rPr>
          <w:t>21</w:t>
        </w:r>
      </w:ins>
      <w:del w:id="12" w:author="David Conklin" w:date="2021-10-21T10:29:00Z">
        <w:r w:rsidR="00601224" w:rsidDel="008527F9">
          <w:rPr>
            <w:rStyle w:val="Hyperlink"/>
            <w:color w:val="auto"/>
          </w:rPr>
          <w:delText>9</w:delText>
        </w:r>
      </w:del>
      <w:r w:rsidR="00601224">
        <w:rPr>
          <w:rStyle w:val="Hyperlink"/>
          <w:color w:val="auto"/>
        </w:rPr>
        <w:t>/21)</w:t>
      </w:r>
      <w:r w:rsidRPr="00DE1B0B">
        <w:rPr>
          <w:rStyle w:val="Hyperlink"/>
          <w:color w:val="auto"/>
        </w:rPr>
        <w:t xml:space="preserve"> version</w:t>
      </w:r>
    </w:p>
    <w:p w14:paraId="45984AEF" w14:textId="7CD1D96D" w:rsidR="008527F9" w:rsidRDefault="0067663A">
      <w:pPr>
        <w:pStyle w:val="ListParagraph"/>
        <w:numPr>
          <w:ilvl w:val="0"/>
          <w:numId w:val="13"/>
        </w:numPr>
        <w:rPr>
          <w:ins w:id="13" w:author="David Conklin" w:date="2021-10-31T10:28:00Z"/>
          <w:rStyle w:val="Hyperlink"/>
          <w:color w:val="auto"/>
          <w:u w:val="none"/>
        </w:rPr>
      </w:pPr>
      <w:ins w:id="14" w:author="David Conklin" w:date="2021-10-21T11:33:00Z">
        <w:r>
          <w:rPr>
            <w:rStyle w:val="Hyperlink"/>
            <w:color w:val="auto"/>
            <w:u w:val="none"/>
          </w:rPr>
          <w:t>Add release notes for CW3M 1.2.0 release.</w:t>
        </w:r>
      </w:ins>
    </w:p>
    <w:p w14:paraId="198F1C0B" w14:textId="770CAAFC" w:rsidR="00EB2D6C" w:rsidRPr="0067663A" w:rsidRDefault="00EB2D6C">
      <w:pPr>
        <w:pStyle w:val="ListParagraph"/>
        <w:numPr>
          <w:ilvl w:val="0"/>
          <w:numId w:val="13"/>
        </w:numPr>
        <w:rPr>
          <w:rStyle w:val="Hyperlink"/>
          <w:color w:val="auto"/>
          <w:u w:val="none"/>
          <w:rPrChange w:id="15" w:author="David Conklin" w:date="2021-10-21T11:33:00Z">
            <w:rPr>
              <w:rStyle w:val="Hyperlink"/>
              <w:color w:val="auto"/>
            </w:rPr>
          </w:rPrChange>
        </w:rPr>
        <w:pPrChange w:id="16" w:author="David Conklin" w:date="2021-10-21T11:33:00Z">
          <w:pPr/>
        </w:pPrChange>
      </w:pPr>
      <w:ins w:id="17" w:author="David Conklin" w:date="2021-10-31T10:29:00Z">
        <w:r>
          <w:rPr>
            <w:rStyle w:val="Hyperlink"/>
            <w:color w:val="auto"/>
            <w:u w:val="none"/>
          </w:rPr>
          <w:t>Describe leading comment lines in the LULCtrans CSV file, in the section on Prescribed LULC</w:t>
        </w:r>
      </w:ins>
      <w:ins w:id="18" w:author="David Conklin" w:date="2021-10-31T10:30:00Z">
        <w:r>
          <w:rPr>
            <w:rStyle w:val="Hyperlink"/>
            <w:color w:val="auto"/>
            <w:u w:val="none"/>
          </w:rPr>
          <w:t>s.</w:t>
        </w:r>
      </w:ins>
    </w:p>
    <w:p w14:paraId="7F038156" w14:textId="79CC3685" w:rsidR="008D10E3" w:rsidDel="008527F9" w:rsidRDefault="00801BD3" w:rsidP="00601224">
      <w:pPr>
        <w:ind w:left="288" w:hanging="288"/>
        <w:rPr>
          <w:del w:id="19" w:author="David Conklin" w:date="2021-10-21T10:29:00Z"/>
          <w:rStyle w:val="Hyperlink"/>
          <w:color w:val="auto"/>
          <w:u w:val="none"/>
        </w:rPr>
      </w:pPr>
      <w:del w:id="20" w:author="David Conklin" w:date="2021-10-21T10:29:00Z">
        <w:r w:rsidDel="008527F9">
          <w:rPr>
            <w:rStyle w:val="Hyperlink"/>
            <w:color w:val="auto"/>
            <w:u w:val="none"/>
          </w:rPr>
          <w:delText>Add</w:delText>
        </w:r>
        <w:r w:rsidR="0000027B" w:rsidDel="008527F9">
          <w:rPr>
            <w:rStyle w:val="Hyperlink"/>
            <w:color w:val="auto"/>
            <w:u w:val="none"/>
          </w:rPr>
          <w:delText xml:space="preserve"> </w:delText>
        </w:r>
        <w:r w:rsidR="00601224" w:rsidDel="008527F9">
          <w:rPr>
            <w:rStyle w:val="Hyperlink"/>
            <w:color w:val="auto"/>
            <w:u w:val="none"/>
          </w:rPr>
          <w:delText>the WetlandSTM autonomous process.</w:delText>
        </w:r>
      </w:del>
    </w:p>
    <w:p w14:paraId="7883A813" w14:textId="03E940C6" w:rsidR="00441B82" w:rsidDel="008527F9" w:rsidRDefault="00441B82">
      <w:pPr>
        <w:ind w:left="288" w:hanging="288"/>
        <w:rPr>
          <w:del w:id="21" w:author="David Conklin" w:date="2021-10-21T10:29:00Z"/>
          <w:rStyle w:val="Hyperlink"/>
          <w:color w:val="auto"/>
          <w:u w:val="none"/>
        </w:rPr>
      </w:pPr>
      <w:del w:id="22" w:author="David Conklin" w:date="2021-10-21T10:29:00Z">
        <w:r w:rsidDel="008527F9">
          <w:rPr>
            <w:rStyle w:val="Hyperlink"/>
            <w:color w:val="auto"/>
            <w:u w:val="none"/>
          </w:rPr>
          <w:delText>Add description of placeholder wetland state and transition model</w:delText>
        </w:r>
        <w:r w:rsidR="006B0DAB" w:rsidDel="008527F9">
          <w:rPr>
            <w:rStyle w:val="Hyperlink"/>
            <w:color w:val="auto"/>
            <w:u w:val="none"/>
          </w:rPr>
          <w:delText>.</w:delText>
        </w:r>
      </w:del>
    </w:p>
    <w:p w14:paraId="794184C9" w14:textId="5004A3E5" w:rsidR="006B0DAB" w:rsidDel="008527F9" w:rsidRDefault="006B0DAB">
      <w:pPr>
        <w:ind w:left="288" w:hanging="288"/>
        <w:rPr>
          <w:del w:id="23" w:author="David Conklin" w:date="2021-10-21T10:29:00Z"/>
          <w:rStyle w:val="Hyperlink"/>
          <w:color w:val="auto"/>
          <w:u w:val="none"/>
        </w:rPr>
      </w:pPr>
      <w:del w:id="24" w:author="David Conklin" w:date="2021-10-21T10:29:00Z">
        <w:r w:rsidDel="008527F9">
          <w:rPr>
            <w:rStyle w:val="Hyperlink"/>
            <w:color w:val="auto"/>
            <w:u w:val="none"/>
          </w:rPr>
          <w:delText>Add C++ source code conventions.</w:delText>
        </w:r>
      </w:del>
    </w:p>
    <w:p w14:paraId="341E479C" w14:textId="5917985F" w:rsidR="00A6686D" w:rsidDel="008527F9" w:rsidRDefault="00A6686D">
      <w:pPr>
        <w:ind w:left="288" w:hanging="288"/>
        <w:rPr>
          <w:del w:id="25" w:author="David Conklin" w:date="2021-10-21T10:29:00Z"/>
          <w:rStyle w:val="Hyperlink"/>
          <w:color w:val="auto"/>
          <w:u w:val="none"/>
        </w:rPr>
      </w:pPr>
      <w:del w:id="26" w:author="David Conklin" w:date="2021-10-21T10:29:00Z">
        <w:r w:rsidDel="008527F9">
          <w:rPr>
            <w:rStyle w:val="Hyperlink"/>
            <w:color w:val="auto"/>
            <w:u w:val="none"/>
          </w:rPr>
          <w:delText>Add autonomous process PrescribedLULCchanges.</w:delText>
        </w:r>
      </w:del>
    </w:p>
    <w:p w14:paraId="35BA0FAE" w14:textId="3EFC6F7D" w:rsidR="005F5265" w:rsidDel="008527F9" w:rsidRDefault="005F5265">
      <w:pPr>
        <w:ind w:left="288" w:hanging="288"/>
        <w:rPr>
          <w:del w:id="27" w:author="David Conklin" w:date="2021-10-21T10:29:00Z"/>
          <w:rStyle w:val="Hyperlink"/>
          <w:color w:val="auto"/>
          <w:u w:val="none"/>
        </w:rPr>
      </w:pPr>
      <w:del w:id="28" w:author="David Conklin" w:date="2021-10-21T10:29:00Z">
        <w:r w:rsidDel="008527F9">
          <w:rPr>
            <w:rStyle w:val="Hyperlink"/>
            <w:color w:val="auto"/>
            <w:u w:val="none"/>
          </w:rPr>
          <w:delText>Add notes on activating the wetland model for a specific wetland.</w:delText>
        </w:r>
      </w:del>
    </w:p>
    <w:p w14:paraId="48B83B2C" w14:textId="42CF15AF" w:rsidR="005B428C" w:rsidRPr="00A8214A" w:rsidDel="008527F9" w:rsidRDefault="005B428C">
      <w:pPr>
        <w:ind w:left="288" w:hanging="288"/>
        <w:rPr>
          <w:del w:id="29" w:author="David Conklin" w:date="2021-10-21T10:29:00Z"/>
          <w:rStyle w:val="Hyperlink"/>
          <w:color w:val="auto"/>
          <w:u w:val="none"/>
        </w:rPr>
      </w:pPr>
      <w:del w:id="30" w:author="David Conklin" w:date="2021-10-21T10:29:00Z">
        <w:r w:rsidDel="008527F9">
          <w:rPr>
            <w:rStyle w:val="Hyperlink"/>
            <w:color w:val="auto"/>
            <w:u w:val="none"/>
          </w:rPr>
          <w:delText>Add Autonomous Processes -&gt; Prescribed LULCs section.</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197E8C5" w14:textId="540B7394" w:rsidR="004945C5" w:rsidRDefault="006636CC">
          <w:pPr>
            <w:pStyle w:val="TOC1"/>
            <w:tabs>
              <w:tab w:val="right" w:leader="dot" w:pos="9350"/>
            </w:tabs>
            <w:rPr>
              <w:ins w:id="31" w:author="David Conklin" w:date="2021-11-05T12:07:00Z"/>
              <w:rFonts w:eastAsiaTheme="minorEastAsia"/>
              <w:noProof/>
            </w:rPr>
          </w:pPr>
          <w:r>
            <w:fldChar w:fldCharType="begin"/>
          </w:r>
          <w:r>
            <w:instrText xml:space="preserve"> TOC \o "1-3" \h \z \u </w:instrText>
          </w:r>
          <w:r>
            <w:fldChar w:fldCharType="separate"/>
          </w:r>
          <w:ins w:id="32" w:author="David Conklin" w:date="2021-11-05T12:07:00Z">
            <w:r w:rsidR="004945C5" w:rsidRPr="00355E7D">
              <w:rPr>
                <w:rStyle w:val="Hyperlink"/>
                <w:noProof/>
              </w:rPr>
              <w:fldChar w:fldCharType="begin"/>
            </w:r>
            <w:r w:rsidR="004945C5" w:rsidRPr="00355E7D">
              <w:rPr>
                <w:rStyle w:val="Hyperlink"/>
                <w:noProof/>
              </w:rPr>
              <w:instrText xml:space="preserve"> </w:instrText>
            </w:r>
            <w:r w:rsidR="004945C5">
              <w:rPr>
                <w:noProof/>
              </w:rPr>
              <w:instrText>HYPERLINK \l "_Toc87006445"</w:instrText>
            </w:r>
            <w:r w:rsidR="004945C5" w:rsidRPr="00355E7D">
              <w:rPr>
                <w:rStyle w:val="Hyperlink"/>
                <w:noProof/>
              </w:rPr>
              <w:instrText xml:space="preserve"> </w:instrText>
            </w:r>
            <w:r w:rsidR="004945C5" w:rsidRPr="00355E7D">
              <w:rPr>
                <w:rStyle w:val="Hyperlink"/>
                <w:noProof/>
              </w:rPr>
            </w:r>
            <w:r w:rsidR="004945C5" w:rsidRPr="00355E7D">
              <w:rPr>
                <w:rStyle w:val="Hyperlink"/>
                <w:noProof/>
              </w:rPr>
              <w:fldChar w:fldCharType="separate"/>
            </w:r>
            <w:r w:rsidR="004945C5" w:rsidRPr="00355E7D">
              <w:rPr>
                <w:rStyle w:val="Hyperlink"/>
                <w:noProof/>
              </w:rPr>
              <w:t>What is a digital handbook?</w:t>
            </w:r>
            <w:r w:rsidR="004945C5">
              <w:rPr>
                <w:noProof/>
                <w:webHidden/>
              </w:rPr>
              <w:tab/>
            </w:r>
            <w:r w:rsidR="004945C5">
              <w:rPr>
                <w:noProof/>
                <w:webHidden/>
              </w:rPr>
              <w:fldChar w:fldCharType="begin"/>
            </w:r>
            <w:r w:rsidR="004945C5">
              <w:rPr>
                <w:noProof/>
                <w:webHidden/>
              </w:rPr>
              <w:instrText xml:space="preserve"> PAGEREF _Toc87006445 \h </w:instrText>
            </w:r>
            <w:r w:rsidR="004945C5">
              <w:rPr>
                <w:noProof/>
                <w:webHidden/>
              </w:rPr>
            </w:r>
          </w:ins>
          <w:r w:rsidR="004945C5">
            <w:rPr>
              <w:noProof/>
              <w:webHidden/>
            </w:rPr>
            <w:fldChar w:fldCharType="separate"/>
          </w:r>
          <w:ins w:id="33" w:author="David Conklin" w:date="2021-11-05T12:07:00Z">
            <w:r w:rsidR="004945C5">
              <w:rPr>
                <w:noProof/>
                <w:webHidden/>
              </w:rPr>
              <w:t>4</w:t>
            </w:r>
            <w:r w:rsidR="004945C5">
              <w:rPr>
                <w:noProof/>
                <w:webHidden/>
              </w:rPr>
              <w:fldChar w:fldCharType="end"/>
            </w:r>
            <w:r w:rsidR="004945C5" w:rsidRPr="00355E7D">
              <w:rPr>
                <w:rStyle w:val="Hyperlink"/>
                <w:noProof/>
              </w:rPr>
              <w:fldChar w:fldCharType="end"/>
            </w:r>
          </w:ins>
        </w:p>
        <w:p w14:paraId="5BC99233" w14:textId="5F33B13C" w:rsidR="004945C5" w:rsidRDefault="004945C5">
          <w:pPr>
            <w:pStyle w:val="TOC1"/>
            <w:tabs>
              <w:tab w:val="right" w:leader="dot" w:pos="9350"/>
            </w:tabs>
            <w:rPr>
              <w:ins w:id="34" w:author="David Conklin" w:date="2021-11-05T12:07:00Z"/>
              <w:rFonts w:eastAsiaTheme="minorEastAsia"/>
              <w:noProof/>
            </w:rPr>
          </w:pPr>
          <w:ins w:id="3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"_Toc87006446"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CW3M concept</w:t>
            </w:r>
            <w:r>
              <w:rPr>
                <w:noProof/>
                <w:webHidden/>
              </w:rPr>
              <w:tab/>
            </w:r>
            <w:r>
              <w:rPr>
                <w:noProof/>
                <w:webHidden/>
              </w:rPr>
              <w:fldChar w:fldCharType="begin"/>
            </w:r>
            <w:r>
              <w:rPr>
                <w:noProof/>
                <w:webHidden/>
              </w:rPr>
              <w:instrText xml:space="preserve"> PAGEREF _Toc87006446 \h </w:instrText>
            </w:r>
            <w:r>
              <w:rPr>
                <w:noProof/>
                <w:webHidden/>
              </w:rPr>
            </w:r>
          </w:ins>
          <w:r>
            <w:rPr>
              <w:noProof/>
              <w:webHidden/>
            </w:rPr>
            <w:fldChar w:fldCharType="separate"/>
          </w:r>
          <w:ins w:id="36" w:author="David Conklin" w:date="2021-11-05T12:07:00Z">
            <w:r>
              <w:rPr>
                <w:noProof/>
                <w:webHidden/>
              </w:rPr>
              <w:t>4</w:t>
            </w:r>
            <w:r>
              <w:rPr>
                <w:noProof/>
                <w:webHidden/>
              </w:rPr>
              <w:fldChar w:fldCharType="end"/>
            </w:r>
            <w:r w:rsidRPr="00355E7D">
              <w:rPr>
                <w:rStyle w:val="Hyperlink"/>
                <w:noProof/>
              </w:rPr>
              <w:fldChar w:fldCharType="end"/>
            </w:r>
          </w:ins>
        </w:p>
        <w:p w14:paraId="5EFA970D" w14:textId="7711F964" w:rsidR="004945C5" w:rsidRDefault="004945C5">
          <w:pPr>
            <w:pStyle w:val="TOC2"/>
            <w:tabs>
              <w:tab w:val="right" w:leader="dot" w:pos="9350"/>
            </w:tabs>
            <w:rPr>
              <w:ins w:id="37" w:author="David Conklin" w:date="2021-11-05T12:07:00Z"/>
              <w:rFonts w:eastAsiaTheme="minorEastAsia"/>
              <w:noProof/>
            </w:rPr>
          </w:pPr>
          <w:ins w:id="3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"_Toc87006447"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A different kind of community model</w:t>
            </w:r>
            <w:r>
              <w:rPr>
                <w:noProof/>
                <w:webHidden/>
              </w:rPr>
              <w:tab/>
            </w:r>
            <w:r>
              <w:rPr>
                <w:noProof/>
                <w:webHidden/>
              </w:rPr>
              <w:fldChar w:fldCharType="begin"/>
            </w:r>
            <w:r>
              <w:rPr>
                <w:noProof/>
                <w:webHidden/>
              </w:rPr>
              <w:instrText xml:space="preserve"> PAGEREF _Toc87006447 \h </w:instrText>
            </w:r>
            <w:r>
              <w:rPr>
                <w:noProof/>
                <w:webHidden/>
              </w:rPr>
            </w:r>
          </w:ins>
          <w:r>
            <w:rPr>
              <w:noProof/>
              <w:webHidden/>
            </w:rPr>
            <w:fldChar w:fldCharType="separate"/>
          </w:r>
          <w:ins w:id="39" w:author="David Conklin" w:date="2021-11-05T12:07:00Z">
            <w:r>
              <w:rPr>
                <w:noProof/>
                <w:webHidden/>
              </w:rPr>
              <w:t>5</w:t>
            </w:r>
            <w:r>
              <w:rPr>
                <w:noProof/>
                <w:webHidden/>
              </w:rPr>
              <w:fldChar w:fldCharType="end"/>
            </w:r>
            <w:r w:rsidRPr="00355E7D">
              <w:rPr>
                <w:rStyle w:val="Hyperlink"/>
                <w:noProof/>
              </w:rPr>
              <w:fldChar w:fldCharType="end"/>
            </w:r>
          </w:ins>
        </w:p>
        <w:p w14:paraId="4E81B679" w14:textId="17B5A72A" w:rsidR="004945C5" w:rsidRDefault="004945C5">
          <w:pPr>
            <w:pStyle w:val="TOC2"/>
            <w:tabs>
              <w:tab w:val="right" w:leader="dot" w:pos="9350"/>
            </w:tabs>
            <w:rPr>
              <w:ins w:id="40" w:author="David Conklin" w:date="2021-11-05T12:07:00Z"/>
              <w:rFonts w:eastAsiaTheme="minorEastAsia"/>
              <w:noProof/>
            </w:rPr>
          </w:pPr>
          <w:ins w:id="4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"_Toc87006448"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What CW3M is for</w:t>
            </w:r>
            <w:r>
              <w:rPr>
                <w:noProof/>
                <w:webHidden/>
              </w:rPr>
              <w:tab/>
            </w:r>
            <w:r>
              <w:rPr>
                <w:noProof/>
                <w:webHidden/>
              </w:rPr>
              <w:fldChar w:fldCharType="begin"/>
            </w:r>
            <w:r>
              <w:rPr>
                <w:noProof/>
                <w:webHidden/>
              </w:rPr>
              <w:instrText xml:space="preserve"> PAGEREF _Toc87006448 \h </w:instrText>
            </w:r>
            <w:r>
              <w:rPr>
                <w:noProof/>
                <w:webHidden/>
              </w:rPr>
            </w:r>
          </w:ins>
          <w:r>
            <w:rPr>
              <w:noProof/>
              <w:webHidden/>
            </w:rPr>
            <w:fldChar w:fldCharType="separate"/>
          </w:r>
          <w:ins w:id="42" w:author="David Conklin" w:date="2021-11-05T12:07:00Z">
            <w:r>
              <w:rPr>
                <w:noProof/>
                <w:webHidden/>
              </w:rPr>
              <w:t>5</w:t>
            </w:r>
            <w:r>
              <w:rPr>
                <w:noProof/>
                <w:webHidden/>
              </w:rPr>
              <w:fldChar w:fldCharType="end"/>
            </w:r>
            <w:r w:rsidRPr="00355E7D">
              <w:rPr>
                <w:rStyle w:val="Hyperlink"/>
                <w:noProof/>
              </w:rPr>
              <w:fldChar w:fldCharType="end"/>
            </w:r>
          </w:ins>
        </w:p>
        <w:p w14:paraId="6142173F" w14:textId="17D91CFA" w:rsidR="004945C5" w:rsidRDefault="004945C5">
          <w:pPr>
            <w:pStyle w:val="TOC2"/>
            <w:tabs>
              <w:tab w:val="right" w:leader="dot" w:pos="9350"/>
            </w:tabs>
            <w:rPr>
              <w:ins w:id="43" w:author="David Conklin" w:date="2021-11-05T12:07:00Z"/>
              <w:rFonts w:eastAsiaTheme="minorEastAsia"/>
              <w:noProof/>
            </w:rPr>
          </w:pPr>
          <w:ins w:id="4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"_Toc87006449"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Management and maintenance</w:t>
            </w:r>
            <w:r>
              <w:rPr>
                <w:noProof/>
                <w:webHidden/>
              </w:rPr>
              <w:tab/>
            </w:r>
            <w:r>
              <w:rPr>
                <w:noProof/>
                <w:webHidden/>
              </w:rPr>
              <w:fldChar w:fldCharType="begin"/>
            </w:r>
            <w:r>
              <w:rPr>
                <w:noProof/>
                <w:webHidden/>
              </w:rPr>
              <w:instrText xml:space="preserve"> PAGEREF _Toc87006449 \h </w:instrText>
            </w:r>
            <w:r>
              <w:rPr>
                <w:noProof/>
                <w:webHidden/>
              </w:rPr>
            </w:r>
          </w:ins>
          <w:r>
            <w:rPr>
              <w:noProof/>
              <w:webHidden/>
            </w:rPr>
            <w:fldChar w:fldCharType="separate"/>
          </w:r>
          <w:ins w:id="45" w:author="David Conklin" w:date="2021-11-05T12:07:00Z">
            <w:r>
              <w:rPr>
                <w:noProof/>
                <w:webHidden/>
              </w:rPr>
              <w:t>5</w:t>
            </w:r>
            <w:r>
              <w:rPr>
                <w:noProof/>
                <w:webHidden/>
              </w:rPr>
              <w:fldChar w:fldCharType="end"/>
            </w:r>
            <w:r w:rsidRPr="00355E7D">
              <w:rPr>
                <w:rStyle w:val="Hyperlink"/>
                <w:noProof/>
              </w:rPr>
              <w:fldChar w:fldCharType="end"/>
            </w:r>
          </w:ins>
        </w:p>
        <w:p w14:paraId="3F82BD2E" w14:textId="51FB2E50" w:rsidR="004945C5" w:rsidRDefault="004945C5">
          <w:pPr>
            <w:pStyle w:val="TOC1"/>
            <w:tabs>
              <w:tab w:val="right" w:leader="dot" w:pos="9350"/>
            </w:tabs>
            <w:rPr>
              <w:ins w:id="46" w:author="David Conklin" w:date="2021-11-05T12:07:00Z"/>
              <w:rFonts w:eastAsiaTheme="minorEastAsia"/>
              <w:noProof/>
            </w:rPr>
          </w:pPr>
          <w:ins w:id="47"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"_Toc87006450"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CW3M – A “first principles” model with tuning knobs</w:t>
            </w:r>
            <w:r>
              <w:rPr>
                <w:noProof/>
                <w:webHidden/>
              </w:rPr>
              <w:tab/>
            </w:r>
            <w:r>
              <w:rPr>
                <w:noProof/>
                <w:webHidden/>
              </w:rPr>
              <w:fldChar w:fldCharType="begin"/>
            </w:r>
            <w:r>
              <w:rPr>
                <w:noProof/>
                <w:webHidden/>
              </w:rPr>
              <w:instrText xml:space="preserve"> PAGEREF _Toc87006450 \h </w:instrText>
            </w:r>
            <w:r>
              <w:rPr>
                <w:noProof/>
                <w:webHidden/>
              </w:rPr>
            </w:r>
          </w:ins>
          <w:r>
            <w:rPr>
              <w:noProof/>
              <w:webHidden/>
            </w:rPr>
            <w:fldChar w:fldCharType="separate"/>
          </w:r>
          <w:ins w:id="48" w:author="David Conklin" w:date="2021-11-05T12:07:00Z">
            <w:r>
              <w:rPr>
                <w:noProof/>
                <w:webHidden/>
              </w:rPr>
              <w:t>6</w:t>
            </w:r>
            <w:r>
              <w:rPr>
                <w:noProof/>
                <w:webHidden/>
              </w:rPr>
              <w:fldChar w:fldCharType="end"/>
            </w:r>
            <w:r w:rsidRPr="00355E7D">
              <w:rPr>
                <w:rStyle w:val="Hyperlink"/>
                <w:noProof/>
              </w:rPr>
              <w:fldChar w:fldCharType="end"/>
            </w:r>
          </w:ins>
        </w:p>
        <w:p w14:paraId="15A059C4" w14:textId="3AF41481" w:rsidR="004945C5" w:rsidRDefault="004945C5">
          <w:pPr>
            <w:pStyle w:val="TOC1"/>
            <w:tabs>
              <w:tab w:val="right" w:leader="dot" w:pos="9350"/>
            </w:tabs>
            <w:rPr>
              <w:ins w:id="49" w:author="David Conklin" w:date="2021-11-05T12:07:00Z"/>
              <w:rFonts w:eastAsiaTheme="minorEastAsia"/>
              <w:noProof/>
            </w:rPr>
          </w:pPr>
          <w:ins w:id="5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"_Toc87006451"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 tuning knobs</w:t>
            </w:r>
            <w:r>
              <w:rPr>
                <w:noProof/>
                <w:webHidden/>
              </w:rPr>
              <w:tab/>
            </w:r>
            <w:r>
              <w:rPr>
                <w:noProof/>
                <w:webHidden/>
              </w:rPr>
              <w:fldChar w:fldCharType="begin"/>
            </w:r>
            <w:r>
              <w:rPr>
                <w:noProof/>
                <w:webHidden/>
              </w:rPr>
              <w:instrText xml:space="preserve"> PAGEREF _Toc87006451 \h </w:instrText>
            </w:r>
            <w:r>
              <w:rPr>
                <w:noProof/>
                <w:webHidden/>
              </w:rPr>
            </w:r>
          </w:ins>
          <w:r>
            <w:rPr>
              <w:noProof/>
              <w:webHidden/>
            </w:rPr>
            <w:fldChar w:fldCharType="separate"/>
          </w:r>
          <w:ins w:id="51" w:author="David Conklin" w:date="2021-11-05T12:07:00Z">
            <w:r>
              <w:rPr>
                <w:noProof/>
                <w:webHidden/>
              </w:rPr>
              <w:t>6</w:t>
            </w:r>
            <w:r>
              <w:rPr>
                <w:noProof/>
                <w:webHidden/>
              </w:rPr>
              <w:fldChar w:fldCharType="end"/>
            </w:r>
            <w:r w:rsidRPr="00355E7D">
              <w:rPr>
                <w:rStyle w:val="Hyperlink"/>
                <w:noProof/>
              </w:rPr>
              <w:fldChar w:fldCharType="end"/>
            </w:r>
          </w:ins>
        </w:p>
        <w:p w14:paraId="43A075B1" w14:textId="3F2DD5CD" w:rsidR="004945C5" w:rsidRDefault="004945C5">
          <w:pPr>
            <w:pStyle w:val="TOC2"/>
            <w:tabs>
              <w:tab w:val="right" w:leader="dot" w:pos="9350"/>
            </w:tabs>
            <w:rPr>
              <w:ins w:id="52" w:author="David Conklin" w:date="2021-11-05T12:07:00Z"/>
              <w:rFonts w:eastAsiaTheme="minorEastAsia"/>
              <w:noProof/>
            </w:rPr>
          </w:pPr>
          <w:ins w:id="5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"_Toc87006452"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ET_MULT – forest evapotranspiration</w:t>
            </w:r>
            <w:r>
              <w:rPr>
                <w:noProof/>
                <w:webHidden/>
              </w:rPr>
              <w:tab/>
            </w:r>
            <w:r>
              <w:rPr>
                <w:noProof/>
                <w:webHidden/>
              </w:rPr>
              <w:fldChar w:fldCharType="begin"/>
            </w:r>
            <w:r>
              <w:rPr>
                <w:noProof/>
                <w:webHidden/>
              </w:rPr>
              <w:instrText xml:space="preserve"> PAGEREF _Toc87006452 \h </w:instrText>
            </w:r>
            <w:r>
              <w:rPr>
                <w:noProof/>
                <w:webHidden/>
              </w:rPr>
            </w:r>
          </w:ins>
          <w:r>
            <w:rPr>
              <w:noProof/>
              <w:webHidden/>
            </w:rPr>
            <w:fldChar w:fldCharType="separate"/>
          </w:r>
          <w:ins w:id="54" w:author="David Conklin" w:date="2021-11-05T12:07:00Z">
            <w:r>
              <w:rPr>
                <w:noProof/>
                <w:webHidden/>
              </w:rPr>
              <w:t>6</w:t>
            </w:r>
            <w:r>
              <w:rPr>
                <w:noProof/>
                <w:webHidden/>
              </w:rPr>
              <w:fldChar w:fldCharType="end"/>
            </w:r>
            <w:r w:rsidRPr="00355E7D">
              <w:rPr>
                <w:rStyle w:val="Hyperlink"/>
                <w:noProof/>
              </w:rPr>
              <w:fldChar w:fldCharType="end"/>
            </w:r>
          </w:ins>
        </w:p>
        <w:p w14:paraId="7DCFD7B2" w14:textId="7338501F" w:rsidR="004945C5" w:rsidRDefault="004945C5">
          <w:pPr>
            <w:pStyle w:val="TOC2"/>
            <w:tabs>
              <w:tab w:val="right" w:leader="dot" w:pos="9350"/>
            </w:tabs>
            <w:rPr>
              <w:ins w:id="55" w:author="David Conklin" w:date="2021-11-05T12:07:00Z"/>
              <w:rFonts w:eastAsiaTheme="minorEastAsia"/>
              <w:noProof/>
            </w:rPr>
          </w:pPr>
          <w:ins w:id="5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"_Toc87006453"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SOLAR_RADIATION_MULTIPLIER – reservoir insolation</w:t>
            </w:r>
            <w:r>
              <w:rPr>
                <w:noProof/>
                <w:webHidden/>
              </w:rPr>
              <w:tab/>
            </w:r>
            <w:r>
              <w:rPr>
                <w:noProof/>
                <w:webHidden/>
              </w:rPr>
              <w:fldChar w:fldCharType="begin"/>
            </w:r>
            <w:r>
              <w:rPr>
                <w:noProof/>
                <w:webHidden/>
              </w:rPr>
              <w:instrText xml:space="preserve"> PAGEREF _Toc87006453 \h </w:instrText>
            </w:r>
            <w:r>
              <w:rPr>
                <w:noProof/>
                <w:webHidden/>
              </w:rPr>
            </w:r>
          </w:ins>
          <w:r>
            <w:rPr>
              <w:noProof/>
              <w:webHidden/>
            </w:rPr>
            <w:fldChar w:fldCharType="separate"/>
          </w:r>
          <w:ins w:id="57" w:author="David Conklin" w:date="2021-11-05T12:07:00Z">
            <w:r>
              <w:rPr>
                <w:noProof/>
                <w:webHidden/>
              </w:rPr>
              <w:t>7</w:t>
            </w:r>
            <w:r>
              <w:rPr>
                <w:noProof/>
                <w:webHidden/>
              </w:rPr>
              <w:fldChar w:fldCharType="end"/>
            </w:r>
            <w:r w:rsidRPr="00355E7D">
              <w:rPr>
                <w:rStyle w:val="Hyperlink"/>
                <w:noProof/>
              </w:rPr>
              <w:fldChar w:fldCharType="end"/>
            </w:r>
          </w:ins>
        </w:p>
        <w:p w14:paraId="2992C40C" w14:textId="62B24D21" w:rsidR="004945C5" w:rsidRDefault="004945C5">
          <w:pPr>
            <w:pStyle w:val="TOC2"/>
            <w:tabs>
              <w:tab w:val="right" w:leader="dot" w:pos="9350"/>
            </w:tabs>
            <w:rPr>
              <w:ins w:id="58" w:author="David Conklin" w:date="2021-11-05T12:07:00Z"/>
              <w:rFonts w:eastAsiaTheme="minorEastAsia"/>
              <w:noProof/>
            </w:rPr>
          </w:pPr>
          <w:ins w:id="5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"_Toc87006454"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FLOW_CMS – Discharge from High Cascade springs</w:t>
            </w:r>
            <w:r>
              <w:rPr>
                <w:noProof/>
                <w:webHidden/>
              </w:rPr>
              <w:tab/>
            </w:r>
            <w:r>
              <w:rPr>
                <w:noProof/>
                <w:webHidden/>
              </w:rPr>
              <w:fldChar w:fldCharType="begin"/>
            </w:r>
            <w:r>
              <w:rPr>
                <w:noProof/>
                <w:webHidden/>
              </w:rPr>
              <w:instrText xml:space="preserve"> PAGEREF _Toc87006454 \h </w:instrText>
            </w:r>
            <w:r>
              <w:rPr>
                <w:noProof/>
                <w:webHidden/>
              </w:rPr>
            </w:r>
          </w:ins>
          <w:r>
            <w:rPr>
              <w:noProof/>
              <w:webHidden/>
            </w:rPr>
            <w:fldChar w:fldCharType="separate"/>
          </w:r>
          <w:ins w:id="60" w:author="David Conklin" w:date="2021-11-05T12:07:00Z">
            <w:r>
              <w:rPr>
                <w:noProof/>
                <w:webHidden/>
              </w:rPr>
              <w:t>7</w:t>
            </w:r>
            <w:r>
              <w:rPr>
                <w:noProof/>
                <w:webHidden/>
              </w:rPr>
              <w:fldChar w:fldCharType="end"/>
            </w:r>
            <w:r w:rsidRPr="00355E7D">
              <w:rPr>
                <w:rStyle w:val="Hyperlink"/>
                <w:noProof/>
              </w:rPr>
              <w:fldChar w:fldCharType="end"/>
            </w:r>
          </w:ins>
        </w:p>
        <w:p w14:paraId="7E77C7EA" w14:textId="0047CFC8" w:rsidR="004945C5" w:rsidRDefault="004945C5">
          <w:pPr>
            <w:pStyle w:val="TOC1"/>
            <w:tabs>
              <w:tab w:val="right" w:leader="dot" w:pos="9350"/>
            </w:tabs>
            <w:rPr>
              <w:ins w:id="61" w:author="David Conklin" w:date="2021-11-05T12:07:00Z"/>
              <w:rFonts w:eastAsiaTheme="minorEastAsia"/>
              <w:noProof/>
            </w:rPr>
          </w:pPr>
          <w:ins w:id="62"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"_Toc87006455"</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 Envision framework and the GIS Layers</w:t>
            </w:r>
            <w:r>
              <w:rPr>
                <w:noProof/>
                <w:webHidden/>
              </w:rPr>
              <w:tab/>
            </w:r>
            <w:r>
              <w:rPr>
                <w:noProof/>
                <w:webHidden/>
              </w:rPr>
              <w:fldChar w:fldCharType="begin"/>
            </w:r>
            <w:r>
              <w:rPr>
                <w:noProof/>
                <w:webHidden/>
              </w:rPr>
              <w:instrText xml:space="preserve"> PAGEREF _Toc87006455 \h </w:instrText>
            </w:r>
            <w:r>
              <w:rPr>
                <w:noProof/>
                <w:webHidden/>
              </w:rPr>
            </w:r>
          </w:ins>
          <w:r>
            <w:rPr>
              <w:noProof/>
              <w:webHidden/>
            </w:rPr>
            <w:fldChar w:fldCharType="separate"/>
          </w:r>
          <w:ins w:id="63" w:author="David Conklin" w:date="2021-11-05T12:07:00Z">
            <w:r>
              <w:rPr>
                <w:noProof/>
                <w:webHidden/>
              </w:rPr>
              <w:t>7</w:t>
            </w:r>
            <w:r>
              <w:rPr>
                <w:noProof/>
                <w:webHidden/>
              </w:rPr>
              <w:fldChar w:fldCharType="end"/>
            </w:r>
            <w:r w:rsidRPr="00355E7D">
              <w:rPr>
                <w:rStyle w:val="Hyperlink"/>
                <w:noProof/>
              </w:rPr>
              <w:fldChar w:fldCharType="end"/>
            </w:r>
          </w:ins>
        </w:p>
        <w:p w14:paraId="543D47C1" w14:textId="43615971" w:rsidR="004945C5" w:rsidRDefault="004945C5">
          <w:pPr>
            <w:pStyle w:val="TOC2"/>
            <w:tabs>
              <w:tab w:val="right" w:leader="dot" w:pos="9350"/>
            </w:tabs>
            <w:rPr>
              <w:ins w:id="64" w:author="David Conklin" w:date="2021-11-05T12:07:00Z"/>
              <w:rFonts w:eastAsiaTheme="minorEastAsia"/>
              <w:noProof/>
            </w:rPr>
          </w:pPr>
          <w:ins w:id="6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"_Toc87006456"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 Reach Layer</w:t>
            </w:r>
            <w:r>
              <w:rPr>
                <w:noProof/>
                <w:webHidden/>
              </w:rPr>
              <w:tab/>
            </w:r>
            <w:r>
              <w:rPr>
                <w:noProof/>
                <w:webHidden/>
              </w:rPr>
              <w:fldChar w:fldCharType="begin"/>
            </w:r>
            <w:r>
              <w:rPr>
                <w:noProof/>
                <w:webHidden/>
              </w:rPr>
              <w:instrText xml:space="preserve"> PAGEREF _Toc87006456 \h </w:instrText>
            </w:r>
            <w:r>
              <w:rPr>
                <w:noProof/>
                <w:webHidden/>
              </w:rPr>
            </w:r>
          </w:ins>
          <w:r>
            <w:rPr>
              <w:noProof/>
              <w:webHidden/>
            </w:rPr>
            <w:fldChar w:fldCharType="separate"/>
          </w:r>
          <w:ins w:id="66" w:author="David Conklin" w:date="2021-11-05T12:07:00Z">
            <w:r>
              <w:rPr>
                <w:noProof/>
                <w:webHidden/>
              </w:rPr>
              <w:t>7</w:t>
            </w:r>
            <w:r>
              <w:rPr>
                <w:noProof/>
                <w:webHidden/>
              </w:rPr>
              <w:fldChar w:fldCharType="end"/>
            </w:r>
            <w:r w:rsidRPr="00355E7D">
              <w:rPr>
                <w:rStyle w:val="Hyperlink"/>
                <w:noProof/>
              </w:rPr>
              <w:fldChar w:fldCharType="end"/>
            </w:r>
          </w:ins>
        </w:p>
        <w:p w14:paraId="4DF698BF" w14:textId="7E1459E7" w:rsidR="004945C5" w:rsidRDefault="004945C5">
          <w:pPr>
            <w:pStyle w:val="TOC2"/>
            <w:tabs>
              <w:tab w:val="right" w:leader="dot" w:pos="9350"/>
            </w:tabs>
            <w:rPr>
              <w:ins w:id="67" w:author="David Conklin" w:date="2021-11-05T12:07:00Z"/>
              <w:rFonts w:eastAsiaTheme="minorEastAsia"/>
              <w:noProof/>
            </w:rPr>
          </w:pPr>
          <w:ins w:id="6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"_Toc87006457"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Time steps, autonomous processes, and global methods</w:t>
            </w:r>
            <w:r>
              <w:rPr>
                <w:noProof/>
                <w:webHidden/>
              </w:rPr>
              <w:tab/>
            </w:r>
            <w:r>
              <w:rPr>
                <w:noProof/>
                <w:webHidden/>
              </w:rPr>
              <w:fldChar w:fldCharType="begin"/>
            </w:r>
            <w:r>
              <w:rPr>
                <w:noProof/>
                <w:webHidden/>
              </w:rPr>
              <w:instrText xml:space="preserve"> PAGEREF _Toc87006457 \h </w:instrText>
            </w:r>
            <w:r>
              <w:rPr>
                <w:noProof/>
                <w:webHidden/>
              </w:rPr>
            </w:r>
          </w:ins>
          <w:r>
            <w:rPr>
              <w:noProof/>
              <w:webHidden/>
            </w:rPr>
            <w:fldChar w:fldCharType="separate"/>
          </w:r>
          <w:ins w:id="69" w:author="David Conklin" w:date="2021-11-05T12:07:00Z">
            <w:r>
              <w:rPr>
                <w:noProof/>
                <w:webHidden/>
              </w:rPr>
              <w:t>8</w:t>
            </w:r>
            <w:r>
              <w:rPr>
                <w:noProof/>
                <w:webHidden/>
              </w:rPr>
              <w:fldChar w:fldCharType="end"/>
            </w:r>
            <w:r w:rsidRPr="00355E7D">
              <w:rPr>
                <w:rStyle w:val="Hyperlink"/>
                <w:noProof/>
              </w:rPr>
              <w:fldChar w:fldCharType="end"/>
            </w:r>
          </w:ins>
        </w:p>
        <w:p w14:paraId="084EA4DE" w14:textId="744FA4F6" w:rsidR="004945C5" w:rsidRDefault="004945C5">
          <w:pPr>
            <w:pStyle w:val="TOC2"/>
            <w:tabs>
              <w:tab w:val="right" w:leader="dot" w:pos="9350"/>
            </w:tabs>
            <w:rPr>
              <w:ins w:id="70" w:author="David Conklin" w:date="2021-11-05T12:07:00Z"/>
              <w:rFonts w:eastAsiaTheme="minorEastAsia"/>
              <w:noProof/>
            </w:rPr>
          </w:pPr>
          <w:ins w:id="7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"_Toc87006458"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Some global method details</w:t>
            </w:r>
            <w:r>
              <w:rPr>
                <w:noProof/>
                <w:webHidden/>
              </w:rPr>
              <w:tab/>
            </w:r>
            <w:r>
              <w:rPr>
                <w:noProof/>
                <w:webHidden/>
              </w:rPr>
              <w:fldChar w:fldCharType="begin"/>
            </w:r>
            <w:r>
              <w:rPr>
                <w:noProof/>
                <w:webHidden/>
              </w:rPr>
              <w:instrText xml:space="preserve"> PAGEREF _Toc87006458 \h </w:instrText>
            </w:r>
            <w:r>
              <w:rPr>
                <w:noProof/>
                <w:webHidden/>
              </w:rPr>
            </w:r>
          </w:ins>
          <w:r>
            <w:rPr>
              <w:noProof/>
              <w:webHidden/>
            </w:rPr>
            <w:fldChar w:fldCharType="separate"/>
          </w:r>
          <w:ins w:id="72" w:author="David Conklin" w:date="2021-11-05T12:07:00Z">
            <w:r>
              <w:rPr>
                <w:noProof/>
                <w:webHidden/>
              </w:rPr>
              <w:t>9</w:t>
            </w:r>
            <w:r>
              <w:rPr>
                <w:noProof/>
                <w:webHidden/>
              </w:rPr>
              <w:fldChar w:fldCharType="end"/>
            </w:r>
            <w:r w:rsidRPr="00355E7D">
              <w:rPr>
                <w:rStyle w:val="Hyperlink"/>
                <w:noProof/>
              </w:rPr>
              <w:fldChar w:fldCharType="end"/>
            </w:r>
          </w:ins>
        </w:p>
        <w:p w14:paraId="4C178515" w14:textId="3AF32C0B" w:rsidR="004945C5" w:rsidRDefault="004945C5">
          <w:pPr>
            <w:pStyle w:val="TOC1"/>
            <w:tabs>
              <w:tab w:val="right" w:leader="dot" w:pos="9350"/>
            </w:tabs>
            <w:rPr>
              <w:ins w:id="73" w:author="David Conklin" w:date="2021-11-05T12:07:00Z"/>
              <w:rFonts w:eastAsiaTheme="minorEastAsia"/>
              <w:noProof/>
            </w:rPr>
          </w:pPr>
          <w:ins w:id="7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"_Toc87006459"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Study areas</w:t>
            </w:r>
            <w:r>
              <w:rPr>
                <w:noProof/>
                <w:webHidden/>
              </w:rPr>
              <w:tab/>
            </w:r>
            <w:r>
              <w:rPr>
                <w:noProof/>
                <w:webHidden/>
              </w:rPr>
              <w:fldChar w:fldCharType="begin"/>
            </w:r>
            <w:r>
              <w:rPr>
                <w:noProof/>
                <w:webHidden/>
              </w:rPr>
              <w:instrText xml:space="preserve"> PAGEREF _Toc87006459 \h </w:instrText>
            </w:r>
            <w:r>
              <w:rPr>
                <w:noProof/>
                <w:webHidden/>
              </w:rPr>
            </w:r>
          </w:ins>
          <w:r>
            <w:rPr>
              <w:noProof/>
              <w:webHidden/>
            </w:rPr>
            <w:fldChar w:fldCharType="separate"/>
          </w:r>
          <w:ins w:id="75" w:author="David Conklin" w:date="2021-11-05T12:07:00Z">
            <w:r>
              <w:rPr>
                <w:noProof/>
                <w:webHidden/>
              </w:rPr>
              <w:t>9</w:t>
            </w:r>
            <w:r>
              <w:rPr>
                <w:noProof/>
                <w:webHidden/>
              </w:rPr>
              <w:fldChar w:fldCharType="end"/>
            </w:r>
            <w:r w:rsidRPr="00355E7D">
              <w:rPr>
                <w:rStyle w:val="Hyperlink"/>
                <w:noProof/>
              </w:rPr>
              <w:fldChar w:fldCharType="end"/>
            </w:r>
          </w:ins>
        </w:p>
        <w:p w14:paraId="3D594574" w14:textId="3BC53703" w:rsidR="004945C5" w:rsidRDefault="004945C5">
          <w:pPr>
            <w:pStyle w:val="TOC2"/>
            <w:tabs>
              <w:tab w:val="right" w:leader="dot" w:pos="9350"/>
            </w:tabs>
            <w:rPr>
              <w:ins w:id="76" w:author="David Conklin" w:date="2021-11-05T12:07:00Z"/>
              <w:rFonts w:eastAsiaTheme="minorEastAsia"/>
              <w:noProof/>
            </w:rPr>
          </w:pPr>
          <w:ins w:id="77"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"_Toc87006460"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DataCW3M directory structure</w:t>
            </w:r>
            <w:r>
              <w:rPr>
                <w:noProof/>
                <w:webHidden/>
              </w:rPr>
              <w:tab/>
            </w:r>
            <w:r>
              <w:rPr>
                <w:noProof/>
                <w:webHidden/>
              </w:rPr>
              <w:fldChar w:fldCharType="begin"/>
            </w:r>
            <w:r>
              <w:rPr>
                <w:noProof/>
                <w:webHidden/>
              </w:rPr>
              <w:instrText xml:space="preserve"> PAGEREF _Toc87006460 \h </w:instrText>
            </w:r>
            <w:r>
              <w:rPr>
                <w:noProof/>
                <w:webHidden/>
              </w:rPr>
            </w:r>
          </w:ins>
          <w:r>
            <w:rPr>
              <w:noProof/>
              <w:webHidden/>
            </w:rPr>
            <w:fldChar w:fldCharType="separate"/>
          </w:r>
          <w:ins w:id="78" w:author="David Conklin" w:date="2021-11-05T12:07:00Z">
            <w:r>
              <w:rPr>
                <w:noProof/>
                <w:webHidden/>
              </w:rPr>
              <w:t>10</w:t>
            </w:r>
            <w:r>
              <w:rPr>
                <w:noProof/>
                <w:webHidden/>
              </w:rPr>
              <w:fldChar w:fldCharType="end"/>
            </w:r>
            <w:r w:rsidRPr="00355E7D">
              <w:rPr>
                <w:rStyle w:val="Hyperlink"/>
                <w:noProof/>
              </w:rPr>
              <w:fldChar w:fldCharType="end"/>
            </w:r>
          </w:ins>
        </w:p>
        <w:p w14:paraId="24CA5047" w14:textId="1B62075A" w:rsidR="004945C5" w:rsidRDefault="004945C5">
          <w:pPr>
            <w:pStyle w:val="TOC2"/>
            <w:tabs>
              <w:tab w:val="right" w:leader="dot" w:pos="9350"/>
            </w:tabs>
            <w:rPr>
              <w:ins w:id="79" w:author="David Conklin" w:date="2021-11-05T12:07:00Z"/>
              <w:rFonts w:eastAsiaTheme="minorEastAsia"/>
              <w:noProof/>
            </w:rPr>
          </w:pPr>
          <w:ins w:id="8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"_Toc87006461"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DataCW3M\ScenarioData directory structure</w:t>
            </w:r>
            <w:r>
              <w:rPr>
                <w:noProof/>
                <w:webHidden/>
              </w:rPr>
              <w:tab/>
            </w:r>
            <w:r>
              <w:rPr>
                <w:noProof/>
                <w:webHidden/>
              </w:rPr>
              <w:fldChar w:fldCharType="begin"/>
            </w:r>
            <w:r>
              <w:rPr>
                <w:noProof/>
                <w:webHidden/>
              </w:rPr>
              <w:instrText xml:space="preserve"> PAGEREF _Toc87006461 \h </w:instrText>
            </w:r>
            <w:r>
              <w:rPr>
                <w:noProof/>
                <w:webHidden/>
              </w:rPr>
            </w:r>
          </w:ins>
          <w:r>
            <w:rPr>
              <w:noProof/>
              <w:webHidden/>
            </w:rPr>
            <w:fldChar w:fldCharType="separate"/>
          </w:r>
          <w:ins w:id="81" w:author="David Conklin" w:date="2021-11-05T12:07:00Z">
            <w:r>
              <w:rPr>
                <w:noProof/>
                <w:webHidden/>
              </w:rPr>
              <w:t>10</w:t>
            </w:r>
            <w:r>
              <w:rPr>
                <w:noProof/>
                <w:webHidden/>
              </w:rPr>
              <w:fldChar w:fldCharType="end"/>
            </w:r>
            <w:r w:rsidRPr="00355E7D">
              <w:rPr>
                <w:rStyle w:val="Hyperlink"/>
                <w:noProof/>
              </w:rPr>
              <w:fldChar w:fldCharType="end"/>
            </w:r>
          </w:ins>
        </w:p>
        <w:p w14:paraId="0076852B" w14:textId="31A395D1" w:rsidR="004945C5" w:rsidRDefault="004945C5">
          <w:pPr>
            <w:pStyle w:val="TOC2"/>
            <w:tabs>
              <w:tab w:val="right" w:leader="dot" w:pos="9350"/>
            </w:tabs>
            <w:rPr>
              <w:ins w:id="82" w:author="David Conklin" w:date="2021-11-05T12:07:00Z"/>
              <w:rFonts w:eastAsiaTheme="minorEastAsia"/>
              <w:noProof/>
            </w:rPr>
          </w:pPr>
          <w:ins w:id="8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"_Toc87006462"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DataCW3M\ScenarioData\&lt;scenario&gt; folder contents</w:t>
            </w:r>
            <w:r>
              <w:rPr>
                <w:noProof/>
                <w:webHidden/>
              </w:rPr>
              <w:tab/>
            </w:r>
            <w:r>
              <w:rPr>
                <w:noProof/>
                <w:webHidden/>
              </w:rPr>
              <w:fldChar w:fldCharType="begin"/>
            </w:r>
            <w:r>
              <w:rPr>
                <w:noProof/>
                <w:webHidden/>
              </w:rPr>
              <w:instrText xml:space="preserve"> PAGEREF _Toc87006462 \h </w:instrText>
            </w:r>
            <w:r>
              <w:rPr>
                <w:noProof/>
                <w:webHidden/>
              </w:rPr>
            </w:r>
          </w:ins>
          <w:r>
            <w:rPr>
              <w:noProof/>
              <w:webHidden/>
            </w:rPr>
            <w:fldChar w:fldCharType="separate"/>
          </w:r>
          <w:ins w:id="84" w:author="David Conklin" w:date="2021-11-05T12:07:00Z">
            <w:r>
              <w:rPr>
                <w:noProof/>
                <w:webHidden/>
              </w:rPr>
              <w:t>11</w:t>
            </w:r>
            <w:r>
              <w:rPr>
                <w:noProof/>
                <w:webHidden/>
              </w:rPr>
              <w:fldChar w:fldCharType="end"/>
            </w:r>
            <w:r w:rsidRPr="00355E7D">
              <w:rPr>
                <w:rStyle w:val="Hyperlink"/>
                <w:noProof/>
              </w:rPr>
              <w:fldChar w:fldCharType="end"/>
            </w:r>
          </w:ins>
        </w:p>
        <w:p w14:paraId="5DDF8023" w14:textId="312CDA26" w:rsidR="004945C5" w:rsidRDefault="004945C5">
          <w:pPr>
            <w:pStyle w:val="TOC2"/>
            <w:tabs>
              <w:tab w:val="right" w:leader="dot" w:pos="9350"/>
            </w:tabs>
            <w:rPr>
              <w:ins w:id="85" w:author="David Conklin" w:date="2021-11-05T12:07:00Z"/>
              <w:rFonts w:eastAsiaTheme="minorEastAsia"/>
              <w:noProof/>
            </w:rPr>
          </w:pPr>
          <w:ins w:id="8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"_Toc87006463"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DataCW3M\&lt;study area&gt; folder contents</w:t>
            </w:r>
            <w:r>
              <w:rPr>
                <w:noProof/>
                <w:webHidden/>
              </w:rPr>
              <w:tab/>
            </w:r>
            <w:r>
              <w:rPr>
                <w:noProof/>
                <w:webHidden/>
              </w:rPr>
              <w:fldChar w:fldCharType="begin"/>
            </w:r>
            <w:r>
              <w:rPr>
                <w:noProof/>
                <w:webHidden/>
              </w:rPr>
              <w:instrText xml:space="preserve"> PAGEREF _Toc87006463 \h </w:instrText>
            </w:r>
            <w:r>
              <w:rPr>
                <w:noProof/>
                <w:webHidden/>
              </w:rPr>
            </w:r>
          </w:ins>
          <w:r>
            <w:rPr>
              <w:noProof/>
              <w:webHidden/>
            </w:rPr>
            <w:fldChar w:fldCharType="separate"/>
          </w:r>
          <w:ins w:id="87" w:author="David Conklin" w:date="2021-11-05T12:07:00Z">
            <w:r>
              <w:rPr>
                <w:noProof/>
                <w:webHidden/>
              </w:rPr>
              <w:t>11</w:t>
            </w:r>
            <w:r>
              <w:rPr>
                <w:noProof/>
                <w:webHidden/>
              </w:rPr>
              <w:fldChar w:fldCharType="end"/>
            </w:r>
            <w:r w:rsidRPr="00355E7D">
              <w:rPr>
                <w:rStyle w:val="Hyperlink"/>
                <w:noProof/>
              </w:rPr>
              <w:fldChar w:fldCharType="end"/>
            </w:r>
          </w:ins>
        </w:p>
        <w:p w14:paraId="62439D6C" w14:textId="768FC5B8" w:rsidR="004945C5" w:rsidRDefault="004945C5">
          <w:pPr>
            <w:pStyle w:val="TOC1"/>
            <w:tabs>
              <w:tab w:val="right" w:leader="dot" w:pos="9350"/>
            </w:tabs>
            <w:rPr>
              <w:ins w:id="88" w:author="David Conklin" w:date="2021-11-05T12:07:00Z"/>
              <w:rFonts w:eastAsiaTheme="minorEastAsia"/>
              <w:noProof/>
            </w:rPr>
          </w:pPr>
          <w:ins w:id="8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"_Toc87006464"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Calendar conventions</w:t>
            </w:r>
            <w:r>
              <w:rPr>
                <w:noProof/>
                <w:webHidden/>
              </w:rPr>
              <w:tab/>
            </w:r>
            <w:r>
              <w:rPr>
                <w:noProof/>
                <w:webHidden/>
              </w:rPr>
              <w:fldChar w:fldCharType="begin"/>
            </w:r>
            <w:r>
              <w:rPr>
                <w:noProof/>
                <w:webHidden/>
              </w:rPr>
              <w:instrText xml:space="preserve"> PAGEREF _Toc87006464 \h </w:instrText>
            </w:r>
            <w:r>
              <w:rPr>
                <w:noProof/>
                <w:webHidden/>
              </w:rPr>
            </w:r>
          </w:ins>
          <w:r>
            <w:rPr>
              <w:noProof/>
              <w:webHidden/>
            </w:rPr>
            <w:fldChar w:fldCharType="separate"/>
          </w:r>
          <w:ins w:id="90" w:author="David Conklin" w:date="2021-11-05T12:07:00Z">
            <w:r>
              <w:rPr>
                <w:noProof/>
                <w:webHidden/>
              </w:rPr>
              <w:t>17</w:t>
            </w:r>
            <w:r>
              <w:rPr>
                <w:noProof/>
                <w:webHidden/>
              </w:rPr>
              <w:fldChar w:fldCharType="end"/>
            </w:r>
            <w:r w:rsidRPr="00355E7D">
              <w:rPr>
                <w:rStyle w:val="Hyperlink"/>
                <w:noProof/>
              </w:rPr>
              <w:fldChar w:fldCharType="end"/>
            </w:r>
          </w:ins>
        </w:p>
        <w:p w14:paraId="56FB3451" w14:textId="216CB99F" w:rsidR="004945C5" w:rsidRDefault="004945C5">
          <w:pPr>
            <w:pStyle w:val="TOC2"/>
            <w:tabs>
              <w:tab w:val="right" w:leader="dot" w:pos="9350"/>
            </w:tabs>
            <w:rPr>
              <w:ins w:id="91" w:author="David Conklin" w:date="2021-11-05T12:07:00Z"/>
              <w:rFonts w:eastAsiaTheme="minorEastAsia"/>
              <w:noProof/>
            </w:rPr>
          </w:pPr>
          <w:ins w:id="92"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"_Toc87006465"</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Water years</w:t>
            </w:r>
            <w:r>
              <w:rPr>
                <w:noProof/>
                <w:webHidden/>
              </w:rPr>
              <w:tab/>
            </w:r>
            <w:r>
              <w:rPr>
                <w:noProof/>
                <w:webHidden/>
              </w:rPr>
              <w:fldChar w:fldCharType="begin"/>
            </w:r>
            <w:r>
              <w:rPr>
                <w:noProof/>
                <w:webHidden/>
              </w:rPr>
              <w:instrText xml:space="preserve"> PAGEREF _Toc87006465 \h </w:instrText>
            </w:r>
            <w:r>
              <w:rPr>
                <w:noProof/>
                <w:webHidden/>
              </w:rPr>
            </w:r>
          </w:ins>
          <w:r>
            <w:rPr>
              <w:noProof/>
              <w:webHidden/>
            </w:rPr>
            <w:fldChar w:fldCharType="separate"/>
          </w:r>
          <w:ins w:id="93" w:author="David Conklin" w:date="2021-11-05T12:07:00Z">
            <w:r>
              <w:rPr>
                <w:noProof/>
                <w:webHidden/>
              </w:rPr>
              <w:t>17</w:t>
            </w:r>
            <w:r>
              <w:rPr>
                <w:noProof/>
                <w:webHidden/>
              </w:rPr>
              <w:fldChar w:fldCharType="end"/>
            </w:r>
            <w:r w:rsidRPr="00355E7D">
              <w:rPr>
                <w:rStyle w:val="Hyperlink"/>
                <w:noProof/>
              </w:rPr>
              <w:fldChar w:fldCharType="end"/>
            </w:r>
          </w:ins>
        </w:p>
        <w:p w14:paraId="7E12D978" w14:textId="620DC5D5" w:rsidR="004945C5" w:rsidRDefault="004945C5">
          <w:pPr>
            <w:pStyle w:val="TOC1"/>
            <w:tabs>
              <w:tab w:val="right" w:leader="dot" w:pos="9350"/>
            </w:tabs>
            <w:rPr>
              <w:ins w:id="94" w:author="David Conklin" w:date="2021-11-05T12:07:00Z"/>
              <w:rFonts w:eastAsiaTheme="minorEastAsia"/>
              <w:noProof/>
            </w:rPr>
          </w:pPr>
          <w:ins w:id="9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"_Toc87006466"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Climate data</w:t>
            </w:r>
            <w:r>
              <w:rPr>
                <w:noProof/>
                <w:webHidden/>
              </w:rPr>
              <w:tab/>
            </w:r>
            <w:r>
              <w:rPr>
                <w:noProof/>
                <w:webHidden/>
              </w:rPr>
              <w:fldChar w:fldCharType="begin"/>
            </w:r>
            <w:r>
              <w:rPr>
                <w:noProof/>
                <w:webHidden/>
              </w:rPr>
              <w:instrText xml:space="preserve"> PAGEREF _Toc87006466 \h </w:instrText>
            </w:r>
            <w:r>
              <w:rPr>
                <w:noProof/>
                <w:webHidden/>
              </w:rPr>
            </w:r>
          </w:ins>
          <w:r>
            <w:rPr>
              <w:noProof/>
              <w:webHidden/>
            </w:rPr>
            <w:fldChar w:fldCharType="separate"/>
          </w:r>
          <w:ins w:id="96" w:author="David Conklin" w:date="2021-11-05T12:07:00Z">
            <w:r>
              <w:rPr>
                <w:noProof/>
                <w:webHidden/>
              </w:rPr>
              <w:t>17</w:t>
            </w:r>
            <w:r>
              <w:rPr>
                <w:noProof/>
                <w:webHidden/>
              </w:rPr>
              <w:fldChar w:fldCharType="end"/>
            </w:r>
            <w:r w:rsidRPr="00355E7D">
              <w:rPr>
                <w:rStyle w:val="Hyperlink"/>
                <w:noProof/>
              </w:rPr>
              <w:fldChar w:fldCharType="end"/>
            </w:r>
          </w:ins>
        </w:p>
        <w:p w14:paraId="342DCCD3" w14:textId="09B3B053" w:rsidR="004945C5" w:rsidRDefault="004945C5">
          <w:pPr>
            <w:pStyle w:val="TOC2"/>
            <w:tabs>
              <w:tab w:val="right" w:leader="dot" w:pos="9350"/>
            </w:tabs>
            <w:rPr>
              <w:ins w:id="97" w:author="David Conklin" w:date="2021-11-05T12:07:00Z"/>
              <w:rFonts w:eastAsiaTheme="minorEastAsia"/>
              <w:noProof/>
            </w:rPr>
          </w:pPr>
          <w:ins w:id="9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"_Toc87006467"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Numbered climate scenarios in the model</w:t>
            </w:r>
            <w:r>
              <w:rPr>
                <w:noProof/>
                <w:webHidden/>
              </w:rPr>
              <w:tab/>
            </w:r>
            <w:r>
              <w:rPr>
                <w:noProof/>
                <w:webHidden/>
              </w:rPr>
              <w:fldChar w:fldCharType="begin"/>
            </w:r>
            <w:r>
              <w:rPr>
                <w:noProof/>
                <w:webHidden/>
              </w:rPr>
              <w:instrText xml:space="preserve"> PAGEREF _Toc87006467 \h </w:instrText>
            </w:r>
            <w:r>
              <w:rPr>
                <w:noProof/>
                <w:webHidden/>
              </w:rPr>
            </w:r>
          </w:ins>
          <w:r>
            <w:rPr>
              <w:noProof/>
              <w:webHidden/>
            </w:rPr>
            <w:fldChar w:fldCharType="separate"/>
          </w:r>
          <w:ins w:id="99" w:author="David Conklin" w:date="2021-11-05T12:07:00Z">
            <w:r>
              <w:rPr>
                <w:noProof/>
                <w:webHidden/>
              </w:rPr>
              <w:t>17</w:t>
            </w:r>
            <w:r>
              <w:rPr>
                <w:noProof/>
                <w:webHidden/>
              </w:rPr>
              <w:fldChar w:fldCharType="end"/>
            </w:r>
            <w:r w:rsidRPr="00355E7D">
              <w:rPr>
                <w:rStyle w:val="Hyperlink"/>
                <w:noProof/>
              </w:rPr>
              <w:fldChar w:fldCharType="end"/>
            </w:r>
          </w:ins>
        </w:p>
        <w:p w14:paraId="5C179AC9" w14:textId="697E4CFE" w:rsidR="004945C5" w:rsidRDefault="004945C5">
          <w:pPr>
            <w:pStyle w:val="TOC2"/>
            <w:tabs>
              <w:tab w:val="right" w:leader="dot" w:pos="9350"/>
            </w:tabs>
            <w:rPr>
              <w:ins w:id="100" w:author="David Conklin" w:date="2021-11-05T12:07:00Z"/>
              <w:rFonts w:eastAsiaTheme="minorEastAsia"/>
              <w:noProof/>
            </w:rPr>
          </w:pPr>
          <w:ins w:id="10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"_Toc87006468"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Monthly and seasonal weather data</w:t>
            </w:r>
            <w:r>
              <w:rPr>
                <w:noProof/>
                <w:webHidden/>
              </w:rPr>
              <w:tab/>
            </w:r>
            <w:r>
              <w:rPr>
                <w:noProof/>
                <w:webHidden/>
              </w:rPr>
              <w:fldChar w:fldCharType="begin"/>
            </w:r>
            <w:r>
              <w:rPr>
                <w:noProof/>
                <w:webHidden/>
              </w:rPr>
              <w:instrText xml:space="preserve"> PAGEREF _Toc87006468 \h </w:instrText>
            </w:r>
            <w:r>
              <w:rPr>
                <w:noProof/>
                <w:webHidden/>
              </w:rPr>
            </w:r>
          </w:ins>
          <w:r>
            <w:rPr>
              <w:noProof/>
              <w:webHidden/>
            </w:rPr>
            <w:fldChar w:fldCharType="separate"/>
          </w:r>
          <w:ins w:id="102" w:author="David Conklin" w:date="2021-11-05T12:07:00Z">
            <w:r>
              <w:rPr>
                <w:noProof/>
                <w:webHidden/>
              </w:rPr>
              <w:t>18</w:t>
            </w:r>
            <w:r>
              <w:rPr>
                <w:noProof/>
                <w:webHidden/>
              </w:rPr>
              <w:fldChar w:fldCharType="end"/>
            </w:r>
            <w:r w:rsidRPr="00355E7D">
              <w:rPr>
                <w:rStyle w:val="Hyperlink"/>
                <w:noProof/>
              </w:rPr>
              <w:fldChar w:fldCharType="end"/>
            </w:r>
          </w:ins>
        </w:p>
        <w:p w14:paraId="1099EC96" w14:textId="5E368511" w:rsidR="004945C5" w:rsidRDefault="004945C5">
          <w:pPr>
            <w:pStyle w:val="TOC2"/>
            <w:tabs>
              <w:tab w:val="right" w:leader="dot" w:pos="9350"/>
            </w:tabs>
            <w:rPr>
              <w:ins w:id="103" w:author="David Conklin" w:date="2021-11-05T12:07:00Z"/>
              <w:rFonts w:eastAsiaTheme="minorEastAsia"/>
              <w:noProof/>
            </w:rPr>
          </w:pPr>
          <w:ins w:id="10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"_Toc87006469"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Climate data grids</w:t>
            </w:r>
            <w:r>
              <w:rPr>
                <w:noProof/>
                <w:webHidden/>
              </w:rPr>
              <w:tab/>
            </w:r>
            <w:r>
              <w:rPr>
                <w:noProof/>
                <w:webHidden/>
              </w:rPr>
              <w:fldChar w:fldCharType="begin"/>
            </w:r>
            <w:r>
              <w:rPr>
                <w:noProof/>
                <w:webHidden/>
              </w:rPr>
              <w:instrText xml:space="preserve"> PAGEREF _Toc87006469 \h </w:instrText>
            </w:r>
            <w:r>
              <w:rPr>
                <w:noProof/>
                <w:webHidden/>
              </w:rPr>
            </w:r>
          </w:ins>
          <w:r>
            <w:rPr>
              <w:noProof/>
              <w:webHidden/>
            </w:rPr>
            <w:fldChar w:fldCharType="separate"/>
          </w:r>
          <w:ins w:id="105" w:author="David Conklin" w:date="2021-11-05T12:07:00Z">
            <w:r>
              <w:rPr>
                <w:noProof/>
                <w:webHidden/>
              </w:rPr>
              <w:t>19</w:t>
            </w:r>
            <w:r>
              <w:rPr>
                <w:noProof/>
                <w:webHidden/>
              </w:rPr>
              <w:fldChar w:fldCharType="end"/>
            </w:r>
            <w:r w:rsidRPr="00355E7D">
              <w:rPr>
                <w:rStyle w:val="Hyperlink"/>
                <w:noProof/>
              </w:rPr>
              <w:fldChar w:fldCharType="end"/>
            </w:r>
          </w:ins>
        </w:p>
        <w:p w14:paraId="7C15E89E" w14:textId="49E52949" w:rsidR="004945C5" w:rsidRDefault="004945C5">
          <w:pPr>
            <w:pStyle w:val="TOC3"/>
            <w:tabs>
              <w:tab w:val="right" w:leader="dot" w:pos="9350"/>
            </w:tabs>
            <w:rPr>
              <w:ins w:id="106" w:author="David Conklin" w:date="2021-11-05T12:07:00Z"/>
              <w:rFonts w:eastAsiaTheme="minorEastAsia"/>
              <w:noProof/>
            </w:rPr>
          </w:pPr>
          <w:ins w:id="107" w:author="David Conklin" w:date="2021-11-05T12:07:00Z">
            <w:r w:rsidRPr="00355E7D">
              <w:rPr>
                <w:rStyle w:val="Hyperlink"/>
                <w:noProof/>
              </w:rPr>
              <w:lastRenderedPageBreak/>
              <w:fldChar w:fldCharType="begin"/>
            </w:r>
            <w:r w:rsidRPr="00355E7D">
              <w:rPr>
                <w:rStyle w:val="Hyperlink"/>
                <w:noProof/>
              </w:rPr>
              <w:instrText xml:space="preserve"> </w:instrText>
            </w:r>
            <w:r>
              <w:rPr>
                <w:noProof/>
              </w:rPr>
              <w:instrText>HYPERLINK \l "_Toc87006470"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 WW2100 climate grid</w:t>
            </w:r>
            <w:r>
              <w:rPr>
                <w:noProof/>
                <w:webHidden/>
              </w:rPr>
              <w:tab/>
            </w:r>
            <w:r>
              <w:rPr>
                <w:noProof/>
                <w:webHidden/>
              </w:rPr>
              <w:fldChar w:fldCharType="begin"/>
            </w:r>
            <w:r>
              <w:rPr>
                <w:noProof/>
                <w:webHidden/>
              </w:rPr>
              <w:instrText xml:space="preserve"> PAGEREF _Toc87006470 \h </w:instrText>
            </w:r>
            <w:r>
              <w:rPr>
                <w:noProof/>
                <w:webHidden/>
              </w:rPr>
            </w:r>
          </w:ins>
          <w:r>
            <w:rPr>
              <w:noProof/>
              <w:webHidden/>
            </w:rPr>
            <w:fldChar w:fldCharType="separate"/>
          </w:r>
          <w:ins w:id="108" w:author="David Conklin" w:date="2021-11-05T12:07:00Z">
            <w:r>
              <w:rPr>
                <w:noProof/>
                <w:webHidden/>
              </w:rPr>
              <w:t>19</w:t>
            </w:r>
            <w:r>
              <w:rPr>
                <w:noProof/>
                <w:webHidden/>
              </w:rPr>
              <w:fldChar w:fldCharType="end"/>
            </w:r>
            <w:r w:rsidRPr="00355E7D">
              <w:rPr>
                <w:rStyle w:val="Hyperlink"/>
                <w:noProof/>
              </w:rPr>
              <w:fldChar w:fldCharType="end"/>
            </w:r>
          </w:ins>
        </w:p>
        <w:p w14:paraId="6F89E317" w14:textId="482F1B0D" w:rsidR="004945C5" w:rsidRDefault="004945C5">
          <w:pPr>
            <w:pStyle w:val="TOC3"/>
            <w:tabs>
              <w:tab w:val="right" w:leader="dot" w:pos="9350"/>
            </w:tabs>
            <w:rPr>
              <w:ins w:id="109" w:author="David Conklin" w:date="2021-11-05T12:07:00Z"/>
              <w:rFonts w:eastAsiaTheme="minorEastAsia"/>
              <w:noProof/>
            </w:rPr>
          </w:pPr>
          <w:ins w:id="11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"_Toc87006471"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 v2 climate grid</w:t>
            </w:r>
            <w:r>
              <w:rPr>
                <w:noProof/>
                <w:webHidden/>
              </w:rPr>
              <w:tab/>
            </w:r>
            <w:r>
              <w:rPr>
                <w:noProof/>
                <w:webHidden/>
              </w:rPr>
              <w:fldChar w:fldCharType="begin"/>
            </w:r>
            <w:r>
              <w:rPr>
                <w:noProof/>
                <w:webHidden/>
              </w:rPr>
              <w:instrText xml:space="preserve"> PAGEREF _Toc87006471 \h </w:instrText>
            </w:r>
            <w:r>
              <w:rPr>
                <w:noProof/>
                <w:webHidden/>
              </w:rPr>
            </w:r>
          </w:ins>
          <w:r>
            <w:rPr>
              <w:noProof/>
              <w:webHidden/>
            </w:rPr>
            <w:fldChar w:fldCharType="separate"/>
          </w:r>
          <w:ins w:id="111" w:author="David Conklin" w:date="2021-11-05T12:07:00Z">
            <w:r>
              <w:rPr>
                <w:noProof/>
                <w:webHidden/>
              </w:rPr>
              <w:t>20</w:t>
            </w:r>
            <w:r>
              <w:rPr>
                <w:noProof/>
                <w:webHidden/>
              </w:rPr>
              <w:fldChar w:fldCharType="end"/>
            </w:r>
            <w:r w:rsidRPr="00355E7D">
              <w:rPr>
                <w:rStyle w:val="Hyperlink"/>
                <w:noProof/>
              </w:rPr>
              <w:fldChar w:fldCharType="end"/>
            </w:r>
          </w:ins>
        </w:p>
        <w:p w14:paraId="17D9E690" w14:textId="00EB9C00" w:rsidR="004945C5" w:rsidRDefault="004945C5">
          <w:pPr>
            <w:pStyle w:val="TOC2"/>
            <w:tabs>
              <w:tab w:val="right" w:leader="dot" w:pos="9350"/>
            </w:tabs>
            <w:rPr>
              <w:ins w:id="112" w:author="David Conklin" w:date="2021-11-05T12:07:00Z"/>
              <w:rFonts w:eastAsiaTheme="minorEastAsia"/>
              <w:noProof/>
            </w:rPr>
          </w:pPr>
          <w:ins w:id="11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"_Toc87006472"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How climate data is looked up</w:t>
            </w:r>
            <w:r>
              <w:rPr>
                <w:noProof/>
                <w:webHidden/>
              </w:rPr>
              <w:tab/>
            </w:r>
            <w:r>
              <w:rPr>
                <w:noProof/>
                <w:webHidden/>
              </w:rPr>
              <w:fldChar w:fldCharType="begin"/>
            </w:r>
            <w:r>
              <w:rPr>
                <w:noProof/>
                <w:webHidden/>
              </w:rPr>
              <w:instrText xml:space="preserve"> PAGEREF _Toc87006472 \h </w:instrText>
            </w:r>
            <w:r>
              <w:rPr>
                <w:noProof/>
                <w:webHidden/>
              </w:rPr>
            </w:r>
          </w:ins>
          <w:r>
            <w:rPr>
              <w:noProof/>
              <w:webHidden/>
            </w:rPr>
            <w:fldChar w:fldCharType="separate"/>
          </w:r>
          <w:ins w:id="114" w:author="David Conklin" w:date="2021-11-05T12:07:00Z">
            <w:r>
              <w:rPr>
                <w:noProof/>
                <w:webHidden/>
              </w:rPr>
              <w:t>20</w:t>
            </w:r>
            <w:r>
              <w:rPr>
                <w:noProof/>
                <w:webHidden/>
              </w:rPr>
              <w:fldChar w:fldCharType="end"/>
            </w:r>
            <w:r w:rsidRPr="00355E7D">
              <w:rPr>
                <w:rStyle w:val="Hyperlink"/>
                <w:noProof/>
              </w:rPr>
              <w:fldChar w:fldCharType="end"/>
            </w:r>
          </w:ins>
        </w:p>
        <w:p w14:paraId="1D6EE9DF" w14:textId="4C2F4F4F" w:rsidR="004945C5" w:rsidRDefault="004945C5">
          <w:pPr>
            <w:pStyle w:val="TOC2"/>
            <w:tabs>
              <w:tab w:val="right" w:leader="dot" w:pos="9350"/>
            </w:tabs>
            <w:rPr>
              <w:ins w:id="115" w:author="David Conklin" w:date="2021-11-05T12:07:00Z"/>
              <w:rFonts w:eastAsiaTheme="minorEastAsia"/>
              <w:noProof/>
            </w:rPr>
          </w:pPr>
          <w:ins w:id="11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"_Toc87006473"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What is in a climate dataset</w:t>
            </w:r>
            <w:r>
              <w:rPr>
                <w:noProof/>
                <w:webHidden/>
              </w:rPr>
              <w:tab/>
            </w:r>
            <w:r>
              <w:rPr>
                <w:noProof/>
                <w:webHidden/>
              </w:rPr>
              <w:fldChar w:fldCharType="begin"/>
            </w:r>
            <w:r>
              <w:rPr>
                <w:noProof/>
                <w:webHidden/>
              </w:rPr>
              <w:instrText xml:space="preserve"> PAGEREF _Toc87006473 \h </w:instrText>
            </w:r>
            <w:r>
              <w:rPr>
                <w:noProof/>
                <w:webHidden/>
              </w:rPr>
            </w:r>
          </w:ins>
          <w:r>
            <w:rPr>
              <w:noProof/>
              <w:webHidden/>
            </w:rPr>
            <w:fldChar w:fldCharType="separate"/>
          </w:r>
          <w:ins w:id="117" w:author="David Conklin" w:date="2021-11-05T12:07:00Z">
            <w:r>
              <w:rPr>
                <w:noProof/>
                <w:webHidden/>
              </w:rPr>
              <w:t>21</w:t>
            </w:r>
            <w:r>
              <w:rPr>
                <w:noProof/>
                <w:webHidden/>
              </w:rPr>
              <w:fldChar w:fldCharType="end"/>
            </w:r>
            <w:r w:rsidRPr="00355E7D">
              <w:rPr>
                <w:rStyle w:val="Hyperlink"/>
                <w:noProof/>
              </w:rPr>
              <w:fldChar w:fldCharType="end"/>
            </w:r>
          </w:ins>
        </w:p>
        <w:p w14:paraId="430ED565" w14:textId="336D556F" w:rsidR="004945C5" w:rsidRDefault="004945C5">
          <w:pPr>
            <w:pStyle w:val="TOC1"/>
            <w:tabs>
              <w:tab w:val="right" w:leader="dot" w:pos="9350"/>
            </w:tabs>
            <w:rPr>
              <w:ins w:id="118" w:author="David Conklin" w:date="2021-11-05T12:07:00Z"/>
              <w:rFonts w:eastAsiaTheme="minorEastAsia"/>
              <w:noProof/>
            </w:rPr>
          </w:pPr>
          <w:ins w:id="11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"_Toc87006474"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Water rights</w:t>
            </w:r>
            <w:r>
              <w:rPr>
                <w:noProof/>
                <w:webHidden/>
              </w:rPr>
              <w:tab/>
            </w:r>
            <w:r>
              <w:rPr>
                <w:noProof/>
                <w:webHidden/>
              </w:rPr>
              <w:fldChar w:fldCharType="begin"/>
            </w:r>
            <w:r>
              <w:rPr>
                <w:noProof/>
                <w:webHidden/>
              </w:rPr>
              <w:instrText xml:space="preserve"> PAGEREF _Toc87006474 \h </w:instrText>
            </w:r>
            <w:r>
              <w:rPr>
                <w:noProof/>
                <w:webHidden/>
              </w:rPr>
            </w:r>
          </w:ins>
          <w:r>
            <w:rPr>
              <w:noProof/>
              <w:webHidden/>
            </w:rPr>
            <w:fldChar w:fldCharType="separate"/>
          </w:r>
          <w:ins w:id="120" w:author="David Conklin" w:date="2021-11-05T12:07:00Z">
            <w:r>
              <w:rPr>
                <w:noProof/>
                <w:webHidden/>
              </w:rPr>
              <w:t>22</w:t>
            </w:r>
            <w:r>
              <w:rPr>
                <w:noProof/>
                <w:webHidden/>
              </w:rPr>
              <w:fldChar w:fldCharType="end"/>
            </w:r>
            <w:r w:rsidRPr="00355E7D">
              <w:rPr>
                <w:rStyle w:val="Hyperlink"/>
                <w:noProof/>
              </w:rPr>
              <w:fldChar w:fldCharType="end"/>
            </w:r>
          </w:ins>
        </w:p>
        <w:p w14:paraId="2B1D652D" w14:textId="0C92D553" w:rsidR="004945C5" w:rsidRDefault="004945C5">
          <w:pPr>
            <w:pStyle w:val="TOC2"/>
            <w:tabs>
              <w:tab w:val="right" w:leader="dot" w:pos="9350"/>
            </w:tabs>
            <w:rPr>
              <w:ins w:id="121" w:author="David Conklin" w:date="2021-11-05T12:07:00Z"/>
              <w:rFonts w:eastAsiaTheme="minorEastAsia"/>
              <w:noProof/>
            </w:rPr>
          </w:pPr>
          <w:ins w:id="122"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"_Toc87006475"</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Water rights data</w:t>
            </w:r>
            <w:r>
              <w:rPr>
                <w:noProof/>
                <w:webHidden/>
              </w:rPr>
              <w:tab/>
            </w:r>
            <w:r>
              <w:rPr>
                <w:noProof/>
                <w:webHidden/>
              </w:rPr>
              <w:fldChar w:fldCharType="begin"/>
            </w:r>
            <w:r>
              <w:rPr>
                <w:noProof/>
                <w:webHidden/>
              </w:rPr>
              <w:instrText xml:space="preserve"> PAGEREF _Toc87006475 \h </w:instrText>
            </w:r>
            <w:r>
              <w:rPr>
                <w:noProof/>
                <w:webHidden/>
              </w:rPr>
            </w:r>
          </w:ins>
          <w:r>
            <w:rPr>
              <w:noProof/>
              <w:webHidden/>
            </w:rPr>
            <w:fldChar w:fldCharType="separate"/>
          </w:r>
          <w:ins w:id="123" w:author="David Conklin" w:date="2021-11-05T12:07:00Z">
            <w:r>
              <w:rPr>
                <w:noProof/>
                <w:webHidden/>
              </w:rPr>
              <w:t>22</w:t>
            </w:r>
            <w:r>
              <w:rPr>
                <w:noProof/>
                <w:webHidden/>
              </w:rPr>
              <w:fldChar w:fldCharType="end"/>
            </w:r>
            <w:r w:rsidRPr="00355E7D">
              <w:rPr>
                <w:rStyle w:val="Hyperlink"/>
                <w:noProof/>
              </w:rPr>
              <w:fldChar w:fldCharType="end"/>
            </w:r>
          </w:ins>
        </w:p>
        <w:p w14:paraId="21BF2EE4" w14:textId="66FB7E70" w:rsidR="004945C5" w:rsidRDefault="004945C5">
          <w:pPr>
            <w:pStyle w:val="TOC2"/>
            <w:tabs>
              <w:tab w:val="right" w:leader="dot" w:pos="9350"/>
            </w:tabs>
            <w:rPr>
              <w:ins w:id="124" w:author="David Conklin" w:date="2021-11-05T12:07:00Z"/>
              <w:rFonts w:eastAsiaTheme="minorEastAsia"/>
              <w:noProof/>
            </w:rPr>
          </w:pPr>
          <w:ins w:id="12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"_Toc87006476"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 wr_pods.csv file</w:t>
            </w:r>
            <w:r>
              <w:rPr>
                <w:noProof/>
                <w:webHidden/>
              </w:rPr>
              <w:tab/>
            </w:r>
            <w:r>
              <w:rPr>
                <w:noProof/>
                <w:webHidden/>
              </w:rPr>
              <w:fldChar w:fldCharType="begin"/>
            </w:r>
            <w:r>
              <w:rPr>
                <w:noProof/>
                <w:webHidden/>
              </w:rPr>
              <w:instrText xml:space="preserve"> PAGEREF _Toc87006476 \h </w:instrText>
            </w:r>
            <w:r>
              <w:rPr>
                <w:noProof/>
                <w:webHidden/>
              </w:rPr>
            </w:r>
          </w:ins>
          <w:r>
            <w:rPr>
              <w:noProof/>
              <w:webHidden/>
            </w:rPr>
            <w:fldChar w:fldCharType="separate"/>
          </w:r>
          <w:ins w:id="126" w:author="David Conklin" w:date="2021-11-05T12:07:00Z">
            <w:r>
              <w:rPr>
                <w:noProof/>
                <w:webHidden/>
              </w:rPr>
              <w:t>22</w:t>
            </w:r>
            <w:r>
              <w:rPr>
                <w:noProof/>
                <w:webHidden/>
              </w:rPr>
              <w:fldChar w:fldCharType="end"/>
            </w:r>
            <w:r w:rsidRPr="00355E7D">
              <w:rPr>
                <w:rStyle w:val="Hyperlink"/>
                <w:noProof/>
              </w:rPr>
              <w:fldChar w:fldCharType="end"/>
            </w:r>
          </w:ins>
        </w:p>
        <w:p w14:paraId="3E769581" w14:textId="3B6EEF2B" w:rsidR="004945C5" w:rsidRDefault="004945C5">
          <w:pPr>
            <w:pStyle w:val="TOC2"/>
            <w:tabs>
              <w:tab w:val="right" w:leader="dot" w:pos="9350"/>
            </w:tabs>
            <w:rPr>
              <w:ins w:id="127" w:author="David Conklin" w:date="2021-11-05T12:07:00Z"/>
              <w:rFonts w:eastAsiaTheme="minorEastAsia"/>
              <w:noProof/>
            </w:rPr>
          </w:pPr>
          <w:ins w:id="12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"_Toc87006477"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 wr_pous.csv file</w:t>
            </w:r>
            <w:r>
              <w:rPr>
                <w:noProof/>
                <w:webHidden/>
              </w:rPr>
              <w:tab/>
            </w:r>
            <w:r>
              <w:rPr>
                <w:noProof/>
                <w:webHidden/>
              </w:rPr>
              <w:fldChar w:fldCharType="begin"/>
            </w:r>
            <w:r>
              <w:rPr>
                <w:noProof/>
                <w:webHidden/>
              </w:rPr>
              <w:instrText xml:space="preserve"> PAGEREF _Toc87006477 \h </w:instrText>
            </w:r>
            <w:r>
              <w:rPr>
                <w:noProof/>
                <w:webHidden/>
              </w:rPr>
            </w:r>
          </w:ins>
          <w:r>
            <w:rPr>
              <w:noProof/>
              <w:webHidden/>
            </w:rPr>
            <w:fldChar w:fldCharType="separate"/>
          </w:r>
          <w:ins w:id="129" w:author="David Conklin" w:date="2021-11-05T12:07:00Z">
            <w:r>
              <w:rPr>
                <w:noProof/>
                <w:webHidden/>
              </w:rPr>
              <w:t>23</w:t>
            </w:r>
            <w:r>
              <w:rPr>
                <w:noProof/>
                <w:webHidden/>
              </w:rPr>
              <w:fldChar w:fldCharType="end"/>
            </w:r>
            <w:r w:rsidRPr="00355E7D">
              <w:rPr>
                <w:rStyle w:val="Hyperlink"/>
                <w:noProof/>
              </w:rPr>
              <w:fldChar w:fldCharType="end"/>
            </w:r>
          </w:ins>
        </w:p>
        <w:p w14:paraId="665243F0" w14:textId="2BF97A6A" w:rsidR="004945C5" w:rsidRDefault="004945C5">
          <w:pPr>
            <w:pStyle w:val="TOC2"/>
            <w:tabs>
              <w:tab w:val="right" w:leader="dot" w:pos="9350"/>
            </w:tabs>
            <w:rPr>
              <w:ins w:id="130" w:author="David Conklin" w:date="2021-11-05T12:07:00Z"/>
              <w:rFonts w:eastAsiaTheme="minorEastAsia"/>
              <w:noProof/>
            </w:rPr>
          </w:pPr>
          <w:ins w:id="13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"_Toc87006478"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Allocating surface water rights to irrigation</w:t>
            </w:r>
            <w:r>
              <w:rPr>
                <w:noProof/>
                <w:webHidden/>
              </w:rPr>
              <w:tab/>
            </w:r>
            <w:r>
              <w:rPr>
                <w:noProof/>
                <w:webHidden/>
              </w:rPr>
              <w:fldChar w:fldCharType="begin"/>
            </w:r>
            <w:r>
              <w:rPr>
                <w:noProof/>
                <w:webHidden/>
              </w:rPr>
              <w:instrText xml:space="preserve"> PAGEREF _Toc87006478 \h </w:instrText>
            </w:r>
            <w:r>
              <w:rPr>
                <w:noProof/>
                <w:webHidden/>
              </w:rPr>
            </w:r>
          </w:ins>
          <w:r>
            <w:rPr>
              <w:noProof/>
              <w:webHidden/>
            </w:rPr>
            <w:fldChar w:fldCharType="separate"/>
          </w:r>
          <w:ins w:id="132" w:author="David Conklin" w:date="2021-11-05T12:07:00Z">
            <w:r>
              <w:rPr>
                <w:noProof/>
                <w:webHidden/>
              </w:rPr>
              <w:t>24</w:t>
            </w:r>
            <w:r>
              <w:rPr>
                <w:noProof/>
                <w:webHidden/>
              </w:rPr>
              <w:fldChar w:fldCharType="end"/>
            </w:r>
            <w:r w:rsidRPr="00355E7D">
              <w:rPr>
                <w:rStyle w:val="Hyperlink"/>
                <w:noProof/>
              </w:rPr>
              <w:fldChar w:fldCharType="end"/>
            </w:r>
          </w:ins>
        </w:p>
        <w:p w14:paraId="7D05325D" w14:textId="6116F50A" w:rsidR="004945C5" w:rsidRDefault="004945C5">
          <w:pPr>
            <w:pStyle w:val="TOC2"/>
            <w:tabs>
              <w:tab w:val="right" w:leader="dot" w:pos="9350"/>
            </w:tabs>
            <w:rPr>
              <w:ins w:id="133" w:author="David Conklin" w:date="2021-11-05T12:07:00Z"/>
              <w:rFonts w:eastAsiaTheme="minorEastAsia"/>
              <w:noProof/>
            </w:rPr>
          </w:pPr>
          <w:ins w:id="13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"_Toc87006479"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Adding a water right</w:t>
            </w:r>
            <w:r>
              <w:rPr>
                <w:noProof/>
                <w:webHidden/>
              </w:rPr>
              <w:tab/>
            </w:r>
            <w:r>
              <w:rPr>
                <w:noProof/>
                <w:webHidden/>
              </w:rPr>
              <w:fldChar w:fldCharType="begin"/>
            </w:r>
            <w:r>
              <w:rPr>
                <w:noProof/>
                <w:webHidden/>
              </w:rPr>
              <w:instrText xml:space="preserve"> PAGEREF _Toc87006479 \h </w:instrText>
            </w:r>
            <w:r>
              <w:rPr>
                <w:noProof/>
                <w:webHidden/>
              </w:rPr>
            </w:r>
          </w:ins>
          <w:r>
            <w:rPr>
              <w:noProof/>
              <w:webHidden/>
            </w:rPr>
            <w:fldChar w:fldCharType="separate"/>
          </w:r>
          <w:ins w:id="135" w:author="David Conklin" w:date="2021-11-05T12:07:00Z">
            <w:r>
              <w:rPr>
                <w:noProof/>
                <w:webHidden/>
              </w:rPr>
              <w:t>24</w:t>
            </w:r>
            <w:r>
              <w:rPr>
                <w:noProof/>
                <w:webHidden/>
              </w:rPr>
              <w:fldChar w:fldCharType="end"/>
            </w:r>
            <w:r w:rsidRPr="00355E7D">
              <w:rPr>
                <w:rStyle w:val="Hyperlink"/>
                <w:noProof/>
              </w:rPr>
              <w:fldChar w:fldCharType="end"/>
            </w:r>
          </w:ins>
        </w:p>
        <w:p w14:paraId="4B6A145E" w14:textId="211E6591" w:rsidR="004945C5" w:rsidRDefault="004945C5">
          <w:pPr>
            <w:pStyle w:val="TOC1"/>
            <w:tabs>
              <w:tab w:val="right" w:leader="dot" w:pos="9350"/>
            </w:tabs>
            <w:rPr>
              <w:ins w:id="136" w:author="David Conklin" w:date="2021-11-05T12:07:00Z"/>
              <w:rFonts w:eastAsiaTheme="minorEastAsia"/>
              <w:noProof/>
            </w:rPr>
          </w:pPr>
          <w:ins w:id="137"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"_Toc87006480"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Initial conditions</w:t>
            </w:r>
            <w:r>
              <w:rPr>
                <w:noProof/>
                <w:webHidden/>
              </w:rPr>
              <w:tab/>
            </w:r>
            <w:r>
              <w:rPr>
                <w:noProof/>
                <w:webHidden/>
              </w:rPr>
              <w:fldChar w:fldCharType="begin"/>
            </w:r>
            <w:r>
              <w:rPr>
                <w:noProof/>
                <w:webHidden/>
              </w:rPr>
              <w:instrText xml:space="preserve"> PAGEREF _Toc87006480 \h </w:instrText>
            </w:r>
            <w:r>
              <w:rPr>
                <w:noProof/>
                <w:webHidden/>
              </w:rPr>
            </w:r>
          </w:ins>
          <w:r>
            <w:rPr>
              <w:noProof/>
              <w:webHidden/>
            </w:rPr>
            <w:fldChar w:fldCharType="separate"/>
          </w:r>
          <w:ins w:id="138" w:author="David Conklin" w:date="2021-11-05T12:07:00Z">
            <w:r>
              <w:rPr>
                <w:noProof/>
                <w:webHidden/>
              </w:rPr>
              <w:t>25</w:t>
            </w:r>
            <w:r>
              <w:rPr>
                <w:noProof/>
                <w:webHidden/>
              </w:rPr>
              <w:fldChar w:fldCharType="end"/>
            </w:r>
            <w:r w:rsidRPr="00355E7D">
              <w:rPr>
                <w:rStyle w:val="Hyperlink"/>
                <w:noProof/>
              </w:rPr>
              <w:fldChar w:fldCharType="end"/>
            </w:r>
          </w:ins>
        </w:p>
        <w:p w14:paraId="3F9C3A48" w14:textId="70CCDA07" w:rsidR="004945C5" w:rsidRDefault="004945C5">
          <w:pPr>
            <w:pStyle w:val="TOC2"/>
            <w:tabs>
              <w:tab w:val="right" w:leader="dot" w:pos="9350"/>
            </w:tabs>
            <w:rPr>
              <w:ins w:id="139" w:author="David Conklin" w:date="2021-11-05T12:07:00Z"/>
              <w:rFonts w:eastAsiaTheme="minorEastAsia"/>
              <w:noProof/>
            </w:rPr>
          </w:pPr>
          <w:ins w:id="14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"_Toc87006481"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State variables</w:t>
            </w:r>
            <w:r>
              <w:rPr>
                <w:noProof/>
                <w:webHidden/>
              </w:rPr>
              <w:tab/>
            </w:r>
            <w:r>
              <w:rPr>
                <w:noProof/>
                <w:webHidden/>
              </w:rPr>
              <w:fldChar w:fldCharType="begin"/>
            </w:r>
            <w:r>
              <w:rPr>
                <w:noProof/>
                <w:webHidden/>
              </w:rPr>
              <w:instrText xml:space="preserve"> PAGEREF _Toc87006481 \h </w:instrText>
            </w:r>
            <w:r>
              <w:rPr>
                <w:noProof/>
                <w:webHidden/>
              </w:rPr>
            </w:r>
          </w:ins>
          <w:r>
            <w:rPr>
              <w:noProof/>
              <w:webHidden/>
            </w:rPr>
            <w:fldChar w:fldCharType="separate"/>
          </w:r>
          <w:ins w:id="141" w:author="David Conklin" w:date="2021-11-05T12:07:00Z">
            <w:r>
              <w:rPr>
                <w:noProof/>
                <w:webHidden/>
              </w:rPr>
              <w:t>25</w:t>
            </w:r>
            <w:r>
              <w:rPr>
                <w:noProof/>
                <w:webHidden/>
              </w:rPr>
              <w:fldChar w:fldCharType="end"/>
            </w:r>
            <w:r w:rsidRPr="00355E7D">
              <w:rPr>
                <w:rStyle w:val="Hyperlink"/>
                <w:noProof/>
              </w:rPr>
              <w:fldChar w:fldCharType="end"/>
            </w:r>
          </w:ins>
        </w:p>
        <w:p w14:paraId="6774B7B7" w14:textId="381A1A34" w:rsidR="004945C5" w:rsidRDefault="004945C5">
          <w:pPr>
            <w:pStyle w:val="TOC2"/>
            <w:tabs>
              <w:tab w:val="right" w:leader="dot" w:pos="9350"/>
            </w:tabs>
            <w:rPr>
              <w:ins w:id="142" w:author="David Conklin" w:date="2021-11-05T12:07:00Z"/>
              <w:rFonts w:eastAsiaTheme="minorEastAsia"/>
              <w:noProof/>
            </w:rPr>
          </w:pPr>
          <w:ins w:id="14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"_Toc87006482"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_Toc87006482 \h </w:instrText>
            </w:r>
            <w:r>
              <w:rPr>
                <w:noProof/>
                <w:webHidden/>
              </w:rPr>
            </w:r>
          </w:ins>
          <w:r>
            <w:rPr>
              <w:noProof/>
              <w:webHidden/>
            </w:rPr>
            <w:fldChar w:fldCharType="separate"/>
          </w:r>
          <w:ins w:id="144" w:author="David Conklin" w:date="2021-11-05T12:07:00Z">
            <w:r>
              <w:rPr>
                <w:noProof/>
                <w:webHidden/>
              </w:rPr>
              <w:t>25</w:t>
            </w:r>
            <w:r>
              <w:rPr>
                <w:noProof/>
                <w:webHidden/>
              </w:rPr>
              <w:fldChar w:fldCharType="end"/>
            </w:r>
            <w:r w:rsidRPr="00355E7D">
              <w:rPr>
                <w:rStyle w:val="Hyperlink"/>
                <w:noProof/>
              </w:rPr>
              <w:fldChar w:fldCharType="end"/>
            </w:r>
          </w:ins>
        </w:p>
        <w:p w14:paraId="03B8E657" w14:textId="25F1775A" w:rsidR="004945C5" w:rsidRDefault="004945C5">
          <w:pPr>
            <w:pStyle w:val="TOC2"/>
            <w:tabs>
              <w:tab w:val="right" w:leader="dot" w:pos="9350"/>
            </w:tabs>
            <w:rPr>
              <w:ins w:id="145" w:author="David Conklin" w:date="2021-11-05T12:07:00Z"/>
              <w:rFonts w:eastAsiaTheme="minorEastAsia"/>
              <w:noProof/>
            </w:rPr>
          </w:pPr>
          <w:ins w:id="14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"_Toc87006483"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Initializing ID numbers: coldstart</w:t>
            </w:r>
            <w:r>
              <w:rPr>
                <w:noProof/>
                <w:webHidden/>
              </w:rPr>
              <w:tab/>
            </w:r>
            <w:r>
              <w:rPr>
                <w:noProof/>
                <w:webHidden/>
              </w:rPr>
              <w:fldChar w:fldCharType="begin"/>
            </w:r>
            <w:r>
              <w:rPr>
                <w:noProof/>
                <w:webHidden/>
              </w:rPr>
              <w:instrText xml:space="preserve"> PAGEREF _Toc87006483 \h </w:instrText>
            </w:r>
            <w:r>
              <w:rPr>
                <w:noProof/>
                <w:webHidden/>
              </w:rPr>
            </w:r>
          </w:ins>
          <w:r>
            <w:rPr>
              <w:noProof/>
              <w:webHidden/>
            </w:rPr>
            <w:fldChar w:fldCharType="separate"/>
          </w:r>
          <w:ins w:id="147" w:author="David Conklin" w:date="2021-11-05T12:07:00Z">
            <w:r>
              <w:rPr>
                <w:noProof/>
                <w:webHidden/>
              </w:rPr>
              <w:t>26</w:t>
            </w:r>
            <w:r>
              <w:rPr>
                <w:noProof/>
                <w:webHidden/>
              </w:rPr>
              <w:fldChar w:fldCharType="end"/>
            </w:r>
            <w:r w:rsidRPr="00355E7D">
              <w:rPr>
                <w:rStyle w:val="Hyperlink"/>
                <w:noProof/>
              </w:rPr>
              <w:fldChar w:fldCharType="end"/>
            </w:r>
          </w:ins>
        </w:p>
        <w:p w14:paraId="67693892" w14:textId="0EEE03FD" w:rsidR="004945C5" w:rsidRDefault="004945C5">
          <w:pPr>
            <w:pStyle w:val="TOC2"/>
            <w:tabs>
              <w:tab w:val="right" w:leader="dot" w:pos="9350"/>
            </w:tabs>
            <w:rPr>
              <w:ins w:id="148" w:author="David Conklin" w:date="2021-11-05T12:07:00Z"/>
              <w:rFonts w:eastAsiaTheme="minorEastAsia"/>
              <w:noProof/>
            </w:rPr>
          </w:pPr>
          <w:ins w:id="14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"_Toc87006484"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_Toc87006484 \h </w:instrText>
            </w:r>
            <w:r>
              <w:rPr>
                <w:noProof/>
                <w:webHidden/>
              </w:rPr>
            </w:r>
          </w:ins>
          <w:r>
            <w:rPr>
              <w:noProof/>
              <w:webHidden/>
            </w:rPr>
            <w:fldChar w:fldCharType="separate"/>
          </w:r>
          <w:ins w:id="150" w:author="David Conklin" w:date="2021-11-05T12:07:00Z">
            <w:r>
              <w:rPr>
                <w:noProof/>
                <w:webHidden/>
              </w:rPr>
              <w:t>26</w:t>
            </w:r>
            <w:r>
              <w:rPr>
                <w:noProof/>
                <w:webHidden/>
              </w:rPr>
              <w:fldChar w:fldCharType="end"/>
            </w:r>
            <w:r w:rsidRPr="00355E7D">
              <w:rPr>
                <w:rStyle w:val="Hyperlink"/>
                <w:noProof/>
              </w:rPr>
              <w:fldChar w:fldCharType="end"/>
            </w:r>
          </w:ins>
        </w:p>
        <w:p w14:paraId="4AAC363E" w14:textId="495FAD92" w:rsidR="004945C5" w:rsidRDefault="004945C5">
          <w:pPr>
            <w:pStyle w:val="TOC2"/>
            <w:tabs>
              <w:tab w:val="right" w:leader="dot" w:pos="9350"/>
            </w:tabs>
            <w:rPr>
              <w:ins w:id="151" w:author="David Conklin" w:date="2021-11-05T12:07:00Z"/>
              <w:rFonts w:eastAsiaTheme="minorEastAsia"/>
              <w:noProof/>
            </w:rPr>
          </w:pPr>
          <w:ins w:id="152"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"_Toc87006485"</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Initializing HBVCALIB attributes: spinup</w:t>
            </w:r>
            <w:r>
              <w:rPr>
                <w:noProof/>
                <w:webHidden/>
              </w:rPr>
              <w:tab/>
            </w:r>
            <w:r>
              <w:rPr>
                <w:noProof/>
                <w:webHidden/>
              </w:rPr>
              <w:fldChar w:fldCharType="begin"/>
            </w:r>
            <w:r>
              <w:rPr>
                <w:noProof/>
                <w:webHidden/>
              </w:rPr>
              <w:instrText xml:space="preserve"> PAGEREF _Toc87006485 \h </w:instrText>
            </w:r>
            <w:r>
              <w:rPr>
                <w:noProof/>
                <w:webHidden/>
              </w:rPr>
            </w:r>
          </w:ins>
          <w:r>
            <w:rPr>
              <w:noProof/>
              <w:webHidden/>
            </w:rPr>
            <w:fldChar w:fldCharType="separate"/>
          </w:r>
          <w:ins w:id="153" w:author="David Conklin" w:date="2021-11-05T12:07:00Z">
            <w:r>
              <w:rPr>
                <w:noProof/>
                <w:webHidden/>
              </w:rPr>
              <w:t>26</w:t>
            </w:r>
            <w:r>
              <w:rPr>
                <w:noProof/>
                <w:webHidden/>
              </w:rPr>
              <w:fldChar w:fldCharType="end"/>
            </w:r>
            <w:r w:rsidRPr="00355E7D">
              <w:rPr>
                <w:rStyle w:val="Hyperlink"/>
                <w:noProof/>
              </w:rPr>
              <w:fldChar w:fldCharType="end"/>
            </w:r>
          </w:ins>
        </w:p>
        <w:p w14:paraId="4BA9D65E" w14:textId="7493583B" w:rsidR="004945C5" w:rsidRDefault="004945C5">
          <w:pPr>
            <w:pStyle w:val="TOC2"/>
            <w:tabs>
              <w:tab w:val="right" w:leader="dot" w:pos="9350"/>
            </w:tabs>
            <w:rPr>
              <w:ins w:id="154" w:author="David Conklin" w:date="2021-11-05T12:07:00Z"/>
              <w:rFonts w:eastAsiaTheme="minorEastAsia"/>
              <w:noProof/>
            </w:rPr>
          </w:pPr>
          <w:ins w:id="15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"_Toc87006486"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_Toc87006486 \h </w:instrText>
            </w:r>
            <w:r>
              <w:rPr>
                <w:noProof/>
                <w:webHidden/>
              </w:rPr>
            </w:r>
          </w:ins>
          <w:r>
            <w:rPr>
              <w:noProof/>
              <w:webHidden/>
            </w:rPr>
            <w:fldChar w:fldCharType="separate"/>
          </w:r>
          <w:ins w:id="156" w:author="David Conklin" w:date="2021-11-05T12:07:00Z">
            <w:r>
              <w:rPr>
                <w:noProof/>
                <w:webHidden/>
              </w:rPr>
              <w:t>27</w:t>
            </w:r>
            <w:r>
              <w:rPr>
                <w:noProof/>
                <w:webHidden/>
              </w:rPr>
              <w:fldChar w:fldCharType="end"/>
            </w:r>
            <w:r w:rsidRPr="00355E7D">
              <w:rPr>
                <w:rStyle w:val="Hyperlink"/>
                <w:noProof/>
              </w:rPr>
              <w:fldChar w:fldCharType="end"/>
            </w:r>
          </w:ins>
        </w:p>
        <w:p w14:paraId="4D91B8ED" w14:textId="10EFFC9C" w:rsidR="004945C5" w:rsidRDefault="004945C5">
          <w:pPr>
            <w:pStyle w:val="TOC2"/>
            <w:tabs>
              <w:tab w:val="right" w:leader="dot" w:pos="9350"/>
            </w:tabs>
            <w:rPr>
              <w:ins w:id="157" w:author="David Conklin" w:date="2021-11-05T12:07:00Z"/>
              <w:rFonts w:eastAsiaTheme="minorEastAsia"/>
              <w:noProof/>
            </w:rPr>
          </w:pPr>
          <w:ins w:id="15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"_Toc87006487"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What is in the IC file</w:t>
            </w:r>
            <w:r>
              <w:rPr>
                <w:noProof/>
                <w:webHidden/>
              </w:rPr>
              <w:tab/>
            </w:r>
            <w:r>
              <w:rPr>
                <w:noProof/>
                <w:webHidden/>
              </w:rPr>
              <w:fldChar w:fldCharType="begin"/>
            </w:r>
            <w:r>
              <w:rPr>
                <w:noProof/>
                <w:webHidden/>
              </w:rPr>
              <w:instrText xml:space="preserve"> PAGEREF _Toc87006487 \h </w:instrText>
            </w:r>
            <w:r>
              <w:rPr>
                <w:noProof/>
                <w:webHidden/>
              </w:rPr>
            </w:r>
          </w:ins>
          <w:r>
            <w:rPr>
              <w:noProof/>
              <w:webHidden/>
            </w:rPr>
            <w:fldChar w:fldCharType="separate"/>
          </w:r>
          <w:ins w:id="159" w:author="David Conklin" w:date="2021-11-05T12:07:00Z">
            <w:r>
              <w:rPr>
                <w:noProof/>
                <w:webHidden/>
              </w:rPr>
              <w:t>27</w:t>
            </w:r>
            <w:r>
              <w:rPr>
                <w:noProof/>
                <w:webHidden/>
              </w:rPr>
              <w:fldChar w:fldCharType="end"/>
            </w:r>
            <w:r w:rsidRPr="00355E7D">
              <w:rPr>
                <w:rStyle w:val="Hyperlink"/>
                <w:noProof/>
              </w:rPr>
              <w:fldChar w:fldCharType="end"/>
            </w:r>
          </w:ins>
        </w:p>
        <w:p w14:paraId="6A7041B3" w14:textId="386077A2" w:rsidR="004945C5" w:rsidRDefault="004945C5">
          <w:pPr>
            <w:pStyle w:val="TOC2"/>
            <w:tabs>
              <w:tab w:val="right" w:leader="dot" w:pos="9350"/>
            </w:tabs>
            <w:rPr>
              <w:ins w:id="160" w:author="David Conklin" w:date="2021-11-05T12:07:00Z"/>
              <w:rFonts w:eastAsiaTheme="minorEastAsia"/>
              <w:noProof/>
            </w:rPr>
          </w:pPr>
          <w:ins w:id="16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"_Toc87006488"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State variables in the IDU shapefile</w:t>
            </w:r>
            <w:r>
              <w:rPr>
                <w:noProof/>
                <w:webHidden/>
              </w:rPr>
              <w:tab/>
            </w:r>
            <w:r>
              <w:rPr>
                <w:noProof/>
                <w:webHidden/>
              </w:rPr>
              <w:fldChar w:fldCharType="begin"/>
            </w:r>
            <w:r>
              <w:rPr>
                <w:noProof/>
                <w:webHidden/>
              </w:rPr>
              <w:instrText xml:space="preserve"> PAGEREF _Toc87006488 \h </w:instrText>
            </w:r>
            <w:r>
              <w:rPr>
                <w:noProof/>
                <w:webHidden/>
              </w:rPr>
            </w:r>
          </w:ins>
          <w:r>
            <w:rPr>
              <w:noProof/>
              <w:webHidden/>
            </w:rPr>
            <w:fldChar w:fldCharType="separate"/>
          </w:r>
          <w:ins w:id="162" w:author="David Conklin" w:date="2021-11-05T12:07:00Z">
            <w:r>
              <w:rPr>
                <w:noProof/>
                <w:webHidden/>
              </w:rPr>
              <w:t>27</w:t>
            </w:r>
            <w:r>
              <w:rPr>
                <w:noProof/>
                <w:webHidden/>
              </w:rPr>
              <w:fldChar w:fldCharType="end"/>
            </w:r>
            <w:r w:rsidRPr="00355E7D">
              <w:rPr>
                <w:rStyle w:val="Hyperlink"/>
                <w:noProof/>
              </w:rPr>
              <w:fldChar w:fldCharType="end"/>
            </w:r>
          </w:ins>
        </w:p>
        <w:p w14:paraId="6F95558D" w14:textId="5EF5AEF7" w:rsidR="004945C5" w:rsidRDefault="004945C5">
          <w:pPr>
            <w:pStyle w:val="TOC2"/>
            <w:tabs>
              <w:tab w:val="right" w:leader="dot" w:pos="9350"/>
            </w:tabs>
            <w:rPr>
              <w:ins w:id="163" w:author="David Conklin" w:date="2021-11-05T12:07:00Z"/>
              <w:rFonts w:eastAsiaTheme="minorEastAsia"/>
              <w:noProof/>
            </w:rPr>
          </w:pPr>
          <w:ins w:id="16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"_Toc87006489"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_Toc87006489 \h </w:instrText>
            </w:r>
            <w:r>
              <w:rPr>
                <w:noProof/>
                <w:webHidden/>
              </w:rPr>
            </w:r>
          </w:ins>
          <w:r>
            <w:rPr>
              <w:noProof/>
              <w:webHidden/>
            </w:rPr>
            <w:fldChar w:fldCharType="separate"/>
          </w:r>
          <w:ins w:id="165" w:author="David Conklin" w:date="2021-11-05T12:07:00Z">
            <w:r>
              <w:rPr>
                <w:noProof/>
                <w:webHidden/>
              </w:rPr>
              <w:t>28</w:t>
            </w:r>
            <w:r>
              <w:rPr>
                <w:noProof/>
                <w:webHidden/>
              </w:rPr>
              <w:fldChar w:fldCharType="end"/>
            </w:r>
            <w:r w:rsidRPr="00355E7D">
              <w:rPr>
                <w:rStyle w:val="Hyperlink"/>
                <w:noProof/>
              </w:rPr>
              <w:fldChar w:fldCharType="end"/>
            </w:r>
          </w:ins>
        </w:p>
        <w:p w14:paraId="4F000725" w14:textId="30506A16" w:rsidR="004945C5" w:rsidRDefault="004945C5">
          <w:pPr>
            <w:pStyle w:val="TOC2"/>
            <w:tabs>
              <w:tab w:val="right" w:leader="dot" w:pos="9350"/>
            </w:tabs>
            <w:rPr>
              <w:ins w:id="166" w:author="David Conklin" w:date="2021-11-05T12:07:00Z"/>
              <w:rFonts w:eastAsiaTheme="minorEastAsia"/>
              <w:noProof/>
            </w:rPr>
          </w:pPr>
          <w:ins w:id="167"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"_Toc87006490"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Default values used when the data is incomplete</w:t>
            </w:r>
            <w:r>
              <w:rPr>
                <w:noProof/>
                <w:webHidden/>
              </w:rPr>
              <w:tab/>
            </w:r>
            <w:r>
              <w:rPr>
                <w:noProof/>
                <w:webHidden/>
              </w:rPr>
              <w:fldChar w:fldCharType="begin"/>
            </w:r>
            <w:r>
              <w:rPr>
                <w:noProof/>
                <w:webHidden/>
              </w:rPr>
              <w:instrText xml:space="preserve"> PAGEREF _Toc87006490 \h </w:instrText>
            </w:r>
            <w:r>
              <w:rPr>
                <w:noProof/>
                <w:webHidden/>
              </w:rPr>
            </w:r>
          </w:ins>
          <w:r>
            <w:rPr>
              <w:noProof/>
              <w:webHidden/>
            </w:rPr>
            <w:fldChar w:fldCharType="separate"/>
          </w:r>
          <w:ins w:id="168" w:author="David Conklin" w:date="2021-11-05T12:07:00Z">
            <w:r>
              <w:rPr>
                <w:noProof/>
                <w:webHidden/>
              </w:rPr>
              <w:t>28</w:t>
            </w:r>
            <w:r>
              <w:rPr>
                <w:noProof/>
                <w:webHidden/>
              </w:rPr>
              <w:fldChar w:fldCharType="end"/>
            </w:r>
            <w:r w:rsidRPr="00355E7D">
              <w:rPr>
                <w:rStyle w:val="Hyperlink"/>
                <w:noProof/>
              </w:rPr>
              <w:fldChar w:fldCharType="end"/>
            </w:r>
          </w:ins>
        </w:p>
        <w:p w14:paraId="4F1EF945" w14:textId="687CD57D" w:rsidR="004945C5" w:rsidRDefault="004945C5">
          <w:pPr>
            <w:pStyle w:val="TOC1"/>
            <w:tabs>
              <w:tab w:val="right" w:leader="dot" w:pos="9350"/>
            </w:tabs>
            <w:rPr>
              <w:ins w:id="169" w:author="David Conklin" w:date="2021-11-05T12:07:00Z"/>
              <w:rFonts w:eastAsiaTheme="minorEastAsia"/>
              <w:noProof/>
            </w:rPr>
          </w:pPr>
          <w:ins w:id="17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"_Toc87006491"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Stream flow and stream temperature</w:t>
            </w:r>
            <w:r>
              <w:rPr>
                <w:noProof/>
                <w:webHidden/>
              </w:rPr>
              <w:tab/>
            </w:r>
            <w:r>
              <w:rPr>
                <w:noProof/>
                <w:webHidden/>
              </w:rPr>
              <w:fldChar w:fldCharType="begin"/>
            </w:r>
            <w:r>
              <w:rPr>
                <w:noProof/>
                <w:webHidden/>
              </w:rPr>
              <w:instrText xml:space="preserve"> PAGEREF _Toc87006491 \h </w:instrText>
            </w:r>
            <w:r>
              <w:rPr>
                <w:noProof/>
                <w:webHidden/>
              </w:rPr>
            </w:r>
          </w:ins>
          <w:r>
            <w:rPr>
              <w:noProof/>
              <w:webHidden/>
            </w:rPr>
            <w:fldChar w:fldCharType="separate"/>
          </w:r>
          <w:ins w:id="171" w:author="David Conklin" w:date="2021-11-05T12:07:00Z">
            <w:r>
              <w:rPr>
                <w:noProof/>
                <w:webHidden/>
              </w:rPr>
              <w:t>29</w:t>
            </w:r>
            <w:r>
              <w:rPr>
                <w:noProof/>
                <w:webHidden/>
              </w:rPr>
              <w:fldChar w:fldCharType="end"/>
            </w:r>
            <w:r w:rsidRPr="00355E7D">
              <w:rPr>
                <w:rStyle w:val="Hyperlink"/>
                <w:noProof/>
              </w:rPr>
              <w:fldChar w:fldCharType="end"/>
            </w:r>
          </w:ins>
        </w:p>
        <w:p w14:paraId="724DBC4E" w14:textId="4E454252" w:rsidR="004945C5" w:rsidRDefault="004945C5">
          <w:pPr>
            <w:pStyle w:val="TOC2"/>
            <w:tabs>
              <w:tab w:val="right" w:leader="dot" w:pos="9350"/>
            </w:tabs>
            <w:rPr>
              <w:ins w:id="172" w:author="David Conklin" w:date="2021-11-05T12:07:00Z"/>
              <w:rFonts w:eastAsiaTheme="minorEastAsia"/>
              <w:noProof/>
            </w:rPr>
          </w:pPr>
          <w:ins w:id="17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"_Toc87006492"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Water parcels</w:t>
            </w:r>
            <w:r>
              <w:rPr>
                <w:noProof/>
                <w:webHidden/>
              </w:rPr>
              <w:tab/>
            </w:r>
            <w:r>
              <w:rPr>
                <w:noProof/>
                <w:webHidden/>
              </w:rPr>
              <w:fldChar w:fldCharType="begin"/>
            </w:r>
            <w:r>
              <w:rPr>
                <w:noProof/>
                <w:webHidden/>
              </w:rPr>
              <w:instrText xml:space="preserve"> PAGEREF _Toc87006492 \h </w:instrText>
            </w:r>
            <w:r>
              <w:rPr>
                <w:noProof/>
                <w:webHidden/>
              </w:rPr>
            </w:r>
          </w:ins>
          <w:r>
            <w:rPr>
              <w:noProof/>
              <w:webHidden/>
            </w:rPr>
            <w:fldChar w:fldCharType="separate"/>
          </w:r>
          <w:ins w:id="174" w:author="David Conklin" w:date="2021-11-05T12:07:00Z">
            <w:r>
              <w:rPr>
                <w:noProof/>
                <w:webHidden/>
              </w:rPr>
              <w:t>29</w:t>
            </w:r>
            <w:r>
              <w:rPr>
                <w:noProof/>
                <w:webHidden/>
              </w:rPr>
              <w:fldChar w:fldCharType="end"/>
            </w:r>
            <w:r w:rsidRPr="00355E7D">
              <w:rPr>
                <w:rStyle w:val="Hyperlink"/>
                <w:noProof/>
              </w:rPr>
              <w:fldChar w:fldCharType="end"/>
            </w:r>
          </w:ins>
        </w:p>
        <w:p w14:paraId="2B3E0049" w14:textId="6DB4C6C4" w:rsidR="004945C5" w:rsidRDefault="004945C5">
          <w:pPr>
            <w:pStyle w:val="TOC2"/>
            <w:tabs>
              <w:tab w:val="right" w:leader="dot" w:pos="9350"/>
            </w:tabs>
            <w:rPr>
              <w:ins w:id="175" w:author="David Conklin" w:date="2021-11-05T12:07:00Z"/>
              <w:rFonts w:eastAsiaTheme="minorEastAsia"/>
              <w:noProof/>
            </w:rPr>
          </w:pPr>
          <w:ins w:id="17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"_Toc87006493"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Daily water mass and energy balance</w:t>
            </w:r>
            <w:r>
              <w:rPr>
                <w:noProof/>
                <w:webHidden/>
              </w:rPr>
              <w:tab/>
            </w:r>
            <w:r>
              <w:rPr>
                <w:noProof/>
                <w:webHidden/>
              </w:rPr>
              <w:fldChar w:fldCharType="begin"/>
            </w:r>
            <w:r>
              <w:rPr>
                <w:noProof/>
                <w:webHidden/>
              </w:rPr>
              <w:instrText xml:space="preserve"> PAGEREF _Toc87006493 \h </w:instrText>
            </w:r>
            <w:r>
              <w:rPr>
                <w:noProof/>
                <w:webHidden/>
              </w:rPr>
            </w:r>
          </w:ins>
          <w:r>
            <w:rPr>
              <w:noProof/>
              <w:webHidden/>
            </w:rPr>
            <w:fldChar w:fldCharType="separate"/>
          </w:r>
          <w:ins w:id="177" w:author="David Conklin" w:date="2021-11-05T12:07:00Z">
            <w:r>
              <w:rPr>
                <w:noProof/>
                <w:webHidden/>
              </w:rPr>
              <w:t>29</w:t>
            </w:r>
            <w:r>
              <w:rPr>
                <w:noProof/>
                <w:webHidden/>
              </w:rPr>
              <w:fldChar w:fldCharType="end"/>
            </w:r>
            <w:r w:rsidRPr="00355E7D">
              <w:rPr>
                <w:rStyle w:val="Hyperlink"/>
                <w:noProof/>
              </w:rPr>
              <w:fldChar w:fldCharType="end"/>
            </w:r>
          </w:ins>
        </w:p>
        <w:p w14:paraId="049DC56B" w14:textId="0872D323" w:rsidR="004945C5" w:rsidRDefault="004945C5">
          <w:pPr>
            <w:pStyle w:val="TOC2"/>
            <w:tabs>
              <w:tab w:val="right" w:leader="dot" w:pos="9350"/>
            </w:tabs>
            <w:rPr>
              <w:ins w:id="178" w:author="David Conklin" w:date="2021-11-05T12:07:00Z"/>
              <w:rFonts w:eastAsiaTheme="minorEastAsia"/>
              <w:noProof/>
            </w:rPr>
          </w:pPr>
          <w:ins w:id="17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"_Toc87006494"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Estimating the rate of flow in a stream reach</w:t>
            </w:r>
            <w:r>
              <w:rPr>
                <w:noProof/>
                <w:webHidden/>
              </w:rPr>
              <w:tab/>
            </w:r>
            <w:r>
              <w:rPr>
                <w:noProof/>
                <w:webHidden/>
              </w:rPr>
              <w:fldChar w:fldCharType="begin"/>
            </w:r>
            <w:r>
              <w:rPr>
                <w:noProof/>
                <w:webHidden/>
              </w:rPr>
              <w:instrText xml:space="preserve"> PAGEREF _Toc87006494 \h </w:instrText>
            </w:r>
            <w:r>
              <w:rPr>
                <w:noProof/>
                <w:webHidden/>
              </w:rPr>
            </w:r>
          </w:ins>
          <w:r>
            <w:rPr>
              <w:noProof/>
              <w:webHidden/>
            </w:rPr>
            <w:fldChar w:fldCharType="separate"/>
          </w:r>
          <w:ins w:id="180" w:author="David Conklin" w:date="2021-11-05T12:07:00Z">
            <w:r>
              <w:rPr>
                <w:noProof/>
                <w:webHidden/>
              </w:rPr>
              <w:t>31</w:t>
            </w:r>
            <w:r>
              <w:rPr>
                <w:noProof/>
                <w:webHidden/>
              </w:rPr>
              <w:fldChar w:fldCharType="end"/>
            </w:r>
            <w:r w:rsidRPr="00355E7D">
              <w:rPr>
                <w:rStyle w:val="Hyperlink"/>
                <w:noProof/>
              </w:rPr>
              <w:fldChar w:fldCharType="end"/>
            </w:r>
          </w:ins>
        </w:p>
        <w:p w14:paraId="33AB45A1" w14:textId="1CD7919D" w:rsidR="004945C5" w:rsidRDefault="004945C5">
          <w:pPr>
            <w:pStyle w:val="TOC2"/>
            <w:tabs>
              <w:tab w:val="right" w:leader="dot" w:pos="9350"/>
            </w:tabs>
            <w:rPr>
              <w:ins w:id="181" w:author="David Conklin" w:date="2021-11-05T12:07:00Z"/>
              <w:rFonts w:eastAsiaTheme="minorEastAsia"/>
              <w:noProof/>
            </w:rPr>
          </w:pPr>
          <w:ins w:id="182"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"_Toc87006495"</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_Toc87006495 \h </w:instrText>
            </w:r>
            <w:r>
              <w:rPr>
                <w:noProof/>
                <w:webHidden/>
              </w:rPr>
            </w:r>
          </w:ins>
          <w:r>
            <w:rPr>
              <w:noProof/>
              <w:webHidden/>
            </w:rPr>
            <w:fldChar w:fldCharType="separate"/>
          </w:r>
          <w:ins w:id="183" w:author="David Conklin" w:date="2021-11-05T12:07:00Z">
            <w:r>
              <w:rPr>
                <w:noProof/>
                <w:webHidden/>
              </w:rPr>
              <w:t>33</w:t>
            </w:r>
            <w:r>
              <w:rPr>
                <w:noProof/>
                <w:webHidden/>
              </w:rPr>
              <w:fldChar w:fldCharType="end"/>
            </w:r>
            <w:r w:rsidRPr="00355E7D">
              <w:rPr>
                <w:rStyle w:val="Hyperlink"/>
                <w:noProof/>
              </w:rPr>
              <w:fldChar w:fldCharType="end"/>
            </w:r>
          </w:ins>
        </w:p>
        <w:p w14:paraId="4C9B0E53" w14:textId="255FC5D3" w:rsidR="004945C5" w:rsidRDefault="004945C5">
          <w:pPr>
            <w:pStyle w:val="TOC2"/>
            <w:tabs>
              <w:tab w:val="right" w:leader="dot" w:pos="9350"/>
            </w:tabs>
            <w:rPr>
              <w:ins w:id="184" w:author="David Conklin" w:date="2021-11-05T12:07:00Z"/>
              <w:rFonts w:eastAsiaTheme="minorEastAsia"/>
              <w:noProof/>
            </w:rPr>
          </w:pPr>
          <w:ins w:id="18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"_Toc87006496"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Water temperature from thermal energy</w:t>
            </w:r>
            <w:r>
              <w:rPr>
                <w:noProof/>
                <w:webHidden/>
              </w:rPr>
              <w:tab/>
            </w:r>
            <w:r>
              <w:rPr>
                <w:noProof/>
                <w:webHidden/>
              </w:rPr>
              <w:fldChar w:fldCharType="begin"/>
            </w:r>
            <w:r>
              <w:rPr>
                <w:noProof/>
                <w:webHidden/>
              </w:rPr>
              <w:instrText xml:space="preserve"> PAGEREF _Toc87006496 \h </w:instrText>
            </w:r>
            <w:r>
              <w:rPr>
                <w:noProof/>
                <w:webHidden/>
              </w:rPr>
            </w:r>
          </w:ins>
          <w:r>
            <w:rPr>
              <w:noProof/>
              <w:webHidden/>
            </w:rPr>
            <w:fldChar w:fldCharType="separate"/>
          </w:r>
          <w:ins w:id="186" w:author="David Conklin" w:date="2021-11-05T12:07:00Z">
            <w:r>
              <w:rPr>
                <w:noProof/>
                <w:webHidden/>
              </w:rPr>
              <w:t>34</w:t>
            </w:r>
            <w:r>
              <w:rPr>
                <w:noProof/>
                <w:webHidden/>
              </w:rPr>
              <w:fldChar w:fldCharType="end"/>
            </w:r>
            <w:r w:rsidRPr="00355E7D">
              <w:rPr>
                <w:rStyle w:val="Hyperlink"/>
                <w:noProof/>
              </w:rPr>
              <w:fldChar w:fldCharType="end"/>
            </w:r>
          </w:ins>
        </w:p>
        <w:p w14:paraId="73816203" w14:textId="227DF82B" w:rsidR="004945C5" w:rsidRDefault="004945C5">
          <w:pPr>
            <w:pStyle w:val="TOC2"/>
            <w:tabs>
              <w:tab w:val="right" w:leader="dot" w:pos="9350"/>
            </w:tabs>
            <w:rPr>
              <w:ins w:id="187" w:author="David Conklin" w:date="2021-11-05T12:07:00Z"/>
              <w:rFonts w:eastAsiaTheme="minorEastAsia"/>
              <w:noProof/>
            </w:rPr>
          </w:pPr>
          <w:ins w:id="18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"_Toc87006497"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Boundary conditions for stream water temperature</w:t>
            </w:r>
            <w:r>
              <w:rPr>
                <w:noProof/>
                <w:webHidden/>
              </w:rPr>
              <w:tab/>
            </w:r>
            <w:r>
              <w:rPr>
                <w:noProof/>
                <w:webHidden/>
              </w:rPr>
              <w:fldChar w:fldCharType="begin"/>
            </w:r>
            <w:r>
              <w:rPr>
                <w:noProof/>
                <w:webHidden/>
              </w:rPr>
              <w:instrText xml:space="preserve"> PAGEREF _Toc87006497 \h </w:instrText>
            </w:r>
            <w:r>
              <w:rPr>
                <w:noProof/>
                <w:webHidden/>
              </w:rPr>
            </w:r>
          </w:ins>
          <w:r>
            <w:rPr>
              <w:noProof/>
              <w:webHidden/>
            </w:rPr>
            <w:fldChar w:fldCharType="separate"/>
          </w:r>
          <w:ins w:id="189" w:author="David Conklin" w:date="2021-11-05T12:07:00Z">
            <w:r>
              <w:rPr>
                <w:noProof/>
                <w:webHidden/>
              </w:rPr>
              <w:t>34</w:t>
            </w:r>
            <w:r>
              <w:rPr>
                <w:noProof/>
                <w:webHidden/>
              </w:rPr>
              <w:fldChar w:fldCharType="end"/>
            </w:r>
            <w:r w:rsidRPr="00355E7D">
              <w:rPr>
                <w:rStyle w:val="Hyperlink"/>
                <w:noProof/>
              </w:rPr>
              <w:fldChar w:fldCharType="end"/>
            </w:r>
          </w:ins>
        </w:p>
        <w:p w14:paraId="459A0174" w14:textId="1316FECB" w:rsidR="004945C5" w:rsidRDefault="004945C5">
          <w:pPr>
            <w:pStyle w:val="TOC2"/>
            <w:tabs>
              <w:tab w:val="right" w:leader="dot" w:pos="9350"/>
            </w:tabs>
            <w:rPr>
              <w:ins w:id="190" w:author="David Conklin" w:date="2021-11-05T12:07:00Z"/>
              <w:rFonts w:eastAsiaTheme="minorEastAsia"/>
              <w:noProof/>
            </w:rPr>
          </w:pPr>
          <w:ins w:id="19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"_Toc87006498"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Thermal stratification in reservoirs</w:t>
            </w:r>
            <w:r>
              <w:rPr>
                <w:noProof/>
                <w:webHidden/>
              </w:rPr>
              <w:tab/>
            </w:r>
            <w:r>
              <w:rPr>
                <w:noProof/>
                <w:webHidden/>
              </w:rPr>
              <w:fldChar w:fldCharType="begin"/>
            </w:r>
            <w:r>
              <w:rPr>
                <w:noProof/>
                <w:webHidden/>
              </w:rPr>
              <w:instrText xml:space="preserve"> PAGEREF _Toc87006498 \h </w:instrText>
            </w:r>
            <w:r>
              <w:rPr>
                <w:noProof/>
                <w:webHidden/>
              </w:rPr>
            </w:r>
          </w:ins>
          <w:r>
            <w:rPr>
              <w:noProof/>
              <w:webHidden/>
            </w:rPr>
            <w:fldChar w:fldCharType="separate"/>
          </w:r>
          <w:ins w:id="192" w:author="David Conklin" w:date="2021-11-05T12:07:00Z">
            <w:r>
              <w:rPr>
                <w:noProof/>
                <w:webHidden/>
              </w:rPr>
              <w:t>35</w:t>
            </w:r>
            <w:r>
              <w:rPr>
                <w:noProof/>
                <w:webHidden/>
              </w:rPr>
              <w:fldChar w:fldCharType="end"/>
            </w:r>
            <w:r w:rsidRPr="00355E7D">
              <w:rPr>
                <w:rStyle w:val="Hyperlink"/>
                <w:noProof/>
              </w:rPr>
              <w:fldChar w:fldCharType="end"/>
            </w:r>
          </w:ins>
        </w:p>
        <w:p w14:paraId="40369C6D" w14:textId="157E988D" w:rsidR="004945C5" w:rsidRDefault="004945C5">
          <w:pPr>
            <w:pStyle w:val="TOC2"/>
            <w:tabs>
              <w:tab w:val="right" w:leader="dot" w:pos="9350"/>
            </w:tabs>
            <w:rPr>
              <w:ins w:id="193" w:author="David Conklin" w:date="2021-11-05T12:07:00Z"/>
              <w:rFonts w:eastAsiaTheme="minorEastAsia"/>
              <w:noProof/>
            </w:rPr>
          </w:pPr>
          <w:ins w:id="19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"_Toc87006499"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Thermal loading</w:t>
            </w:r>
            <w:r>
              <w:rPr>
                <w:noProof/>
                <w:webHidden/>
              </w:rPr>
              <w:tab/>
            </w:r>
            <w:r>
              <w:rPr>
                <w:noProof/>
                <w:webHidden/>
              </w:rPr>
              <w:fldChar w:fldCharType="begin"/>
            </w:r>
            <w:r>
              <w:rPr>
                <w:noProof/>
                <w:webHidden/>
              </w:rPr>
              <w:instrText xml:space="preserve"> PAGEREF _Toc87006499 \h </w:instrText>
            </w:r>
            <w:r>
              <w:rPr>
                <w:noProof/>
                <w:webHidden/>
              </w:rPr>
            </w:r>
          </w:ins>
          <w:r>
            <w:rPr>
              <w:noProof/>
              <w:webHidden/>
            </w:rPr>
            <w:fldChar w:fldCharType="separate"/>
          </w:r>
          <w:ins w:id="195" w:author="David Conklin" w:date="2021-11-05T12:07:00Z">
            <w:r>
              <w:rPr>
                <w:noProof/>
                <w:webHidden/>
              </w:rPr>
              <w:t>35</w:t>
            </w:r>
            <w:r>
              <w:rPr>
                <w:noProof/>
                <w:webHidden/>
              </w:rPr>
              <w:fldChar w:fldCharType="end"/>
            </w:r>
            <w:r w:rsidRPr="00355E7D">
              <w:rPr>
                <w:rStyle w:val="Hyperlink"/>
                <w:noProof/>
              </w:rPr>
              <w:fldChar w:fldCharType="end"/>
            </w:r>
          </w:ins>
        </w:p>
        <w:p w14:paraId="0A1BE0E9" w14:textId="34E66054" w:rsidR="004945C5" w:rsidRDefault="004945C5">
          <w:pPr>
            <w:pStyle w:val="TOC1"/>
            <w:tabs>
              <w:tab w:val="right" w:leader="dot" w:pos="9350"/>
            </w:tabs>
            <w:rPr>
              <w:ins w:id="196" w:author="David Conklin" w:date="2021-11-05T12:07:00Z"/>
              <w:rFonts w:eastAsiaTheme="minorEastAsia"/>
              <w:noProof/>
            </w:rPr>
          </w:pPr>
          <w:ins w:id="197"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"_Toc87006500"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Reservoirs</w:t>
            </w:r>
            <w:r>
              <w:rPr>
                <w:noProof/>
                <w:webHidden/>
              </w:rPr>
              <w:tab/>
            </w:r>
            <w:r>
              <w:rPr>
                <w:noProof/>
                <w:webHidden/>
              </w:rPr>
              <w:fldChar w:fldCharType="begin"/>
            </w:r>
            <w:r>
              <w:rPr>
                <w:noProof/>
                <w:webHidden/>
              </w:rPr>
              <w:instrText xml:space="preserve"> PAGEREF _Toc87006500 \h </w:instrText>
            </w:r>
            <w:r>
              <w:rPr>
                <w:noProof/>
                <w:webHidden/>
              </w:rPr>
            </w:r>
          </w:ins>
          <w:r>
            <w:rPr>
              <w:noProof/>
              <w:webHidden/>
            </w:rPr>
            <w:fldChar w:fldCharType="separate"/>
          </w:r>
          <w:ins w:id="198" w:author="David Conklin" w:date="2021-11-05T12:07:00Z">
            <w:r>
              <w:rPr>
                <w:noProof/>
                <w:webHidden/>
              </w:rPr>
              <w:t>36</w:t>
            </w:r>
            <w:r>
              <w:rPr>
                <w:noProof/>
                <w:webHidden/>
              </w:rPr>
              <w:fldChar w:fldCharType="end"/>
            </w:r>
            <w:r w:rsidRPr="00355E7D">
              <w:rPr>
                <w:rStyle w:val="Hyperlink"/>
                <w:noProof/>
              </w:rPr>
              <w:fldChar w:fldCharType="end"/>
            </w:r>
          </w:ins>
        </w:p>
        <w:p w14:paraId="6A8FFFEB" w14:textId="38B5F6F3" w:rsidR="004945C5" w:rsidRDefault="004945C5">
          <w:pPr>
            <w:pStyle w:val="TOC2"/>
            <w:tabs>
              <w:tab w:val="right" w:leader="dot" w:pos="9350"/>
            </w:tabs>
            <w:rPr>
              <w:ins w:id="199" w:author="David Conklin" w:date="2021-11-05T12:07:00Z"/>
              <w:rFonts w:eastAsiaTheme="minorEastAsia"/>
              <w:noProof/>
            </w:rPr>
          </w:pPr>
          <w:ins w:id="20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"_Toc87006501"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Reservoir data</w:t>
            </w:r>
            <w:r>
              <w:rPr>
                <w:noProof/>
                <w:webHidden/>
              </w:rPr>
              <w:tab/>
            </w:r>
            <w:r>
              <w:rPr>
                <w:noProof/>
                <w:webHidden/>
              </w:rPr>
              <w:fldChar w:fldCharType="begin"/>
            </w:r>
            <w:r>
              <w:rPr>
                <w:noProof/>
                <w:webHidden/>
              </w:rPr>
              <w:instrText xml:space="preserve"> PAGEREF _Toc87006501 \h </w:instrText>
            </w:r>
            <w:r>
              <w:rPr>
                <w:noProof/>
                <w:webHidden/>
              </w:rPr>
            </w:r>
          </w:ins>
          <w:r>
            <w:rPr>
              <w:noProof/>
              <w:webHidden/>
            </w:rPr>
            <w:fldChar w:fldCharType="separate"/>
          </w:r>
          <w:ins w:id="201" w:author="David Conklin" w:date="2021-11-05T12:07:00Z">
            <w:r>
              <w:rPr>
                <w:noProof/>
                <w:webHidden/>
              </w:rPr>
              <w:t>37</w:t>
            </w:r>
            <w:r>
              <w:rPr>
                <w:noProof/>
                <w:webHidden/>
              </w:rPr>
              <w:fldChar w:fldCharType="end"/>
            </w:r>
            <w:r w:rsidRPr="00355E7D">
              <w:rPr>
                <w:rStyle w:val="Hyperlink"/>
                <w:noProof/>
              </w:rPr>
              <w:fldChar w:fldCharType="end"/>
            </w:r>
          </w:ins>
        </w:p>
        <w:p w14:paraId="3159B9D5" w14:textId="5D60EFCA" w:rsidR="004945C5" w:rsidRDefault="004945C5">
          <w:pPr>
            <w:pStyle w:val="TOC2"/>
            <w:tabs>
              <w:tab w:val="right" w:leader="dot" w:pos="9350"/>
            </w:tabs>
            <w:rPr>
              <w:ins w:id="202" w:author="David Conklin" w:date="2021-11-05T12:07:00Z"/>
              <w:rFonts w:eastAsiaTheme="minorEastAsia"/>
              <w:noProof/>
            </w:rPr>
          </w:pPr>
          <w:ins w:id="20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"_Toc87006502"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Reservoir data sources</w:t>
            </w:r>
            <w:r>
              <w:rPr>
                <w:noProof/>
                <w:webHidden/>
              </w:rPr>
              <w:tab/>
            </w:r>
            <w:r>
              <w:rPr>
                <w:noProof/>
                <w:webHidden/>
              </w:rPr>
              <w:fldChar w:fldCharType="begin"/>
            </w:r>
            <w:r>
              <w:rPr>
                <w:noProof/>
                <w:webHidden/>
              </w:rPr>
              <w:instrText xml:space="preserve"> PAGEREF _Toc87006502 \h </w:instrText>
            </w:r>
            <w:r>
              <w:rPr>
                <w:noProof/>
                <w:webHidden/>
              </w:rPr>
            </w:r>
          </w:ins>
          <w:r>
            <w:rPr>
              <w:noProof/>
              <w:webHidden/>
            </w:rPr>
            <w:fldChar w:fldCharType="separate"/>
          </w:r>
          <w:ins w:id="204" w:author="David Conklin" w:date="2021-11-05T12:07:00Z">
            <w:r>
              <w:rPr>
                <w:noProof/>
                <w:webHidden/>
              </w:rPr>
              <w:t>39</w:t>
            </w:r>
            <w:r>
              <w:rPr>
                <w:noProof/>
                <w:webHidden/>
              </w:rPr>
              <w:fldChar w:fldCharType="end"/>
            </w:r>
            <w:r w:rsidRPr="00355E7D">
              <w:rPr>
                <w:rStyle w:val="Hyperlink"/>
                <w:noProof/>
              </w:rPr>
              <w:fldChar w:fldCharType="end"/>
            </w:r>
          </w:ins>
        </w:p>
        <w:p w14:paraId="5A3AE397" w14:textId="32AF33BA" w:rsidR="004945C5" w:rsidRDefault="004945C5">
          <w:pPr>
            <w:pStyle w:val="TOC1"/>
            <w:tabs>
              <w:tab w:val="right" w:leader="dot" w:pos="9350"/>
            </w:tabs>
            <w:rPr>
              <w:ins w:id="205" w:author="David Conklin" w:date="2021-11-05T12:07:00Z"/>
              <w:rFonts w:eastAsiaTheme="minorEastAsia"/>
              <w:noProof/>
            </w:rPr>
          </w:pPr>
          <w:ins w:id="20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"_Toc87006503"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_Toc87006503 \h </w:instrText>
            </w:r>
            <w:r>
              <w:rPr>
                <w:noProof/>
                <w:webHidden/>
              </w:rPr>
            </w:r>
          </w:ins>
          <w:r>
            <w:rPr>
              <w:noProof/>
              <w:webHidden/>
            </w:rPr>
            <w:fldChar w:fldCharType="separate"/>
          </w:r>
          <w:ins w:id="207" w:author="David Conklin" w:date="2021-11-05T12:07:00Z">
            <w:r>
              <w:rPr>
                <w:noProof/>
                <w:webHidden/>
              </w:rPr>
              <w:t>39</w:t>
            </w:r>
            <w:r>
              <w:rPr>
                <w:noProof/>
                <w:webHidden/>
              </w:rPr>
              <w:fldChar w:fldCharType="end"/>
            </w:r>
            <w:r w:rsidRPr="00355E7D">
              <w:rPr>
                <w:rStyle w:val="Hyperlink"/>
                <w:noProof/>
              </w:rPr>
              <w:fldChar w:fldCharType="end"/>
            </w:r>
          </w:ins>
        </w:p>
        <w:p w14:paraId="2039EF13" w14:textId="06DE232D" w:rsidR="004945C5" w:rsidRDefault="004945C5">
          <w:pPr>
            <w:pStyle w:val="TOC2"/>
            <w:tabs>
              <w:tab w:val="right" w:leader="dot" w:pos="9350"/>
            </w:tabs>
            <w:rPr>
              <w:ins w:id="208" w:author="David Conklin" w:date="2021-11-05T12:07:00Z"/>
              <w:rFonts w:eastAsiaTheme="minorEastAsia"/>
              <w:noProof/>
            </w:rPr>
          </w:pPr>
          <w:ins w:id="20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"_Toc87006504"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Limitations of subbasin simulations</w:t>
            </w:r>
            <w:r>
              <w:rPr>
                <w:noProof/>
                <w:webHidden/>
              </w:rPr>
              <w:tab/>
            </w:r>
            <w:r>
              <w:rPr>
                <w:noProof/>
                <w:webHidden/>
              </w:rPr>
              <w:fldChar w:fldCharType="begin"/>
            </w:r>
            <w:r>
              <w:rPr>
                <w:noProof/>
                <w:webHidden/>
              </w:rPr>
              <w:instrText xml:space="preserve"> PAGEREF _Toc87006504 \h </w:instrText>
            </w:r>
            <w:r>
              <w:rPr>
                <w:noProof/>
                <w:webHidden/>
              </w:rPr>
            </w:r>
          </w:ins>
          <w:r>
            <w:rPr>
              <w:noProof/>
              <w:webHidden/>
            </w:rPr>
            <w:fldChar w:fldCharType="separate"/>
          </w:r>
          <w:ins w:id="210" w:author="David Conklin" w:date="2021-11-05T12:07:00Z">
            <w:r>
              <w:rPr>
                <w:noProof/>
                <w:webHidden/>
              </w:rPr>
              <w:t>41</w:t>
            </w:r>
            <w:r>
              <w:rPr>
                <w:noProof/>
                <w:webHidden/>
              </w:rPr>
              <w:fldChar w:fldCharType="end"/>
            </w:r>
            <w:r w:rsidRPr="00355E7D">
              <w:rPr>
                <w:rStyle w:val="Hyperlink"/>
                <w:noProof/>
              </w:rPr>
              <w:fldChar w:fldCharType="end"/>
            </w:r>
          </w:ins>
        </w:p>
        <w:p w14:paraId="69956FDC" w14:textId="1287CDFF" w:rsidR="004945C5" w:rsidRDefault="004945C5">
          <w:pPr>
            <w:pStyle w:val="TOC1"/>
            <w:tabs>
              <w:tab w:val="right" w:leader="dot" w:pos="9350"/>
            </w:tabs>
            <w:rPr>
              <w:ins w:id="211" w:author="David Conklin" w:date="2021-11-05T12:07:00Z"/>
              <w:rFonts w:eastAsiaTheme="minorEastAsia"/>
              <w:noProof/>
            </w:rPr>
          </w:pPr>
          <w:ins w:id="212" w:author="David Conklin" w:date="2021-11-05T12:07:00Z">
            <w:r w:rsidRPr="00355E7D">
              <w:rPr>
                <w:rStyle w:val="Hyperlink"/>
                <w:noProof/>
              </w:rPr>
              <w:lastRenderedPageBreak/>
              <w:fldChar w:fldCharType="begin"/>
            </w:r>
            <w:r w:rsidRPr="00355E7D">
              <w:rPr>
                <w:rStyle w:val="Hyperlink"/>
                <w:noProof/>
              </w:rPr>
              <w:instrText xml:space="preserve"> </w:instrText>
            </w:r>
            <w:r>
              <w:rPr>
                <w:noProof/>
              </w:rPr>
              <w:instrText>HYPERLINK \l "_Toc87006505"</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Calibration procedure</w:t>
            </w:r>
            <w:r>
              <w:rPr>
                <w:noProof/>
                <w:webHidden/>
              </w:rPr>
              <w:tab/>
            </w:r>
            <w:r>
              <w:rPr>
                <w:noProof/>
                <w:webHidden/>
              </w:rPr>
              <w:fldChar w:fldCharType="begin"/>
            </w:r>
            <w:r>
              <w:rPr>
                <w:noProof/>
                <w:webHidden/>
              </w:rPr>
              <w:instrText xml:space="preserve"> PAGEREF _Toc87006505 \h </w:instrText>
            </w:r>
            <w:r>
              <w:rPr>
                <w:noProof/>
                <w:webHidden/>
              </w:rPr>
            </w:r>
          </w:ins>
          <w:r>
            <w:rPr>
              <w:noProof/>
              <w:webHidden/>
            </w:rPr>
            <w:fldChar w:fldCharType="separate"/>
          </w:r>
          <w:ins w:id="213" w:author="David Conklin" w:date="2021-11-05T12:07:00Z">
            <w:r>
              <w:rPr>
                <w:noProof/>
                <w:webHidden/>
              </w:rPr>
              <w:t>41</w:t>
            </w:r>
            <w:r>
              <w:rPr>
                <w:noProof/>
                <w:webHidden/>
              </w:rPr>
              <w:fldChar w:fldCharType="end"/>
            </w:r>
            <w:r w:rsidRPr="00355E7D">
              <w:rPr>
                <w:rStyle w:val="Hyperlink"/>
                <w:noProof/>
              </w:rPr>
              <w:fldChar w:fldCharType="end"/>
            </w:r>
          </w:ins>
        </w:p>
        <w:p w14:paraId="24F14176" w14:textId="3F9DD998" w:rsidR="004945C5" w:rsidRDefault="004945C5">
          <w:pPr>
            <w:pStyle w:val="TOC2"/>
            <w:tabs>
              <w:tab w:val="right" w:leader="dot" w:pos="9350"/>
            </w:tabs>
            <w:rPr>
              <w:ins w:id="214" w:author="David Conklin" w:date="2021-11-05T12:07:00Z"/>
              <w:rFonts w:eastAsiaTheme="minorEastAsia"/>
              <w:noProof/>
            </w:rPr>
          </w:pPr>
          <w:ins w:id="21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"_Toc87006506"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Using PEST to determine HBV parameter values</w:t>
            </w:r>
            <w:r>
              <w:rPr>
                <w:noProof/>
                <w:webHidden/>
              </w:rPr>
              <w:tab/>
            </w:r>
            <w:r>
              <w:rPr>
                <w:noProof/>
                <w:webHidden/>
              </w:rPr>
              <w:fldChar w:fldCharType="begin"/>
            </w:r>
            <w:r>
              <w:rPr>
                <w:noProof/>
                <w:webHidden/>
              </w:rPr>
              <w:instrText xml:space="preserve"> PAGEREF _Toc87006506 \h </w:instrText>
            </w:r>
            <w:r>
              <w:rPr>
                <w:noProof/>
                <w:webHidden/>
              </w:rPr>
            </w:r>
          </w:ins>
          <w:r>
            <w:rPr>
              <w:noProof/>
              <w:webHidden/>
            </w:rPr>
            <w:fldChar w:fldCharType="separate"/>
          </w:r>
          <w:ins w:id="216" w:author="David Conklin" w:date="2021-11-05T12:07:00Z">
            <w:r>
              <w:rPr>
                <w:noProof/>
                <w:webHidden/>
              </w:rPr>
              <w:t>42</w:t>
            </w:r>
            <w:r>
              <w:rPr>
                <w:noProof/>
                <w:webHidden/>
              </w:rPr>
              <w:fldChar w:fldCharType="end"/>
            </w:r>
            <w:r w:rsidRPr="00355E7D">
              <w:rPr>
                <w:rStyle w:val="Hyperlink"/>
                <w:noProof/>
              </w:rPr>
              <w:fldChar w:fldCharType="end"/>
            </w:r>
          </w:ins>
        </w:p>
        <w:p w14:paraId="56690CFB" w14:textId="310C70FC" w:rsidR="004945C5" w:rsidRDefault="004945C5">
          <w:pPr>
            <w:pStyle w:val="TOC2"/>
            <w:tabs>
              <w:tab w:val="right" w:leader="dot" w:pos="9350"/>
            </w:tabs>
            <w:rPr>
              <w:ins w:id="217" w:author="David Conklin" w:date="2021-11-05T12:07:00Z"/>
              <w:rFonts w:eastAsiaTheme="minorEastAsia"/>
              <w:noProof/>
            </w:rPr>
          </w:pPr>
          <w:ins w:id="21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"_Toc87006507"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_Toc87006507 \h </w:instrText>
            </w:r>
            <w:r>
              <w:rPr>
                <w:noProof/>
                <w:webHidden/>
              </w:rPr>
            </w:r>
          </w:ins>
          <w:r>
            <w:rPr>
              <w:noProof/>
              <w:webHidden/>
            </w:rPr>
            <w:fldChar w:fldCharType="separate"/>
          </w:r>
          <w:ins w:id="219" w:author="David Conklin" w:date="2021-11-05T12:07:00Z">
            <w:r>
              <w:rPr>
                <w:noProof/>
                <w:webHidden/>
              </w:rPr>
              <w:t>42</w:t>
            </w:r>
            <w:r>
              <w:rPr>
                <w:noProof/>
                <w:webHidden/>
              </w:rPr>
              <w:fldChar w:fldCharType="end"/>
            </w:r>
            <w:r w:rsidRPr="00355E7D">
              <w:rPr>
                <w:rStyle w:val="Hyperlink"/>
                <w:noProof/>
              </w:rPr>
              <w:fldChar w:fldCharType="end"/>
            </w:r>
          </w:ins>
        </w:p>
        <w:p w14:paraId="1723CD1B" w14:textId="7957B5BD" w:rsidR="004945C5" w:rsidRDefault="004945C5">
          <w:pPr>
            <w:pStyle w:val="TOC2"/>
            <w:tabs>
              <w:tab w:val="right" w:leader="dot" w:pos="9350"/>
            </w:tabs>
            <w:rPr>
              <w:ins w:id="220" w:author="David Conklin" w:date="2021-11-05T12:07:00Z"/>
              <w:rFonts w:eastAsiaTheme="minorEastAsia"/>
              <w:noProof/>
            </w:rPr>
          </w:pPr>
          <w:ins w:id="22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"_Toc87006508"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Calibrating stream temperatures</w:t>
            </w:r>
            <w:r>
              <w:rPr>
                <w:noProof/>
                <w:webHidden/>
              </w:rPr>
              <w:tab/>
            </w:r>
            <w:r>
              <w:rPr>
                <w:noProof/>
                <w:webHidden/>
              </w:rPr>
              <w:fldChar w:fldCharType="begin"/>
            </w:r>
            <w:r>
              <w:rPr>
                <w:noProof/>
                <w:webHidden/>
              </w:rPr>
              <w:instrText xml:space="preserve"> PAGEREF _Toc87006508 \h </w:instrText>
            </w:r>
            <w:r>
              <w:rPr>
                <w:noProof/>
                <w:webHidden/>
              </w:rPr>
            </w:r>
          </w:ins>
          <w:r>
            <w:rPr>
              <w:noProof/>
              <w:webHidden/>
            </w:rPr>
            <w:fldChar w:fldCharType="separate"/>
          </w:r>
          <w:ins w:id="222" w:author="David Conklin" w:date="2021-11-05T12:07:00Z">
            <w:r>
              <w:rPr>
                <w:noProof/>
                <w:webHidden/>
              </w:rPr>
              <w:t>43</w:t>
            </w:r>
            <w:r>
              <w:rPr>
                <w:noProof/>
                <w:webHidden/>
              </w:rPr>
              <w:fldChar w:fldCharType="end"/>
            </w:r>
            <w:r w:rsidRPr="00355E7D">
              <w:rPr>
                <w:rStyle w:val="Hyperlink"/>
                <w:noProof/>
              </w:rPr>
              <w:fldChar w:fldCharType="end"/>
            </w:r>
          </w:ins>
        </w:p>
        <w:p w14:paraId="53804911" w14:textId="68D9744C" w:rsidR="004945C5" w:rsidRDefault="004945C5">
          <w:pPr>
            <w:pStyle w:val="TOC1"/>
            <w:tabs>
              <w:tab w:val="right" w:leader="dot" w:pos="9350"/>
            </w:tabs>
            <w:rPr>
              <w:ins w:id="223" w:author="David Conklin" w:date="2021-11-05T12:07:00Z"/>
              <w:rFonts w:eastAsiaTheme="minorEastAsia"/>
              <w:noProof/>
            </w:rPr>
          </w:pPr>
          <w:ins w:id="22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"_Toc87006509"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North Santiam study area</w:t>
            </w:r>
            <w:r>
              <w:rPr>
                <w:noProof/>
                <w:webHidden/>
              </w:rPr>
              <w:tab/>
            </w:r>
            <w:r>
              <w:rPr>
                <w:noProof/>
                <w:webHidden/>
              </w:rPr>
              <w:fldChar w:fldCharType="begin"/>
            </w:r>
            <w:r>
              <w:rPr>
                <w:noProof/>
                <w:webHidden/>
              </w:rPr>
              <w:instrText xml:space="preserve"> PAGEREF _Toc87006509 \h </w:instrText>
            </w:r>
            <w:r>
              <w:rPr>
                <w:noProof/>
                <w:webHidden/>
              </w:rPr>
            </w:r>
          </w:ins>
          <w:r>
            <w:rPr>
              <w:noProof/>
              <w:webHidden/>
            </w:rPr>
            <w:fldChar w:fldCharType="separate"/>
          </w:r>
          <w:ins w:id="225" w:author="David Conklin" w:date="2021-11-05T12:07:00Z">
            <w:r>
              <w:rPr>
                <w:noProof/>
                <w:webHidden/>
              </w:rPr>
              <w:t>44</w:t>
            </w:r>
            <w:r>
              <w:rPr>
                <w:noProof/>
                <w:webHidden/>
              </w:rPr>
              <w:fldChar w:fldCharType="end"/>
            </w:r>
            <w:r w:rsidRPr="00355E7D">
              <w:rPr>
                <w:rStyle w:val="Hyperlink"/>
                <w:noProof/>
              </w:rPr>
              <w:fldChar w:fldCharType="end"/>
            </w:r>
          </w:ins>
        </w:p>
        <w:p w14:paraId="7B7FFD38" w14:textId="6C64C31F" w:rsidR="004945C5" w:rsidRDefault="004945C5">
          <w:pPr>
            <w:pStyle w:val="TOC2"/>
            <w:tabs>
              <w:tab w:val="right" w:leader="dot" w:pos="9350"/>
            </w:tabs>
            <w:rPr>
              <w:ins w:id="226" w:author="David Conklin" w:date="2021-11-05T12:07:00Z"/>
              <w:rFonts w:eastAsiaTheme="minorEastAsia"/>
              <w:noProof/>
            </w:rPr>
          </w:pPr>
          <w:ins w:id="227"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"_Toc87006510"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_Toc87006510 \h </w:instrText>
            </w:r>
            <w:r>
              <w:rPr>
                <w:noProof/>
                <w:webHidden/>
              </w:rPr>
            </w:r>
          </w:ins>
          <w:r>
            <w:rPr>
              <w:noProof/>
              <w:webHidden/>
            </w:rPr>
            <w:fldChar w:fldCharType="separate"/>
          </w:r>
          <w:ins w:id="228" w:author="David Conklin" w:date="2021-11-05T12:07:00Z">
            <w:r>
              <w:rPr>
                <w:noProof/>
                <w:webHidden/>
              </w:rPr>
              <w:t>44</w:t>
            </w:r>
            <w:r>
              <w:rPr>
                <w:noProof/>
                <w:webHidden/>
              </w:rPr>
              <w:fldChar w:fldCharType="end"/>
            </w:r>
            <w:r w:rsidRPr="00355E7D">
              <w:rPr>
                <w:rStyle w:val="Hyperlink"/>
                <w:noProof/>
              </w:rPr>
              <w:fldChar w:fldCharType="end"/>
            </w:r>
          </w:ins>
        </w:p>
        <w:p w14:paraId="78224AB2" w14:textId="2208CF3E" w:rsidR="004945C5" w:rsidRDefault="004945C5">
          <w:pPr>
            <w:pStyle w:val="TOC2"/>
            <w:tabs>
              <w:tab w:val="right" w:leader="dot" w:pos="9350"/>
            </w:tabs>
            <w:rPr>
              <w:ins w:id="229" w:author="David Conklin" w:date="2021-11-05T12:07:00Z"/>
              <w:rFonts w:eastAsiaTheme="minorEastAsia"/>
              <w:noProof/>
            </w:rPr>
          </w:pPr>
          <w:ins w:id="23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"_Toc87006511"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Municipal water rights</w:t>
            </w:r>
            <w:r>
              <w:rPr>
                <w:noProof/>
                <w:webHidden/>
              </w:rPr>
              <w:tab/>
            </w:r>
            <w:r>
              <w:rPr>
                <w:noProof/>
                <w:webHidden/>
              </w:rPr>
              <w:fldChar w:fldCharType="begin"/>
            </w:r>
            <w:r>
              <w:rPr>
                <w:noProof/>
                <w:webHidden/>
              </w:rPr>
              <w:instrText xml:space="preserve"> PAGEREF _Toc87006511 \h </w:instrText>
            </w:r>
            <w:r>
              <w:rPr>
                <w:noProof/>
                <w:webHidden/>
              </w:rPr>
            </w:r>
          </w:ins>
          <w:r>
            <w:rPr>
              <w:noProof/>
              <w:webHidden/>
            </w:rPr>
            <w:fldChar w:fldCharType="separate"/>
          </w:r>
          <w:ins w:id="231" w:author="David Conklin" w:date="2021-11-05T12:07:00Z">
            <w:r>
              <w:rPr>
                <w:noProof/>
                <w:webHidden/>
              </w:rPr>
              <w:t>45</w:t>
            </w:r>
            <w:r>
              <w:rPr>
                <w:noProof/>
                <w:webHidden/>
              </w:rPr>
              <w:fldChar w:fldCharType="end"/>
            </w:r>
            <w:r w:rsidRPr="00355E7D">
              <w:rPr>
                <w:rStyle w:val="Hyperlink"/>
                <w:noProof/>
              </w:rPr>
              <w:fldChar w:fldCharType="end"/>
            </w:r>
          </w:ins>
        </w:p>
        <w:p w14:paraId="56988A85" w14:textId="18BCCED1" w:rsidR="004945C5" w:rsidRDefault="004945C5">
          <w:pPr>
            <w:pStyle w:val="TOC2"/>
            <w:tabs>
              <w:tab w:val="right" w:leader="dot" w:pos="9350"/>
            </w:tabs>
            <w:rPr>
              <w:ins w:id="232" w:author="David Conklin" w:date="2021-11-05T12:07:00Z"/>
              <w:rFonts w:eastAsiaTheme="minorEastAsia"/>
              <w:noProof/>
            </w:rPr>
          </w:pPr>
          <w:ins w:id="23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"_Toc87006512"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Reality check</w:t>
            </w:r>
            <w:r>
              <w:rPr>
                <w:noProof/>
                <w:webHidden/>
              </w:rPr>
              <w:tab/>
            </w:r>
            <w:r>
              <w:rPr>
                <w:noProof/>
                <w:webHidden/>
              </w:rPr>
              <w:fldChar w:fldCharType="begin"/>
            </w:r>
            <w:r>
              <w:rPr>
                <w:noProof/>
                <w:webHidden/>
              </w:rPr>
              <w:instrText xml:space="preserve"> PAGEREF _Toc87006512 \h </w:instrText>
            </w:r>
            <w:r>
              <w:rPr>
                <w:noProof/>
                <w:webHidden/>
              </w:rPr>
            </w:r>
          </w:ins>
          <w:r>
            <w:rPr>
              <w:noProof/>
              <w:webHidden/>
            </w:rPr>
            <w:fldChar w:fldCharType="separate"/>
          </w:r>
          <w:ins w:id="234" w:author="David Conklin" w:date="2021-11-05T12:07:00Z">
            <w:r>
              <w:rPr>
                <w:noProof/>
                <w:webHidden/>
              </w:rPr>
              <w:t>45</w:t>
            </w:r>
            <w:r>
              <w:rPr>
                <w:noProof/>
                <w:webHidden/>
              </w:rPr>
              <w:fldChar w:fldCharType="end"/>
            </w:r>
            <w:r w:rsidRPr="00355E7D">
              <w:rPr>
                <w:rStyle w:val="Hyperlink"/>
                <w:noProof/>
              </w:rPr>
              <w:fldChar w:fldCharType="end"/>
            </w:r>
          </w:ins>
        </w:p>
        <w:p w14:paraId="3506F3E6" w14:textId="255648F9" w:rsidR="004945C5" w:rsidRDefault="004945C5">
          <w:pPr>
            <w:pStyle w:val="TOC2"/>
            <w:tabs>
              <w:tab w:val="right" w:leader="dot" w:pos="9350"/>
            </w:tabs>
            <w:rPr>
              <w:ins w:id="235" w:author="David Conklin" w:date="2021-11-05T12:07:00Z"/>
              <w:rFonts w:eastAsiaTheme="minorEastAsia"/>
              <w:noProof/>
            </w:rPr>
          </w:pPr>
          <w:ins w:id="23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"_Toc87006513"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Inflows from springs</w:t>
            </w:r>
            <w:r>
              <w:rPr>
                <w:noProof/>
                <w:webHidden/>
              </w:rPr>
              <w:tab/>
            </w:r>
            <w:r>
              <w:rPr>
                <w:noProof/>
                <w:webHidden/>
              </w:rPr>
              <w:fldChar w:fldCharType="begin"/>
            </w:r>
            <w:r>
              <w:rPr>
                <w:noProof/>
                <w:webHidden/>
              </w:rPr>
              <w:instrText xml:space="preserve"> PAGEREF _Toc87006513 \h </w:instrText>
            </w:r>
            <w:r>
              <w:rPr>
                <w:noProof/>
                <w:webHidden/>
              </w:rPr>
            </w:r>
          </w:ins>
          <w:r>
            <w:rPr>
              <w:noProof/>
              <w:webHidden/>
            </w:rPr>
            <w:fldChar w:fldCharType="separate"/>
          </w:r>
          <w:ins w:id="237" w:author="David Conklin" w:date="2021-11-05T12:07:00Z">
            <w:r>
              <w:rPr>
                <w:noProof/>
                <w:webHidden/>
              </w:rPr>
              <w:t>47</w:t>
            </w:r>
            <w:r>
              <w:rPr>
                <w:noProof/>
                <w:webHidden/>
              </w:rPr>
              <w:fldChar w:fldCharType="end"/>
            </w:r>
            <w:r w:rsidRPr="00355E7D">
              <w:rPr>
                <w:rStyle w:val="Hyperlink"/>
                <w:noProof/>
              </w:rPr>
              <w:fldChar w:fldCharType="end"/>
            </w:r>
          </w:ins>
        </w:p>
        <w:p w14:paraId="66C78164" w14:textId="7584A883" w:rsidR="004945C5" w:rsidRDefault="004945C5">
          <w:pPr>
            <w:pStyle w:val="TOC2"/>
            <w:tabs>
              <w:tab w:val="right" w:leader="dot" w:pos="9350"/>
            </w:tabs>
            <w:rPr>
              <w:ins w:id="238" w:author="David Conklin" w:date="2021-11-05T12:07:00Z"/>
              <w:rFonts w:eastAsiaTheme="minorEastAsia"/>
              <w:noProof/>
            </w:rPr>
          </w:pPr>
          <w:ins w:id="23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"_Toc87006514"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Calibration and simulation skill</w:t>
            </w:r>
            <w:r>
              <w:rPr>
                <w:noProof/>
                <w:webHidden/>
              </w:rPr>
              <w:tab/>
            </w:r>
            <w:r>
              <w:rPr>
                <w:noProof/>
                <w:webHidden/>
              </w:rPr>
              <w:fldChar w:fldCharType="begin"/>
            </w:r>
            <w:r>
              <w:rPr>
                <w:noProof/>
                <w:webHidden/>
              </w:rPr>
              <w:instrText xml:space="preserve"> PAGEREF _Toc87006514 \h </w:instrText>
            </w:r>
            <w:r>
              <w:rPr>
                <w:noProof/>
                <w:webHidden/>
              </w:rPr>
            </w:r>
          </w:ins>
          <w:r>
            <w:rPr>
              <w:noProof/>
              <w:webHidden/>
            </w:rPr>
            <w:fldChar w:fldCharType="separate"/>
          </w:r>
          <w:ins w:id="240" w:author="David Conklin" w:date="2021-11-05T12:07:00Z">
            <w:r>
              <w:rPr>
                <w:noProof/>
                <w:webHidden/>
              </w:rPr>
              <w:t>47</w:t>
            </w:r>
            <w:r>
              <w:rPr>
                <w:noProof/>
                <w:webHidden/>
              </w:rPr>
              <w:fldChar w:fldCharType="end"/>
            </w:r>
            <w:r w:rsidRPr="00355E7D">
              <w:rPr>
                <w:rStyle w:val="Hyperlink"/>
                <w:noProof/>
              </w:rPr>
              <w:fldChar w:fldCharType="end"/>
            </w:r>
          </w:ins>
        </w:p>
        <w:p w14:paraId="0EBBB412" w14:textId="288AF2D0" w:rsidR="004945C5" w:rsidRDefault="004945C5">
          <w:pPr>
            <w:pStyle w:val="TOC2"/>
            <w:tabs>
              <w:tab w:val="right" w:leader="dot" w:pos="9350"/>
            </w:tabs>
            <w:rPr>
              <w:ins w:id="241" w:author="David Conklin" w:date="2021-11-05T12:07:00Z"/>
              <w:rFonts w:eastAsiaTheme="minorEastAsia"/>
              <w:noProof/>
            </w:rPr>
          </w:pPr>
          <w:ins w:id="242"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"_Toc87006515"</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_Toc87006515 \h </w:instrText>
            </w:r>
            <w:r>
              <w:rPr>
                <w:noProof/>
                <w:webHidden/>
              </w:rPr>
            </w:r>
          </w:ins>
          <w:r>
            <w:rPr>
              <w:noProof/>
              <w:webHidden/>
            </w:rPr>
            <w:fldChar w:fldCharType="separate"/>
          </w:r>
          <w:ins w:id="243" w:author="David Conklin" w:date="2021-11-05T12:07:00Z">
            <w:r>
              <w:rPr>
                <w:noProof/>
                <w:webHidden/>
              </w:rPr>
              <w:t>50</w:t>
            </w:r>
            <w:r>
              <w:rPr>
                <w:noProof/>
                <w:webHidden/>
              </w:rPr>
              <w:fldChar w:fldCharType="end"/>
            </w:r>
            <w:r w:rsidRPr="00355E7D">
              <w:rPr>
                <w:rStyle w:val="Hyperlink"/>
                <w:noProof/>
              </w:rPr>
              <w:fldChar w:fldCharType="end"/>
            </w:r>
          </w:ins>
        </w:p>
        <w:p w14:paraId="51F7C8BE" w14:textId="43774A89" w:rsidR="004945C5" w:rsidRDefault="004945C5">
          <w:pPr>
            <w:pStyle w:val="TOC2"/>
            <w:tabs>
              <w:tab w:val="right" w:leader="dot" w:pos="9350"/>
            </w:tabs>
            <w:rPr>
              <w:ins w:id="244" w:author="David Conklin" w:date="2021-11-05T12:07:00Z"/>
              <w:rFonts w:eastAsiaTheme="minorEastAsia"/>
              <w:noProof/>
            </w:rPr>
          </w:pPr>
          <w:ins w:id="24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"_Toc87006516"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_Toc87006516 \h </w:instrText>
            </w:r>
            <w:r>
              <w:rPr>
                <w:noProof/>
                <w:webHidden/>
              </w:rPr>
            </w:r>
          </w:ins>
          <w:r>
            <w:rPr>
              <w:noProof/>
              <w:webHidden/>
            </w:rPr>
            <w:fldChar w:fldCharType="separate"/>
          </w:r>
          <w:ins w:id="246" w:author="David Conklin" w:date="2021-11-05T12:07:00Z">
            <w:r>
              <w:rPr>
                <w:noProof/>
                <w:webHidden/>
              </w:rPr>
              <w:t>50</w:t>
            </w:r>
            <w:r>
              <w:rPr>
                <w:noProof/>
                <w:webHidden/>
              </w:rPr>
              <w:fldChar w:fldCharType="end"/>
            </w:r>
            <w:r w:rsidRPr="00355E7D">
              <w:rPr>
                <w:rStyle w:val="Hyperlink"/>
                <w:noProof/>
              </w:rPr>
              <w:fldChar w:fldCharType="end"/>
            </w:r>
          </w:ins>
        </w:p>
        <w:p w14:paraId="29DCEF53" w14:textId="1B4E2429" w:rsidR="004945C5" w:rsidRDefault="004945C5">
          <w:pPr>
            <w:pStyle w:val="TOC1"/>
            <w:tabs>
              <w:tab w:val="right" w:leader="dot" w:pos="9350"/>
            </w:tabs>
            <w:rPr>
              <w:ins w:id="247" w:author="David Conklin" w:date="2021-11-05T12:07:00Z"/>
              <w:rFonts w:eastAsiaTheme="minorEastAsia"/>
              <w:noProof/>
            </w:rPr>
          </w:pPr>
          <w:ins w:id="24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"_Toc87006517"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McKenzie Basin Wetlands Study</w:t>
            </w:r>
            <w:r>
              <w:rPr>
                <w:noProof/>
                <w:webHidden/>
              </w:rPr>
              <w:tab/>
            </w:r>
            <w:r>
              <w:rPr>
                <w:noProof/>
                <w:webHidden/>
              </w:rPr>
              <w:fldChar w:fldCharType="begin"/>
            </w:r>
            <w:r>
              <w:rPr>
                <w:noProof/>
                <w:webHidden/>
              </w:rPr>
              <w:instrText xml:space="preserve"> PAGEREF _Toc87006517 \h </w:instrText>
            </w:r>
            <w:r>
              <w:rPr>
                <w:noProof/>
                <w:webHidden/>
              </w:rPr>
            </w:r>
          </w:ins>
          <w:r>
            <w:rPr>
              <w:noProof/>
              <w:webHidden/>
            </w:rPr>
            <w:fldChar w:fldCharType="separate"/>
          </w:r>
          <w:ins w:id="249" w:author="David Conklin" w:date="2021-11-05T12:07:00Z">
            <w:r>
              <w:rPr>
                <w:noProof/>
                <w:webHidden/>
              </w:rPr>
              <w:t>53</w:t>
            </w:r>
            <w:r>
              <w:rPr>
                <w:noProof/>
                <w:webHidden/>
              </w:rPr>
              <w:fldChar w:fldCharType="end"/>
            </w:r>
            <w:r w:rsidRPr="00355E7D">
              <w:rPr>
                <w:rStyle w:val="Hyperlink"/>
                <w:noProof/>
              </w:rPr>
              <w:fldChar w:fldCharType="end"/>
            </w:r>
          </w:ins>
        </w:p>
        <w:p w14:paraId="1BD615E0" w14:textId="3763184F" w:rsidR="004945C5" w:rsidRDefault="004945C5">
          <w:pPr>
            <w:pStyle w:val="TOC2"/>
            <w:tabs>
              <w:tab w:val="right" w:leader="dot" w:pos="9350"/>
            </w:tabs>
            <w:rPr>
              <w:ins w:id="250" w:author="David Conklin" w:date="2021-11-05T12:07:00Z"/>
              <w:rFonts w:eastAsiaTheme="minorEastAsia"/>
              <w:noProof/>
            </w:rPr>
          </w:pPr>
          <w:ins w:id="25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"_Toc87006518"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Project Overview</w:t>
            </w:r>
            <w:r>
              <w:rPr>
                <w:noProof/>
                <w:webHidden/>
              </w:rPr>
              <w:tab/>
            </w:r>
            <w:r>
              <w:rPr>
                <w:noProof/>
                <w:webHidden/>
              </w:rPr>
              <w:fldChar w:fldCharType="begin"/>
            </w:r>
            <w:r>
              <w:rPr>
                <w:noProof/>
                <w:webHidden/>
              </w:rPr>
              <w:instrText xml:space="preserve"> PAGEREF _Toc87006518 \h </w:instrText>
            </w:r>
            <w:r>
              <w:rPr>
                <w:noProof/>
                <w:webHidden/>
              </w:rPr>
            </w:r>
          </w:ins>
          <w:r>
            <w:rPr>
              <w:noProof/>
              <w:webHidden/>
            </w:rPr>
            <w:fldChar w:fldCharType="separate"/>
          </w:r>
          <w:ins w:id="252" w:author="David Conklin" w:date="2021-11-05T12:07:00Z">
            <w:r>
              <w:rPr>
                <w:noProof/>
                <w:webHidden/>
              </w:rPr>
              <w:t>53</w:t>
            </w:r>
            <w:r>
              <w:rPr>
                <w:noProof/>
                <w:webHidden/>
              </w:rPr>
              <w:fldChar w:fldCharType="end"/>
            </w:r>
            <w:r w:rsidRPr="00355E7D">
              <w:rPr>
                <w:rStyle w:val="Hyperlink"/>
                <w:noProof/>
              </w:rPr>
              <w:fldChar w:fldCharType="end"/>
            </w:r>
          </w:ins>
        </w:p>
        <w:p w14:paraId="7F11FA3A" w14:textId="2308202A" w:rsidR="004945C5" w:rsidRDefault="004945C5">
          <w:pPr>
            <w:pStyle w:val="TOC2"/>
            <w:tabs>
              <w:tab w:val="right" w:leader="dot" w:pos="9350"/>
            </w:tabs>
            <w:rPr>
              <w:ins w:id="253" w:author="David Conklin" w:date="2021-11-05T12:07:00Z"/>
              <w:rFonts w:eastAsiaTheme="minorEastAsia"/>
              <w:noProof/>
            </w:rPr>
          </w:pPr>
          <w:ins w:id="25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"_Toc87006519"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Model and Simulation Overview</w:t>
            </w:r>
            <w:r>
              <w:rPr>
                <w:noProof/>
                <w:webHidden/>
              </w:rPr>
              <w:tab/>
            </w:r>
            <w:r>
              <w:rPr>
                <w:noProof/>
                <w:webHidden/>
              </w:rPr>
              <w:fldChar w:fldCharType="begin"/>
            </w:r>
            <w:r>
              <w:rPr>
                <w:noProof/>
                <w:webHidden/>
              </w:rPr>
              <w:instrText xml:space="preserve"> PAGEREF _Toc87006519 \h </w:instrText>
            </w:r>
            <w:r>
              <w:rPr>
                <w:noProof/>
                <w:webHidden/>
              </w:rPr>
            </w:r>
          </w:ins>
          <w:r>
            <w:rPr>
              <w:noProof/>
              <w:webHidden/>
            </w:rPr>
            <w:fldChar w:fldCharType="separate"/>
          </w:r>
          <w:ins w:id="255" w:author="David Conklin" w:date="2021-11-05T12:07:00Z">
            <w:r>
              <w:rPr>
                <w:noProof/>
                <w:webHidden/>
              </w:rPr>
              <w:t>55</w:t>
            </w:r>
            <w:r>
              <w:rPr>
                <w:noProof/>
                <w:webHidden/>
              </w:rPr>
              <w:fldChar w:fldCharType="end"/>
            </w:r>
            <w:r w:rsidRPr="00355E7D">
              <w:rPr>
                <w:rStyle w:val="Hyperlink"/>
                <w:noProof/>
              </w:rPr>
              <w:fldChar w:fldCharType="end"/>
            </w:r>
          </w:ins>
        </w:p>
        <w:p w14:paraId="6FB98AB0" w14:textId="2D553D67" w:rsidR="004945C5" w:rsidRDefault="004945C5">
          <w:pPr>
            <w:pStyle w:val="TOC2"/>
            <w:tabs>
              <w:tab w:val="right" w:leader="dot" w:pos="9350"/>
            </w:tabs>
            <w:rPr>
              <w:ins w:id="256" w:author="David Conklin" w:date="2021-11-05T12:07:00Z"/>
              <w:rFonts w:eastAsiaTheme="minorEastAsia"/>
              <w:noProof/>
            </w:rPr>
          </w:pPr>
          <w:ins w:id="257"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"_Toc87006520"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_Toc87006520 \h </w:instrText>
            </w:r>
            <w:r>
              <w:rPr>
                <w:noProof/>
                <w:webHidden/>
              </w:rPr>
            </w:r>
          </w:ins>
          <w:r>
            <w:rPr>
              <w:noProof/>
              <w:webHidden/>
            </w:rPr>
            <w:fldChar w:fldCharType="separate"/>
          </w:r>
          <w:ins w:id="258" w:author="David Conklin" w:date="2021-11-05T12:07:00Z">
            <w:r>
              <w:rPr>
                <w:noProof/>
                <w:webHidden/>
              </w:rPr>
              <w:t>56</w:t>
            </w:r>
            <w:r>
              <w:rPr>
                <w:noProof/>
                <w:webHidden/>
              </w:rPr>
              <w:fldChar w:fldCharType="end"/>
            </w:r>
            <w:r w:rsidRPr="00355E7D">
              <w:rPr>
                <w:rStyle w:val="Hyperlink"/>
                <w:noProof/>
              </w:rPr>
              <w:fldChar w:fldCharType="end"/>
            </w:r>
          </w:ins>
        </w:p>
        <w:p w14:paraId="3C0A7973" w14:textId="6203864A" w:rsidR="004945C5" w:rsidRDefault="004945C5">
          <w:pPr>
            <w:pStyle w:val="TOC2"/>
            <w:tabs>
              <w:tab w:val="right" w:leader="dot" w:pos="9350"/>
            </w:tabs>
            <w:rPr>
              <w:ins w:id="259" w:author="David Conklin" w:date="2021-11-05T12:07:00Z"/>
              <w:rFonts w:eastAsiaTheme="minorEastAsia"/>
              <w:noProof/>
            </w:rPr>
          </w:pPr>
          <w:ins w:id="26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"_Toc87006521"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Data changes for better representation of wetlands</w:t>
            </w:r>
            <w:r>
              <w:rPr>
                <w:noProof/>
                <w:webHidden/>
              </w:rPr>
              <w:tab/>
            </w:r>
            <w:r>
              <w:rPr>
                <w:noProof/>
                <w:webHidden/>
              </w:rPr>
              <w:fldChar w:fldCharType="begin"/>
            </w:r>
            <w:r>
              <w:rPr>
                <w:noProof/>
                <w:webHidden/>
              </w:rPr>
              <w:instrText xml:space="preserve"> PAGEREF _Toc87006521 \h </w:instrText>
            </w:r>
            <w:r>
              <w:rPr>
                <w:noProof/>
                <w:webHidden/>
              </w:rPr>
            </w:r>
          </w:ins>
          <w:r>
            <w:rPr>
              <w:noProof/>
              <w:webHidden/>
            </w:rPr>
            <w:fldChar w:fldCharType="separate"/>
          </w:r>
          <w:ins w:id="261" w:author="David Conklin" w:date="2021-11-05T12:07:00Z">
            <w:r>
              <w:rPr>
                <w:noProof/>
                <w:webHidden/>
              </w:rPr>
              <w:t>56</w:t>
            </w:r>
            <w:r>
              <w:rPr>
                <w:noProof/>
                <w:webHidden/>
              </w:rPr>
              <w:fldChar w:fldCharType="end"/>
            </w:r>
            <w:r w:rsidRPr="00355E7D">
              <w:rPr>
                <w:rStyle w:val="Hyperlink"/>
                <w:noProof/>
              </w:rPr>
              <w:fldChar w:fldCharType="end"/>
            </w:r>
          </w:ins>
        </w:p>
        <w:p w14:paraId="78E1FFD3" w14:textId="78777D17" w:rsidR="004945C5" w:rsidRDefault="004945C5">
          <w:pPr>
            <w:pStyle w:val="TOC2"/>
            <w:tabs>
              <w:tab w:val="right" w:leader="dot" w:pos="9350"/>
            </w:tabs>
            <w:rPr>
              <w:ins w:id="262" w:author="David Conklin" w:date="2021-11-05T12:07:00Z"/>
              <w:rFonts w:eastAsiaTheme="minorEastAsia"/>
              <w:noProof/>
            </w:rPr>
          </w:pPr>
          <w:ins w:id="26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"_Toc87006522"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Projection, Calendar, and Units</w:t>
            </w:r>
            <w:r>
              <w:rPr>
                <w:noProof/>
                <w:webHidden/>
              </w:rPr>
              <w:tab/>
            </w:r>
            <w:r>
              <w:rPr>
                <w:noProof/>
                <w:webHidden/>
              </w:rPr>
              <w:fldChar w:fldCharType="begin"/>
            </w:r>
            <w:r>
              <w:rPr>
                <w:noProof/>
                <w:webHidden/>
              </w:rPr>
              <w:instrText xml:space="preserve"> PAGEREF _Toc87006522 \h </w:instrText>
            </w:r>
            <w:r>
              <w:rPr>
                <w:noProof/>
                <w:webHidden/>
              </w:rPr>
            </w:r>
          </w:ins>
          <w:r>
            <w:rPr>
              <w:noProof/>
              <w:webHidden/>
            </w:rPr>
            <w:fldChar w:fldCharType="separate"/>
          </w:r>
          <w:ins w:id="264" w:author="David Conklin" w:date="2021-11-05T12:07:00Z">
            <w:r>
              <w:rPr>
                <w:noProof/>
                <w:webHidden/>
              </w:rPr>
              <w:t>57</w:t>
            </w:r>
            <w:r>
              <w:rPr>
                <w:noProof/>
                <w:webHidden/>
              </w:rPr>
              <w:fldChar w:fldCharType="end"/>
            </w:r>
            <w:r w:rsidRPr="00355E7D">
              <w:rPr>
                <w:rStyle w:val="Hyperlink"/>
                <w:noProof/>
              </w:rPr>
              <w:fldChar w:fldCharType="end"/>
            </w:r>
          </w:ins>
        </w:p>
        <w:p w14:paraId="112033B2" w14:textId="6CC91D27" w:rsidR="004945C5" w:rsidRDefault="004945C5">
          <w:pPr>
            <w:pStyle w:val="TOC2"/>
            <w:tabs>
              <w:tab w:val="right" w:leader="dot" w:pos="9350"/>
            </w:tabs>
            <w:rPr>
              <w:ins w:id="265" w:author="David Conklin" w:date="2021-11-05T12:07:00Z"/>
              <w:rFonts w:eastAsiaTheme="minorEastAsia"/>
              <w:noProof/>
            </w:rPr>
          </w:pPr>
          <w:ins w:id="26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"_Toc87006523"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Simulation of changes in wetlands over time</w:t>
            </w:r>
            <w:r>
              <w:rPr>
                <w:noProof/>
                <w:webHidden/>
              </w:rPr>
              <w:tab/>
            </w:r>
            <w:r>
              <w:rPr>
                <w:noProof/>
                <w:webHidden/>
              </w:rPr>
              <w:fldChar w:fldCharType="begin"/>
            </w:r>
            <w:r>
              <w:rPr>
                <w:noProof/>
                <w:webHidden/>
              </w:rPr>
              <w:instrText xml:space="preserve"> PAGEREF _Toc87006523 \h </w:instrText>
            </w:r>
            <w:r>
              <w:rPr>
                <w:noProof/>
                <w:webHidden/>
              </w:rPr>
            </w:r>
          </w:ins>
          <w:r>
            <w:rPr>
              <w:noProof/>
              <w:webHidden/>
            </w:rPr>
            <w:fldChar w:fldCharType="separate"/>
          </w:r>
          <w:ins w:id="267" w:author="David Conklin" w:date="2021-11-05T12:07:00Z">
            <w:r>
              <w:rPr>
                <w:noProof/>
                <w:webHidden/>
              </w:rPr>
              <w:t>57</w:t>
            </w:r>
            <w:r>
              <w:rPr>
                <w:noProof/>
                <w:webHidden/>
              </w:rPr>
              <w:fldChar w:fldCharType="end"/>
            </w:r>
            <w:r w:rsidRPr="00355E7D">
              <w:rPr>
                <w:rStyle w:val="Hyperlink"/>
                <w:noProof/>
              </w:rPr>
              <w:fldChar w:fldCharType="end"/>
            </w:r>
          </w:ins>
        </w:p>
        <w:p w14:paraId="1B6BF8D3" w14:textId="01C2F4F4" w:rsidR="004945C5" w:rsidRDefault="004945C5">
          <w:pPr>
            <w:pStyle w:val="TOC2"/>
            <w:tabs>
              <w:tab w:val="right" w:leader="dot" w:pos="9350"/>
            </w:tabs>
            <w:rPr>
              <w:ins w:id="268" w:author="David Conklin" w:date="2021-11-05T12:07:00Z"/>
              <w:rFonts w:eastAsiaTheme="minorEastAsia"/>
              <w:noProof/>
            </w:rPr>
          </w:pPr>
          <w:ins w:id="26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"_Toc87006524"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How wetlands are represented in the model</w:t>
            </w:r>
            <w:r>
              <w:rPr>
                <w:noProof/>
                <w:webHidden/>
              </w:rPr>
              <w:tab/>
            </w:r>
            <w:r>
              <w:rPr>
                <w:noProof/>
                <w:webHidden/>
              </w:rPr>
              <w:fldChar w:fldCharType="begin"/>
            </w:r>
            <w:r>
              <w:rPr>
                <w:noProof/>
                <w:webHidden/>
              </w:rPr>
              <w:instrText xml:space="preserve"> PAGEREF _Toc87006524 \h </w:instrText>
            </w:r>
            <w:r>
              <w:rPr>
                <w:noProof/>
                <w:webHidden/>
              </w:rPr>
            </w:r>
          </w:ins>
          <w:r>
            <w:rPr>
              <w:noProof/>
              <w:webHidden/>
            </w:rPr>
            <w:fldChar w:fldCharType="separate"/>
          </w:r>
          <w:ins w:id="270" w:author="David Conklin" w:date="2021-11-05T12:07:00Z">
            <w:r>
              <w:rPr>
                <w:noProof/>
                <w:webHidden/>
              </w:rPr>
              <w:t>57</w:t>
            </w:r>
            <w:r>
              <w:rPr>
                <w:noProof/>
                <w:webHidden/>
              </w:rPr>
              <w:fldChar w:fldCharType="end"/>
            </w:r>
            <w:r w:rsidRPr="00355E7D">
              <w:rPr>
                <w:rStyle w:val="Hyperlink"/>
                <w:noProof/>
              </w:rPr>
              <w:fldChar w:fldCharType="end"/>
            </w:r>
          </w:ins>
        </w:p>
        <w:p w14:paraId="1835833B" w14:textId="103483A5" w:rsidR="004945C5" w:rsidRDefault="004945C5">
          <w:pPr>
            <w:pStyle w:val="TOC2"/>
            <w:tabs>
              <w:tab w:val="right" w:leader="dot" w:pos="9350"/>
            </w:tabs>
            <w:rPr>
              <w:ins w:id="271" w:author="David Conklin" w:date="2021-11-05T12:07:00Z"/>
              <w:rFonts w:eastAsiaTheme="minorEastAsia"/>
              <w:noProof/>
            </w:rPr>
          </w:pPr>
          <w:ins w:id="272"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"_Toc87006525"</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 Wetland class and Wetland objects in the C++ code</w:t>
            </w:r>
            <w:r>
              <w:rPr>
                <w:noProof/>
                <w:webHidden/>
              </w:rPr>
              <w:tab/>
            </w:r>
            <w:r>
              <w:rPr>
                <w:noProof/>
                <w:webHidden/>
              </w:rPr>
              <w:fldChar w:fldCharType="begin"/>
            </w:r>
            <w:r>
              <w:rPr>
                <w:noProof/>
                <w:webHidden/>
              </w:rPr>
              <w:instrText xml:space="preserve"> PAGEREF _Toc87006525 \h </w:instrText>
            </w:r>
            <w:r>
              <w:rPr>
                <w:noProof/>
                <w:webHidden/>
              </w:rPr>
            </w:r>
          </w:ins>
          <w:r>
            <w:rPr>
              <w:noProof/>
              <w:webHidden/>
            </w:rPr>
            <w:fldChar w:fldCharType="separate"/>
          </w:r>
          <w:ins w:id="273" w:author="David Conklin" w:date="2021-11-05T12:07:00Z">
            <w:r>
              <w:rPr>
                <w:noProof/>
                <w:webHidden/>
              </w:rPr>
              <w:t>59</w:t>
            </w:r>
            <w:r>
              <w:rPr>
                <w:noProof/>
                <w:webHidden/>
              </w:rPr>
              <w:fldChar w:fldCharType="end"/>
            </w:r>
            <w:r w:rsidRPr="00355E7D">
              <w:rPr>
                <w:rStyle w:val="Hyperlink"/>
                <w:noProof/>
              </w:rPr>
              <w:fldChar w:fldCharType="end"/>
            </w:r>
          </w:ins>
        </w:p>
        <w:p w14:paraId="57F83A56" w14:textId="32D8D7E2" w:rsidR="004945C5" w:rsidRDefault="004945C5">
          <w:pPr>
            <w:pStyle w:val="TOC2"/>
            <w:tabs>
              <w:tab w:val="right" w:leader="dot" w:pos="9350"/>
            </w:tabs>
            <w:rPr>
              <w:ins w:id="274" w:author="David Conklin" w:date="2021-11-05T12:07:00Z"/>
              <w:rFonts w:eastAsiaTheme="minorEastAsia"/>
              <w:noProof/>
            </w:rPr>
          </w:pPr>
          <w:ins w:id="27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"_Toc87006526"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Topology of wetlands, HRUs, IDUs, and reaches</w:t>
            </w:r>
            <w:r>
              <w:rPr>
                <w:noProof/>
                <w:webHidden/>
              </w:rPr>
              <w:tab/>
            </w:r>
            <w:r>
              <w:rPr>
                <w:noProof/>
                <w:webHidden/>
              </w:rPr>
              <w:fldChar w:fldCharType="begin"/>
            </w:r>
            <w:r>
              <w:rPr>
                <w:noProof/>
                <w:webHidden/>
              </w:rPr>
              <w:instrText xml:space="preserve"> PAGEREF _Toc87006526 \h </w:instrText>
            </w:r>
            <w:r>
              <w:rPr>
                <w:noProof/>
                <w:webHidden/>
              </w:rPr>
            </w:r>
          </w:ins>
          <w:r>
            <w:rPr>
              <w:noProof/>
              <w:webHidden/>
            </w:rPr>
            <w:fldChar w:fldCharType="separate"/>
          </w:r>
          <w:ins w:id="276" w:author="David Conklin" w:date="2021-11-05T12:07:00Z">
            <w:r>
              <w:rPr>
                <w:noProof/>
                <w:webHidden/>
              </w:rPr>
              <w:t>59</w:t>
            </w:r>
            <w:r>
              <w:rPr>
                <w:noProof/>
                <w:webHidden/>
              </w:rPr>
              <w:fldChar w:fldCharType="end"/>
            </w:r>
            <w:r w:rsidRPr="00355E7D">
              <w:rPr>
                <w:rStyle w:val="Hyperlink"/>
                <w:noProof/>
              </w:rPr>
              <w:fldChar w:fldCharType="end"/>
            </w:r>
          </w:ins>
        </w:p>
        <w:p w14:paraId="68E2CF27" w14:textId="48DF6309" w:rsidR="004945C5" w:rsidRDefault="004945C5">
          <w:pPr>
            <w:pStyle w:val="TOC2"/>
            <w:tabs>
              <w:tab w:val="right" w:leader="dot" w:pos="9350"/>
            </w:tabs>
            <w:rPr>
              <w:ins w:id="277" w:author="David Conklin" w:date="2021-11-05T12:07:00Z"/>
              <w:rFonts w:eastAsiaTheme="minorEastAsia"/>
              <w:noProof/>
            </w:rPr>
          </w:pPr>
          <w:ins w:id="27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"_Toc87006527"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Attributes of interest in the wetlands study</w:t>
            </w:r>
            <w:r>
              <w:rPr>
                <w:noProof/>
                <w:webHidden/>
              </w:rPr>
              <w:tab/>
            </w:r>
            <w:r>
              <w:rPr>
                <w:noProof/>
                <w:webHidden/>
              </w:rPr>
              <w:fldChar w:fldCharType="begin"/>
            </w:r>
            <w:r>
              <w:rPr>
                <w:noProof/>
                <w:webHidden/>
              </w:rPr>
              <w:instrText xml:space="preserve"> PAGEREF _Toc87006527 \h </w:instrText>
            </w:r>
            <w:r>
              <w:rPr>
                <w:noProof/>
                <w:webHidden/>
              </w:rPr>
            </w:r>
          </w:ins>
          <w:r>
            <w:rPr>
              <w:noProof/>
              <w:webHidden/>
            </w:rPr>
            <w:fldChar w:fldCharType="separate"/>
          </w:r>
          <w:ins w:id="279" w:author="David Conklin" w:date="2021-11-05T12:07:00Z">
            <w:r>
              <w:rPr>
                <w:noProof/>
                <w:webHidden/>
              </w:rPr>
              <w:t>59</w:t>
            </w:r>
            <w:r>
              <w:rPr>
                <w:noProof/>
                <w:webHidden/>
              </w:rPr>
              <w:fldChar w:fldCharType="end"/>
            </w:r>
            <w:r w:rsidRPr="00355E7D">
              <w:rPr>
                <w:rStyle w:val="Hyperlink"/>
                <w:noProof/>
              </w:rPr>
              <w:fldChar w:fldCharType="end"/>
            </w:r>
          </w:ins>
        </w:p>
        <w:p w14:paraId="60320A2B" w14:textId="0BD6B5C7" w:rsidR="004945C5" w:rsidRDefault="004945C5">
          <w:pPr>
            <w:pStyle w:val="TOC2"/>
            <w:tabs>
              <w:tab w:val="right" w:leader="dot" w:pos="9350"/>
            </w:tabs>
            <w:rPr>
              <w:ins w:id="280" w:author="David Conklin" w:date="2021-11-05T12:07:00Z"/>
              <w:rFonts w:eastAsiaTheme="minorEastAsia"/>
              <w:noProof/>
            </w:rPr>
          </w:pPr>
          <w:ins w:id="28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"_Toc87006528"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A WETNESS attribute</w:t>
            </w:r>
            <w:r>
              <w:rPr>
                <w:noProof/>
                <w:webHidden/>
              </w:rPr>
              <w:tab/>
            </w:r>
            <w:r>
              <w:rPr>
                <w:noProof/>
                <w:webHidden/>
              </w:rPr>
              <w:fldChar w:fldCharType="begin"/>
            </w:r>
            <w:r>
              <w:rPr>
                <w:noProof/>
                <w:webHidden/>
              </w:rPr>
              <w:instrText xml:space="preserve"> PAGEREF _Toc87006528 \h </w:instrText>
            </w:r>
            <w:r>
              <w:rPr>
                <w:noProof/>
                <w:webHidden/>
              </w:rPr>
            </w:r>
          </w:ins>
          <w:r>
            <w:rPr>
              <w:noProof/>
              <w:webHidden/>
            </w:rPr>
            <w:fldChar w:fldCharType="separate"/>
          </w:r>
          <w:ins w:id="282" w:author="David Conklin" w:date="2021-11-05T12:07:00Z">
            <w:r>
              <w:rPr>
                <w:noProof/>
                <w:webHidden/>
              </w:rPr>
              <w:t>59</w:t>
            </w:r>
            <w:r>
              <w:rPr>
                <w:noProof/>
                <w:webHidden/>
              </w:rPr>
              <w:fldChar w:fldCharType="end"/>
            </w:r>
            <w:r w:rsidRPr="00355E7D">
              <w:rPr>
                <w:rStyle w:val="Hyperlink"/>
                <w:noProof/>
              </w:rPr>
              <w:fldChar w:fldCharType="end"/>
            </w:r>
          </w:ins>
        </w:p>
        <w:p w14:paraId="7ABD0F40" w14:textId="4E55FBB2" w:rsidR="004945C5" w:rsidRDefault="004945C5">
          <w:pPr>
            <w:pStyle w:val="TOC2"/>
            <w:tabs>
              <w:tab w:val="right" w:leader="dot" w:pos="9350"/>
            </w:tabs>
            <w:rPr>
              <w:ins w:id="283" w:author="David Conklin" w:date="2021-11-05T12:07:00Z"/>
              <w:rFonts w:eastAsiaTheme="minorEastAsia"/>
              <w:noProof/>
            </w:rPr>
          </w:pPr>
          <w:ins w:id="28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"_Toc87006529"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_Toc87006529 \h </w:instrText>
            </w:r>
            <w:r>
              <w:rPr>
                <w:noProof/>
                <w:webHidden/>
              </w:rPr>
            </w:r>
          </w:ins>
          <w:r>
            <w:rPr>
              <w:noProof/>
              <w:webHidden/>
            </w:rPr>
            <w:fldChar w:fldCharType="separate"/>
          </w:r>
          <w:ins w:id="285" w:author="David Conklin" w:date="2021-11-05T12:07:00Z">
            <w:r>
              <w:rPr>
                <w:noProof/>
                <w:webHidden/>
              </w:rPr>
              <w:t>60</w:t>
            </w:r>
            <w:r>
              <w:rPr>
                <w:noProof/>
                <w:webHidden/>
              </w:rPr>
              <w:fldChar w:fldCharType="end"/>
            </w:r>
            <w:r w:rsidRPr="00355E7D">
              <w:rPr>
                <w:rStyle w:val="Hyperlink"/>
                <w:noProof/>
              </w:rPr>
              <w:fldChar w:fldCharType="end"/>
            </w:r>
          </w:ins>
        </w:p>
        <w:p w14:paraId="41FEFF37" w14:textId="69F0D2C1" w:rsidR="004945C5" w:rsidRDefault="004945C5">
          <w:pPr>
            <w:pStyle w:val="TOC3"/>
            <w:tabs>
              <w:tab w:val="right" w:leader="dot" w:pos="9350"/>
            </w:tabs>
            <w:rPr>
              <w:ins w:id="286" w:author="David Conklin" w:date="2021-11-05T12:07:00Z"/>
              <w:rFonts w:eastAsiaTheme="minorEastAsia"/>
              <w:noProof/>
            </w:rPr>
          </w:pPr>
          <w:ins w:id="287"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"_Toc87006530"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Wetland IDU parameters</w:t>
            </w:r>
            <w:r>
              <w:rPr>
                <w:noProof/>
                <w:webHidden/>
              </w:rPr>
              <w:tab/>
            </w:r>
            <w:r>
              <w:rPr>
                <w:noProof/>
                <w:webHidden/>
              </w:rPr>
              <w:fldChar w:fldCharType="begin"/>
            </w:r>
            <w:r>
              <w:rPr>
                <w:noProof/>
                <w:webHidden/>
              </w:rPr>
              <w:instrText xml:space="preserve"> PAGEREF _Toc87006530 \h </w:instrText>
            </w:r>
            <w:r>
              <w:rPr>
                <w:noProof/>
                <w:webHidden/>
              </w:rPr>
            </w:r>
          </w:ins>
          <w:r>
            <w:rPr>
              <w:noProof/>
              <w:webHidden/>
            </w:rPr>
            <w:fldChar w:fldCharType="separate"/>
          </w:r>
          <w:ins w:id="288" w:author="David Conklin" w:date="2021-11-05T12:07:00Z">
            <w:r>
              <w:rPr>
                <w:noProof/>
                <w:webHidden/>
              </w:rPr>
              <w:t>61</w:t>
            </w:r>
            <w:r>
              <w:rPr>
                <w:noProof/>
                <w:webHidden/>
              </w:rPr>
              <w:fldChar w:fldCharType="end"/>
            </w:r>
            <w:r w:rsidRPr="00355E7D">
              <w:rPr>
                <w:rStyle w:val="Hyperlink"/>
                <w:noProof/>
              </w:rPr>
              <w:fldChar w:fldCharType="end"/>
            </w:r>
          </w:ins>
        </w:p>
        <w:p w14:paraId="6E91A949" w14:textId="6220E718" w:rsidR="004945C5" w:rsidRDefault="004945C5">
          <w:pPr>
            <w:pStyle w:val="TOC3"/>
            <w:tabs>
              <w:tab w:val="right" w:leader="dot" w:pos="9350"/>
            </w:tabs>
            <w:rPr>
              <w:ins w:id="289" w:author="David Conklin" w:date="2021-11-05T12:07:00Z"/>
              <w:rFonts w:eastAsiaTheme="minorEastAsia"/>
              <w:noProof/>
            </w:rPr>
          </w:pPr>
          <w:ins w:id="29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"_Toc87006531"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Reach parameters</w:t>
            </w:r>
            <w:r>
              <w:rPr>
                <w:noProof/>
                <w:webHidden/>
              </w:rPr>
              <w:tab/>
            </w:r>
            <w:r>
              <w:rPr>
                <w:noProof/>
                <w:webHidden/>
              </w:rPr>
              <w:fldChar w:fldCharType="begin"/>
            </w:r>
            <w:r>
              <w:rPr>
                <w:noProof/>
                <w:webHidden/>
              </w:rPr>
              <w:instrText xml:space="preserve"> PAGEREF _Toc87006531 \h </w:instrText>
            </w:r>
            <w:r>
              <w:rPr>
                <w:noProof/>
                <w:webHidden/>
              </w:rPr>
            </w:r>
          </w:ins>
          <w:r>
            <w:rPr>
              <w:noProof/>
              <w:webHidden/>
            </w:rPr>
            <w:fldChar w:fldCharType="separate"/>
          </w:r>
          <w:ins w:id="291" w:author="David Conklin" w:date="2021-11-05T12:07:00Z">
            <w:r>
              <w:rPr>
                <w:noProof/>
                <w:webHidden/>
              </w:rPr>
              <w:t>61</w:t>
            </w:r>
            <w:r>
              <w:rPr>
                <w:noProof/>
                <w:webHidden/>
              </w:rPr>
              <w:fldChar w:fldCharType="end"/>
            </w:r>
            <w:r w:rsidRPr="00355E7D">
              <w:rPr>
                <w:rStyle w:val="Hyperlink"/>
                <w:noProof/>
              </w:rPr>
              <w:fldChar w:fldCharType="end"/>
            </w:r>
          </w:ins>
        </w:p>
        <w:p w14:paraId="65183A39" w14:textId="7CB9CC80" w:rsidR="004945C5" w:rsidRDefault="004945C5">
          <w:pPr>
            <w:pStyle w:val="TOC2"/>
            <w:tabs>
              <w:tab w:val="right" w:leader="dot" w:pos="9350"/>
            </w:tabs>
            <w:rPr>
              <w:ins w:id="292" w:author="David Conklin" w:date="2021-11-05T12:07:00Z"/>
              <w:rFonts w:eastAsiaTheme="minorEastAsia"/>
              <w:noProof/>
            </w:rPr>
          </w:pPr>
          <w:ins w:id="29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"_Toc87006532"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_Toc87006532 \h </w:instrText>
            </w:r>
            <w:r>
              <w:rPr>
                <w:noProof/>
                <w:webHidden/>
              </w:rPr>
            </w:r>
          </w:ins>
          <w:r>
            <w:rPr>
              <w:noProof/>
              <w:webHidden/>
            </w:rPr>
            <w:fldChar w:fldCharType="separate"/>
          </w:r>
          <w:ins w:id="294" w:author="David Conklin" w:date="2021-11-05T12:07:00Z">
            <w:r>
              <w:rPr>
                <w:noProof/>
                <w:webHidden/>
              </w:rPr>
              <w:t>61</w:t>
            </w:r>
            <w:r>
              <w:rPr>
                <w:noProof/>
                <w:webHidden/>
              </w:rPr>
              <w:fldChar w:fldCharType="end"/>
            </w:r>
            <w:r w:rsidRPr="00355E7D">
              <w:rPr>
                <w:rStyle w:val="Hyperlink"/>
                <w:noProof/>
              </w:rPr>
              <w:fldChar w:fldCharType="end"/>
            </w:r>
          </w:ins>
        </w:p>
        <w:p w14:paraId="6D7E7B57" w14:textId="249A7B86" w:rsidR="004945C5" w:rsidRDefault="004945C5">
          <w:pPr>
            <w:pStyle w:val="TOC2"/>
            <w:tabs>
              <w:tab w:val="right" w:leader="dot" w:pos="9350"/>
            </w:tabs>
            <w:rPr>
              <w:ins w:id="295" w:author="David Conklin" w:date="2021-11-05T12:07:00Z"/>
              <w:rFonts w:eastAsiaTheme="minorEastAsia"/>
              <w:noProof/>
            </w:rPr>
          </w:pPr>
          <w:ins w:id="29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"_Toc87006533"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Standing water temperature</w:t>
            </w:r>
            <w:r>
              <w:rPr>
                <w:noProof/>
                <w:webHidden/>
              </w:rPr>
              <w:tab/>
            </w:r>
            <w:r>
              <w:rPr>
                <w:noProof/>
                <w:webHidden/>
              </w:rPr>
              <w:fldChar w:fldCharType="begin"/>
            </w:r>
            <w:r>
              <w:rPr>
                <w:noProof/>
                <w:webHidden/>
              </w:rPr>
              <w:instrText xml:space="preserve"> PAGEREF _Toc87006533 \h </w:instrText>
            </w:r>
            <w:r>
              <w:rPr>
                <w:noProof/>
                <w:webHidden/>
              </w:rPr>
            </w:r>
          </w:ins>
          <w:r>
            <w:rPr>
              <w:noProof/>
              <w:webHidden/>
            </w:rPr>
            <w:fldChar w:fldCharType="separate"/>
          </w:r>
          <w:ins w:id="297" w:author="David Conklin" w:date="2021-11-05T12:07:00Z">
            <w:r>
              <w:rPr>
                <w:noProof/>
                <w:webHidden/>
              </w:rPr>
              <w:t>63</w:t>
            </w:r>
            <w:r>
              <w:rPr>
                <w:noProof/>
                <w:webHidden/>
              </w:rPr>
              <w:fldChar w:fldCharType="end"/>
            </w:r>
            <w:r w:rsidRPr="00355E7D">
              <w:rPr>
                <w:rStyle w:val="Hyperlink"/>
                <w:noProof/>
              </w:rPr>
              <w:fldChar w:fldCharType="end"/>
            </w:r>
          </w:ins>
        </w:p>
        <w:p w14:paraId="284EA242" w14:textId="7AC335B1" w:rsidR="004945C5" w:rsidRDefault="004945C5">
          <w:pPr>
            <w:pStyle w:val="TOC2"/>
            <w:tabs>
              <w:tab w:val="right" w:leader="dot" w:pos="9350"/>
            </w:tabs>
            <w:rPr>
              <w:ins w:id="298" w:author="David Conklin" w:date="2021-11-05T12:07:00Z"/>
              <w:rFonts w:eastAsiaTheme="minorEastAsia"/>
              <w:noProof/>
            </w:rPr>
          </w:pPr>
          <w:ins w:id="29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"_Toc87006534"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Evapotranspiration from wetlands</w:t>
            </w:r>
            <w:r>
              <w:rPr>
                <w:noProof/>
                <w:webHidden/>
              </w:rPr>
              <w:tab/>
            </w:r>
            <w:r>
              <w:rPr>
                <w:noProof/>
                <w:webHidden/>
              </w:rPr>
              <w:fldChar w:fldCharType="begin"/>
            </w:r>
            <w:r>
              <w:rPr>
                <w:noProof/>
                <w:webHidden/>
              </w:rPr>
              <w:instrText xml:space="preserve"> PAGEREF _Toc87006534 \h </w:instrText>
            </w:r>
            <w:r>
              <w:rPr>
                <w:noProof/>
                <w:webHidden/>
              </w:rPr>
            </w:r>
          </w:ins>
          <w:r>
            <w:rPr>
              <w:noProof/>
              <w:webHidden/>
            </w:rPr>
            <w:fldChar w:fldCharType="separate"/>
          </w:r>
          <w:ins w:id="300" w:author="David Conklin" w:date="2021-11-05T12:07:00Z">
            <w:r>
              <w:rPr>
                <w:noProof/>
                <w:webHidden/>
              </w:rPr>
              <w:t>63</w:t>
            </w:r>
            <w:r>
              <w:rPr>
                <w:noProof/>
                <w:webHidden/>
              </w:rPr>
              <w:fldChar w:fldCharType="end"/>
            </w:r>
            <w:r w:rsidRPr="00355E7D">
              <w:rPr>
                <w:rStyle w:val="Hyperlink"/>
                <w:noProof/>
              </w:rPr>
              <w:fldChar w:fldCharType="end"/>
            </w:r>
          </w:ins>
        </w:p>
        <w:p w14:paraId="6BB375F2" w14:textId="3CD54263" w:rsidR="004945C5" w:rsidRDefault="004945C5">
          <w:pPr>
            <w:pStyle w:val="TOC2"/>
            <w:tabs>
              <w:tab w:val="right" w:leader="dot" w:pos="9350"/>
            </w:tabs>
            <w:rPr>
              <w:ins w:id="301" w:author="David Conklin" w:date="2021-11-05T12:07:00Z"/>
              <w:rFonts w:eastAsiaTheme="minorEastAsia"/>
              <w:noProof/>
            </w:rPr>
          </w:pPr>
          <w:ins w:id="302"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"_Toc87006535"</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Loss (or gain) of wetlands</w:t>
            </w:r>
            <w:r>
              <w:rPr>
                <w:noProof/>
                <w:webHidden/>
              </w:rPr>
              <w:tab/>
            </w:r>
            <w:r>
              <w:rPr>
                <w:noProof/>
                <w:webHidden/>
              </w:rPr>
              <w:fldChar w:fldCharType="begin"/>
            </w:r>
            <w:r>
              <w:rPr>
                <w:noProof/>
                <w:webHidden/>
              </w:rPr>
              <w:instrText xml:space="preserve"> PAGEREF _Toc87006535 \h </w:instrText>
            </w:r>
            <w:r>
              <w:rPr>
                <w:noProof/>
                <w:webHidden/>
              </w:rPr>
            </w:r>
          </w:ins>
          <w:r>
            <w:rPr>
              <w:noProof/>
              <w:webHidden/>
            </w:rPr>
            <w:fldChar w:fldCharType="separate"/>
          </w:r>
          <w:ins w:id="303" w:author="David Conklin" w:date="2021-11-05T12:07:00Z">
            <w:r>
              <w:rPr>
                <w:noProof/>
                <w:webHidden/>
              </w:rPr>
              <w:t>63</w:t>
            </w:r>
            <w:r>
              <w:rPr>
                <w:noProof/>
                <w:webHidden/>
              </w:rPr>
              <w:fldChar w:fldCharType="end"/>
            </w:r>
            <w:r w:rsidRPr="00355E7D">
              <w:rPr>
                <w:rStyle w:val="Hyperlink"/>
                <w:noProof/>
              </w:rPr>
              <w:fldChar w:fldCharType="end"/>
            </w:r>
          </w:ins>
        </w:p>
        <w:p w14:paraId="5EC0B90D" w14:textId="46AF0B34" w:rsidR="004945C5" w:rsidRDefault="004945C5">
          <w:pPr>
            <w:pStyle w:val="TOC2"/>
            <w:tabs>
              <w:tab w:val="right" w:leader="dot" w:pos="9350"/>
            </w:tabs>
            <w:rPr>
              <w:ins w:id="304" w:author="David Conklin" w:date="2021-11-05T12:07:00Z"/>
              <w:rFonts w:eastAsiaTheme="minorEastAsia"/>
              <w:noProof/>
            </w:rPr>
          </w:pPr>
          <w:ins w:id="30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"_Toc87006536"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Wetland state and transition model</w:t>
            </w:r>
            <w:r>
              <w:rPr>
                <w:noProof/>
                <w:webHidden/>
              </w:rPr>
              <w:tab/>
            </w:r>
            <w:r>
              <w:rPr>
                <w:noProof/>
                <w:webHidden/>
              </w:rPr>
              <w:fldChar w:fldCharType="begin"/>
            </w:r>
            <w:r>
              <w:rPr>
                <w:noProof/>
                <w:webHidden/>
              </w:rPr>
              <w:instrText xml:space="preserve"> PAGEREF _Toc87006536 \h </w:instrText>
            </w:r>
            <w:r>
              <w:rPr>
                <w:noProof/>
                <w:webHidden/>
              </w:rPr>
            </w:r>
          </w:ins>
          <w:r>
            <w:rPr>
              <w:noProof/>
              <w:webHidden/>
            </w:rPr>
            <w:fldChar w:fldCharType="separate"/>
          </w:r>
          <w:ins w:id="306" w:author="David Conklin" w:date="2021-11-05T12:07:00Z">
            <w:r>
              <w:rPr>
                <w:noProof/>
                <w:webHidden/>
              </w:rPr>
              <w:t>64</w:t>
            </w:r>
            <w:r>
              <w:rPr>
                <w:noProof/>
                <w:webHidden/>
              </w:rPr>
              <w:fldChar w:fldCharType="end"/>
            </w:r>
            <w:r w:rsidRPr="00355E7D">
              <w:rPr>
                <w:rStyle w:val="Hyperlink"/>
                <w:noProof/>
              </w:rPr>
              <w:fldChar w:fldCharType="end"/>
            </w:r>
          </w:ins>
        </w:p>
        <w:p w14:paraId="2288168B" w14:textId="62A70395" w:rsidR="004945C5" w:rsidRDefault="004945C5">
          <w:pPr>
            <w:pStyle w:val="TOC2"/>
            <w:tabs>
              <w:tab w:val="right" w:leader="dot" w:pos="9350"/>
            </w:tabs>
            <w:rPr>
              <w:ins w:id="307" w:author="David Conklin" w:date="2021-11-05T12:07:00Z"/>
              <w:rFonts w:eastAsiaTheme="minorEastAsia"/>
              <w:noProof/>
            </w:rPr>
          </w:pPr>
          <w:ins w:id="30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"_Toc87006537"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Activating a wetland in the wetland model</w:t>
            </w:r>
            <w:r>
              <w:rPr>
                <w:noProof/>
                <w:webHidden/>
              </w:rPr>
              <w:tab/>
            </w:r>
            <w:r>
              <w:rPr>
                <w:noProof/>
                <w:webHidden/>
              </w:rPr>
              <w:fldChar w:fldCharType="begin"/>
            </w:r>
            <w:r>
              <w:rPr>
                <w:noProof/>
                <w:webHidden/>
              </w:rPr>
              <w:instrText xml:space="preserve"> PAGEREF _Toc87006537 \h </w:instrText>
            </w:r>
            <w:r>
              <w:rPr>
                <w:noProof/>
                <w:webHidden/>
              </w:rPr>
            </w:r>
          </w:ins>
          <w:r>
            <w:rPr>
              <w:noProof/>
              <w:webHidden/>
            </w:rPr>
            <w:fldChar w:fldCharType="separate"/>
          </w:r>
          <w:ins w:id="309" w:author="David Conklin" w:date="2021-11-05T12:07:00Z">
            <w:r>
              <w:rPr>
                <w:noProof/>
                <w:webHidden/>
              </w:rPr>
              <w:t>65</w:t>
            </w:r>
            <w:r>
              <w:rPr>
                <w:noProof/>
                <w:webHidden/>
              </w:rPr>
              <w:fldChar w:fldCharType="end"/>
            </w:r>
            <w:r w:rsidRPr="00355E7D">
              <w:rPr>
                <w:rStyle w:val="Hyperlink"/>
                <w:noProof/>
              </w:rPr>
              <w:fldChar w:fldCharType="end"/>
            </w:r>
          </w:ins>
        </w:p>
        <w:p w14:paraId="59D59EC6" w14:textId="7AFFDB50" w:rsidR="004945C5" w:rsidRDefault="004945C5">
          <w:pPr>
            <w:pStyle w:val="TOC2"/>
            <w:tabs>
              <w:tab w:val="right" w:leader="dot" w:pos="9350"/>
            </w:tabs>
            <w:rPr>
              <w:ins w:id="310" w:author="David Conklin" w:date="2021-11-05T12:07:00Z"/>
              <w:rFonts w:eastAsiaTheme="minorEastAsia"/>
              <w:noProof/>
            </w:rPr>
          </w:pPr>
          <w:ins w:id="31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"_Toc87006538"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Reality check</w:t>
            </w:r>
            <w:r>
              <w:rPr>
                <w:noProof/>
                <w:webHidden/>
              </w:rPr>
              <w:tab/>
            </w:r>
            <w:r>
              <w:rPr>
                <w:noProof/>
                <w:webHidden/>
              </w:rPr>
              <w:fldChar w:fldCharType="begin"/>
            </w:r>
            <w:r>
              <w:rPr>
                <w:noProof/>
                <w:webHidden/>
              </w:rPr>
              <w:instrText xml:space="preserve"> PAGEREF _Toc87006538 \h </w:instrText>
            </w:r>
            <w:r>
              <w:rPr>
                <w:noProof/>
                <w:webHidden/>
              </w:rPr>
            </w:r>
          </w:ins>
          <w:r>
            <w:rPr>
              <w:noProof/>
              <w:webHidden/>
            </w:rPr>
            <w:fldChar w:fldCharType="separate"/>
          </w:r>
          <w:ins w:id="312" w:author="David Conklin" w:date="2021-11-05T12:07:00Z">
            <w:r>
              <w:rPr>
                <w:noProof/>
                <w:webHidden/>
              </w:rPr>
              <w:t>65</w:t>
            </w:r>
            <w:r>
              <w:rPr>
                <w:noProof/>
                <w:webHidden/>
              </w:rPr>
              <w:fldChar w:fldCharType="end"/>
            </w:r>
            <w:r w:rsidRPr="00355E7D">
              <w:rPr>
                <w:rStyle w:val="Hyperlink"/>
                <w:noProof/>
              </w:rPr>
              <w:fldChar w:fldCharType="end"/>
            </w:r>
          </w:ins>
        </w:p>
        <w:p w14:paraId="7338E852" w14:textId="64FA5A44" w:rsidR="004945C5" w:rsidRDefault="004945C5">
          <w:pPr>
            <w:pStyle w:val="TOC2"/>
            <w:tabs>
              <w:tab w:val="right" w:leader="dot" w:pos="9350"/>
            </w:tabs>
            <w:rPr>
              <w:ins w:id="313" w:author="David Conklin" w:date="2021-11-05T12:07:00Z"/>
              <w:rFonts w:eastAsiaTheme="minorEastAsia"/>
              <w:noProof/>
            </w:rPr>
          </w:pPr>
          <w:ins w:id="31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"_Toc87006539"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High Cascades Springs</w:t>
            </w:r>
            <w:r>
              <w:rPr>
                <w:noProof/>
                <w:webHidden/>
              </w:rPr>
              <w:tab/>
            </w:r>
            <w:r>
              <w:rPr>
                <w:noProof/>
                <w:webHidden/>
              </w:rPr>
              <w:fldChar w:fldCharType="begin"/>
            </w:r>
            <w:r>
              <w:rPr>
                <w:noProof/>
                <w:webHidden/>
              </w:rPr>
              <w:instrText xml:space="preserve"> PAGEREF _Toc87006539 \h </w:instrText>
            </w:r>
            <w:r>
              <w:rPr>
                <w:noProof/>
                <w:webHidden/>
              </w:rPr>
            </w:r>
          </w:ins>
          <w:r>
            <w:rPr>
              <w:noProof/>
              <w:webHidden/>
            </w:rPr>
            <w:fldChar w:fldCharType="separate"/>
          </w:r>
          <w:ins w:id="315" w:author="David Conklin" w:date="2021-11-05T12:07:00Z">
            <w:r>
              <w:rPr>
                <w:noProof/>
                <w:webHidden/>
              </w:rPr>
              <w:t>67</w:t>
            </w:r>
            <w:r>
              <w:rPr>
                <w:noProof/>
                <w:webHidden/>
              </w:rPr>
              <w:fldChar w:fldCharType="end"/>
            </w:r>
            <w:r w:rsidRPr="00355E7D">
              <w:rPr>
                <w:rStyle w:val="Hyperlink"/>
                <w:noProof/>
              </w:rPr>
              <w:fldChar w:fldCharType="end"/>
            </w:r>
          </w:ins>
        </w:p>
        <w:p w14:paraId="69357C2F" w14:textId="26142ECE" w:rsidR="004945C5" w:rsidRDefault="004945C5">
          <w:pPr>
            <w:pStyle w:val="TOC2"/>
            <w:tabs>
              <w:tab w:val="right" w:leader="dot" w:pos="9350"/>
            </w:tabs>
            <w:rPr>
              <w:ins w:id="316" w:author="David Conklin" w:date="2021-11-05T12:07:00Z"/>
              <w:rFonts w:eastAsiaTheme="minorEastAsia"/>
              <w:noProof/>
            </w:rPr>
          </w:pPr>
          <w:ins w:id="317" w:author="David Conklin" w:date="2021-11-05T12:07:00Z">
            <w:r w:rsidRPr="00355E7D">
              <w:rPr>
                <w:rStyle w:val="Hyperlink"/>
                <w:noProof/>
              </w:rPr>
              <w:lastRenderedPageBreak/>
              <w:fldChar w:fldCharType="begin"/>
            </w:r>
            <w:r w:rsidRPr="00355E7D">
              <w:rPr>
                <w:rStyle w:val="Hyperlink"/>
                <w:noProof/>
              </w:rPr>
              <w:instrText xml:space="preserve"> </w:instrText>
            </w:r>
            <w:r>
              <w:rPr>
                <w:noProof/>
              </w:rPr>
              <w:instrText>HYPERLINK \l "_Toc87006540"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Calibration and simulation skill</w:t>
            </w:r>
            <w:r>
              <w:rPr>
                <w:noProof/>
                <w:webHidden/>
              </w:rPr>
              <w:tab/>
            </w:r>
            <w:r>
              <w:rPr>
                <w:noProof/>
                <w:webHidden/>
              </w:rPr>
              <w:fldChar w:fldCharType="begin"/>
            </w:r>
            <w:r>
              <w:rPr>
                <w:noProof/>
                <w:webHidden/>
              </w:rPr>
              <w:instrText xml:space="preserve"> PAGEREF _Toc87006540 \h </w:instrText>
            </w:r>
            <w:r>
              <w:rPr>
                <w:noProof/>
                <w:webHidden/>
              </w:rPr>
            </w:r>
          </w:ins>
          <w:r>
            <w:rPr>
              <w:noProof/>
              <w:webHidden/>
            </w:rPr>
            <w:fldChar w:fldCharType="separate"/>
          </w:r>
          <w:ins w:id="318" w:author="David Conklin" w:date="2021-11-05T12:07:00Z">
            <w:r>
              <w:rPr>
                <w:noProof/>
                <w:webHidden/>
              </w:rPr>
              <w:t>69</w:t>
            </w:r>
            <w:r>
              <w:rPr>
                <w:noProof/>
                <w:webHidden/>
              </w:rPr>
              <w:fldChar w:fldCharType="end"/>
            </w:r>
            <w:r w:rsidRPr="00355E7D">
              <w:rPr>
                <w:rStyle w:val="Hyperlink"/>
                <w:noProof/>
              </w:rPr>
              <w:fldChar w:fldCharType="end"/>
            </w:r>
          </w:ins>
        </w:p>
        <w:p w14:paraId="43EA1494" w14:textId="11552380" w:rsidR="004945C5" w:rsidRDefault="004945C5">
          <w:pPr>
            <w:pStyle w:val="TOC2"/>
            <w:tabs>
              <w:tab w:val="right" w:leader="dot" w:pos="9350"/>
            </w:tabs>
            <w:rPr>
              <w:ins w:id="319" w:author="David Conklin" w:date="2021-11-05T12:07:00Z"/>
              <w:rFonts w:eastAsiaTheme="minorEastAsia"/>
              <w:noProof/>
            </w:rPr>
          </w:pPr>
          <w:ins w:id="32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"_Toc87006541"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Analysis of locations where the model has low skill</w:t>
            </w:r>
            <w:r>
              <w:rPr>
                <w:noProof/>
                <w:webHidden/>
              </w:rPr>
              <w:tab/>
            </w:r>
            <w:r>
              <w:rPr>
                <w:noProof/>
                <w:webHidden/>
              </w:rPr>
              <w:fldChar w:fldCharType="begin"/>
            </w:r>
            <w:r>
              <w:rPr>
                <w:noProof/>
                <w:webHidden/>
              </w:rPr>
              <w:instrText xml:space="preserve"> PAGEREF _Toc87006541 \h </w:instrText>
            </w:r>
            <w:r>
              <w:rPr>
                <w:noProof/>
                <w:webHidden/>
              </w:rPr>
            </w:r>
          </w:ins>
          <w:r>
            <w:rPr>
              <w:noProof/>
              <w:webHidden/>
            </w:rPr>
            <w:fldChar w:fldCharType="separate"/>
          </w:r>
          <w:ins w:id="321" w:author="David Conklin" w:date="2021-11-05T12:07:00Z">
            <w:r>
              <w:rPr>
                <w:noProof/>
                <w:webHidden/>
              </w:rPr>
              <w:t>72</w:t>
            </w:r>
            <w:r>
              <w:rPr>
                <w:noProof/>
                <w:webHidden/>
              </w:rPr>
              <w:fldChar w:fldCharType="end"/>
            </w:r>
            <w:r w:rsidRPr="00355E7D">
              <w:rPr>
                <w:rStyle w:val="Hyperlink"/>
                <w:noProof/>
              </w:rPr>
              <w:fldChar w:fldCharType="end"/>
            </w:r>
          </w:ins>
        </w:p>
        <w:p w14:paraId="06245520" w14:textId="6436C94A" w:rsidR="004945C5" w:rsidRDefault="004945C5">
          <w:pPr>
            <w:pStyle w:val="TOC2"/>
            <w:tabs>
              <w:tab w:val="right" w:leader="dot" w:pos="9350"/>
            </w:tabs>
            <w:rPr>
              <w:ins w:id="322" w:author="David Conklin" w:date="2021-11-05T12:07:00Z"/>
              <w:rFonts w:eastAsiaTheme="minorEastAsia"/>
              <w:noProof/>
            </w:rPr>
          </w:pPr>
          <w:ins w:id="32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"_Toc87006542"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_Toc87006542 \h </w:instrText>
            </w:r>
            <w:r>
              <w:rPr>
                <w:noProof/>
                <w:webHidden/>
              </w:rPr>
            </w:r>
          </w:ins>
          <w:r>
            <w:rPr>
              <w:noProof/>
              <w:webHidden/>
            </w:rPr>
            <w:fldChar w:fldCharType="separate"/>
          </w:r>
          <w:ins w:id="324" w:author="David Conklin" w:date="2021-11-05T12:07:00Z">
            <w:r>
              <w:rPr>
                <w:noProof/>
                <w:webHidden/>
              </w:rPr>
              <w:t>73</w:t>
            </w:r>
            <w:r>
              <w:rPr>
                <w:noProof/>
                <w:webHidden/>
              </w:rPr>
              <w:fldChar w:fldCharType="end"/>
            </w:r>
            <w:r w:rsidRPr="00355E7D">
              <w:rPr>
                <w:rStyle w:val="Hyperlink"/>
                <w:noProof/>
              </w:rPr>
              <w:fldChar w:fldCharType="end"/>
            </w:r>
          </w:ins>
        </w:p>
        <w:p w14:paraId="3AE25A8F" w14:textId="106D1AA7" w:rsidR="004945C5" w:rsidRDefault="004945C5">
          <w:pPr>
            <w:pStyle w:val="TOC2"/>
            <w:tabs>
              <w:tab w:val="right" w:leader="dot" w:pos="9350"/>
            </w:tabs>
            <w:rPr>
              <w:ins w:id="325" w:author="David Conklin" w:date="2021-11-05T12:07:00Z"/>
              <w:rFonts w:eastAsiaTheme="minorEastAsia"/>
              <w:noProof/>
            </w:rPr>
          </w:pPr>
          <w:ins w:id="32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"_Toc87006543"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CW3M v. Shade-a-lator</w:t>
            </w:r>
            <w:r>
              <w:rPr>
                <w:noProof/>
                <w:webHidden/>
              </w:rPr>
              <w:tab/>
            </w:r>
            <w:r>
              <w:rPr>
                <w:noProof/>
                <w:webHidden/>
              </w:rPr>
              <w:fldChar w:fldCharType="begin"/>
            </w:r>
            <w:r>
              <w:rPr>
                <w:noProof/>
                <w:webHidden/>
              </w:rPr>
              <w:instrText xml:space="preserve"> PAGEREF _Toc87006543 \h </w:instrText>
            </w:r>
            <w:r>
              <w:rPr>
                <w:noProof/>
                <w:webHidden/>
              </w:rPr>
            </w:r>
          </w:ins>
          <w:r>
            <w:rPr>
              <w:noProof/>
              <w:webHidden/>
            </w:rPr>
            <w:fldChar w:fldCharType="separate"/>
          </w:r>
          <w:ins w:id="327" w:author="David Conklin" w:date="2021-11-05T12:07:00Z">
            <w:r>
              <w:rPr>
                <w:noProof/>
                <w:webHidden/>
              </w:rPr>
              <w:t>74</w:t>
            </w:r>
            <w:r>
              <w:rPr>
                <w:noProof/>
                <w:webHidden/>
              </w:rPr>
              <w:fldChar w:fldCharType="end"/>
            </w:r>
            <w:r w:rsidRPr="00355E7D">
              <w:rPr>
                <w:rStyle w:val="Hyperlink"/>
                <w:noProof/>
              </w:rPr>
              <w:fldChar w:fldCharType="end"/>
            </w:r>
          </w:ins>
        </w:p>
        <w:p w14:paraId="18B8E0B1" w14:textId="34FBEE63" w:rsidR="004945C5" w:rsidRDefault="004945C5">
          <w:pPr>
            <w:pStyle w:val="TOC2"/>
            <w:tabs>
              <w:tab w:val="right" w:leader="dot" w:pos="9350"/>
            </w:tabs>
            <w:rPr>
              <w:ins w:id="328" w:author="David Conklin" w:date="2021-11-05T12:07:00Z"/>
              <w:rFonts w:eastAsiaTheme="minorEastAsia"/>
              <w:noProof/>
            </w:rPr>
          </w:pPr>
          <w:ins w:id="32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"_Toc87006544"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Comparison of CW3M results to Shade-a-lator results</w:t>
            </w:r>
            <w:r>
              <w:rPr>
                <w:noProof/>
                <w:webHidden/>
              </w:rPr>
              <w:tab/>
            </w:r>
            <w:r>
              <w:rPr>
                <w:noProof/>
                <w:webHidden/>
              </w:rPr>
              <w:fldChar w:fldCharType="begin"/>
            </w:r>
            <w:r>
              <w:rPr>
                <w:noProof/>
                <w:webHidden/>
              </w:rPr>
              <w:instrText xml:space="preserve"> PAGEREF _Toc87006544 \h </w:instrText>
            </w:r>
            <w:r>
              <w:rPr>
                <w:noProof/>
                <w:webHidden/>
              </w:rPr>
            </w:r>
          </w:ins>
          <w:r>
            <w:rPr>
              <w:noProof/>
              <w:webHidden/>
            </w:rPr>
            <w:fldChar w:fldCharType="separate"/>
          </w:r>
          <w:ins w:id="330" w:author="David Conklin" w:date="2021-11-05T12:07:00Z">
            <w:r>
              <w:rPr>
                <w:noProof/>
                <w:webHidden/>
              </w:rPr>
              <w:t>76</w:t>
            </w:r>
            <w:r>
              <w:rPr>
                <w:noProof/>
                <w:webHidden/>
              </w:rPr>
              <w:fldChar w:fldCharType="end"/>
            </w:r>
            <w:r w:rsidRPr="00355E7D">
              <w:rPr>
                <w:rStyle w:val="Hyperlink"/>
                <w:noProof/>
              </w:rPr>
              <w:fldChar w:fldCharType="end"/>
            </w:r>
          </w:ins>
        </w:p>
        <w:p w14:paraId="07909762" w14:textId="3624F4B6" w:rsidR="004945C5" w:rsidRDefault="004945C5">
          <w:pPr>
            <w:pStyle w:val="TOC1"/>
            <w:tabs>
              <w:tab w:val="right" w:leader="dot" w:pos="9350"/>
            </w:tabs>
            <w:rPr>
              <w:ins w:id="331" w:author="David Conklin" w:date="2021-11-05T12:07:00Z"/>
              <w:rFonts w:eastAsiaTheme="minorEastAsia"/>
              <w:noProof/>
            </w:rPr>
          </w:pPr>
          <w:ins w:id="332"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"_Toc87006545"</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The Clackamas Basin</w:t>
            </w:r>
            <w:r>
              <w:rPr>
                <w:noProof/>
                <w:webHidden/>
              </w:rPr>
              <w:tab/>
            </w:r>
            <w:r>
              <w:rPr>
                <w:noProof/>
                <w:webHidden/>
              </w:rPr>
              <w:fldChar w:fldCharType="begin"/>
            </w:r>
            <w:r>
              <w:rPr>
                <w:noProof/>
                <w:webHidden/>
              </w:rPr>
              <w:instrText xml:space="preserve"> PAGEREF _Toc87006545 \h </w:instrText>
            </w:r>
            <w:r>
              <w:rPr>
                <w:noProof/>
                <w:webHidden/>
              </w:rPr>
            </w:r>
          </w:ins>
          <w:r>
            <w:rPr>
              <w:noProof/>
              <w:webHidden/>
            </w:rPr>
            <w:fldChar w:fldCharType="separate"/>
          </w:r>
          <w:ins w:id="333" w:author="David Conklin" w:date="2021-11-05T12:07:00Z">
            <w:r>
              <w:rPr>
                <w:noProof/>
                <w:webHidden/>
              </w:rPr>
              <w:t>78</w:t>
            </w:r>
            <w:r>
              <w:rPr>
                <w:noProof/>
                <w:webHidden/>
              </w:rPr>
              <w:fldChar w:fldCharType="end"/>
            </w:r>
            <w:r w:rsidRPr="00355E7D">
              <w:rPr>
                <w:rStyle w:val="Hyperlink"/>
                <w:noProof/>
              </w:rPr>
              <w:fldChar w:fldCharType="end"/>
            </w:r>
          </w:ins>
        </w:p>
        <w:p w14:paraId="510C3D1A" w14:textId="280A8EB5" w:rsidR="004945C5" w:rsidRDefault="004945C5">
          <w:pPr>
            <w:pStyle w:val="TOC1"/>
            <w:tabs>
              <w:tab w:val="right" w:leader="dot" w:pos="9350"/>
            </w:tabs>
            <w:rPr>
              <w:ins w:id="334" w:author="David Conklin" w:date="2021-11-05T12:07:00Z"/>
              <w:rFonts w:eastAsiaTheme="minorEastAsia"/>
              <w:noProof/>
            </w:rPr>
          </w:pPr>
          <w:ins w:id="335"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"_Toc87006546"</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Autonomous process details</w:t>
            </w:r>
            <w:r>
              <w:rPr>
                <w:noProof/>
                <w:webHidden/>
              </w:rPr>
              <w:tab/>
            </w:r>
            <w:r>
              <w:rPr>
                <w:noProof/>
                <w:webHidden/>
              </w:rPr>
              <w:fldChar w:fldCharType="begin"/>
            </w:r>
            <w:r>
              <w:rPr>
                <w:noProof/>
                <w:webHidden/>
              </w:rPr>
              <w:instrText xml:space="preserve"> PAGEREF _Toc87006546 \h </w:instrText>
            </w:r>
            <w:r>
              <w:rPr>
                <w:noProof/>
                <w:webHidden/>
              </w:rPr>
            </w:r>
          </w:ins>
          <w:r>
            <w:rPr>
              <w:noProof/>
              <w:webHidden/>
            </w:rPr>
            <w:fldChar w:fldCharType="separate"/>
          </w:r>
          <w:ins w:id="336" w:author="David Conklin" w:date="2021-11-05T12:07:00Z">
            <w:r>
              <w:rPr>
                <w:noProof/>
                <w:webHidden/>
              </w:rPr>
              <w:t>79</w:t>
            </w:r>
            <w:r>
              <w:rPr>
                <w:noProof/>
                <w:webHidden/>
              </w:rPr>
              <w:fldChar w:fldCharType="end"/>
            </w:r>
            <w:r w:rsidRPr="00355E7D">
              <w:rPr>
                <w:rStyle w:val="Hyperlink"/>
                <w:noProof/>
              </w:rPr>
              <w:fldChar w:fldCharType="end"/>
            </w:r>
          </w:ins>
        </w:p>
        <w:p w14:paraId="5D90F89E" w14:textId="7C7CC8BC" w:rsidR="004945C5" w:rsidRDefault="004945C5">
          <w:pPr>
            <w:pStyle w:val="TOC2"/>
            <w:tabs>
              <w:tab w:val="right" w:leader="dot" w:pos="9350"/>
            </w:tabs>
            <w:rPr>
              <w:ins w:id="337" w:author="David Conklin" w:date="2021-11-05T12:07:00Z"/>
              <w:rFonts w:eastAsiaTheme="minorEastAsia"/>
              <w:noProof/>
            </w:rPr>
          </w:pPr>
          <w:ins w:id="338"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"_Toc87006547"</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Prescribed LULCs</w:t>
            </w:r>
            <w:r>
              <w:rPr>
                <w:noProof/>
                <w:webHidden/>
              </w:rPr>
              <w:tab/>
            </w:r>
            <w:r>
              <w:rPr>
                <w:noProof/>
                <w:webHidden/>
              </w:rPr>
              <w:fldChar w:fldCharType="begin"/>
            </w:r>
            <w:r>
              <w:rPr>
                <w:noProof/>
                <w:webHidden/>
              </w:rPr>
              <w:instrText xml:space="preserve"> PAGEREF _Toc87006547 \h </w:instrText>
            </w:r>
            <w:r>
              <w:rPr>
                <w:noProof/>
                <w:webHidden/>
              </w:rPr>
            </w:r>
          </w:ins>
          <w:r>
            <w:rPr>
              <w:noProof/>
              <w:webHidden/>
            </w:rPr>
            <w:fldChar w:fldCharType="separate"/>
          </w:r>
          <w:ins w:id="339" w:author="David Conklin" w:date="2021-11-05T12:07:00Z">
            <w:r>
              <w:rPr>
                <w:noProof/>
                <w:webHidden/>
              </w:rPr>
              <w:t>79</w:t>
            </w:r>
            <w:r>
              <w:rPr>
                <w:noProof/>
                <w:webHidden/>
              </w:rPr>
              <w:fldChar w:fldCharType="end"/>
            </w:r>
            <w:r w:rsidRPr="00355E7D">
              <w:rPr>
                <w:rStyle w:val="Hyperlink"/>
                <w:noProof/>
              </w:rPr>
              <w:fldChar w:fldCharType="end"/>
            </w:r>
          </w:ins>
        </w:p>
        <w:p w14:paraId="1D9EAE00" w14:textId="6D3D5BE4" w:rsidR="004945C5" w:rsidRDefault="004945C5">
          <w:pPr>
            <w:pStyle w:val="TOC1"/>
            <w:tabs>
              <w:tab w:val="right" w:leader="dot" w:pos="9350"/>
            </w:tabs>
            <w:rPr>
              <w:ins w:id="340" w:author="David Conklin" w:date="2021-11-05T12:07:00Z"/>
              <w:rFonts w:eastAsiaTheme="minorEastAsia"/>
              <w:noProof/>
            </w:rPr>
          </w:pPr>
          <w:ins w:id="341"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"_Toc87006548"</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Directory structure and file names</w:t>
            </w:r>
            <w:r>
              <w:rPr>
                <w:noProof/>
                <w:webHidden/>
              </w:rPr>
              <w:tab/>
            </w:r>
            <w:r>
              <w:rPr>
                <w:noProof/>
                <w:webHidden/>
              </w:rPr>
              <w:fldChar w:fldCharType="begin"/>
            </w:r>
            <w:r>
              <w:rPr>
                <w:noProof/>
                <w:webHidden/>
              </w:rPr>
              <w:instrText xml:space="preserve"> PAGEREF _Toc87006548 \h </w:instrText>
            </w:r>
            <w:r>
              <w:rPr>
                <w:noProof/>
                <w:webHidden/>
              </w:rPr>
            </w:r>
          </w:ins>
          <w:r>
            <w:rPr>
              <w:noProof/>
              <w:webHidden/>
            </w:rPr>
            <w:fldChar w:fldCharType="separate"/>
          </w:r>
          <w:ins w:id="342" w:author="David Conklin" w:date="2021-11-05T12:07:00Z">
            <w:r>
              <w:rPr>
                <w:noProof/>
                <w:webHidden/>
              </w:rPr>
              <w:t>80</w:t>
            </w:r>
            <w:r>
              <w:rPr>
                <w:noProof/>
                <w:webHidden/>
              </w:rPr>
              <w:fldChar w:fldCharType="end"/>
            </w:r>
            <w:r w:rsidRPr="00355E7D">
              <w:rPr>
                <w:rStyle w:val="Hyperlink"/>
                <w:noProof/>
              </w:rPr>
              <w:fldChar w:fldCharType="end"/>
            </w:r>
          </w:ins>
        </w:p>
        <w:p w14:paraId="6B85FF5A" w14:textId="4164E854" w:rsidR="004945C5" w:rsidRDefault="004945C5">
          <w:pPr>
            <w:pStyle w:val="TOC1"/>
            <w:tabs>
              <w:tab w:val="right" w:leader="dot" w:pos="9350"/>
            </w:tabs>
            <w:rPr>
              <w:ins w:id="343" w:author="David Conklin" w:date="2021-11-05T12:07:00Z"/>
              <w:rFonts w:eastAsiaTheme="minorEastAsia"/>
              <w:noProof/>
            </w:rPr>
          </w:pPr>
          <w:ins w:id="344"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"_Toc87006549"</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 Source Code Conventions</w:t>
            </w:r>
            <w:r>
              <w:rPr>
                <w:noProof/>
                <w:webHidden/>
              </w:rPr>
              <w:tab/>
            </w:r>
            <w:r>
              <w:rPr>
                <w:noProof/>
                <w:webHidden/>
              </w:rPr>
              <w:fldChar w:fldCharType="begin"/>
            </w:r>
            <w:r>
              <w:rPr>
                <w:noProof/>
                <w:webHidden/>
              </w:rPr>
              <w:instrText xml:space="preserve"> PAGEREF _Toc87006549 \h </w:instrText>
            </w:r>
            <w:r>
              <w:rPr>
                <w:noProof/>
                <w:webHidden/>
              </w:rPr>
            </w:r>
          </w:ins>
          <w:r>
            <w:rPr>
              <w:noProof/>
              <w:webHidden/>
            </w:rPr>
            <w:fldChar w:fldCharType="separate"/>
          </w:r>
          <w:ins w:id="345" w:author="David Conklin" w:date="2021-11-05T12:07:00Z">
            <w:r>
              <w:rPr>
                <w:noProof/>
                <w:webHidden/>
              </w:rPr>
              <w:t>81</w:t>
            </w:r>
            <w:r>
              <w:rPr>
                <w:noProof/>
                <w:webHidden/>
              </w:rPr>
              <w:fldChar w:fldCharType="end"/>
            </w:r>
            <w:r w:rsidRPr="00355E7D">
              <w:rPr>
                <w:rStyle w:val="Hyperlink"/>
                <w:noProof/>
              </w:rPr>
              <w:fldChar w:fldCharType="end"/>
            </w:r>
          </w:ins>
        </w:p>
        <w:p w14:paraId="0EA2193B" w14:textId="44CB2FEF" w:rsidR="004945C5" w:rsidRDefault="004945C5">
          <w:pPr>
            <w:pStyle w:val="TOC2"/>
            <w:tabs>
              <w:tab w:val="right" w:leader="dot" w:pos="9350"/>
            </w:tabs>
            <w:rPr>
              <w:ins w:id="346" w:author="David Conklin" w:date="2021-11-05T12:07:00Z"/>
              <w:rFonts w:eastAsiaTheme="minorEastAsia"/>
              <w:noProof/>
            </w:rPr>
          </w:pPr>
          <w:ins w:id="347"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"_Toc87006550"</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Conklin’s conventions for variable names</w:t>
            </w:r>
            <w:r>
              <w:rPr>
                <w:noProof/>
                <w:webHidden/>
              </w:rPr>
              <w:tab/>
            </w:r>
            <w:r>
              <w:rPr>
                <w:noProof/>
                <w:webHidden/>
              </w:rPr>
              <w:fldChar w:fldCharType="begin"/>
            </w:r>
            <w:r>
              <w:rPr>
                <w:noProof/>
                <w:webHidden/>
              </w:rPr>
              <w:instrText xml:space="preserve"> PAGEREF _Toc87006550 \h </w:instrText>
            </w:r>
            <w:r>
              <w:rPr>
                <w:noProof/>
                <w:webHidden/>
              </w:rPr>
            </w:r>
          </w:ins>
          <w:r>
            <w:rPr>
              <w:noProof/>
              <w:webHidden/>
            </w:rPr>
            <w:fldChar w:fldCharType="separate"/>
          </w:r>
          <w:ins w:id="348" w:author="David Conklin" w:date="2021-11-05T12:07:00Z">
            <w:r>
              <w:rPr>
                <w:noProof/>
                <w:webHidden/>
              </w:rPr>
              <w:t>81</w:t>
            </w:r>
            <w:r>
              <w:rPr>
                <w:noProof/>
                <w:webHidden/>
              </w:rPr>
              <w:fldChar w:fldCharType="end"/>
            </w:r>
            <w:r w:rsidRPr="00355E7D">
              <w:rPr>
                <w:rStyle w:val="Hyperlink"/>
                <w:noProof/>
              </w:rPr>
              <w:fldChar w:fldCharType="end"/>
            </w:r>
          </w:ins>
        </w:p>
        <w:p w14:paraId="7BAEB7E2" w14:textId="4085FA6A" w:rsidR="004945C5" w:rsidRDefault="004945C5">
          <w:pPr>
            <w:pStyle w:val="TOC2"/>
            <w:tabs>
              <w:tab w:val="right" w:leader="dot" w:pos="9350"/>
            </w:tabs>
            <w:rPr>
              <w:ins w:id="349" w:author="David Conklin" w:date="2021-11-05T12:07:00Z"/>
              <w:rFonts w:eastAsiaTheme="minorEastAsia"/>
              <w:noProof/>
            </w:rPr>
          </w:pPr>
          <w:ins w:id="350"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"_Toc87006551"</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_Toc87006551 \h </w:instrText>
            </w:r>
            <w:r>
              <w:rPr>
                <w:noProof/>
                <w:webHidden/>
              </w:rPr>
            </w:r>
          </w:ins>
          <w:r>
            <w:rPr>
              <w:noProof/>
              <w:webHidden/>
            </w:rPr>
            <w:fldChar w:fldCharType="separate"/>
          </w:r>
          <w:ins w:id="351" w:author="David Conklin" w:date="2021-11-05T12:07:00Z">
            <w:r>
              <w:rPr>
                <w:noProof/>
                <w:webHidden/>
              </w:rPr>
              <w:t>81</w:t>
            </w:r>
            <w:r>
              <w:rPr>
                <w:noProof/>
                <w:webHidden/>
              </w:rPr>
              <w:fldChar w:fldCharType="end"/>
            </w:r>
            <w:r w:rsidRPr="00355E7D">
              <w:rPr>
                <w:rStyle w:val="Hyperlink"/>
                <w:noProof/>
              </w:rPr>
              <w:fldChar w:fldCharType="end"/>
            </w:r>
          </w:ins>
        </w:p>
        <w:p w14:paraId="78D155EE" w14:textId="0EF0F162" w:rsidR="004945C5" w:rsidRDefault="004945C5">
          <w:pPr>
            <w:pStyle w:val="TOC1"/>
            <w:tabs>
              <w:tab w:val="right" w:leader="dot" w:pos="9350"/>
            </w:tabs>
            <w:rPr>
              <w:ins w:id="352" w:author="David Conklin" w:date="2021-11-05T12:07:00Z"/>
              <w:rFonts w:eastAsiaTheme="minorEastAsia"/>
              <w:noProof/>
            </w:rPr>
          </w:pPr>
          <w:ins w:id="353"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"_Toc87006552"</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Release Log</w:t>
            </w:r>
            <w:r>
              <w:rPr>
                <w:noProof/>
                <w:webHidden/>
              </w:rPr>
              <w:tab/>
            </w:r>
            <w:r>
              <w:rPr>
                <w:noProof/>
                <w:webHidden/>
              </w:rPr>
              <w:fldChar w:fldCharType="begin"/>
            </w:r>
            <w:r>
              <w:rPr>
                <w:noProof/>
                <w:webHidden/>
              </w:rPr>
              <w:instrText xml:space="preserve"> PAGEREF _Toc87006552 \h </w:instrText>
            </w:r>
            <w:r>
              <w:rPr>
                <w:noProof/>
                <w:webHidden/>
              </w:rPr>
            </w:r>
          </w:ins>
          <w:r>
            <w:rPr>
              <w:noProof/>
              <w:webHidden/>
            </w:rPr>
            <w:fldChar w:fldCharType="separate"/>
          </w:r>
          <w:ins w:id="354" w:author="David Conklin" w:date="2021-11-05T12:07:00Z">
            <w:r>
              <w:rPr>
                <w:noProof/>
                <w:webHidden/>
              </w:rPr>
              <w:t>82</w:t>
            </w:r>
            <w:r>
              <w:rPr>
                <w:noProof/>
                <w:webHidden/>
              </w:rPr>
              <w:fldChar w:fldCharType="end"/>
            </w:r>
            <w:r w:rsidRPr="00355E7D">
              <w:rPr>
                <w:rStyle w:val="Hyperlink"/>
                <w:noProof/>
              </w:rPr>
              <w:fldChar w:fldCharType="end"/>
            </w:r>
          </w:ins>
        </w:p>
        <w:p w14:paraId="11DA7CFB" w14:textId="17CC680B" w:rsidR="004945C5" w:rsidRDefault="004945C5">
          <w:pPr>
            <w:pStyle w:val="TOC1"/>
            <w:tabs>
              <w:tab w:val="right" w:leader="dot" w:pos="9350"/>
            </w:tabs>
            <w:rPr>
              <w:ins w:id="355" w:author="David Conklin" w:date="2021-11-05T12:07:00Z"/>
              <w:rFonts w:eastAsiaTheme="minorEastAsia"/>
              <w:noProof/>
            </w:rPr>
          </w:pPr>
          <w:ins w:id="356"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"_Toc87006553"</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References</w:t>
            </w:r>
            <w:r>
              <w:rPr>
                <w:noProof/>
                <w:webHidden/>
              </w:rPr>
              <w:tab/>
            </w:r>
            <w:r>
              <w:rPr>
                <w:noProof/>
                <w:webHidden/>
              </w:rPr>
              <w:fldChar w:fldCharType="begin"/>
            </w:r>
            <w:r>
              <w:rPr>
                <w:noProof/>
                <w:webHidden/>
              </w:rPr>
              <w:instrText xml:space="preserve"> PAGEREF _Toc87006553 \h </w:instrText>
            </w:r>
            <w:r>
              <w:rPr>
                <w:noProof/>
                <w:webHidden/>
              </w:rPr>
            </w:r>
          </w:ins>
          <w:r>
            <w:rPr>
              <w:noProof/>
              <w:webHidden/>
            </w:rPr>
            <w:fldChar w:fldCharType="separate"/>
          </w:r>
          <w:ins w:id="357" w:author="David Conklin" w:date="2021-11-05T12:07:00Z">
            <w:r>
              <w:rPr>
                <w:noProof/>
                <w:webHidden/>
              </w:rPr>
              <w:t>86</w:t>
            </w:r>
            <w:r>
              <w:rPr>
                <w:noProof/>
                <w:webHidden/>
              </w:rPr>
              <w:fldChar w:fldCharType="end"/>
            </w:r>
            <w:r w:rsidRPr="00355E7D">
              <w:rPr>
                <w:rStyle w:val="Hyperlink"/>
                <w:noProof/>
              </w:rPr>
              <w:fldChar w:fldCharType="end"/>
            </w:r>
          </w:ins>
        </w:p>
        <w:p w14:paraId="05F963DB" w14:textId="778582D4" w:rsidR="004945C5" w:rsidRDefault="004945C5">
          <w:pPr>
            <w:pStyle w:val="TOC1"/>
            <w:tabs>
              <w:tab w:val="right" w:leader="dot" w:pos="9350"/>
            </w:tabs>
            <w:rPr>
              <w:ins w:id="358" w:author="David Conklin" w:date="2021-11-05T12:07:00Z"/>
              <w:rFonts w:eastAsiaTheme="minorEastAsia"/>
              <w:noProof/>
            </w:rPr>
          </w:pPr>
          <w:ins w:id="359" w:author="David Conklin" w:date="2021-11-05T12:07:00Z">
            <w:r w:rsidRPr="00355E7D">
              <w:rPr>
                <w:rStyle w:val="Hyperlink"/>
                <w:noProof/>
              </w:rPr>
              <w:fldChar w:fldCharType="begin"/>
            </w:r>
            <w:r w:rsidRPr="00355E7D">
              <w:rPr>
                <w:rStyle w:val="Hyperlink"/>
                <w:noProof/>
              </w:rPr>
              <w:instrText xml:space="preserve"> </w:instrText>
            </w:r>
            <w:r>
              <w:rPr>
                <w:noProof/>
              </w:rPr>
              <w:instrText>HYPERLINK \l "_Toc87006554"</w:instrText>
            </w:r>
            <w:r w:rsidRPr="00355E7D">
              <w:rPr>
                <w:rStyle w:val="Hyperlink"/>
                <w:noProof/>
              </w:rPr>
              <w:instrText xml:space="preserve"> </w:instrText>
            </w:r>
            <w:r w:rsidRPr="00355E7D">
              <w:rPr>
                <w:rStyle w:val="Hyperlink"/>
                <w:noProof/>
              </w:rPr>
            </w:r>
            <w:r w:rsidRPr="00355E7D">
              <w:rPr>
                <w:rStyle w:val="Hyperlink"/>
                <w:noProof/>
              </w:rPr>
              <w:fldChar w:fldCharType="separate"/>
            </w:r>
            <w:r w:rsidRPr="00355E7D">
              <w:rPr>
                <w:rStyle w:val="Hyperlink"/>
                <w:noProof/>
              </w:rPr>
              <w:t>Acronyms and Abbreviations</w:t>
            </w:r>
            <w:r>
              <w:rPr>
                <w:noProof/>
                <w:webHidden/>
              </w:rPr>
              <w:tab/>
            </w:r>
            <w:r>
              <w:rPr>
                <w:noProof/>
                <w:webHidden/>
              </w:rPr>
              <w:fldChar w:fldCharType="begin"/>
            </w:r>
            <w:r>
              <w:rPr>
                <w:noProof/>
                <w:webHidden/>
              </w:rPr>
              <w:instrText xml:space="preserve"> PAGEREF _Toc87006554 \h </w:instrText>
            </w:r>
            <w:r>
              <w:rPr>
                <w:noProof/>
                <w:webHidden/>
              </w:rPr>
            </w:r>
          </w:ins>
          <w:r>
            <w:rPr>
              <w:noProof/>
              <w:webHidden/>
            </w:rPr>
            <w:fldChar w:fldCharType="separate"/>
          </w:r>
          <w:ins w:id="360" w:author="David Conklin" w:date="2021-11-05T12:07:00Z">
            <w:r>
              <w:rPr>
                <w:noProof/>
                <w:webHidden/>
              </w:rPr>
              <w:t>88</w:t>
            </w:r>
            <w:r>
              <w:rPr>
                <w:noProof/>
                <w:webHidden/>
              </w:rPr>
              <w:fldChar w:fldCharType="end"/>
            </w:r>
            <w:r w:rsidRPr="00355E7D">
              <w:rPr>
                <w:rStyle w:val="Hyperlink"/>
                <w:noProof/>
              </w:rPr>
              <w:fldChar w:fldCharType="end"/>
            </w:r>
          </w:ins>
        </w:p>
        <w:p w14:paraId="648F7B38" w14:textId="4B7884A7" w:rsidR="005B428C" w:rsidDel="004945C5" w:rsidRDefault="005B428C">
          <w:pPr>
            <w:pStyle w:val="TOC1"/>
            <w:tabs>
              <w:tab w:val="right" w:leader="dot" w:pos="9350"/>
            </w:tabs>
            <w:rPr>
              <w:del w:id="361" w:author="David Conklin" w:date="2021-11-05T12:07:00Z"/>
              <w:rFonts w:eastAsiaTheme="minorEastAsia"/>
              <w:noProof/>
            </w:rPr>
          </w:pPr>
          <w:del w:id="362" w:author="David Conklin" w:date="2021-11-05T12:07:00Z">
            <w:r w:rsidRPr="004945C5" w:rsidDel="004945C5">
              <w:rPr>
                <w:noProof/>
                <w:rPrChange w:id="363" w:author="David Conklin" w:date="2021-11-05T12:07:00Z">
                  <w:rPr>
                    <w:rStyle w:val="Hyperlink"/>
                    <w:noProof/>
                  </w:rPr>
                </w:rPrChange>
              </w:rPr>
              <w:delText>What is a digital handbook?</w:delText>
            </w:r>
            <w:r w:rsidDel="004945C5">
              <w:rPr>
                <w:noProof/>
                <w:webHidden/>
              </w:rPr>
              <w:tab/>
              <w:delText>4</w:delText>
            </w:r>
          </w:del>
        </w:p>
        <w:p w14:paraId="6F7709CE" w14:textId="263C772C" w:rsidR="005B428C" w:rsidDel="004945C5" w:rsidRDefault="005B428C">
          <w:pPr>
            <w:pStyle w:val="TOC1"/>
            <w:tabs>
              <w:tab w:val="right" w:leader="dot" w:pos="9350"/>
            </w:tabs>
            <w:rPr>
              <w:del w:id="364" w:author="David Conklin" w:date="2021-11-05T12:07:00Z"/>
              <w:rFonts w:eastAsiaTheme="minorEastAsia"/>
              <w:noProof/>
            </w:rPr>
          </w:pPr>
          <w:del w:id="365" w:author="David Conklin" w:date="2021-11-05T12:07:00Z">
            <w:r w:rsidRPr="004945C5" w:rsidDel="004945C5">
              <w:rPr>
                <w:noProof/>
                <w:rPrChange w:id="366" w:author="David Conklin" w:date="2021-11-05T12:07:00Z">
                  <w:rPr>
                    <w:rStyle w:val="Hyperlink"/>
                    <w:noProof/>
                  </w:rPr>
                </w:rPrChange>
              </w:rPr>
              <w:delText>CW3M concept</w:delText>
            </w:r>
            <w:r w:rsidDel="004945C5">
              <w:rPr>
                <w:noProof/>
                <w:webHidden/>
              </w:rPr>
              <w:tab/>
              <w:delText>5</w:delText>
            </w:r>
          </w:del>
        </w:p>
        <w:p w14:paraId="44C00458" w14:textId="772E76C8" w:rsidR="005B428C" w:rsidDel="004945C5" w:rsidRDefault="005B428C">
          <w:pPr>
            <w:pStyle w:val="TOC2"/>
            <w:tabs>
              <w:tab w:val="right" w:leader="dot" w:pos="9350"/>
            </w:tabs>
            <w:rPr>
              <w:del w:id="367" w:author="David Conklin" w:date="2021-11-05T12:07:00Z"/>
              <w:rFonts w:eastAsiaTheme="minorEastAsia"/>
              <w:noProof/>
            </w:rPr>
          </w:pPr>
          <w:del w:id="368" w:author="David Conklin" w:date="2021-11-05T12:07:00Z">
            <w:r w:rsidRPr="004945C5" w:rsidDel="004945C5">
              <w:rPr>
                <w:noProof/>
                <w:rPrChange w:id="369" w:author="David Conklin" w:date="2021-11-05T12:07:00Z">
                  <w:rPr>
                    <w:rStyle w:val="Hyperlink"/>
                    <w:noProof/>
                  </w:rPr>
                </w:rPrChange>
              </w:rPr>
              <w:delText>A different kind of community model</w:delText>
            </w:r>
            <w:r w:rsidDel="004945C5">
              <w:rPr>
                <w:noProof/>
                <w:webHidden/>
              </w:rPr>
              <w:tab/>
              <w:delText>5</w:delText>
            </w:r>
          </w:del>
        </w:p>
        <w:p w14:paraId="15737C03" w14:textId="2BC17760" w:rsidR="005B428C" w:rsidDel="004945C5" w:rsidRDefault="005B428C">
          <w:pPr>
            <w:pStyle w:val="TOC2"/>
            <w:tabs>
              <w:tab w:val="right" w:leader="dot" w:pos="9350"/>
            </w:tabs>
            <w:rPr>
              <w:del w:id="370" w:author="David Conklin" w:date="2021-11-05T12:07:00Z"/>
              <w:rFonts w:eastAsiaTheme="minorEastAsia"/>
              <w:noProof/>
            </w:rPr>
          </w:pPr>
          <w:del w:id="371" w:author="David Conklin" w:date="2021-11-05T12:07:00Z">
            <w:r w:rsidRPr="004945C5" w:rsidDel="004945C5">
              <w:rPr>
                <w:noProof/>
                <w:rPrChange w:id="372" w:author="David Conklin" w:date="2021-11-05T12:07:00Z">
                  <w:rPr>
                    <w:rStyle w:val="Hyperlink"/>
                    <w:noProof/>
                  </w:rPr>
                </w:rPrChange>
              </w:rPr>
              <w:delText>What CW3M is for</w:delText>
            </w:r>
            <w:r w:rsidDel="004945C5">
              <w:rPr>
                <w:noProof/>
                <w:webHidden/>
              </w:rPr>
              <w:tab/>
              <w:delText>5</w:delText>
            </w:r>
          </w:del>
        </w:p>
        <w:p w14:paraId="0A6942FA" w14:textId="2CF71812" w:rsidR="005B428C" w:rsidDel="004945C5" w:rsidRDefault="005B428C">
          <w:pPr>
            <w:pStyle w:val="TOC2"/>
            <w:tabs>
              <w:tab w:val="right" w:leader="dot" w:pos="9350"/>
            </w:tabs>
            <w:rPr>
              <w:del w:id="373" w:author="David Conklin" w:date="2021-11-05T12:07:00Z"/>
              <w:rFonts w:eastAsiaTheme="minorEastAsia"/>
              <w:noProof/>
            </w:rPr>
          </w:pPr>
          <w:del w:id="374" w:author="David Conklin" w:date="2021-11-05T12:07:00Z">
            <w:r w:rsidRPr="004945C5" w:rsidDel="004945C5">
              <w:rPr>
                <w:noProof/>
                <w:rPrChange w:id="375" w:author="David Conklin" w:date="2021-11-05T12:07:00Z">
                  <w:rPr>
                    <w:rStyle w:val="Hyperlink"/>
                    <w:noProof/>
                  </w:rPr>
                </w:rPrChange>
              </w:rPr>
              <w:delText>Management and maintenance</w:delText>
            </w:r>
            <w:r w:rsidDel="004945C5">
              <w:rPr>
                <w:noProof/>
                <w:webHidden/>
              </w:rPr>
              <w:tab/>
              <w:delText>5</w:delText>
            </w:r>
          </w:del>
        </w:p>
        <w:p w14:paraId="033B3A07" w14:textId="698D2D4B" w:rsidR="005B428C" w:rsidDel="004945C5" w:rsidRDefault="005B428C">
          <w:pPr>
            <w:pStyle w:val="TOC1"/>
            <w:tabs>
              <w:tab w:val="right" w:leader="dot" w:pos="9350"/>
            </w:tabs>
            <w:rPr>
              <w:del w:id="376" w:author="David Conklin" w:date="2021-11-05T12:07:00Z"/>
              <w:rFonts w:eastAsiaTheme="minorEastAsia"/>
              <w:noProof/>
            </w:rPr>
          </w:pPr>
          <w:del w:id="377" w:author="David Conklin" w:date="2021-11-05T12:07:00Z">
            <w:r w:rsidRPr="004945C5" w:rsidDel="004945C5">
              <w:rPr>
                <w:noProof/>
                <w:rPrChange w:id="378" w:author="David Conklin" w:date="2021-11-05T12:07:00Z">
                  <w:rPr>
                    <w:rStyle w:val="Hyperlink"/>
                    <w:noProof/>
                  </w:rPr>
                </w:rPrChange>
              </w:rPr>
              <w:delText>CW3M – A “first principles” model with tuning knobs</w:delText>
            </w:r>
            <w:r w:rsidDel="004945C5">
              <w:rPr>
                <w:noProof/>
                <w:webHidden/>
              </w:rPr>
              <w:tab/>
              <w:delText>6</w:delText>
            </w:r>
          </w:del>
        </w:p>
        <w:p w14:paraId="122DE3C8" w14:textId="6C0A62F6" w:rsidR="005B428C" w:rsidDel="004945C5" w:rsidRDefault="005B428C">
          <w:pPr>
            <w:pStyle w:val="TOC1"/>
            <w:tabs>
              <w:tab w:val="right" w:leader="dot" w:pos="9350"/>
            </w:tabs>
            <w:rPr>
              <w:del w:id="379" w:author="David Conklin" w:date="2021-11-05T12:07:00Z"/>
              <w:rFonts w:eastAsiaTheme="minorEastAsia"/>
              <w:noProof/>
            </w:rPr>
          </w:pPr>
          <w:del w:id="380" w:author="David Conklin" w:date="2021-11-05T12:07:00Z">
            <w:r w:rsidRPr="004945C5" w:rsidDel="004945C5">
              <w:rPr>
                <w:noProof/>
                <w:rPrChange w:id="381" w:author="David Conklin" w:date="2021-11-05T12:07:00Z">
                  <w:rPr>
                    <w:rStyle w:val="Hyperlink"/>
                    <w:noProof/>
                  </w:rPr>
                </w:rPrChange>
              </w:rPr>
              <w:delText>The tuning knobs</w:delText>
            </w:r>
            <w:r w:rsidDel="004945C5">
              <w:rPr>
                <w:noProof/>
                <w:webHidden/>
              </w:rPr>
              <w:tab/>
              <w:delText>6</w:delText>
            </w:r>
          </w:del>
        </w:p>
        <w:p w14:paraId="05881CD8" w14:textId="52521C54" w:rsidR="005B428C" w:rsidDel="004945C5" w:rsidRDefault="005B428C">
          <w:pPr>
            <w:pStyle w:val="TOC2"/>
            <w:tabs>
              <w:tab w:val="right" w:leader="dot" w:pos="9350"/>
            </w:tabs>
            <w:rPr>
              <w:del w:id="382" w:author="David Conklin" w:date="2021-11-05T12:07:00Z"/>
              <w:rFonts w:eastAsiaTheme="minorEastAsia"/>
              <w:noProof/>
            </w:rPr>
          </w:pPr>
          <w:del w:id="383" w:author="David Conklin" w:date="2021-11-05T12:07:00Z">
            <w:r w:rsidRPr="004945C5" w:rsidDel="004945C5">
              <w:rPr>
                <w:noProof/>
                <w:rPrChange w:id="384" w:author="David Conklin" w:date="2021-11-05T12:07:00Z">
                  <w:rPr>
                    <w:rStyle w:val="Hyperlink"/>
                    <w:noProof/>
                  </w:rPr>
                </w:rPrChange>
              </w:rPr>
              <w:delText>ET_MULT – forest evapotranspiration</w:delText>
            </w:r>
            <w:r w:rsidDel="004945C5">
              <w:rPr>
                <w:noProof/>
                <w:webHidden/>
              </w:rPr>
              <w:tab/>
              <w:delText>6</w:delText>
            </w:r>
          </w:del>
        </w:p>
        <w:p w14:paraId="51C742E4" w14:textId="3F1906DE" w:rsidR="005B428C" w:rsidDel="004945C5" w:rsidRDefault="005B428C">
          <w:pPr>
            <w:pStyle w:val="TOC2"/>
            <w:tabs>
              <w:tab w:val="right" w:leader="dot" w:pos="9350"/>
            </w:tabs>
            <w:rPr>
              <w:del w:id="385" w:author="David Conklin" w:date="2021-11-05T12:07:00Z"/>
              <w:rFonts w:eastAsiaTheme="minorEastAsia"/>
              <w:noProof/>
            </w:rPr>
          </w:pPr>
          <w:del w:id="386" w:author="David Conklin" w:date="2021-11-05T12:07:00Z">
            <w:r w:rsidRPr="004945C5" w:rsidDel="004945C5">
              <w:rPr>
                <w:noProof/>
                <w:rPrChange w:id="387" w:author="David Conklin" w:date="2021-11-05T12:07:00Z">
                  <w:rPr>
                    <w:rStyle w:val="Hyperlink"/>
                    <w:noProof/>
                  </w:rPr>
                </w:rPrChange>
              </w:rPr>
              <w:delText>SOLAR_RADIATION_MULTIPLIER – reservoir insolation</w:delText>
            </w:r>
            <w:r w:rsidDel="004945C5">
              <w:rPr>
                <w:noProof/>
                <w:webHidden/>
              </w:rPr>
              <w:tab/>
              <w:delText>7</w:delText>
            </w:r>
          </w:del>
        </w:p>
        <w:p w14:paraId="645DF60C" w14:textId="08ED5993" w:rsidR="005B428C" w:rsidDel="004945C5" w:rsidRDefault="005B428C">
          <w:pPr>
            <w:pStyle w:val="TOC2"/>
            <w:tabs>
              <w:tab w:val="right" w:leader="dot" w:pos="9350"/>
            </w:tabs>
            <w:rPr>
              <w:del w:id="388" w:author="David Conklin" w:date="2021-11-05T12:07:00Z"/>
              <w:rFonts w:eastAsiaTheme="minorEastAsia"/>
              <w:noProof/>
            </w:rPr>
          </w:pPr>
          <w:del w:id="389" w:author="David Conklin" w:date="2021-11-05T12:07:00Z">
            <w:r w:rsidRPr="004945C5" w:rsidDel="004945C5">
              <w:rPr>
                <w:noProof/>
                <w:rPrChange w:id="390" w:author="David Conklin" w:date="2021-11-05T12:07:00Z">
                  <w:rPr>
                    <w:rStyle w:val="Hyperlink"/>
                    <w:noProof/>
                  </w:rPr>
                </w:rPrChange>
              </w:rPr>
              <w:delText>FLOW_CMS – Discharge from High Cascade springs</w:delText>
            </w:r>
            <w:r w:rsidDel="004945C5">
              <w:rPr>
                <w:noProof/>
                <w:webHidden/>
              </w:rPr>
              <w:tab/>
              <w:delText>7</w:delText>
            </w:r>
          </w:del>
        </w:p>
        <w:p w14:paraId="03B526AB" w14:textId="6367F90F" w:rsidR="005B428C" w:rsidDel="004945C5" w:rsidRDefault="005B428C">
          <w:pPr>
            <w:pStyle w:val="TOC1"/>
            <w:tabs>
              <w:tab w:val="right" w:leader="dot" w:pos="9350"/>
            </w:tabs>
            <w:rPr>
              <w:del w:id="391" w:author="David Conklin" w:date="2021-11-05T12:07:00Z"/>
              <w:rFonts w:eastAsiaTheme="minorEastAsia"/>
              <w:noProof/>
            </w:rPr>
          </w:pPr>
          <w:del w:id="392" w:author="David Conklin" w:date="2021-11-05T12:07:00Z">
            <w:r w:rsidRPr="004945C5" w:rsidDel="004945C5">
              <w:rPr>
                <w:noProof/>
                <w:rPrChange w:id="393" w:author="David Conklin" w:date="2021-11-05T12:07:00Z">
                  <w:rPr>
                    <w:rStyle w:val="Hyperlink"/>
                    <w:noProof/>
                  </w:rPr>
                </w:rPrChange>
              </w:rPr>
              <w:delText>The Envision framework and the GIS Layers</w:delText>
            </w:r>
            <w:r w:rsidDel="004945C5">
              <w:rPr>
                <w:noProof/>
                <w:webHidden/>
              </w:rPr>
              <w:tab/>
              <w:delText>7</w:delText>
            </w:r>
          </w:del>
        </w:p>
        <w:p w14:paraId="57992EB5" w14:textId="582A7592" w:rsidR="005B428C" w:rsidDel="004945C5" w:rsidRDefault="005B428C">
          <w:pPr>
            <w:pStyle w:val="TOC2"/>
            <w:tabs>
              <w:tab w:val="right" w:leader="dot" w:pos="9350"/>
            </w:tabs>
            <w:rPr>
              <w:del w:id="394" w:author="David Conklin" w:date="2021-11-05T12:07:00Z"/>
              <w:rFonts w:eastAsiaTheme="minorEastAsia"/>
              <w:noProof/>
            </w:rPr>
          </w:pPr>
          <w:del w:id="395" w:author="David Conklin" w:date="2021-11-05T12:07:00Z">
            <w:r w:rsidRPr="004945C5" w:rsidDel="004945C5">
              <w:rPr>
                <w:noProof/>
                <w:rPrChange w:id="396" w:author="David Conklin" w:date="2021-11-05T12:07:00Z">
                  <w:rPr>
                    <w:rStyle w:val="Hyperlink"/>
                    <w:noProof/>
                  </w:rPr>
                </w:rPrChange>
              </w:rPr>
              <w:delText>The Reach Layer</w:delText>
            </w:r>
            <w:r w:rsidDel="004945C5">
              <w:rPr>
                <w:noProof/>
                <w:webHidden/>
              </w:rPr>
              <w:tab/>
              <w:delText>7</w:delText>
            </w:r>
          </w:del>
        </w:p>
        <w:p w14:paraId="2AA1C5A0" w14:textId="60250398" w:rsidR="005B428C" w:rsidDel="004945C5" w:rsidRDefault="005B428C">
          <w:pPr>
            <w:pStyle w:val="TOC2"/>
            <w:tabs>
              <w:tab w:val="right" w:leader="dot" w:pos="9350"/>
            </w:tabs>
            <w:rPr>
              <w:del w:id="397" w:author="David Conklin" w:date="2021-11-05T12:07:00Z"/>
              <w:rFonts w:eastAsiaTheme="minorEastAsia"/>
              <w:noProof/>
            </w:rPr>
          </w:pPr>
          <w:del w:id="398" w:author="David Conklin" w:date="2021-11-05T12:07:00Z">
            <w:r w:rsidRPr="004945C5" w:rsidDel="004945C5">
              <w:rPr>
                <w:noProof/>
                <w:rPrChange w:id="399" w:author="David Conklin" w:date="2021-11-05T12:07:00Z">
                  <w:rPr>
                    <w:rStyle w:val="Hyperlink"/>
                    <w:noProof/>
                  </w:rPr>
                </w:rPrChange>
              </w:rPr>
              <w:delText>Time steps, autonomous processes, and global methods</w:delText>
            </w:r>
            <w:r w:rsidDel="004945C5">
              <w:rPr>
                <w:noProof/>
                <w:webHidden/>
              </w:rPr>
              <w:tab/>
              <w:delText>8</w:delText>
            </w:r>
          </w:del>
        </w:p>
        <w:p w14:paraId="1B2745DF" w14:textId="54F5B00F" w:rsidR="005B428C" w:rsidDel="004945C5" w:rsidRDefault="005B428C">
          <w:pPr>
            <w:pStyle w:val="TOC2"/>
            <w:tabs>
              <w:tab w:val="right" w:leader="dot" w:pos="9350"/>
            </w:tabs>
            <w:rPr>
              <w:del w:id="400" w:author="David Conklin" w:date="2021-11-05T12:07:00Z"/>
              <w:rFonts w:eastAsiaTheme="minorEastAsia"/>
              <w:noProof/>
            </w:rPr>
          </w:pPr>
          <w:del w:id="401" w:author="David Conklin" w:date="2021-11-05T12:07:00Z">
            <w:r w:rsidRPr="004945C5" w:rsidDel="004945C5">
              <w:rPr>
                <w:noProof/>
                <w:rPrChange w:id="402" w:author="David Conklin" w:date="2021-11-05T12:07:00Z">
                  <w:rPr>
                    <w:rStyle w:val="Hyperlink"/>
                    <w:noProof/>
                  </w:rPr>
                </w:rPrChange>
              </w:rPr>
              <w:delText>Some global method details</w:delText>
            </w:r>
            <w:r w:rsidDel="004945C5">
              <w:rPr>
                <w:noProof/>
                <w:webHidden/>
              </w:rPr>
              <w:tab/>
              <w:delText>9</w:delText>
            </w:r>
          </w:del>
        </w:p>
        <w:p w14:paraId="4CB03F12" w14:textId="525BCD2B" w:rsidR="005B428C" w:rsidDel="004945C5" w:rsidRDefault="005B428C">
          <w:pPr>
            <w:pStyle w:val="TOC1"/>
            <w:tabs>
              <w:tab w:val="right" w:leader="dot" w:pos="9350"/>
            </w:tabs>
            <w:rPr>
              <w:del w:id="403" w:author="David Conklin" w:date="2021-11-05T12:07:00Z"/>
              <w:rFonts w:eastAsiaTheme="minorEastAsia"/>
              <w:noProof/>
            </w:rPr>
          </w:pPr>
          <w:del w:id="404" w:author="David Conklin" w:date="2021-11-05T12:07:00Z">
            <w:r w:rsidRPr="004945C5" w:rsidDel="004945C5">
              <w:rPr>
                <w:noProof/>
                <w:rPrChange w:id="405" w:author="David Conklin" w:date="2021-11-05T12:07:00Z">
                  <w:rPr>
                    <w:rStyle w:val="Hyperlink"/>
                    <w:noProof/>
                  </w:rPr>
                </w:rPrChange>
              </w:rPr>
              <w:delText>Study areas</w:delText>
            </w:r>
            <w:r w:rsidDel="004945C5">
              <w:rPr>
                <w:noProof/>
                <w:webHidden/>
              </w:rPr>
              <w:tab/>
              <w:delText>9</w:delText>
            </w:r>
          </w:del>
        </w:p>
        <w:p w14:paraId="2070852F" w14:textId="72E1DB41" w:rsidR="005B428C" w:rsidDel="004945C5" w:rsidRDefault="005B428C">
          <w:pPr>
            <w:pStyle w:val="TOC2"/>
            <w:tabs>
              <w:tab w:val="right" w:leader="dot" w:pos="9350"/>
            </w:tabs>
            <w:rPr>
              <w:del w:id="406" w:author="David Conklin" w:date="2021-11-05T12:07:00Z"/>
              <w:rFonts w:eastAsiaTheme="minorEastAsia"/>
              <w:noProof/>
            </w:rPr>
          </w:pPr>
          <w:del w:id="407" w:author="David Conklin" w:date="2021-11-05T12:07:00Z">
            <w:r w:rsidRPr="004945C5" w:rsidDel="004945C5">
              <w:rPr>
                <w:noProof/>
                <w:rPrChange w:id="408" w:author="David Conklin" w:date="2021-11-05T12:07:00Z">
                  <w:rPr>
                    <w:rStyle w:val="Hyperlink"/>
                    <w:noProof/>
                  </w:rPr>
                </w:rPrChange>
              </w:rPr>
              <w:delText>DataCW3M directory structure</w:delText>
            </w:r>
            <w:r w:rsidDel="004945C5">
              <w:rPr>
                <w:noProof/>
                <w:webHidden/>
              </w:rPr>
              <w:tab/>
              <w:delText>10</w:delText>
            </w:r>
          </w:del>
        </w:p>
        <w:p w14:paraId="17B22847" w14:textId="4EF75B1E" w:rsidR="005B428C" w:rsidDel="004945C5" w:rsidRDefault="005B428C">
          <w:pPr>
            <w:pStyle w:val="TOC2"/>
            <w:tabs>
              <w:tab w:val="right" w:leader="dot" w:pos="9350"/>
            </w:tabs>
            <w:rPr>
              <w:del w:id="409" w:author="David Conklin" w:date="2021-11-05T12:07:00Z"/>
              <w:rFonts w:eastAsiaTheme="minorEastAsia"/>
              <w:noProof/>
            </w:rPr>
          </w:pPr>
          <w:del w:id="410" w:author="David Conklin" w:date="2021-11-05T12:07:00Z">
            <w:r w:rsidRPr="004945C5" w:rsidDel="004945C5">
              <w:rPr>
                <w:noProof/>
                <w:rPrChange w:id="411" w:author="David Conklin" w:date="2021-11-05T12:07:00Z">
                  <w:rPr>
                    <w:rStyle w:val="Hyperlink"/>
                    <w:noProof/>
                  </w:rPr>
                </w:rPrChange>
              </w:rPr>
              <w:delText>DataCW3M\ScenarioData directory structure</w:delText>
            </w:r>
            <w:r w:rsidDel="004945C5">
              <w:rPr>
                <w:noProof/>
                <w:webHidden/>
              </w:rPr>
              <w:tab/>
              <w:delText>10</w:delText>
            </w:r>
          </w:del>
        </w:p>
        <w:p w14:paraId="28BFFB38" w14:textId="392AC5A4" w:rsidR="005B428C" w:rsidDel="004945C5" w:rsidRDefault="005B428C">
          <w:pPr>
            <w:pStyle w:val="TOC2"/>
            <w:tabs>
              <w:tab w:val="right" w:leader="dot" w:pos="9350"/>
            </w:tabs>
            <w:rPr>
              <w:del w:id="412" w:author="David Conklin" w:date="2021-11-05T12:07:00Z"/>
              <w:rFonts w:eastAsiaTheme="minorEastAsia"/>
              <w:noProof/>
            </w:rPr>
          </w:pPr>
          <w:del w:id="413" w:author="David Conklin" w:date="2021-11-05T12:07:00Z">
            <w:r w:rsidRPr="004945C5" w:rsidDel="004945C5">
              <w:rPr>
                <w:noProof/>
                <w:rPrChange w:id="414" w:author="David Conklin" w:date="2021-11-05T12:07:00Z">
                  <w:rPr>
                    <w:rStyle w:val="Hyperlink"/>
                    <w:noProof/>
                  </w:rPr>
                </w:rPrChange>
              </w:rPr>
              <w:delText>DataCW3M\ScenarioData\&lt;scenario&gt; folder contents</w:delText>
            </w:r>
            <w:r w:rsidDel="004945C5">
              <w:rPr>
                <w:noProof/>
                <w:webHidden/>
              </w:rPr>
              <w:tab/>
              <w:delText>11</w:delText>
            </w:r>
          </w:del>
        </w:p>
        <w:p w14:paraId="68155B7F" w14:textId="0F40182A" w:rsidR="005B428C" w:rsidDel="004945C5" w:rsidRDefault="005B428C">
          <w:pPr>
            <w:pStyle w:val="TOC2"/>
            <w:tabs>
              <w:tab w:val="right" w:leader="dot" w:pos="9350"/>
            </w:tabs>
            <w:rPr>
              <w:del w:id="415" w:author="David Conklin" w:date="2021-11-05T12:07:00Z"/>
              <w:rFonts w:eastAsiaTheme="minorEastAsia"/>
              <w:noProof/>
            </w:rPr>
          </w:pPr>
          <w:del w:id="416" w:author="David Conklin" w:date="2021-11-05T12:07:00Z">
            <w:r w:rsidRPr="004945C5" w:rsidDel="004945C5">
              <w:rPr>
                <w:noProof/>
                <w:rPrChange w:id="417" w:author="David Conklin" w:date="2021-11-05T12:07:00Z">
                  <w:rPr>
                    <w:rStyle w:val="Hyperlink"/>
                    <w:noProof/>
                  </w:rPr>
                </w:rPrChange>
              </w:rPr>
              <w:delText>DataCW3M\&lt;study area&gt; folder contents</w:delText>
            </w:r>
            <w:r w:rsidDel="004945C5">
              <w:rPr>
                <w:noProof/>
                <w:webHidden/>
              </w:rPr>
              <w:tab/>
              <w:delText>11</w:delText>
            </w:r>
          </w:del>
        </w:p>
        <w:p w14:paraId="16641445" w14:textId="098BD7BE" w:rsidR="005B428C" w:rsidDel="004945C5" w:rsidRDefault="005B428C">
          <w:pPr>
            <w:pStyle w:val="TOC1"/>
            <w:tabs>
              <w:tab w:val="right" w:leader="dot" w:pos="9350"/>
            </w:tabs>
            <w:rPr>
              <w:del w:id="418" w:author="David Conklin" w:date="2021-11-05T12:07:00Z"/>
              <w:rFonts w:eastAsiaTheme="minorEastAsia"/>
              <w:noProof/>
            </w:rPr>
          </w:pPr>
          <w:del w:id="419" w:author="David Conklin" w:date="2021-11-05T12:07:00Z">
            <w:r w:rsidRPr="004945C5" w:rsidDel="004945C5">
              <w:rPr>
                <w:noProof/>
                <w:rPrChange w:id="420" w:author="David Conklin" w:date="2021-11-05T12:07:00Z">
                  <w:rPr>
                    <w:rStyle w:val="Hyperlink"/>
                    <w:noProof/>
                  </w:rPr>
                </w:rPrChange>
              </w:rPr>
              <w:delText>Calendar conventions</w:delText>
            </w:r>
            <w:r w:rsidDel="004945C5">
              <w:rPr>
                <w:noProof/>
                <w:webHidden/>
              </w:rPr>
              <w:tab/>
              <w:delText>17</w:delText>
            </w:r>
          </w:del>
        </w:p>
        <w:p w14:paraId="186A5B95" w14:textId="7F10DACF" w:rsidR="005B428C" w:rsidDel="004945C5" w:rsidRDefault="005B428C">
          <w:pPr>
            <w:pStyle w:val="TOC2"/>
            <w:tabs>
              <w:tab w:val="right" w:leader="dot" w:pos="9350"/>
            </w:tabs>
            <w:rPr>
              <w:del w:id="421" w:author="David Conklin" w:date="2021-11-05T12:07:00Z"/>
              <w:rFonts w:eastAsiaTheme="minorEastAsia"/>
              <w:noProof/>
            </w:rPr>
          </w:pPr>
          <w:del w:id="422" w:author="David Conklin" w:date="2021-11-05T12:07:00Z">
            <w:r w:rsidRPr="004945C5" w:rsidDel="004945C5">
              <w:rPr>
                <w:noProof/>
                <w:rPrChange w:id="423" w:author="David Conklin" w:date="2021-11-05T12:07:00Z">
                  <w:rPr>
                    <w:rStyle w:val="Hyperlink"/>
                    <w:noProof/>
                  </w:rPr>
                </w:rPrChange>
              </w:rPr>
              <w:delText>Water years</w:delText>
            </w:r>
            <w:r w:rsidDel="004945C5">
              <w:rPr>
                <w:noProof/>
                <w:webHidden/>
              </w:rPr>
              <w:tab/>
              <w:delText>17</w:delText>
            </w:r>
          </w:del>
        </w:p>
        <w:p w14:paraId="434825AA" w14:textId="15DD54CD" w:rsidR="005B428C" w:rsidDel="004945C5" w:rsidRDefault="005B428C">
          <w:pPr>
            <w:pStyle w:val="TOC1"/>
            <w:tabs>
              <w:tab w:val="right" w:leader="dot" w:pos="9350"/>
            </w:tabs>
            <w:rPr>
              <w:del w:id="424" w:author="David Conklin" w:date="2021-11-05T12:07:00Z"/>
              <w:rFonts w:eastAsiaTheme="minorEastAsia"/>
              <w:noProof/>
            </w:rPr>
          </w:pPr>
          <w:del w:id="425" w:author="David Conklin" w:date="2021-11-05T12:07:00Z">
            <w:r w:rsidRPr="004945C5" w:rsidDel="004945C5">
              <w:rPr>
                <w:noProof/>
                <w:rPrChange w:id="426" w:author="David Conklin" w:date="2021-11-05T12:07:00Z">
                  <w:rPr>
                    <w:rStyle w:val="Hyperlink"/>
                    <w:noProof/>
                  </w:rPr>
                </w:rPrChange>
              </w:rPr>
              <w:delText>Climate data</w:delText>
            </w:r>
            <w:r w:rsidDel="004945C5">
              <w:rPr>
                <w:noProof/>
                <w:webHidden/>
              </w:rPr>
              <w:tab/>
              <w:delText>17</w:delText>
            </w:r>
          </w:del>
        </w:p>
        <w:p w14:paraId="41D9CFFC" w14:textId="25937DEF" w:rsidR="005B428C" w:rsidDel="004945C5" w:rsidRDefault="005B428C">
          <w:pPr>
            <w:pStyle w:val="TOC2"/>
            <w:tabs>
              <w:tab w:val="right" w:leader="dot" w:pos="9350"/>
            </w:tabs>
            <w:rPr>
              <w:del w:id="427" w:author="David Conklin" w:date="2021-11-05T12:07:00Z"/>
              <w:rFonts w:eastAsiaTheme="minorEastAsia"/>
              <w:noProof/>
            </w:rPr>
          </w:pPr>
          <w:del w:id="428" w:author="David Conklin" w:date="2021-11-05T12:07:00Z">
            <w:r w:rsidRPr="004945C5" w:rsidDel="004945C5">
              <w:rPr>
                <w:noProof/>
                <w:rPrChange w:id="429" w:author="David Conklin" w:date="2021-11-05T12:07:00Z">
                  <w:rPr>
                    <w:rStyle w:val="Hyperlink"/>
                    <w:noProof/>
                  </w:rPr>
                </w:rPrChange>
              </w:rPr>
              <w:delText>Numbered climate scenarios in the model</w:delText>
            </w:r>
            <w:r w:rsidDel="004945C5">
              <w:rPr>
                <w:noProof/>
                <w:webHidden/>
              </w:rPr>
              <w:tab/>
              <w:delText>17</w:delText>
            </w:r>
          </w:del>
        </w:p>
        <w:p w14:paraId="5C0CDF98" w14:textId="7BDAFDBF" w:rsidR="005B428C" w:rsidDel="004945C5" w:rsidRDefault="005B428C">
          <w:pPr>
            <w:pStyle w:val="TOC2"/>
            <w:tabs>
              <w:tab w:val="right" w:leader="dot" w:pos="9350"/>
            </w:tabs>
            <w:rPr>
              <w:del w:id="430" w:author="David Conklin" w:date="2021-11-05T12:07:00Z"/>
              <w:rFonts w:eastAsiaTheme="minorEastAsia"/>
              <w:noProof/>
            </w:rPr>
          </w:pPr>
          <w:del w:id="431" w:author="David Conklin" w:date="2021-11-05T12:07:00Z">
            <w:r w:rsidRPr="004945C5" w:rsidDel="004945C5">
              <w:rPr>
                <w:noProof/>
                <w:rPrChange w:id="432" w:author="David Conklin" w:date="2021-11-05T12:07:00Z">
                  <w:rPr>
                    <w:rStyle w:val="Hyperlink"/>
                    <w:noProof/>
                  </w:rPr>
                </w:rPrChange>
              </w:rPr>
              <w:delText>Monthly and seasonal weather data</w:delText>
            </w:r>
            <w:r w:rsidDel="004945C5">
              <w:rPr>
                <w:noProof/>
                <w:webHidden/>
              </w:rPr>
              <w:tab/>
              <w:delText>18</w:delText>
            </w:r>
          </w:del>
        </w:p>
        <w:p w14:paraId="74EABD61" w14:textId="12650123" w:rsidR="005B428C" w:rsidDel="004945C5" w:rsidRDefault="005B428C">
          <w:pPr>
            <w:pStyle w:val="TOC2"/>
            <w:tabs>
              <w:tab w:val="right" w:leader="dot" w:pos="9350"/>
            </w:tabs>
            <w:rPr>
              <w:del w:id="433" w:author="David Conklin" w:date="2021-11-05T12:07:00Z"/>
              <w:rFonts w:eastAsiaTheme="minorEastAsia"/>
              <w:noProof/>
            </w:rPr>
          </w:pPr>
          <w:del w:id="434" w:author="David Conklin" w:date="2021-11-05T12:07:00Z">
            <w:r w:rsidRPr="004945C5" w:rsidDel="004945C5">
              <w:rPr>
                <w:noProof/>
                <w:rPrChange w:id="435" w:author="David Conklin" w:date="2021-11-05T12:07:00Z">
                  <w:rPr>
                    <w:rStyle w:val="Hyperlink"/>
                    <w:noProof/>
                  </w:rPr>
                </w:rPrChange>
              </w:rPr>
              <w:delText>Climate data grids</w:delText>
            </w:r>
            <w:r w:rsidDel="004945C5">
              <w:rPr>
                <w:noProof/>
                <w:webHidden/>
              </w:rPr>
              <w:tab/>
              <w:delText>19</w:delText>
            </w:r>
          </w:del>
        </w:p>
        <w:p w14:paraId="6C703968" w14:textId="37F56D2F" w:rsidR="005B428C" w:rsidDel="004945C5" w:rsidRDefault="005B428C">
          <w:pPr>
            <w:pStyle w:val="TOC3"/>
            <w:tabs>
              <w:tab w:val="right" w:leader="dot" w:pos="9350"/>
            </w:tabs>
            <w:rPr>
              <w:del w:id="436" w:author="David Conklin" w:date="2021-11-05T12:07:00Z"/>
              <w:rFonts w:eastAsiaTheme="minorEastAsia"/>
              <w:noProof/>
            </w:rPr>
          </w:pPr>
          <w:del w:id="437" w:author="David Conklin" w:date="2021-11-05T12:07:00Z">
            <w:r w:rsidRPr="004945C5" w:rsidDel="004945C5">
              <w:rPr>
                <w:noProof/>
                <w:rPrChange w:id="438" w:author="David Conklin" w:date="2021-11-05T12:07:00Z">
                  <w:rPr>
                    <w:rStyle w:val="Hyperlink"/>
                    <w:noProof/>
                  </w:rPr>
                </w:rPrChange>
              </w:rPr>
              <w:delText>The WW2100 climate grid</w:delText>
            </w:r>
            <w:r w:rsidDel="004945C5">
              <w:rPr>
                <w:noProof/>
                <w:webHidden/>
              </w:rPr>
              <w:tab/>
              <w:delText>19</w:delText>
            </w:r>
          </w:del>
        </w:p>
        <w:p w14:paraId="28573EB2" w14:textId="497DBE84" w:rsidR="005B428C" w:rsidDel="004945C5" w:rsidRDefault="005B428C">
          <w:pPr>
            <w:pStyle w:val="TOC3"/>
            <w:tabs>
              <w:tab w:val="right" w:leader="dot" w:pos="9350"/>
            </w:tabs>
            <w:rPr>
              <w:del w:id="439" w:author="David Conklin" w:date="2021-11-05T12:07:00Z"/>
              <w:rFonts w:eastAsiaTheme="minorEastAsia"/>
              <w:noProof/>
            </w:rPr>
          </w:pPr>
          <w:del w:id="440" w:author="David Conklin" w:date="2021-11-05T12:07:00Z">
            <w:r w:rsidRPr="004945C5" w:rsidDel="004945C5">
              <w:rPr>
                <w:noProof/>
                <w:rPrChange w:id="441" w:author="David Conklin" w:date="2021-11-05T12:07:00Z">
                  <w:rPr>
                    <w:rStyle w:val="Hyperlink"/>
                    <w:noProof/>
                  </w:rPr>
                </w:rPrChange>
              </w:rPr>
              <w:delText>The v2 climate grid</w:delText>
            </w:r>
            <w:r w:rsidDel="004945C5">
              <w:rPr>
                <w:noProof/>
                <w:webHidden/>
              </w:rPr>
              <w:tab/>
              <w:delText>20</w:delText>
            </w:r>
          </w:del>
        </w:p>
        <w:p w14:paraId="360D0C81" w14:textId="0D7ECD61" w:rsidR="005B428C" w:rsidDel="004945C5" w:rsidRDefault="005B428C">
          <w:pPr>
            <w:pStyle w:val="TOC2"/>
            <w:tabs>
              <w:tab w:val="right" w:leader="dot" w:pos="9350"/>
            </w:tabs>
            <w:rPr>
              <w:del w:id="442" w:author="David Conklin" w:date="2021-11-05T12:07:00Z"/>
              <w:rFonts w:eastAsiaTheme="minorEastAsia"/>
              <w:noProof/>
            </w:rPr>
          </w:pPr>
          <w:del w:id="443" w:author="David Conklin" w:date="2021-11-05T12:07:00Z">
            <w:r w:rsidRPr="004945C5" w:rsidDel="004945C5">
              <w:rPr>
                <w:noProof/>
                <w:rPrChange w:id="444" w:author="David Conklin" w:date="2021-11-05T12:07:00Z">
                  <w:rPr>
                    <w:rStyle w:val="Hyperlink"/>
                    <w:noProof/>
                  </w:rPr>
                </w:rPrChange>
              </w:rPr>
              <w:delText>How climate data is looked up</w:delText>
            </w:r>
            <w:r w:rsidDel="004945C5">
              <w:rPr>
                <w:noProof/>
                <w:webHidden/>
              </w:rPr>
              <w:tab/>
              <w:delText>20</w:delText>
            </w:r>
          </w:del>
        </w:p>
        <w:p w14:paraId="2DA58289" w14:textId="5D0080B3" w:rsidR="005B428C" w:rsidDel="004945C5" w:rsidRDefault="005B428C">
          <w:pPr>
            <w:pStyle w:val="TOC2"/>
            <w:tabs>
              <w:tab w:val="right" w:leader="dot" w:pos="9350"/>
            </w:tabs>
            <w:rPr>
              <w:del w:id="445" w:author="David Conklin" w:date="2021-11-05T12:07:00Z"/>
              <w:rFonts w:eastAsiaTheme="minorEastAsia"/>
              <w:noProof/>
            </w:rPr>
          </w:pPr>
          <w:del w:id="446" w:author="David Conklin" w:date="2021-11-05T12:07:00Z">
            <w:r w:rsidRPr="004945C5" w:rsidDel="004945C5">
              <w:rPr>
                <w:noProof/>
                <w:rPrChange w:id="447" w:author="David Conklin" w:date="2021-11-05T12:07:00Z">
                  <w:rPr>
                    <w:rStyle w:val="Hyperlink"/>
                    <w:noProof/>
                  </w:rPr>
                </w:rPrChange>
              </w:rPr>
              <w:delText>What is in a climate dataset</w:delText>
            </w:r>
            <w:r w:rsidDel="004945C5">
              <w:rPr>
                <w:noProof/>
                <w:webHidden/>
              </w:rPr>
              <w:tab/>
              <w:delText>21</w:delText>
            </w:r>
          </w:del>
        </w:p>
        <w:p w14:paraId="418D9B29" w14:textId="51E5D0C1" w:rsidR="005B428C" w:rsidDel="004945C5" w:rsidRDefault="005B428C">
          <w:pPr>
            <w:pStyle w:val="TOC1"/>
            <w:tabs>
              <w:tab w:val="right" w:leader="dot" w:pos="9350"/>
            </w:tabs>
            <w:rPr>
              <w:del w:id="448" w:author="David Conklin" w:date="2021-11-05T12:07:00Z"/>
              <w:rFonts w:eastAsiaTheme="minorEastAsia"/>
              <w:noProof/>
            </w:rPr>
          </w:pPr>
          <w:del w:id="449" w:author="David Conklin" w:date="2021-11-05T12:07:00Z">
            <w:r w:rsidRPr="004945C5" w:rsidDel="004945C5">
              <w:rPr>
                <w:noProof/>
                <w:rPrChange w:id="450" w:author="David Conklin" w:date="2021-11-05T12:07:00Z">
                  <w:rPr>
                    <w:rStyle w:val="Hyperlink"/>
                    <w:noProof/>
                  </w:rPr>
                </w:rPrChange>
              </w:rPr>
              <w:delText>Water rights</w:delText>
            </w:r>
            <w:r w:rsidDel="004945C5">
              <w:rPr>
                <w:noProof/>
                <w:webHidden/>
              </w:rPr>
              <w:tab/>
              <w:delText>22</w:delText>
            </w:r>
          </w:del>
        </w:p>
        <w:p w14:paraId="7086421E" w14:textId="3D5C9BF2" w:rsidR="005B428C" w:rsidDel="004945C5" w:rsidRDefault="005B428C">
          <w:pPr>
            <w:pStyle w:val="TOC2"/>
            <w:tabs>
              <w:tab w:val="right" w:leader="dot" w:pos="9350"/>
            </w:tabs>
            <w:rPr>
              <w:del w:id="451" w:author="David Conklin" w:date="2021-11-05T12:07:00Z"/>
              <w:rFonts w:eastAsiaTheme="minorEastAsia"/>
              <w:noProof/>
            </w:rPr>
          </w:pPr>
          <w:del w:id="452" w:author="David Conklin" w:date="2021-11-05T12:07:00Z">
            <w:r w:rsidRPr="004945C5" w:rsidDel="004945C5">
              <w:rPr>
                <w:noProof/>
                <w:rPrChange w:id="453" w:author="David Conklin" w:date="2021-11-05T12:07:00Z">
                  <w:rPr>
                    <w:rStyle w:val="Hyperlink"/>
                    <w:noProof/>
                  </w:rPr>
                </w:rPrChange>
              </w:rPr>
              <w:delText>Water rights data</w:delText>
            </w:r>
            <w:r w:rsidDel="004945C5">
              <w:rPr>
                <w:noProof/>
                <w:webHidden/>
              </w:rPr>
              <w:tab/>
              <w:delText>22</w:delText>
            </w:r>
          </w:del>
        </w:p>
        <w:p w14:paraId="69A36B03" w14:textId="4923CC40" w:rsidR="005B428C" w:rsidDel="004945C5" w:rsidRDefault="005B428C">
          <w:pPr>
            <w:pStyle w:val="TOC2"/>
            <w:tabs>
              <w:tab w:val="right" w:leader="dot" w:pos="9350"/>
            </w:tabs>
            <w:rPr>
              <w:del w:id="454" w:author="David Conklin" w:date="2021-11-05T12:07:00Z"/>
              <w:rFonts w:eastAsiaTheme="minorEastAsia"/>
              <w:noProof/>
            </w:rPr>
          </w:pPr>
          <w:del w:id="455" w:author="David Conklin" w:date="2021-11-05T12:07:00Z">
            <w:r w:rsidRPr="004945C5" w:rsidDel="004945C5">
              <w:rPr>
                <w:noProof/>
                <w:rPrChange w:id="456" w:author="David Conklin" w:date="2021-11-05T12:07:00Z">
                  <w:rPr>
                    <w:rStyle w:val="Hyperlink"/>
                    <w:noProof/>
                  </w:rPr>
                </w:rPrChange>
              </w:rPr>
              <w:delText>The wr_pods.csv file</w:delText>
            </w:r>
            <w:r w:rsidDel="004945C5">
              <w:rPr>
                <w:noProof/>
                <w:webHidden/>
              </w:rPr>
              <w:tab/>
              <w:delText>22</w:delText>
            </w:r>
          </w:del>
        </w:p>
        <w:p w14:paraId="3D4D4481" w14:textId="4E069037" w:rsidR="005B428C" w:rsidDel="004945C5" w:rsidRDefault="005B428C">
          <w:pPr>
            <w:pStyle w:val="TOC2"/>
            <w:tabs>
              <w:tab w:val="right" w:leader="dot" w:pos="9350"/>
            </w:tabs>
            <w:rPr>
              <w:del w:id="457" w:author="David Conklin" w:date="2021-11-05T12:07:00Z"/>
              <w:rFonts w:eastAsiaTheme="minorEastAsia"/>
              <w:noProof/>
            </w:rPr>
          </w:pPr>
          <w:del w:id="458" w:author="David Conklin" w:date="2021-11-05T12:07:00Z">
            <w:r w:rsidRPr="004945C5" w:rsidDel="004945C5">
              <w:rPr>
                <w:noProof/>
                <w:rPrChange w:id="459" w:author="David Conklin" w:date="2021-11-05T12:07:00Z">
                  <w:rPr>
                    <w:rStyle w:val="Hyperlink"/>
                    <w:noProof/>
                  </w:rPr>
                </w:rPrChange>
              </w:rPr>
              <w:delText>The wr_pous.csv file</w:delText>
            </w:r>
            <w:r w:rsidDel="004945C5">
              <w:rPr>
                <w:noProof/>
                <w:webHidden/>
              </w:rPr>
              <w:tab/>
              <w:delText>23</w:delText>
            </w:r>
          </w:del>
        </w:p>
        <w:p w14:paraId="5849F0B6" w14:textId="0DBBB729" w:rsidR="005B428C" w:rsidDel="004945C5" w:rsidRDefault="005B428C">
          <w:pPr>
            <w:pStyle w:val="TOC2"/>
            <w:tabs>
              <w:tab w:val="right" w:leader="dot" w:pos="9350"/>
            </w:tabs>
            <w:rPr>
              <w:del w:id="460" w:author="David Conklin" w:date="2021-11-05T12:07:00Z"/>
              <w:rFonts w:eastAsiaTheme="minorEastAsia"/>
              <w:noProof/>
            </w:rPr>
          </w:pPr>
          <w:del w:id="461" w:author="David Conklin" w:date="2021-11-05T12:07:00Z">
            <w:r w:rsidRPr="004945C5" w:rsidDel="004945C5">
              <w:rPr>
                <w:noProof/>
                <w:rPrChange w:id="462" w:author="David Conklin" w:date="2021-11-05T12:07:00Z">
                  <w:rPr>
                    <w:rStyle w:val="Hyperlink"/>
                    <w:noProof/>
                  </w:rPr>
                </w:rPrChange>
              </w:rPr>
              <w:delText>Allocating surface water rights to irrigation</w:delText>
            </w:r>
            <w:r w:rsidDel="004945C5">
              <w:rPr>
                <w:noProof/>
                <w:webHidden/>
              </w:rPr>
              <w:tab/>
              <w:delText>24</w:delText>
            </w:r>
          </w:del>
        </w:p>
        <w:p w14:paraId="27A46CE1" w14:textId="791D22C5" w:rsidR="005B428C" w:rsidDel="004945C5" w:rsidRDefault="005B428C">
          <w:pPr>
            <w:pStyle w:val="TOC2"/>
            <w:tabs>
              <w:tab w:val="right" w:leader="dot" w:pos="9350"/>
            </w:tabs>
            <w:rPr>
              <w:del w:id="463" w:author="David Conklin" w:date="2021-11-05T12:07:00Z"/>
              <w:rFonts w:eastAsiaTheme="minorEastAsia"/>
              <w:noProof/>
            </w:rPr>
          </w:pPr>
          <w:del w:id="464" w:author="David Conklin" w:date="2021-11-05T12:07:00Z">
            <w:r w:rsidRPr="004945C5" w:rsidDel="004945C5">
              <w:rPr>
                <w:noProof/>
                <w:rPrChange w:id="465" w:author="David Conklin" w:date="2021-11-05T12:07:00Z">
                  <w:rPr>
                    <w:rStyle w:val="Hyperlink"/>
                    <w:noProof/>
                  </w:rPr>
                </w:rPrChange>
              </w:rPr>
              <w:delText>Adding a water right</w:delText>
            </w:r>
            <w:r w:rsidDel="004945C5">
              <w:rPr>
                <w:noProof/>
                <w:webHidden/>
              </w:rPr>
              <w:tab/>
              <w:delText>24</w:delText>
            </w:r>
          </w:del>
        </w:p>
        <w:p w14:paraId="69F1C9C1" w14:textId="33F58C1D" w:rsidR="005B428C" w:rsidDel="004945C5" w:rsidRDefault="005B428C">
          <w:pPr>
            <w:pStyle w:val="TOC1"/>
            <w:tabs>
              <w:tab w:val="right" w:leader="dot" w:pos="9350"/>
            </w:tabs>
            <w:rPr>
              <w:del w:id="466" w:author="David Conklin" w:date="2021-11-05T12:07:00Z"/>
              <w:rFonts w:eastAsiaTheme="minorEastAsia"/>
              <w:noProof/>
            </w:rPr>
          </w:pPr>
          <w:del w:id="467" w:author="David Conklin" w:date="2021-11-05T12:07:00Z">
            <w:r w:rsidRPr="004945C5" w:rsidDel="004945C5">
              <w:rPr>
                <w:noProof/>
                <w:rPrChange w:id="468" w:author="David Conklin" w:date="2021-11-05T12:07:00Z">
                  <w:rPr>
                    <w:rStyle w:val="Hyperlink"/>
                    <w:noProof/>
                  </w:rPr>
                </w:rPrChange>
              </w:rPr>
              <w:delText>Initial conditions</w:delText>
            </w:r>
            <w:r w:rsidDel="004945C5">
              <w:rPr>
                <w:noProof/>
                <w:webHidden/>
              </w:rPr>
              <w:tab/>
              <w:delText>25</w:delText>
            </w:r>
          </w:del>
        </w:p>
        <w:p w14:paraId="7BD5DF08" w14:textId="716B8228" w:rsidR="005B428C" w:rsidDel="004945C5" w:rsidRDefault="005B428C">
          <w:pPr>
            <w:pStyle w:val="TOC2"/>
            <w:tabs>
              <w:tab w:val="right" w:leader="dot" w:pos="9350"/>
            </w:tabs>
            <w:rPr>
              <w:del w:id="469" w:author="David Conklin" w:date="2021-11-05T12:07:00Z"/>
              <w:rFonts w:eastAsiaTheme="minorEastAsia"/>
              <w:noProof/>
            </w:rPr>
          </w:pPr>
          <w:del w:id="470" w:author="David Conklin" w:date="2021-11-05T12:07:00Z">
            <w:r w:rsidRPr="004945C5" w:rsidDel="004945C5">
              <w:rPr>
                <w:noProof/>
                <w:rPrChange w:id="471" w:author="David Conklin" w:date="2021-11-05T12:07:00Z">
                  <w:rPr>
                    <w:rStyle w:val="Hyperlink"/>
                    <w:noProof/>
                  </w:rPr>
                </w:rPrChange>
              </w:rPr>
              <w:delText>State variables</w:delText>
            </w:r>
            <w:r w:rsidDel="004945C5">
              <w:rPr>
                <w:noProof/>
                <w:webHidden/>
              </w:rPr>
              <w:tab/>
              <w:delText>25</w:delText>
            </w:r>
          </w:del>
        </w:p>
        <w:p w14:paraId="56DA21A7" w14:textId="39143BFC" w:rsidR="005B428C" w:rsidDel="004945C5" w:rsidRDefault="005B428C">
          <w:pPr>
            <w:pStyle w:val="TOC2"/>
            <w:tabs>
              <w:tab w:val="right" w:leader="dot" w:pos="9350"/>
            </w:tabs>
            <w:rPr>
              <w:del w:id="472" w:author="David Conklin" w:date="2021-11-05T12:07:00Z"/>
              <w:rFonts w:eastAsiaTheme="minorEastAsia"/>
              <w:noProof/>
            </w:rPr>
          </w:pPr>
          <w:del w:id="473" w:author="David Conklin" w:date="2021-11-05T12:07:00Z">
            <w:r w:rsidRPr="004945C5" w:rsidDel="004945C5">
              <w:rPr>
                <w:noProof/>
                <w:rPrChange w:id="474" w:author="David Conklin" w:date="2021-11-05T12:07:00Z">
                  <w:rPr>
                    <w:rStyle w:val="Hyperlink"/>
                    <w:noProof/>
                  </w:rPr>
                </w:rPrChange>
              </w:rPr>
              <w:delText>Reproducibility and the use of random number generators</w:delText>
            </w:r>
            <w:r w:rsidDel="004945C5">
              <w:rPr>
                <w:noProof/>
                <w:webHidden/>
              </w:rPr>
              <w:tab/>
              <w:delText>25</w:delText>
            </w:r>
          </w:del>
        </w:p>
        <w:p w14:paraId="0949E54E" w14:textId="31B2BED0" w:rsidR="005B428C" w:rsidDel="004945C5" w:rsidRDefault="005B428C">
          <w:pPr>
            <w:pStyle w:val="TOC2"/>
            <w:tabs>
              <w:tab w:val="right" w:leader="dot" w:pos="9350"/>
            </w:tabs>
            <w:rPr>
              <w:del w:id="475" w:author="David Conklin" w:date="2021-11-05T12:07:00Z"/>
              <w:rFonts w:eastAsiaTheme="minorEastAsia"/>
              <w:noProof/>
            </w:rPr>
          </w:pPr>
          <w:del w:id="476" w:author="David Conklin" w:date="2021-11-05T12:07:00Z">
            <w:r w:rsidRPr="004945C5" w:rsidDel="004945C5">
              <w:rPr>
                <w:noProof/>
                <w:rPrChange w:id="477" w:author="David Conklin" w:date="2021-11-05T12:07:00Z">
                  <w:rPr>
                    <w:rStyle w:val="Hyperlink"/>
                    <w:noProof/>
                  </w:rPr>
                </w:rPrChange>
              </w:rPr>
              <w:delText>Initializing ID numbers: coldstart</w:delText>
            </w:r>
            <w:r w:rsidDel="004945C5">
              <w:rPr>
                <w:noProof/>
                <w:webHidden/>
              </w:rPr>
              <w:tab/>
              <w:delText>26</w:delText>
            </w:r>
          </w:del>
        </w:p>
        <w:p w14:paraId="72EE8872" w14:textId="4997CD62" w:rsidR="005B428C" w:rsidDel="004945C5" w:rsidRDefault="005B428C">
          <w:pPr>
            <w:pStyle w:val="TOC2"/>
            <w:tabs>
              <w:tab w:val="right" w:leader="dot" w:pos="9350"/>
            </w:tabs>
            <w:rPr>
              <w:del w:id="478" w:author="David Conklin" w:date="2021-11-05T12:07:00Z"/>
              <w:rFonts w:eastAsiaTheme="minorEastAsia"/>
              <w:noProof/>
            </w:rPr>
          </w:pPr>
          <w:del w:id="479" w:author="David Conklin" w:date="2021-11-05T12:07:00Z">
            <w:r w:rsidRPr="004945C5" w:rsidDel="004945C5">
              <w:rPr>
                <w:noProof/>
                <w:rPrChange w:id="480" w:author="David Conklin" w:date="2021-11-05T12:07:00Z">
                  <w:rPr>
                    <w:rStyle w:val="Hyperlink"/>
                    <w:noProof/>
                  </w:rPr>
                </w:rPrChange>
              </w:rPr>
              <w:delText>Initializing Flow and HBV model state variables: spinup</w:delText>
            </w:r>
            <w:r w:rsidDel="004945C5">
              <w:rPr>
                <w:noProof/>
                <w:webHidden/>
              </w:rPr>
              <w:tab/>
              <w:delText>26</w:delText>
            </w:r>
          </w:del>
        </w:p>
        <w:p w14:paraId="43F57693" w14:textId="3210CC11" w:rsidR="005B428C" w:rsidDel="004945C5" w:rsidRDefault="005B428C">
          <w:pPr>
            <w:pStyle w:val="TOC2"/>
            <w:tabs>
              <w:tab w:val="right" w:leader="dot" w:pos="9350"/>
            </w:tabs>
            <w:rPr>
              <w:del w:id="481" w:author="David Conklin" w:date="2021-11-05T12:07:00Z"/>
              <w:rFonts w:eastAsiaTheme="minorEastAsia"/>
              <w:noProof/>
            </w:rPr>
          </w:pPr>
          <w:del w:id="482" w:author="David Conklin" w:date="2021-11-05T12:07:00Z">
            <w:r w:rsidRPr="004945C5" w:rsidDel="004945C5">
              <w:rPr>
                <w:noProof/>
                <w:rPrChange w:id="483" w:author="David Conklin" w:date="2021-11-05T12:07:00Z">
                  <w:rPr>
                    <w:rStyle w:val="Hyperlink"/>
                    <w:noProof/>
                  </w:rPr>
                </w:rPrChange>
              </w:rPr>
              <w:delText>Initializing HBVCALIB attributes: spinup</w:delText>
            </w:r>
            <w:r w:rsidDel="004945C5">
              <w:rPr>
                <w:noProof/>
                <w:webHidden/>
              </w:rPr>
              <w:tab/>
              <w:delText>26</w:delText>
            </w:r>
          </w:del>
        </w:p>
        <w:p w14:paraId="3AD2B44D" w14:textId="62C9AEDA" w:rsidR="005B428C" w:rsidDel="004945C5" w:rsidRDefault="005B428C">
          <w:pPr>
            <w:pStyle w:val="TOC2"/>
            <w:tabs>
              <w:tab w:val="right" w:leader="dot" w:pos="9350"/>
            </w:tabs>
            <w:rPr>
              <w:del w:id="484" w:author="David Conklin" w:date="2021-11-05T12:07:00Z"/>
              <w:rFonts w:eastAsiaTheme="minorEastAsia"/>
              <w:noProof/>
            </w:rPr>
          </w:pPr>
          <w:del w:id="485" w:author="David Conklin" w:date="2021-11-05T12:07:00Z">
            <w:r w:rsidRPr="004945C5" w:rsidDel="004945C5">
              <w:rPr>
                <w:noProof/>
                <w:rPrChange w:id="486" w:author="David Conklin" w:date="2021-11-05T12:07:00Z">
                  <w:rPr>
                    <w:rStyle w:val="Hyperlink"/>
                    <w:noProof/>
                  </w:rPr>
                </w:rPrChange>
              </w:rPr>
              <w:delText>Initial conditions for Flow: the IC file and the IDU, HRU, and Reach shapefiles</w:delText>
            </w:r>
            <w:r w:rsidDel="004945C5">
              <w:rPr>
                <w:noProof/>
                <w:webHidden/>
              </w:rPr>
              <w:tab/>
              <w:delText>27</w:delText>
            </w:r>
          </w:del>
        </w:p>
        <w:p w14:paraId="405BD214" w14:textId="2401C957" w:rsidR="005B428C" w:rsidDel="004945C5" w:rsidRDefault="005B428C">
          <w:pPr>
            <w:pStyle w:val="TOC2"/>
            <w:tabs>
              <w:tab w:val="right" w:leader="dot" w:pos="9350"/>
            </w:tabs>
            <w:rPr>
              <w:del w:id="487" w:author="David Conklin" w:date="2021-11-05T12:07:00Z"/>
              <w:rFonts w:eastAsiaTheme="minorEastAsia"/>
              <w:noProof/>
            </w:rPr>
          </w:pPr>
          <w:del w:id="488" w:author="David Conklin" w:date="2021-11-05T12:07:00Z">
            <w:r w:rsidRPr="004945C5" w:rsidDel="004945C5">
              <w:rPr>
                <w:noProof/>
                <w:rPrChange w:id="489" w:author="David Conklin" w:date="2021-11-05T12:07:00Z">
                  <w:rPr>
                    <w:rStyle w:val="Hyperlink"/>
                    <w:noProof/>
                  </w:rPr>
                </w:rPrChange>
              </w:rPr>
              <w:delText>What is in the IC file</w:delText>
            </w:r>
            <w:r w:rsidDel="004945C5">
              <w:rPr>
                <w:noProof/>
                <w:webHidden/>
              </w:rPr>
              <w:tab/>
              <w:delText>27</w:delText>
            </w:r>
          </w:del>
        </w:p>
        <w:p w14:paraId="1D971685" w14:textId="09475DAF" w:rsidR="005B428C" w:rsidDel="004945C5" w:rsidRDefault="005B428C">
          <w:pPr>
            <w:pStyle w:val="TOC2"/>
            <w:tabs>
              <w:tab w:val="right" w:leader="dot" w:pos="9350"/>
            </w:tabs>
            <w:rPr>
              <w:del w:id="490" w:author="David Conklin" w:date="2021-11-05T12:07:00Z"/>
              <w:rFonts w:eastAsiaTheme="minorEastAsia"/>
              <w:noProof/>
            </w:rPr>
          </w:pPr>
          <w:del w:id="491" w:author="David Conklin" w:date="2021-11-05T12:07:00Z">
            <w:r w:rsidRPr="004945C5" w:rsidDel="004945C5">
              <w:rPr>
                <w:noProof/>
                <w:rPrChange w:id="492" w:author="David Conklin" w:date="2021-11-05T12:07:00Z">
                  <w:rPr>
                    <w:rStyle w:val="Hyperlink"/>
                    <w:noProof/>
                  </w:rPr>
                </w:rPrChange>
              </w:rPr>
              <w:delText>State variables in the IDU shapefile</w:delText>
            </w:r>
            <w:r w:rsidDel="004945C5">
              <w:rPr>
                <w:noProof/>
                <w:webHidden/>
              </w:rPr>
              <w:tab/>
              <w:delText>27</w:delText>
            </w:r>
          </w:del>
        </w:p>
        <w:p w14:paraId="4847AA35" w14:textId="299928C2" w:rsidR="005B428C" w:rsidDel="004945C5" w:rsidRDefault="005B428C">
          <w:pPr>
            <w:pStyle w:val="TOC2"/>
            <w:tabs>
              <w:tab w:val="right" w:leader="dot" w:pos="9350"/>
            </w:tabs>
            <w:rPr>
              <w:del w:id="493" w:author="David Conklin" w:date="2021-11-05T12:07:00Z"/>
              <w:rFonts w:eastAsiaTheme="minorEastAsia"/>
              <w:noProof/>
            </w:rPr>
          </w:pPr>
          <w:del w:id="494" w:author="David Conklin" w:date="2021-11-05T12:07:00Z">
            <w:r w:rsidRPr="004945C5" w:rsidDel="004945C5">
              <w:rPr>
                <w:noProof/>
                <w:rPrChange w:id="495" w:author="David Conklin" w:date="2021-11-05T12:07:00Z">
                  <w:rPr>
                    <w:rStyle w:val="Hyperlink"/>
                    <w:noProof/>
                  </w:rPr>
                </w:rPrChange>
              </w:rPr>
              <w:delText>Initial conditions for HBV: the IC file and the IDU shapefile</w:delText>
            </w:r>
            <w:r w:rsidDel="004945C5">
              <w:rPr>
                <w:noProof/>
                <w:webHidden/>
              </w:rPr>
              <w:tab/>
              <w:delText>28</w:delText>
            </w:r>
          </w:del>
        </w:p>
        <w:p w14:paraId="00598E72" w14:textId="26F3C428" w:rsidR="005B428C" w:rsidDel="004945C5" w:rsidRDefault="005B428C">
          <w:pPr>
            <w:pStyle w:val="TOC2"/>
            <w:tabs>
              <w:tab w:val="right" w:leader="dot" w:pos="9350"/>
            </w:tabs>
            <w:rPr>
              <w:del w:id="496" w:author="David Conklin" w:date="2021-11-05T12:07:00Z"/>
              <w:rFonts w:eastAsiaTheme="minorEastAsia"/>
              <w:noProof/>
            </w:rPr>
          </w:pPr>
          <w:del w:id="497" w:author="David Conklin" w:date="2021-11-05T12:07:00Z">
            <w:r w:rsidRPr="004945C5" w:rsidDel="004945C5">
              <w:rPr>
                <w:noProof/>
                <w:rPrChange w:id="498" w:author="David Conklin" w:date="2021-11-05T12:07:00Z">
                  <w:rPr>
                    <w:rStyle w:val="Hyperlink"/>
                    <w:noProof/>
                  </w:rPr>
                </w:rPrChange>
              </w:rPr>
              <w:delText>Default values used when the data is incomplete</w:delText>
            </w:r>
            <w:r w:rsidDel="004945C5">
              <w:rPr>
                <w:noProof/>
                <w:webHidden/>
              </w:rPr>
              <w:tab/>
              <w:delText>28</w:delText>
            </w:r>
          </w:del>
        </w:p>
        <w:p w14:paraId="06BA6111" w14:textId="708B029E" w:rsidR="005B428C" w:rsidDel="004945C5" w:rsidRDefault="005B428C">
          <w:pPr>
            <w:pStyle w:val="TOC1"/>
            <w:tabs>
              <w:tab w:val="right" w:leader="dot" w:pos="9350"/>
            </w:tabs>
            <w:rPr>
              <w:del w:id="499" w:author="David Conklin" w:date="2021-11-05T12:07:00Z"/>
              <w:rFonts w:eastAsiaTheme="minorEastAsia"/>
              <w:noProof/>
            </w:rPr>
          </w:pPr>
          <w:del w:id="500" w:author="David Conklin" w:date="2021-11-05T12:07:00Z">
            <w:r w:rsidRPr="004945C5" w:rsidDel="004945C5">
              <w:rPr>
                <w:noProof/>
                <w:rPrChange w:id="501" w:author="David Conklin" w:date="2021-11-05T12:07:00Z">
                  <w:rPr>
                    <w:rStyle w:val="Hyperlink"/>
                    <w:noProof/>
                  </w:rPr>
                </w:rPrChange>
              </w:rPr>
              <w:delText>Stream flow and stream temperature</w:delText>
            </w:r>
            <w:r w:rsidDel="004945C5">
              <w:rPr>
                <w:noProof/>
                <w:webHidden/>
              </w:rPr>
              <w:tab/>
              <w:delText>29</w:delText>
            </w:r>
          </w:del>
        </w:p>
        <w:p w14:paraId="372A7EC0" w14:textId="7032D118" w:rsidR="005B428C" w:rsidDel="004945C5" w:rsidRDefault="005B428C">
          <w:pPr>
            <w:pStyle w:val="TOC2"/>
            <w:tabs>
              <w:tab w:val="right" w:leader="dot" w:pos="9350"/>
            </w:tabs>
            <w:rPr>
              <w:del w:id="502" w:author="David Conklin" w:date="2021-11-05T12:07:00Z"/>
              <w:rFonts w:eastAsiaTheme="minorEastAsia"/>
              <w:noProof/>
            </w:rPr>
          </w:pPr>
          <w:del w:id="503" w:author="David Conklin" w:date="2021-11-05T12:07:00Z">
            <w:r w:rsidRPr="004945C5" w:rsidDel="004945C5">
              <w:rPr>
                <w:noProof/>
                <w:rPrChange w:id="504" w:author="David Conklin" w:date="2021-11-05T12:07:00Z">
                  <w:rPr>
                    <w:rStyle w:val="Hyperlink"/>
                    <w:noProof/>
                  </w:rPr>
                </w:rPrChange>
              </w:rPr>
              <w:delText>Water parcels</w:delText>
            </w:r>
            <w:r w:rsidDel="004945C5">
              <w:rPr>
                <w:noProof/>
                <w:webHidden/>
              </w:rPr>
              <w:tab/>
              <w:delText>29</w:delText>
            </w:r>
          </w:del>
        </w:p>
        <w:p w14:paraId="744D6F18" w14:textId="3F47DEEF" w:rsidR="005B428C" w:rsidDel="004945C5" w:rsidRDefault="005B428C">
          <w:pPr>
            <w:pStyle w:val="TOC2"/>
            <w:tabs>
              <w:tab w:val="right" w:leader="dot" w:pos="9350"/>
            </w:tabs>
            <w:rPr>
              <w:del w:id="505" w:author="David Conklin" w:date="2021-11-05T12:07:00Z"/>
              <w:rFonts w:eastAsiaTheme="minorEastAsia"/>
              <w:noProof/>
            </w:rPr>
          </w:pPr>
          <w:del w:id="506" w:author="David Conklin" w:date="2021-11-05T12:07:00Z">
            <w:r w:rsidRPr="004945C5" w:rsidDel="004945C5">
              <w:rPr>
                <w:noProof/>
                <w:rPrChange w:id="507" w:author="David Conklin" w:date="2021-11-05T12:07:00Z">
                  <w:rPr>
                    <w:rStyle w:val="Hyperlink"/>
                    <w:noProof/>
                  </w:rPr>
                </w:rPrChange>
              </w:rPr>
              <w:delText>Daily water mass and energy balance</w:delText>
            </w:r>
            <w:r w:rsidDel="004945C5">
              <w:rPr>
                <w:noProof/>
                <w:webHidden/>
              </w:rPr>
              <w:tab/>
              <w:delText>29</w:delText>
            </w:r>
          </w:del>
        </w:p>
        <w:p w14:paraId="59ABD717" w14:textId="0960D37C" w:rsidR="005B428C" w:rsidDel="004945C5" w:rsidRDefault="005B428C">
          <w:pPr>
            <w:pStyle w:val="TOC2"/>
            <w:tabs>
              <w:tab w:val="right" w:leader="dot" w:pos="9350"/>
            </w:tabs>
            <w:rPr>
              <w:del w:id="508" w:author="David Conklin" w:date="2021-11-05T12:07:00Z"/>
              <w:rFonts w:eastAsiaTheme="minorEastAsia"/>
              <w:noProof/>
            </w:rPr>
          </w:pPr>
          <w:del w:id="509" w:author="David Conklin" w:date="2021-11-05T12:07:00Z">
            <w:r w:rsidRPr="004945C5" w:rsidDel="004945C5">
              <w:rPr>
                <w:noProof/>
                <w:rPrChange w:id="510" w:author="David Conklin" w:date="2021-11-05T12:07:00Z">
                  <w:rPr>
                    <w:rStyle w:val="Hyperlink"/>
                    <w:noProof/>
                  </w:rPr>
                </w:rPrChange>
              </w:rPr>
              <w:delText>Estimating the rate of flow in a stream reach</w:delText>
            </w:r>
            <w:r w:rsidDel="004945C5">
              <w:rPr>
                <w:noProof/>
                <w:webHidden/>
              </w:rPr>
              <w:tab/>
              <w:delText>31</w:delText>
            </w:r>
          </w:del>
        </w:p>
        <w:p w14:paraId="3067726F" w14:textId="25FC999D" w:rsidR="005B428C" w:rsidDel="004945C5" w:rsidRDefault="005B428C">
          <w:pPr>
            <w:pStyle w:val="TOC2"/>
            <w:tabs>
              <w:tab w:val="right" w:leader="dot" w:pos="9350"/>
            </w:tabs>
            <w:rPr>
              <w:del w:id="511" w:author="David Conklin" w:date="2021-11-05T12:07:00Z"/>
              <w:rFonts w:eastAsiaTheme="minorEastAsia"/>
              <w:noProof/>
            </w:rPr>
          </w:pPr>
          <w:del w:id="512" w:author="David Conklin" w:date="2021-11-05T12:07:00Z">
            <w:r w:rsidRPr="004945C5" w:rsidDel="004945C5">
              <w:rPr>
                <w:noProof/>
                <w:rPrChange w:id="513" w:author="David Conklin" w:date="2021-11-05T12:07:00Z">
                  <w:rPr>
                    <w:rStyle w:val="Hyperlink"/>
                    <w:noProof/>
                  </w:rPr>
                </w:rPrChange>
              </w:rPr>
              <w:delText>Estimating the surface area of the water in a subreach</w:delText>
            </w:r>
            <w:r w:rsidDel="004945C5">
              <w:rPr>
                <w:noProof/>
                <w:webHidden/>
              </w:rPr>
              <w:tab/>
              <w:delText>33</w:delText>
            </w:r>
          </w:del>
        </w:p>
        <w:p w14:paraId="0B9DE771" w14:textId="30E1C146" w:rsidR="005B428C" w:rsidDel="004945C5" w:rsidRDefault="005B428C">
          <w:pPr>
            <w:pStyle w:val="TOC2"/>
            <w:tabs>
              <w:tab w:val="right" w:leader="dot" w:pos="9350"/>
            </w:tabs>
            <w:rPr>
              <w:del w:id="514" w:author="David Conklin" w:date="2021-11-05T12:07:00Z"/>
              <w:rFonts w:eastAsiaTheme="minorEastAsia"/>
              <w:noProof/>
            </w:rPr>
          </w:pPr>
          <w:del w:id="515" w:author="David Conklin" w:date="2021-11-05T12:07:00Z">
            <w:r w:rsidRPr="004945C5" w:rsidDel="004945C5">
              <w:rPr>
                <w:noProof/>
                <w:rPrChange w:id="516" w:author="David Conklin" w:date="2021-11-05T12:07:00Z">
                  <w:rPr>
                    <w:rStyle w:val="Hyperlink"/>
                    <w:noProof/>
                  </w:rPr>
                </w:rPrChange>
              </w:rPr>
              <w:delText>Water temperature from thermal energy</w:delText>
            </w:r>
            <w:r w:rsidDel="004945C5">
              <w:rPr>
                <w:noProof/>
                <w:webHidden/>
              </w:rPr>
              <w:tab/>
              <w:delText>34</w:delText>
            </w:r>
          </w:del>
        </w:p>
        <w:p w14:paraId="43C488BB" w14:textId="09C3A5ED" w:rsidR="005B428C" w:rsidDel="004945C5" w:rsidRDefault="005B428C">
          <w:pPr>
            <w:pStyle w:val="TOC2"/>
            <w:tabs>
              <w:tab w:val="right" w:leader="dot" w:pos="9350"/>
            </w:tabs>
            <w:rPr>
              <w:del w:id="517" w:author="David Conklin" w:date="2021-11-05T12:07:00Z"/>
              <w:rFonts w:eastAsiaTheme="minorEastAsia"/>
              <w:noProof/>
            </w:rPr>
          </w:pPr>
          <w:del w:id="518" w:author="David Conklin" w:date="2021-11-05T12:07:00Z">
            <w:r w:rsidRPr="004945C5" w:rsidDel="004945C5">
              <w:rPr>
                <w:noProof/>
                <w:rPrChange w:id="519" w:author="David Conklin" w:date="2021-11-05T12:07:00Z">
                  <w:rPr>
                    <w:rStyle w:val="Hyperlink"/>
                    <w:noProof/>
                  </w:rPr>
                </w:rPrChange>
              </w:rPr>
              <w:delText>Boundary conditions for stream water temperature</w:delText>
            </w:r>
            <w:r w:rsidDel="004945C5">
              <w:rPr>
                <w:noProof/>
                <w:webHidden/>
              </w:rPr>
              <w:tab/>
              <w:delText>34</w:delText>
            </w:r>
          </w:del>
        </w:p>
        <w:p w14:paraId="65BE4DFD" w14:textId="1BA7FD41" w:rsidR="005B428C" w:rsidDel="004945C5" w:rsidRDefault="005B428C">
          <w:pPr>
            <w:pStyle w:val="TOC2"/>
            <w:tabs>
              <w:tab w:val="right" w:leader="dot" w:pos="9350"/>
            </w:tabs>
            <w:rPr>
              <w:del w:id="520" w:author="David Conklin" w:date="2021-11-05T12:07:00Z"/>
              <w:rFonts w:eastAsiaTheme="minorEastAsia"/>
              <w:noProof/>
            </w:rPr>
          </w:pPr>
          <w:del w:id="521" w:author="David Conklin" w:date="2021-11-05T12:07:00Z">
            <w:r w:rsidRPr="004945C5" w:rsidDel="004945C5">
              <w:rPr>
                <w:noProof/>
                <w:rPrChange w:id="522" w:author="David Conklin" w:date="2021-11-05T12:07:00Z">
                  <w:rPr>
                    <w:rStyle w:val="Hyperlink"/>
                    <w:noProof/>
                  </w:rPr>
                </w:rPrChange>
              </w:rPr>
              <w:delText>Thermal stratification in reservoirs</w:delText>
            </w:r>
            <w:r w:rsidDel="004945C5">
              <w:rPr>
                <w:noProof/>
                <w:webHidden/>
              </w:rPr>
              <w:tab/>
              <w:delText>35</w:delText>
            </w:r>
          </w:del>
        </w:p>
        <w:p w14:paraId="50C2DDDE" w14:textId="79DD1092" w:rsidR="005B428C" w:rsidDel="004945C5" w:rsidRDefault="005B428C">
          <w:pPr>
            <w:pStyle w:val="TOC2"/>
            <w:tabs>
              <w:tab w:val="right" w:leader="dot" w:pos="9350"/>
            </w:tabs>
            <w:rPr>
              <w:del w:id="523" w:author="David Conklin" w:date="2021-11-05T12:07:00Z"/>
              <w:rFonts w:eastAsiaTheme="minorEastAsia"/>
              <w:noProof/>
            </w:rPr>
          </w:pPr>
          <w:del w:id="524" w:author="David Conklin" w:date="2021-11-05T12:07:00Z">
            <w:r w:rsidRPr="004945C5" w:rsidDel="004945C5">
              <w:rPr>
                <w:noProof/>
                <w:rPrChange w:id="525" w:author="David Conklin" w:date="2021-11-05T12:07:00Z">
                  <w:rPr>
                    <w:rStyle w:val="Hyperlink"/>
                    <w:noProof/>
                  </w:rPr>
                </w:rPrChange>
              </w:rPr>
              <w:delText>Thermal loading</w:delText>
            </w:r>
            <w:r w:rsidDel="004945C5">
              <w:rPr>
                <w:noProof/>
                <w:webHidden/>
              </w:rPr>
              <w:tab/>
              <w:delText>35</w:delText>
            </w:r>
          </w:del>
        </w:p>
        <w:p w14:paraId="5EC66A42" w14:textId="0A8173DF" w:rsidR="005B428C" w:rsidDel="004945C5" w:rsidRDefault="005B428C">
          <w:pPr>
            <w:pStyle w:val="TOC1"/>
            <w:tabs>
              <w:tab w:val="right" w:leader="dot" w:pos="9350"/>
            </w:tabs>
            <w:rPr>
              <w:del w:id="526" w:author="David Conklin" w:date="2021-11-05T12:07:00Z"/>
              <w:rFonts w:eastAsiaTheme="minorEastAsia"/>
              <w:noProof/>
            </w:rPr>
          </w:pPr>
          <w:del w:id="527" w:author="David Conklin" w:date="2021-11-05T12:07:00Z">
            <w:r w:rsidRPr="004945C5" w:rsidDel="004945C5">
              <w:rPr>
                <w:noProof/>
                <w:rPrChange w:id="528" w:author="David Conklin" w:date="2021-11-05T12:07:00Z">
                  <w:rPr>
                    <w:rStyle w:val="Hyperlink"/>
                    <w:noProof/>
                  </w:rPr>
                </w:rPrChange>
              </w:rPr>
              <w:delText>Reservoirs</w:delText>
            </w:r>
            <w:r w:rsidDel="004945C5">
              <w:rPr>
                <w:noProof/>
                <w:webHidden/>
              </w:rPr>
              <w:tab/>
              <w:delText>36</w:delText>
            </w:r>
          </w:del>
        </w:p>
        <w:p w14:paraId="7CE7534B" w14:textId="7BCEFFAF" w:rsidR="005B428C" w:rsidDel="004945C5" w:rsidRDefault="005B428C">
          <w:pPr>
            <w:pStyle w:val="TOC2"/>
            <w:tabs>
              <w:tab w:val="right" w:leader="dot" w:pos="9350"/>
            </w:tabs>
            <w:rPr>
              <w:del w:id="529" w:author="David Conklin" w:date="2021-11-05T12:07:00Z"/>
              <w:rFonts w:eastAsiaTheme="minorEastAsia"/>
              <w:noProof/>
            </w:rPr>
          </w:pPr>
          <w:del w:id="530" w:author="David Conklin" w:date="2021-11-05T12:07:00Z">
            <w:r w:rsidRPr="004945C5" w:rsidDel="004945C5">
              <w:rPr>
                <w:noProof/>
                <w:rPrChange w:id="531" w:author="David Conklin" w:date="2021-11-05T12:07:00Z">
                  <w:rPr>
                    <w:rStyle w:val="Hyperlink"/>
                    <w:noProof/>
                  </w:rPr>
                </w:rPrChange>
              </w:rPr>
              <w:delText>Reservoir data</w:delText>
            </w:r>
            <w:r w:rsidDel="004945C5">
              <w:rPr>
                <w:noProof/>
                <w:webHidden/>
              </w:rPr>
              <w:tab/>
              <w:delText>37</w:delText>
            </w:r>
          </w:del>
        </w:p>
        <w:p w14:paraId="517364F9" w14:textId="045FD206" w:rsidR="005B428C" w:rsidDel="004945C5" w:rsidRDefault="005B428C">
          <w:pPr>
            <w:pStyle w:val="TOC2"/>
            <w:tabs>
              <w:tab w:val="right" w:leader="dot" w:pos="9350"/>
            </w:tabs>
            <w:rPr>
              <w:del w:id="532" w:author="David Conklin" w:date="2021-11-05T12:07:00Z"/>
              <w:rFonts w:eastAsiaTheme="minorEastAsia"/>
              <w:noProof/>
            </w:rPr>
          </w:pPr>
          <w:del w:id="533" w:author="David Conklin" w:date="2021-11-05T12:07:00Z">
            <w:r w:rsidRPr="004945C5" w:rsidDel="004945C5">
              <w:rPr>
                <w:noProof/>
                <w:rPrChange w:id="534" w:author="David Conklin" w:date="2021-11-05T12:07:00Z">
                  <w:rPr>
                    <w:rStyle w:val="Hyperlink"/>
                    <w:noProof/>
                  </w:rPr>
                </w:rPrChange>
              </w:rPr>
              <w:delText>Reservoir data sources</w:delText>
            </w:r>
            <w:r w:rsidDel="004945C5">
              <w:rPr>
                <w:noProof/>
                <w:webHidden/>
              </w:rPr>
              <w:tab/>
              <w:delText>39</w:delText>
            </w:r>
          </w:del>
        </w:p>
        <w:p w14:paraId="52F580B1" w14:textId="6471536E" w:rsidR="005B428C" w:rsidDel="004945C5" w:rsidRDefault="005B428C">
          <w:pPr>
            <w:pStyle w:val="TOC1"/>
            <w:tabs>
              <w:tab w:val="right" w:leader="dot" w:pos="9350"/>
            </w:tabs>
            <w:rPr>
              <w:del w:id="535" w:author="David Conklin" w:date="2021-11-05T12:07:00Z"/>
              <w:rFonts w:eastAsiaTheme="minorEastAsia"/>
              <w:noProof/>
            </w:rPr>
          </w:pPr>
          <w:del w:id="536" w:author="David Conklin" w:date="2021-11-05T12:07:00Z">
            <w:r w:rsidRPr="004945C5" w:rsidDel="004945C5">
              <w:rPr>
                <w:noProof/>
                <w:rPrChange w:id="537" w:author="David Conklin" w:date="2021-11-05T12:07:00Z">
                  <w:rPr>
                    <w:rStyle w:val="Hyperlink"/>
                    <w:noProof/>
                  </w:rPr>
                </w:rPrChange>
              </w:rPr>
              <w:delText>Creating a new study area from a watershed within the WRB</w:delText>
            </w:r>
            <w:r w:rsidDel="004945C5">
              <w:rPr>
                <w:noProof/>
                <w:webHidden/>
              </w:rPr>
              <w:tab/>
              <w:delText>39</w:delText>
            </w:r>
          </w:del>
        </w:p>
        <w:p w14:paraId="2F56F725" w14:textId="60F33220" w:rsidR="005B428C" w:rsidDel="004945C5" w:rsidRDefault="005B428C">
          <w:pPr>
            <w:pStyle w:val="TOC2"/>
            <w:tabs>
              <w:tab w:val="right" w:leader="dot" w:pos="9350"/>
            </w:tabs>
            <w:rPr>
              <w:del w:id="538" w:author="David Conklin" w:date="2021-11-05T12:07:00Z"/>
              <w:rFonts w:eastAsiaTheme="minorEastAsia"/>
              <w:noProof/>
            </w:rPr>
          </w:pPr>
          <w:del w:id="539" w:author="David Conklin" w:date="2021-11-05T12:07:00Z">
            <w:r w:rsidRPr="004945C5" w:rsidDel="004945C5">
              <w:rPr>
                <w:noProof/>
                <w:rPrChange w:id="540" w:author="David Conklin" w:date="2021-11-05T12:07:00Z">
                  <w:rPr>
                    <w:rStyle w:val="Hyperlink"/>
                    <w:noProof/>
                  </w:rPr>
                </w:rPrChange>
              </w:rPr>
              <w:delText>Limitations of subbasin simulations</w:delText>
            </w:r>
            <w:r w:rsidDel="004945C5">
              <w:rPr>
                <w:noProof/>
                <w:webHidden/>
              </w:rPr>
              <w:tab/>
              <w:delText>41</w:delText>
            </w:r>
          </w:del>
        </w:p>
        <w:p w14:paraId="36540F0C" w14:textId="1AEB0A0D" w:rsidR="005B428C" w:rsidDel="004945C5" w:rsidRDefault="005B428C">
          <w:pPr>
            <w:pStyle w:val="TOC1"/>
            <w:tabs>
              <w:tab w:val="right" w:leader="dot" w:pos="9350"/>
            </w:tabs>
            <w:rPr>
              <w:del w:id="541" w:author="David Conklin" w:date="2021-11-05T12:07:00Z"/>
              <w:rFonts w:eastAsiaTheme="minorEastAsia"/>
              <w:noProof/>
            </w:rPr>
          </w:pPr>
          <w:del w:id="542" w:author="David Conklin" w:date="2021-11-05T12:07:00Z">
            <w:r w:rsidRPr="004945C5" w:rsidDel="004945C5">
              <w:rPr>
                <w:noProof/>
                <w:rPrChange w:id="543" w:author="David Conklin" w:date="2021-11-05T12:07:00Z">
                  <w:rPr>
                    <w:rStyle w:val="Hyperlink"/>
                    <w:noProof/>
                  </w:rPr>
                </w:rPrChange>
              </w:rPr>
              <w:delText>Calibration procedure</w:delText>
            </w:r>
            <w:r w:rsidDel="004945C5">
              <w:rPr>
                <w:noProof/>
                <w:webHidden/>
              </w:rPr>
              <w:tab/>
              <w:delText>41</w:delText>
            </w:r>
          </w:del>
        </w:p>
        <w:p w14:paraId="51D21993" w14:textId="682BE045" w:rsidR="005B428C" w:rsidDel="004945C5" w:rsidRDefault="005B428C">
          <w:pPr>
            <w:pStyle w:val="TOC2"/>
            <w:tabs>
              <w:tab w:val="right" w:leader="dot" w:pos="9350"/>
            </w:tabs>
            <w:rPr>
              <w:del w:id="544" w:author="David Conklin" w:date="2021-11-05T12:07:00Z"/>
              <w:rFonts w:eastAsiaTheme="minorEastAsia"/>
              <w:noProof/>
            </w:rPr>
          </w:pPr>
          <w:del w:id="545" w:author="David Conklin" w:date="2021-11-05T12:07:00Z">
            <w:r w:rsidRPr="004945C5" w:rsidDel="004945C5">
              <w:rPr>
                <w:noProof/>
                <w:rPrChange w:id="546" w:author="David Conklin" w:date="2021-11-05T12:07:00Z">
                  <w:rPr>
                    <w:rStyle w:val="Hyperlink"/>
                    <w:noProof/>
                  </w:rPr>
                </w:rPrChange>
              </w:rPr>
              <w:delText>Using PEST to determine HBV parameter values</w:delText>
            </w:r>
            <w:r w:rsidDel="004945C5">
              <w:rPr>
                <w:noProof/>
                <w:webHidden/>
              </w:rPr>
              <w:tab/>
              <w:delText>42</w:delText>
            </w:r>
          </w:del>
        </w:p>
        <w:p w14:paraId="042BEA8E" w14:textId="53926373" w:rsidR="005B428C" w:rsidDel="004945C5" w:rsidRDefault="005B428C">
          <w:pPr>
            <w:pStyle w:val="TOC2"/>
            <w:tabs>
              <w:tab w:val="right" w:leader="dot" w:pos="9350"/>
            </w:tabs>
            <w:rPr>
              <w:del w:id="547" w:author="David Conklin" w:date="2021-11-05T12:07:00Z"/>
              <w:rFonts w:eastAsiaTheme="minorEastAsia"/>
              <w:noProof/>
            </w:rPr>
          </w:pPr>
          <w:del w:id="548" w:author="David Conklin" w:date="2021-11-05T12:07:00Z">
            <w:r w:rsidRPr="004945C5" w:rsidDel="004945C5">
              <w:rPr>
                <w:noProof/>
                <w:rPrChange w:id="549" w:author="David Conklin" w:date="2021-11-05T12:07:00Z">
                  <w:rPr>
                    <w:rStyle w:val="Hyperlink"/>
                    <w:noProof/>
                  </w:rPr>
                </w:rPrChange>
              </w:rPr>
              <w:delText>Calibrating streamflows using stream gage measurements</w:delText>
            </w:r>
            <w:r w:rsidDel="004945C5">
              <w:rPr>
                <w:noProof/>
                <w:webHidden/>
              </w:rPr>
              <w:tab/>
              <w:delText>42</w:delText>
            </w:r>
          </w:del>
        </w:p>
        <w:p w14:paraId="23D20E5F" w14:textId="015A6D9A" w:rsidR="005B428C" w:rsidDel="004945C5" w:rsidRDefault="005B428C">
          <w:pPr>
            <w:pStyle w:val="TOC2"/>
            <w:tabs>
              <w:tab w:val="right" w:leader="dot" w:pos="9350"/>
            </w:tabs>
            <w:rPr>
              <w:del w:id="550" w:author="David Conklin" w:date="2021-11-05T12:07:00Z"/>
              <w:rFonts w:eastAsiaTheme="minorEastAsia"/>
              <w:noProof/>
            </w:rPr>
          </w:pPr>
          <w:del w:id="551" w:author="David Conklin" w:date="2021-11-05T12:07:00Z">
            <w:r w:rsidRPr="004945C5" w:rsidDel="004945C5">
              <w:rPr>
                <w:noProof/>
                <w:rPrChange w:id="552" w:author="David Conklin" w:date="2021-11-05T12:07:00Z">
                  <w:rPr>
                    <w:rStyle w:val="Hyperlink"/>
                    <w:noProof/>
                  </w:rPr>
                </w:rPrChange>
              </w:rPr>
              <w:delText>Calibrating stream temperatures</w:delText>
            </w:r>
            <w:r w:rsidDel="004945C5">
              <w:rPr>
                <w:noProof/>
                <w:webHidden/>
              </w:rPr>
              <w:tab/>
              <w:delText>43</w:delText>
            </w:r>
          </w:del>
        </w:p>
        <w:p w14:paraId="4C7E229C" w14:textId="606D1D33" w:rsidR="005B428C" w:rsidDel="004945C5" w:rsidRDefault="005B428C">
          <w:pPr>
            <w:pStyle w:val="TOC1"/>
            <w:tabs>
              <w:tab w:val="right" w:leader="dot" w:pos="9350"/>
            </w:tabs>
            <w:rPr>
              <w:del w:id="553" w:author="David Conklin" w:date="2021-11-05T12:07:00Z"/>
              <w:rFonts w:eastAsiaTheme="minorEastAsia"/>
              <w:noProof/>
            </w:rPr>
          </w:pPr>
          <w:del w:id="554" w:author="David Conklin" w:date="2021-11-05T12:07:00Z">
            <w:r w:rsidRPr="004945C5" w:rsidDel="004945C5">
              <w:rPr>
                <w:noProof/>
                <w:rPrChange w:id="555" w:author="David Conklin" w:date="2021-11-05T12:07:00Z">
                  <w:rPr>
                    <w:rStyle w:val="Hyperlink"/>
                    <w:noProof/>
                  </w:rPr>
                </w:rPrChange>
              </w:rPr>
              <w:delText>North Santiam study area</w:delText>
            </w:r>
            <w:r w:rsidDel="004945C5">
              <w:rPr>
                <w:noProof/>
                <w:webHidden/>
              </w:rPr>
              <w:tab/>
              <w:delText>44</w:delText>
            </w:r>
          </w:del>
        </w:p>
        <w:p w14:paraId="1E029B2F" w14:textId="036CA21F" w:rsidR="005B428C" w:rsidDel="004945C5" w:rsidRDefault="005B428C">
          <w:pPr>
            <w:pStyle w:val="TOC2"/>
            <w:tabs>
              <w:tab w:val="right" w:leader="dot" w:pos="9350"/>
            </w:tabs>
            <w:rPr>
              <w:del w:id="556" w:author="David Conklin" w:date="2021-11-05T12:07:00Z"/>
              <w:rFonts w:eastAsiaTheme="minorEastAsia"/>
              <w:noProof/>
            </w:rPr>
          </w:pPr>
          <w:del w:id="557" w:author="David Conklin" w:date="2021-11-05T12:07:00Z">
            <w:r w:rsidRPr="004945C5" w:rsidDel="004945C5">
              <w:rPr>
                <w:rFonts w:eastAsia="Times New Roman"/>
                <w:noProof/>
                <w:rPrChange w:id="558" w:author="David Conklin" w:date="2021-11-05T12:07:00Z">
                  <w:rPr>
                    <w:rStyle w:val="Hyperlink"/>
                    <w:rFonts w:eastAsia="Times New Roman"/>
                    <w:noProof/>
                  </w:rPr>
                </w:rPrChange>
              </w:rPr>
              <w:delText>Instream water rights</w:delText>
            </w:r>
            <w:r w:rsidDel="004945C5">
              <w:rPr>
                <w:noProof/>
                <w:webHidden/>
              </w:rPr>
              <w:tab/>
              <w:delText>44</w:delText>
            </w:r>
          </w:del>
        </w:p>
        <w:p w14:paraId="65080BC0" w14:textId="06D15E18" w:rsidR="005B428C" w:rsidDel="004945C5" w:rsidRDefault="005B428C">
          <w:pPr>
            <w:pStyle w:val="TOC2"/>
            <w:tabs>
              <w:tab w:val="right" w:leader="dot" w:pos="9350"/>
            </w:tabs>
            <w:rPr>
              <w:del w:id="559" w:author="David Conklin" w:date="2021-11-05T12:07:00Z"/>
              <w:rFonts w:eastAsiaTheme="minorEastAsia"/>
              <w:noProof/>
            </w:rPr>
          </w:pPr>
          <w:del w:id="560" w:author="David Conklin" w:date="2021-11-05T12:07:00Z">
            <w:r w:rsidRPr="004945C5" w:rsidDel="004945C5">
              <w:rPr>
                <w:noProof/>
                <w:rPrChange w:id="561" w:author="David Conklin" w:date="2021-11-05T12:07:00Z">
                  <w:rPr>
                    <w:rStyle w:val="Hyperlink"/>
                    <w:noProof/>
                  </w:rPr>
                </w:rPrChange>
              </w:rPr>
              <w:delText>Municipal water rights</w:delText>
            </w:r>
            <w:r w:rsidDel="004945C5">
              <w:rPr>
                <w:noProof/>
                <w:webHidden/>
              </w:rPr>
              <w:tab/>
              <w:delText>45</w:delText>
            </w:r>
          </w:del>
        </w:p>
        <w:p w14:paraId="00B7AF01" w14:textId="57CD247D" w:rsidR="005B428C" w:rsidDel="004945C5" w:rsidRDefault="005B428C">
          <w:pPr>
            <w:pStyle w:val="TOC2"/>
            <w:tabs>
              <w:tab w:val="right" w:leader="dot" w:pos="9350"/>
            </w:tabs>
            <w:rPr>
              <w:del w:id="562" w:author="David Conklin" w:date="2021-11-05T12:07:00Z"/>
              <w:rFonts w:eastAsiaTheme="minorEastAsia"/>
              <w:noProof/>
            </w:rPr>
          </w:pPr>
          <w:del w:id="563" w:author="David Conklin" w:date="2021-11-05T12:07:00Z">
            <w:r w:rsidRPr="004945C5" w:rsidDel="004945C5">
              <w:rPr>
                <w:noProof/>
                <w:rPrChange w:id="564" w:author="David Conklin" w:date="2021-11-05T12:07:00Z">
                  <w:rPr>
                    <w:rStyle w:val="Hyperlink"/>
                    <w:noProof/>
                  </w:rPr>
                </w:rPrChange>
              </w:rPr>
              <w:delText>Reality check</w:delText>
            </w:r>
            <w:r w:rsidDel="004945C5">
              <w:rPr>
                <w:noProof/>
                <w:webHidden/>
              </w:rPr>
              <w:tab/>
              <w:delText>45</w:delText>
            </w:r>
          </w:del>
        </w:p>
        <w:p w14:paraId="21C15C35" w14:textId="0C63A6A6" w:rsidR="005B428C" w:rsidDel="004945C5" w:rsidRDefault="005B428C">
          <w:pPr>
            <w:pStyle w:val="TOC2"/>
            <w:tabs>
              <w:tab w:val="right" w:leader="dot" w:pos="9350"/>
            </w:tabs>
            <w:rPr>
              <w:del w:id="565" w:author="David Conklin" w:date="2021-11-05T12:07:00Z"/>
              <w:rFonts w:eastAsiaTheme="minorEastAsia"/>
              <w:noProof/>
            </w:rPr>
          </w:pPr>
          <w:del w:id="566" w:author="David Conklin" w:date="2021-11-05T12:07:00Z">
            <w:r w:rsidRPr="004945C5" w:rsidDel="004945C5">
              <w:rPr>
                <w:noProof/>
                <w:rPrChange w:id="567" w:author="David Conklin" w:date="2021-11-05T12:07:00Z">
                  <w:rPr>
                    <w:rStyle w:val="Hyperlink"/>
                    <w:noProof/>
                  </w:rPr>
                </w:rPrChange>
              </w:rPr>
              <w:delText>Inflows from springs</w:delText>
            </w:r>
            <w:r w:rsidDel="004945C5">
              <w:rPr>
                <w:noProof/>
                <w:webHidden/>
              </w:rPr>
              <w:tab/>
              <w:delText>47</w:delText>
            </w:r>
          </w:del>
        </w:p>
        <w:p w14:paraId="11FB227E" w14:textId="70CF1720" w:rsidR="005B428C" w:rsidDel="004945C5" w:rsidRDefault="005B428C">
          <w:pPr>
            <w:pStyle w:val="TOC2"/>
            <w:tabs>
              <w:tab w:val="right" w:leader="dot" w:pos="9350"/>
            </w:tabs>
            <w:rPr>
              <w:del w:id="568" w:author="David Conklin" w:date="2021-11-05T12:07:00Z"/>
              <w:rFonts w:eastAsiaTheme="minorEastAsia"/>
              <w:noProof/>
            </w:rPr>
          </w:pPr>
          <w:del w:id="569" w:author="David Conklin" w:date="2021-11-05T12:07:00Z">
            <w:r w:rsidRPr="004945C5" w:rsidDel="004945C5">
              <w:rPr>
                <w:noProof/>
                <w:rPrChange w:id="570" w:author="David Conklin" w:date="2021-11-05T12:07:00Z">
                  <w:rPr>
                    <w:rStyle w:val="Hyperlink"/>
                    <w:noProof/>
                  </w:rPr>
                </w:rPrChange>
              </w:rPr>
              <w:delText>Calibration and simulation skill</w:delText>
            </w:r>
            <w:r w:rsidDel="004945C5">
              <w:rPr>
                <w:noProof/>
                <w:webHidden/>
              </w:rPr>
              <w:tab/>
              <w:delText>47</w:delText>
            </w:r>
          </w:del>
        </w:p>
        <w:p w14:paraId="6A66F474" w14:textId="785732E7" w:rsidR="005B428C" w:rsidDel="004945C5" w:rsidRDefault="005B428C">
          <w:pPr>
            <w:pStyle w:val="TOC2"/>
            <w:tabs>
              <w:tab w:val="right" w:leader="dot" w:pos="9350"/>
            </w:tabs>
            <w:rPr>
              <w:del w:id="571" w:author="David Conklin" w:date="2021-11-05T12:07:00Z"/>
              <w:rFonts w:eastAsiaTheme="minorEastAsia"/>
              <w:noProof/>
            </w:rPr>
          </w:pPr>
          <w:del w:id="572" w:author="David Conklin" w:date="2021-11-05T12:07:00Z">
            <w:r w:rsidRPr="004945C5" w:rsidDel="004945C5">
              <w:rPr>
                <w:noProof/>
                <w:rPrChange w:id="573" w:author="David Conklin" w:date="2021-11-05T12:07:00Z">
                  <w:rPr>
                    <w:rStyle w:val="Hyperlink"/>
                    <w:noProof/>
                  </w:rPr>
                </w:rPrChange>
              </w:rPr>
              <w:delText>Analysis of tuning knob values and locations where the model has low skill</w:delText>
            </w:r>
            <w:r w:rsidDel="004945C5">
              <w:rPr>
                <w:noProof/>
                <w:webHidden/>
              </w:rPr>
              <w:tab/>
              <w:delText>50</w:delText>
            </w:r>
          </w:del>
        </w:p>
        <w:p w14:paraId="0ABD02F0" w14:textId="6BDC32E7" w:rsidR="005B428C" w:rsidDel="004945C5" w:rsidRDefault="005B428C">
          <w:pPr>
            <w:pStyle w:val="TOC2"/>
            <w:tabs>
              <w:tab w:val="right" w:leader="dot" w:pos="9350"/>
            </w:tabs>
            <w:rPr>
              <w:del w:id="574" w:author="David Conklin" w:date="2021-11-05T12:07:00Z"/>
              <w:rFonts w:eastAsiaTheme="minorEastAsia"/>
              <w:noProof/>
            </w:rPr>
          </w:pPr>
          <w:del w:id="575" w:author="David Conklin" w:date="2021-11-05T12:07:00Z">
            <w:r w:rsidRPr="004945C5" w:rsidDel="004945C5">
              <w:rPr>
                <w:noProof/>
                <w:rPrChange w:id="576" w:author="David Conklin" w:date="2021-11-05T12:07:00Z">
                  <w:rPr>
                    <w:rStyle w:val="Hyperlink"/>
                    <w:noProof/>
                  </w:rPr>
                </w:rPrChange>
              </w:rPr>
              <w:delText>Simulated North Santiam basin water budget and thermal energy budget</w:delText>
            </w:r>
            <w:r w:rsidDel="004945C5">
              <w:rPr>
                <w:noProof/>
                <w:webHidden/>
              </w:rPr>
              <w:tab/>
              <w:delText>50</w:delText>
            </w:r>
          </w:del>
        </w:p>
        <w:p w14:paraId="1026657E" w14:textId="67848A12" w:rsidR="005B428C" w:rsidDel="004945C5" w:rsidRDefault="005B428C">
          <w:pPr>
            <w:pStyle w:val="TOC1"/>
            <w:tabs>
              <w:tab w:val="right" w:leader="dot" w:pos="9350"/>
            </w:tabs>
            <w:rPr>
              <w:del w:id="577" w:author="David Conklin" w:date="2021-11-05T12:07:00Z"/>
              <w:rFonts w:eastAsiaTheme="minorEastAsia"/>
              <w:noProof/>
            </w:rPr>
          </w:pPr>
          <w:del w:id="578" w:author="David Conklin" w:date="2021-11-05T12:07:00Z">
            <w:r w:rsidRPr="004945C5" w:rsidDel="004945C5">
              <w:rPr>
                <w:noProof/>
                <w:rPrChange w:id="579" w:author="David Conklin" w:date="2021-11-05T12:07:00Z">
                  <w:rPr>
                    <w:rStyle w:val="Hyperlink"/>
                    <w:noProof/>
                  </w:rPr>
                </w:rPrChange>
              </w:rPr>
              <w:delText>McKenzie Basin Wetlands Study</w:delText>
            </w:r>
            <w:r w:rsidDel="004945C5">
              <w:rPr>
                <w:noProof/>
                <w:webHidden/>
              </w:rPr>
              <w:tab/>
              <w:delText>53</w:delText>
            </w:r>
          </w:del>
        </w:p>
        <w:p w14:paraId="2C103E02" w14:textId="05016CE6" w:rsidR="005B428C" w:rsidDel="004945C5" w:rsidRDefault="005B428C">
          <w:pPr>
            <w:pStyle w:val="TOC2"/>
            <w:tabs>
              <w:tab w:val="right" w:leader="dot" w:pos="9350"/>
            </w:tabs>
            <w:rPr>
              <w:del w:id="580" w:author="David Conklin" w:date="2021-11-05T12:07:00Z"/>
              <w:rFonts w:eastAsiaTheme="minorEastAsia"/>
              <w:noProof/>
            </w:rPr>
          </w:pPr>
          <w:del w:id="581" w:author="David Conklin" w:date="2021-11-05T12:07:00Z">
            <w:r w:rsidRPr="004945C5" w:rsidDel="004945C5">
              <w:rPr>
                <w:noProof/>
                <w:rPrChange w:id="582" w:author="David Conklin" w:date="2021-11-05T12:07:00Z">
                  <w:rPr>
                    <w:rStyle w:val="Hyperlink"/>
                    <w:noProof/>
                  </w:rPr>
                </w:rPrChange>
              </w:rPr>
              <w:delText>Project Overview</w:delText>
            </w:r>
            <w:r w:rsidDel="004945C5">
              <w:rPr>
                <w:noProof/>
                <w:webHidden/>
              </w:rPr>
              <w:tab/>
              <w:delText>53</w:delText>
            </w:r>
          </w:del>
        </w:p>
        <w:p w14:paraId="0627A527" w14:textId="01A9FCA6" w:rsidR="005B428C" w:rsidDel="004945C5" w:rsidRDefault="005B428C">
          <w:pPr>
            <w:pStyle w:val="TOC2"/>
            <w:tabs>
              <w:tab w:val="right" w:leader="dot" w:pos="9350"/>
            </w:tabs>
            <w:rPr>
              <w:del w:id="583" w:author="David Conklin" w:date="2021-11-05T12:07:00Z"/>
              <w:rFonts w:eastAsiaTheme="minorEastAsia"/>
              <w:noProof/>
            </w:rPr>
          </w:pPr>
          <w:del w:id="584" w:author="David Conklin" w:date="2021-11-05T12:07:00Z">
            <w:r w:rsidRPr="004945C5" w:rsidDel="004945C5">
              <w:rPr>
                <w:noProof/>
                <w:rPrChange w:id="585" w:author="David Conklin" w:date="2021-11-05T12:07:00Z">
                  <w:rPr>
                    <w:rStyle w:val="Hyperlink"/>
                    <w:noProof/>
                  </w:rPr>
                </w:rPrChange>
              </w:rPr>
              <w:delText>Model and Simulation Overview</w:delText>
            </w:r>
            <w:r w:rsidDel="004945C5">
              <w:rPr>
                <w:noProof/>
                <w:webHidden/>
              </w:rPr>
              <w:tab/>
              <w:delText>55</w:delText>
            </w:r>
          </w:del>
        </w:p>
        <w:p w14:paraId="39F77527" w14:textId="7D0B9882" w:rsidR="005B428C" w:rsidDel="004945C5" w:rsidRDefault="005B428C">
          <w:pPr>
            <w:pStyle w:val="TOC2"/>
            <w:tabs>
              <w:tab w:val="right" w:leader="dot" w:pos="9350"/>
            </w:tabs>
            <w:rPr>
              <w:del w:id="586" w:author="David Conklin" w:date="2021-11-05T12:07:00Z"/>
              <w:rFonts w:eastAsiaTheme="minorEastAsia"/>
              <w:noProof/>
            </w:rPr>
          </w:pPr>
          <w:del w:id="587" w:author="David Conklin" w:date="2021-11-05T12:07:00Z">
            <w:r w:rsidRPr="004945C5" w:rsidDel="004945C5">
              <w:rPr>
                <w:noProof/>
                <w:rPrChange w:id="588" w:author="David Conklin" w:date="2021-11-05T12:07:00Z">
                  <w:rPr>
                    <w:rStyle w:val="Hyperlink"/>
                    <w:noProof/>
                  </w:rPr>
                </w:rPrChange>
              </w:rPr>
              <w:delText>McKenzie wetlands in the initial versions of the IDU, HRU, and Reach data layers</w:delText>
            </w:r>
            <w:r w:rsidDel="004945C5">
              <w:rPr>
                <w:noProof/>
                <w:webHidden/>
              </w:rPr>
              <w:tab/>
              <w:delText>56</w:delText>
            </w:r>
          </w:del>
        </w:p>
        <w:p w14:paraId="6556248B" w14:textId="3F09D729" w:rsidR="005B428C" w:rsidDel="004945C5" w:rsidRDefault="005B428C">
          <w:pPr>
            <w:pStyle w:val="TOC2"/>
            <w:tabs>
              <w:tab w:val="right" w:leader="dot" w:pos="9350"/>
            </w:tabs>
            <w:rPr>
              <w:del w:id="589" w:author="David Conklin" w:date="2021-11-05T12:07:00Z"/>
              <w:rFonts w:eastAsiaTheme="minorEastAsia"/>
              <w:noProof/>
            </w:rPr>
          </w:pPr>
          <w:del w:id="590" w:author="David Conklin" w:date="2021-11-05T12:07:00Z">
            <w:r w:rsidRPr="004945C5" w:rsidDel="004945C5">
              <w:rPr>
                <w:noProof/>
                <w:rPrChange w:id="591" w:author="David Conklin" w:date="2021-11-05T12:07:00Z">
                  <w:rPr>
                    <w:rStyle w:val="Hyperlink"/>
                    <w:noProof/>
                  </w:rPr>
                </w:rPrChange>
              </w:rPr>
              <w:delText>Data changes for better representation of wetlands</w:delText>
            </w:r>
            <w:r w:rsidDel="004945C5">
              <w:rPr>
                <w:noProof/>
                <w:webHidden/>
              </w:rPr>
              <w:tab/>
              <w:delText>56</w:delText>
            </w:r>
          </w:del>
        </w:p>
        <w:p w14:paraId="34C4DE5C" w14:textId="373CDF9A" w:rsidR="005B428C" w:rsidDel="004945C5" w:rsidRDefault="005B428C">
          <w:pPr>
            <w:pStyle w:val="TOC2"/>
            <w:tabs>
              <w:tab w:val="right" w:leader="dot" w:pos="9350"/>
            </w:tabs>
            <w:rPr>
              <w:del w:id="592" w:author="David Conklin" w:date="2021-11-05T12:07:00Z"/>
              <w:rFonts w:eastAsiaTheme="minorEastAsia"/>
              <w:noProof/>
            </w:rPr>
          </w:pPr>
          <w:del w:id="593" w:author="David Conklin" w:date="2021-11-05T12:07:00Z">
            <w:r w:rsidRPr="004945C5" w:rsidDel="004945C5">
              <w:rPr>
                <w:noProof/>
                <w:rPrChange w:id="594" w:author="David Conklin" w:date="2021-11-05T12:07:00Z">
                  <w:rPr>
                    <w:rStyle w:val="Hyperlink"/>
                    <w:noProof/>
                  </w:rPr>
                </w:rPrChange>
              </w:rPr>
              <w:delText>Projection, Calendar, and Units</w:delText>
            </w:r>
            <w:r w:rsidDel="004945C5">
              <w:rPr>
                <w:noProof/>
                <w:webHidden/>
              </w:rPr>
              <w:tab/>
              <w:delText>57</w:delText>
            </w:r>
          </w:del>
        </w:p>
        <w:p w14:paraId="7F933E8B" w14:textId="2A9E7CAE" w:rsidR="005B428C" w:rsidDel="004945C5" w:rsidRDefault="005B428C">
          <w:pPr>
            <w:pStyle w:val="TOC2"/>
            <w:tabs>
              <w:tab w:val="right" w:leader="dot" w:pos="9350"/>
            </w:tabs>
            <w:rPr>
              <w:del w:id="595" w:author="David Conklin" w:date="2021-11-05T12:07:00Z"/>
              <w:rFonts w:eastAsiaTheme="minorEastAsia"/>
              <w:noProof/>
            </w:rPr>
          </w:pPr>
          <w:del w:id="596" w:author="David Conklin" w:date="2021-11-05T12:07:00Z">
            <w:r w:rsidRPr="004945C5" w:rsidDel="004945C5">
              <w:rPr>
                <w:noProof/>
                <w:rPrChange w:id="597" w:author="David Conklin" w:date="2021-11-05T12:07:00Z">
                  <w:rPr>
                    <w:rStyle w:val="Hyperlink"/>
                    <w:noProof/>
                  </w:rPr>
                </w:rPrChange>
              </w:rPr>
              <w:delText>Simulation of changes in wetlands over time</w:delText>
            </w:r>
            <w:r w:rsidDel="004945C5">
              <w:rPr>
                <w:noProof/>
                <w:webHidden/>
              </w:rPr>
              <w:tab/>
              <w:delText>57</w:delText>
            </w:r>
          </w:del>
        </w:p>
        <w:p w14:paraId="4ED35381" w14:textId="5C3ADADF" w:rsidR="005B428C" w:rsidDel="004945C5" w:rsidRDefault="005B428C">
          <w:pPr>
            <w:pStyle w:val="TOC2"/>
            <w:tabs>
              <w:tab w:val="right" w:leader="dot" w:pos="9350"/>
            </w:tabs>
            <w:rPr>
              <w:del w:id="598" w:author="David Conklin" w:date="2021-11-05T12:07:00Z"/>
              <w:rFonts w:eastAsiaTheme="minorEastAsia"/>
              <w:noProof/>
            </w:rPr>
          </w:pPr>
          <w:del w:id="599" w:author="David Conklin" w:date="2021-11-05T12:07:00Z">
            <w:r w:rsidRPr="004945C5" w:rsidDel="004945C5">
              <w:rPr>
                <w:noProof/>
                <w:rPrChange w:id="600" w:author="David Conklin" w:date="2021-11-05T12:07:00Z">
                  <w:rPr>
                    <w:rStyle w:val="Hyperlink"/>
                    <w:noProof/>
                  </w:rPr>
                </w:rPrChange>
              </w:rPr>
              <w:delText>How wetlands are represented in the model</w:delText>
            </w:r>
            <w:r w:rsidDel="004945C5">
              <w:rPr>
                <w:noProof/>
                <w:webHidden/>
              </w:rPr>
              <w:tab/>
              <w:delText>57</w:delText>
            </w:r>
          </w:del>
        </w:p>
        <w:p w14:paraId="1C376331" w14:textId="0F296F5D" w:rsidR="005B428C" w:rsidDel="004945C5" w:rsidRDefault="005B428C">
          <w:pPr>
            <w:pStyle w:val="TOC2"/>
            <w:tabs>
              <w:tab w:val="right" w:leader="dot" w:pos="9350"/>
            </w:tabs>
            <w:rPr>
              <w:del w:id="601" w:author="David Conklin" w:date="2021-11-05T12:07:00Z"/>
              <w:rFonts w:eastAsiaTheme="minorEastAsia"/>
              <w:noProof/>
            </w:rPr>
          </w:pPr>
          <w:del w:id="602" w:author="David Conklin" w:date="2021-11-05T12:07:00Z">
            <w:r w:rsidRPr="004945C5" w:rsidDel="004945C5">
              <w:rPr>
                <w:noProof/>
                <w:rPrChange w:id="603" w:author="David Conklin" w:date="2021-11-05T12:07:00Z">
                  <w:rPr>
                    <w:rStyle w:val="Hyperlink"/>
                    <w:noProof/>
                  </w:rPr>
                </w:rPrChange>
              </w:rPr>
              <w:delText>The Wetland class and Wetland objects in the C++ code</w:delText>
            </w:r>
            <w:r w:rsidDel="004945C5">
              <w:rPr>
                <w:noProof/>
                <w:webHidden/>
              </w:rPr>
              <w:tab/>
              <w:delText>59</w:delText>
            </w:r>
          </w:del>
        </w:p>
        <w:p w14:paraId="13E514C9" w14:textId="148535F4" w:rsidR="005B428C" w:rsidDel="004945C5" w:rsidRDefault="005B428C">
          <w:pPr>
            <w:pStyle w:val="TOC2"/>
            <w:tabs>
              <w:tab w:val="right" w:leader="dot" w:pos="9350"/>
            </w:tabs>
            <w:rPr>
              <w:del w:id="604" w:author="David Conklin" w:date="2021-11-05T12:07:00Z"/>
              <w:rFonts w:eastAsiaTheme="minorEastAsia"/>
              <w:noProof/>
            </w:rPr>
          </w:pPr>
          <w:del w:id="605" w:author="David Conklin" w:date="2021-11-05T12:07:00Z">
            <w:r w:rsidRPr="004945C5" w:rsidDel="004945C5">
              <w:rPr>
                <w:noProof/>
                <w:rPrChange w:id="606" w:author="David Conklin" w:date="2021-11-05T12:07:00Z">
                  <w:rPr>
                    <w:rStyle w:val="Hyperlink"/>
                    <w:noProof/>
                  </w:rPr>
                </w:rPrChange>
              </w:rPr>
              <w:delText>Topology of wetlands, HRUs, IDUs, and reaches</w:delText>
            </w:r>
            <w:r w:rsidDel="004945C5">
              <w:rPr>
                <w:noProof/>
                <w:webHidden/>
              </w:rPr>
              <w:tab/>
              <w:delText>59</w:delText>
            </w:r>
          </w:del>
        </w:p>
        <w:p w14:paraId="565B2F85" w14:textId="3D8E8F12" w:rsidR="005B428C" w:rsidDel="004945C5" w:rsidRDefault="005B428C">
          <w:pPr>
            <w:pStyle w:val="TOC2"/>
            <w:tabs>
              <w:tab w:val="right" w:leader="dot" w:pos="9350"/>
            </w:tabs>
            <w:rPr>
              <w:del w:id="607" w:author="David Conklin" w:date="2021-11-05T12:07:00Z"/>
              <w:rFonts w:eastAsiaTheme="minorEastAsia"/>
              <w:noProof/>
            </w:rPr>
          </w:pPr>
          <w:del w:id="608" w:author="David Conklin" w:date="2021-11-05T12:07:00Z">
            <w:r w:rsidRPr="004945C5" w:rsidDel="004945C5">
              <w:rPr>
                <w:noProof/>
                <w:rPrChange w:id="609" w:author="David Conklin" w:date="2021-11-05T12:07:00Z">
                  <w:rPr>
                    <w:rStyle w:val="Hyperlink"/>
                    <w:noProof/>
                  </w:rPr>
                </w:rPrChange>
              </w:rPr>
              <w:delText>Attributes of interest in the wetlands study</w:delText>
            </w:r>
            <w:r w:rsidDel="004945C5">
              <w:rPr>
                <w:noProof/>
                <w:webHidden/>
              </w:rPr>
              <w:tab/>
              <w:delText>59</w:delText>
            </w:r>
          </w:del>
        </w:p>
        <w:p w14:paraId="033AEC9E" w14:textId="0564BDC7" w:rsidR="005B428C" w:rsidDel="004945C5" w:rsidRDefault="005B428C">
          <w:pPr>
            <w:pStyle w:val="TOC2"/>
            <w:tabs>
              <w:tab w:val="right" w:leader="dot" w:pos="9350"/>
            </w:tabs>
            <w:rPr>
              <w:del w:id="610" w:author="David Conklin" w:date="2021-11-05T12:07:00Z"/>
              <w:rFonts w:eastAsiaTheme="minorEastAsia"/>
              <w:noProof/>
            </w:rPr>
          </w:pPr>
          <w:del w:id="611" w:author="David Conklin" w:date="2021-11-05T12:07:00Z">
            <w:r w:rsidRPr="004945C5" w:rsidDel="004945C5">
              <w:rPr>
                <w:noProof/>
                <w:rPrChange w:id="612" w:author="David Conklin" w:date="2021-11-05T12:07:00Z">
                  <w:rPr>
                    <w:rStyle w:val="Hyperlink"/>
                    <w:noProof/>
                  </w:rPr>
                </w:rPrChange>
              </w:rPr>
              <w:delText>A WETNESS attribute</w:delText>
            </w:r>
            <w:r w:rsidDel="004945C5">
              <w:rPr>
                <w:noProof/>
                <w:webHidden/>
              </w:rPr>
              <w:tab/>
              <w:delText>59</w:delText>
            </w:r>
          </w:del>
        </w:p>
        <w:p w14:paraId="06942113" w14:textId="7CD78758" w:rsidR="005B428C" w:rsidDel="004945C5" w:rsidRDefault="005B428C">
          <w:pPr>
            <w:pStyle w:val="TOC2"/>
            <w:tabs>
              <w:tab w:val="right" w:leader="dot" w:pos="9350"/>
            </w:tabs>
            <w:rPr>
              <w:del w:id="613" w:author="David Conklin" w:date="2021-11-05T12:07:00Z"/>
              <w:rFonts w:eastAsiaTheme="minorEastAsia"/>
              <w:noProof/>
            </w:rPr>
          </w:pPr>
          <w:del w:id="614" w:author="David Conklin" w:date="2021-11-05T12:07:00Z">
            <w:r w:rsidRPr="004945C5" w:rsidDel="004945C5">
              <w:rPr>
                <w:noProof/>
                <w:rPrChange w:id="615" w:author="David Conklin" w:date="2021-11-05T12:07:00Z">
                  <w:rPr>
                    <w:rStyle w:val="Hyperlink"/>
                    <w:noProof/>
                  </w:rPr>
                </w:rPrChange>
              </w:rPr>
              <w:delText>Calculating the exchange of water between the wetland and the reach</w:delText>
            </w:r>
            <w:r w:rsidDel="004945C5">
              <w:rPr>
                <w:noProof/>
                <w:webHidden/>
              </w:rPr>
              <w:tab/>
              <w:delText>60</w:delText>
            </w:r>
          </w:del>
        </w:p>
        <w:p w14:paraId="7BC587CE" w14:textId="45638C81" w:rsidR="005B428C" w:rsidDel="004945C5" w:rsidRDefault="005B428C">
          <w:pPr>
            <w:pStyle w:val="TOC3"/>
            <w:tabs>
              <w:tab w:val="right" w:leader="dot" w:pos="9350"/>
            </w:tabs>
            <w:rPr>
              <w:del w:id="616" w:author="David Conklin" w:date="2021-11-05T12:07:00Z"/>
              <w:rFonts w:eastAsiaTheme="minorEastAsia"/>
              <w:noProof/>
            </w:rPr>
          </w:pPr>
          <w:del w:id="617" w:author="David Conklin" w:date="2021-11-05T12:07:00Z">
            <w:r w:rsidRPr="004945C5" w:rsidDel="004945C5">
              <w:rPr>
                <w:noProof/>
                <w:rPrChange w:id="618" w:author="David Conklin" w:date="2021-11-05T12:07:00Z">
                  <w:rPr>
                    <w:rStyle w:val="Hyperlink"/>
                    <w:noProof/>
                  </w:rPr>
                </w:rPrChange>
              </w:rPr>
              <w:delText>Wetland IDU parameters</w:delText>
            </w:r>
            <w:r w:rsidDel="004945C5">
              <w:rPr>
                <w:noProof/>
                <w:webHidden/>
              </w:rPr>
              <w:tab/>
              <w:delText>61</w:delText>
            </w:r>
          </w:del>
        </w:p>
        <w:p w14:paraId="63F7D99E" w14:textId="0B585F9A" w:rsidR="005B428C" w:rsidDel="004945C5" w:rsidRDefault="005B428C">
          <w:pPr>
            <w:pStyle w:val="TOC3"/>
            <w:tabs>
              <w:tab w:val="right" w:leader="dot" w:pos="9350"/>
            </w:tabs>
            <w:rPr>
              <w:del w:id="619" w:author="David Conklin" w:date="2021-11-05T12:07:00Z"/>
              <w:rFonts w:eastAsiaTheme="minorEastAsia"/>
              <w:noProof/>
            </w:rPr>
          </w:pPr>
          <w:del w:id="620" w:author="David Conklin" w:date="2021-11-05T12:07:00Z">
            <w:r w:rsidRPr="004945C5" w:rsidDel="004945C5">
              <w:rPr>
                <w:noProof/>
                <w:rPrChange w:id="621" w:author="David Conklin" w:date="2021-11-05T12:07:00Z">
                  <w:rPr>
                    <w:rStyle w:val="Hyperlink"/>
                    <w:noProof/>
                  </w:rPr>
                </w:rPrChange>
              </w:rPr>
              <w:delText>Reach parameters</w:delText>
            </w:r>
            <w:r w:rsidDel="004945C5">
              <w:rPr>
                <w:noProof/>
                <w:webHidden/>
              </w:rPr>
              <w:tab/>
              <w:delText>61</w:delText>
            </w:r>
          </w:del>
        </w:p>
        <w:p w14:paraId="366473C4" w14:textId="09771EB9" w:rsidR="005B428C" w:rsidDel="004945C5" w:rsidRDefault="005B428C">
          <w:pPr>
            <w:pStyle w:val="TOC2"/>
            <w:tabs>
              <w:tab w:val="right" w:leader="dot" w:pos="9350"/>
            </w:tabs>
            <w:rPr>
              <w:del w:id="622" w:author="David Conklin" w:date="2021-11-05T12:07:00Z"/>
              <w:rFonts w:eastAsiaTheme="minorEastAsia"/>
              <w:noProof/>
            </w:rPr>
          </w:pPr>
          <w:del w:id="623" w:author="David Conklin" w:date="2021-11-05T12:07:00Z">
            <w:r w:rsidRPr="004945C5" w:rsidDel="004945C5">
              <w:rPr>
                <w:noProof/>
                <w:rPrChange w:id="624" w:author="David Conklin" w:date="2021-11-05T12:07:00Z">
                  <w:rPr>
                    <w:rStyle w:val="Hyperlink"/>
                    <w:noProof/>
                  </w:rPr>
                </w:rPrChange>
              </w:rPr>
              <w:delText>Implementation of the exchange of water between the wetland and the reach</w:delText>
            </w:r>
            <w:r w:rsidDel="004945C5">
              <w:rPr>
                <w:noProof/>
                <w:webHidden/>
              </w:rPr>
              <w:tab/>
              <w:delText>61</w:delText>
            </w:r>
          </w:del>
        </w:p>
        <w:p w14:paraId="46B9F939" w14:textId="0BF66C4D" w:rsidR="005B428C" w:rsidDel="004945C5" w:rsidRDefault="005B428C">
          <w:pPr>
            <w:pStyle w:val="TOC2"/>
            <w:tabs>
              <w:tab w:val="right" w:leader="dot" w:pos="9350"/>
            </w:tabs>
            <w:rPr>
              <w:del w:id="625" w:author="David Conklin" w:date="2021-11-05T12:07:00Z"/>
              <w:rFonts w:eastAsiaTheme="minorEastAsia"/>
              <w:noProof/>
            </w:rPr>
          </w:pPr>
          <w:del w:id="626" w:author="David Conklin" w:date="2021-11-05T12:07:00Z">
            <w:r w:rsidRPr="004945C5" w:rsidDel="004945C5">
              <w:rPr>
                <w:noProof/>
                <w:rPrChange w:id="627" w:author="David Conklin" w:date="2021-11-05T12:07:00Z">
                  <w:rPr>
                    <w:rStyle w:val="Hyperlink"/>
                    <w:noProof/>
                  </w:rPr>
                </w:rPrChange>
              </w:rPr>
              <w:delText>Standing water temperature</w:delText>
            </w:r>
            <w:r w:rsidDel="004945C5">
              <w:rPr>
                <w:noProof/>
                <w:webHidden/>
              </w:rPr>
              <w:tab/>
              <w:delText>63</w:delText>
            </w:r>
          </w:del>
        </w:p>
        <w:p w14:paraId="679AE36F" w14:textId="4C7B2C60" w:rsidR="005B428C" w:rsidDel="004945C5" w:rsidRDefault="005B428C">
          <w:pPr>
            <w:pStyle w:val="TOC2"/>
            <w:tabs>
              <w:tab w:val="right" w:leader="dot" w:pos="9350"/>
            </w:tabs>
            <w:rPr>
              <w:del w:id="628" w:author="David Conklin" w:date="2021-11-05T12:07:00Z"/>
              <w:rFonts w:eastAsiaTheme="minorEastAsia"/>
              <w:noProof/>
            </w:rPr>
          </w:pPr>
          <w:del w:id="629" w:author="David Conklin" w:date="2021-11-05T12:07:00Z">
            <w:r w:rsidRPr="004945C5" w:rsidDel="004945C5">
              <w:rPr>
                <w:noProof/>
                <w:rPrChange w:id="630" w:author="David Conklin" w:date="2021-11-05T12:07:00Z">
                  <w:rPr>
                    <w:rStyle w:val="Hyperlink"/>
                    <w:noProof/>
                  </w:rPr>
                </w:rPrChange>
              </w:rPr>
              <w:delText>Evapotranspiration from wetlands</w:delText>
            </w:r>
            <w:r w:rsidDel="004945C5">
              <w:rPr>
                <w:noProof/>
                <w:webHidden/>
              </w:rPr>
              <w:tab/>
              <w:delText>63</w:delText>
            </w:r>
          </w:del>
        </w:p>
        <w:p w14:paraId="3C141076" w14:textId="0821C0AD" w:rsidR="005B428C" w:rsidDel="004945C5" w:rsidRDefault="005B428C">
          <w:pPr>
            <w:pStyle w:val="TOC2"/>
            <w:tabs>
              <w:tab w:val="right" w:leader="dot" w:pos="9350"/>
            </w:tabs>
            <w:rPr>
              <w:del w:id="631" w:author="David Conklin" w:date="2021-11-05T12:07:00Z"/>
              <w:rFonts w:eastAsiaTheme="minorEastAsia"/>
              <w:noProof/>
            </w:rPr>
          </w:pPr>
          <w:del w:id="632" w:author="David Conklin" w:date="2021-11-05T12:07:00Z">
            <w:r w:rsidRPr="004945C5" w:rsidDel="004945C5">
              <w:rPr>
                <w:noProof/>
                <w:rPrChange w:id="633" w:author="David Conklin" w:date="2021-11-05T12:07:00Z">
                  <w:rPr>
                    <w:rStyle w:val="Hyperlink"/>
                    <w:noProof/>
                  </w:rPr>
                </w:rPrChange>
              </w:rPr>
              <w:delText>Loss (or gain) of wetlands</w:delText>
            </w:r>
            <w:r w:rsidDel="004945C5">
              <w:rPr>
                <w:noProof/>
                <w:webHidden/>
              </w:rPr>
              <w:tab/>
              <w:delText>63</w:delText>
            </w:r>
          </w:del>
        </w:p>
        <w:p w14:paraId="68C8515C" w14:textId="06B40C51" w:rsidR="005B428C" w:rsidDel="004945C5" w:rsidRDefault="005B428C">
          <w:pPr>
            <w:pStyle w:val="TOC2"/>
            <w:tabs>
              <w:tab w:val="right" w:leader="dot" w:pos="9350"/>
            </w:tabs>
            <w:rPr>
              <w:del w:id="634" w:author="David Conklin" w:date="2021-11-05T12:07:00Z"/>
              <w:rFonts w:eastAsiaTheme="minorEastAsia"/>
              <w:noProof/>
            </w:rPr>
          </w:pPr>
          <w:del w:id="635" w:author="David Conklin" w:date="2021-11-05T12:07:00Z">
            <w:r w:rsidRPr="004945C5" w:rsidDel="004945C5">
              <w:rPr>
                <w:noProof/>
                <w:rPrChange w:id="636" w:author="David Conklin" w:date="2021-11-05T12:07:00Z">
                  <w:rPr>
                    <w:rStyle w:val="Hyperlink"/>
                    <w:noProof/>
                  </w:rPr>
                </w:rPrChange>
              </w:rPr>
              <w:delText>Wetland state and transition model</w:delText>
            </w:r>
            <w:r w:rsidDel="004945C5">
              <w:rPr>
                <w:noProof/>
                <w:webHidden/>
              </w:rPr>
              <w:tab/>
              <w:delText>64</w:delText>
            </w:r>
          </w:del>
        </w:p>
        <w:p w14:paraId="67E63619" w14:textId="446C79B5" w:rsidR="005B428C" w:rsidDel="004945C5" w:rsidRDefault="005B428C">
          <w:pPr>
            <w:pStyle w:val="TOC2"/>
            <w:tabs>
              <w:tab w:val="right" w:leader="dot" w:pos="9350"/>
            </w:tabs>
            <w:rPr>
              <w:del w:id="637" w:author="David Conklin" w:date="2021-11-05T12:07:00Z"/>
              <w:rFonts w:eastAsiaTheme="minorEastAsia"/>
              <w:noProof/>
            </w:rPr>
          </w:pPr>
          <w:del w:id="638" w:author="David Conklin" w:date="2021-11-05T12:07:00Z">
            <w:r w:rsidRPr="004945C5" w:rsidDel="004945C5">
              <w:rPr>
                <w:noProof/>
                <w:rPrChange w:id="639" w:author="David Conklin" w:date="2021-11-05T12:07:00Z">
                  <w:rPr>
                    <w:rStyle w:val="Hyperlink"/>
                    <w:noProof/>
                  </w:rPr>
                </w:rPrChange>
              </w:rPr>
              <w:delText>Activating a wetland in the wetland model</w:delText>
            </w:r>
            <w:r w:rsidDel="004945C5">
              <w:rPr>
                <w:noProof/>
                <w:webHidden/>
              </w:rPr>
              <w:tab/>
              <w:delText>65</w:delText>
            </w:r>
          </w:del>
        </w:p>
        <w:p w14:paraId="05B64AB5" w14:textId="1DE2C931" w:rsidR="005B428C" w:rsidDel="004945C5" w:rsidRDefault="005B428C">
          <w:pPr>
            <w:pStyle w:val="TOC2"/>
            <w:tabs>
              <w:tab w:val="right" w:leader="dot" w:pos="9350"/>
            </w:tabs>
            <w:rPr>
              <w:del w:id="640" w:author="David Conklin" w:date="2021-11-05T12:07:00Z"/>
              <w:rFonts w:eastAsiaTheme="minorEastAsia"/>
              <w:noProof/>
            </w:rPr>
          </w:pPr>
          <w:del w:id="641" w:author="David Conklin" w:date="2021-11-05T12:07:00Z">
            <w:r w:rsidRPr="004945C5" w:rsidDel="004945C5">
              <w:rPr>
                <w:noProof/>
                <w:rPrChange w:id="642" w:author="David Conklin" w:date="2021-11-05T12:07:00Z">
                  <w:rPr>
                    <w:rStyle w:val="Hyperlink"/>
                    <w:noProof/>
                  </w:rPr>
                </w:rPrChange>
              </w:rPr>
              <w:delText>Reality check</w:delText>
            </w:r>
            <w:r w:rsidDel="004945C5">
              <w:rPr>
                <w:noProof/>
                <w:webHidden/>
              </w:rPr>
              <w:tab/>
              <w:delText>65</w:delText>
            </w:r>
          </w:del>
        </w:p>
        <w:p w14:paraId="3D5CAB44" w14:textId="24DF60FE" w:rsidR="005B428C" w:rsidDel="004945C5" w:rsidRDefault="005B428C">
          <w:pPr>
            <w:pStyle w:val="TOC2"/>
            <w:tabs>
              <w:tab w:val="right" w:leader="dot" w:pos="9350"/>
            </w:tabs>
            <w:rPr>
              <w:del w:id="643" w:author="David Conklin" w:date="2021-11-05T12:07:00Z"/>
              <w:rFonts w:eastAsiaTheme="minorEastAsia"/>
              <w:noProof/>
            </w:rPr>
          </w:pPr>
          <w:del w:id="644" w:author="David Conklin" w:date="2021-11-05T12:07:00Z">
            <w:r w:rsidRPr="004945C5" w:rsidDel="004945C5">
              <w:rPr>
                <w:noProof/>
                <w:rPrChange w:id="645" w:author="David Conklin" w:date="2021-11-05T12:07:00Z">
                  <w:rPr>
                    <w:rStyle w:val="Hyperlink"/>
                    <w:noProof/>
                  </w:rPr>
                </w:rPrChange>
              </w:rPr>
              <w:delText>High Cascades Springs</w:delText>
            </w:r>
            <w:r w:rsidDel="004945C5">
              <w:rPr>
                <w:noProof/>
                <w:webHidden/>
              </w:rPr>
              <w:tab/>
              <w:delText>67</w:delText>
            </w:r>
          </w:del>
        </w:p>
        <w:p w14:paraId="27231B4F" w14:textId="25B99224" w:rsidR="005B428C" w:rsidDel="004945C5" w:rsidRDefault="005B428C">
          <w:pPr>
            <w:pStyle w:val="TOC2"/>
            <w:tabs>
              <w:tab w:val="right" w:leader="dot" w:pos="9350"/>
            </w:tabs>
            <w:rPr>
              <w:del w:id="646" w:author="David Conklin" w:date="2021-11-05T12:07:00Z"/>
              <w:rFonts w:eastAsiaTheme="minorEastAsia"/>
              <w:noProof/>
            </w:rPr>
          </w:pPr>
          <w:del w:id="647" w:author="David Conklin" w:date="2021-11-05T12:07:00Z">
            <w:r w:rsidRPr="004945C5" w:rsidDel="004945C5">
              <w:rPr>
                <w:noProof/>
                <w:rPrChange w:id="648" w:author="David Conklin" w:date="2021-11-05T12:07:00Z">
                  <w:rPr>
                    <w:rStyle w:val="Hyperlink"/>
                    <w:noProof/>
                  </w:rPr>
                </w:rPrChange>
              </w:rPr>
              <w:delText>Calibration and simulation skill</w:delText>
            </w:r>
            <w:r w:rsidDel="004945C5">
              <w:rPr>
                <w:noProof/>
                <w:webHidden/>
              </w:rPr>
              <w:tab/>
              <w:delText>69</w:delText>
            </w:r>
          </w:del>
        </w:p>
        <w:p w14:paraId="08DB63BE" w14:textId="7C8280E1" w:rsidR="005B428C" w:rsidDel="004945C5" w:rsidRDefault="005B428C">
          <w:pPr>
            <w:pStyle w:val="TOC2"/>
            <w:tabs>
              <w:tab w:val="right" w:leader="dot" w:pos="9350"/>
            </w:tabs>
            <w:rPr>
              <w:del w:id="649" w:author="David Conklin" w:date="2021-11-05T12:07:00Z"/>
              <w:rFonts w:eastAsiaTheme="minorEastAsia"/>
              <w:noProof/>
            </w:rPr>
          </w:pPr>
          <w:del w:id="650" w:author="David Conklin" w:date="2021-11-05T12:07:00Z">
            <w:r w:rsidRPr="004945C5" w:rsidDel="004945C5">
              <w:rPr>
                <w:noProof/>
                <w:rPrChange w:id="651" w:author="David Conklin" w:date="2021-11-05T12:07:00Z">
                  <w:rPr>
                    <w:rStyle w:val="Hyperlink"/>
                    <w:noProof/>
                  </w:rPr>
                </w:rPrChange>
              </w:rPr>
              <w:delText>Analysis of locations where the model has low skill</w:delText>
            </w:r>
            <w:r w:rsidDel="004945C5">
              <w:rPr>
                <w:noProof/>
                <w:webHidden/>
              </w:rPr>
              <w:tab/>
              <w:delText>72</w:delText>
            </w:r>
          </w:del>
        </w:p>
        <w:p w14:paraId="638E32C8" w14:textId="19F390EE" w:rsidR="005B428C" w:rsidDel="004945C5" w:rsidRDefault="005B428C">
          <w:pPr>
            <w:pStyle w:val="TOC2"/>
            <w:tabs>
              <w:tab w:val="right" w:leader="dot" w:pos="9350"/>
            </w:tabs>
            <w:rPr>
              <w:del w:id="652" w:author="David Conklin" w:date="2021-11-05T12:07:00Z"/>
              <w:rFonts w:eastAsiaTheme="minorEastAsia"/>
              <w:noProof/>
            </w:rPr>
          </w:pPr>
          <w:del w:id="653" w:author="David Conklin" w:date="2021-11-05T12:07:00Z">
            <w:r w:rsidRPr="004945C5" w:rsidDel="004945C5">
              <w:rPr>
                <w:noProof/>
                <w:rPrChange w:id="654" w:author="David Conklin" w:date="2021-11-05T12:07:00Z">
                  <w:rPr>
                    <w:rStyle w:val="Hyperlink"/>
                    <w:noProof/>
                  </w:rPr>
                </w:rPrChange>
              </w:rPr>
              <w:delText>Simulated McKenzie basin water budget and thermal energy budget</w:delText>
            </w:r>
            <w:r w:rsidDel="004945C5">
              <w:rPr>
                <w:noProof/>
                <w:webHidden/>
              </w:rPr>
              <w:tab/>
              <w:delText>73</w:delText>
            </w:r>
          </w:del>
        </w:p>
        <w:p w14:paraId="613F1CCA" w14:textId="23972929" w:rsidR="005B428C" w:rsidDel="004945C5" w:rsidRDefault="005B428C">
          <w:pPr>
            <w:pStyle w:val="TOC2"/>
            <w:tabs>
              <w:tab w:val="right" w:leader="dot" w:pos="9350"/>
            </w:tabs>
            <w:rPr>
              <w:del w:id="655" w:author="David Conklin" w:date="2021-11-05T12:07:00Z"/>
              <w:rFonts w:eastAsiaTheme="minorEastAsia"/>
              <w:noProof/>
            </w:rPr>
          </w:pPr>
          <w:del w:id="656" w:author="David Conklin" w:date="2021-11-05T12:07:00Z">
            <w:r w:rsidRPr="004945C5" w:rsidDel="004945C5">
              <w:rPr>
                <w:noProof/>
                <w:rPrChange w:id="657" w:author="David Conklin" w:date="2021-11-05T12:07:00Z">
                  <w:rPr>
                    <w:rStyle w:val="Hyperlink"/>
                    <w:noProof/>
                  </w:rPr>
                </w:rPrChange>
              </w:rPr>
              <w:delText>CW3M v. Shade-a-lator</w:delText>
            </w:r>
            <w:r w:rsidDel="004945C5">
              <w:rPr>
                <w:noProof/>
                <w:webHidden/>
              </w:rPr>
              <w:tab/>
              <w:delText>74</w:delText>
            </w:r>
          </w:del>
        </w:p>
        <w:p w14:paraId="4D404E12" w14:textId="6AE605B1" w:rsidR="005B428C" w:rsidDel="004945C5" w:rsidRDefault="005B428C">
          <w:pPr>
            <w:pStyle w:val="TOC2"/>
            <w:tabs>
              <w:tab w:val="right" w:leader="dot" w:pos="9350"/>
            </w:tabs>
            <w:rPr>
              <w:del w:id="658" w:author="David Conklin" w:date="2021-11-05T12:07:00Z"/>
              <w:rFonts w:eastAsiaTheme="minorEastAsia"/>
              <w:noProof/>
            </w:rPr>
          </w:pPr>
          <w:del w:id="659" w:author="David Conklin" w:date="2021-11-05T12:07:00Z">
            <w:r w:rsidRPr="004945C5" w:rsidDel="004945C5">
              <w:rPr>
                <w:noProof/>
                <w:rPrChange w:id="660" w:author="David Conklin" w:date="2021-11-05T12:07:00Z">
                  <w:rPr>
                    <w:rStyle w:val="Hyperlink"/>
                    <w:noProof/>
                  </w:rPr>
                </w:rPrChange>
              </w:rPr>
              <w:delText>Comparison of CW3M results to Shade-a-lator results</w:delText>
            </w:r>
            <w:r w:rsidDel="004945C5">
              <w:rPr>
                <w:noProof/>
                <w:webHidden/>
              </w:rPr>
              <w:tab/>
              <w:delText>76</w:delText>
            </w:r>
          </w:del>
        </w:p>
        <w:p w14:paraId="36FFD677" w14:textId="62543BA7" w:rsidR="005B428C" w:rsidDel="004945C5" w:rsidRDefault="005B428C">
          <w:pPr>
            <w:pStyle w:val="TOC1"/>
            <w:tabs>
              <w:tab w:val="right" w:leader="dot" w:pos="9350"/>
            </w:tabs>
            <w:rPr>
              <w:del w:id="661" w:author="David Conklin" w:date="2021-11-05T12:07:00Z"/>
              <w:rFonts w:eastAsiaTheme="minorEastAsia"/>
              <w:noProof/>
            </w:rPr>
          </w:pPr>
          <w:del w:id="662" w:author="David Conklin" w:date="2021-11-05T12:07:00Z">
            <w:r w:rsidRPr="004945C5" w:rsidDel="004945C5">
              <w:rPr>
                <w:noProof/>
                <w:rPrChange w:id="663" w:author="David Conklin" w:date="2021-11-05T12:07:00Z">
                  <w:rPr>
                    <w:rStyle w:val="Hyperlink"/>
                    <w:noProof/>
                  </w:rPr>
                </w:rPrChange>
              </w:rPr>
              <w:delText>The Clackamas Basin</w:delText>
            </w:r>
            <w:r w:rsidDel="004945C5">
              <w:rPr>
                <w:noProof/>
                <w:webHidden/>
              </w:rPr>
              <w:tab/>
              <w:delText>78</w:delText>
            </w:r>
          </w:del>
        </w:p>
        <w:p w14:paraId="0FD3697A" w14:textId="0B26A559" w:rsidR="005B428C" w:rsidDel="004945C5" w:rsidRDefault="005B428C">
          <w:pPr>
            <w:pStyle w:val="TOC1"/>
            <w:tabs>
              <w:tab w:val="right" w:leader="dot" w:pos="9350"/>
            </w:tabs>
            <w:rPr>
              <w:del w:id="664" w:author="David Conklin" w:date="2021-11-05T12:07:00Z"/>
              <w:rFonts w:eastAsiaTheme="minorEastAsia"/>
              <w:noProof/>
            </w:rPr>
          </w:pPr>
          <w:del w:id="665" w:author="David Conklin" w:date="2021-11-05T12:07:00Z">
            <w:r w:rsidRPr="004945C5" w:rsidDel="004945C5">
              <w:rPr>
                <w:noProof/>
                <w:rPrChange w:id="666" w:author="David Conklin" w:date="2021-11-05T12:07:00Z">
                  <w:rPr>
                    <w:rStyle w:val="Hyperlink"/>
                    <w:noProof/>
                  </w:rPr>
                </w:rPrChange>
              </w:rPr>
              <w:delText>Autonomous process details</w:delText>
            </w:r>
            <w:r w:rsidDel="004945C5">
              <w:rPr>
                <w:noProof/>
                <w:webHidden/>
              </w:rPr>
              <w:tab/>
              <w:delText>79</w:delText>
            </w:r>
          </w:del>
        </w:p>
        <w:p w14:paraId="3C82236B" w14:textId="52D68AFA" w:rsidR="005B428C" w:rsidDel="004945C5" w:rsidRDefault="005B428C">
          <w:pPr>
            <w:pStyle w:val="TOC2"/>
            <w:tabs>
              <w:tab w:val="right" w:leader="dot" w:pos="9350"/>
            </w:tabs>
            <w:rPr>
              <w:del w:id="667" w:author="David Conklin" w:date="2021-11-05T12:07:00Z"/>
              <w:rFonts w:eastAsiaTheme="minorEastAsia"/>
              <w:noProof/>
            </w:rPr>
          </w:pPr>
          <w:del w:id="668" w:author="David Conklin" w:date="2021-11-05T12:07:00Z">
            <w:r w:rsidRPr="004945C5" w:rsidDel="004945C5">
              <w:rPr>
                <w:noProof/>
                <w:rPrChange w:id="669" w:author="David Conklin" w:date="2021-11-05T12:07:00Z">
                  <w:rPr>
                    <w:rStyle w:val="Hyperlink"/>
                    <w:noProof/>
                  </w:rPr>
                </w:rPrChange>
              </w:rPr>
              <w:delText>Prescribed LULCs</w:delText>
            </w:r>
            <w:r w:rsidDel="004945C5">
              <w:rPr>
                <w:noProof/>
                <w:webHidden/>
              </w:rPr>
              <w:tab/>
              <w:delText>7</w:delText>
            </w:r>
            <w:r w:rsidDel="004945C5">
              <w:rPr>
                <w:noProof/>
                <w:webHidden/>
              </w:rPr>
              <w:delText>9</w:delText>
            </w:r>
          </w:del>
        </w:p>
        <w:p w14:paraId="67959F41" w14:textId="1C15D4E4" w:rsidR="005B428C" w:rsidDel="004945C5" w:rsidRDefault="005B428C">
          <w:pPr>
            <w:pStyle w:val="TOC1"/>
            <w:tabs>
              <w:tab w:val="right" w:leader="dot" w:pos="9350"/>
            </w:tabs>
            <w:rPr>
              <w:del w:id="670" w:author="David Conklin" w:date="2021-11-05T12:07:00Z"/>
              <w:rFonts w:eastAsiaTheme="minorEastAsia"/>
              <w:noProof/>
            </w:rPr>
          </w:pPr>
          <w:del w:id="671" w:author="David Conklin" w:date="2021-11-05T12:07:00Z">
            <w:r w:rsidRPr="004945C5" w:rsidDel="004945C5">
              <w:rPr>
                <w:noProof/>
                <w:rPrChange w:id="672" w:author="David Conklin" w:date="2021-11-05T12:07:00Z">
                  <w:rPr>
                    <w:rStyle w:val="Hyperlink"/>
                    <w:noProof/>
                  </w:rPr>
                </w:rPrChange>
              </w:rPr>
              <w:delText>Directory structure and file names</w:delText>
            </w:r>
            <w:r w:rsidDel="004945C5">
              <w:rPr>
                <w:noProof/>
                <w:webHidden/>
              </w:rPr>
              <w:tab/>
              <w:delText>80</w:delText>
            </w:r>
          </w:del>
        </w:p>
        <w:p w14:paraId="720B6337" w14:textId="2477318A" w:rsidR="005B428C" w:rsidDel="004945C5" w:rsidRDefault="005B428C">
          <w:pPr>
            <w:pStyle w:val="TOC1"/>
            <w:tabs>
              <w:tab w:val="right" w:leader="dot" w:pos="9350"/>
            </w:tabs>
            <w:rPr>
              <w:del w:id="673" w:author="David Conklin" w:date="2021-11-05T12:07:00Z"/>
              <w:rFonts w:eastAsiaTheme="minorEastAsia"/>
              <w:noProof/>
            </w:rPr>
          </w:pPr>
          <w:del w:id="674" w:author="David Conklin" w:date="2021-11-05T12:07:00Z">
            <w:r w:rsidRPr="004945C5" w:rsidDel="004945C5">
              <w:rPr>
                <w:noProof/>
                <w:rPrChange w:id="675" w:author="David Conklin" w:date="2021-11-05T12:07:00Z">
                  <w:rPr>
                    <w:rStyle w:val="Hyperlink"/>
                    <w:noProof/>
                  </w:rPr>
                </w:rPrChange>
              </w:rPr>
              <w:delText>C++ Source Code Conventions</w:delText>
            </w:r>
            <w:r w:rsidDel="004945C5">
              <w:rPr>
                <w:noProof/>
                <w:webHidden/>
              </w:rPr>
              <w:tab/>
              <w:delText>81</w:delText>
            </w:r>
          </w:del>
        </w:p>
        <w:p w14:paraId="39EA36AF" w14:textId="1FA35B83" w:rsidR="005B428C" w:rsidDel="004945C5" w:rsidRDefault="005B428C">
          <w:pPr>
            <w:pStyle w:val="TOC2"/>
            <w:tabs>
              <w:tab w:val="right" w:leader="dot" w:pos="9350"/>
            </w:tabs>
            <w:rPr>
              <w:del w:id="676" w:author="David Conklin" w:date="2021-11-05T12:07:00Z"/>
              <w:rFonts w:eastAsiaTheme="minorEastAsia"/>
              <w:noProof/>
            </w:rPr>
          </w:pPr>
          <w:del w:id="677" w:author="David Conklin" w:date="2021-11-05T12:07:00Z">
            <w:r w:rsidRPr="004945C5" w:rsidDel="004945C5">
              <w:rPr>
                <w:noProof/>
                <w:rPrChange w:id="678" w:author="David Conklin" w:date="2021-11-05T12:07:00Z">
                  <w:rPr>
                    <w:rStyle w:val="Hyperlink"/>
                    <w:noProof/>
                  </w:rPr>
                </w:rPrChange>
              </w:rPr>
              <w:delText>Conklin’s conventions for variable names</w:delText>
            </w:r>
            <w:r w:rsidDel="004945C5">
              <w:rPr>
                <w:noProof/>
                <w:webHidden/>
              </w:rPr>
              <w:tab/>
              <w:delText>81</w:delText>
            </w:r>
          </w:del>
        </w:p>
        <w:p w14:paraId="69409B3B" w14:textId="76878E95" w:rsidR="005B428C" w:rsidDel="004945C5" w:rsidRDefault="005B428C">
          <w:pPr>
            <w:pStyle w:val="TOC2"/>
            <w:tabs>
              <w:tab w:val="right" w:leader="dot" w:pos="9350"/>
            </w:tabs>
            <w:rPr>
              <w:del w:id="679" w:author="David Conklin" w:date="2021-11-05T12:07:00Z"/>
              <w:rFonts w:eastAsiaTheme="minorEastAsia"/>
              <w:noProof/>
            </w:rPr>
          </w:pPr>
          <w:del w:id="680" w:author="David Conklin" w:date="2021-11-05T12:07:00Z">
            <w:r w:rsidRPr="004945C5" w:rsidDel="004945C5">
              <w:rPr>
                <w:noProof/>
                <w:rPrChange w:id="681" w:author="David Conklin" w:date="2021-11-05T12:07:00Z">
                  <w:rPr>
                    <w:rStyle w:val="Hyperlink"/>
                    <w:noProof/>
                  </w:rPr>
                </w:rPrChange>
              </w:rPr>
              <w:delText>Conklin’s conventions for the IDU layer and its attributes</w:delText>
            </w:r>
            <w:r w:rsidDel="004945C5">
              <w:rPr>
                <w:noProof/>
                <w:webHidden/>
              </w:rPr>
              <w:tab/>
              <w:delText>81</w:delText>
            </w:r>
          </w:del>
        </w:p>
        <w:p w14:paraId="6E902775" w14:textId="436B0A70" w:rsidR="005B428C" w:rsidDel="004945C5" w:rsidRDefault="005B428C">
          <w:pPr>
            <w:pStyle w:val="TOC1"/>
            <w:tabs>
              <w:tab w:val="right" w:leader="dot" w:pos="9350"/>
            </w:tabs>
            <w:rPr>
              <w:del w:id="682" w:author="David Conklin" w:date="2021-11-05T12:07:00Z"/>
              <w:rFonts w:eastAsiaTheme="minorEastAsia"/>
              <w:noProof/>
            </w:rPr>
          </w:pPr>
          <w:del w:id="683" w:author="David Conklin" w:date="2021-11-05T12:07:00Z">
            <w:r w:rsidRPr="004945C5" w:rsidDel="004945C5">
              <w:rPr>
                <w:noProof/>
                <w:rPrChange w:id="684" w:author="David Conklin" w:date="2021-11-05T12:07:00Z">
                  <w:rPr>
                    <w:rStyle w:val="Hyperlink"/>
                    <w:noProof/>
                  </w:rPr>
                </w:rPrChange>
              </w:rPr>
              <w:delText>Release Log</w:delText>
            </w:r>
            <w:r w:rsidDel="004945C5">
              <w:rPr>
                <w:noProof/>
                <w:webHidden/>
              </w:rPr>
              <w:tab/>
              <w:delText>82</w:delText>
            </w:r>
          </w:del>
        </w:p>
        <w:p w14:paraId="2B46AB77" w14:textId="129A75A6" w:rsidR="005B428C" w:rsidDel="004945C5" w:rsidRDefault="005B428C">
          <w:pPr>
            <w:pStyle w:val="TOC1"/>
            <w:tabs>
              <w:tab w:val="right" w:leader="dot" w:pos="9350"/>
            </w:tabs>
            <w:rPr>
              <w:del w:id="685" w:author="David Conklin" w:date="2021-11-05T12:07:00Z"/>
              <w:rFonts w:eastAsiaTheme="minorEastAsia"/>
              <w:noProof/>
            </w:rPr>
          </w:pPr>
          <w:del w:id="686" w:author="David Conklin" w:date="2021-11-05T12:07:00Z">
            <w:r w:rsidRPr="004945C5" w:rsidDel="004945C5">
              <w:rPr>
                <w:noProof/>
                <w:rPrChange w:id="687" w:author="David Conklin" w:date="2021-11-05T12:07:00Z">
                  <w:rPr>
                    <w:rStyle w:val="Hyperlink"/>
                    <w:noProof/>
                  </w:rPr>
                </w:rPrChange>
              </w:rPr>
              <w:delText>References</w:delText>
            </w:r>
            <w:r w:rsidDel="004945C5">
              <w:rPr>
                <w:noProof/>
                <w:webHidden/>
              </w:rPr>
              <w:tab/>
              <w:delText>86</w:delText>
            </w:r>
          </w:del>
        </w:p>
        <w:p w14:paraId="512CC6BA" w14:textId="5334EB7E" w:rsidR="005B428C" w:rsidDel="004945C5" w:rsidRDefault="005B428C">
          <w:pPr>
            <w:pStyle w:val="TOC1"/>
            <w:tabs>
              <w:tab w:val="right" w:leader="dot" w:pos="9350"/>
            </w:tabs>
            <w:rPr>
              <w:del w:id="688" w:author="David Conklin" w:date="2021-11-05T12:07:00Z"/>
              <w:rFonts w:eastAsiaTheme="minorEastAsia"/>
              <w:noProof/>
            </w:rPr>
          </w:pPr>
          <w:del w:id="689" w:author="David Conklin" w:date="2021-11-05T12:07:00Z">
            <w:r w:rsidRPr="004945C5" w:rsidDel="004945C5">
              <w:rPr>
                <w:noProof/>
                <w:rPrChange w:id="690" w:author="David Conklin" w:date="2021-11-05T12:07:00Z">
                  <w:rPr>
                    <w:rStyle w:val="Hyperlink"/>
                    <w:noProof/>
                  </w:rPr>
                </w:rPrChange>
              </w:rPr>
              <w:delText>Acronyms and Abbreviations</w:delText>
            </w:r>
            <w:r w:rsidDel="004945C5">
              <w:rPr>
                <w:noProof/>
                <w:webHidden/>
              </w:rPr>
              <w:tab/>
              <w:delText>87</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65573B21" w14:textId="7BA47F1A" w:rsidR="00CA467A" w:rsidRDefault="002C3E17">
      <w:pPr>
        <w:pStyle w:val="TableofFigures"/>
        <w:tabs>
          <w:tab w:val="right" w:leader="dot" w:pos="9350"/>
        </w:tabs>
        <w:rPr>
          <w:ins w:id="691" w:author="David Conklin" w:date="2021-11-05T12:08:00Z"/>
          <w:rFonts w:eastAsiaTheme="minorEastAsia"/>
          <w:noProof/>
        </w:rPr>
      </w:pPr>
      <w:r>
        <w:fldChar w:fldCharType="begin"/>
      </w:r>
      <w:r>
        <w:instrText xml:space="preserve"> TOC \h \z \c "Figure" </w:instrText>
      </w:r>
      <w:r>
        <w:fldChar w:fldCharType="separate"/>
      </w:r>
      <w:ins w:id="692" w:author="David Conklin" w:date="2021-11-05T12:08:00Z">
        <w:r w:rsidR="00CA467A" w:rsidRPr="00E93A8E">
          <w:rPr>
            <w:rStyle w:val="Hyperlink"/>
            <w:noProof/>
          </w:rPr>
          <w:fldChar w:fldCharType="begin"/>
        </w:r>
        <w:r w:rsidR="00CA467A" w:rsidRPr="00E93A8E">
          <w:rPr>
            <w:rStyle w:val="Hyperlink"/>
            <w:noProof/>
          </w:rPr>
          <w:instrText xml:space="preserve"> </w:instrText>
        </w:r>
        <w:r w:rsidR="00CA467A">
          <w:rPr>
            <w:noProof/>
          </w:rPr>
          <w:instrText>HYPERLINK \l "_Toc87006555"</w:instrText>
        </w:r>
        <w:r w:rsidR="00CA467A" w:rsidRPr="00E93A8E">
          <w:rPr>
            <w:rStyle w:val="Hyperlink"/>
            <w:noProof/>
          </w:rPr>
          <w:instrText xml:space="preserve"> </w:instrText>
        </w:r>
        <w:r w:rsidR="00CA467A" w:rsidRPr="00E93A8E">
          <w:rPr>
            <w:rStyle w:val="Hyperlink"/>
            <w:noProof/>
          </w:rPr>
        </w:r>
        <w:r w:rsidR="00CA467A" w:rsidRPr="00E93A8E">
          <w:rPr>
            <w:rStyle w:val="Hyperlink"/>
            <w:noProof/>
          </w:rPr>
          <w:fldChar w:fldCharType="separate"/>
        </w:r>
        <w:r w:rsidR="00CA467A" w:rsidRPr="00E93A8E">
          <w:rPr>
            <w:rStyle w:val="Hyperlink"/>
            <w:noProof/>
          </w:rPr>
          <w:t>Figure 1. Willamette River basin study area; embedded study areas are colored other than gray.  The 2 lighter blues together make up the upper Willamette basin study area.</w:t>
        </w:r>
        <w:r w:rsidR="00CA467A">
          <w:rPr>
            <w:noProof/>
            <w:webHidden/>
          </w:rPr>
          <w:tab/>
        </w:r>
        <w:r w:rsidR="00CA467A">
          <w:rPr>
            <w:noProof/>
            <w:webHidden/>
          </w:rPr>
          <w:fldChar w:fldCharType="begin"/>
        </w:r>
        <w:r w:rsidR="00CA467A">
          <w:rPr>
            <w:noProof/>
            <w:webHidden/>
          </w:rPr>
          <w:instrText xml:space="preserve"> PAGEREF _Toc87006555 \h </w:instrText>
        </w:r>
        <w:r w:rsidR="00CA467A">
          <w:rPr>
            <w:noProof/>
            <w:webHidden/>
          </w:rPr>
        </w:r>
      </w:ins>
      <w:r w:rsidR="00CA467A">
        <w:rPr>
          <w:noProof/>
          <w:webHidden/>
        </w:rPr>
        <w:fldChar w:fldCharType="separate"/>
      </w:r>
      <w:ins w:id="693" w:author="David Conklin" w:date="2021-11-05T12:08:00Z">
        <w:r w:rsidR="00CA467A">
          <w:rPr>
            <w:noProof/>
            <w:webHidden/>
          </w:rPr>
          <w:t>12</w:t>
        </w:r>
        <w:r w:rsidR="00CA467A">
          <w:rPr>
            <w:noProof/>
            <w:webHidden/>
          </w:rPr>
          <w:fldChar w:fldCharType="end"/>
        </w:r>
        <w:r w:rsidR="00CA467A" w:rsidRPr="00E93A8E">
          <w:rPr>
            <w:rStyle w:val="Hyperlink"/>
            <w:noProof/>
          </w:rPr>
          <w:fldChar w:fldCharType="end"/>
        </w:r>
      </w:ins>
    </w:p>
    <w:p w14:paraId="5E844936" w14:textId="50DA2B1B" w:rsidR="00CA467A" w:rsidRDefault="00CA467A">
      <w:pPr>
        <w:pStyle w:val="TableofFigures"/>
        <w:tabs>
          <w:tab w:val="right" w:leader="dot" w:pos="9350"/>
        </w:tabs>
        <w:rPr>
          <w:ins w:id="694" w:author="David Conklin" w:date="2021-11-05T12:08:00Z"/>
          <w:rFonts w:eastAsiaTheme="minorEastAsia"/>
          <w:noProof/>
        </w:rPr>
      </w:pPr>
      <w:ins w:id="695" w:author="David Conklin" w:date="2021-11-05T12:08:00Z">
        <w:r w:rsidRPr="00E93A8E">
          <w:rPr>
            <w:rStyle w:val="Hyperlink"/>
            <w:noProof/>
          </w:rPr>
          <w:fldChar w:fldCharType="begin"/>
        </w:r>
        <w:r w:rsidRPr="00E93A8E">
          <w:rPr>
            <w:rStyle w:val="Hyperlink"/>
            <w:noProof/>
          </w:rPr>
          <w:instrText xml:space="preserve"> </w:instrText>
        </w:r>
        <w:r>
          <w:rPr>
            <w:noProof/>
          </w:rPr>
          <w:instrText>HYPERLINK \l "_Toc87006556"</w:instrText>
        </w:r>
        <w:r w:rsidRPr="00E93A8E">
          <w:rPr>
            <w:rStyle w:val="Hyperlink"/>
            <w:noProof/>
          </w:rPr>
          <w:instrText xml:space="preserve"> </w:instrText>
        </w:r>
        <w:r w:rsidRPr="00E93A8E">
          <w:rPr>
            <w:rStyle w:val="Hyperlink"/>
            <w:noProof/>
          </w:rPr>
        </w:r>
        <w:r w:rsidRPr="00E93A8E">
          <w:rPr>
            <w:rStyle w:val="Hyperlink"/>
            <w:noProof/>
          </w:rPr>
          <w:fldChar w:fldCharType="separate"/>
        </w:r>
        <w:r w:rsidRPr="00E93A8E">
          <w:rPr>
            <w:rStyle w:val="Hyperlink"/>
            <w:noProof/>
          </w:rPr>
          <w:t>Figure 2. Tualatin basin study area; Chicken Creek watershed is highlighted.</w:t>
        </w:r>
        <w:r>
          <w:rPr>
            <w:noProof/>
            <w:webHidden/>
          </w:rPr>
          <w:tab/>
        </w:r>
        <w:r>
          <w:rPr>
            <w:noProof/>
            <w:webHidden/>
          </w:rPr>
          <w:fldChar w:fldCharType="begin"/>
        </w:r>
        <w:r>
          <w:rPr>
            <w:noProof/>
            <w:webHidden/>
          </w:rPr>
          <w:instrText xml:space="preserve"> PAGEREF _Toc87006556 \h </w:instrText>
        </w:r>
        <w:r>
          <w:rPr>
            <w:noProof/>
            <w:webHidden/>
          </w:rPr>
        </w:r>
      </w:ins>
      <w:r>
        <w:rPr>
          <w:noProof/>
          <w:webHidden/>
        </w:rPr>
        <w:fldChar w:fldCharType="separate"/>
      </w:r>
      <w:ins w:id="696" w:author="David Conklin" w:date="2021-11-05T12:08:00Z">
        <w:r>
          <w:rPr>
            <w:noProof/>
            <w:webHidden/>
          </w:rPr>
          <w:t>13</w:t>
        </w:r>
        <w:r>
          <w:rPr>
            <w:noProof/>
            <w:webHidden/>
          </w:rPr>
          <w:fldChar w:fldCharType="end"/>
        </w:r>
        <w:r w:rsidRPr="00E93A8E">
          <w:rPr>
            <w:rStyle w:val="Hyperlink"/>
            <w:noProof/>
          </w:rPr>
          <w:fldChar w:fldCharType="end"/>
        </w:r>
      </w:ins>
    </w:p>
    <w:p w14:paraId="13F98FDC" w14:textId="0986CDAB" w:rsidR="00CA467A" w:rsidRDefault="00CA467A">
      <w:pPr>
        <w:pStyle w:val="TableofFigures"/>
        <w:tabs>
          <w:tab w:val="right" w:leader="dot" w:pos="9350"/>
        </w:tabs>
        <w:rPr>
          <w:ins w:id="697" w:author="David Conklin" w:date="2021-11-05T12:08:00Z"/>
          <w:rFonts w:eastAsiaTheme="minorEastAsia"/>
          <w:noProof/>
        </w:rPr>
      </w:pPr>
      <w:ins w:id="698" w:author="David Conklin" w:date="2021-11-05T12:08:00Z">
        <w:r w:rsidRPr="00E93A8E">
          <w:rPr>
            <w:rStyle w:val="Hyperlink"/>
            <w:noProof/>
          </w:rPr>
          <w:fldChar w:fldCharType="begin"/>
        </w:r>
        <w:r w:rsidRPr="00E93A8E">
          <w:rPr>
            <w:rStyle w:val="Hyperlink"/>
            <w:noProof/>
          </w:rPr>
          <w:instrText xml:space="preserve"> </w:instrText>
        </w:r>
        <w:r>
          <w:rPr>
            <w:noProof/>
          </w:rPr>
          <w:instrText>HYPERLINK \l "_Toc87006557"</w:instrText>
        </w:r>
        <w:r w:rsidRPr="00E93A8E">
          <w:rPr>
            <w:rStyle w:val="Hyperlink"/>
            <w:noProof/>
          </w:rPr>
          <w:instrText xml:space="preserve"> </w:instrText>
        </w:r>
        <w:r w:rsidRPr="00E93A8E">
          <w:rPr>
            <w:rStyle w:val="Hyperlink"/>
            <w:noProof/>
          </w:rPr>
        </w:r>
        <w:r w:rsidRPr="00E93A8E">
          <w:rPr>
            <w:rStyle w:val="Hyperlink"/>
            <w:noProof/>
          </w:rPr>
          <w:fldChar w:fldCharType="separate"/>
        </w:r>
        <w:r w:rsidRPr="00E93A8E">
          <w:rPr>
            <w:rStyle w:val="Hyperlink"/>
            <w:noProof/>
          </w:rPr>
          <w:t>Figure 3. North Santiam watershed study area.</w:t>
        </w:r>
        <w:r>
          <w:rPr>
            <w:noProof/>
            <w:webHidden/>
          </w:rPr>
          <w:tab/>
        </w:r>
        <w:r>
          <w:rPr>
            <w:noProof/>
            <w:webHidden/>
          </w:rPr>
          <w:fldChar w:fldCharType="begin"/>
        </w:r>
        <w:r>
          <w:rPr>
            <w:noProof/>
            <w:webHidden/>
          </w:rPr>
          <w:instrText xml:space="preserve"> PAGEREF _Toc87006557 \h </w:instrText>
        </w:r>
        <w:r>
          <w:rPr>
            <w:noProof/>
            <w:webHidden/>
          </w:rPr>
        </w:r>
      </w:ins>
      <w:r>
        <w:rPr>
          <w:noProof/>
          <w:webHidden/>
        </w:rPr>
        <w:fldChar w:fldCharType="separate"/>
      </w:r>
      <w:ins w:id="699" w:author="David Conklin" w:date="2021-11-05T12:08:00Z">
        <w:r>
          <w:rPr>
            <w:noProof/>
            <w:webHidden/>
          </w:rPr>
          <w:t>14</w:t>
        </w:r>
        <w:r>
          <w:rPr>
            <w:noProof/>
            <w:webHidden/>
          </w:rPr>
          <w:fldChar w:fldCharType="end"/>
        </w:r>
        <w:r w:rsidRPr="00E93A8E">
          <w:rPr>
            <w:rStyle w:val="Hyperlink"/>
            <w:noProof/>
          </w:rPr>
          <w:fldChar w:fldCharType="end"/>
        </w:r>
      </w:ins>
    </w:p>
    <w:p w14:paraId="6810AC55" w14:textId="5A265488" w:rsidR="00CA467A" w:rsidRDefault="00CA467A">
      <w:pPr>
        <w:pStyle w:val="TableofFigures"/>
        <w:tabs>
          <w:tab w:val="right" w:leader="dot" w:pos="9350"/>
        </w:tabs>
        <w:rPr>
          <w:ins w:id="700" w:author="David Conklin" w:date="2021-11-05T12:08:00Z"/>
          <w:rFonts w:eastAsiaTheme="minorEastAsia"/>
          <w:noProof/>
        </w:rPr>
      </w:pPr>
      <w:ins w:id="701" w:author="David Conklin" w:date="2021-11-05T12:08:00Z">
        <w:r w:rsidRPr="00E93A8E">
          <w:rPr>
            <w:rStyle w:val="Hyperlink"/>
            <w:noProof/>
          </w:rPr>
          <w:fldChar w:fldCharType="begin"/>
        </w:r>
        <w:r w:rsidRPr="00E93A8E">
          <w:rPr>
            <w:rStyle w:val="Hyperlink"/>
            <w:noProof/>
          </w:rPr>
          <w:instrText xml:space="preserve"> </w:instrText>
        </w:r>
        <w:r>
          <w:rPr>
            <w:noProof/>
          </w:rPr>
          <w:instrText>HYPERLINK \l "_Toc87006558"</w:instrText>
        </w:r>
        <w:r w:rsidRPr="00E93A8E">
          <w:rPr>
            <w:rStyle w:val="Hyperlink"/>
            <w:noProof/>
          </w:rPr>
          <w:instrText xml:space="preserve"> </w:instrText>
        </w:r>
        <w:r w:rsidRPr="00E93A8E">
          <w:rPr>
            <w:rStyle w:val="Hyperlink"/>
            <w:noProof/>
          </w:rPr>
        </w:r>
        <w:r w:rsidRPr="00E93A8E">
          <w:rPr>
            <w:rStyle w:val="Hyperlink"/>
            <w:noProof/>
          </w:rPr>
          <w:fldChar w:fldCharType="separate"/>
        </w:r>
        <w:r w:rsidRPr="00E93A8E">
          <w:rPr>
            <w:rStyle w:val="Hyperlink"/>
            <w:noProof/>
          </w:rPr>
          <w:t>Figure 4. Upper Willamette study area.</w:t>
        </w:r>
        <w:r>
          <w:rPr>
            <w:noProof/>
            <w:webHidden/>
          </w:rPr>
          <w:tab/>
        </w:r>
        <w:r>
          <w:rPr>
            <w:noProof/>
            <w:webHidden/>
          </w:rPr>
          <w:fldChar w:fldCharType="begin"/>
        </w:r>
        <w:r>
          <w:rPr>
            <w:noProof/>
            <w:webHidden/>
          </w:rPr>
          <w:instrText xml:space="preserve"> PAGEREF _Toc87006558 \h </w:instrText>
        </w:r>
        <w:r>
          <w:rPr>
            <w:noProof/>
            <w:webHidden/>
          </w:rPr>
        </w:r>
      </w:ins>
      <w:r>
        <w:rPr>
          <w:noProof/>
          <w:webHidden/>
        </w:rPr>
        <w:fldChar w:fldCharType="separate"/>
      </w:r>
      <w:ins w:id="702" w:author="David Conklin" w:date="2021-11-05T12:08:00Z">
        <w:r>
          <w:rPr>
            <w:noProof/>
            <w:webHidden/>
          </w:rPr>
          <w:t>15</w:t>
        </w:r>
        <w:r>
          <w:rPr>
            <w:noProof/>
            <w:webHidden/>
          </w:rPr>
          <w:fldChar w:fldCharType="end"/>
        </w:r>
        <w:r w:rsidRPr="00E93A8E">
          <w:rPr>
            <w:rStyle w:val="Hyperlink"/>
            <w:noProof/>
          </w:rPr>
          <w:fldChar w:fldCharType="end"/>
        </w:r>
      </w:ins>
    </w:p>
    <w:p w14:paraId="62B028AC" w14:textId="3209350E" w:rsidR="00CA467A" w:rsidRDefault="00CA467A">
      <w:pPr>
        <w:pStyle w:val="TableofFigures"/>
        <w:tabs>
          <w:tab w:val="right" w:leader="dot" w:pos="9350"/>
        </w:tabs>
        <w:rPr>
          <w:ins w:id="703" w:author="David Conklin" w:date="2021-11-05T12:08:00Z"/>
          <w:rFonts w:eastAsiaTheme="minorEastAsia"/>
          <w:noProof/>
        </w:rPr>
      </w:pPr>
      <w:ins w:id="704" w:author="David Conklin" w:date="2021-11-05T12:08:00Z">
        <w:r w:rsidRPr="00E93A8E">
          <w:rPr>
            <w:rStyle w:val="Hyperlink"/>
            <w:noProof/>
          </w:rPr>
          <w:fldChar w:fldCharType="begin"/>
        </w:r>
        <w:r w:rsidRPr="00E93A8E">
          <w:rPr>
            <w:rStyle w:val="Hyperlink"/>
            <w:noProof/>
          </w:rPr>
          <w:instrText xml:space="preserve"> </w:instrText>
        </w:r>
        <w:r>
          <w:rPr>
            <w:noProof/>
          </w:rPr>
          <w:instrText>HYPERLINK \l "_Toc87006559"</w:instrText>
        </w:r>
        <w:r w:rsidRPr="00E93A8E">
          <w:rPr>
            <w:rStyle w:val="Hyperlink"/>
            <w:noProof/>
          </w:rPr>
          <w:instrText xml:space="preserve"> </w:instrText>
        </w:r>
        <w:r w:rsidRPr="00E93A8E">
          <w:rPr>
            <w:rStyle w:val="Hyperlink"/>
            <w:noProof/>
          </w:rPr>
        </w:r>
        <w:r w:rsidRPr="00E93A8E">
          <w:rPr>
            <w:rStyle w:val="Hyperlink"/>
            <w:noProof/>
          </w:rPr>
          <w:fldChar w:fldCharType="separate"/>
        </w:r>
        <w:r w:rsidRPr="00E93A8E">
          <w:rPr>
            <w:rStyle w:val="Hyperlink"/>
            <w:noProof/>
          </w:rPr>
          <w:t>Figure 5. Chicken Creek watershed study area.</w:t>
        </w:r>
        <w:r>
          <w:rPr>
            <w:noProof/>
            <w:webHidden/>
          </w:rPr>
          <w:tab/>
        </w:r>
        <w:r>
          <w:rPr>
            <w:noProof/>
            <w:webHidden/>
          </w:rPr>
          <w:fldChar w:fldCharType="begin"/>
        </w:r>
        <w:r>
          <w:rPr>
            <w:noProof/>
            <w:webHidden/>
          </w:rPr>
          <w:instrText xml:space="preserve"> PAGEREF _Toc87006559 \h </w:instrText>
        </w:r>
        <w:r>
          <w:rPr>
            <w:noProof/>
            <w:webHidden/>
          </w:rPr>
        </w:r>
      </w:ins>
      <w:r>
        <w:rPr>
          <w:noProof/>
          <w:webHidden/>
        </w:rPr>
        <w:fldChar w:fldCharType="separate"/>
      </w:r>
      <w:ins w:id="705" w:author="David Conklin" w:date="2021-11-05T12:08:00Z">
        <w:r>
          <w:rPr>
            <w:noProof/>
            <w:webHidden/>
          </w:rPr>
          <w:t>16</w:t>
        </w:r>
        <w:r>
          <w:rPr>
            <w:noProof/>
            <w:webHidden/>
          </w:rPr>
          <w:fldChar w:fldCharType="end"/>
        </w:r>
        <w:r w:rsidRPr="00E93A8E">
          <w:rPr>
            <w:rStyle w:val="Hyperlink"/>
            <w:noProof/>
          </w:rPr>
          <w:fldChar w:fldCharType="end"/>
        </w:r>
      </w:ins>
    </w:p>
    <w:p w14:paraId="1B1528A0" w14:textId="6BF9B4F2" w:rsidR="00CA467A" w:rsidRDefault="00CA467A">
      <w:pPr>
        <w:pStyle w:val="TableofFigures"/>
        <w:tabs>
          <w:tab w:val="right" w:leader="dot" w:pos="9350"/>
        </w:tabs>
        <w:rPr>
          <w:ins w:id="706" w:author="David Conklin" w:date="2021-11-05T12:08:00Z"/>
          <w:rFonts w:eastAsiaTheme="minorEastAsia"/>
          <w:noProof/>
        </w:rPr>
      </w:pPr>
      <w:ins w:id="707" w:author="David Conklin" w:date="2021-11-05T12:08:00Z">
        <w:r w:rsidRPr="00E93A8E">
          <w:rPr>
            <w:rStyle w:val="Hyperlink"/>
            <w:noProof/>
          </w:rPr>
          <w:fldChar w:fldCharType="begin"/>
        </w:r>
        <w:r w:rsidRPr="00E93A8E">
          <w:rPr>
            <w:rStyle w:val="Hyperlink"/>
            <w:noProof/>
          </w:rPr>
          <w:instrText xml:space="preserve"> </w:instrText>
        </w:r>
        <w:r>
          <w:rPr>
            <w:noProof/>
          </w:rPr>
          <w:instrText>HYPERLINK \l "_Toc87006560"</w:instrText>
        </w:r>
        <w:r w:rsidRPr="00E93A8E">
          <w:rPr>
            <w:rStyle w:val="Hyperlink"/>
            <w:noProof/>
          </w:rPr>
          <w:instrText xml:space="preserve"> </w:instrText>
        </w:r>
        <w:r w:rsidRPr="00E93A8E">
          <w:rPr>
            <w:rStyle w:val="Hyperlink"/>
            <w:noProof/>
          </w:rPr>
        </w:r>
        <w:r w:rsidRPr="00E93A8E">
          <w:rPr>
            <w:rStyle w:val="Hyperlink"/>
            <w:noProof/>
          </w:rPr>
          <w:fldChar w:fldCharType="separate"/>
        </w:r>
        <w:r w:rsidRPr="00E93A8E">
          <w:rPr>
            <w:rStyle w:val="Hyperlink"/>
            <w:noProof/>
          </w:rPr>
          <w:t>Figure 6. Instream water rights in the North Santiam watershed</w:t>
        </w:r>
        <w:r>
          <w:rPr>
            <w:noProof/>
            <w:webHidden/>
          </w:rPr>
          <w:tab/>
        </w:r>
        <w:r>
          <w:rPr>
            <w:noProof/>
            <w:webHidden/>
          </w:rPr>
          <w:fldChar w:fldCharType="begin"/>
        </w:r>
        <w:r>
          <w:rPr>
            <w:noProof/>
            <w:webHidden/>
          </w:rPr>
          <w:instrText xml:space="preserve"> PAGEREF _Toc87006560 \h </w:instrText>
        </w:r>
        <w:r>
          <w:rPr>
            <w:noProof/>
            <w:webHidden/>
          </w:rPr>
        </w:r>
      </w:ins>
      <w:r>
        <w:rPr>
          <w:noProof/>
          <w:webHidden/>
        </w:rPr>
        <w:fldChar w:fldCharType="separate"/>
      </w:r>
      <w:ins w:id="708" w:author="David Conklin" w:date="2021-11-05T12:08:00Z">
        <w:r>
          <w:rPr>
            <w:noProof/>
            <w:webHidden/>
          </w:rPr>
          <w:t>45</w:t>
        </w:r>
        <w:r>
          <w:rPr>
            <w:noProof/>
            <w:webHidden/>
          </w:rPr>
          <w:fldChar w:fldCharType="end"/>
        </w:r>
        <w:r w:rsidRPr="00E93A8E">
          <w:rPr>
            <w:rStyle w:val="Hyperlink"/>
            <w:noProof/>
          </w:rPr>
          <w:fldChar w:fldCharType="end"/>
        </w:r>
      </w:ins>
    </w:p>
    <w:p w14:paraId="15C4494F" w14:textId="079CFAE6" w:rsidR="00CA467A" w:rsidRDefault="00CA467A">
      <w:pPr>
        <w:pStyle w:val="TableofFigures"/>
        <w:tabs>
          <w:tab w:val="right" w:leader="dot" w:pos="9350"/>
        </w:tabs>
        <w:rPr>
          <w:ins w:id="709" w:author="David Conklin" w:date="2021-11-05T12:08:00Z"/>
          <w:rFonts w:eastAsiaTheme="minorEastAsia"/>
          <w:noProof/>
        </w:rPr>
      </w:pPr>
      <w:ins w:id="710" w:author="David Conklin" w:date="2021-11-05T12:08:00Z">
        <w:r w:rsidRPr="00E93A8E">
          <w:rPr>
            <w:rStyle w:val="Hyperlink"/>
            <w:noProof/>
          </w:rPr>
          <w:fldChar w:fldCharType="begin"/>
        </w:r>
        <w:r w:rsidRPr="00E93A8E">
          <w:rPr>
            <w:rStyle w:val="Hyperlink"/>
            <w:noProof/>
          </w:rPr>
          <w:instrText xml:space="preserve"> </w:instrText>
        </w:r>
        <w:r>
          <w:rPr>
            <w:noProof/>
          </w:rPr>
          <w:instrText>HYPERLINK \l "_Toc87006561"</w:instrText>
        </w:r>
        <w:r w:rsidRPr="00E93A8E">
          <w:rPr>
            <w:rStyle w:val="Hyperlink"/>
            <w:noProof/>
          </w:rPr>
          <w:instrText xml:space="preserve"> </w:instrText>
        </w:r>
        <w:r w:rsidRPr="00E93A8E">
          <w:rPr>
            <w:rStyle w:val="Hyperlink"/>
            <w:noProof/>
          </w:rPr>
        </w:r>
        <w:r w:rsidRPr="00E93A8E">
          <w:rPr>
            <w:rStyle w:val="Hyperlink"/>
            <w:noProof/>
          </w:rPr>
          <w:fldChar w:fldCharType="separate"/>
        </w:r>
        <w:r w:rsidRPr="00E93A8E">
          <w:rPr>
            <w:rStyle w:val="Hyperlink"/>
            <w:noProof/>
          </w:rPr>
          <w:t>Figure 7. McKenzie basin in CW3M screen capture</w:t>
        </w:r>
        <w:r>
          <w:rPr>
            <w:noProof/>
            <w:webHidden/>
          </w:rPr>
          <w:tab/>
        </w:r>
        <w:r>
          <w:rPr>
            <w:noProof/>
            <w:webHidden/>
          </w:rPr>
          <w:fldChar w:fldCharType="begin"/>
        </w:r>
        <w:r>
          <w:rPr>
            <w:noProof/>
            <w:webHidden/>
          </w:rPr>
          <w:instrText xml:space="preserve"> PAGEREF _Toc87006561 \h </w:instrText>
        </w:r>
        <w:r>
          <w:rPr>
            <w:noProof/>
            <w:webHidden/>
          </w:rPr>
        </w:r>
      </w:ins>
      <w:r>
        <w:rPr>
          <w:noProof/>
          <w:webHidden/>
        </w:rPr>
        <w:fldChar w:fldCharType="separate"/>
      </w:r>
      <w:ins w:id="711" w:author="David Conklin" w:date="2021-11-05T12:08:00Z">
        <w:r>
          <w:rPr>
            <w:noProof/>
            <w:webHidden/>
          </w:rPr>
          <w:t>54</w:t>
        </w:r>
        <w:r>
          <w:rPr>
            <w:noProof/>
            <w:webHidden/>
          </w:rPr>
          <w:fldChar w:fldCharType="end"/>
        </w:r>
        <w:r w:rsidRPr="00E93A8E">
          <w:rPr>
            <w:rStyle w:val="Hyperlink"/>
            <w:noProof/>
          </w:rPr>
          <w:fldChar w:fldCharType="end"/>
        </w:r>
      </w:ins>
    </w:p>
    <w:p w14:paraId="263D249B" w14:textId="690A6FF9" w:rsidR="00CA467A" w:rsidRDefault="00CA467A">
      <w:pPr>
        <w:pStyle w:val="TableofFigures"/>
        <w:tabs>
          <w:tab w:val="right" w:leader="dot" w:pos="9350"/>
        </w:tabs>
        <w:rPr>
          <w:ins w:id="712" w:author="David Conklin" w:date="2021-11-05T12:08:00Z"/>
          <w:rFonts w:eastAsiaTheme="minorEastAsia"/>
          <w:noProof/>
        </w:rPr>
      </w:pPr>
      <w:ins w:id="713" w:author="David Conklin" w:date="2021-11-05T12:08:00Z">
        <w:r w:rsidRPr="00E93A8E">
          <w:rPr>
            <w:rStyle w:val="Hyperlink"/>
            <w:noProof/>
          </w:rPr>
          <w:fldChar w:fldCharType="begin"/>
        </w:r>
        <w:r w:rsidRPr="00E93A8E">
          <w:rPr>
            <w:rStyle w:val="Hyperlink"/>
            <w:noProof/>
          </w:rPr>
          <w:instrText xml:space="preserve"> </w:instrText>
        </w:r>
        <w:r>
          <w:rPr>
            <w:noProof/>
          </w:rPr>
          <w:instrText>HYPERLINK \l "_Toc87006562"</w:instrText>
        </w:r>
        <w:r w:rsidRPr="00E93A8E">
          <w:rPr>
            <w:rStyle w:val="Hyperlink"/>
            <w:noProof/>
          </w:rPr>
          <w:instrText xml:space="preserve"> </w:instrText>
        </w:r>
        <w:r w:rsidRPr="00E93A8E">
          <w:rPr>
            <w:rStyle w:val="Hyperlink"/>
            <w:noProof/>
          </w:rPr>
        </w:r>
        <w:r w:rsidRPr="00E93A8E">
          <w:rPr>
            <w:rStyle w:val="Hyperlink"/>
            <w:noProof/>
          </w:rPr>
          <w:fldChar w:fldCharType="separate"/>
        </w:r>
        <w:r w:rsidRPr="00E93A8E">
          <w:rPr>
            <w:rStyle w:val="Hyperlink"/>
            <w:noProof/>
          </w:rPr>
          <w:t>Figure 8. Wetlands in the lower McKenzie basin, with their WETL_ID attribute values</w:t>
        </w:r>
        <w:r>
          <w:rPr>
            <w:noProof/>
            <w:webHidden/>
          </w:rPr>
          <w:tab/>
        </w:r>
        <w:r>
          <w:rPr>
            <w:noProof/>
            <w:webHidden/>
          </w:rPr>
          <w:fldChar w:fldCharType="begin"/>
        </w:r>
        <w:r>
          <w:rPr>
            <w:noProof/>
            <w:webHidden/>
          </w:rPr>
          <w:instrText xml:space="preserve"> PAGEREF _Toc87006562 \h </w:instrText>
        </w:r>
        <w:r>
          <w:rPr>
            <w:noProof/>
            <w:webHidden/>
          </w:rPr>
        </w:r>
      </w:ins>
      <w:r>
        <w:rPr>
          <w:noProof/>
          <w:webHidden/>
        </w:rPr>
        <w:fldChar w:fldCharType="separate"/>
      </w:r>
      <w:ins w:id="714" w:author="David Conklin" w:date="2021-11-05T12:08:00Z">
        <w:r>
          <w:rPr>
            <w:noProof/>
            <w:webHidden/>
          </w:rPr>
          <w:t>55</w:t>
        </w:r>
        <w:r>
          <w:rPr>
            <w:noProof/>
            <w:webHidden/>
          </w:rPr>
          <w:fldChar w:fldCharType="end"/>
        </w:r>
        <w:r w:rsidRPr="00E93A8E">
          <w:rPr>
            <w:rStyle w:val="Hyperlink"/>
            <w:noProof/>
          </w:rPr>
          <w:fldChar w:fldCharType="end"/>
        </w:r>
      </w:ins>
    </w:p>
    <w:p w14:paraId="12B21E09" w14:textId="22E55F5F" w:rsidR="00CA467A" w:rsidRDefault="00CA467A">
      <w:pPr>
        <w:pStyle w:val="TableofFigures"/>
        <w:tabs>
          <w:tab w:val="right" w:leader="dot" w:pos="9350"/>
        </w:tabs>
        <w:rPr>
          <w:ins w:id="715" w:author="David Conklin" w:date="2021-11-05T12:08:00Z"/>
          <w:rFonts w:eastAsiaTheme="minorEastAsia"/>
          <w:noProof/>
        </w:rPr>
      </w:pPr>
      <w:ins w:id="716" w:author="David Conklin" w:date="2021-11-05T12:08:00Z">
        <w:r w:rsidRPr="00E93A8E">
          <w:rPr>
            <w:rStyle w:val="Hyperlink"/>
            <w:noProof/>
          </w:rPr>
          <w:fldChar w:fldCharType="begin"/>
        </w:r>
        <w:r w:rsidRPr="00E93A8E">
          <w:rPr>
            <w:rStyle w:val="Hyperlink"/>
            <w:noProof/>
          </w:rPr>
          <w:instrText xml:space="preserve"> </w:instrText>
        </w:r>
        <w:r>
          <w:rPr>
            <w:noProof/>
          </w:rPr>
          <w:instrText>HYPERLINK \l "_Toc87006563"</w:instrText>
        </w:r>
        <w:r w:rsidRPr="00E93A8E">
          <w:rPr>
            <w:rStyle w:val="Hyperlink"/>
            <w:noProof/>
          </w:rPr>
          <w:instrText xml:space="preserve"> </w:instrText>
        </w:r>
        <w:r w:rsidRPr="00E93A8E">
          <w:rPr>
            <w:rStyle w:val="Hyperlink"/>
            <w:noProof/>
          </w:rPr>
        </w:r>
        <w:r w:rsidRPr="00E93A8E">
          <w:rPr>
            <w:rStyle w:val="Hyperlink"/>
            <w:noProof/>
          </w:rPr>
          <w:fldChar w:fldCharType="separate"/>
        </w:r>
        <w:r w:rsidRPr="00E93A8E">
          <w:rPr>
            <w:rStyle w:val="Hyperlink"/>
            <w:noProof/>
          </w:rPr>
          <w:t>Figure 9. Clackamas basin in CW3M screen capture</w:t>
        </w:r>
        <w:r>
          <w:rPr>
            <w:noProof/>
            <w:webHidden/>
          </w:rPr>
          <w:tab/>
        </w:r>
        <w:r>
          <w:rPr>
            <w:noProof/>
            <w:webHidden/>
          </w:rPr>
          <w:fldChar w:fldCharType="begin"/>
        </w:r>
        <w:r>
          <w:rPr>
            <w:noProof/>
            <w:webHidden/>
          </w:rPr>
          <w:instrText xml:space="preserve"> PAGEREF _Toc87006563 \h </w:instrText>
        </w:r>
        <w:r>
          <w:rPr>
            <w:noProof/>
            <w:webHidden/>
          </w:rPr>
        </w:r>
      </w:ins>
      <w:r>
        <w:rPr>
          <w:noProof/>
          <w:webHidden/>
        </w:rPr>
        <w:fldChar w:fldCharType="separate"/>
      </w:r>
      <w:ins w:id="717" w:author="David Conklin" w:date="2021-11-05T12:08:00Z">
        <w:r>
          <w:rPr>
            <w:noProof/>
            <w:webHidden/>
          </w:rPr>
          <w:t>78</w:t>
        </w:r>
        <w:r>
          <w:rPr>
            <w:noProof/>
            <w:webHidden/>
          </w:rPr>
          <w:fldChar w:fldCharType="end"/>
        </w:r>
        <w:r w:rsidRPr="00E93A8E">
          <w:rPr>
            <w:rStyle w:val="Hyperlink"/>
            <w:noProof/>
          </w:rPr>
          <w:fldChar w:fldCharType="end"/>
        </w:r>
      </w:ins>
    </w:p>
    <w:p w14:paraId="0133FC75" w14:textId="5636FCEF" w:rsidR="006A13B7" w:rsidDel="00CA467A" w:rsidRDefault="006A13B7">
      <w:pPr>
        <w:pStyle w:val="TableofFigures"/>
        <w:tabs>
          <w:tab w:val="right" w:leader="dot" w:pos="9350"/>
        </w:tabs>
        <w:rPr>
          <w:del w:id="718" w:author="David Conklin" w:date="2021-11-05T12:08:00Z"/>
          <w:rFonts w:eastAsiaTheme="minorEastAsia"/>
          <w:noProof/>
        </w:rPr>
      </w:pPr>
      <w:del w:id="719" w:author="David Conklin" w:date="2021-11-05T12:08:00Z">
        <w:r w:rsidRPr="00CA467A" w:rsidDel="00CA467A">
          <w:rPr>
            <w:noProof/>
            <w:rPrChange w:id="720" w:author="David Conklin" w:date="2021-11-05T12:08:00Z">
              <w:rPr>
                <w:rStyle w:val="Hyperlink"/>
                <w:noProof/>
              </w:rPr>
            </w:rPrChange>
          </w:rPr>
          <w:delText>Figure 1. Willamette River basin study area; embedded study areas are colored other than gray.  The 2 lighter blues together make up the upper Willamette basin study area.</w:delText>
        </w:r>
        <w:r w:rsidDel="00CA467A">
          <w:rPr>
            <w:noProof/>
            <w:webHidden/>
          </w:rPr>
          <w:tab/>
        </w:r>
        <w:r w:rsidR="00A50A5B" w:rsidDel="00CA467A">
          <w:rPr>
            <w:noProof/>
            <w:webHidden/>
          </w:rPr>
          <w:delText>12</w:delText>
        </w:r>
      </w:del>
    </w:p>
    <w:p w14:paraId="4268C92E" w14:textId="535BDEE9" w:rsidR="006A13B7" w:rsidDel="00CA467A" w:rsidRDefault="006A13B7">
      <w:pPr>
        <w:pStyle w:val="TableofFigures"/>
        <w:tabs>
          <w:tab w:val="right" w:leader="dot" w:pos="9350"/>
        </w:tabs>
        <w:rPr>
          <w:del w:id="721" w:author="David Conklin" w:date="2021-11-05T12:08:00Z"/>
          <w:rFonts w:eastAsiaTheme="minorEastAsia"/>
          <w:noProof/>
        </w:rPr>
      </w:pPr>
      <w:del w:id="722" w:author="David Conklin" w:date="2021-11-05T12:08:00Z">
        <w:r w:rsidRPr="00CA467A" w:rsidDel="00CA467A">
          <w:rPr>
            <w:noProof/>
            <w:rPrChange w:id="723" w:author="David Conklin" w:date="2021-11-05T12:08:00Z">
              <w:rPr>
                <w:rStyle w:val="Hyperlink"/>
                <w:noProof/>
              </w:rPr>
            </w:rPrChange>
          </w:rPr>
          <w:delText>Figure 2. Tualatin basin study area; Chicken Creek watershed is highlighted.</w:delText>
        </w:r>
        <w:r w:rsidDel="00CA467A">
          <w:rPr>
            <w:noProof/>
            <w:webHidden/>
          </w:rPr>
          <w:tab/>
        </w:r>
        <w:r w:rsidR="00A50A5B" w:rsidDel="00CA467A">
          <w:rPr>
            <w:noProof/>
            <w:webHidden/>
          </w:rPr>
          <w:delText>13</w:delText>
        </w:r>
      </w:del>
    </w:p>
    <w:p w14:paraId="48FAB7CA" w14:textId="17CB199E" w:rsidR="006A13B7" w:rsidDel="00CA467A" w:rsidRDefault="006A13B7">
      <w:pPr>
        <w:pStyle w:val="TableofFigures"/>
        <w:tabs>
          <w:tab w:val="right" w:leader="dot" w:pos="9350"/>
        </w:tabs>
        <w:rPr>
          <w:del w:id="724" w:author="David Conklin" w:date="2021-11-05T12:08:00Z"/>
          <w:rFonts w:eastAsiaTheme="minorEastAsia"/>
          <w:noProof/>
        </w:rPr>
      </w:pPr>
      <w:del w:id="725" w:author="David Conklin" w:date="2021-11-05T12:08:00Z">
        <w:r w:rsidRPr="00CA467A" w:rsidDel="00CA467A">
          <w:rPr>
            <w:noProof/>
            <w:rPrChange w:id="726" w:author="David Conklin" w:date="2021-11-05T12:08:00Z">
              <w:rPr>
                <w:rStyle w:val="Hyperlink"/>
                <w:noProof/>
              </w:rPr>
            </w:rPrChange>
          </w:rPr>
          <w:delText>Figure 3. North Santiam watershed study area.</w:delText>
        </w:r>
        <w:r w:rsidDel="00CA467A">
          <w:rPr>
            <w:noProof/>
            <w:webHidden/>
          </w:rPr>
          <w:tab/>
        </w:r>
        <w:r w:rsidR="00A50A5B" w:rsidDel="00CA467A">
          <w:rPr>
            <w:noProof/>
            <w:webHidden/>
          </w:rPr>
          <w:delText>14</w:delText>
        </w:r>
      </w:del>
    </w:p>
    <w:p w14:paraId="556989A9" w14:textId="65134CCE" w:rsidR="006A13B7" w:rsidDel="00CA467A" w:rsidRDefault="006A13B7">
      <w:pPr>
        <w:pStyle w:val="TableofFigures"/>
        <w:tabs>
          <w:tab w:val="right" w:leader="dot" w:pos="9350"/>
        </w:tabs>
        <w:rPr>
          <w:del w:id="727" w:author="David Conklin" w:date="2021-11-05T12:08:00Z"/>
          <w:rFonts w:eastAsiaTheme="minorEastAsia"/>
          <w:noProof/>
        </w:rPr>
      </w:pPr>
      <w:del w:id="728" w:author="David Conklin" w:date="2021-11-05T12:08:00Z">
        <w:r w:rsidRPr="00CA467A" w:rsidDel="00CA467A">
          <w:rPr>
            <w:noProof/>
            <w:rPrChange w:id="729" w:author="David Conklin" w:date="2021-11-05T12:08:00Z">
              <w:rPr>
                <w:rStyle w:val="Hyperlink"/>
                <w:noProof/>
              </w:rPr>
            </w:rPrChange>
          </w:rPr>
          <w:delText>Figure 4. Upper Willamette study area.</w:delText>
        </w:r>
        <w:r w:rsidDel="00CA467A">
          <w:rPr>
            <w:noProof/>
            <w:webHidden/>
          </w:rPr>
          <w:tab/>
        </w:r>
        <w:r w:rsidR="00A50A5B" w:rsidDel="00CA467A">
          <w:rPr>
            <w:noProof/>
            <w:webHidden/>
          </w:rPr>
          <w:delText>15</w:delText>
        </w:r>
      </w:del>
    </w:p>
    <w:p w14:paraId="4CD30AF6" w14:textId="10985E7B" w:rsidR="006A13B7" w:rsidDel="00CA467A" w:rsidRDefault="006A13B7">
      <w:pPr>
        <w:pStyle w:val="TableofFigures"/>
        <w:tabs>
          <w:tab w:val="right" w:leader="dot" w:pos="9350"/>
        </w:tabs>
        <w:rPr>
          <w:del w:id="730" w:author="David Conklin" w:date="2021-11-05T12:08:00Z"/>
          <w:rFonts w:eastAsiaTheme="minorEastAsia"/>
          <w:noProof/>
        </w:rPr>
      </w:pPr>
      <w:del w:id="731" w:author="David Conklin" w:date="2021-11-05T12:08:00Z">
        <w:r w:rsidRPr="00CA467A" w:rsidDel="00CA467A">
          <w:rPr>
            <w:noProof/>
            <w:rPrChange w:id="732" w:author="David Conklin" w:date="2021-11-05T12:08:00Z">
              <w:rPr>
                <w:rStyle w:val="Hyperlink"/>
                <w:noProof/>
              </w:rPr>
            </w:rPrChange>
          </w:rPr>
          <w:delText>Figure 5. Chicken Creek watershed study area.</w:delText>
        </w:r>
        <w:r w:rsidDel="00CA467A">
          <w:rPr>
            <w:noProof/>
            <w:webHidden/>
          </w:rPr>
          <w:tab/>
        </w:r>
        <w:r w:rsidR="00A50A5B" w:rsidDel="00CA467A">
          <w:rPr>
            <w:noProof/>
            <w:webHidden/>
          </w:rPr>
          <w:delText>16</w:delText>
        </w:r>
      </w:del>
    </w:p>
    <w:p w14:paraId="57584ECA" w14:textId="51B83095" w:rsidR="006A13B7" w:rsidDel="00CA467A" w:rsidRDefault="006A13B7">
      <w:pPr>
        <w:pStyle w:val="TableofFigures"/>
        <w:tabs>
          <w:tab w:val="right" w:leader="dot" w:pos="9350"/>
        </w:tabs>
        <w:rPr>
          <w:del w:id="733" w:author="David Conklin" w:date="2021-11-05T12:08:00Z"/>
          <w:rFonts w:eastAsiaTheme="minorEastAsia"/>
          <w:noProof/>
        </w:rPr>
      </w:pPr>
      <w:del w:id="734" w:author="David Conklin" w:date="2021-11-05T12:08:00Z">
        <w:r w:rsidRPr="00CA467A" w:rsidDel="00CA467A">
          <w:rPr>
            <w:noProof/>
            <w:rPrChange w:id="735" w:author="David Conklin" w:date="2021-11-05T12:08:00Z">
              <w:rPr>
                <w:rStyle w:val="Hyperlink"/>
                <w:noProof/>
              </w:rPr>
            </w:rPrChange>
          </w:rPr>
          <w:delText>Figure 6. Instream water rights in the North Santiam watershed</w:delText>
        </w:r>
        <w:r w:rsidDel="00CA467A">
          <w:rPr>
            <w:noProof/>
            <w:webHidden/>
          </w:rPr>
          <w:tab/>
        </w:r>
        <w:r w:rsidR="00A50A5B" w:rsidDel="00CA467A">
          <w:rPr>
            <w:noProof/>
            <w:webHidden/>
          </w:rPr>
          <w:delText>45</w:delText>
        </w:r>
      </w:del>
    </w:p>
    <w:p w14:paraId="71D389E6" w14:textId="6F08F364" w:rsidR="006A13B7" w:rsidDel="00CA467A" w:rsidRDefault="006A13B7">
      <w:pPr>
        <w:pStyle w:val="TableofFigures"/>
        <w:tabs>
          <w:tab w:val="right" w:leader="dot" w:pos="9350"/>
        </w:tabs>
        <w:rPr>
          <w:del w:id="736" w:author="David Conklin" w:date="2021-11-05T12:08:00Z"/>
          <w:rFonts w:eastAsiaTheme="minorEastAsia"/>
          <w:noProof/>
        </w:rPr>
      </w:pPr>
      <w:del w:id="737" w:author="David Conklin" w:date="2021-11-05T12:08:00Z">
        <w:r w:rsidRPr="00CA467A" w:rsidDel="00CA467A">
          <w:rPr>
            <w:noProof/>
            <w:rPrChange w:id="738" w:author="David Conklin" w:date="2021-11-05T12:08:00Z">
              <w:rPr>
                <w:rStyle w:val="Hyperlink"/>
                <w:noProof/>
              </w:rPr>
            </w:rPrChange>
          </w:rPr>
          <w:delText>Figure 7. McKenzie basin in CW3M screen capture</w:delText>
        </w:r>
        <w:r w:rsidDel="00CA467A">
          <w:rPr>
            <w:noProof/>
            <w:webHidden/>
          </w:rPr>
          <w:tab/>
        </w:r>
        <w:r w:rsidR="00A50A5B" w:rsidDel="00CA467A">
          <w:rPr>
            <w:noProof/>
            <w:webHidden/>
          </w:rPr>
          <w:delText>54</w:delText>
        </w:r>
      </w:del>
    </w:p>
    <w:p w14:paraId="5B5E39AF" w14:textId="42F349B9" w:rsidR="006A13B7" w:rsidDel="00CA467A" w:rsidRDefault="006A13B7">
      <w:pPr>
        <w:pStyle w:val="TableofFigures"/>
        <w:tabs>
          <w:tab w:val="right" w:leader="dot" w:pos="9350"/>
        </w:tabs>
        <w:rPr>
          <w:del w:id="739" w:author="David Conklin" w:date="2021-11-05T12:08:00Z"/>
          <w:rFonts w:eastAsiaTheme="minorEastAsia"/>
          <w:noProof/>
        </w:rPr>
      </w:pPr>
      <w:del w:id="740" w:author="David Conklin" w:date="2021-11-05T12:08:00Z">
        <w:r w:rsidRPr="00CA467A" w:rsidDel="00CA467A">
          <w:rPr>
            <w:noProof/>
            <w:rPrChange w:id="741" w:author="David Conklin" w:date="2021-11-05T12:08:00Z">
              <w:rPr>
                <w:rStyle w:val="Hyperlink"/>
                <w:noProof/>
              </w:rPr>
            </w:rPrChange>
          </w:rPr>
          <w:delText>Figure 8. Wetlands in the lower McKenzie basin, with their WETL_ID attribute values</w:delText>
        </w:r>
        <w:r w:rsidDel="00CA467A">
          <w:rPr>
            <w:noProof/>
            <w:webHidden/>
          </w:rPr>
          <w:tab/>
        </w:r>
        <w:r w:rsidR="00A50A5B" w:rsidDel="00CA467A">
          <w:rPr>
            <w:noProof/>
            <w:webHidden/>
          </w:rPr>
          <w:delText>55</w:delText>
        </w:r>
      </w:del>
    </w:p>
    <w:p w14:paraId="48D7D59A" w14:textId="2478984C" w:rsidR="006A13B7" w:rsidDel="00CA467A" w:rsidRDefault="006A13B7">
      <w:pPr>
        <w:pStyle w:val="TableofFigures"/>
        <w:tabs>
          <w:tab w:val="right" w:leader="dot" w:pos="9350"/>
        </w:tabs>
        <w:rPr>
          <w:del w:id="742" w:author="David Conklin" w:date="2021-11-05T12:08:00Z"/>
          <w:rFonts w:eastAsiaTheme="minorEastAsia"/>
          <w:noProof/>
        </w:rPr>
      </w:pPr>
      <w:del w:id="743" w:author="David Conklin" w:date="2021-11-05T12:08:00Z">
        <w:r w:rsidRPr="00CA467A" w:rsidDel="00CA467A">
          <w:rPr>
            <w:noProof/>
            <w:rPrChange w:id="744" w:author="David Conklin" w:date="2021-11-05T12:08:00Z">
              <w:rPr>
                <w:rStyle w:val="Hyperlink"/>
                <w:noProof/>
              </w:rPr>
            </w:rPrChange>
          </w:rPr>
          <w:delText>Figure 9. Clackamas basin in CW3M screen capture</w:delText>
        </w:r>
        <w:r w:rsidDel="00CA467A">
          <w:rPr>
            <w:noProof/>
            <w:webHidden/>
          </w:rPr>
          <w:tab/>
        </w:r>
        <w:r w:rsidR="00A50A5B" w:rsidDel="00CA467A">
          <w:rPr>
            <w:noProof/>
            <w:webHidden/>
          </w:rPr>
          <w:delText>76</w:delText>
        </w:r>
      </w:del>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45" w:name="_Toc87006445"/>
      <w:r>
        <w:t>What is a digital handbook?</w:t>
      </w:r>
      <w:bookmarkEnd w:id="74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46" w:name="_Toc87006446"/>
      <w:r>
        <w:t>CW3M c</w:t>
      </w:r>
      <w:r w:rsidR="00C70B81">
        <w:t>oncept</w:t>
      </w:r>
      <w:bookmarkEnd w:id="746"/>
      <w:r>
        <w:t xml:space="preserve"> </w:t>
      </w:r>
    </w:p>
    <w:p w14:paraId="7E41CEB8" w14:textId="77777777" w:rsidR="000D6396" w:rsidRDefault="000D6396" w:rsidP="00A43D30"/>
    <w:p w14:paraId="3DA45CFC" w14:textId="77777777" w:rsidR="000D6396" w:rsidRDefault="00C46F0A" w:rsidP="00C46F0A">
      <w:pPr>
        <w:pStyle w:val="Heading2"/>
      </w:pPr>
      <w:bookmarkStart w:id="747" w:name="_Toc87006447"/>
      <w:r>
        <w:lastRenderedPageBreak/>
        <w:t>A different kind of community model</w:t>
      </w:r>
      <w:bookmarkEnd w:id="747"/>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48" w:name="_Toc87006448"/>
      <w:r>
        <w:t>What CW3M is for</w:t>
      </w:r>
      <w:bookmarkEnd w:id="748"/>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49" w:name="_Toc87006449"/>
      <w:r>
        <w:t>Management and maintenance</w:t>
      </w:r>
      <w:bookmarkEnd w:id="749"/>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50" w:name="_Toc87006450"/>
      <w:r>
        <w:lastRenderedPageBreak/>
        <w:t xml:space="preserve">CW3M – A </w:t>
      </w:r>
      <w:r w:rsidR="007E0920">
        <w:t>“</w:t>
      </w:r>
      <w:r>
        <w:t>first principles</w:t>
      </w:r>
      <w:r w:rsidR="007E0920">
        <w:t>”</w:t>
      </w:r>
      <w:r>
        <w:t xml:space="preserve"> model with tuning knobs</w:t>
      </w:r>
      <w:bookmarkEnd w:id="750"/>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51" w:name="_Toc87006451"/>
      <w:r>
        <w:t>The tuning knobs</w:t>
      </w:r>
      <w:bookmarkEnd w:id="751"/>
    </w:p>
    <w:p w14:paraId="357A9712" w14:textId="3B026DD3" w:rsidR="00CF4F65" w:rsidRDefault="00CF4F65" w:rsidP="00CF4F65"/>
    <w:p w14:paraId="386F14D4" w14:textId="7E6DF33D" w:rsidR="00227342" w:rsidRDefault="00CF4F65" w:rsidP="00872B5B">
      <w:pPr>
        <w:pStyle w:val="Heading2"/>
      </w:pPr>
      <w:bookmarkStart w:id="752" w:name="_Toc87006452"/>
      <w:r>
        <w:t xml:space="preserve">ET_MULT </w:t>
      </w:r>
      <w:r w:rsidR="00227342">
        <w:t>– forest evapotranspiration</w:t>
      </w:r>
      <w:bookmarkEnd w:id="752"/>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53" w:name="_Toc87006453"/>
      <w:r>
        <w:lastRenderedPageBreak/>
        <w:t>SOLAR_RADIATION_MULTIPLIER – reservoir insolation</w:t>
      </w:r>
      <w:bookmarkEnd w:id="753"/>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54" w:name="_Toc87006454"/>
      <w:r>
        <w:t>FLOW_CMS – Discharge from High Cascade springs</w:t>
      </w:r>
      <w:bookmarkEnd w:id="754"/>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55" w:name="_Toc87006455"/>
      <w:r>
        <w:t>The Envision framework and the GIS Layers</w:t>
      </w:r>
      <w:bookmarkEnd w:id="755"/>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56" w:name="_Toc87006456"/>
      <w:r>
        <w:t>The Reach Layer</w:t>
      </w:r>
      <w:bookmarkEnd w:id="756"/>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757" w:name="_Toc87006457"/>
      <w:r>
        <w:t>Time steps, autonomous processes, and global methods</w:t>
      </w:r>
      <w:bookmarkEnd w:id="757"/>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758" w:name="_Toc87006458"/>
      <w:r w:rsidR="00702439">
        <w:t>Some g</w:t>
      </w:r>
      <w:r w:rsidR="00706EE7">
        <w:t>lobal method details</w:t>
      </w:r>
      <w:bookmarkEnd w:id="758"/>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59" w:name="_Toc87006459"/>
      <w:r>
        <w:t>Study areas</w:t>
      </w:r>
      <w:bookmarkEnd w:id="759"/>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60" w:name="_Toc87006460"/>
      <w:r>
        <w:lastRenderedPageBreak/>
        <w:t>Data</w:t>
      </w:r>
      <w:r w:rsidR="00A92F06">
        <w:t>CW3M</w:t>
      </w:r>
      <w:r>
        <w:t xml:space="preserve"> directory structure</w:t>
      </w:r>
      <w:bookmarkEnd w:id="760"/>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61" w:name="_Toc87006461"/>
      <w:r>
        <w:t>DataCW3M\ScenarioData directory structure</w:t>
      </w:r>
      <w:bookmarkEnd w:id="761"/>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62" w:name="_Toc87006462"/>
      <w:r>
        <w:t>DataCW3M\ScenarioData\&lt;scenario&gt; folder contents</w:t>
      </w:r>
      <w:bookmarkEnd w:id="762"/>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63" w:name="_Toc87006463"/>
      <w:r>
        <w:t>DataCW3M\&lt;study area&gt; folder contents</w:t>
      </w:r>
      <w:bookmarkEnd w:id="763"/>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764" w:name="_Ref529607484"/>
      <w:bookmarkStart w:id="765" w:name="_Toc8700655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764"/>
      <w:r>
        <w:t xml:space="preserve">. Willamette River basin study area; embedded study areas are </w:t>
      </w:r>
      <w:r w:rsidR="0005603B">
        <w:t>colored</w:t>
      </w:r>
      <w:r w:rsidR="0097392C">
        <w:t xml:space="preserve"> other than gray.  The 2 lighter blues together make up the upper Willamette basin study area.</w:t>
      </w:r>
      <w:bookmarkEnd w:id="765"/>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766" w:name="_Ref529607514"/>
      <w:bookmarkStart w:id="767" w:name="_Toc8700655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766"/>
      <w:r>
        <w:t>. Tualatin basin study area; Chicken Creek watershed is highlighted.</w:t>
      </w:r>
      <w:bookmarkEnd w:id="767"/>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768" w:name="_Ref529607587"/>
      <w:bookmarkStart w:id="769" w:name="_Toc8700655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768"/>
      <w:r>
        <w:t>. North Santiam watershed study area.</w:t>
      </w:r>
      <w:bookmarkEnd w:id="769"/>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770" w:name="_Ref529607628"/>
      <w:bookmarkStart w:id="771" w:name="_Toc8700655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770"/>
      <w:r>
        <w:t>. Upper Willamette study area.</w:t>
      </w:r>
      <w:bookmarkEnd w:id="771"/>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772" w:name="_Ref529611388"/>
      <w:bookmarkStart w:id="773" w:name="_Toc8700655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772"/>
      <w:r>
        <w:t>. Chicken Creek watershed study area.</w:t>
      </w:r>
      <w:bookmarkEnd w:id="773"/>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74" w:name="_Toc87006464"/>
      <w:r>
        <w:t>Calendar conventions</w:t>
      </w:r>
      <w:bookmarkEnd w:id="774"/>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75" w:name="_Toc87006465"/>
      <w:r>
        <w:t>Water years</w:t>
      </w:r>
      <w:bookmarkEnd w:id="775"/>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76" w:name="_Toc87006466"/>
      <w:r>
        <w:t>Climate data</w:t>
      </w:r>
      <w:bookmarkEnd w:id="776"/>
    </w:p>
    <w:p w14:paraId="4E201698" w14:textId="77777777" w:rsidR="00CB152A" w:rsidRPr="00A06758" w:rsidRDefault="00CB152A" w:rsidP="00A06758"/>
    <w:p w14:paraId="400F9551" w14:textId="77777777" w:rsidR="00CB152A" w:rsidRDefault="00CB152A" w:rsidP="00CB152A">
      <w:pPr>
        <w:pStyle w:val="Heading2"/>
      </w:pPr>
      <w:bookmarkStart w:id="777" w:name="_Toc2858729"/>
      <w:bookmarkStart w:id="778" w:name="_Toc87006467"/>
      <w:r>
        <w:t>Numbered climate scenarios in the model</w:t>
      </w:r>
      <w:bookmarkEnd w:id="777"/>
      <w:bookmarkEnd w:id="778"/>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79" w:name="_Ref6032062"/>
      <w:bookmarkStart w:id="780" w:name="_Ref6033311"/>
      <w:bookmarkStart w:id="781" w:name="_Toc6121576"/>
      <w:r>
        <w:t xml:space="preserve">Table </w:t>
      </w:r>
      <w:bookmarkEnd w:id="779"/>
      <w:r>
        <w:t>1. Numbered climate scenarios</w:t>
      </w:r>
      <w:bookmarkEnd w:id="780"/>
      <w:bookmarkEnd w:id="781"/>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82" w:name="_Toc7759621"/>
      <w:bookmarkStart w:id="783" w:name="_Toc87006468"/>
      <w:r>
        <w:t>Monthly and seasonal weather data</w:t>
      </w:r>
      <w:bookmarkEnd w:id="782"/>
      <w:bookmarkEnd w:id="783"/>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84" w:name="_Toc87006469"/>
      <w:r>
        <w:t>Climate data grid</w:t>
      </w:r>
      <w:r w:rsidR="009F132A">
        <w:t>s</w:t>
      </w:r>
      <w:bookmarkEnd w:id="784"/>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85" w:name="_Toc87006470"/>
      <w:r>
        <w:t>The WW2100 climate grid</w:t>
      </w:r>
      <w:bookmarkEnd w:id="785"/>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86" w:name="_Toc87006471"/>
      <w:r>
        <w:t>The v2 climate grid</w:t>
      </w:r>
      <w:bookmarkEnd w:id="786"/>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87" w:name="_Toc87006472"/>
      <w:r>
        <w:t>How climate data is looked up</w:t>
      </w:r>
      <w:bookmarkEnd w:id="787"/>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88" w:name="_Toc87006473"/>
      <w:r>
        <w:t>What is in a climate dataset</w:t>
      </w:r>
      <w:bookmarkEnd w:id="788"/>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89" w:name="_Toc71709880"/>
      <w:bookmarkStart w:id="790" w:name="_Toc87006474"/>
      <w:r>
        <w:lastRenderedPageBreak/>
        <w:t>Water rights</w:t>
      </w:r>
      <w:bookmarkEnd w:id="789"/>
      <w:bookmarkEnd w:id="790"/>
    </w:p>
    <w:p w14:paraId="0ADF041E" w14:textId="77777777" w:rsidR="00B45A02" w:rsidRDefault="00B45A02" w:rsidP="00B45A02">
      <w:pPr>
        <w:pStyle w:val="Heading2"/>
      </w:pPr>
      <w:bookmarkStart w:id="791" w:name="_Toc71709881"/>
      <w:bookmarkStart w:id="792" w:name="_Toc87006475"/>
      <w:r>
        <w:t>Water rights data</w:t>
      </w:r>
      <w:bookmarkEnd w:id="791"/>
      <w:bookmarkEnd w:id="792"/>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93" w:name="_Hlk75771270"/>
      <w:r w:rsidR="000E625E">
        <w:t>(e.g. when PODRATE is zero)</w:t>
      </w:r>
      <w:r>
        <w:t>,</w:t>
      </w:r>
      <w:bookmarkEnd w:id="793"/>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94" w:name="_Toc71709882"/>
      <w:bookmarkStart w:id="795" w:name="_Toc87006476"/>
      <w:r>
        <w:t>The wr_pods.csv file</w:t>
      </w:r>
      <w:bookmarkEnd w:id="794"/>
      <w:bookmarkEnd w:id="795"/>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96" w:name="_Toc71709883"/>
      <w:bookmarkStart w:id="797" w:name="_Toc87006477"/>
      <w:r>
        <w:t>The wr_pous.csv file</w:t>
      </w:r>
      <w:bookmarkEnd w:id="796"/>
      <w:bookmarkEnd w:id="797"/>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98" w:name="_Toc71709884"/>
      <w:bookmarkStart w:id="799" w:name="_Toc87006478"/>
      <w:r>
        <w:t>Allocating surface water rights to irrigation</w:t>
      </w:r>
      <w:bookmarkEnd w:id="799"/>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00" w:name="_Toc87006479"/>
      <w:r>
        <w:t>Adding a water right</w:t>
      </w:r>
      <w:bookmarkEnd w:id="798"/>
      <w:bookmarkEnd w:id="800"/>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01" w:name="_Toc87006480"/>
      <w:r>
        <w:t>Initial conditions</w:t>
      </w:r>
      <w:bookmarkEnd w:id="801"/>
    </w:p>
    <w:p w14:paraId="78EB624C" w14:textId="77777777" w:rsidR="003447B8" w:rsidRPr="00801BD3" w:rsidRDefault="003447B8" w:rsidP="00801BD3"/>
    <w:p w14:paraId="29F93D2E" w14:textId="2882A4C8" w:rsidR="00801BD3" w:rsidRDefault="003447B8" w:rsidP="006231D1">
      <w:pPr>
        <w:pStyle w:val="Heading2"/>
      </w:pPr>
      <w:bookmarkStart w:id="802" w:name="_Toc87006481"/>
      <w:r>
        <w:t>State variables</w:t>
      </w:r>
      <w:bookmarkEnd w:id="802"/>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03" w:name="_Toc87006482"/>
      <w:r>
        <w:t>Reproducibility and the use of random number generators</w:t>
      </w:r>
      <w:bookmarkEnd w:id="803"/>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04" w:name="_Toc87006483"/>
      <w:r>
        <w:t xml:space="preserve">Initializing ID </w:t>
      </w:r>
      <w:r w:rsidR="00D014FA">
        <w:t>numbers: coldstart</w:t>
      </w:r>
      <w:bookmarkEnd w:id="804"/>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05" w:name="_Toc87006484"/>
      <w:r>
        <w:t>Initializing Flow and HBV model state variables: spinup</w:t>
      </w:r>
      <w:bookmarkEnd w:id="805"/>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06" w:name="_Toc87006485"/>
      <w:r>
        <w:t>Initializing</w:t>
      </w:r>
      <w:r w:rsidR="00F731A1">
        <w:t xml:space="preserve"> HBVCALIB attributes</w:t>
      </w:r>
      <w:r w:rsidR="00AB7E22">
        <w:t>: spinup</w:t>
      </w:r>
      <w:bookmarkEnd w:id="806"/>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07" w:name="_Toc87006486"/>
      <w:r>
        <w:t>Initial conditions for Flow: the IC file</w:t>
      </w:r>
      <w:r w:rsidR="0066329B">
        <w:t xml:space="preserve"> and the IDU, HRU, and Reach shapefiles</w:t>
      </w:r>
      <w:bookmarkEnd w:id="807"/>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08" w:name="_Toc87006487"/>
      <w:r>
        <w:t>What is in the IC file</w:t>
      </w:r>
      <w:bookmarkEnd w:id="808"/>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09" w:name="_Toc87006488"/>
      <w:r>
        <w:t>State variables in the IDU shapefile</w:t>
      </w:r>
      <w:bookmarkEnd w:id="809"/>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10" w:name="_Toc87006489"/>
      <w:r>
        <w:lastRenderedPageBreak/>
        <w:t>Initial conditions for HBV</w:t>
      </w:r>
      <w:r w:rsidR="00FF29F2">
        <w:t>: the IC file and the IDU shapefile</w:t>
      </w:r>
      <w:bookmarkEnd w:id="810"/>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11" w:name="_Toc87006490"/>
      <w:r>
        <w:t>Default values used when the data is incomplete</w:t>
      </w:r>
      <w:bookmarkEnd w:id="811"/>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12" w:name="_Toc87006491"/>
      <w:r>
        <w:t>Stream flow and stream temperature</w:t>
      </w:r>
      <w:bookmarkEnd w:id="812"/>
    </w:p>
    <w:p w14:paraId="224B0981" w14:textId="77777777" w:rsidR="008C7362" w:rsidRDefault="008C7362" w:rsidP="008C7362">
      <w:pPr>
        <w:pStyle w:val="Heading2"/>
      </w:pPr>
      <w:bookmarkStart w:id="813" w:name="_Toc50800503"/>
      <w:bookmarkStart w:id="814" w:name="_Toc54090937"/>
      <w:bookmarkStart w:id="815" w:name="_Toc87006492"/>
      <w:r>
        <w:t>Water parcels</w:t>
      </w:r>
      <w:bookmarkEnd w:id="813"/>
      <w:bookmarkEnd w:id="814"/>
      <w:bookmarkEnd w:id="815"/>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16" w:name="_Toc87006493"/>
      <w:r>
        <w:t>Daily water mass and energy balance</w:t>
      </w:r>
      <w:bookmarkEnd w:id="816"/>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17" w:name="_Toc87006494"/>
      <w:r>
        <w:t>Estimating the rate of flow</w:t>
      </w:r>
      <w:r w:rsidR="006A13B7">
        <w:t xml:space="preserve"> </w:t>
      </w:r>
      <w:r>
        <w:t>in a stream reach</w:t>
      </w:r>
      <w:bookmarkEnd w:id="817"/>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18" w:name="_Toc87006495"/>
      <w:r>
        <w:t>Estimating the surface area of the water in a subreach</w:t>
      </w:r>
      <w:bookmarkEnd w:id="818"/>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819" w:name="_Toc87006496"/>
      <w:r>
        <w:t>Water temperature from thermal energy</w:t>
      </w:r>
      <w:bookmarkEnd w:id="819"/>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820" w:name="_Toc87006497"/>
      <w:r>
        <w:t>Boundary conditions for stream water temperature</w:t>
      </w:r>
      <w:bookmarkEnd w:id="820"/>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21" w:name="_Toc87006498"/>
      <w:r>
        <w:t>Thermal stratification in reservoirs</w:t>
      </w:r>
      <w:bookmarkEnd w:id="821"/>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22" w:name="_Toc87006499"/>
      <w:r>
        <w:t>Thermal loading</w:t>
      </w:r>
      <w:bookmarkEnd w:id="822"/>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823" w:name="_Toc87006500"/>
      <w:r>
        <w:t>Reservoirs</w:t>
      </w:r>
      <w:bookmarkEnd w:id="823"/>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824" w:name="_Toc87006501"/>
      <w:r>
        <w:t>Reservoir data</w:t>
      </w:r>
      <w:bookmarkEnd w:id="824"/>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25" w:name="_Toc87006502"/>
      <w:r>
        <w:t>Reservoir data sources</w:t>
      </w:r>
      <w:bookmarkEnd w:id="825"/>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826" w:name="_Toc87006503"/>
      <w:r>
        <w:t>Creating a new study area</w:t>
      </w:r>
      <w:r w:rsidR="00A55502">
        <w:t xml:space="preserve"> from a watershed within the WRB</w:t>
      </w:r>
      <w:bookmarkEnd w:id="826"/>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27" w:name="_Toc87006504"/>
      <w:r>
        <w:t>Limitations of subbasin simulations</w:t>
      </w:r>
      <w:bookmarkEnd w:id="827"/>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28" w:name="_Toc87006505"/>
      <w:r>
        <w:t>Calibration procedure</w:t>
      </w:r>
      <w:bookmarkEnd w:id="828"/>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29" w:name="_Toc87006506"/>
      <w:r>
        <w:t>Using PEST to determine HBV parameter values</w:t>
      </w:r>
      <w:bookmarkEnd w:id="829"/>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30" w:name="_Toc87006507"/>
      <w:r>
        <w:t>Calibrating streamflows using stream gage measurements</w:t>
      </w:r>
      <w:bookmarkEnd w:id="830"/>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31" w:name="_Toc87006508"/>
      <w:r>
        <w:t>Calibrating stream temperatures</w:t>
      </w:r>
      <w:bookmarkEnd w:id="831"/>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32" w:name="_Toc87006509"/>
      <w:r>
        <w:lastRenderedPageBreak/>
        <w:t>North Santiam study area</w:t>
      </w:r>
      <w:bookmarkEnd w:id="832"/>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33" w:name="_Toc87006510"/>
      <w:r>
        <w:rPr>
          <w:rFonts w:eastAsia="Times New Roman"/>
        </w:rPr>
        <w:t>Instream water rights</w:t>
      </w:r>
      <w:bookmarkEnd w:id="83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834" w:name="_Toc87006560"/>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834"/>
    </w:p>
    <w:p w14:paraId="0FD5899C" w14:textId="77777777" w:rsidR="0092040E" w:rsidRDefault="0092040E" w:rsidP="0092040E"/>
    <w:p w14:paraId="0E0CDFE5" w14:textId="77777777" w:rsidR="00B91F45" w:rsidRDefault="00B47486" w:rsidP="00B91F45">
      <w:pPr>
        <w:pStyle w:val="Heading2"/>
      </w:pPr>
      <w:bookmarkStart w:id="835" w:name="_Toc87006511"/>
      <w:r>
        <w:t xml:space="preserve">Municipal </w:t>
      </w:r>
      <w:r w:rsidR="00057A5D">
        <w:t>w</w:t>
      </w:r>
      <w:r>
        <w:t xml:space="preserve">ater </w:t>
      </w:r>
      <w:r w:rsidR="00D97755">
        <w:t>r</w:t>
      </w:r>
      <w:r>
        <w:t>ights</w:t>
      </w:r>
      <w:bookmarkEnd w:id="835"/>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836" w:name="_Toc87006512"/>
      <w:r>
        <w:t>Reality check</w:t>
      </w:r>
      <w:bookmarkEnd w:id="836"/>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837" w:name="_Toc87006513"/>
      <w:r>
        <w:t>Inflows from springs</w:t>
      </w:r>
      <w:bookmarkEnd w:id="837"/>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838" w:name="_Toc87006514"/>
      <w:r>
        <w:t>Calibration and simulation skill</w:t>
      </w:r>
      <w:bookmarkEnd w:id="838"/>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839" w:name="_Toc87006515"/>
      <w:r>
        <w:t xml:space="preserve">Analysis of </w:t>
      </w:r>
      <w:r w:rsidR="00924909">
        <w:t xml:space="preserve">tuning knob values and </w:t>
      </w:r>
      <w:r>
        <w:t>locations where the model has low skill</w:t>
      </w:r>
      <w:bookmarkEnd w:id="839"/>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840" w:name="_Toc87006516"/>
      <w:r>
        <w:t xml:space="preserve">Simulated </w:t>
      </w:r>
      <w:r w:rsidR="005903C0">
        <w:t>North Santiam</w:t>
      </w:r>
      <w:r>
        <w:t xml:space="preserve"> basin water budget and thermal energy budget</w:t>
      </w:r>
      <w:bookmarkEnd w:id="840"/>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841" w:name="_Toc87006517"/>
      <w:r>
        <w:lastRenderedPageBreak/>
        <w:t>McKenzie Basin Wetlands Study</w:t>
      </w:r>
      <w:bookmarkEnd w:id="841"/>
    </w:p>
    <w:p w14:paraId="79498AD8" w14:textId="77777777" w:rsidR="00736461" w:rsidRPr="00D97CDA" w:rsidRDefault="00736461" w:rsidP="00A8214A"/>
    <w:p w14:paraId="2403DDA0" w14:textId="063D759E" w:rsidR="00275338" w:rsidRDefault="003613A1" w:rsidP="00A8214A">
      <w:pPr>
        <w:pStyle w:val="Heading2"/>
      </w:pPr>
      <w:bookmarkStart w:id="842" w:name="_Toc87006518"/>
      <w:r>
        <w:t xml:space="preserve">Project </w:t>
      </w:r>
      <w:r w:rsidR="00DC262D">
        <w:t>Overview</w:t>
      </w:r>
      <w:bookmarkEnd w:id="842"/>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843" w:name="_Ref48282850"/>
      <w:bookmarkStart w:id="844" w:name="_Toc87006561"/>
      <w:r>
        <w:t xml:space="preserve">Figure </w:t>
      </w:r>
      <w:fldSimple w:instr=" SEQ Figure \* ARABIC ">
        <w:r w:rsidR="00A50A5B">
          <w:rPr>
            <w:noProof/>
          </w:rPr>
          <w:t>7</w:t>
        </w:r>
      </w:fldSimple>
      <w:bookmarkEnd w:id="843"/>
      <w:r>
        <w:t>. McKenzie basin in CW3M screen capture</w:t>
      </w:r>
      <w:bookmarkEnd w:id="84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845" w:name="_Ref48282776"/>
      <w:bookmarkStart w:id="846" w:name="_Ref48282732"/>
      <w:bookmarkStart w:id="847" w:name="_Toc87006562"/>
      <w:r>
        <w:t xml:space="preserve">Figure </w:t>
      </w:r>
      <w:fldSimple w:instr=" SEQ Figure \* ARABIC ">
        <w:r w:rsidR="00A50A5B">
          <w:rPr>
            <w:noProof/>
          </w:rPr>
          <w:t>8</w:t>
        </w:r>
      </w:fldSimple>
      <w:bookmarkEnd w:id="845"/>
      <w:r>
        <w:t>. Wetlands in the lower McKenzie basin, with their WETL_ID attribute values</w:t>
      </w:r>
      <w:bookmarkEnd w:id="846"/>
      <w:bookmarkEnd w:id="847"/>
    </w:p>
    <w:p w14:paraId="364BDC9E" w14:textId="77777777" w:rsidR="004D33B7" w:rsidRDefault="004D33B7" w:rsidP="00275338"/>
    <w:p w14:paraId="6EF95807" w14:textId="5E566C26" w:rsidR="003613A1" w:rsidRDefault="003613A1" w:rsidP="00A8214A">
      <w:pPr>
        <w:pStyle w:val="Heading2"/>
      </w:pPr>
      <w:bookmarkStart w:id="848" w:name="_Toc87006519"/>
      <w:r>
        <w:t>Model and Simulation Overview</w:t>
      </w:r>
      <w:bookmarkEnd w:id="848"/>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849" w:name="_Toc87006520"/>
      <w:r>
        <w:t>McKenzie wetlands in the initial versions of the IDU, HRU, and Reach data layers</w:t>
      </w:r>
      <w:bookmarkEnd w:id="849"/>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50" w:name="_Toc49175988"/>
      <w:bookmarkStart w:id="851" w:name="_Toc87006521"/>
      <w:r>
        <w:t>Data changes for better representation of wetlands</w:t>
      </w:r>
      <w:bookmarkEnd w:id="850"/>
      <w:bookmarkEnd w:id="85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52" w:name="_Toc87006522"/>
      <w:r>
        <w:t xml:space="preserve">Projection, </w:t>
      </w:r>
      <w:r w:rsidR="006F174A">
        <w:t>Calendar</w:t>
      </w:r>
      <w:r>
        <w:t>,</w:t>
      </w:r>
      <w:r w:rsidR="006F174A">
        <w:t xml:space="preserve"> and </w:t>
      </w:r>
      <w:r w:rsidR="009D540F">
        <w:t>Units</w:t>
      </w:r>
      <w:bookmarkEnd w:id="85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853" w:name="_Toc87006523"/>
      <w:r>
        <w:t>Simulation of changes in wetlands over time</w:t>
      </w:r>
      <w:bookmarkEnd w:id="85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54" w:name="_Toc87006524"/>
      <w:r>
        <w:t xml:space="preserve">How wetlands </w:t>
      </w:r>
      <w:r w:rsidR="000806A1">
        <w:t>are</w:t>
      </w:r>
      <w:r>
        <w:t xml:space="preserve"> represented</w:t>
      </w:r>
      <w:r w:rsidR="006D6388">
        <w:t xml:space="preserve"> in the model</w:t>
      </w:r>
      <w:bookmarkEnd w:id="85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855" w:name="_Toc87006525"/>
      <w:r>
        <w:t xml:space="preserve">The Wetland class and </w:t>
      </w:r>
      <w:r w:rsidR="00875B17">
        <w:t>Wetland objects in the C++ code</w:t>
      </w:r>
      <w:bookmarkEnd w:id="855"/>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856" w:name="_Toc87006526"/>
      <w:r>
        <w:t xml:space="preserve">Topology of </w:t>
      </w:r>
      <w:r w:rsidR="008D10E3">
        <w:t>wetlands, HRUs, IDUs, and reaches</w:t>
      </w:r>
      <w:bookmarkEnd w:id="856"/>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857" w:name="_Toc87006527"/>
      <w:r>
        <w:t>Attributes of interest in the wetlands study</w:t>
      </w:r>
      <w:bookmarkEnd w:id="857"/>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58" w:name="_Toc87006528"/>
      <w:r>
        <w:t>A WETNESS attribute</w:t>
      </w:r>
      <w:bookmarkEnd w:id="858"/>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859" w:name="_Toc87006529"/>
      <w:r>
        <w:t>Calculating the exchange of water between the wetland and the reach</w:t>
      </w:r>
      <w:bookmarkEnd w:id="859"/>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860" w:name="_Toc87006530"/>
      <w:r>
        <w:t xml:space="preserve">Wetland </w:t>
      </w:r>
      <w:r w:rsidR="007A55EC">
        <w:t xml:space="preserve">IDU </w:t>
      </w:r>
      <w:r>
        <w:t>parameters</w:t>
      </w:r>
      <w:bookmarkEnd w:id="860"/>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861" w:name="_Toc87006531"/>
      <w:r>
        <w:t>Reach parameters</w:t>
      </w:r>
      <w:bookmarkEnd w:id="861"/>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862" w:name="_Toc87006532"/>
      <w:r>
        <w:t>Implementation of the exchange of water between the wetland and the reach</w:t>
      </w:r>
      <w:bookmarkEnd w:id="862"/>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863" w:name="_Toc87006533"/>
      <w:r>
        <w:t>Standing water temperature</w:t>
      </w:r>
      <w:bookmarkEnd w:id="863"/>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864" w:name="_Toc87006534"/>
      <w:r>
        <w:t>Evapotranspiration from wetlands</w:t>
      </w:r>
      <w:bookmarkEnd w:id="864"/>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865" w:name="_Toc87006535"/>
      <w:r>
        <w:t>Loss (or gain) of wetlands</w:t>
      </w:r>
      <w:bookmarkEnd w:id="865"/>
    </w:p>
    <w:p w14:paraId="1CCF590E" w14:textId="0930897F" w:rsidR="00567AF4" w:rsidRDefault="002432E4">
      <w:pPr>
        <w:rPr>
          <w:ins w:id="866" w:author="David Conklin" w:date="2021-10-31T10:33:00Z"/>
        </w:rPr>
      </w:pPr>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 xml:space="preserve">with the Tualatin River is an example.  </w:t>
      </w:r>
      <w:ins w:id="867" w:author="David Conklin" w:date="2021-10-31T10:33:00Z">
        <w:r w:rsidR="00567AF4">
          <w:t>F</w:t>
        </w:r>
      </w:ins>
      <w:ins w:id="868" w:author="David Conklin" w:date="2021-10-31T10:34:00Z">
        <w:r w:rsidR="00567AF4">
          <w:t>or simulation of anthropogenic land use changes involving IDUs changing into or out of wetland land cover, the “PrescribedLULCs</w:t>
        </w:r>
      </w:ins>
      <w:ins w:id="869" w:author="David Conklin" w:date="2021-10-31T10:35:00Z">
        <w:r w:rsidR="00567AF4">
          <w:t xml:space="preserve">” autonomous process was added in Fall, 2021.  </w:t>
        </w:r>
      </w:ins>
      <w:ins w:id="870" w:author="David Conklin" w:date="2021-10-31T10:36:00Z">
        <w:r w:rsidR="00567AF4">
          <w:t xml:space="preserve">PrescribedLULCs is described in </w:t>
        </w:r>
      </w:ins>
      <w:ins w:id="871" w:author="David Conklin" w:date="2021-10-31T10:37:00Z">
        <w:r w:rsidR="00D86E00">
          <w:t>the “Autonomous Process Details” chapter of this document.</w:t>
        </w:r>
      </w:ins>
      <w:ins w:id="872" w:author="David Conklin" w:date="2021-10-31T10:38:00Z">
        <w:r w:rsidR="00D86E00">
          <w:t xml:space="preserve">  Transitions from wetland natural vegetation states to dryland natural vegetation states</w:t>
        </w:r>
      </w:ins>
      <w:ins w:id="873" w:author="David Conklin" w:date="2021-10-31T10:39:00Z">
        <w:r w:rsidR="00D86E00">
          <w:t xml:space="preserve"> can be accomodated by the wetland state and transition model.</w:t>
        </w:r>
      </w:ins>
    </w:p>
    <w:p w14:paraId="0EBD6035" w14:textId="4B1B5AF7" w:rsidR="00F54E41" w:rsidRPr="00037790" w:rsidDel="00D86E00" w:rsidRDefault="002432E4">
      <w:pPr>
        <w:rPr>
          <w:del w:id="874" w:author="David Conklin" w:date="2021-10-31T10:37:00Z"/>
        </w:rPr>
      </w:pPr>
      <w:del w:id="875" w:author="David Conklin" w:date="2021-10-31T10:37:00Z">
        <w:r w:rsidDel="00D86E00">
          <w:delText>We will need to add a process which runs at an annual timestep to implement land use changes involving IDUs changing into or out of wetland land cover (LULC_A changing from 6 to something else, or changing from something else back to 6).</w:delText>
        </w:r>
      </w:del>
    </w:p>
    <w:p w14:paraId="177789C5" w14:textId="77777777" w:rsidR="002432E4" w:rsidRPr="004D33B7" w:rsidRDefault="002432E4" w:rsidP="004D33B7"/>
    <w:p w14:paraId="0EC56059" w14:textId="04FE09C2" w:rsidR="00441B82" w:rsidRDefault="00F95522" w:rsidP="006D6388">
      <w:pPr>
        <w:pStyle w:val="Heading2"/>
      </w:pPr>
      <w:bookmarkStart w:id="876" w:name="_Toc87006536"/>
      <w:r>
        <w:t>W</w:t>
      </w:r>
      <w:r w:rsidR="00441B82">
        <w:t>etland state and transition model</w:t>
      </w:r>
      <w:bookmarkEnd w:id="876"/>
    </w:p>
    <w:p w14:paraId="158FDA5F" w14:textId="57D47734" w:rsidR="004640B6" w:rsidRDefault="00441B82" w:rsidP="0044225B">
      <w:r>
        <w:t xml:space="preserve">Pending more-informed definition of wetland transitions by wetland scientists, </w:t>
      </w:r>
      <w:del w:id="877" w:author="David Conklin" w:date="2021-10-31T10:31:00Z">
        <w:r w:rsidDel="00567AF4">
          <w:delText xml:space="preserve">a </w:delText>
        </w:r>
      </w:del>
      <w:r>
        <w:t xml:space="preserve">placeholder </w:t>
      </w:r>
      <w:r w:rsidR="00F95522">
        <w:t xml:space="preserve">transition tables for the </w:t>
      </w:r>
      <w:r>
        <w:t xml:space="preserve">wetland STM </w:t>
      </w:r>
      <w:del w:id="878" w:author="David Conklin" w:date="2021-10-31T10:32:00Z">
        <w:r w:rsidR="00F95522" w:rsidDel="00567AF4">
          <w:delText>are</w:delText>
        </w:r>
        <w:r w:rsidDel="00567AF4">
          <w:delText xml:space="preserve"> being </w:delText>
        </w:r>
      </w:del>
      <w:ins w:id="879" w:author="David Conklin" w:date="2021-10-31T10:32:00Z">
        <w:r w:rsidR="00567AF4">
          <w:t xml:space="preserve">were </w:t>
        </w:r>
      </w:ins>
      <w:r>
        <w:t xml:space="preserve">implemented in </w:t>
      </w:r>
      <w:ins w:id="880" w:author="David Conklin" w:date="2021-10-31T10:32:00Z">
        <w:r w:rsidR="00567AF4">
          <w:t>September and October</w:t>
        </w:r>
      </w:ins>
      <w:del w:id="881" w:author="David Conklin" w:date="2021-10-31T10:32:00Z">
        <w:r w:rsidDel="00567AF4">
          <w:delText>fall</w:delText>
        </w:r>
      </w:del>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882" w:name="_Toc87006537"/>
      <w:r>
        <w:t>Activating a wetland in the wetland model</w:t>
      </w:r>
      <w:bookmarkEnd w:id="882"/>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883" w:name="_Toc87006538"/>
      <w:r>
        <w:t>Reality check</w:t>
      </w:r>
      <w:bookmarkEnd w:id="883"/>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884" w:name="_Toc87006539"/>
      <w:r>
        <w:t>High Cascades Springs</w:t>
      </w:r>
      <w:bookmarkEnd w:id="884"/>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885" w:name="_Toc87006540"/>
      <w:r>
        <w:t>Calibration</w:t>
      </w:r>
      <w:r w:rsidR="00B06ED6">
        <w:t xml:space="preserve"> and simulation skill</w:t>
      </w:r>
      <w:bookmarkEnd w:id="885"/>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886" w:name="_Toc87006541"/>
      <w:r>
        <w:t>Analysis of</w:t>
      </w:r>
      <w:r w:rsidR="003024C9">
        <w:t xml:space="preserve"> locations where the model has low skill</w:t>
      </w:r>
      <w:bookmarkEnd w:id="886"/>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887" w:name="_Toc87006542"/>
      <w:r>
        <w:t>Simulated McKenzie basin water budget</w:t>
      </w:r>
      <w:r w:rsidR="00334ED8">
        <w:t xml:space="preserve"> and thermal energy budget</w:t>
      </w:r>
      <w:bookmarkEnd w:id="887"/>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888" w:name="_Toc87006543"/>
      <w:r>
        <w:t>CW3M v. Shade-a-lator</w:t>
      </w:r>
      <w:bookmarkEnd w:id="888"/>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889" w:name="_Toc87006544"/>
      <w:r>
        <w:t>Comparison of CW3M results to Shade-a-lator results</w:t>
      </w:r>
      <w:bookmarkEnd w:id="889"/>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890" w:name="_Ref48286765"/>
      <w:bookmarkStart w:id="891" w:name="_Toc87006563"/>
      <w:r>
        <w:t xml:space="preserve">Figure </w:t>
      </w:r>
      <w:fldSimple w:instr=" SEQ Figure \* ARABIC ">
        <w:r w:rsidR="00A50A5B">
          <w:rPr>
            <w:noProof/>
          </w:rPr>
          <w:t>9</w:t>
        </w:r>
      </w:fldSimple>
      <w:bookmarkEnd w:id="890"/>
      <w:r>
        <w:t>. Clackamas basin in CW3M screen capture</w:t>
      </w:r>
      <w:bookmarkEnd w:id="89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892" w:name="_Toc87006545"/>
      <w:r>
        <w:t>The Clackamas Basin</w:t>
      </w:r>
      <w:bookmarkEnd w:id="892"/>
    </w:p>
    <w:p w14:paraId="4A96B042" w14:textId="77777777" w:rsidR="005C537E" w:rsidRPr="000E6A65" w:rsidRDefault="005C537E" w:rsidP="005C537E"/>
    <w:p w14:paraId="11F4A966" w14:textId="7B423915"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893" w:name="_Toc87006546"/>
      <w:r>
        <w:t>Autonomous process details</w:t>
      </w:r>
      <w:bookmarkEnd w:id="893"/>
    </w:p>
    <w:p w14:paraId="675512D5" w14:textId="45C05716" w:rsidR="004421E7" w:rsidRDefault="004421E7" w:rsidP="004421E7"/>
    <w:p w14:paraId="7ED9BB6F" w14:textId="10F5A32E" w:rsidR="004421E7" w:rsidRDefault="004421E7" w:rsidP="004421E7">
      <w:pPr>
        <w:pStyle w:val="Heading2"/>
      </w:pPr>
      <w:bookmarkStart w:id="894" w:name="_Toc87006547"/>
      <w:r>
        <w:t>Prescribed LULCs</w:t>
      </w:r>
      <w:bookmarkEnd w:id="894"/>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0814A619" w14:textId="4E1EF4E3" w:rsidR="00E81AD8" w:rsidRPr="008527F9" w:rsidRDefault="005A6BF4" w:rsidP="004421E7">
      <w:pPr>
        <w:autoSpaceDE w:val="0"/>
        <w:autoSpaceDN w:val="0"/>
        <w:adjustRightInd w:val="0"/>
        <w:rPr>
          <w:rFonts w:cstheme="minorHAnsi"/>
        </w:rPr>
      </w:pPr>
      <w:r>
        <w:t xml:space="preserve">The changes are specified in a CSV file, here designated the LULC specified transition file, or “LULCtrans” file for short.  Each row of the file specifies an LULC change for a single IDU at the beginning of a certain calendar year.  </w:t>
      </w:r>
      <w:r w:rsidR="004421E7">
        <w:t xml:space="preserve">The </w:t>
      </w:r>
      <w:r w:rsidR="00E81AD8">
        <w:t xml:space="preserve">field names (i.e. column headers) in the </w:t>
      </w:r>
      <w:r w:rsidR="004421E7">
        <w:t xml:space="preserve">LULCtrans file </w:t>
      </w:r>
      <w:r w:rsidR="00E81AD8">
        <w:t>are:</w:t>
      </w:r>
    </w:p>
    <w:p w14:paraId="36CB709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w:t>
      </w:r>
      <w:r w:rsidR="00E81AD8" w:rsidRPr="008527F9">
        <w:rPr>
          <w:rFonts w:cstheme="minorHAnsi"/>
          <w:color w:val="000000"/>
        </w:rPr>
        <w:t xml:space="preserve"> the calendar year of the transition</w:t>
      </w:r>
    </w:p>
    <w:p w14:paraId="0B1F38AF"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w:t>
      </w:r>
      <w:r w:rsidR="00E81AD8" w:rsidRPr="008527F9">
        <w:rPr>
          <w:rFonts w:cstheme="minorHAnsi"/>
          <w:color w:val="000000"/>
        </w:rPr>
        <w:t xml:space="preserve"> the ID of the affected IDU</w:t>
      </w:r>
    </w:p>
    <w:p w14:paraId="73F1632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LULC,</w:t>
      </w:r>
      <w:r w:rsidR="00E81AD8" w:rsidRPr="008527F9">
        <w:rPr>
          <w:rFonts w:cstheme="minorHAnsi"/>
          <w:color w:val="000000"/>
        </w:rPr>
        <w:t xml:space="preserve"> the new LULC code, at the most detailed level of the LULC hierarchy, which is LULC_C (a.k.a. VEGCLASS) for CW3M</w:t>
      </w:r>
    </w:p>
    <w:p w14:paraId="39386840"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UGB,</w:t>
      </w:r>
      <w:r w:rsidR="00E81AD8" w:rsidRPr="008527F9">
        <w:rPr>
          <w:rFonts w:cstheme="minorHAnsi"/>
          <w:color w:val="000000"/>
        </w:rPr>
        <w:t xml:space="preserve"> the new UGB code</w:t>
      </w:r>
    </w:p>
    <w:p w14:paraId="4DAA9BA9"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WETL_ID,</w:t>
      </w:r>
      <w:r w:rsidR="00E81AD8" w:rsidRPr="008527F9">
        <w:rPr>
          <w:rFonts w:cstheme="minorHAnsi"/>
          <w:color w:val="000000"/>
        </w:rPr>
        <w:t xml:space="preserve"> the new wetland ID</w:t>
      </w:r>
    </w:p>
    <w:p w14:paraId="6A889285" w14:textId="4F61AD9D" w:rsidR="004421E7"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DESCRIPTION</w:t>
      </w:r>
      <w:r w:rsidR="00E81AD8" w:rsidRPr="008527F9">
        <w:rPr>
          <w:rFonts w:cstheme="minorHAnsi"/>
          <w:color w:val="000000"/>
        </w:rPr>
        <w:t>, a comment string</w:t>
      </w:r>
    </w:p>
    <w:p w14:paraId="059A88B2" w14:textId="0B308B47" w:rsidR="00C9152A" w:rsidRDefault="00E81AD8" w:rsidP="00E81AD8">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w:t>
      </w:r>
      <w:r w:rsidR="00C9152A">
        <w:rPr>
          <w:rFonts w:cstheme="minorHAnsi"/>
          <w:color w:val="000000"/>
        </w:rPr>
        <w:t xml:space="preserve">earliest </w:t>
      </w:r>
      <w:r>
        <w:rPr>
          <w:rFonts w:cstheme="minorHAnsi"/>
          <w:color w:val="000000"/>
        </w:rPr>
        <w:t xml:space="preserve">YEAR to </w:t>
      </w:r>
      <w:r w:rsidR="00C9152A">
        <w:rPr>
          <w:rFonts w:cstheme="minorHAnsi"/>
          <w:color w:val="000000"/>
        </w:rPr>
        <w:t xml:space="preserve">latest YEAR.  Within a given year, </w:t>
      </w:r>
      <w:del w:id="895" w:author="David Conklin" w:date="2021-11-05T12:04:00Z">
        <w:r w:rsidR="00C9152A" w:rsidDel="004945C5">
          <w:rPr>
            <w:rFonts w:cstheme="minorHAnsi"/>
            <w:color w:val="000000"/>
          </w:rPr>
          <w:delText>the order doesn’t matter.</w:delText>
        </w:r>
      </w:del>
      <w:ins w:id="896" w:author="David Conklin" w:date="2021-11-05T12:04:00Z">
        <w:r w:rsidR="004945C5">
          <w:rPr>
            <w:rFonts w:cstheme="minorHAnsi"/>
            <w:color w:val="000000"/>
          </w:rPr>
          <w:t>entries should be sorted from smallest IDU_ID</w:t>
        </w:r>
      </w:ins>
      <w:ins w:id="897" w:author="David Conklin" w:date="2021-11-05T12:05:00Z">
        <w:r w:rsidR="004945C5">
          <w:rPr>
            <w:rFonts w:cstheme="minorHAnsi"/>
            <w:color w:val="000000"/>
          </w:rPr>
          <w:t xml:space="preserve"> to largest IDU_ID.</w:t>
        </w:r>
      </w:ins>
      <w:r w:rsidR="00C9152A">
        <w:rPr>
          <w:rFonts w:cstheme="minorHAnsi"/>
          <w:color w:val="000000"/>
        </w:rPr>
        <w:t xml:space="preserve">  Values in the LULC, UGB, and WETL_ID fields may be the new target values or</w:t>
      </w:r>
      <w:ins w:id="898" w:author="David Conklin" w:date="2021-11-05T12:05:00Z">
        <w:r w:rsidR="004945C5">
          <w:rPr>
            <w:rFonts w:cstheme="minorHAnsi"/>
            <w:color w:val="000000"/>
          </w:rPr>
          <w:t>, for no change,</w:t>
        </w:r>
      </w:ins>
      <w:r w:rsidR="00C9152A">
        <w:rPr>
          <w:rFonts w:cstheme="minorHAnsi"/>
          <w:color w:val="000000"/>
        </w:rPr>
        <w:t xml:space="preserve"> a token (-1</w:t>
      </w:r>
      <w:ins w:id="899" w:author="David Conklin" w:date="2021-11-05T12:06:00Z">
        <w:r w:rsidR="004945C5">
          <w:rPr>
            <w:rFonts w:cstheme="minorHAnsi"/>
            <w:color w:val="000000"/>
          </w:rPr>
          <w:t>)</w:t>
        </w:r>
      </w:ins>
      <w:del w:id="900" w:author="David Conklin" w:date="2021-11-05T12:06:00Z">
        <w:r w:rsidR="00C9152A" w:rsidDel="004945C5">
          <w:rPr>
            <w:rFonts w:cstheme="minorHAnsi"/>
            <w:color w:val="000000"/>
          </w:rPr>
          <w:delText>) for no change</w:delText>
        </w:r>
      </w:del>
      <w:r w:rsidR="00C9152A">
        <w:rPr>
          <w:rFonts w:cstheme="minorHAnsi"/>
          <w:color w:val="000000"/>
        </w:rPr>
        <w:t xml:space="preserve">. </w:t>
      </w:r>
    </w:p>
    <w:p w14:paraId="731B0779" w14:textId="6EFAB420" w:rsidR="003067C8" w:rsidRDefault="003067C8" w:rsidP="00E81AD8">
      <w:pPr>
        <w:autoSpaceDE w:val="0"/>
        <w:autoSpaceDN w:val="0"/>
        <w:adjustRightInd w:val="0"/>
        <w:rPr>
          <w:rFonts w:cstheme="minorHAnsi"/>
          <w:color w:val="000000"/>
        </w:rPr>
      </w:pPr>
    </w:p>
    <w:p w14:paraId="22DD238B" w14:textId="3AD7CE1B" w:rsidR="003067C8" w:rsidRDefault="003067C8" w:rsidP="00E81AD8">
      <w:pPr>
        <w:autoSpaceDE w:val="0"/>
        <w:autoSpaceDN w:val="0"/>
        <w:adjustRightInd w:val="0"/>
        <w:rPr>
          <w:rFonts w:cstheme="minorHAnsi"/>
          <w:color w:val="000000"/>
        </w:rPr>
      </w:pPr>
      <w:r>
        <w:rPr>
          <w:rFonts w:cstheme="minorHAnsi"/>
          <w:color w:val="000000"/>
        </w:rPr>
        <w:t>As an example, here is the LULCtrans file</w:t>
      </w:r>
      <w:r w:rsidR="009F5268">
        <w:rPr>
          <w:rFonts w:cstheme="minorHAnsi"/>
          <w:color w:val="000000"/>
        </w:rPr>
        <w:t xml:space="preserve"> which was used in the development of the Prescribed LULCs code</w:t>
      </w:r>
      <w:del w:id="901" w:author="David Conklin" w:date="2021-11-05T12:04:00Z">
        <w:r w:rsidR="009F5268" w:rsidDel="004945C5">
          <w:rPr>
            <w:rFonts w:cstheme="minorHAnsi"/>
            <w:color w:val="000000"/>
          </w:rPr>
          <w:delText xml:space="preserve"> i</w:delText>
        </w:r>
      </w:del>
      <w:del w:id="902" w:author="David Conklin" w:date="2021-11-05T12:03:00Z">
        <w:r w:rsidR="009F5268" w:rsidDel="004945C5">
          <w:rPr>
            <w:rFonts w:cstheme="minorHAnsi"/>
            <w:color w:val="000000"/>
          </w:rPr>
          <w:delText>n October 2021</w:delText>
        </w:r>
      </w:del>
      <w:r w:rsidR="009F5268">
        <w:rPr>
          <w:rFonts w:cstheme="minorHAnsi"/>
          <w:color w:val="000000"/>
        </w:rPr>
        <w:t>:</w:t>
      </w:r>
    </w:p>
    <w:p w14:paraId="2CACB3CA" w14:textId="77777777" w:rsidR="004945C5" w:rsidRPr="004945C5" w:rsidRDefault="004945C5" w:rsidP="004945C5">
      <w:pPr>
        <w:autoSpaceDE w:val="0"/>
        <w:autoSpaceDN w:val="0"/>
        <w:adjustRightInd w:val="0"/>
        <w:rPr>
          <w:ins w:id="903" w:author="David Conklin" w:date="2021-11-05T12:03:00Z"/>
          <w:rFonts w:ascii="Consolas" w:hAnsi="Consolas" w:cs="Consolas"/>
          <w:color w:val="000000"/>
          <w:sz w:val="19"/>
          <w:szCs w:val="19"/>
        </w:rPr>
      </w:pPr>
      <w:ins w:id="904" w:author="David Conklin" w:date="2021-11-05T12:03:00Z">
        <w:r w:rsidRPr="004945C5">
          <w:rPr>
            <w:rFonts w:ascii="Consolas" w:hAnsi="Consolas" w:cs="Consolas"/>
            <w:color w:val="000000"/>
            <w:sz w:val="19"/>
            <w:szCs w:val="19"/>
          </w:rPr>
          <w:t>; Prescribed LULC changes</w:t>
        </w:r>
      </w:ins>
    </w:p>
    <w:p w14:paraId="787A1CA1" w14:textId="77777777" w:rsidR="004945C5" w:rsidRPr="004945C5" w:rsidRDefault="004945C5" w:rsidP="004945C5">
      <w:pPr>
        <w:autoSpaceDE w:val="0"/>
        <w:autoSpaceDN w:val="0"/>
        <w:adjustRightInd w:val="0"/>
        <w:rPr>
          <w:ins w:id="905" w:author="David Conklin" w:date="2021-11-05T12:03:00Z"/>
          <w:rFonts w:ascii="Consolas" w:hAnsi="Consolas" w:cs="Consolas"/>
          <w:color w:val="000000"/>
          <w:sz w:val="19"/>
          <w:szCs w:val="19"/>
        </w:rPr>
      </w:pPr>
      <w:ins w:id="906" w:author="David Conklin" w:date="2021-11-05T12:03:00Z">
        <w:r w:rsidRPr="004945C5">
          <w:rPr>
            <w:rFonts w:ascii="Consolas" w:hAnsi="Consolas" w:cs="Consolas"/>
            <w:color w:val="000000"/>
            <w:sz w:val="19"/>
            <w:szCs w:val="19"/>
          </w:rPr>
          <w:t>; LULC values are for the most detailed LULC category, i.e. LULC_C aka VEGCLASS for WW2100.</w:t>
        </w:r>
      </w:ins>
    </w:p>
    <w:p w14:paraId="7FA93AEE" w14:textId="77777777" w:rsidR="004945C5" w:rsidRPr="004945C5" w:rsidRDefault="004945C5" w:rsidP="004945C5">
      <w:pPr>
        <w:autoSpaceDE w:val="0"/>
        <w:autoSpaceDN w:val="0"/>
        <w:adjustRightInd w:val="0"/>
        <w:rPr>
          <w:ins w:id="907" w:author="David Conklin" w:date="2021-11-05T12:03:00Z"/>
          <w:rFonts w:ascii="Consolas" w:hAnsi="Consolas" w:cs="Consolas"/>
          <w:color w:val="000000"/>
          <w:sz w:val="19"/>
          <w:szCs w:val="19"/>
        </w:rPr>
      </w:pPr>
      <w:ins w:id="908" w:author="David Conklin" w:date="2021-11-05T12:03:00Z">
        <w:r w:rsidRPr="004945C5">
          <w:rPr>
            <w:rFonts w:ascii="Consolas" w:hAnsi="Consolas" w:cs="Consolas"/>
            <w:color w:val="000000"/>
            <w:sz w:val="19"/>
            <w:szCs w:val="19"/>
          </w:rPr>
          <w:t>; Entries should be in order from earliest year to latest year, and</w:t>
        </w:r>
      </w:ins>
    </w:p>
    <w:p w14:paraId="1A46B2C6" w14:textId="77777777" w:rsidR="004945C5" w:rsidRPr="004945C5" w:rsidRDefault="004945C5" w:rsidP="004945C5">
      <w:pPr>
        <w:autoSpaceDE w:val="0"/>
        <w:autoSpaceDN w:val="0"/>
        <w:adjustRightInd w:val="0"/>
        <w:rPr>
          <w:ins w:id="909" w:author="David Conklin" w:date="2021-11-05T12:03:00Z"/>
          <w:rFonts w:ascii="Consolas" w:hAnsi="Consolas" w:cs="Consolas"/>
          <w:color w:val="000000"/>
          <w:sz w:val="19"/>
          <w:szCs w:val="19"/>
        </w:rPr>
      </w:pPr>
      <w:ins w:id="910" w:author="David Conklin" w:date="2021-11-05T12:03:00Z">
        <w:r w:rsidRPr="004945C5">
          <w:rPr>
            <w:rFonts w:ascii="Consolas" w:hAnsi="Consolas" w:cs="Consolas"/>
            <w:color w:val="000000"/>
            <w:sz w:val="19"/>
            <w:szCs w:val="19"/>
          </w:rPr>
          <w:t>; within a given year, should be in order from lowest to highest IDU_ID.</w:t>
        </w:r>
      </w:ins>
    </w:p>
    <w:p w14:paraId="25452894" w14:textId="77777777" w:rsidR="004945C5" w:rsidRPr="004945C5" w:rsidRDefault="004945C5" w:rsidP="004945C5">
      <w:pPr>
        <w:autoSpaceDE w:val="0"/>
        <w:autoSpaceDN w:val="0"/>
        <w:adjustRightInd w:val="0"/>
        <w:rPr>
          <w:ins w:id="911" w:author="David Conklin" w:date="2021-11-05T12:03:00Z"/>
          <w:rFonts w:ascii="Consolas" w:hAnsi="Consolas" w:cs="Consolas"/>
          <w:color w:val="000000"/>
          <w:sz w:val="19"/>
          <w:szCs w:val="19"/>
        </w:rPr>
      </w:pPr>
      <w:ins w:id="912" w:author="David Conklin" w:date="2021-11-05T12:03:00Z">
        <w:r w:rsidRPr="004945C5">
          <w:rPr>
            <w:rFonts w:ascii="Consolas" w:hAnsi="Consolas" w:cs="Consolas"/>
            <w:color w:val="000000"/>
            <w:sz w:val="19"/>
            <w:szCs w:val="19"/>
          </w:rPr>
          <w:t>YEAR,IDU_ID,LULC,UGB,WETL_ID,DESCRIPTION</w:t>
        </w:r>
      </w:ins>
    </w:p>
    <w:p w14:paraId="693276A7" w14:textId="77777777" w:rsidR="004945C5" w:rsidRPr="004945C5" w:rsidRDefault="004945C5" w:rsidP="004945C5">
      <w:pPr>
        <w:autoSpaceDE w:val="0"/>
        <w:autoSpaceDN w:val="0"/>
        <w:adjustRightInd w:val="0"/>
        <w:rPr>
          <w:ins w:id="913" w:author="David Conklin" w:date="2021-11-05T12:03:00Z"/>
          <w:rFonts w:ascii="Consolas" w:hAnsi="Consolas" w:cs="Consolas"/>
          <w:color w:val="000000"/>
          <w:sz w:val="19"/>
          <w:szCs w:val="19"/>
        </w:rPr>
      </w:pPr>
      <w:ins w:id="914" w:author="David Conklin" w:date="2021-11-05T12:03:00Z">
        <w:r w:rsidRPr="004945C5">
          <w:rPr>
            <w:rFonts w:ascii="Consolas" w:hAnsi="Consolas" w:cs="Consolas"/>
            <w:color w:val="000000"/>
            <w:sz w:val="19"/>
            <w:szCs w:val="19"/>
          </w:rPr>
          <w:t>2010,33806,6246,22,10,Add one IDU to wetland 10.</w:t>
        </w:r>
      </w:ins>
    </w:p>
    <w:p w14:paraId="4FFECA0C" w14:textId="77777777" w:rsidR="004945C5" w:rsidRPr="004945C5" w:rsidRDefault="004945C5" w:rsidP="004945C5">
      <w:pPr>
        <w:autoSpaceDE w:val="0"/>
        <w:autoSpaceDN w:val="0"/>
        <w:adjustRightInd w:val="0"/>
        <w:rPr>
          <w:ins w:id="915" w:author="David Conklin" w:date="2021-11-05T12:03:00Z"/>
          <w:rFonts w:ascii="Consolas" w:hAnsi="Consolas" w:cs="Consolas"/>
          <w:color w:val="000000"/>
          <w:sz w:val="19"/>
          <w:szCs w:val="19"/>
        </w:rPr>
      </w:pPr>
      <w:ins w:id="916" w:author="David Conklin" w:date="2021-11-05T12:03:00Z">
        <w:r w:rsidRPr="004945C5">
          <w:rPr>
            <w:rFonts w:ascii="Consolas" w:hAnsi="Consolas" w:cs="Consolas"/>
            <w:color w:val="000000"/>
            <w:sz w:val="19"/>
            <w:szCs w:val="19"/>
          </w:rPr>
          <w:t>2011,33827,122,22,0,One of the IDUs in wetland 10 goes to Developed Low Density.</w:t>
        </w:r>
      </w:ins>
    </w:p>
    <w:p w14:paraId="51AAB071" w14:textId="7C99FEFB" w:rsidR="008E4815" w:rsidRDefault="004945C5" w:rsidP="004945C5">
      <w:pPr>
        <w:autoSpaceDE w:val="0"/>
        <w:autoSpaceDN w:val="0"/>
        <w:adjustRightInd w:val="0"/>
        <w:rPr>
          <w:ins w:id="917" w:author="David Conklin" w:date="2021-10-31T10:27:00Z"/>
          <w:rFonts w:ascii="Consolas" w:hAnsi="Consolas" w:cs="Consolas"/>
          <w:color w:val="000000"/>
          <w:sz w:val="19"/>
          <w:szCs w:val="19"/>
        </w:rPr>
      </w:pPr>
      <w:ins w:id="918" w:author="David Conklin" w:date="2021-11-05T12:03:00Z">
        <w:r w:rsidRPr="004945C5">
          <w:rPr>
            <w:rFonts w:ascii="Consolas" w:hAnsi="Consolas" w:cs="Consolas"/>
            <w:color w:val="000000"/>
            <w:sz w:val="19"/>
            <w:szCs w:val="19"/>
          </w:rPr>
          <w:t>2013,33827,6246,22,10,Add the IDU back into wetland 10.</w:t>
        </w:r>
      </w:ins>
    </w:p>
    <w:p w14:paraId="247A245D" w14:textId="77777777" w:rsidR="00EB2D6C" w:rsidRDefault="00EB2D6C" w:rsidP="008E4815">
      <w:pPr>
        <w:autoSpaceDE w:val="0"/>
        <w:autoSpaceDN w:val="0"/>
        <w:adjustRightInd w:val="0"/>
        <w:rPr>
          <w:ins w:id="919" w:author="David Conklin" w:date="2021-10-31T10:22:00Z"/>
          <w:rFonts w:ascii="Consolas" w:hAnsi="Consolas" w:cs="Consolas"/>
          <w:color w:val="000000"/>
          <w:sz w:val="19"/>
          <w:szCs w:val="19"/>
        </w:rPr>
      </w:pPr>
    </w:p>
    <w:p w14:paraId="0D10D533" w14:textId="71661B79" w:rsidR="008E4815" w:rsidRPr="008E4815" w:rsidRDefault="008E4815" w:rsidP="008E4815">
      <w:pPr>
        <w:autoSpaceDE w:val="0"/>
        <w:autoSpaceDN w:val="0"/>
        <w:adjustRightInd w:val="0"/>
        <w:rPr>
          <w:ins w:id="920" w:author="David Conklin" w:date="2021-10-31T10:21:00Z"/>
          <w:rFonts w:cstheme="minorHAnsi"/>
          <w:color w:val="000000"/>
          <w:rPrChange w:id="921" w:author="David Conklin" w:date="2021-10-31T10:22:00Z">
            <w:rPr>
              <w:ins w:id="922" w:author="David Conklin" w:date="2021-10-31T10:21:00Z"/>
              <w:rFonts w:ascii="Consolas" w:hAnsi="Consolas" w:cs="Consolas"/>
              <w:color w:val="000000"/>
              <w:sz w:val="19"/>
              <w:szCs w:val="19"/>
            </w:rPr>
          </w:rPrChange>
        </w:rPr>
      </w:pPr>
      <w:ins w:id="923" w:author="David Conklin" w:date="2021-10-31T10:22:00Z">
        <w:r>
          <w:rPr>
            <w:rFonts w:cstheme="minorHAnsi"/>
            <w:color w:val="000000"/>
          </w:rPr>
          <w:t>Note the use of com</w:t>
        </w:r>
      </w:ins>
      <w:ins w:id="924" w:author="David Conklin" w:date="2021-10-31T10:23:00Z">
        <w:r>
          <w:rPr>
            <w:rFonts w:cstheme="minorHAnsi"/>
            <w:color w:val="000000"/>
          </w:rPr>
          <w:t>ments in the initial part of the file.  The Prescribed LULC</w:t>
        </w:r>
      </w:ins>
      <w:ins w:id="925" w:author="David Conklin" w:date="2021-10-31T10:24:00Z">
        <w:r>
          <w:rPr>
            <w:rFonts w:cstheme="minorHAnsi"/>
            <w:color w:val="000000"/>
          </w:rPr>
          <w:t xml:space="preserve">s code uses a method named “ReadCSVwithLeadingComments()” </w:t>
        </w:r>
      </w:ins>
      <w:ins w:id="926" w:author="David Conklin" w:date="2021-10-31T10:25:00Z">
        <w:r>
          <w:rPr>
            <w:rFonts w:cstheme="minorHAnsi"/>
            <w:color w:val="000000"/>
          </w:rPr>
          <w:t>to read the LULCtrans file.  That method skips over lines beginning with a s</w:t>
        </w:r>
      </w:ins>
      <w:ins w:id="927" w:author="David Conklin" w:date="2021-10-31T10:26:00Z">
        <w:r>
          <w:rPr>
            <w:rFonts w:cstheme="minorHAnsi"/>
            <w:color w:val="000000"/>
          </w:rPr>
          <w:t>emicolon in column 1 at the beginning of the file</w:t>
        </w:r>
        <w:r w:rsidR="00EB2D6C">
          <w:rPr>
            <w:rFonts w:cstheme="minorHAnsi"/>
            <w:color w:val="000000"/>
          </w:rPr>
          <w:t>, and interprets the first line without</w:t>
        </w:r>
      </w:ins>
      <w:ins w:id="928" w:author="David Conklin" w:date="2021-10-31T10:27:00Z">
        <w:r w:rsidR="00EB2D6C">
          <w:rPr>
            <w:rFonts w:cstheme="minorHAnsi"/>
            <w:color w:val="000000"/>
          </w:rPr>
          <w:t xml:space="preserve"> a semicolon in column 1 as the column headers.</w:t>
        </w:r>
      </w:ins>
    </w:p>
    <w:p w14:paraId="51338319" w14:textId="1C815342" w:rsidR="009F5268" w:rsidRPr="008527F9" w:rsidDel="008E4815" w:rsidRDefault="009F5268" w:rsidP="009F5268">
      <w:pPr>
        <w:autoSpaceDE w:val="0"/>
        <w:autoSpaceDN w:val="0"/>
        <w:adjustRightInd w:val="0"/>
        <w:rPr>
          <w:del w:id="929" w:author="David Conklin" w:date="2021-10-31T10:21:00Z"/>
          <w:rFonts w:ascii="Courier New" w:hAnsi="Courier New" w:cs="Courier New"/>
          <w:color w:val="000000"/>
          <w:sz w:val="18"/>
          <w:szCs w:val="18"/>
        </w:rPr>
      </w:pPr>
      <w:del w:id="930" w:author="David Conklin" w:date="2021-10-31T10:21:00Z">
        <w:r w:rsidRPr="008527F9" w:rsidDel="008E4815">
          <w:rPr>
            <w:rFonts w:ascii="Courier New" w:hAnsi="Courier New" w:cs="Courier New"/>
            <w:color w:val="000000"/>
            <w:sz w:val="18"/>
            <w:szCs w:val="18"/>
          </w:rPr>
          <w:lastRenderedPageBreak/>
          <w:delText>YEAR,IDU_ID,LULC,UGB,WETL_ID,DESCRIPTION</w:delText>
        </w:r>
      </w:del>
    </w:p>
    <w:p w14:paraId="40393E02" w14:textId="72B9595F" w:rsidR="009F5268" w:rsidRPr="008527F9" w:rsidDel="008E4815" w:rsidRDefault="009F5268" w:rsidP="009F5268">
      <w:pPr>
        <w:autoSpaceDE w:val="0"/>
        <w:autoSpaceDN w:val="0"/>
        <w:adjustRightInd w:val="0"/>
        <w:rPr>
          <w:del w:id="931" w:author="David Conklin" w:date="2021-10-31T10:21:00Z"/>
          <w:rFonts w:ascii="Courier New" w:hAnsi="Courier New" w:cs="Courier New"/>
          <w:color w:val="000000"/>
          <w:sz w:val="18"/>
          <w:szCs w:val="18"/>
        </w:rPr>
      </w:pPr>
      <w:del w:id="932" w:author="David Conklin" w:date="2021-10-31T10:21:00Z">
        <w:r w:rsidRPr="008527F9" w:rsidDel="008E4815">
          <w:rPr>
            <w:rFonts w:ascii="Courier New" w:hAnsi="Courier New" w:cs="Courier New"/>
            <w:color w:val="000000"/>
            <w:sz w:val="18"/>
            <w:szCs w:val="18"/>
          </w:rPr>
          <w:delText>2010,33806,6246,22,10,Add one IDU to wetland 10.</w:delText>
        </w:r>
      </w:del>
    </w:p>
    <w:p w14:paraId="6F0CAA17" w14:textId="38CB8975" w:rsidR="009F5268" w:rsidRPr="008527F9" w:rsidDel="008E4815" w:rsidRDefault="009F5268" w:rsidP="009F5268">
      <w:pPr>
        <w:autoSpaceDE w:val="0"/>
        <w:autoSpaceDN w:val="0"/>
        <w:adjustRightInd w:val="0"/>
        <w:rPr>
          <w:del w:id="933" w:author="David Conklin" w:date="2021-10-31T10:21:00Z"/>
          <w:rFonts w:ascii="Courier New" w:hAnsi="Courier New" w:cs="Courier New"/>
          <w:color w:val="000000"/>
          <w:sz w:val="18"/>
          <w:szCs w:val="18"/>
        </w:rPr>
      </w:pPr>
      <w:del w:id="934" w:author="David Conklin" w:date="2021-10-31T10:21:00Z">
        <w:r w:rsidRPr="008527F9" w:rsidDel="008E4815">
          <w:rPr>
            <w:rFonts w:ascii="Courier New" w:hAnsi="Courier New" w:cs="Courier New"/>
            <w:color w:val="000000"/>
            <w:sz w:val="18"/>
            <w:szCs w:val="18"/>
          </w:rPr>
          <w:delText xml:space="preserve">2011,33827,122,22,0,One of </w:delText>
        </w:r>
        <w:r w:rsidDel="008E4815">
          <w:rPr>
            <w:rFonts w:ascii="Courier New" w:hAnsi="Courier New" w:cs="Courier New"/>
            <w:color w:val="000000"/>
            <w:sz w:val="18"/>
            <w:szCs w:val="18"/>
          </w:rPr>
          <w:delText>the</w:delText>
        </w:r>
        <w:r w:rsidRPr="008527F9" w:rsidDel="008E4815">
          <w:rPr>
            <w:rFonts w:ascii="Courier New" w:hAnsi="Courier New" w:cs="Courier New"/>
            <w:color w:val="000000"/>
            <w:sz w:val="18"/>
            <w:szCs w:val="18"/>
          </w:rPr>
          <w:delText xml:space="preserve"> IDUs in wetland 10 goes to Developed Low Density.</w:delText>
        </w:r>
      </w:del>
    </w:p>
    <w:p w14:paraId="484C41D0" w14:textId="09B49761" w:rsidR="009F5268" w:rsidRPr="008527F9" w:rsidDel="008E4815" w:rsidRDefault="009F5268" w:rsidP="009F5268">
      <w:pPr>
        <w:autoSpaceDE w:val="0"/>
        <w:autoSpaceDN w:val="0"/>
        <w:adjustRightInd w:val="0"/>
        <w:rPr>
          <w:del w:id="935" w:author="David Conklin" w:date="2021-10-31T10:21:00Z"/>
          <w:rFonts w:ascii="Courier New" w:hAnsi="Courier New" w:cs="Courier New"/>
          <w:color w:val="000000"/>
          <w:sz w:val="18"/>
          <w:szCs w:val="18"/>
        </w:rPr>
      </w:pPr>
      <w:del w:id="936" w:author="David Conklin" w:date="2021-10-31T10:21:00Z">
        <w:r w:rsidRPr="008527F9" w:rsidDel="008E4815">
          <w:rPr>
            <w:rFonts w:ascii="Courier New" w:hAnsi="Courier New" w:cs="Courier New"/>
            <w:color w:val="000000"/>
            <w:sz w:val="18"/>
            <w:szCs w:val="18"/>
          </w:rPr>
          <w:delText>2013,33827,6246,22,10,Add the IDU back into wetland 10.</w:delText>
        </w:r>
      </w:del>
    </w:p>
    <w:p w14:paraId="7CE98D3D" w14:textId="77777777" w:rsidR="00C9152A" w:rsidRDefault="00C9152A" w:rsidP="00E81AD8">
      <w:pPr>
        <w:autoSpaceDE w:val="0"/>
        <w:autoSpaceDN w:val="0"/>
        <w:adjustRightInd w:val="0"/>
        <w:rPr>
          <w:rFonts w:cstheme="minorHAnsi"/>
          <w:color w:val="000000"/>
        </w:rPr>
      </w:pPr>
    </w:p>
    <w:p w14:paraId="39C3A5F7" w14:textId="7045978F" w:rsidR="005A6BF4" w:rsidRDefault="005A6BF4" w:rsidP="005A6BF4">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w:t>
      </w:r>
      <w:r w:rsidR="00C457B7">
        <w:rPr>
          <w:rFonts w:cstheme="minorHAnsi"/>
          <w:color w:val="000000"/>
        </w:rPr>
        <w:t>.  For example, as of October 2021, the LULCtrans file for the Demo_Baseline scenario is</w:t>
      </w:r>
    </w:p>
    <w:p w14:paraId="0E167FB3" w14:textId="77777777" w:rsidR="00C457B7" w:rsidRDefault="00C457B7" w:rsidP="00C457B7">
      <w:pPr>
        <w:autoSpaceDE w:val="0"/>
        <w:autoSpaceDN w:val="0"/>
        <w:adjustRightInd w:val="0"/>
        <w:rPr>
          <w:rFonts w:cstheme="minorHAnsi"/>
          <w:color w:val="000000"/>
        </w:rPr>
      </w:pPr>
      <w:r>
        <w:rPr>
          <w:rFonts w:cstheme="minorHAnsi"/>
          <w:color w:val="000000"/>
        </w:rPr>
        <w:tab/>
        <w:t>DataCW3M/ScenarioData/Demo_Baseline/prescribedLULCs.csv</w:t>
      </w:r>
    </w:p>
    <w:p w14:paraId="41A198FC" w14:textId="77777777" w:rsidR="00C457B7" w:rsidRDefault="00C457B7" w:rsidP="00C457B7">
      <w:pPr>
        <w:autoSpaceDE w:val="0"/>
        <w:autoSpaceDN w:val="0"/>
        <w:adjustRightInd w:val="0"/>
        <w:rPr>
          <w:rFonts w:cstheme="minorHAnsi"/>
          <w:color w:val="000000"/>
        </w:rPr>
      </w:pPr>
    </w:p>
    <w:p w14:paraId="32BCB76E" w14:textId="77777777" w:rsidR="00C457B7" w:rsidRDefault="00C457B7" w:rsidP="00C457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77A0C4E4" w14:textId="77777777" w:rsidR="004E1EE6" w:rsidRDefault="00C457B7" w:rsidP="004E1E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00A42690" w14:textId="6DAE49D3" w:rsidR="00C457B7" w:rsidRDefault="00C457B7" w:rsidP="004E1EE6">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52530C2D" w14:textId="196AF555" w:rsidR="004E1EE6" w:rsidRPr="008527F9" w:rsidRDefault="004E1EE6">
      <w:pPr>
        <w:autoSpaceDE w:val="0"/>
        <w:autoSpaceDN w:val="0"/>
        <w:adjustRightInd w:val="0"/>
        <w:rPr>
          <w:rFonts w:cstheme="minorHAnsi"/>
        </w:rPr>
      </w:pPr>
      <w:r w:rsidRPr="008527F9">
        <w:rPr>
          <w:rFonts w:cstheme="minorHAnsi"/>
        </w:rPr>
        <w:t>In this</w:t>
      </w:r>
      <w:r w:rsidR="003067C8" w:rsidRPr="008527F9">
        <w:rPr>
          <w:rFonts w:cstheme="minorHAnsi"/>
        </w:rPr>
        <w:t xml:space="preserve"> example</w:t>
      </w:r>
      <w:r w:rsidR="003067C8">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937" w:name="_Toc87006548"/>
      <w:r>
        <w:t>Directory structure and file names</w:t>
      </w:r>
      <w:bookmarkEnd w:id="93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938" w:name="_Toc87006549"/>
      <w:r>
        <w:t>C++ Source Code Conventions</w:t>
      </w:r>
      <w:bookmarkEnd w:id="938"/>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939" w:name="_Toc87006550"/>
      <w:r>
        <w:t>Conklin’s conventions</w:t>
      </w:r>
      <w:r w:rsidR="003B7480">
        <w:t xml:space="preserve"> for variable names</w:t>
      </w:r>
      <w:bookmarkEnd w:id="939"/>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940" w:name="_Toc87006551"/>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940"/>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941" w:name="_Toc87006552"/>
      <w:r>
        <w:t xml:space="preserve">Release </w:t>
      </w:r>
      <w:r w:rsidR="00E735F4">
        <w:t>Log</w:t>
      </w:r>
      <w:bookmarkEnd w:id="94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42941699" w:rsidR="00CA6D2C" w:rsidRDefault="00CA6D2C" w:rsidP="00CA6D2C">
      <w:pPr>
        <w:pStyle w:val="Body"/>
        <w:rPr>
          <w:ins w:id="942" w:author="David Conklin" w:date="2021-10-21T11:35:00Z"/>
          <w:rFonts w:cs="Times New Roman"/>
          <w:szCs w:val="24"/>
        </w:rPr>
      </w:pPr>
      <w:r>
        <w:rPr>
          <w:rFonts w:cs="Times New Roman"/>
          <w:szCs w:val="24"/>
        </w:rPr>
        <w:t xml:space="preserve">CW3M_Installer_McKenzie-1.2.0.exe </w:t>
      </w:r>
      <w:ins w:id="943" w:author="David Conklin" w:date="2021-10-21T11:38:00Z">
        <w:r w:rsidR="0067663A">
          <w:rPr>
            <w:rFonts w:cs="Times New Roman"/>
            <w:szCs w:val="24"/>
          </w:rPr>
          <w:t xml:space="preserve">(209 MB) </w:t>
        </w:r>
      </w:ins>
      <w:r>
        <w:rPr>
          <w:rFonts w:cs="Times New Roman"/>
          <w:szCs w:val="24"/>
        </w:rPr>
        <w:t xml:space="preserve">from CW3M ver. </w:t>
      </w:r>
      <w:del w:id="944" w:author="David Conklin" w:date="2021-10-21T11:34:00Z">
        <w:r w:rsidDel="0067663A">
          <w:rPr>
            <w:rFonts w:cs="Times New Roman"/>
            <w:szCs w:val="24"/>
          </w:rPr>
          <w:delText>~</w:delText>
        </w:r>
      </w:del>
      <w:r>
        <w:rPr>
          <w:rFonts w:cs="Times New Roman"/>
          <w:szCs w:val="24"/>
        </w:rPr>
        <w:t xml:space="preserve">612 </w:t>
      </w:r>
      <w:ins w:id="945" w:author="David Conklin" w:date="2021-10-21T11:34:00Z">
        <w:r w:rsidR="0067663A">
          <w:rPr>
            <w:rFonts w:cs="Times New Roman"/>
            <w:szCs w:val="24"/>
          </w:rPr>
          <w:t>1</w:t>
        </w:r>
      </w:ins>
      <w:del w:id="946" w:author="David Conklin" w:date="2021-10-21T11:34:00Z">
        <w:r w:rsidDel="0067663A">
          <w:rPr>
            <w:rFonts w:cs="Times New Roman"/>
            <w:szCs w:val="24"/>
          </w:rPr>
          <w:delText>~1</w:delText>
        </w:r>
      </w:del>
      <w:r>
        <w:rPr>
          <w:rFonts w:cs="Times New Roman"/>
          <w:szCs w:val="24"/>
        </w:rPr>
        <w:t>0/21/21.  Add the Prescribed LULCs yearly process.</w:t>
      </w:r>
    </w:p>
    <w:p w14:paraId="0DD5FC38" w14:textId="6539B580" w:rsidR="0067663A" w:rsidRDefault="0067663A" w:rsidP="00CA6D2C">
      <w:pPr>
        <w:pStyle w:val="Body"/>
        <w:rPr>
          <w:ins w:id="947" w:author="David Conklin" w:date="2021-10-21T11:35:00Z"/>
          <w:rFonts w:cs="Times New Roman"/>
          <w:szCs w:val="24"/>
        </w:rPr>
      </w:pPr>
    </w:p>
    <w:p w14:paraId="71F4E270" w14:textId="0F9C0CB0" w:rsidR="0067663A" w:rsidRPr="008B6340" w:rsidRDefault="0067663A" w:rsidP="00CA6D2C">
      <w:pPr>
        <w:pStyle w:val="Body"/>
        <w:rPr>
          <w:rFonts w:cs="Times New Roman"/>
          <w:szCs w:val="24"/>
        </w:rPr>
      </w:pPr>
      <w:ins w:id="948" w:author="David Conklin" w:date="2021-10-21T11:35:00Z">
        <w:r>
          <w:rPr>
            <w:rFonts w:cs="Times New Roman"/>
            <w:szCs w:val="24"/>
          </w:rPr>
          <w:t xml:space="preserve">CW3M_Installer_1.2.0.exe </w:t>
        </w:r>
      </w:ins>
      <w:ins w:id="949" w:author="David Conklin" w:date="2021-10-21T11:39:00Z">
        <w:r>
          <w:rPr>
            <w:rFonts w:cs="Times New Roman"/>
            <w:szCs w:val="24"/>
          </w:rPr>
          <w:t xml:space="preserve">(333 MB) </w:t>
        </w:r>
      </w:ins>
      <w:ins w:id="950" w:author="David Conklin" w:date="2021-10-21T11:35:00Z">
        <w:r>
          <w:rPr>
            <w:rFonts w:cs="Times New Roman"/>
            <w:szCs w:val="24"/>
          </w:rPr>
          <w:t>from CW3M ver 613 10/21/21.  Thi</w:t>
        </w:r>
      </w:ins>
      <w:ins w:id="951" w:author="David Conklin" w:date="2021-10-21T11:36:00Z">
        <w:r>
          <w:rPr>
            <w:rFonts w:cs="Times New Roman"/>
            <w:szCs w:val="24"/>
          </w:rPr>
          <w:t>s installer has shapefiles, etc, for Clackamas, Marys, McKenzie</w:t>
        </w:r>
      </w:ins>
      <w:ins w:id="952" w:author="David Conklin" w:date="2021-10-21T11:37:00Z">
        <w:r>
          <w:rPr>
            <w:rFonts w:cs="Times New Roman"/>
            <w:szCs w:val="24"/>
          </w:rPr>
          <w:t>, NSantiam, and WRB</w:t>
        </w:r>
      </w:ins>
      <w:ins w:id="953" w:author="David Conklin" w:date="2021-10-21T11:39:00Z">
        <w:r>
          <w:rPr>
            <w:rFonts w:cs="Times New Roman"/>
            <w:szCs w:val="24"/>
          </w:rPr>
          <w:t>.</w:t>
        </w:r>
      </w:ins>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954" w:name="_Toc87006553"/>
      <w:r>
        <w:t>References</w:t>
      </w:r>
      <w:bookmarkEnd w:id="954"/>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ins w:id="955" w:author="David Conklin" w:date="2021-11-05T12:06:00Z"/>
          <w:rFonts w:asciiTheme="majorHAnsi" w:hAnsiTheme="majorHAnsi" w:cstheme="majorBidi"/>
          <w:color w:val="2F5496" w:themeColor="accent1" w:themeShade="BF"/>
          <w:sz w:val="32"/>
          <w:szCs w:val="32"/>
        </w:rPr>
      </w:pPr>
      <w:ins w:id="956" w:author="David Conklin" w:date="2021-11-05T12:06:00Z">
        <w:r>
          <w:rPr>
            <w:rFonts w:asciiTheme="majorHAnsi" w:hAnsiTheme="majorHAnsi" w:cstheme="majorBidi"/>
            <w:color w:val="2F5496" w:themeColor="accent1" w:themeShade="BF"/>
            <w:sz w:val="32"/>
            <w:szCs w:val="32"/>
          </w:rPr>
          <w:br w:type="page"/>
        </w:r>
      </w:ins>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957" w:name="_Toc87006554"/>
      <w:r>
        <w:rPr>
          <w:rFonts w:eastAsiaTheme="minorHAnsi"/>
        </w:rPr>
        <w:t>Acronyms</w:t>
      </w:r>
      <w:r w:rsidR="009D540F">
        <w:rPr>
          <w:rFonts w:eastAsiaTheme="minorHAnsi"/>
        </w:rPr>
        <w:t xml:space="preserve"> and Abbreviations</w:t>
      </w:r>
      <w:bookmarkEnd w:id="957"/>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37CFE" w14:textId="77777777" w:rsidR="002D5739" w:rsidRDefault="002D5739" w:rsidP="00064E77">
      <w:r>
        <w:separator/>
      </w:r>
    </w:p>
  </w:endnote>
  <w:endnote w:type="continuationSeparator" w:id="0">
    <w:p w14:paraId="761902B8" w14:textId="77777777" w:rsidR="002D5739" w:rsidRDefault="002D573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A1C9F" w14:textId="77777777" w:rsidR="002D5739" w:rsidRDefault="002D5739" w:rsidP="00064E77">
      <w:r>
        <w:separator/>
      </w:r>
    </w:p>
  </w:footnote>
  <w:footnote w:type="continuationSeparator" w:id="0">
    <w:p w14:paraId="7F1DA93B" w14:textId="77777777" w:rsidR="002D5739" w:rsidRDefault="002D573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610"/>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45C5"/>
    <w:rsid w:val="004966FD"/>
    <w:rsid w:val="00497166"/>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57B7"/>
    <w:rsid w:val="00C46038"/>
    <w:rsid w:val="00C46F0A"/>
    <w:rsid w:val="00C517E2"/>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1AD8"/>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D6353"/>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163966</TotalTime>
  <Pages>89</Pages>
  <Words>32738</Words>
  <Characters>186611</Characters>
  <Application>Microsoft Office Word</Application>
  <DocSecurity>0</DocSecurity>
  <Lines>1555</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23</cp:revision>
  <cp:lastPrinted>2021-07-09T14:21:00Z</cp:lastPrinted>
  <dcterms:created xsi:type="dcterms:W3CDTF">2018-11-09T13:56:00Z</dcterms:created>
  <dcterms:modified xsi:type="dcterms:W3CDTF">2021-11-05T19:08:00Z</dcterms:modified>
</cp:coreProperties>
</file>