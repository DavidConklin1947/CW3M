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0129683D" w:rsidR="00064E77" w:rsidRPr="00064E77" w:rsidRDefault="007B1928" w:rsidP="00064E77">
      <w:pPr>
        <w:pStyle w:val="Subtitle"/>
      </w:pPr>
      <w:r>
        <w:t>1</w:t>
      </w:r>
      <w:ins w:id="0" w:author="David Conklin" w:date="2021-01-04T16:35:00Z">
        <w:r w:rsidR="00B40657">
          <w:t>/</w:t>
        </w:r>
      </w:ins>
      <w:ins w:id="1" w:author="David Conklin [2]" w:date="2021-01-12T09:54:00Z">
        <w:r w:rsidR="00F66FD6">
          <w:t>12</w:t>
        </w:r>
      </w:ins>
      <w:ins w:id="2" w:author="David Conklin" w:date="2021-01-08T08:50:00Z">
        <w:del w:id="3" w:author="David Conklin [2]" w:date="2021-01-12T09:54:00Z">
          <w:r w:rsidR="00F23B5B" w:rsidDel="00F66FD6">
            <w:delText>8</w:delText>
          </w:r>
        </w:del>
      </w:ins>
      <w:del w:id="4" w:author="David Conklin" w:date="2021-01-04T16:35:00Z">
        <w:r w:rsidR="005160F8" w:rsidDel="00B40657">
          <w:delText>2/</w:delText>
        </w:r>
        <w:r w:rsidR="00135589" w:rsidDel="00B40657">
          <w:delText>2</w:delText>
        </w:r>
      </w:del>
      <w:del w:id="5" w:author="David Conklin" w:date="2020-12-26T08:20:00Z">
        <w:r w:rsidR="00135589" w:rsidDel="00872B5B">
          <w:delText>1</w:delText>
        </w:r>
      </w:del>
      <w:r w:rsidR="00364BDC">
        <w:t>/2</w:t>
      </w:r>
      <w:ins w:id="6" w:author="David Conklin" w:date="2021-01-04T16:35:00Z">
        <w:r w:rsidR="00B40657">
          <w:t>1</w:t>
        </w:r>
      </w:ins>
      <w:del w:id="7" w:author="David Conklin" w:date="2021-01-04T16:35:00Z">
        <w:r w:rsidR="00364BDC" w:rsidDel="00B40657">
          <w:delText>0</w:delText>
        </w:r>
      </w:del>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8" w:author="David Conklin" w:date="2020-12-26T08:20:00Z">
        <w:r w:rsidR="00872B5B">
          <w:rPr>
            <w:rStyle w:val="Hyperlink"/>
            <w:color w:val="auto"/>
          </w:rPr>
          <w:t>2/</w:t>
        </w:r>
      </w:ins>
      <w:ins w:id="9" w:author="David Conklin" w:date="2020-12-26T08:21:00Z">
        <w:r w:rsidR="00872B5B">
          <w:rPr>
            <w:rStyle w:val="Hyperlink"/>
            <w:color w:val="auto"/>
          </w:rPr>
          <w:t>21</w:t>
        </w:r>
      </w:ins>
      <w:del w:id="10"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6F0CBC">
      <w:pPr>
        <w:rPr>
          <w:rStyle w:val="Hyperlink"/>
          <w:color w:val="auto"/>
          <w:u w:val="none"/>
        </w:rPr>
      </w:pPr>
      <w:del w:id="11" w:author="David Conklin" w:date="2021-01-04T16:39:00Z">
        <w:r w:rsidDel="00B40657">
          <w:rPr>
            <w:rStyle w:val="Hyperlink"/>
            <w:color w:val="auto"/>
            <w:u w:val="none"/>
          </w:rPr>
          <w:delText xml:space="preserve">- </w:delText>
        </w:r>
      </w:del>
      <w:r>
        <w:rPr>
          <w:rStyle w:val="Hyperlink"/>
          <w:color w:val="auto"/>
          <w:u w:val="none"/>
        </w:rPr>
        <w:t>Updated the McKenzie Basin Wetlands Study/Analysis of calibration and skill section.</w:t>
      </w:r>
    </w:p>
    <w:p w14:paraId="6A09CA49" w14:textId="445935BD" w:rsidR="00977ECE" w:rsidDel="003F7628" w:rsidRDefault="00756D1C" w:rsidP="005D0CE5">
      <w:pPr>
        <w:rPr>
          <w:del w:id="12" w:author="David Conklin" w:date="2020-12-26T08:21:00Z"/>
          <w:rFonts w:cs="Times New Roman"/>
          <w:szCs w:val="24"/>
        </w:rPr>
      </w:pPr>
      <w:ins w:id="13" w:author="David Conklin" w:date="2020-12-28T08:34:00Z">
        <w:r>
          <w:rPr>
            <w:rStyle w:val="Hyperlink"/>
            <w:color w:val="auto"/>
            <w:u w:val="none"/>
          </w:rPr>
          <w:t xml:space="preserve">Add release notes for </w:t>
        </w:r>
        <w:r>
          <w:rPr>
            <w:rFonts w:cs="Times New Roman"/>
            <w:szCs w:val="24"/>
          </w:rPr>
          <w:t>CW3M_Installer_McKenzie_0.4.3.exe.</w:t>
        </w:r>
      </w:ins>
      <w:del w:id="14" w:author="David Conklin" w:date="2020-12-26T08:21:00Z">
        <w:r w:rsidR="00054245"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3BBEDA6C" w14:textId="23CE3A07" w:rsidR="003F7628" w:rsidRDefault="003F7628">
      <w:pPr>
        <w:rPr>
          <w:ins w:id="15" w:author="David Conklin" w:date="2020-12-28T16:23:00Z"/>
          <w:rFonts w:cs="Times New Roman"/>
          <w:szCs w:val="24"/>
        </w:rPr>
      </w:pPr>
    </w:p>
    <w:p w14:paraId="3994DB63" w14:textId="290DBF28" w:rsidR="003F7628" w:rsidRDefault="003F7628" w:rsidP="00B40657">
      <w:pPr>
        <w:rPr>
          <w:ins w:id="16" w:author="David Conklin" w:date="2021-01-05T11:16:00Z"/>
        </w:rPr>
      </w:pPr>
      <w:ins w:id="17" w:author="David Conklin" w:date="2020-12-28T16:23:00Z">
        <w:r>
          <w:t>Adde</w:t>
        </w:r>
      </w:ins>
      <w:ins w:id="18" w:author="David Conklin" w:date="2020-12-28T16:25:00Z">
        <w:r>
          <w:t>d “Cali</w:t>
        </w:r>
      </w:ins>
      <w:ins w:id="19" w:author="David Conklin" w:date="2020-12-28T16:26:00Z">
        <w:r>
          <w:t>bration procedure”</w:t>
        </w:r>
      </w:ins>
      <w:ins w:id="20" w:author="David Conklin" w:date="2021-01-05T11:17:00Z">
        <w:r w:rsidR="00CC2A40">
          <w:t xml:space="preserve"> section.</w:t>
        </w:r>
      </w:ins>
    </w:p>
    <w:p w14:paraId="36DFB983" w14:textId="688CE227" w:rsidR="00877C9A" w:rsidRDefault="00877C9A" w:rsidP="00B40657">
      <w:pPr>
        <w:rPr>
          <w:ins w:id="21" w:author="David Conklin" w:date="2021-01-07T09:38:00Z"/>
        </w:rPr>
      </w:pPr>
      <w:ins w:id="22" w:author="David Conklin" w:date="2021-01-05T11:16:00Z">
        <w:r>
          <w:t xml:space="preserve">Added “Simulated McKenzie basin stream thermal energy </w:t>
        </w:r>
      </w:ins>
      <w:ins w:id="23" w:author="David Conklin" w:date="2021-01-05T11:17:00Z">
        <w:r>
          <w:t>budget</w:t>
        </w:r>
        <w:r w:rsidR="00CC2A40">
          <w:t>” section.</w:t>
        </w:r>
      </w:ins>
    </w:p>
    <w:p w14:paraId="7FCCD30C" w14:textId="07E6681A" w:rsidR="00E3419D" w:rsidRDefault="00E3419D">
      <w:pPr>
        <w:rPr>
          <w:ins w:id="24" w:author="David Conklin" w:date="2020-12-28T16:26:00Z"/>
        </w:rPr>
        <w:pPrChange w:id="25" w:author="David Conklin" w:date="2021-01-04T16:38:00Z">
          <w:pPr>
            <w:pStyle w:val="ListParagraph"/>
            <w:numPr>
              <w:numId w:val="7"/>
            </w:numPr>
            <w:ind w:hanging="360"/>
          </w:pPr>
        </w:pPrChange>
      </w:pPr>
      <w:ins w:id="26" w:author="David Conklin" w:date="2021-01-07T09:38:00Z">
        <w:r>
          <w:t>Remove the “Clackamas wetlands v. McKenzie wetlands</w:t>
        </w:r>
      </w:ins>
      <w:ins w:id="27" w:author="David Conklin" w:date="2021-01-07T09:39:00Z">
        <w:r>
          <w:t>” section.</w:t>
        </w:r>
      </w:ins>
    </w:p>
    <w:p w14:paraId="5112E5F1" w14:textId="77777777" w:rsidR="003F7628" w:rsidRDefault="003F7628">
      <w:pPr>
        <w:ind w:left="360"/>
        <w:rPr>
          <w:ins w:id="28" w:author="David Conklin" w:date="2020-12-28T16:23:00Z"/>
        </w:rPr>
        <w:pPrChange w:id="29" w:author="David Conklin" w:date="2020-12-28T16:27:00Z">
          <w:pPr/>
        </w:pPrChange>
      </w:pPr>
    </w:p>
    <w:p w14:paraId="11AE2C5B" w14:textId="1606E06E" w:rsidR="00977ECE" w:rsidDel="00872B5B" w:rsidRDefault="00543BA6">
      <w:pPr>
        <w:rPr>
          <w:del w:id="30" w:author="David Conklin" w:date="2020-12-26T08:21:00Z"/>
          <w:rStyle w:val="Hyperlink"/>
          <w:color w:val="auto"/>
          <w:u w:val="none"/>
        </w:rPr>
      </w:pPr>
      <w:del w:id="31"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32" w:author="David Conklin" w:date="2020-12-26T08:21:00Z"/>
          <w:rStyle w:val="Hyperlink"/>
          <w:color w:val="auto"/>
          <w:u w:val="none"/>
        </w:rPr>
      </w:pPr>
      <w:del w:id="33"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34" w:author="David Conklin" w:date="2020-12-26T08:21:00Z"/>
          <w:rStyle w:val="Hyperlink"/>
          <w:color w:val="auto"/>
          <w:u w:val="none"/>
        </w:rPr>
      </w:pPr>
      <w:del w:id="35"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36" w:author="David Conklin" w:date="2020-12-26T08:21:00Z"/>
          <w:rStyle w:val="Hyperlink"/>
          <w:color w:val="auto"/>
          <w:u w:val="none"/>
        </w:rPr>
      </w:pPr>
      <w:del w:id="37"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38" w:author="David Conklin" w:date="2020-12-26T08:21:00Z"/>
          <w:rStyle w:val="Hyperlink"/>
          <w:rFonts w:asciiTheme="majorHAnsi" w:eastAsiaTheme="majorEastAsia" w:hAnsiTheme="majorHAnsi" w:cstheme="majorBidi"/>
          <w:color w:val="auto"/>
          <w:sz w:val="26"/>
          <w:szCs w:val="26"/>
          <w:u w:val="none"/>
        </w:rPr>
      </w:pPr>
      <w:del w:id="39"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764738AD" w14:textId="2F861C7D" w:rsidR="00690ED2" w:rsidRDefault="006636CC">
          <w:pPr>
            <w:pStyle w:val="TOC1"/>
            <w:tabs>
              <w:tab w:val="right" w:leader="dot" w:pos="9350"/>
            </w:tabs>
            <w:rPr>
              <w:ins w:id="40" w:author="David Conklin" w:date="2021-01-08T09:58:00Z"/>
              <w:rFonts w:eastAsiaTheme="minorEastAsia"/>
              <w:noProof/>
            </w:rPr>
          </w:pPr>
          <w:r>
            <w:fldChar w:fldCharType="begin"/>
          </w:r>
          <w:r>
            <w:instrText xml:space="preserve"> TOC \o "1-3" \h \z \u </w:instrText>
          </w:r>
          <w:r>
            <w:fldChar w:fldCharType="separate"/>
          </w:r>
          <w:ins w:id="41" w:author="David Conklin" w:date="2021-01-08T09:58:00Z">
            <w:r w:rsidR="00690ED2" w:rsidRPr="009011DD">
              <w:rPr>
                <w:rStyle w:val="Hyperlink"/>
                <w:noProof/>
              </w:rPr>
              <w:fldChar w:fldCharType="begin"/>
            </w:r>
            <w:r w:rsidR="00690ED2" w:rsidRPr="009011DD">
              <w:rPr>
                <w:rStyle w:val="Hyperlink"/>
                <w:noProof/>
              </w:rPr>
              <w:instrText xml:space="preserve"> </w:instrText>
            </w:r>
            <w:r w:rsidR="00690ED2">
              <w:rPr>
                <w:noProof/>
              </w:rPr>
              <w:instrText>HYPERLINK \l "_Toc60992320"</w:instrText>
            </w:r>
            <w:r w:rsidR="00690ED2" w:rsidRPr="009011DD">
              <w:rPr>
                <w:rStyle w:val="Hyperlink"/>
                <w:noProof/>
              </w:rPr>
              <w:instrText xml:space="preserve"> </w:instrText>
            </w:r>
            <w:r w:rsidR="00690ED2" w:rsidRPr="009011DD">
              <w:rPr>
                <w:rStyle w:val="Hyperlink"/>
                <w:noProof/>
              </w:rPr>
              <w:fldChar w:fldCharType="separate"/>
            </w:r>
            <w:r w:rsidR="00690ED2" w:rsidRPr="009011DD">
              <w:rPr>
                <w:rStyle w:val="Hyperlink"/>
                <w:noProof/>
              </w:rPr>
              <w:t>What is a digital handbook?</w:t>
            </w:r>
            <w:r w:rsidR="00690ED2">
              <w:rPr>
                <w:noProof/>
                <w:webHidden/>
              </w:rPr>
              <w:tab/>
            </w:r>
            <w:r w:rsidR="00690ED2">
              <w:rPr>
                <w:noProof/>
                <w:webHidden/>
              </w:rPr>
              <w:fldChar w:fldCharType="begin"/>
            </w:r>
            <w:r w:rsidR="00690ED2">
              <w:rPr>
                <w:noProof/>
                <w:webHidden/>
              </w:rPr>
              <w:instrText xml:space="preserve"> PAGEREF _Toc60992320 \h </w:instrText>
            </w:r>
          </w:ins>
          <w:r w:rsidR="00690ED2">
            <w:rPr>
              <w:noProof/>
              <w:webHidden/>
            </w:rPr>
          </w:r>
          <w:r w:rsidR="00690ED2">
            <w:rPr>
              <w:noProof/>
              <w:webHidden/>
            </w:rPr>
            <w:fldChar w:fldCharType="separate"/>
          </w:r>
          <w:ins w:id="42" w:author="David Conklin" w:date="2021-01-08T09:58:00Z">
            <w:r w:rsidR="00690ED2">
              <w:rPr>
                <w:noProof/>
                <w:webHidden/>
              </w:rPr>
              <w:t>3</w:t>
            </w:r>
            <w:r w:rsidR="00690ED2">
              <w:rPr>
                <w:noProof/>
                <w:webHidden/>
              </w:rPr>
              <w:fldChar w:fldCharType="end"/>
            </w:r>
            <w:r w:rsidR="00690ED2" w:rsidRPr="009011DD">
              <w:rPr>
                <w:rStyle w:val="Hyperlink"/>
                <w:noProof/>
              </w:rPr>
              <w:fldChar w:fldCharType="end"/>
            </w:r>
          </w:ins>
        </w:p>
        <w:p w14:paraId="255635D7" w14:textId="7D695E4A" w:rsidR="00690ED2" w:rsidRDefault="00690ED2">
          <w:pPr>
            <w:pStyle w:val="TOC1"/>
            <w:tabs>
              <w:tab w:val="right" w:leader="dot" w:pos="9350"/>
            </w:tabs>
            <w:rPr>
              <w:ins w:id="43" w:author="David Conklin" w:date="2021-01-08T09:58:00Z"/>
              <w:rFonts w:eastAsiaTheme="minorEastAsia"/>
              <w:noProof/>
            </w:rPr>
          </w:pPr>
          <w:ins w:id="4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"_Toc60992321"</w:instrText>
            </w:r>
            <w:r w:rsidRPr="009011DD">
              <w:rPr>
                <w:rStyle w:val="Hyperlink"/>
                <w:noProof/>
              </w:rPr>
              <w:instrText xml:space="preserve"> </w:instrText>
            </w:r>
            <w:r w:rsidRPr="009011DD">
              <w:rPr>
                <w:rStyle w:val="Hyperlink"/>
                <w:noProof/>
              </w:rPr>
              <w:fldChar w:fldCharType="separate"/>
            </w:r>
            <w:r w:rsidRPr="009011DD">
              <w:rPr>
                <w:rStyle w:val="Hyperlink"/>
                <w:noProof/>
              </w:rPr>
              <w:t>CW3M concept</w:t>
            </w:r>
            <w:r>
              <w:rPr>
                <w:noProof/>
                <w:webHidden/>
              </w:rPr>
              <w:tab/>
            </w:r>
            <w:r>
              <w:rPr>
                <w:noProof/>
                <w:webHidden/>
              </w:rPr>
              <w:fldChar w:fldCharType="begin"/>
            </w:r>
            <w:r>
              <w:rPr>
                <w:noProof/>
                <w:webHidden/>
              </w:rPr>
              <w:instrText xml:space="preserve"> PAGEREF _Toc60992321 \h </w:instrText>
            </w:r>
          </w:ins>
          <w:r>
            <w:rPr>
              <w:noProof/>
              <w:webHidden/>
            </w:rPr>
          </w:r>
          <w:r>
            <w:rPr>
              <w:noProof/>
              <w:webHidden/>
            </w:rPr>
            <w:fldChar w:fldCharType="separate"/>
          </w:r>
          <w:ins w:id="45" w:author="David Conklin" w:date="2021-01-08T09:58:00Z">
            <w:r>
              <w:rPr>
                <w:noProof/>
                <w:webHidden/>
              </w:rPr>
              <w:t>4</w:t>
            </w:r>
            <w:r>
              <w:rPr>
                <w:noProof/>
                <w:webHidden/>
              </w:rPr>
              <w:fldChar w:fldCharType="end"/>
            </w:r>
            <w:r w:rsidRPr="009011DD">
              <w:rPr>
                <w:rStyle w:val="Hyperlink"/>
                <w:noProof/>
              </w:rPr>
              <w:fldChar w:fldCharType="end"/>
            </w:r>
          </w:ins>
        </w:p>
        <w:p w14:paraId="775C4FA5" w14:textId="57663A36" w:rsidR="00690ED2" w:rsidRDefault="00690ED2">
          <w:pPr>
            <w:pStyle w:val="TOC2"/>
            <w:tabs>
              <w:tab w:val="right" w:leader="dot" w:pos="9350"/>
            </w:tabs>
            <w:rPr>
              <w:ins w:id="46" w:author="David Conklin" w:date="2021-01-08T09:58:00Z"/>
              <w:rFonts w:eastAsiaTheme="minorEastAsia"/>
              <w:noProof/>
            </w:rPr>
          </w:pPr>
          <w:ins w:id="4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"_Toc60992322"</w:instrText>
            </w:r>
            <w:r w:rsidRPr="009011DD">
              <w:rPr>
                <w:rStyle w:val="Hyperlink"/>
                <w:noProof/>
              </w:rPr>
              <w:instrText xml:space="preserve"> </w:instrText>
            </w:r>
            <w:r w:rsidRPr="009011DD">
              <w:rPr>
                <w:rStyle w:val="Hyperlink"/>
                <w:noProof/>
              </w:rPr>
              <w:fldChar w:fldCharType="separate"/>
            </w:r>
            <w:r w:rsidRPr="009011DD">
              <w:rPr>
                <w:rStyle w:val="Hyperlink"/>
                <w:noProof/>
              </w:rPr>
              <w:t>A different kind of community model</w:t>
            </w:r>
            <w:r>
              <w:rPr>
                <w:noProof/>
                <w:webHidden/>
              </w:rPr>
              <w:tab/>
            </w:r>
            <w:r>
              <w:rPr>
                <w:noProof/>
                <w:webHidden/>
              </w:rPr>
              <w:fldChar w:fldCharType="begin"/>
            </w:r>
            <w:r>
              <w:rPr>
                <w:noProof/>
                <w:webHidden/>
              </w:rPr>
              <w:instrText xml:space="preserve"> PAGEREF _Toc60992322 \h </w:instrText>
            </w:r>
          </w:ins>
          <w:r>
            <w:rPr>
              <w:noProof/>
              <w:webHidden/>
            </w:rPr>
          </w:r>
          <w:r>
            <w:rPr>
              <w:noProof/>
              <w:webHidden/>
            </w:rPr>
            <w:fldChar w:fldCharType="separate"/>
          </w:r>
          <w:ins w:id="48" w:author="David Conklin" w:date="2021-01-08T09:58:00Z">
            <w:r>
              <w:rPr>
                <w:noProof/>
                <w:webHidden/>
              </w:rPr>
              <w:t>4</w:t>
            </w:r>
            <w:r>
              <w:rPr>
                <w:noProof/>
                <w:webHidden/>
              </w:rPr>
              <w:fldChar w:fldCharType="end"/>
            </w:r>
            <w:r w:rsidRPr="009011DD">
              <w:rPr>
                <w:rStyle w:val="Hyperlink"/>
                <w:noProof/>
              </w:rPr>
              <w:fldChar w:fldCharType="end"/>
            </w:r>
          </w:ins>
        </w:p>
        <w:p w14:paraId="2B686547" w14:textId="2367FBAA" w:rsidR="00690ED2" w:rsidRDefault="00690ED2">
          <w:pPr>
            <w:pStyle w:val="TOC2"/>
            <w:tabs>
              <w:tab w:val="right" w:leader="dot" w:pos="9350"/>
            </w:tabs>
            <w:rPr>
              <w:ins w:id="49" w:author="David Conklin" w:date="2021-01-08T09:58:00Z"/>
              <w:rFonts w:eastAsiaTheme="minorEastAsia"/>
              <w:noProof/>
            </w:rPr>
          </w:pPr>
          <w:ins w:id="5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"_Toc60992323"</w:instrText>
            </w:r>
            <w:r w:rsidRPr="009011DD">
              <w:rPr>
                <w:rStyle w:val="Hyperlink"/>
                <w:noProof/>
              </w:rPr>
              <w:instrText xml:space="preserve"> </w:instrText>
            </w:r>
            <w:r w:rsidRPr="009011DD">
              <w:rPr>
                <w:rStyle w:val="Hyperlink"/>
                <w:noProof/>
              </w:rPr>
              <w:fldChar w:fldCharType="separate"/>
            </w:r>
            <w:r w:rsidRPr="009011DD">
              <w:rPr>
                <w:rStyle w:val="Hyperlink"/>
                <w:noProof/>
              </w:rPr>
              <w:t>What CW3M is for</w:t>
            </w:r>
            <w:r>
              <w:rPr>
                <w:noProof/>
                <w:webHidden/>
              </w:rPr>
              <w:tab/>
            </w:r>
            <w:r>
              <w:rPr>
                <w:noProof/>
                <w:webHidden/>
              </w:rPr>
              <w:fldChar w:fldCharType="begin"/>
            </w:r>
            <w:r>
              <w:rPr>
                <w:noProof/>
                <w:webHidden/>
              </w:rPr>
              <w:instrText xml:space="preserve"> PAGEREF _Toc60992323 \h </w:instrText>
            </w:r>
          </w:ins>
          <w:r>
            <w:rPr>
              <w:noProof/>
              <w:webHidden/>
            </w:rPr>
          </w:r>
          <w:r>
            <w:rPr>
              <w:noProof/>
              <w:webHidden/>
            </w:rPr>
            <w:fldChar w:fldCharType="separate"/>
          </w:r>
          <w:ins w:id="51" w:author="David Conklin" w:date="2021-01-08T09:58:00Z">
            <w:r>
              <w:rPr>
                <w:noProof/>
                <w:webHidden/>
              </w:rPr>
              <w:t>4</w:t>
            </w:r>
            <w:r>
              <w:rPr>
                <w:noProof/>
                <w:webHidden/>
              </w:rPr>
              <w:fldChar w:fldCharType="end"/>
            </w:r>
            <w:r w:rsidRPr="009011DD">
              <w:rPr>
                <w:rStyle w:val="Hyperlink"/>
                <w:noProof/>
              </w:rPr>
              <w:fldChar w:fldCharType="end"/>
            </w:r>
          </w:ins>
        </w:p>
        <w:p w14:paraId="5F0223D7" w14:textId="7A42871F" w:rsidR="00690ED2" w:rsidRDefault="00690ED2">
          <w:pPr>
            <w:pStyle w:val="TOC2"/>
            <w:tabs>
              <w:tab w:val="right" w:leader="dot" w:pos="9350"/>
            </w:tabs>
            <w:rPr>
              <w:ins w:id="52" w:author="David Conklin" w:date="2021-01-08T09:58:00Z"/>
              <w:rFonts w:eastAsiaTheme="minorEastAsia"/>
              <w:noProof/>
            </w:rPr>
          </w:pPr>
          <w:ins w:id="5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"_Toc60992324"</w:instrText>
            </w:r>
            <w:r w:rsidRPr="009011DD">
              <w:rPr>
                <w:rStyle w:val="Hyperlink"/>
                <w:noProof/>
              </w:rPr>
              <w:instrText xml:space="preserve"> </w:instrText>
            </w:r>
            <w:r w:rsidRPr="009011DD">
              <w:rPr>
                <w:rStyle w:val="Hyperlink"/>
                <w:noProof/>
              </w:rPr>
              <w:fldChar w:fldCharType="separate"/>
            </w:r>
            <w:r w:rsidRPr="009011DD">
              <w:rPr>
                <w:rStyle w:val="Hyperlink"/>
                <w:noProof/>
              </w:rPr>
              <w:t>Management and maintenance</w:t>
            </w:r>
            <w:r>
              <w:rPr>
                <w:noProof/>
                <w:webHidden/>
              </w:rPr>
              <w:tab/>
            </w:r>
            <w:r>
              <w:rPr>
                <w:noProof/>
                <w:webHidden/>
              </w:rPr>
              <w:fldChar w:fldCharType="begin"/>
            </w:r>
            <w:r>
              <w:rPr>
                <w:noProof/>
                <w:webHidden/>
              </w:rPr>
              <w:instrText xml:space="preserve"> PAGEREF _Toc60992324 \h </w:instrText>
            </w:r>
          </w:ins>
          <w:r>
            <w:rPr>
              <w:noProof/>
              <w:webHidden/>
            </w:rPr>
          </w:r>
          <w:r>
            <w:rPr>
              <w:noProof/>
              <w:webHidden/>
            </w:rPr>
            <w:fldChar w:fldCharType="separate"/>
          </w:r>
          <w:ins w:id="54" w:author="David Conklin" w:date="2021-01-08T09:58:00Z">
            <w:r>
              <w:rPr>
                <w:noProof/>
                <w:webHidden/>
              </w:rPr>
              <w:t>4</w:t>
            </w:r>
            <w:r>
              <w:rPr>
                <w:noProof/>
                <w:webHidden/>
              </w:rPr>
              <w:fldChar w:fldCharType="end"/>
            </w:r>
            <w:r w:rsidRPr="009011DD">
              <w:rPr>
                <w:rStyle w:val="Hyperlink"/>
                <w:noProof/>
              </w:rPr>
              <w:fldChar w:fldCharType="end"/>
            </w:r>
          </w:ins>
        </w:p>
        <w:p w14:paraId="7025E125" w14:textId="662C789F" w:rsidR="00690ED2" w:rsidRDefault="00690ED2">
          <w:pPr>
            <w:pStyle w:val="TOC1"/>
            <w:tabs>
              <w:tab w:val="right" w:leader="dot" w:pos="9350"/>
            </w:tabs>
            <w:rPr>
              <w:ins w:id="55" w:author="David Conklin" w:date="2021-01-08T09:58:00Z"/>
              <w:rFonts w:eastAsiaTheme="minorEastAsia"/>
              <w:noProof/>
            </w:rPr>
          </w:pPr>
          <w:ins w:id="5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"_Toc60992325"</w:instrText>
            </w:r>
            <w:r w:rsidRPr="009011DD">
              <w:rPr>
                <w:rStyle w:val="Hyperlink"/>
                <w:noProof/>
              </w:rPr>
              <w:instrText xml:space="preserve"> </w:instrText>
            </w:r>
            <w:r w:rsidRPr="009011DD">
              <w:rPr>
                <w:rStyle w:val="Hyperlink"/>
                <w:noProof/>
              </w:rPr>
              <w:fldChar w:fldCharType="separate"/>
            </w:r>
            <w:r w:rsidRPr="009011DD">
              <w:rPr>
                <w:rStyle w:val="Hyperlink"/>
                <w:noProof/>
              </w:rPr>
              <w:t>CW3M – A “first principles” model with tuning knobs</w:t>
            </w:r>
            <w:r>
              <w:rPr>
                <w:noProof/>
                <w:webHidden/>
              </w:rPr>
              <w:tab/>
            </w:r>
            <w:r>
              <w:rPr>
                <w:noProof/>
                <w:webHidden/>
              </w:rPr>
              <w:fldChar w:fldCharType="begin"/>
            </w:r>
            <w:r>
              <w:rPr>
                <w:noProof/>
                <w:webHidden/>
              </w:rPr>
              <w:instrText xml:space="preserve"> PAGEREF _Toc60992325 \h </w:instrText>
            </w:r>
          </w:ins>
          <w:r>
            <w:rPr>
              <w:noProof/>
              <w:webHidden/>
            </w:rPr>
          </w:r>
          <w:r>
            <w:rPr>
              <w:noProof/>
              <w:webHidden/>
            </w:rPr>
            <w:fldChar w:fldCharType="separate"/>
          </w:r>
          <w:ins w:id="57" w:author="David Conklin" w:date="2021-01-08T09:58:00Z">
            <w:r>
              <w:rPr>
                <w:noProof/>
                <w:webHidden/>
              </w:rPr>
              <w:t>5</w:t>
            </w:r>
            <w:r>
              <w:rPr>
                <w:noProof/>
                <w:webHidden/>
              </w:rPr>
              <w:fldChar w:fldCharType="end"/>
            </w:r>
            <w:r w:rsidRPr="009011DD">
              <w:rPr>
                <w:rStyle w:val="Hyperlink"/>
                <w:noProof/>
              </w:rPr>
              <w:fldChar w:fldCharType="end"/>
            </w:r>
          </w:ins>
        </w:p>
        <w:p w14:paraId="783B33D0" w14:textId="71D576DF" w:rsidR="00690ED2" w:rsidRDefault="00690ED2">
          <w:pPr>
            <w:pStyle w:val="TOC1"/>
            <w:tabs>
              <w:tab w:val="right" w:leader="dot" w:pos="9350"/>
            </w:tabs>
            <w:rPr>
              <w:ins w:id="58" w:author="David Conklin" w:date="2021-01-08T09:58:00Z"/>
              <w:rFonts w:eastAsiaTheme="minorEastAsia"/>
              <w:noProof/>
            </w:rPr>
          </w:pPr>
          <w:ins w:id="5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"_Toc60992326"</w:instrText>
            </w:r>
            <w:r w:rsidRPr="009011DD">
              <w:rPr>
                <w:rStyle w:val="Hyperlink"/>
                <w:noProof/>
              </w:rPr>
              <w:instrText xml:space="preserve"> </w:instrText>
            </w:r>
            <w:r w:rsidRPr="009011DD">
              <w:rPr>
                <w:rStyle w:val="Hyperlink"/>
                <w:noProof/>
              </w:rPr>
              <w:fldChar w:fldCharType="separate"/>
            </w:r>
            <w:r w:rsidRPr="009011DD">
              <w:rPr>
                <w:rStyle w:val="Hyperlink"/>
                <w:noProof/>
              </w:rPr>
              <w:t>The tuning knobs</w:t>
            </w:r>
            <w:r>
              <w:rPr>
                <w:noProof/>
                <w:webHidden/>
              </w:rPr>
              <w:tab/>
            </w:r>
            <w:r>
              <w:rPr>
                <w:noProof/>
                <w:webHidden/>
              </w:rPr>
              <w:fldChar w:fldCharType="begin"/>
            </w:r>
            <w:r>
              <w:rPr>
                <w:noProof/>
                <w:webHidden/>
              </w:rPr>
              <w:instrText xml:space="preserve"> PAGEREF _Toc60992326 \h </w:instrText>
            </w:r>
          </w:ins>
          <w:r>
            <w:rPr>
              <w:noProof/>
              <w:webHidden/>
            </w:rPr>
          </w:r>
          <w:r>
            <w:rPr>
              <w:noProof/>
              <w:webHidden/>
            </w:rPr>
            <w:fldChar w:fldCharType="separate"/>
          </w:r>
          <w:ins w:id="60" w:author="David Conklin" w:date="2021-01-08T09:58:00Z">
            <w:r>
              <w:rPr>
                <w:noProof/>
                <w:webHidden/>
              </w:rPr>
              <w:t>5</w:t>
            </w:r>
            <w:r>
              <w:rPr>
                <w:noProof/>
                <w:webHidden/>
              </w:rPr>
              <w:fldChar w:fldCharType="end"/>
            </w:r>
            <w:r w:rsidRPr="009011DD">
              <w:rPr>
                <w:rStyle w:val="Hyperlink"/>
                <w:noProof/>
              </w:rPr>
              <w:fldChar w:fldCharType="end"/>
            </w:r>
          </w:ins>
        </w:p>
        <w:p w14:paraId="123F97A5" w14:textId="362022C9" w:rsidR="00690ED2" w:rsidRDefault="00690ED2">
          <w:pPr>
            <w:pStyle w:val="TOC2"/>
            <w:tabs>
              <w:tab w:val="right" w:leader="dot" w:pos="9350"/>
            </w:tabs>
            <w:rPr>
              <w:ins w:id="61" w:author="David Conklin" w:date="2021-01-08T09:58:00Z"/>
              <w:rFonts w:eastAsiaTheme="minorEastAsia"/>
              <w:noProof/>
            </w:rPr>
          </w:pPr>
          <w:ins w:id="6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"_Toc60992327"</w:instrText>
            </w:r>
            <w:r w:rsidRPr="009011DD">
              <w:rPr>
                <w:rStyle w:val="Hyperlink"/>
                <w:noProof/>
              </w:rPr>
              <w:instrText xml:space="preserve"> </w:instrText>
            </w:r>
            <w:r w:rsidRPr="009011DD">
              <w:rPr>
                <w:rStyle w:val="Hyperlink"/>
                <w:noProof/>
              </w:rPr>
              <w:fldChar w:fldCharType="separate"/>
            </w:r>
            <w:r w:rsidRPr="009011DD">
              <w:rPr>
                <w:rStyle w:val="Hyperlink"/>
                <w:noProof/>
              </w:rPr>
              <w:t>ET_MULT – forest evapotranspiration</w:t>
            </w:r>
            <w:r>
              <w:rPr>
                <w:noProof/>
                <w:webHidden/>
              </w:rPr>
              <w:tab/>
            </w:r>
            <w:r>
              <w:rPr>
                <w:noProof/>
                <w:webHidden/>
              </w:rPr>
              <w:fldChar w:fldCharType="begin"/>
            </w:r>
            <w:r>
              <w:rPr>
                <w:noProof/>
                <w:webHidden/>
              </w:rPr>
              <w:instrText xml:space="preserve"> PAGEREF _Toc60992327 \h </w:instrText>
            </w:r>
          </w:ins>
          <w:r>
            <w:rPr>
              <w:noProof/>
              <w:webHidden/>
            </w:rPr>
          </w:r>
          <w:r>
            <w:rPr>
              <w:noProof/>
              <w:webHidden/>
            </w:rPr>
            <w:fldChar w:fldCharType="separate"/>
          </w:r>
          <w:ins w:id="63" w:author="David Conklin" w:date="2021-01-08T09:58:00Z">
            <w:r>
              <w:rPr>
                <w:noProof/>
                <w:webHidden/>
              </w:rPr>
              <w:t>6</w:t>
            </w:r>
            <w:r>
              <w:rPr>
                <w:noProof/>
                <w:webHidden/>
              </w:rPr>
              <w:fldChar w:fldCharType="end"/>
            </w:r>
            <w:r w:rsidRPr="009011DD">
              <w:rPr>
                <w:rStyle w:val="Hyperlink"/>
                <w:noProof/>
              </w:rPr>
              <w:fldChar w:fldCharType="end"/>
            </w:r>
          </w:ins>
        </w:p>
        <w:p w14:paraId="2CA949C4" w14:textId="12C4582E" w:rsidR="00690ED2" w:rsidRDefault="00690ED2">
          <w:pPr>
            <w:pStyle w:val="TOC2"/>
            <w:tabs>
              <w:tab w:val="right" w:leader="dot" w:pos="9350"/>
            </w:tabs>
            <w:rPr>
              <w:ins w:id="64" w:author="David Conklin" w:date="2021-01-08T09:58:00Z"/>
              <w:rFonts w:eastAsiaTheme="minorEastAsia"/>
              <w:noProof/>
            </w:rPr>
          </w:pPr>
          <w:ins w:id="6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"_Toc60992328"</w:instrText>
            </w:r>
            <w:r w:rsidRPr="009011DD">
              <w:rPr>
                <w:rStyle w:val="Hyperlink"/>
                <w:noProof/>
              </w:rPr>
              <w:instrText xml:space="preserve"> </w:instrText>
            </w:r>
            <w:r w:rsidRPr="009011DD">
              <w:rPr>
                <w:rStyle w:val="Hyperlink"/>
                <w:noProof/>
              </w:rPr>
              <w:fldChar w:fldCharType="separate"/>
            </w:r>
            <w:r w:rsidRPr="009011DD">
              <w:rPr>
                <w:rStyle w:val="Hyperlink"/>
                <w:noProof/>
              </w:rPr>
              <w:t>SOLAR_RADIATION_MULTIPLIER – reservoir insolation</w:t>
            </w:r>
            <w:r>
              <w:rPr>
                <w:noProof/>
                <w:webHidden/>
              </w:rPr>
              <w:tab/>
            </w:r>
            <w:r>
              <w:rPr>
                <w:noProof/>
                <w:webHidden/>
              </w:rPr>
              <w:fldChar w:fldCharType="begin"/>
            </w:r>
            <w:r>
              <w:rPr>
                <w:noProof/>
                <w:webHidden/>
              </w:rPr>
              <w:instrText xml:space="preserve"> PAGEREF _Toc60992328 \h </w:instrText>
            </w:r>
          </w:ins>
          <w:r>
            <w:rPr>
              <w:noProof/>
              <w:webHidden/>
            </w:rPr>
          </w:r>
          <w:r>
            <w:rPr>
              <w:noProof/>
              <w:webHidden/>
            </w:rPr>
            <w:fldChar w:fldCharType="separate"/>
          </w:r>
          <w:ins w:id="66" w:author="David Conklin" w:date="2021-01-08T09:58:00Z">
            <w:r>
              <w:rPr>
                <w:noProof/>
                <w:webHidden/>
              </w:rPr>
              <w:t>6</w:t>
            </w:r>
            <w:r>
              <w:rPr>
                <w:noProof/>
                <w:webHidden/>
              </w:rPr>
              <w:fldChar w:fldCharType="end"/>
            </w:r>
            <w:r w:rsidRPr="009011DD">
              <w:rPr>
                <w:rStyle w:val="Hyperlink"/>
                <w:noProof/>
              </w:rPr>
              <w:fldChar w:fldCharType="end"/>
            </w:r>
          </w:ins>
        </w:p>
        <w:p w14:paraId="757FC036" w14:textId="26D92A41" w:rsidR="00690ED2" w:rsidRDefault="00690ED2">
          <w:pPr>
            <w:pStyle w:val="TOC2"/>
            <w:tabs>
              <w:tab w:val="right" w:leader="dot" w:pos="9350"/>
            </w:tabs>
            <w:rPr>
              <w:ins w:id="67" w:author="David Conklin" w:date="2021-01-08T09:58:00Z"/>
              <w:rFonts w:eastAsiaTheme="minorEastAsia"/>
              <w:noProof/>
            </w:rPr>
          </w:pPr>
          <w:ins w:id="6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"_Toc60992329"</w:instrText>
            </w:r>
            <w:r w:rsidRPr="009011DD">
              <w:rPr>
                <w:rStyle w:val="Hyperlink"/>
                <w:noProof/>
              </w:rPr>
              <w:instrText xml:space="preserve"> </w:instrText>
            </w:r>
            <w:r w:rsidRPr="009011DD">
              <w:rPr>
                <w:rStyle w:val="Hyperlink"/>
                <w:noProof/>
              </w:rPr>
              <w:fldChar w:fldCharType="separate"/>
            </w:r>
            <w:r w:rsidRPr="009011DD">
              <w:rPr>
                <w:rStyle w:val="Hyperlink"/>
                <w:noProof/>
              </w:rPr>
              <w:t>FLOW_CMS – Discharge from High Cascade springs</w:t>
            </w:r>
            <w:r>
              <w:rPr>
                <w:noProof/>
                <w:webHidden/>
              </w:rPr>
              <w:tab/>
            </w:r>
            <w:r>
              <w:rPr>
                <w:noProof/>
                <w:webHidden/>
              </w:rPr>
              <w:fldChar w:fldCharType="begin"/>
            </w:r>
            <w:r>
              <w:rPr>
                <w:noProof/>
                <w:webHidden/>
              </w:rPr>
              <w:instrText xml:space="preserve"> PAGEREF _Toc60992329 \h </w:instrText>
            </w:r>
          </w:ins>
          <w:r>
            <w:rPr>
              <w:noProof/>
              <w:webHidden/>
            </w:rPr>
          </w:r>
          <w:r>
            <w:rPr>
              <w:noProof/>
              <w:webHidden/>
            </w:rPr>
            <w:fldChar w:fldCharType="separate"/>
          </w:r>
          <w:ins w:id="69" w:author="David Conklin" w:date="2021-01-08T09:58:00Z">
            <w:r>
              <w:rPr>
                <w:noProof/>
                <w:webHidden/>
              </w:rPr>
              <w:t>6</w:t>
            </w:r>
            <w:r>
              <w:rPr>
                <w:noProof/>
                <w:webHidden/>
              </w:rPr>
              <w:fldChar w:fldCharType="end"/>
            </w:r>
            <w:r w:rsidRPr="009011DD">
              <w:rPr>
                <w:rStyle w:val="Hyperlink"/>
                <w:noProof/>
              </w:rPr>
              <w:fldChar w:fldCharType="end"/>
            </w:r>
          </w:ins>
        </w:p>
        <w:p w14:paraId="40FDD9EB" w14:textId="71931F45" w:rsidR="00690ED2" w:rsidRDefault="00690ED2">
          <w:pPr>
            <w:pStyle w:val="TOC1"/>
            <w:tabs>
              <w:tab w:val="right" w:leader="dot" w:pos="9350"/>
            </w:tabs>
            <w:rPr>
              <w:ins w:id="70" w:author="David Conklin" w:date="2021-01-08T09:58:00Z"/>
              <w:rFonts w:eastAsiaTheme="minorEastAsia"/>
              <w:noProof/>
            </w:rPr>
          </w:pPr>
          <w:ins w:id="7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"_Toc60992330"</w:instrText>
            </w:r>
            <w:r w:rsidRPr="009011DD">
              <w:rPr>
                <w:rStyle w:val="Hyperlink"/>
                <w:noProof/>
              </w:rPr>
              <w:instrText xml:space="preserve"> </w:instrText>
            </w:r>
            <w:r w:rsidRPr="009011DD">
              <w:rPr>
                <w:rStyle w:val="Hyperlink"/>
                <w:noProof/>
              </w:rPr>
              <w:fldChar w:fldCharType="separate"/>
            </w:r>
            <w:r w:rsidRPr="009011DD">
              <w:rPr>
                <w:rStyle w:val="Hyperlink"/>
                <w:noProof/>
              </w:rPr>
              <w:t>Study areas</w:t>
            </w:r>
            <w:r>
              <w:rPr>
                <w:noProof/>
                <w:webHidden/>
              </w:rPr>
              <w:tab/>
            </w:r>
            <w:r>
              <w:rPr>
                <w:noProof/>
                <w:webHidden/>
              </w:rPr>
              <w:fldChar w:fldCharType="begin"/>
            </w:r>
            <w:r>
              <w:rPr>
                <w:noProof/>
                <w:webHidden/>
              </w:rPr>
              <w:instrText xml:space="preserve"> PAGEREF _Toc60992330 \h </w:instrText>
            </w:r>
          </w:ins>
          <w:r>
            <w:rPr>
              <w:noProof/>
              <w:webHidden/>
            </w:rPr>
          </w:r>
          <w:r>
            <w:rPr>
              <w:noProof/>
              <w:webHidden/>
            </w:rPr>
            <w:fldChar w:fldCharType="separate"/>
          </w:r>
          <w:ins w:id="72" w:author="David Conklin" w:date="2021-01-08T09:58:00Z">
            <w:r>
              <w:rPr>
                <w:noProof/>
                <w:webHidden/>
              </w:rPr>
              <w:t>6</w:t>
            </w:r>
            <w:r>
              <w:rPr>
                <w:noProof/>
                <w:webHidden/>
              </w:rPr>
              <w:fldChar w:fldCharType="end"/>
            </w:r>
            <w:r w:rsidRPr="009011DD">
              <w:rPr>
                <w:rStyle w:val="Hyperlink"/>
                <w:noProof/>
              </w:rPr>
              <w:fldChar w:fldCharType="end"/>
            </w:r>
          </w:ins>
        </w:p>
        <w:p w14:paraId="659DE16A" w14:textId="0D35F645" w:rsidR="00690ED2" w:rsidRDefault="00690ED2">
          <w:pPr>
            <w:pStyle w:val="TOC2"/>
            <w:tabs>
              <w:tab w:val="right" w:leader="dot" w:pos="9350"/>
            </w:tabs>
            <w:rPr>
              <w:ins w:id="73" w:author="David Conklin" w:date="2021-01-08T09:58:00Z"/>
              <w:rFonts w:eastAsiaTheme="minorEastAsia"/>
              <w:noProof/>
            </w:rPr>
          </w:pPr>
          <w:ins w:id="7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"_Toc60992331"</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 directory structure</w:t>
            </w:r>
            <w:r>
              <w:rPr>
                <w:noProof/>
                <w:webHidden/>
              </w:rPr>
              <w:tab/>
            </w:r>
            <w:r>
              <w:rPr>
                <w:noProof/>
                <w:webHidden/>
              </w:rPr>
              <w:fldChar w:fldCharType="begin"/>
            </w:r>
            <w:r>
              <w:rPr>
                <w:noProof/>
                <w:webHidden/>
              </w:rPr>
              <w:instrText xml:space="preserve"> PAGEREF _Toc60992331 \h </w:instrText>
            </w:r>
          </w:ins>
          <w:r>
            <w:rPr>
              <w:noProof/>
              <w:webHidden/>
            </w:rPr>
          </w:r>
          <w:r>
            <w:rPr>
              <w:noProof/>
              <w:webHidden/>
            </w:rPr>
            <w:fldChar w:fldCharType="separate"/>
          </w:r>
          <w:ins w:id="75" w:author="David Conklin" w:date="2021-01-08T09:58:00Z">
            <w:r>
              <w:rPr>
                <w:noProof/>
                <w:webHidden/>
              </w:rPr>
              <w:t>7</w:t>
            </w:r>
            <w:r>
              <w:rPr>
                <w:noProof/>
                <w:webHidden/>
              </w:rPr>
              <w:fldChar w:fldCharType="end"/>
            </w:r>
            <w:r w:rsidRPr="009011DD">
              <w:rPr>
                <w:rStyle w:val="Hyperlink"/>
                <w:noProof/>
              </w:rPr>
              <w:fldChar w:fldCharType="end"/>
            </w:r>
          </w:ins>
        </w:p>
        <w:p w14:paraId="74DD7F90" w14:textId="51B067D1" w:rsidR="00690ED2" w:rsidRDefault="00690ED2">
          <w:pPr>
            <w:pStyle w:val="TOC2"/>
            <w:tabs>
              <w:tab w:val="right" w:leader="dot" w:pos="9350"/>
            </w:tabs>
            <w:rPr>
              <w:ins w:id="76" w:author="David Conklin" w:date="2021-01-08T09:58:00Z"/>
              <w:rFonts w:eastAsiaTheme="minorEastAsia"/>
              <w:noProof/>
            </w:rPr>
          </w:pPr>
          <w:ins w:id="7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"_Toc60992332"</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DataCW3M\ScenarioData directory structure</w:t>
            </w:r>
            <w:r>
              <w:rPr>
                <w:noProof/>
                <w:webHidden/>
              </w:rPr>
              <w:tab/>
            </w:r>
            <w:r>
              <w:rPr>
                <w:noProof/>
                <w:webHidden/>
              </w:rPr>
              <w:fldChar w:fldCharType="begin"/>
            </w:r>
            <w:r>
              <w:rPr>
                <w:noProof/>
                <w:webHidden/>
              </w:rPr>
              <w:instrText xml:space="preserve"> PAGEREF _Toc60992332 \h </w:instrText>
            </w:r>
          </w:ins>
          <w:r>
            <w:rPr>
              <w:noProof/>
              <w:webHidden/>
            </w:rPr>
          </w:r>
          <w:r>
            <w:rPr>
              <w:noProof/>
              <w:webHidden/>
            </w:rPr>
            <w:fldChar w:fldCharType="separate"/>
          </w:r>
          <w:ins w:id="78" w:author="David Conklin" w:date="2021-01-08T09:58:00Z">
            <w:r>
              <w:rPr>
                <w:noProof/>
                <w:webHidden/>
              </w:rPr>
              <w:t>7</w:t>
            </w:r>
            <w:r>
              <w:rPr>
                <w:noProof/>
                <w:webHidden/>
              </w:rPr>
              <w:fldChar w:fldCharType="end"/>
            </w:r>
            <w:r w:rsidRPr="009011DD">
              <w:rPr>
                <w:rStyle w:val="Hyperlink"/>
                <w:noProof/>
              </w:rPr>
              <w:fldChar w:fldCharType="end"/>
            </w:r>
          </w:ins>
        </w:p>
        <w:p w14:paraId="7073B244" w14:textId="6D63EC33" w:rsidR="00690ED2" w:rsidRDefault="00690ED2">
          <w:pPr>
            <w:pStyle w:val="TOC2"/>
            <w:tabs>
              <w:tab w:val="right" w:leader="dot" w:pos="9350"/>
            </w:tabs>
            <w:rPr>
              <w:ins w:id="79" w:author="David Conklin" w:date="2021-01-08T09:58:00Z"/>
              <w:rFonts w:eastAsiaTheme="minorEastAsia"/>
              <w:noProof/>
            </w:rPr>
          </w:pPr>
          <w:ins w:id="8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"_Toc60992333"</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DataCW3M\ScenarioData\&lt;scenario&gt; folder contents</w:t>
            </w:r>
            <w:r>
              <w:rPr>
                <w:noProof/>
                <w:webHidden/>
              </w:rPr>
              <w:tab/>
            </w:r>
            <w:r>
              <w:rPr>
                <w:noProof/>
                <w:webHidden/>
              </w:rPr>
              <w:fldChar w:fldCharType="begin"/>
            </w:r>
            <w:r>
              <w:rPr>
                <w:noProof/>
                <w:webHidden/>
              </w:rPr>
              <w:instrText xml:space="preserve"> PAGEREF _Toc60992333 \h </w:instrText>
            </w:r>
          </w:ins>
          <w:r>
            <w:rPr>
              <w:noProof/>
              <w:webHidden/>
            </w:rPr>
          </w:r>
          <w:r>
            <w:rPr>
              <w:noProof/>
              <w:webHidden/>
            </w:rPr>
            <w:fldChar w:fldCharType="separate"/>
          </w:r>
          <w:ins w:id="81" w:author="David Conklin" w:date="2021-01-08T09:58:00Z">
            <w:r>
              <w:rPr>
                <w:noProof/>
                <w:webHidden/>
              </w:rPr>
              <w:t>8</w:t>
            </w:r>
            <w:r>
              <w:rPr>
                <w:noProof/>
                <w:webHidden/>
              </w:rPr>
              <w:fldChar w:fldCharType="end"/>
            </w:r>
            <w:r w:rsidRPr="009011DD">
              <w:rPr>
                <w:rStyle w:val="Hyperlink"/>
                <w:noProof/>
              </w:rPr>
              <w:fldChar w:fldCharType="end"/>
            </w:r>
          </w:ins>
        </w:p>
        <w:p w14:paraId="218ADDC1" w14:textId="0A850E38" w:rsidR="00690ED2" w:rsidRDefault="00690ED2">
          <w:pPr>
            <w:pStyle w:val="TOC2"/>
            <w:tabs>
              <w:tab w:val="right" w:leader="dot" w:pos="9350"/>
            </w:tabs>
            <w:rPr>
              <w:ins w:id="82" w:author="David Conklin" w:date="2021-01-08T09:58:00Z"/>
              <w:rFonts w:eastAsiaTheme="minorEastAsia"/>
              <w:noProof/>
            </w:rPr>
          </w:pPr>
          <w:ins w:id="8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"_Toc60992334"</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DataCW3M\&lt;study area&gt; folder contents</w:t>
            </w:r>
            <w:r>
              <w:rPr>
                <w:noProof/>
                <w:webHidden/>
              </w:rPr>
              <w:tab/>
            </w:r>
            <w:r>
              <w:rPr>
                <w:noProof/>
                <w:webHidden/>
              </w:rPr>
              <w:fldChar w:fldCharType="begin"/>
            </w:r>
            <w:r>
              <w:rPr>
                <w:noProof/>
                <w:webHidden/>
              </w:rPr>
              <w:instrText xml:space="preserve"> PAGEREF _Toc60992334 \h </w:instrText>
            </w:r>
          </w:ins>
          <w:r>
            <w:rPr>
              <w:noProof/>
              <w:webHidden/>
            </w:rPr>
          </w:r>
          <w:r>
            <w:rPr>
              <w:noProof/>
              <w:webHidden/>
            </w:rPr>
            <w:fldChar w:fldCharType="separate"/>
          </w:r>
          <w:ins w:id="84" w:author="David Conklin" w:date="2021-01-08T09:58:00Z">
            <w:r>
              <w:rPr>
                <w:noProof/>
                <w:webHidden/>
              </w:rPr>
              <w:t>8</w:t>
            </w:r>
            <w:r>
              <w:rPr>
                <w:noProof/>
                <w:webHidden/>
              </w:rPr>
              <w:fldChar w:fldCharType="end"/>
            </w:r>
            <w:r w:rsidRPr="009011DD">
              <w:rPr>
                <w:rStyle w:val="Hyperlink"/>
                <w:noProof/>
              </w:rPr>
              <w:fldChar w:fldCharType="end"/>
            </w:r>
          </w:ins>
        </w:p>
        <w:p w14:paraId="676A031D" w14:textId="32767E6E" w:rsidR="00690ED2" w:rsidRDefault="00690ED2">
          <w:pPr>
            <w:pStyle w:val="TOC1"/>
            <w:tabs>
              <w:tab w:val="right" w:leader="dot" w:pos="9350"/>
            </w:tabs>
            <w:rPr>
              <w:ins w:id="85" w:author="David Conklin" w:date="2021-01-08T09:58:00Z"/>
              <w:rFonts w:eastAsiaTheme="minorEastAsia"/>
              <w:noProof/>
            </w:rPr>
          </w:pPr>
          <w:ins w:id="8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"_Toc60992335"</w:instrText>
            </w:r>
            <w:r w:rsidRPr="009011DD">
              <w:rPr>
                <w:rStyle w:val="Hyperlink"/>
                <w:noProof/>
              </w:rPr>
              <w:instrText xml:space="preserve"> </w:instrText>
            </w:r>
            <w:r w:rsidRPr="009011DD">
              <w:rPr>
                <w:rStyle w:val="Hyperlink"/>
                <w:noProof/>
              </w:rPr>
              <w:fldChar w:fldCharType="separate"/>
            </w:r>
            <w:r w:rsidRPr="009011DD">
              <w:rPr>
                <w:rStyle w:val="Hyperlink"/>
                <w:noProof/>
              </w:rPr>
              <w:t>Calendar conventions</w:t>
            </w:r>
            <w:r>
              <w:rPr>
                <w:noProof/>
                <w:webHidden/>
              </w:rPr>
              <w:tab/>
            </w:r>
            <w:r>
              <w:rPr>
                <w:noProof/>
                <w:webHidden/>
              </w:rPr>
              <w:fldChar w:fldCharType="begin"/>
            </w:r>
            <w:r>
              <w:rPr>
                <w:noProof/>
                <w:webHidden/>
              </w:rPr>
              <w:instrText xml:space="preserve"> PAGEREF _Toc60992335 \h </w:instrText>
            </w:r>
          </w:ins>
          <w:r>
            <w:rPr>
              <w:noProof/>
              <w:webHidden/>
            </w:rPr>
          </w:r>
          <w:r>
            <w:rPr>
              <w:noProof/>
              <w:webHidden/>
            </w:rPr>
            <w:fldChar w:fldCharType="separate"/>
          </w:r>
          <w:ins w:id="87" w:author="David Conklin" w:date="2021-01-08T09:58:00Z">
            <w:r>
              <w:rPr>
                <w:noProof/>
                <w:webHidden/>
              </w:rPr>
              <w:t>14</w:t>
            </w:r>
            <w:r>
              <w:rPr>
                <w:noProof/>
                <w:webHidden/>
              </w:rPr>
              <w:fldChar w:fldCharType="end"/>
            </w:r>
            <w:r w:rsidRPr="009011DD">
              <w:rPr>
                <w:rStyle w:val="Hyperlink"/>
                <w:noProof/>
              </w:rPr>
              <w:fldChar w:fldCharType="end"/>
            </w:r>
          </w:ins>
        </w:p>
        <w:p w14:paraId="69064CBE" w14:textId="0ADB2568" w:rsidR="00690ED2" w:rsidRDefault="00690ED2">
          <w:pPr>
            <w:pStyle w:val="TOC2"/>
            <w:tabs>
              <w:tab w:val="right" w:leader="dot" w:pos="9350"/>
            </w:tabs>
            <w:rPr>
              <w:ins w:id="88" w:author="David Conklin" w:date="2021-01-08T09:58:00Z"/>
              <w:rFonts w:eastAsiaTheme="minorEastAsia"/>
              <w:noProof/>
            </w:rPr>
          </w:pPr>
          <w:ins w:id="8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"_Toc60992336"</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years</w:t>
            </w:r>
            <w:r>
              <w:rPr>
                <w:noProof/>
                <w:webHidden/>
              </w:rPr>
              <w:tab/>
            </w:r>
            <w:r>
              <w:rPr>
                <w:noProof/>
                <w:webHidden/>
              </w:rPr>
              <w:fldChar w:fldCharType="begin"/>
            </w:r>
            <w:r>
              <w:rPr>
                <w:noProof/>
                <w:webHidden/>
              </w:rPr>
              <w:instrText xml:space="preserve"> PAGEREF _Toc60992336 \h </w:instrText>
            </w:r>
          </w:ins>
          <w:r>
            <w:rPr>
              <w:noProof/>
              <w:webHidden/>
            </w:rPr>
          </w:r>
          <w:r>
            <w:rPr>
              <w:noProof/>
              <w:webHidden/>
            </w:rPr>
            <w:fldChar w:fldCharType="separate"/>
          </w:r>
          <w:ins w:id="90" w:author="David Conklin" w:date="2021-01-08T09:58:00Z">
            <w:r>
              <w:rPr>
                <w:noProof/>
                <w:webHidden/>
              </w:rPr>
              <w:t>14</w:t>
            </w:r>
            <w:r>
              <w:rPr>
                <w:noProof/>
                <w:webHidden/>
              </w:rPr>
              <w:fldChar w:fldCharType="end"/>
            </w:r>
            <w:r w:rsidRPr="009011DD">
              <w:rPr>
                <w:rStyle w:val="Hyperlink"/>
                <w:noProof/>
              </w:rPr>
              <w:fldChar w:fldCharType="end"/>
            </w:r>
          </w:ins>
        </w:p>
        <w:p w14:paraId="31BB13BA" w14:textId="4807BCF5" w:rsidR="00690ED2" w:rsidRDefault="00690ED2">
          <w:pPr>
            <w:pStyle w:val="TOC1"/>
            <w:tabs>
              <w:tab w:val="right" w:leader="dot" w:pos="9350"/>
            </w:tabs>
            <w:rPr>
              <w:ins w:id="91" w:author="David Conklin" w:date="2021-01-08T09:58:00Z"/>
              <w:rFonts w:eastAsiaTheme="minorEastAsia"/>
              <w:noProof/>
            </w:rPr>
          </w:pPr>
          <w:ins w:id="9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"_Toc60992337"</w:instrText>
            </w:r>
            <w:r w:rsidRPr="009011DD">
              <w:rPr>
                <w:rStyle w:val="Hyperlink"/>
                <w:noProof/>
              </w:rPr>
              <w:instrText xml:space="preserve"> </w:instrText>
            </w:r>
            <w:r w:rsidRPr="009011DD">
              <w:rPr>
                <w:rStyle w:val="Hyperlink"/>
                <w:noProof/>
              </w:rPr>
              <w:fldChar w:fldCharType="separate"/>
            </w:r>
            <w:r w:rsidRPr="009011DD">
              <w:rPr>
                <w:rStyle w:val="Hyperlink"/>
                <w:noProof/>
              </w:rPr>
              <w:t>Climate data</w:t>
            </w:r>
            <w:r>
              <w:rPr>
                <w:noProof/>
                <w:webHidden/>
              </w:rPr>
              <w:tab/>
            </w:r>
            <w:r>
              <w:rPr>
                <w:noProof/>
                <w:webHidden/>
              </w:rPr>
              <w:fldChar w:fldCharType="begin"/>
            </w:r>
            <w:r>
              <w:rPr>
                <w:noProof/>
                <w:webHidden/>
              </w:rPr>
              <w:instrText xml:space="preserve"> PAGEREF _Toc60992337 \h </w:instrText>
            </w:r>
          </w:ins>
          <w:r>
            <w:rPr>
              <w:noProof/>
              <w:webHidden/>
            </w:rPr>
          </w:r>
          <w:r>
            <w:rPr>
              <w:noProof/>
              <w:webHidden/>
            </w:rPr>
            <w:fldChar w:fldCharType="separate"/>
          </w:r>
          <w:ins w:id="93" w:author="David Conklin" w:date="2021-01-08T09:58:00Z">
            <w:r>
              <w:rPr>
                <w:noProof/>
                <w:webHidden/>
              </w:rPr>
              <w:t>14</w:t>
            </w:r>
            <w:r>
              <w:rPr>
                <w:noProof/>
                <w:webHidden/>
              </w:rPr>
              <w:fldChar w:fldCharType="end"/>
            </w:r>
            <w:r w:rsidRPr="009011DD">
              <w:rPr>
                <w:rStyle w:val="Hyperlink"/>
                <w:noProof/>
              </w:rPr>
              <w:fldChar w:fldCharType="end"/>
            </w:r>
          </w:ins>
        </w:p>
        <w:p w14:paraId="70F0A653" w14:textId="329DE566" w:rsidR="00690ED2" w:rsidRDefault="00690ED2">
          <w:pPr>
            <w:pStyle w:val="TOC2"/>
            <w:tabs>
              <w:tab w:val="right" w:leader="dot" w:pos="9350"/>
            </w:tabs>
            <w:rPr>
              <w:ins w:id="94" w:author="David Conklin" w:date="2021-01-08T09:58:00Z"/>
              <w:rFonts w:eastAsiaTheme="minorEastAsia"/>
              <w:noProof/>
            </w:rPr>
          </w:pPr>
          <w:ins w:id="9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"_Toc60992338"</w:instrText>
            </w:r>
            <w:r w:rsidRPr="009011DD">
              <w:rPr>
                <w:rStyle w:val="Hyperlink"/>
                <w:noProof/>
              </w:rPr>
              <w:instrText xml:space="preserve"> </w:instrText>
            </w:r>
            <w:r w:rsidRPr="009011DD">
              <w:rPr>
                <w:rStyle w:val="Hyperlink"/>
                <w:noProof/>
              </w:rPr>
              <w:fldChar w:fldCharType="separate"/>
            </w:r>
            <w:r w:rsidRPr="009011DD">
              <w:rPr>
                <w:rStyle w:val="Hyperlink"/>
                <w:noProof/>
              </w:rPr>
              <w:t>Numbered climate scenarios in the model</w:t>
            </w:r>
            <w:r>
              <w:rPr>
                <w:noProof/>
                <w:webHidden/>
              </w:rPr>
              <w:tab/>
            </w:r>
            <w:r>
              <w:rPr>
                <w:noProof/>
                <w:webHidden/>
              </w:rPr>
              <w:fldChar w:fldCharType="begin"/>
            </w:r>
            <w:r>
              <w:rPr>
                <w:noProof/>
                <w:webHidden/>
              </w:rPr>
              <w:instrText xml:space="preserve"> PAGEREF _Toc60992338 \h </w:instrText>
            </w:r>
          </w:ins>
          <w:r>
            <w:rPr>
              <w:noProof/>
              <w:webHidden/>
            </w:rPr>
          </w:r>
          <w:r>
            <w:rPr>
              <w:noProof/>
              <w:webHidden/>
            </w:rPr>
            <w:fldChar w:fldCharType="separate"/>
          </w:r>
          <w:ins w:id="96" w:author="David Conklin" w:date="2021-01-08T09:58:00Z">
            <w:r>
              <w:rPr>
                <w:noProof/>
                <w:webHidden/>
              </w:rPr>
              <w:t>14</w:t>
            </w:r>
            <w:r>
              <w:rPr>
                <w:noProof/>
                <w:webHidden/>
              </w:rPr>
              <w:fldChar w:fldCharType="end"/>
            </w:r>
            <w:r w:rsidRPr="009011DD">
              <w:rPr>
                <w:rStyle w:val="Hyperlink"/>
                <w:noProof/>
              </w:rPr>
              <w:fldChar w:fldCharType="end"/>
            </w:r>
          </w:ins>
        </w:p>
        <w:p w14:paraId="5B29C399" w14:textId="37B25492" w:rsidR="00690ED2" w:rsidRDefault="00690ED2">
          <w:pPr>
            <w:pStyle w:val="TOC2"/>
            <w:tabs>
              <w:tab w:val="right" w:leader="dot" w:pos="9350"/>
            </w:tabs>
            <w:rPr>
              <w:ins w:id="97" w:author="David Conklin" w:date="2021-01-08T09:58:00Z"/>
              <w:rFonts w:eastAsiaTheme="minorEastAsia"/>
              <w:noProof/>
            </w:rPr>
          </w:pPr>
          <w:ins w:id="9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"_Toc60992339"</w:instrText>
            </w:r>
            <w:r w:rsidRPr="009011DD">
              <w:rPr>
                <w:rStyle w:val="Hyperlink"/>
                <w:noProof/>
              </w:rPr>
              <w:instrText xml:space="preserve"> </w:instrText>
            </w:r>
            <w:r w:rsidRPr="009011DD">
              <w:rPr>
                <w:rStyle w:val="Hyperlink"/>
                <w:noProof/>
              </w:rPr>
              <w:fldChar w:fldCharType="separate"/>
            </w:r>
            <w:r w:rsidRPr="009011DD">
              <w:rPr>
                <w:rStyle w:val="Hyperlink"/>
                <w:noProof/>
              </w:rPr>
              <w:t>Monthly and seasonal weather data</w:t>
            </w:r>
            <w:r>
              <w:rPr>
                <w:noProof/>
                <w:webHidden/>
              </w:rPr>
              <w:tab/>
            </w:r>
            <w:r>
              <w:rPr>
                <w:noProof/>
                <w:webHidden/>
              </w:rPr>
              <w:fldChar w:fldCharType="begin"/>
            </w:r>
            <w:r>
              <w:rPr>
                <w:noProof/>
                <w:webHidden/>
              </w:rPr>
              <w:instrText xml:space="preserve"> PAGEREF _Toc60992339 \h </w:instrText>
            </w:r>
          </w:ins>
          <w:r>
            <w:rPr>
              <w:noProof/>
              <w:webHidden/>
            </w:rPr>
          </w:r>
          <w:r>
            <w:rPr>
              <w:noProof/>
              <w:webHidden/>
            </w:rPr>
            <w:fldChar w:fldCharType="separate"/>
          </w:r>
          <w:ins w:id="99" w:author="David Conklin" w:date="2021-01-08T09:58:00Z">
            <w:r>
              <w:rPr>
                <w:noProof/>
                <w:webHidden/>
              </w:rPr>
              <w:t>15</w:t>
            </w:r>
            <w:r>
              <w:rPr>
                <w:noProof/>
                <w:webHidden/>
              </w:rPr>
              <w:fldChar w:fldCharType="end"/>
            </w:r>
            <w:r w:rsidRPr="009011DD">
              <w:rPr>
                <w:rStyle w:val="Hyperlink"/>
                <w:noProof/>
              </w:rPr>
              <w:fldChar w:fldCharType="end"/>
            </w:r>
          </w:ins>
        </w:p>
        <w:p w14:paraId="6C41B1C0" w14:textId="0B4ED5A6" w:rsidR="00690ED2" w:rsidRDefault="00690ED2">
          <w:pPr>
            <w:pStyle w:val="TOC2"/>
            <w:tabs>
              <w:tab w:val="right" w:leader="dot" w:pos="9350"/>
            </w:tabs>
            <w:rPr>
              <w:ins w:id="100" w:author="David Conklin" w:date="2021-01-08T09:58:00Z"/>
              <w:rFonts w:eastAsiaTheme="minorEastAsia"/>
              <w:noProof/>
            </w:rPr>
          </w:pPr>
          <w:ins w:id="10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"_Toc60992340"</w:instrText>
            </w:r>
            <w:r w:rsidRPr="009011DD">
              <w:rPr>
                <w:rStyle w:val="Hyperlink"/>
                <w:noProof/>
              </w:rPr>
              <w:instrText xml:space="preserve"> </w:instrText>
            </w:r>
            <w:r w:rsidRPr="009011DD">
              <w:rPr>
                <w:rStyle w:val="Hyperlink"/>
                <w:noProof/>
              </w:rPr>
              <w:fldChar w:fldCharType="separate"/>
            </w:r>
            <w:r w:rsidRPr="009011DD">
              <w:rPr>
                <w:rStyle w:val="Hyperlink"/>
                <w:noProof/>
              </w:rPr>
              <w:t>Climate data grids</w:t>
            </w:r>
            <w:r>
              <w:rPr>
                <w:noProof/>
                <w:webHidden/>
              </w:rPr>
              <w:tab/>
            </w:r>
            <w:r>
              <w:rPr>
                <w:noProof/>
                <w:webHidden/>
              </w:rPr>
              <w:fldChar w:fldCharType="begin"/>
            </w:r>
            <w:r>
              <w:rPr>
                <w:noProof/>
                <w:webHidden/>
              </w:rPr>
              <w:instrText xml:space="preserve"> PAGEREF _Toc60992340 \h </w:instrText>
            </w:r>
          </w:ins>
          <w:r>
            <w:rPr>
              <w:noProof/>
              <w:webHidden/>
            </w:rPr>
          </w:r>
          <w:r>
            <w:rPr>
              <w:noProof/>
              <w:webHidden/>
            </w:rPr>
            <w:fldChar w:fldCharType="separate"/>
          </w:r>
          <w:ins w:id="102" w:author="David Conklin" w:date="2021-01-08T09:58:00Z">
            <w:r>
              <w:rPr>
                <w:noProof/>
                <w:webHidden/>
              </w:rPr>
              <w:t>16</w:t>
            </w:r>
            <w:r>
              <w:rPr>
                <w:noProof/>
                <w:webHidden/>
              </w:rPr>
              <w:fldChar w:fldCharType="end"/>
            </w:r>
            <w:r w:rsidRPr="009011DD">
              <w:rPr>
                <w:rStyle w:val="Hyperlink"/>
                <w:noProof/>
              </w:rPr>
              <w:fldChar w:fldCharType="end"/>
            </w:r>
          </w:ins>
        </w:p>
        <w:p w14:paraId="2F4D058B" w14:textId="2C6F715C" w:rsidR="00690ED2" w:rsidRDefault="00690ED2">
          <w:pPr>
            <w:pStyle w:val="TOC3"/>
            <w:tabs>
              <w:tab w:val="right" w:leader="dot" w:pos="9350"/>
            </w:tabs>
            <w:rPr>
              <w:ins w:id="103" w:author="David Conklin" w:date="2021-01-08T09:58:00Z"/>
              <w:rFonts w:eastAsiaTheme="minorEastAsia"/>
              <w:noProof/>
            </w:rPr>
          </w:pPr>
          <w:ins w:id="104" w:author="David Conklin" w:date="2021-01-08T09:58:00Z">
            <w:r w:rsidRPr="009011DD">
              <w:rPr>
                <w:rStyle w:val="Hyperlink"/>
                <w:noProof/>
              </w:rPr>
              <w:lastRenderedPageBreak/>
              <w:fldChar w:fldCharType="begin"/>
            </w:r>
            <w:r w:rsidRPr="009011DD">
              <w:rPr>
                <w:rStyle w:val="Hyperlink"/>
                <w:noProof/>
              </w:rPr>
              <w:instrText xml:space="preserve"> </w:instrText>
            </w:r>
            <w:r>
              <w:rPr>
                <w:noProof/>
              </w:rPr>
              <w:instrText>HYPERLINK \l "_Toc60992341"</w:instrText>
            </w:r>
            <w:r w:rsidRPr="009011DD">
              <w:rPr>
                <w:rStyle w:val="Hyperlink"/>
                <w:noProof/>
              </w:rPr>
              <w:instrText xml:space="preserve"> </w:instrText>
            </w:r>
            <w:r w:rsidRPr="009011DD">
              <w:rPr>
                <w:rStyle w:val="Hyperlink"/>
                <w:noProof/>
              </w:rPr>
              <w:fldChar w:fldCharType="separate"/>
            </w:r>
            <w:r w:rsidRPr="009011DD">
              <w:rPr>
                <w:rStyle w:val="Hyperlink"/>
                <w:noProof/>
              </w:rPr>
              <w:t>The WW2100 climate grid</w:t>
            </w:r>
            <w:r>
              <w:rPr>
                <w:noProof/>
                <w:webHidden/>
              </w:rPr>
              <w:tab/>
            </w:r>
            <w:r>
              <w:rPr>
                <w:noProof/>
                <w:webHidden/>
              </w:rPr>
              <w:fldChar w:fldCharType="begin"/>
            </w:r>
            <w:r>
              <w:rPr>
                <w:noProof/>
                <w:webHidden/>
              </w:rPr>
              <w:instrText xml:space="preserve"> PAGEREF _Toc60992341 \h </w:instrText>
            </w:r>
          </w:ins>
          <w:r>
            <w:rPr>
              <w:noProof/>
              <w:webHidden/>
            </w:rPr>
          </w:r>
          <w:r>
            <w:rPr>
              <w:noProof/>
              <w:webHidden/>
            </w:rPr>
            <w:fldChar w:fldCharType="separate"/>
          </w:r>
          <w:ins w:id="105" w:author="David Conklin" w:date="2021-01-08T09:58:00Z">
            <w:r>
              <w:rPr>
                <w:noProof/>
                <w:webHidden/>
              </w:rPr>
              <w:t>16</w:t>
            </w:r>
            <w:r>
              <w:rPr>
                <w:noProof/>
                <w:webHidden/>
              </w:rPr>
              <w:fldChar w:fldCharType="end"/>
            </w:r>
            <w:r w:rsidRPr="009011DD">
              <w:rPr>
                <w:rStyle w:val="Hyperlink"/>
                <w:noProof/>
              </w:rPr>
              <w:fldChar w:fldCharType="end"/>
            </w:r>
          </w:ins>
        </w:p>
        <w:p w14:paraId="38DA6376" w14:textId="337E93D7" w:rsidR="00690ED2" w:rsidRDefault="00690ED2">
          <w:pPr>
            <w:pStyle w:val="TOC3"/>
            <w:tabs>
              <w:tab w:val="right" w:leader="dot" w:pos="9350"/>
            </w:tabs>
            <w:rPr>
              <w:ins w:id="106" w:author="David Conklin" w:date="2021-01-08T09:58:00Z"/>
              <w:rFonts w:eastAsiaTheme="minorEastAsia"/>
              <w:noProof/>
            </w:rPr>
          </w:pPr>
          <w:ins w:id="10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"_Toc60992342"</w:instrText>
            </w:r>
            <w:r w:rsidRPr="009011DD">
              <w:rPr>
                <w:rStyle w:val="Hyperlink"/>
                <w:noProof/>
              </w:rPr>
              <w:instrText xml:space="preserve"> </w:instrText>
            </w:r>
            <w:r w:rsidRPr="009011DD">
              <w:rPr>
                <w:rStyle w:val="Hyperlink"/>
                <w:noProof/>
              </w:rPr>
              <w:fldChar w:fldCharType="separate"/>
            </w:r>
            <w:r w:rsidRPr="009011DD">
              <w:rPr>
                <w:rStyle w:val="Hyperlink"/>
                <w:noProof/>
              </w:rPr>
              <w:t>The v2 climate grid</w:t>
            </w:r>
            <w:r>
              <w:rPr>
                <w:noProof/>
                <w:webHidden/>
              </w:rPr>
              <w:tab/>
            </w:r>
            <w:r>
              <w:rPr>
                <w:noProof/>
                <w:webHidden/>
              </w:rPr>
              <w:fldChar w:fldCharType="begin"/>
            </w:r>
            <w:r>
              <w:rPr>
                <w:noProof/>
                <w:webHidden/>
              </w:rPr>
              <w:instrText xml:space="preserve"> PAGEREF _Toc60992342 \h </w:instrText>
            </w:r>
          </w:ins>
          <w:r>
            <w:rPr>
              <w:noProof/>
              <w:webHidden/>
            </w:rPr>
          </w:r>
          <w:r>
            <w:rPr>
              <w:noProof/>
              <w:webHidden/>
            </w:rPr>
            <w:fldChar w:fldCharType="separate"/>
          </w:r>
          <w:ins w:id="108" w:author="David Conklin" w:date="2021-01-08T09:58:00Z">
            <w:r>
              <w:rPr>
                <w:noProof/>
                <w:webHidden/>
              </w:rPr>
              <w:t>17</w:t>
            </w:r>
            <w:r>
              <w:rPr>
                <w:noProof/>
                <w:webHidden/>
              </w:rPr>
              <w:fldChar w:fldCharType="end"/>
            </w:r>
            <w:r w:rsidRPr="009011DD">
              <w:rPr>
                <w:rStyle w:val="Hyperlink"/>
                <w:noProof/>
              </w:rPr>
              <w:fldChar w:fldCharType="end"/>
            </w:r>
          </w:ins>
        </w:p>
        <w:p w14:paraId="2D268806" w14:textId="56E986EE" w:rsidR="00690ED2" w:rsidRDefault="00690ED2">
          <w:pPr>
            <w:pStyle w:val="TOC2"/>
            <w:tabs>
              <w:tab w:val="right" w:leader="dot" w:pos="9350"/>
            </w:tabs>
            <w:rPr>
              <w:ins w:id="109" w:author="David Conklin" w:date="2021-01-08T09:58:00Z"/>
              <w:rFonts w:eastAsiaTheme="minorEastAsia"/>
              <w:noProof/>
            </w:rPr>
          </w:pPr>
          <w:ins w:id="11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"_Toc60992343"</w:instrText>
            </w:r>
            <w:r w:rsidRPr="009011DD">
              <w:rPr>
                <w:rStyle w:val="Hyperlink"/>
                <w:noProof/>
              </w:rPr>
              <w:instrText xml:space="preserve"> </w:instrText>
            </w:r>
            <w:r w:rsidRPr="009011DD">
              <w:rPr>
                <w:rStyle w:val="Hyperlink"/>
                <w:noProof/>
              </w:rPr>
              <w:fldChar w:fldCharType="separate"/>
            </w:r>
            <w:r w:rsidRPr="009011DD">
              <w:rPr>
                <w:rStyle w:val="Hyperlink"/>
                <w:noProof/>
              </w:rPr>
              <w:t>How climate data is looked up</w:t>
            </w:r>
            <w:r>
              <w:rPr>
                <w:noProof/>
                <w:webHidden/>
              </w:rPr>
              <w:tab/>
            </w:r>
            <w:r>
              <w:rPr>
                <w:noProof/>
                <w:webHidden/>
              </w:rPr>
              <w:fldChar w:fldCharType="begin"/>
            </w:r>
            <w:r>
              <w:rPr>
                <w:noProof/>
                <w:webHidden/>
              </w:rPr>
              <w:instrText xml:space="preserve"> PAGEREF _Toc60992343 \h </w:instrText>
            </w:r>
          </w:ins>
          <w:r>
            <w:rPr>
              <w:noProof/>
              <w:webHidden/>
            </w:rPr>
          </w:r>
          <w:r>
            <w:rPr>
              <w:noProof/>
              <w:webHidden/>
            </w:rPr>
            <w:fldChar w:fldCharType="separate"/>
          </w:r>
          <w:ins w:id="111" w:author="David Conklin" w:date="2021-01-08T09:58:00Z">
            <w:r>
              <w:rPr>
                <w:noProof/>
                <w:webHidden/>
              </w:rPr>
              <w:t>17</w:t>
            </w:r>
            <w:r>
              <w:rPr>
                <w:noProof/>
                <w:webHidden/>
              </w:rPr>
              <w:fldChar w:fldCharType="end"/>
            </w:r>
            <w:r w:rsidRPr="009011DD">
              <w:rPr>
                <w:rStyle w:val="Hyperlink"/>
                <w:noProof/>
              </w:rPr>
              <w:fldChar w:fldCharType="end"/>
            </w:r>
          </w:ins>
        </w:p>
        <w:p w14:paraId="3A3D2612" w14:textId="3735CD8A" w:rsidR="00690ED2" w:rsidRDefault="00690ED2">
          <w:pPr>
            <w:pStyle w:val="TOC2"/>
            <w:tabs>
              <w:tab w:val="right" w:leader="dot" w:pos="9350"/>
            </w:tabs>
            <w:rPr>
              <w:ins w:id="112" w:author="David Conklin" w:date="2021-01-08T09:58:00Z"/>
              <w:rFonts w:eastAsiaTheme="minorEastAsia"/>
              <w:noProof/>
            </w:rPr>
          </w:pPr>
          <w:ins w:id="11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"_Toc60992344"</w:instrText>
            </w:r>
            <w:r w:rsidRPr="009011DD">
              <w:rPr>
                <w:rStyle w:val="Hyperlink"/>
                <w:noProof/>
              </w:rPr>
              <w:instrText xml:space="preserve"> </w:instrText>
            </w:r>
            <w:r w:rsidRPr="009011DD">
              <w:rPr>
                <w:rStyle w:val="Hyperlink"/>
                <w:noProof/>
              </w:rPr>
              <w:fldChar w:fldCharType="separate"/>
            </w:r>
            <w:r w:rsidRPr="009011DD">
              <w:rPr>
                <w:rStyle w:val="Hyperlink"/>
                <w:noProof/>
              </w:rPr>
              <w:t>What is in a climate dataset</w:t>
            </w:r>
            <w:r>
              <w:rPr>
                <w:noProof/>
                <w:webHidden/>
              </w:rPr>
              <w:tab/>
            </w:r>
            <w:r>
              <w:rPr>
                <w:noProof/>
                <w:webHidden/>
              </w:rPr>
              <w:fldChar w:fldCharType="begin"/>
            </w:r>
            <w:r>
              <w:rPr>
                <w:noProof/>
                <w:webHidden/>
              </w:rPr>
              <w:instrText xml:space="preserve"> PAGEREF _Toc60992344 \h </w:instrText>
            </w:r>
          </w:ins>
          <w:r>
            <w:rPr>
              <w:noProof/>
              <w:webHidden/>
            </w:rPr>
          </w:r>
          <w:r>
            <w:rPr>
              <w:noProof/>
              <w:webHidden/>
            </w:rPr>
            <w:fldChar w:fldCharType="separate"/>
          </w:r>
          <w:ins w:id="114" w:author="David Conklin" w:date="2021-01-08T09:58:00Z">
            <w:r>
              <w:rPr>
                <w:noProof/>
                <w:webHidden/>
              </w:rPr>
              <w:t>18</w:t>
            </w:r>
            <w:r>
              <w:rPr>
                <w:noProof/>
                <w:webHidden/>
              </w:rPr>
              <w:fldChar w:fldCharType="end"/>
            </w:r>
            <w:r w:rsidRPr="009011DD">
              <w:rPr>
                <w:rStyle w:val="Hyperlink"/>
                <w:noProof/>
              </w:rPr>
              <w:fldChar w:fldCharType="end"/>
            </w:r>
          </w:ins>
        </w:p>
        <w:p w14:paraId="56EA5CDA" w14:textId="2D361BB3" w:rsidR="00690ED2" w:rsidRDefault="00690ED2">
          <w:pPr>
            <w:pStyle w:val="TOC1"/>
            <w:tabs>
              <w:tab w:val="right" w:leader="dot" w:pos="9350"/>
            </w:tabs>
            <w:rPr>
              <w:ins w:id="115" w:author="David Conklin" w:date="2021-01-08T09:58:00Z"/>
              <w:rFonts w:eastAsiaTheme="minorEastAsia"/>
              <w:noProof/>
            </w:rPr>
          </w:pPr>
          <w:ins w:id="11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"_Toc60992345"</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rights</w:t>
            </w:r>
            <w:r>
              <w:rPr>
                <w:noProof/>
                <w:webHidden/>
              </w:rPr>
              <w:tab/>
            </w:r>
            <w:r>
              <w:rPr>
                <w:noProof/>
                <w:webHidden/>
              </w:rPr>
              <w:fldChar w:fldCharType="begin"/>
            </w:r>
            <w:r>
              <w:rPr>
                <w:noProof/>
                <w:webHidden/>
              </w:rPr>
              <w:instrText xml:space="preserve"> PAGEREF _Toc60992345 \h </w:instrText>
            </w:r>
          </w:ins>
          <w:r>
            <w:rPr>
              <w:noProof/>
              <w:webHidden/>
            </w:rPr>
          </w:r>
          <w:r>
            <w:rPr>
              <w:noProof/>
              <w:webHidden/>
            </w:rPr>
            <w:fldChar w:fldCharType="separate"/>
          </w:r>
          <w:ins w:id="117" w:author="David Conklin" w:date="2021-01-08T09:58:00Z">
            <w:r>
              <w:rPr>
                <w:noProof/>
                <w:webHidden/>
              </w:rPr>
              <w:t>18</w:t>
            </w:r>
            <w:r>
              <w:rPr>
                <w:noProof/>
                <w:webHidden/>
              </w:rPr>
              <w:fldChar w:fldCharType="end"/>
            </w:r>
            <w:r w:rsidRPr="009011DD">
              <w:rPr>
                <w:rStyle w:val="Hyperlink"/>
                <w:noProof/>
              </w:rPr>
              <w:fldChar w:fldCharType="end"/>
            </w:r>
          </w:ins>
        </w:p>
        <w:p w14:paraId="77F8E8A4" w14:textId="2B44A410" w:rsidR="00690ED2" w:rsidRDefault="00690ED2">
          <w:pPr>
            <w:pStyle w:val="TOC2"/>
            <w:tabs>
              <w:tab w:val="right" w:leader="dot" w:pos="9350"/>
            </w:tabs>
            <w:rPr>
              <w:ins w:id="118" w:author="David Conklin" w:date="2021-01-08T09:58:00Z"/>
              <w:rFonts w:eastAsiaTheme="minorEastAsia"/>
              <w:noProof/>
            </w:rPr>
          </w:pPr>
          <w:ins w:id="11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"_Toc60992346"</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rights data</w:t>
            </w:r>
            <w:r>
              <w:rPr>
                <w:noProof/>
                <w:webHidden/>
              </w:rPr>
              <w:tab/>
            </w:r>
            <w:r>
              <w:rPr>
                <w:noProof/>
                <w:webHidden/>
              </w:rPr>
              <w:fldChar w:fldCharType="begin"/>
            </w:r>
            <w:r>
              <w:rPr>
                <w:noProof/>
                <w:webHidden/>
              </w:rPr>
              <w:instrText xml:space="preserve"> PAGEREF _Toc60992346 \h </w:instrText>
            </w:r>
          </w:ins>
          <w:r>
            <w:rPr>
              <w:noProof/>
              <w:webHidden/>
            </w:rPr>
          </w:r>
          <w:r>
            <w:rPr>
              <w:noProof/>
              <w:webHidden/>
            </w:rPr>
            <w:fldChar w:fldCharType="separate"/>
          </w:r>
          <w:ins w:id="120" w:author="David Conklin" w:date="2021-01-08T09:58:00Z">
            <w:r>
              <w:rPr>
                <w:noProof/>
                <w:webHidden/>
              </w:rPr>
              <w:t>18</w:t>
            </w:r>
            <w:r>
              <w:rPr>
                <w:noProof/>
                <w:webHidden/>
              </w:rPr>
              <w:fldChar w:fldCharType="end"/>
            </w:r>
            <w:r w:rsidRPr="009011DD">
              <w:rPr>
                <w:rStyle w:val="Hyperlink"/>
                <w:noProof/>
              </w:rPr>
              <w:fldChar w:fldCharType="end"/>
            </w:r>
          </w:ins>
        </w:p>
        <w:p w14:paraId="2301C66E" w14:textId="487C3D58" w:rsidR="00690ED2" w:rsidRDefault="00690ED2">
          <w:pPr>
            <w:pStyle w:val="TOC2"/>
            <w:tabs>
              <w:tab w:val="right" w:leader="dot" w:pos="9350"/>
            </w:tabs>
            <w:rPr>
              <w:ins w:id="121" w:author="David Conklin" w:date="2021-01-08T09:58:00Z"/>
              <w:rFonts w:eastAsiaTheme="minorEastAsia"/>
              <w:noProof/>
            </w:rPr>
          </w:pPr>
          <w:ins w:id="12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"_Toc60992347"</w:instrText>
            </w:r>
            <w:r w:rsidRPr="009011DD">
              <w:rPr>
                <w:rStyle w:val="Hyperlink"/>
                <w:noProof/>
              </w:rPr>
              <w:instrText xml:space="preserve"> </w:instrText>
            </w:r>
            <w:r w:rsidRPr="009011DD">
              <w:rPr>
                <w:rStyle w:val="Hyperlink"/>
                <w:noProof/>
              </w:rPr>
              <w:fldChar w:fldCharType="separate"/>
            </w:r>
            <w:r w:rsidRPr="009011DD">
              <w:rPr>
                <w:rStyle w:val="Hyperlink"/>
                <w:noProof/>
              </w:rPr>
              <w:t>The wr_pods.csv file</w:t>
            </w:r>
            <w:r>
              <w:rPr>
                <w:noProof/>
                <w:webHidden/>
              </w:rPr>
              <w:tab/>
            </w:r>
            <w:r>
              <w:rPr>
                <w:noProof/>
                <w:webHidden/>
              </w:rPr>
              <w:fldChar w:fldCharType="begin"/>
            </w:r>
            <w:r>
              <w:rPr>
                <w:noProof/>
                <w:webHidden/>
              </w:rPr>
              <w:instrText xml:space="preserve"> PAGEREF _Toc60992347 \h </w:instrText>
            </w:r>
          </w:ins>
          <w:r>
            <w:rPr>
              <w:noProof/>
              <w:webHidden/>
            </w:rPr>
          </w:r>
          <w:r>
            <w:rPr>
              <w:noProof/>
              <w:webHidden/>
            </w:rPr>
            <w:fldChar w:fldCharType="separate"/>
          </w:r>
          <w:ins w:id="123" w:author="David Conklin" w:date="2021-01-08T09:58:00Z">
            <w:r>
              <w:rPr>
                <w:noProof/>
                <w:webHidden/>
              </w:rPr>
              <w:t>19</w:t>
            </w:r>
            <w:r>
              <w:rPr>
                <w:noProof/>
                <w:webHidden/>
              </w:rPr>
              <w:fldChar w:fldCharType="end"/>
            </w:r>
            <w:r w:rsidRPr="009011DD">
              <w:rPr>
                <w:rStyle w:val="Hyperlink"/>
                <w:noProof/>
              </w:rPr>
              <w:fldChar w:fldCharType="end"/>
            </w:r>
          </w:ins>
        </w:p>
        <w:p w14:paraId="16261E57" w14:textId="17E91EAA" w:rsidR="00690ED2" w:rsidRDefault="00690ED2">
          <w:pPr>
            <w:pStyle w:val="TOC2"/>
            <w:tabs>
              <w:tab w:val="right" w:leader="dot" w:pos="9350"/>
            </w:tabs>
            <w:rPr>
              <w:ins w:id="124" w:author="David Conklin" w:date="2021-01-08T09:58:00Z"/>
              <w:rFonts w:eastAsiaTheme="minorEastAsia"/>
              <w:noProof/>
            </w:rPr>
          </w:pPr>
          <w:ins w:id="12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"_Toc60992348"</w:instrText>
            </w:r>
            <w:r w:rsidRPr="009011DD">
              <w:rPr>
                <w:rStyle w:val="Hyperlink"/>
                <w:noProof/>
              </w:rPr>
              <w:instrText xml:space="preserve"> </w:instrText>
            </w:r>
            <w:r w:rsidRPr="009011DD">
              <w:rPr>
                <w:rStyle w:val="Hyperlink"/>
                <w:noProof/>
              </w:rPr>
              <w:fldChar w:fldCharType="separate"/>
            </w:r>
            <w:r w:rsidRPr="009011DD">
              <w:rPr>
                <w:rStyle w:val="Hyperlink"/>
                <w:noProof/>
              </w:rPr>
              <w:t>The wr_pous.csv file</w:t>
            </w:r>
            <w:r>
              <w:rPr>
                <w:noProof/>
                <w:webHidden/>
              </w:rPr>
              <w:tab/>
            </w:r>
            <w:r>
              <w:rPr>
                <w:noProof/>
                <w:webHidden/>
              </w:rPr>
              <w:fldChar w:fldCharType="begin"/>
            </w:r>
            <w:r>
              <w:rPr>
                <w:noProof/>
                <w:webHidden/>
              </w:rPr>
              <w:instrText xml:space="preserve"> PAGEREF _Toc60992348 \h </w:instrText>
            </w:r>
          </w:ins>
          <w:r>
            <w:rPr>
              <w:noProof/>
              <w:webHidden/>
            </w:rPr>
          </w:r>
          <w:r>
            <w:rPr>
              <w:noProof/>
              <w:webHidden/>
            </w:rPr>
            <w:fldChar w:fldCharType="separate"/>
          </w:r>
          <w:ins w:id="126" w:author="David Conklin" w:date="2021-01-08T09:58:00Z">
            <w:r>
              <w:rPr>
                <w:noProof/>
                <w:webHidden/>
              </w:rPr>
              <w:t>19</w:t>
            </w:r>
            <w:r>
              <w:rPr>
                <w:noProof/>
                <w:webHidden/>
              </w:rPr>
              <w:fldChar w:fldCharType="end"/>
            </w:r>
            <w:r w:rsidRPr="009011DD">
              <w:rPr>
                <w:rStyle w:val="Hyperlink"/>
                <w:noProof/>
              </w:rPr>
              <w:fldChar w:fldCharType="end"/>
            </w:r>
          </w:ins>
        </w:p>
        <w:p w14:paraId="4F66A1CF" w14:textId="22B884A7" w:rsidR="00690ED2" w:rsidRDefault="00690ED2">
          <w:pPr>
            <w:pStyle w:val="TOC2"/>
            <w:tabs>
              <w:tab w:val="right" w:leader="dot" w:pos="9350"/>
            </w:tabs>
            <w:rPr>
              <w:ins w:id="127" w:author="David Conklin" w:date="2021-01-08T09:58:00Z"/>
              <w:rFonts w:eastAsiaTheme="minorEastAsia"/>
              <w:noProof/>
            </w:rPr>
          </w:pPr>
          <w:ins w:id="12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"_Toc60992349"</w:instrText>
            </w:r>
            <w:r w:rsidRPr="009011DD">
              <w:rPr>
                <w:rStyle w:val="Hyperlink"/>
                <w:noProof/>
              </w:rPr>
              <w:instrText xml:space="preserve"> </w:instrText>
            </w:r>
            <w:r w:rsidRPr="009011DD">
              <w:rPr>
                <w:rStyle w:val="Hyperlink"/>
                <w:noProof/>
              </w:rPr>
              <w:fldChar w:fldCharType="separate"/>
            </w:r>
            <w:r w:rsidRPr="009011DD">
              <w:rPr>
                <w:rStyle w:val="Hyperlink"/>
                <w:noProof/>
              </w:rPr>
              <w:t>Adding a water right</w:t>
            </w:r>
            <w:r>
              <w:rPr>
                <w:noProof/>
                <w:webHidden/>
              </w:rPr>
              <w:tab/>
            </w:r>
            <w:r>
              <w:rPr>
                <w:noProof/>
                <w:webHidden/>
              </w:rPr>
              <w:fldChar w:fldCharType="begin"/>
            </w:r>
            <w:r>
              <w:rPr>
                <w:noProof/>
                <w:webHidden/>
              </w:rPr>
              <w:instrText xml:space="preserve"> PAGEREF _Toc60992349 \h </w:instrText>
            </w:r>
          </w:ins>
          <w:r>
            <w:rPr>
              <w:noProof/>
              <w:webHidden/>
            </w:rPr>
          </w:r>
          <w:r>
            <w:rPr>
              <w:noProof/>
              <w:webHidden/>
            </w:rPr>
            <w:fldChar w:fldCharType="separate"/>
          </w:r>
          <w:ins w:id="129" w:author="David Conklin" w:date="2021-01-08T09:58:00Z">
            <w:r>
              <w:rPr>
                <w:noProof/>
                <w:webHidden/>
              </w:rPr>
              <w:t>20</w:t>
            </w:r>
            <w:r>
              <w:rPr>
                <w:noProof/>
                <w:webHidden/>
              </w:rPr>
              <w:fldChar w:fldCharType="end"/>
            </w:r>
            <w:r w:rsidRPr="009011DD">
              <w:rPr>
                <w:rStyle w:val="Hyperlink"/>
                <w:noProof/>
              </w:rPr>
              <w:fldChar w:fldCharType="end"/>
            </w:r>
          </w:ins>
        </w:p>
        <w:p w14:paraId="2F5A5080" w14:textId="70E72EC6" w:rsidR="00690ED2" w:rsidRDefault="00690ED2">
          <w:pPr>
            <w:pStyle w:val="TOC1"/>
            <w:tabs>
              <w:tab w:val="right" w:leader="dot" w:pos="9350"/>
            </w:tabs>
            <w:rPr>
              <w:ins w:id="130" w:author="David Conklin" w:date="2021-01-08T09:58:00Z"/>
              <w:rFonts w:eastAsiaTheme="minorEastAsia"/>
              <w:noProof/>
            </w:rPr>
          </w:pPr>
          <w:ins w:id="13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"_Toc60992350"</w:instrText>
            </w:r>
            <w:r w:rsidRPr="009011DD">
              <w:rPr>
                <w:rStyle w:val="Hyperlink"/>
                <w:noProof/>
              </w:rPr>
              <w:instrText xml:space="preserve"> </w:instrText>
            </w:r>
            <w:r w:rsidRPr="009011DD">
              <w:rPr>
                <w:rStyle w:val="Hyperlink"/>
                <w:noProof/>
              </w:rPr>
              <w:fldChar w:fldCharType="separate"/>
            </w:r>
            <w:r w:rsidRPr="009011DD">
              <w:rPr>
                <w:rStyle w:val="Hyperlink"/>
                <w:noProof/>
              </w:rPr>
              <w:t>Stream flow and stream temperature</w:t>
            </w:r>
            <w:r>
              <w:rPr>
                <w:noProof/>
                <w:webHidden/>
              </w:rPr>
              <w:tab/>
            </w:r>
            <w:r>
              <w:rPr>
                <w:noProof/>
                <w:webHidden/>
              </w:rPr>
              <w:fldChar w:fldCharType="begin"/>
            </w:r>
            <w:r>
              <w:rPr>
                <w:noProof/>
                <w:webHidden/>
              </w:rPr>
              <w:instrText xml:space="preserve"> PAGEREF _Toc60992350 \h </w:instrText>
            </w:r>
          </w:ins>
          <w:r>
            <w:rPr>
              <w:noProof/>
              <w:webHidden/>
            </w:rPr>
          </w:r>
          <w:r>
            <w:rPr>
              <w:noProof/>
              <w:webHidden/>
            </w:rPr>
            <w:fldChar w:fldCharType="separate"/>
          </w:r>
          <w:ins w:id="132" w:author="David Conklin" w:date="2021-01-08T09:58:00Z">
            <w:r>
              <w:rPr>
                <w:noProof/>
                <w:webHidden/>
              </w:rPr>
              <w:t>21</w:t>
            </w:r>
            <w:r>
              <w:rPr>
                <w:noProof/>
                <w:webHidden/>
              </w:rPr>
              <w:fldChar w:fldCharType="end"/>
            </w:r>
            <w:r w:rsidRPr="009011DD">
              <w:rPr>
                <w:rStyle w:val="Hyperlink"/>
                <w:noProof/>
              </w:rPr>
              <w:fldChar w:fldCharType="end"/>
            </w:r>
          </w:ins>
        </w:p>
        <w:p w14:paraId="36CF1139" w14:textId="4BFF00F4" w:rsidR="00690ED2" w:rsidRDefault="00690ED2">
          <w:pPr>
            <w:pStyle w:val="TOC2"/>
            <w:tabs>
              <w:tab w:val="right" w:leader="dot" w:pos="9350"/>
            </w:tabs>
            <w:rPr>
              <w:ins w:id="133" w:author="David Conklin" w:date="2021-01-08T09:58:00Z"/>
              <w:rFonts w:eastAsiaTheme="minorEastAsia"/>
              <w:noProof/>
            </w:rPr>
          </w:pPr>
          <w:ins w:id="13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"_Toc60992351"</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parcels</w:t>
            </w:r>
            <w:r>
              <w:rPr>
                <w:noProof/>
                <w:webHidden/>
              </w:rPr>
              <w:tab/>
            </w:r>
            <w:r>
              <w:rPr>
                <w:noProof/>
                <w:webHidden/>
              </w:rPr>
              <w:fldChar w:fldCharType="begin"/>
            </w:r>
            <w:r>
              <w:rPr>
                <w:noProof/>
                <w:webHidden/>
              </w:rPr>
              <w:instrText xml:space="preserve"> PAGEREF _Toc60992351 \h </w:instrText>
            </w:r>
          </w:ins>
          <w:r>
            <w:rPr>
              <w:noProof/>
              <w:webHidden/>
            </w:rPr>
          </w:r>
          <w:r>
            <w:rPr>
              <w:noProof/>
              <w:webHidden/>
            </w:rPr>
            <w:fldChar w:fldCharType="separate"/>
          </w:r>
          <w:ins w:id="135" w:author="David Conklin" w:date="2021-01-08T09:58:00Z">
            <w:r>
              <w:rPr>
                <w:noProof/>
                <w:webHidden/>
              </w:rPr>
              <w:t>21</w:t>
            </w:r>
            <w:r>
              <w:rPr>
                <w:noProof/>
                <w:webHidden/>
              </w:rPr>
              <w:fldChar w:fldCharType="end"/>
            </w:r>
            <w:r w:rsidRPr="009011DD">
              <w:rPr>
                <w:rStyle w:val="Hyperlink"/>
                <w:noProof/>
              </w:rPr>
              <w:fldChar w:fldCharType="end"/>
            </w:r>
          </w:ins>
        </w:p>
        <w:p w14:paraId="40D47F90" w14:textId="2F6E6062" w:rsidR="00690ED2" w:rsidRDefault="00690ED2">
          <w:pPr>
            <w:pStyle w:val="TOC2"/>
            <w:tabs>
              <w:tab w:val="right" w:leader="dot" w:pos="9350"/>
            </w:tabs>
            <w:rPr>
              <w:ins w:id="136" w:author="David Conklin" w:date="2021-01-08T09:58:00Z"/>
              <w:rFonts w:eastAsiaTheme="minorEastAsia"/>
              <w:noProof/>
            </w:rPr>
          </w:pPr>
          <w:ins w:id="13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"_Toc60992352"</w:instrText>
            </w:r>
            <w:r w:rsidRPr="009011DD">
              <w:rPr>
                <w:rStyle w:val="Hyperlink"/>
                <w:noProof/>
              </w:rPr>
              <w:instrText xml:space="preserve"> </w:instrText>
            </w:r>
            <w:r w:rsidRPr="009011DD">
              <w:rPr>
                <w:rStyle w:val="Hyperlink"/>
                <w:noProof/>
              </w:rPr>
              <w:fldChar w:fldCharType="separate"/>
            </w:r>
            <w:r w:rsidRPr="009011DD">
              <w:rPr>
                <w:rStyle w:val="Hyperlink"/>
                <w:noProof/>
              </w:rPr>
              <w:t>Daily water mass and energy balance</w:t>
            </w:r>
            <w:r>
              <w:rPr>
                <w:noProof/>
                <w:webHidden/>
              </w:rPr>
              <w:tab/>
            </w:r>
            <w:r>
              <w:rPr>
                <w:noProof/>
                <w:webHidden/>
              </w:rPr>
              <w:fldChar w:fldCharType="begin"/>
            </w:r>
            <w:r>
              <w:rPr>
                <w:noProof/>
                <w:webHidden/>
              </w:rPr>
              <w:instrText xml:space="preserve"> PAGEREF _Toc60992352 \h </w:instrText>
            </w:r>
          </w:ins>
          <w:r>
            <w:rPr>
              <w:noProof/>
              <w:webHidden/>
            </w:rPr>
          </w:r>
          <w:r>
            <w:rPr>
              <w:noProof/>
              <w:webHidden/>
            </w:rPr>
            <w:fldChar w:fldCharType="separate"/>
          </w:r>
          <w:ins w:id="138" w:author="David Conklin" w:date="2021-01-08T09:58:00Z">
            <w:r>
              <w:rPr>
                <w:noProof/>
                <w:webHidden/>
              </w:rPr>
              <w:t>21</w:t>
            </w:r>
            <w:r>
              <w:rPr>
                <w:noProof/>
                <w:webHidden/>
              </w:rPr>
              <w:fldChar w:fldCharType="end"/>
            </w:r>
            <w:r w:rsidRPr="009011DD">
              <w:rPr>
                <w:rStyle w:val="Hyperlink"/>
                <w:noProof/>
              </w:rPr>
              <w:fldChar w:fldCharType="end"/>
            </w:r>
          </w:ins>
        </w:p>
        <w:p w14:paraId="332E9892" w14:textId="4BC1A9DA" w:rsidR="00690ED2" w:rsidRDefault="00690ED2">
          <w:pPr>
            <w:pStyle w:val="TOC2"/>
            <w:tabs>
              <w:tab w:val="right" w:leader="dot" w:pos="9350"/>
            </w:tabs>
            <w:rPr>
              <w:ins w:id="139" w:author="David Conklin" w:date="2021-01-08T09:58:00Z"/>
              <w:rFonts w:eastAsiaTheme="minorEastAsia"/>
              <w:noProof/>
            </w:rPr>
          </w:pPr>
          <w:ins w:id="14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"_Toc60992353"</w:instrText>
            </w:r>
            <w:r w:rsidRPr="009011DD">
              <w:rPr>
                <w:rStyle w:val="Hyperlink"/>
                <w:noProof/>
              </w:rPr>
              <w:instrText xml:space="preserve"> </w:instrText>
            </w:r>
            <w:r w:rsidRPr="009011DD">
              <w:rPr>
                <w:rStyle w:val="Hyperlink"/>
                <w:noProof/>
              </w:rPr>
              <w:fldChar w:fldCharType="separate"/>
            </w:r>
            <w:r w:rsidRPr="009011DD">
              <w:rPr>
                <w:rStyle w:val="Hyperlink"/>
                <w:noProof/>
              </w:rPr>
              <w:t>Estimating the rate of flow in a stream reach</w:t>
            </w:r>
            <w:r>
              <w:rPr>
                <w:noProof/>
                <w:webHidden/>
              </w:rPr>
              <w:tab/>
            </w:r>
            <w:r>
              <w:rPr>
                <w:noProof/>
                <w:webHidden/>
              </w:rPr>
              <w:fldChar w:fldCharType="begin"/>
            </w:r>
            <w:r>
              <w:rPr>
                <w:noProof/>
                <w:webHidden/>
              </w:rPr>
              <w:instrText xml:space="preserve"> PAGEREF _Toc60992353 \h </w:instrText>
            </w:r>
          </w:ins>
          <w:r>
            <w:rPr>
              <w:noProof/>
              <w:webHidden/>
            </w:rPr>
          </w:r>
          <w:r>
            <w:rPr>
              <w:noProof/>
              <w:webHidden/>
            </w:rPr>
            <w:fldChar w:fldCharType="separate"/>
          </w:r>
          <w:ins w:id="141" w:author="David Conklin" w:date="2021-01-08T09:58:00Z">
            <w:r>
              <w:rPr>
                <w:noProof/>
                <w:webHidden/>
              </w:rPr>
              <w:t>22</w:t>
            </w:r>
            <w:r>
              <w:rPr>
                <w:noProof/>
                <w:webHidden/>
              </w:rPr>
              <w:fldChar w:fldCharType="end"/>
            </w:r>
            <w:r w:rsidRPr="009011DD">
              <w:rPr>
                <w:rStyle w:val="Hyperlink"/>
                <w:noProof/>
              </w:rPr>
              <w:fldChar w:fldCharType="end"/>
            </w:r>
          </w:ins>
        </w:p>
        <w:p w14:paraId="1D9FEA0A" w14:textId="703AFA50" w:rsidR="00690ED2" w:rsidRDefault="00690ED2">
          <w:pPr>
            <w:pStyle w:val="TOC2"/>
            <w:tabs>
              <w:tab w:val="right" w:leader="dot" w:pos="9350"/>
            </w:tabs>
            <w:rPr>
              <w:ins w:id="142" w:author="David Conklin" w:date="2021-01-08T09:58:00Z"/>
              <w:rFonts w:eastAsiaTheme="minorEastAsia"/>
              <w:noProof/>
            </w:rPr>
          </w:pPr>
          <w:ins w:id="14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"_Toc60992354"</w:instrText>
            </w:r>
            <w:r w:rsidRPr="009011DD">
              <w:rPr>
                <w:rStyle w:val="Hyperlink"/>
                <w:noProof/>
              </w:rPr>
              <w:instrText xml:space="preserve"> </w:instrText>
            </w:r>
            <w:r w:rsidRPr="009011DD">
              <w:rPr>
                <w:rStyle w:val="Hyperlink"/>
                <w:noProof/>
              </w:rPr>
              <w:fldChar w:fldCharType="separate"/>
            </w:r>
            <w:r w:rsidRPr="009011DD">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_Toc60992354 \h </w:instrText>
            </w:r>
          </w:ins>
          <w:r>
            <w:rPr>
              <w:noProof/>
              <w:webHidden/>
            </w:rPr>
          </w:r>
          <w:r>
            <w:rPr>
              <w:noProof/>
              <w:webHidden/>
            </w:rPr>
            <w:fldChar w:fldCharType="separate"/>
          </w:r>
          <w:ins w:id="144" w:author="David Conklin" w:date="2021-01-08T09:58:00Z">
            <w:r>
              <w:rPr>
                <w:noProof/>
                <w:webHidden/>
              </w:rPr>
              <w:t>25</w:t>
            </w:r>
            <w:r>
              <w:rPr>
                <w:noProof/>
                <w:webHidden/>
              </w:rPr>
              <w:fldChar w:fldCharType="end"/>
            </w:r>
            <w:r w:rsidRPr="009011DD">
              <w:rPr>
                <w:rStyle w:val="Hyperlink"/>
                <w:noProof/>
              </w:rPr>
              <w:fldChar w:fldCharType="end"/>
            </w:r>
          </w:ins>
        </w:p>
        <w:p w14:paraId="1AE242AC" w14:textId="675C2A40" w:rsidR="00690ED2" w:rsidRDefault="00690ED2">
          <w:pPr>
            <w:pStyle w:val="TOC2"/>
            <w:tabs>
              <w:tab w:val="right" w:leader="dot" w:pos="9350"/>
            </w:tabs>
            <w:rPr>
              <w:ins w:id="145" w:author="David Conklin" w:date="2021-01-08T09:58:00Z"/>
              <w:rFonts w:eastAsiaTheme="minorEastAsia"/>
              <w:noProof/>
            </w:rPr>
          </w:pPr>
          <w:ins w:id="14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"_Toc60992355"</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temperature from thermal energy</w:t>
            </w:r>
            <w:r>
              <w:rPr>
                <w:noProof/>
                <w:webHidden/>
              </w:rPr>
              <w:tab/>
            </w:r>
            <w:r>
              <w:rPr>
                <w:noProof/>
                <w:webHidden/>
              </w:rPr>
              <w:fldChar w:fldCharType="begin"/>
            </w:r>
            <w:r>
              <w:rPr>
                <w:noProof/>
                <w:webHidden/>
              </w:rPr>
              <w:instrText xml:space="preserve"> PAGEREF _Toc60992355 \h </w:instrText>
            </w:r>
          </w:ins>
          <w:r>
            <w:rPr>
              <w:noProof/>
              <w:webHidden/>
            </w:rPr>
          </w:r>
          <w:r>
            <w:rPr>
              <w:noProof/>
              <w:webHidden/>
            </w:rPr>
            <w:fldChar w:fldCharType="separate"/>
          </w:r>
          <w:ins w:id="147" w:author="David Conklin" w:date="2021-01-08T09:58:00Z">
            <w:r>
              <w:rPr>
                <w:noProof/>
                <w:webHidden/>
              </w:rPr>
              <w:t>25</w:t>
            </w:r>
            <w:r>
              <w:rPr>
                <w:noProof/>
                <w:webHidden/>
              </w:rPr>
              <w:fldChar w:fldCharType="end"/>
            </w:r>
            <w:r w:rsidRPr="009011DD">
              <w:rPr>
                <w:rStyle w:val="Hyperlink"/>
                <w:noProof/>
              </w:rPr>
              <w:fldChar w:fldCharType="end"/>
            </w:r>
          </w:ins>
        </w:p>
        <w:p w14:paraId="75248D6F" w14:textId="63EE580A" w:rsidR="00690ED2" w:rsidRDefault="00690ED2">
          <w:pPr>
            <w:pStyle w:val="TOC2"/>
            <w:tabs>
              <w:tab w:val="right" w:leader="dot" w:pos="9350"/>
            </w:tabs>
            <w:rPr>
              <w:ins w:id="148" w:author="David Conklin" w:date="2021-01-08T09:58:00Z"/>
              <w:rFonts w:eastAsiaTheme="minorEastAsia"/>
              <w:noProof/>
            </w:rPr>
          </w:pPr>
          <w:ins w:id="14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"_Toc60992356"</w:instrText>
            </w:r>
            <w:r w:rsidRPr="009011DD">
              <w:rPr>
                <w:rStyle w:val="Hyperlink"/>
                <w:noProof/>
              </w:rPr>
              <w:instrText xml:space="preserve"> </w:instrText>
            </w:r>
            <w:r w:rsidRPr="009011DD">
              <w:rPr>
                <w:rStyle w:val="Hyperlink"/>
                <w:noProof/>
              </w:rPr>
              <w:fldChar w:fldCharType="separate"/>
            </w:r>
            <w:r w:rsidRPr="009011DD">
              <w:rPr>
                <w:rStyle w:val="Hyperlink"/>
                <w:noProof/>
              </w:rPr>
              <w:t>Initial conditions for Flow: the IC file</w:t>
            </w:r>
            <w:r>
              <w:rPr>
                <w:noProof/>
                <w:webHidden/>
              </w:rPr>
              <w:tab/>
            </w:r>
            <w:r>
              <w:rPr>
                <w:noProof/>
                <w:webHidden/>
              </w:rPr>
              <w:fldChar w:fldCharType="begin"/>
            </w:r>
            <w:r>
              <w:rPr>
                <w:noProof/>
                <w:webHidden/>
              </w:rPr>
              <w:instrText xml:space="preserve"> PAGEREF _Toc60992356 \h </w:instrText>
            </w:r>
          </w:ins>
          <w:r>
            <w:rPr>
              <w:noProof/>
              <w:webHidden/>
            </w:rPr>
          </w:r>
          <w:r>
            <w:rPr>
              <w:noProof/>
              <w:webHidden/>
            </w:rPr>
            <w:fldChar w:fldCharType="separate"/>
          </w:r>
          <w:ins w:id="150" w:author="David Conklin" w:date="2021-01-08T09:58:00Z">
            <w:r>
              <w:rPr>
                <w:noProof/>
                <w:webHidden/>
              </w:rPr>
              <w:t>26</w:t>
            </w:r>
            <w:r>
              <w:rPr>
                <w:noProof/>
                <w:webHidden/>
              </w:rPr>
              <w:fldChar w:fldCharType="end"/>
            </w:r>
            <w:r w:rsidRPr="009011DD">
              <w:rPr>
                <w:rStyle w:val="Hyperlink"/>
                <w:noProof/>
              </w:rPr>
              <w:fldChar w:fldCharType="end"/>
            </w:r>
          </w:ins>
        </w:p>
        <w:p w14:paraId="1652CA12" w14:textId="6DF2F122" w:rsidR="00690ED2" w:rsidRDefault="00690ED2">
          <w:pPr>
            <w:pStyle w:val="TOC2"/>
            <w:tabs>
              <w:tab w:val="right" w:leader="dot" w:pos="9350"/>
            </w:tabs>
            <w:rPr>
              <w:ins w:id="151" w:author="David Conklin" w:date="2021-01-08T09:58:00Z"/>
              <w:rFonts w:eastAsiaTheme="minorEastAsia"/>
              <w:noProof/>
            </w:rPr>
          </w:pPr>
          <w:ins w:id="15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"_Toc60992357"</w:instrText>
            </w:r>
            <w:r w:rsidRPr="009011DD">
              <w:rPr>
                <w:rStyle w:val="Hyperlink"/>
                <w:noProof/>
              </w:rPr>
              <w:instrText xml:space="preserve"> </w:instrText>
            </w:r>
            <w:r w:rsidRPr="009011DD">
              <w:rPr>
                <w:rStyle w:val="Hyperlink"/>
                <w:noProof/>
              </w:rPr>
              <w:fldChar w:fldCharType="separate"/>
            </w:r>
            <w:r w:rsidRPr="009011DD">
              <w:rPr>
                <w:rStyle w:val="Hyperlink"/>
                <w:noProof/>
              </w:rPr>
              <w:t>Boundary conditions for stream water temperature</w:t>
            </w:r>
            <w:r>
              <w:rPr>
                <w:noProof/>
                <w:webHidden/>
              </w:rPr>
              <w:tab/>
            </w:r>
            <w:r>
              <w:rPr>
                <w:noProof/>
                <w:webHidden/>
              </w:rPr>
              <w:fldChar w:fldCharType="begin"/>
            </w:r>
            <w:r>
              <w:rPr>
                <w:noProof/>
                <w:webHidden/>
              </w:rPr>
              <w:instrText xml:space="preserve"> PAGEREF _Toc60992357 \h </w:instrText>
            </w:r>
          </w:ins>
          <w:r>
            <w:rPr>
              <w:noProof/>
              <w:webHidden/>
            </w:rPr>
          </w:r>
          <w:r>
            <w:rPr>
              <w:noProof/>
              <w:webHidden/>
            </w:rPr>
            <w:fldChar w:fldCharType="separate"/>
          </w:r>
          <w:ins w:id="153" w:author="David Conklin" w:date="2021-01-08T09:58:00Z">
            <w:r>
              <w:rPr>
                <w:noProof/>
                <w:webHidden/>
              </w:rPr>
              <w:t>26</w:t>
            </w:r>
            <w:r>
              <w:rPr>
                <w:noProof/>
                <w:webHidden/>
              </w:rPr>
              <w:fldChar w:fldCharType="end"/>
            </w:r>
            <w:r w:rsidRPr="009011DD">
              <w:rPr>
                <w:rStyle w:val="Hyperlink"/>
                <w:noProof/>
              </w:rPr>
              <w:fldChar w:fldCharType="end"/>
            </w:r>
          </w:ins>
        </w:p>
        <w:p w14:paraId="011EDA00" w14:textId="20C9A44B" w:rsidR="00690ED2" w:rsidRDefault="00690ED2">
          <w:pPr>
            <w:pStyle w:val="TOC2"/>
            <w:tabs>
              <w:tab w:val="right" w:leader="dot" w:pos="9350"/>
            </w:tabs>
            <w:rPr>
              <w:ins w:id="154" w:author="David Conklin" w:date="2021-01-08T09:58:00Z"/>
              <w:rFonts w:eastAsiaTheme="minorEastAsia"/>
              <w:noProof/>
            </w:rPr>
          </w:pPr>
          <w:ins w:id="15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"_Toc60992358"</w:instrText>
            </w:r>
            <w:r w:rsidRPr="009011DD">
              <w:rPr>
                <w:rStyle w:val="Hyperlink"/>
                <w:noProof/>
              </w:rPr>
              <w:instrText xml:space="preserve"> </w:instrText>
            </w:r>
            <w:r w:rsidRPr="009011DD">
              <w:rPr>
                <w:rStyle w:val="Hyperlink"/>
                <w:noProof/>
              </w:rPr>
              <w:fldChar w:fldCharType="separate"/>
            </w:r>
            <w:r w:rsidRPr="009011DD">
              <w:rPr>
                <w:rStyle w:val="Hyperlink"/>
                <w:noProof/>
              </w:rPr>
              <w:t>Thermal stratification in reservoirs</w:t>
            </w:r>
            <w:r>
              <w:rPr>
                <w:noProof/>
                <w:webHidden/>
              </w:rPr>
              <w:tab/>
            </w:r>
            <w:r>
              <w:rPr>
                <w:noProof/>
                <w:webHidden/>
              </w:rPr>
              <w:fldChar w:fldCharType="begin"/>
            </w:r>
            <w:r>
              <w:rPr>
                <w:noProof/>
                <w:webHidden/>
              </w:rPr>
              <w:instrText xml:space="preserve"> PAGEREF _Toc60992358 \h </w:instrText>
            </w:r>
          </w:ins>
          <w:r>
            <w:rPr>
              <w:noProof/>
              <w:webHidden/>
            </w:rPr>
          </w:r>
          <w:r>
            <w:rPr>
              <w:noProof/>
              <w:webHidden/>
            </w:rPr>
            <w:fldChar w:fldCharType="separate"/>
          </w:r>
          <w:ins w:id="156" w:author="David Conklin" w:date="2021-01-08T09:58:00Z">
            <w:r>
              <w:rPr>
                <w:noProof/>
                <w:webHidden/>
              </w:rPr>
              <w:t>27</w:t>
            </w:r>
            <w:r>
              <w:rPr>
                <w:noProof/>
                <w:webHidden/>
              </w:rPr>
              <w:fldChar w:fldCharType="end"/>
            </w:r>
            <w:r w:rsidRPr="009011DD">
              <w:rPr>
                <w:rStyle w:val="Hyperlink"/>
                <w:noProof/>
              </w:rPr>
              <w:fldChar w:fldCharType="end"/>
            </w:r>
          </w:ins>
        </w:p>
        <w:p w14:paraId="179DF417" w14:textId="0168831B" w:rsidR="00690ED2" w:rsidRDefault="00690ED2">
          <w:pPr>
            <w:pStyle w:val="TOC2"/>
            <w:tabs>
              <w:tab w:val="right" w:leader="dot" w:pos="9350"/>
            </w:tabs>
            <w:rPr>
              <w:ins w:id="157" w:author="David Conklin" w:date="2021-01-08T09:58:00Z"/>
              <w:rFonts w:eastAsiaTheme="minorEastAsia"/>
              <w:noProof/>
            </w:rPr>
          </w:pPr>
          <w:ins w:id="15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"_Toc60992359"</w:instrText>
            </w:r>
            <w:r w:rsidRPr="009011DD">
              <w:rPr>
                <w:rStyle w:val="Hyperlink"/>
                <w:noProof/>
              </w:rPr>
              <w:instrText xml:space="preserve"> </w:instrText>
            </w:r>
            <w:r w:rsidRPr="009011DD">
              <w:rPr>
                <w:rStyle w:val="Hyperlink"/>
                <w:noProof/>
              </w:rPr>
              <w:fldChar w:fldCharType="separate"/>
            </w:r>
            <w:r w:rsidRPr="009011DD">
              <w:rPr>
                <w:rStyle w:val="Hyperlink"/>
                <w:noProof/>
              </w:rPr>
              <w:t>Thermal loading</w:t>
            </w:r>
            <w:r>
              <w:rPr>
                <w:noProof/>
                <w:webHidden/>
              </w:rPr>
              <w:tab/>
            </w:r>
            <w:r>
              <w:rPr>
                <w:noProof/>
                <w:webHidden/>
              </w:rPr>
              <w:fldChar w:fldCharType="begin"/>
            </w:r>
            <w:r>
              <w:rPr>
                <w:noProof/>
                <w:webHidden/>
              </w:rPr>
              <w:instrText xml:space="preserve"> PAGEREF _Toc60992359 \h </w:instrText>
            </w:r>
          </w:ins>
          <w:r>
            <w:rPr>
              <w:noProof/>
              <w:webHidden/>
            </w:rPr>
          </w:r>
          <w:r>
            <w:rPr>
              <w:noProof/>
              <w:webHidden/>
            </w:rPr>
            <w:fldChar w:fldCharType="separate"/>
          </w:r>
          <w:ins w:id="159" w:author="David Conklin" w:date="2021-01-08T09:58:00Z">
            <w:r>
              <w:rPr>
                <w:noProof/>
                <w:webHidden/>
              </w:rPr>
              <w:t>27</w:t>
            </w:r>
            <w:r>
              <w:rPr>
                <w:noProof/>
                <w:webHidden/>
              </w:rPr>
              <w:fldChar w:fldCharType="end"/>
            </w:r>
            <w:r w:rsidRPr="009011DD">
              <w:rPr>
                <w:rStyle w:val="Hyperlink"/>
                <w:noProof/>
              </w:rPr>
              <w:fldChar w:fldCharType="end"/>
            </w:r>
          </w:ins>
        </w:p>
        <w:p w14:paraId="21A9D1C7" w14:textId="125821EB" w:rsidR="00690ED2" w:rsidRDefault="00690ED2">
          <w:pPr>
            <w:pStyle w:val="TOC1"/>
            <w:tabs>
              <w:tab w:val="right" w:leader="dot" w:pos="9350"/>
            </w:tabs>
            <w:rPr>
              <w:ins w:id="160" w:author="David Conklin" w:date="2021-01-08T09:58:00Z"/>
              <w:rFonts w:eastAsiaTheme="minorEastAsia"/>
              <w:noProof/>
            </w:rPr>
          </w:pPr>
          <w:ins w:id="16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"_Toc60992360"</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Reservoirs</w:t>
            </w:r>
            <w:r>
              <w:rPr>
                <w:noProof/>
                <w:webHidden/>
              </w:rPr>
              <w:tab/>
            </w:r>
            <w:r>
              <w:rPr>
                <w:noProof/>
                <w:webHidden/>
              </w:rPr>
              <w:fldChar w:fldCharType="begin"/>
            </w:r>
            <w:r>
              <w:rPr>
                <w:noProof/>
                <w:webHidden/>
              </w:rPr>
              <w:instrText xml:space="preserve"> PAGEREF _Toc60992360 \h </w:instrText>
            </w:r>
          </w:ins>
          <w:r>
            <w:rPr>
              <w:noProof/>
              <w:webHidden/>
            </w:rPr>
          </w:r>
          <w:r>
            <w:rPr>
              <w:noProof/>
              <w:webHidden/>
            </w:rPr>
            <w:fldChar w:fldCharType="separate"/>
          </w:r>
          <w:ins w:id="162" w:author="David Conklin" w:date="2021-01-08T09:58:00Z">
            <w:r>
              <w:rPr>
                <w:noProof/>
                <w:webHidden/>
              </w:rPr>
              <w:t>28</w:t>
            </w:r>
            <w:r>
              <w:rPr>
                <w:noProof/>
                <w:webHidden/>
              </w:rPr>
              <w:fldChar w:fldCharType="end"/>
            </w:r>
            <w:r w:rsidRPr="009011DD">
              <w:rPr>
                <w:rStyle w:val="Hyperlink"/>
                <w:noProof/>
              </w:rPr>
              <w:fldChar w:fldCharType="end"/>
            </w:r>
          </w:ins>
        </w:p>
        <w:p w14:paraId="0AE17FD9" w14:textId="31B1CAAD" w:rsidR="00690ED2" w:rsidRDefault="00690ED2">
          <w:pPr>
            <w:pStyle w:val="TOC2"/>
            <w:tabs>
              <w:tab w:val="right" w:leader="dot" w:pos="9350"/>
            </w:tabs>
            <w:rPr>
              <w:ins w:id="163" w:author="David Conklin" w:date="2021-01-08T09:58:00Z"/>
              <w:rFonts w:eastAsiaTheme="minorEastAsia"/>
              <w:noProof/>
            </w:rPr>
          </w:pPr>
          <w:ins w:id="16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"_Toc60992361"</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 data</w:t>
            </w:r>
            <w:r>
              <w:rPr>
                <w:noProof/>
                <w:webHidden/>
              </w:rPr>
              <w:tab/>
            </w:r>
            <w:r>
              <w:rPr>
                <w:noProof/>
                <w:webHidden/>
              </w:rPr>
              <w:fldChar w:fldCharType="begin"/>
            </w:r>
            <w:r>
              <w:rPr>
                <w:noProof/>
                <w:webHidden/>
              </w:rPr>
              <w:instrText xml:space="preserve"> PAGEREF _Toc60992361 \h </w:instrText>
            </w:r>
          </w:ins>
          <w:r>
            <w:rPr>
              <w:noProof/>
              <w:webHidden/>
            </w:rPr>
          </w:r>
          <w:r>
            <w:rPr>
              <w:noProof/>
              <w:webHidden/>
            </w:rPr>
            <w:fldChar w:fldCharType="separate"/>
          </w:r>
          <w:ins w:id="165" w:author="David Conklin" w:date="2021-01-08T09:58:00Z">
            <w:r>
              <w:rPr>
                <w:noProof/>
                <w:webHidden/>
              </w:rPr>
              <w:t>29</w:t>
            </w:r>
            <w:r>
              <w:rPr>
                <w:noProof/>
                <w:webHidden/>
              </w:rPr>
              <w:fldChar w:fldCharType="end"/>
            </w:r>
            <w:r w:rsidRPr="009011DD">
              <w:rPr>
                <w:rStyle w:val="Hyperlink"/>
                <w:noProof/>
              </w:rPr>
              <w:fldChar w:fldCharType="end"/>
            </w:r>
          </w:ins>
        </w:p>
        <w:p w14:paraId="07F25AAD" w14:textId="52F792B7" w:rsidR="00690ED2" w:rsidRDefault="00690ED2">
          <w:pPr>
            <w:pStyle w:val="TOC2"/>
            <w:tabs>
              <w:tab w:val="right" w:leader="dot" w:pos="9350"/>
            </w:tabs>
            <w:rPr>
              <w:ins w:id="166" w:author="David Conklin" w:date="2021-01-08T09:58:00Z"/>
              <w:rFonts w:eastAsiaTheme="minorEastAsia"/>
              <w:noProof/>
            </w:rPr>
          </w:pPr>
          <w:ins w:id="16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"_Toc60992362"</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 data sources</w:t>
            </w:r>
            <w:r>
              <w:rPr>
                <w:noProof/>
                <w:webHidden/>
              </w:rPr>
              <w:tab/>
            </w:r>
            <w:r>
              <w:rPr>
                <w:noProof/>
                <w:webHidden/>
              </w:rPr>
              <w:fldChar w:fldCharType="begin"/>
            </w:r>
            <w:r>
              <w:rPr>
                <w:noProof/>
                <w:webHidden/>
              </w:rPr>
              <w:instrText xml:space="preserve"> PAGEREF _Toc60992362 \h </w:instrText>
            </w:r>
          </w:ins>
          <w:r>
            <w:rPr>
              <w:noProof/>
              <w:webHidden/>
            </w:rPr>
          </w:r>
          <w:r>
            <w:rPr>
              <w:noProof/>
              <w:webHidden/>
            </w:rPr>
            <w:fldChar w:fldCharType="separate"/>
          </w:r>
          <w:ins w:id="168" w:author="David Conklin" w:date="2021-01-08T09:58:00Z">
            <w:r>
              <w:rPr>
                <w:noProof/>
                <w:webHidden/>
              </w:rPr>
              <w:t>31</w:t>
            </w:r>
            <w:r>
              <w:rPr>
                <w:noProof/>
                <w:webHidden/>
              </w:rPr>
              <w:fldChar w:fldCharType="end"/>
            </w:r>
            <w:r w:rsidRPr="009011DD">
              <w:rPr>
                <w:rStyle w:val="Hyperlink"/>
                <w:noProof/>
              </w:rPr>
              <w:fldChar w:fldCharType="end"/>
            </w:r>
          </w:ins>
        </w:p>
        <w:p w14:paraId="778D4878" w14:textId="5F4886F4" w:rsidR="00690ED2" w:rsidRDefault="00690ED2">
          <w:pPr>
            <w:pStyle w:val="TOC1"/>
            <w:tabs>
              <w:tab w:val="right" w:leader="dot" w:pos="9350"/>
            </w:tabs>
            <w:rPr>
              <w:ins w:id="169" w:author="David Conklin" w:date="2021-01-08T09:58:00Z"/>
              <w:rFonts w:eastAsiaTheme="minorEastAsia"/>
              <w:noProof/>
            </w:rPr>
          </w:pPr>
          <w:ins w:id="17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"_Toc60992363"</w:instrText>
            </w:r>
            <w:r w:rsidRPr="009011DD">
              <w:rPr>
                <w:rStyle w:val="Hyperlink"/>
                <w:noProof/>
              </w:rPr>
              <w:instrText xml:space="preserve"> </w:instrText>
            </w:r>
            <w:r w:rsidRPr="009011DD">
              <w:rPr>
                <w:rStyle w:val="Hyperlink"/>
                <w:noProof/>
              </w:rPr>
              <w:fldChar w:fldCharType="separate"/>
            </w:r>
            <w:r w:rsidRPr="009011DD">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_Toc60992363 \h </w:instrText>
            </w:r>
          </w:ins>
          <w:r>
            <w:rPr>
              <w:noProof/>
              <w:webHidden/>
            </w:rPr>
          </w:r>
          <w:r>
            <w:rPr>
              <w:noProof/>
              <w:webHidden/>
            </w:rPr>
            <w:fldChar w:fldCharType="separate"/>
          </w:r>
          <w:ins w:id="171" w:author="David Conklin" w:date="2021-01-08T09:58:00Z">
            <w:r>
              <w:rPr>
                <w:noProof/>
                <w:webHidden/>
              </w:rPr>
              <w:t>31</w:t>
            </w:r>
            <w:r>
              <w:rPr>
                <w:noProof/>
                <w:webHidden/>
              </w:rPr>
              <w:fldChar w:fldCharType="end"/>
            </w:r>
            <w:r w:rsidRPr="009011DD">
              <w:rPr>
                <w:rStyle w:val="Hyperlink"/>
                <w:noProof/>
              </w:rPr>
              <w:fldChar w:fldCharType="end"/>
            </w:r>
          </w:ins>
        </w:p>
        <w:p w14:paraId="02220CD6" w14:textId="6DF5C108" w:rsidR="00690ED2" w:rsidRDefault="00690ED2">
          <w:pPr>
            <w:pStyle w:val="TOC2"/>
            <w:tabs>
              <w:tab w:val="right" w:leader="dot" w:pos="9350"/>
            </w:tabs>
            <w:rPr>
              <w:ins w:id="172" w:author="David Conklin" w:date="2021-01-08T09:58:00Z"/>
              <w:rFonts w:eastAsiaTheme="minorEastAsia"/>
              <w:noProof/>
            </w:rPr>
          </w:pPr>
          <w:ins w:id="17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"_Toc60992364"</w:instrText>
            </w:r>
            <w:r w:rsidRPr="009011DD">
              <w:rPr>
                <w:rStyle w:val="Hyperlink"/>
                <w:noProof/>
              </w:rPr>
              <w:instrText xml:space="preserve"> </w:instrText>
            </w:r>
            <w:r w:rsidRPr="009011DD">
              <w:rPr>
                <w:rStyle w:val="Hyperlink"/>
                <w:noProof/>
              </w:rPr>
              <w:fldChar w:fldCharType="separate"/>
            </w:r>
            <w:r w:rsidRPr="009011DD">
              <w:rPr>
                <w:rStyle w:val="Hyperlink"/>
                <w:noProof/>
              </w:rPr>
              <w:t>Limitations of subbasin simulations</w:t>
            </w:r>
            <w:r>
              <w:rPr>
                <w:noProof/>
                <w:webHidden/>
              </w:rPr>
              <w:tab/>
            </w:r>
            <w:r>
              <w:rPr>
                <w:noProof/>
                <w:webHidden/>
              </w:rPr>
              <w:fldChar w:fldCharType="begin"/>
            </w:r>
            <w:r>
              <w:rPr>
                <w:noProof/>
                <w:webHidden/>
              </w:rPr>
              <w:instrText xml:space="preserve"> PAGEREF _Toc60992364 \h </w:instrText>
            </w:r>
          </w:ins>
          <w:r>
            <w:rPr>
              <w:noProof/>
              <w:webHidden/>
            </w:rPr>
          </w:r>
          <w:r>
            <w:rPr>
              <w:noProof/>
              <w:webHidden/>
            </w:rPr>
            <w:fldChar w:fldCharType="separate"/>
          </w:r>
          <w:ins w:id="174" w:author="David Conklin" w:date="2021-01-08T09:58:00Z">
            <w:r>
              <w:rPr>
                <w:noProof/>
                <w:webHidden/>
              </w:rPr>
              <w:t>33</w:t>
            </w:r>
            <w:r>
              <w:rPr>
                <w:noProof/>
                <w:webHidden/>
              </w:rPr>
              <w:fldChar w:fldCharType="end"/>
            </w:r>
            <w:r w:rsidRPr="009011DD">
              <w:rPr>
                <w:rStyle w:val="Hyperlink"/>
                <w:noProof/>
              </w:rPr>
              <w:fldChar w:fldCharType="end"/>
            </w:r>
          </w:ins>
        </w:p>
        <w:p w14:paraId="6F531288" w14:textId="52E34586" w:rsidR="00690ED2" w:rsidRDefault="00690ED2">
          <w:pPr>
            <w:pStyle w:val="TOC1"/>
            <w:tabs>
              <w:tab w:val="right" w:leader="dot" w:pos="9350"/>
            </w:tabs>
            <w:rPr>
              <w:ins w:id="175" w:author="David Conklin" w:date="2021-01-08T09:58:00Z"/>
              <w:rFonts w:eastAsiaTheme="minorEastAsia"/>
              <w:noProof/>
            </w:rPr>
          </w:pPr>
          <w:ins w:id="17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"_Toc60992365"</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Calibration procedure</w:t>
            </w:r>
            <w:r>
              <w:rPr>
                <w:noProof/>
                <w:webHidden/>
              </w:rPr>
              <w:tab/>
            </w:r>
            <w:r>
              <w:rPr>
                <w:noProof/>
                <w:webHidden/>
              </w:rPr>
              <w:fldChar w:fldCharType="begin"/>
            </w:r>
            <w:r>
              <w:rPr>
                <w:noProof/>
                <w:webHidden/>
              </w:rPr>
              <w:instrText xml:space="preserve"> PAGEREF _Toc60992365 \h </w:instrText>
            </w:r>
          </w:ins>
          <w:r>
            <w:rPr>
              <w:noProof/>
              <w:webHidden/>
            </w:rPr>
          </w:r>
          <w:r>
            <w:rPr>
              <w:noProof/>
              <w:webHidden/>
            </w:rPr>
            <w:fldChar w:fldCharType="separate"/>
          </w:r>
          <w:ins w:id="177" w:author="David Conklin" w:date="2021-01-08T09:58:00Z">
            <w:r>
              <w:rPr>
                <w:noProof/>
                <w:webHidden/>
              </w:rPr>
              <w:t>33</w:t>
            </w:r>
            <w:r>
              <w:rPr>
                <w:noProof/>
                <w:webHidden/>
              </w:rPr>
              <w:fldChar w:fldCharType="end"/>
            </w:r>
            <w:r w:rsidRPr="009011DD">
              <w:rPr>
                <w:rStyle w:val="Hyperlink"/>
                <w:noProof/>
              </w:rPr>
              <w:fldChar w:fldCharType="end"/>
            </w:r>
          </w:ins>
        </w:p>
        <w:p w14:paraId="60FACC5D" w14:textId="13D2F241" w:rsidR="00690ED2" w:rsidRDefault="00690ED2">
          <w:pPr>
            <w:pStyle w:val="TOC2"/>
            <w:tabs>
              <w:tab w:val="right" w:leader="dot" w:pos="9350"/>
            </w:tabs>
            <w:rPr>
              <w:ins w:id="178" w:author="David Conklin" w:date="2021-01-08T09:58:00Z"/>
              <w:rFonts w:eastAsiaTheme="minorEastAsia"/>
              <w:noProof/>
            </w:rPr>
          </w:pPr>
          <w:ins w:id="17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"_Toc60992366"</w:instrText>
            </w:r>
            <w:r w:rsidRPr="009011DD">
              <w:rPr>
                <w:rStyle w:val="Hyperlink"/>
                <w:noProof/>
              </w:rPr>
              <w:instrText xml:space="preserve"> </w:instrText>
            </w:r>
            <w:r w:rsidRPr="009011DD">
              <w:rPr>
                <w:rStyle w:val="Hyperlink"/>
                <w:noProof/>
              </w:rPr>
              <w:fldChar w:fldCharType="separate"/>
            </w:r>
            <w:r w:rsidRPr="009011DD">
              <w:rPr>
                <w:rStyle w:val="Hyperlink"/>
                <w:noProof/>
              </w:rPr>
              <w:t>Using PEST to determine HBV parameter values</w:t>
            </w:r>
            <w:r>
              <w:rPr>
                <w:noProof/>
                <w:webHidden/>
              </w:rPr>
              <w:tab/>
            </w:r>
            <w:r>
              <w:rPr>
                <w:noProof/>
                <w:webHidden/>
              </w:rPr>
              <w:fldChar w:fldCharType="begin"/>
            </w:r>
            <w:r>
              <w:rPr>
                <w:noProof/>
                <w:webHidden/>
              </w:rPr>
              <w:instrText xml:space="preserve"> PAGEREF _Toc60992366 \h </w:instrText>
            </w:r>
          </w:ins>
          <w:r>
            <w:rPr>
              <w:noProof/>
              <w:webHidden/>
            </w:rPr>
          </w:r>
          <w:r>
            <w:rPr>
              <w:noProof/>
              <w:webHidden/>
            </w:rPr>
            <w:fldChar w:fldCharType="separate"/>
          </w:r>
          <w:ins w:id="180" w:author="David Conklin" w:date="2021-01-08T09:58:00Z">
            <w:r>
              <w:rPr>
                <w:noProof/>
                <w:webHidden/>
              </w:rPr>
              <w:t>34</w:t>
            </w:r>
            <w:r>
              <w:rPr>
                <w:noProof/>
                <w:webHidden/>
              </w:rPr>
              <w:fldChar w:fldCharType="end"/>
            </w:r>
            <w:r w:rsidRPr="009011DD">
              <w:rPr>
                <w:rStyle w:val="Hyperlink"/>
                <w:noProof/>
              </w:rPr>
              <w:fldChar w:fldCharType="end"/>
            </w:r>
          </w:ins>
        </w:p>
        <w:p w14:paraId="107EFE5B" w14:textId="32957414" w:rsidR="00690ED2" w:rsidRDefault="00690ED2">
          <w:pPr>
            <w:pStyle w:val="TOC2"/>
            <w:tabs>
              <w:tab w:val="right" w:leader="dot" w:pos="9350"/>
            </w:tabs>
            <w:rPr>
              <w:ins w:id="181" w:author="David Conklin" w:date="2021-01-08T09:58:00Z"/>
              <w:rFonts w:eastAsiaTheme="minorEastAsia"/>
              <w:noProof/>
            </w:rPr>
          </w:pPr>
          <w:ins w:id="18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"_Toc60992367"</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_Toc60992367 \h </w:instrText>
            </w:r>
          </w:ins>
          <w:r>
            <w:rPr>
              <w:noProof/>
              <w:webHidden/>
            </w:rPr>
          </w:r>
          <w:r>
            <w:rPr>
              <w:noProof/>
              <w:webHidden/>
            </w:rPr>
            <w:fldChar w:fldCharType="separate"/>
          </w:r>
          <w:ins w:id="183" w:author="David Conklin" w:date="2021-01-08T09:58:00Z">
            <w:r>
              <w:rPr>
                <w:noProof/>
                <w:webHidden/>
              </w:rPr>
              <w:t>34</w:t>
            </w:r>
            <w:r>
              <w:rPr>
                <w:noProof/>
                <w:webHidden/>
              </w:rPr>
              <w:fldChar w:fldCharType="end"/>
            </w:r>
            <w:r w:rsidRPr="009011DD">
              <w:rPr>
                <w:rStyle w:val="Hyperlink"/>
                <w:noProof/>
              </w:rPr>
              <w:fldChar w:fldCharType="end"/>
            </w:r>
          </w:ins>
        </w:p>
        <w:p w14:paraId="72F0921E" w14:textId="2673803C" w:rsidR="00690ED2" w:rsidRDefault="00690ED2">
          <w:pPr>
            <w:pStyle w:val="TOC2"/>
            <w:tabs>
              <w:tab w:val="right" w:leader="dot" w:pos="9350"/>
            </w:tabs>
            <w:rPr>
              <w:ins w:id="184" w:author="David Conklin" w:date="2021-01-08T09:58:00Z"/>
              <w:rFonts w:eastAsiaTheme="minorEastAsia"/>
              <w:noProof/>
            </w:rPr>
          </w:pPr>
          <w:ins w:id="18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"_Toc60992368"</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Calibrating stream temperatures</w:t>
            </w:r>
            <w:r>
              <w:rPr>
                <w:noProof/>
                <w:webHidden/>
              </w:rPr>
              <w:tab/>
            </w:r>
            <w:r>
              <w:rPr>
                <w:noProof/>
                <w:webHidden/>
              </w:rPr>
              <w:fldChar w:fldCharType="begin"/>
            </w:r>
            <w:r>
              <w:rPr>
                <w:noProof/>
                <w:webHidden/>
              </w:rPr>
              <w:instrText xml:space="preserve"> PAGEREF _Toc60992368 \h </w:instrText>
            </w:r>
          </w:ins>
          <w:r>
            <w:rPr>
              <w:noProof/>
              <w:webHidden/>
            </w:rPr>
          </w:r>
          <w:r>
            <w:rPr>
              <w:noProof/>
              <w:webHidden/>
            </w:rPr>
            <w:fldChar w:fldCharType="separate"/>
          </w:r>
          <w:ins w:id="186" w:author="David Conklin" w:date="2021-01-08T09:58:00Z">
            <w:r>
              <w:rPr>
                <w:noProof/>
                <w:webHidden/>
              </w:rPr>
              <w:t>35</w:t>
            </w:r>
            <w:r>
              <w:rPr>
                <w:noProof/>
                <w:webHidden/>
              </w:rPr>
              <w:fldChar w:fldCharType="end"/>
            </w:r>
            <w:r w:rsidRPr="009011DD">
              <w:rPr>
                <w:rStyle w:val="Hyperlink"/>
                <w:noProof/>
              </w:rPr>
              <w:fldChar w:fldCharType="end"/>
            </w:r>
          </w:ins>
        </w:p>
        <w:p w14:paraId="1222776C" w14:textId="7487C505" w:rsidR="00690ED2" w:rsidRDefault="00690ED2">
          <w:pPr>
            <w:pStyle w:val="TOC1"/>
            <w:tabs>
              <w:tab w:val="right" w:leader="dot" w:pos="9350"/>
            </w:tabs>
            <w:rPr>
              <w:ins w:id="187" w:author="David Conklin" w:date="2021-01-08T09:58:00Z"/>
              <w:rFonts w:eastAsiaTheme="minorEastAsia"/>
              <w:noProof/>
            </w:rPr>
          </w:pPr>
          <w:ins w:id="18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"_Toc60992369"</w:instrText>
            </w:r>
            <w:r w:rsidRPr="009011DD">
              <w:rPr>
                <w:rStyle w:val="Hyperlink"/>
                <w:noProof/>
              </w:rPr>
              <w:instrText xml:space="preserve"> </w:instrText>
            </w:r>
            <w:r w:rsidRPr="009011DD">
              <w:rPr>
                <w:rStyle w:val="Hyperlink"/>
                <w:noProof/>
              </w:rPr>
              <w:fldChar w:fldCharType="separate"/>
            </w:r>
            <w:r w:rsidRPr="009011DD">
              <w:rPr>
                <w:rStyle w:val="Hyperlink"/>
                <w:noProof/>
              </w:rPr>
              <w:t>North Santiam study area</w:t>
            </w:r>
            <w:r>
              <w:rPr>
                <w:noProof/>
                <w:webHidden/>
              </w:rPr>
              <w:tab/>
            </w:r>
            <w:r>
              <w:rPr>
                <w:noProof/>
                <w:webHidden/>
              </w:rPr>
              <w:fldChar w:fldCharType="begin"/>
            </w:r>
            <w:r>
              <w:rPr>
                <w:noProof/>
                <w:webHidden/>
              </w:rPr>
              <w:instrText xml:space="preserve"> PAGEREF _Toc60992369 \h </w:instrText>
            </w:r>
          </w:ins>
          <w:r>
            <w:rPr>
              <w:noProof/>
              <w:webHidden/>
            </w:rPr>
          </w:r>
          <w:r>
            <w:rPr>
              <w:noProof/>
              <w:webHidden/>
            </w:rPr>
            <w:fldChar w:fldCharType="separate"/>
          </w:r>
          <w:ins w:id="189" w:author="David Conklin" w:date="2021-01-08T09:58:00Z">
            <w:r>
              <w:rPr>
                <w:noProof/>
                <w:webHidden/>
              </w:rPr>
              <w:t>35</w:t>
            </w:r>
            <w:r>
              <w:rPr>
                <w:noProof/>
                <w:webHidden/>
              </w:rPr>
              <w:fldChar w:fldCharType="end"/>
            </w:r>
            <w:r w:rsidRPr="009011DD">
              <w:rPr>
                <w:rStyle w:val="Hyperlink"/>
                <w:noProof/>
              </w:rPr>
              <w:fldChar w:fldCharType="end"/>
            </w:r>
          </w:ins>
        </w:p>
        <w:p w14:paraId="4F4C1AB6" w14:textId="2336717D" w:rsidR="00690ED2" w:rsidRDefault="00690ED2">
          <w:pPr>
            <w:pStyle w:val="TOC2"/>
            <w:tabs>
              <w:tab w:val="right" w:leader="dot" w:pos="9350"/>
            </w:tabs>
            <w:rPr>
              <w:ins w:id="190" w:author="David Conklin" w:date="2021-01-08T09:58:00Z"/>
              <w:rFonts w:eastAsiaTheme="minorEastAsia"/>
              <w:noProof/>
            </w:rPr>
          </w:pPr>
          <w:ins w:id="19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"_Toc60992370"</w:instrText>
            </w:r>
            <w:r w:rsidRPr="009011DD">
              <w:rPr>
                <w:rStyle w:val="Hyperlink"/>
                <w:noProof/>
              </w:rPr>
              <w:instrText xml:space="preserve"> </w:instrText>
            </w:r>
            <w:r w:rsidRPr="009011DD">
              <w:rPr>
                <w:rStyle w:val="Hyperlink"/>
                <w:noProof/>
              </w:rPr>
              <w:fldChar w:fldCharType="separate"/>
            </w:r>
            <w:r w:rsidRPr="009011DD">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_Toc60992370 \h </w:instrText>
            </w:r>
          </w:ins>
          <w:r>
            <w:rPr>
              <w:noProof/>
              <w:webHidden/>
            </w:rPr>
          </w:r>
          <w:r>
            <w:rPr>
              <w:noProof/>
              <w:webHidden/>
            </w:rPr>
            <w:fldChar w:fldCharType="separate"/>
          </w:r>
          <w:ins w:id="192" w:author="David Conklin" w:date="2021-01-08T09:58:00Z">
            <w:r>
              <w:rPr>
                <w:noProof/>
                <w:webHidden/>
              </w:rPr>
              <w:t>36</w:t>
            </w:r>
            <w:r>
              <w:rPr>
                <w:noProof/>
                <w:webHidden/>
              </w:rPr>
              <w:fldChar w:fldCharType="end"/>
            </w:r>
            <w:r w:rsidRPr="009011DD">
              <w:rPr>
                <w:rStyle w:val="Hyperlink"/>
                <w:noProof/>
              </w:rPr>
              <w:fldChar w:fldCharType="end"/>
            </w:r>
          </w:ins>
        </w:p>
        <w:p w14:paraId="35A9A5F7" w14:textId="48CB35F3" w:rsidR="00690ED2" w:rsidRDefault="00690ED2">
          <w:pPr>
            <w:pStyle w:val="TOC2"/>
            <w:tabs>
              <w:tab w:val="right" w:leader="dot" w:pos="9350"/>
            </w:tabs>
            <w:rPr>
              <w:ins w:id="193" w:author="David Conklin" w:date="2021-01-08T09:58:00Z"/>
              <w:rFonts w:eastAsiaTheme="minorEastAsia"/>
              <w:noProof/>
            </w:rPr>
          </w:pPr>
          <w:ins w:id="19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"_Toc60992371"</w:instrText>
            </w:r>
            <w:r w:rsidRPr="009011DD">
              <w:rPr>
                <w:rStyle w:val="Hyperlink"/>
                <w:noProof/>
              </w:rPr>
              <w:instrText xml:space="preserve"> </w:instrText>
            </w:r>
            <w:r w:rsidRPr="009011DD">
              <w:rPr>
                <w:rStyle w:val="Hyperlink"/>
                <w:noProof/>
              </w:rPr>
              <w:fldChar w:fldCharType="separate"/>
            </w:r>
            <w:r w:rsidRPr="009011DD">
              <w:rPr>
                <w:rStyle w:val="Hyperlink"/>
                <w:noProof/>
              </w:rPr>
              <w:t>Municipal water rights</w:t>
            </w:r>
            <w:r>
              <w:rPr>
                <w:noProof/>
                <w:webHidden/>
              </w:rPr>
              <w:tab/>
            </w:r>
            <w:r>
              <w:rPr>
                <w:noProof/>
                <w:webHidden/>
              </w:rPr>
              <w:fldChar w:fldCharType="begin"/>
            </w:r>
            <w:r>
              <w:rPr>
                <w:noProof/>
                <w:webHidden/>
              </w:rPr>
              <w:instrText xml:space="preserve"> PAGEREF _Toc60992371 \h </w:instrText>
            </w:r>
          </w:ins>
          <w:r>
            <w:rPr>
              <w:noProof/>
              <w:webHidden/>
            </w:rPr>
          </w:r>
          <w:r>
            <w:rPr>
              <w:noProof/>
              <w:webHidden/>
            </w:rPr>
            <w:fldChar w:fldCharType="separate"/>
          </w:r>
          <w:ins w:id="195" w:author="David Conklin" w:date="2021-01-08T09:58:00Z">
            <w:r>
              <w:rPr>
                <w:noProof/>
                <w:webHidden/>
              </w:rPr>
              <w:t>37</w:t>
            </w:r>
            <w:r>
              <w:rPr>
                <w:noProof/>
                <w:webHidden/>
              </w:rPr>
              <w:fldChar w:fldCharType="end"/>
            </w:r>
            <w:r w:rsidRPr="009011DD">
              <w:rPr>
                <w:rStyle w:val="Hyperlink"/>
                <w:noProof/>
              </w:rPr>
              <w:fldChar w:fldCharType="end"/>
            </w:r>
          </w:ins>
        </w:p>
        <w:p w14:paraId="4850B325" w14:textId="5CE4AA8F" w:rsidR="00690ED2" w:rsidRDefault="00690ED2">
          <w:pPr>
            <w:pStyle w:val="TOC1"/>
            <w:tabs>
              <w:tab w:val="right" w:leader="dot" w:pos="9350"/>
            </w:tabs>
            <w:rPr>
              <w:ins w:id="196" w:author="David Conklin" w:date="2021-01-08T09:58:00Z"/>
              <w:rFonts w:eastAsiaTheme="minorEastAsia"/>
              <w:noProof/>
            </w:rPr>
          </w:pPr>
          <w:ins w:id="19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"_Toc60992372"</w:instrText>
            </w:r>
            <w:r w:rsidRPr="009011DD">
              <w:rPr>
                <w:rStyle w:val="Hyperlink"/>
                <w:noProof/>
              </w:rPr>
              <w:instrText xml:space="preserve"> </w:instrText>
            </w:r>
            <w:r w:rsidRPr="009011DD">
              <w:rPr>
                <w:rStyle w:val="Hyperlink"/>
                <w:noProof/>
              </w:rPr>
              <w:fldChar w:fldCharType="separate"/>
            </w:r>
            <w:r w:rsidRPr="009011DD">
              <w:rPr>
                <w:rStyle w:val="Hyperlink"/>
                <w:noProof/>
              </w:rPr>
              <w:t>McKenzie Basin Wetlands Study</w:t>
            </w:r>
            <w:r>
              <w:rPr>
                <w:noProof/>
                <w:webHidden/>
              </w:rPr>
              <w:tab/>
            </w:r>
            <w:r>
              <w:rPr>
                <w:noProof/>
                <w:webHidden/>
              </w:rPr>
              <w:fldChar w:fldCharType="begin"/>
            </w:r>
            <w:r>
              <w:rPr>
                <w:noProof/>
                <w:webHidden/>
              </w:rPr>
              <w:instrText xml:space="preserve"> PAGEREF _Toc60992372 \h </w:instrText>
            </w:r>
          </w:ins>
          <w:r>
            <w:rPr>
              <w:noProof/>
              <w:webHidden/>
            </w:rPr>
          </w:r>
          <w:r>
            <w:rPr>
              <w:noProof/>
              <w:webHidden/>
            </w:rPr>
            <w:fldChar w:fldCharType="separate"/>
          </w:r>
          <w:ins w:id="198" w:author="David Conklin" w:date="2021-01-08T09:58:00Z">
            <w:r>
              <w:rPr>
                <w:noProof/>
                <w:webHidden/>
              </w:rPr>
              <w:t>37</w:t>
            </w:r>
            <w:r>
              <w:rPr>
                <w:noProof/>
                <w:webHidden/>
              </w:rPr>
              <w:fldChar w:fldCharType="end"/>
            </w:r>
            <w:r w:rsidRPr="009011DD">
              <w:rPr>
                <w:rStyle w:val="Hyperlink"/>
                <w:noProof/>
              </w:rPr>
              <w:fldChar w:fldCharType="end"/>
            </w:r>
          </w:ins>
        </w:p>
        <w:p w14:paraId="5AF5780B" w14:textId="62FFD02C" w:rsidR="00690ED2" w:rsidRDefault="00690ED2">
          <w:pPr>
            <w:pStyle w:val="TOC2"/>
            <w:tabs>
              <w:tab w:val="right" w:leader="dot" w:pos="9350"/>
            </w:tabs>
            <w:rPr>
              <w:ins w:id="199" w:author="David Conklin" w:date="2021-01-08T09:58:00Z"/>
              <w:rFonts w:eastAsiaTheme="minorEastAsia"/>
              <w:noProof/>
            </w:rPr>
          </w:pPr>
          <w:ins w:id="20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"_Toc60992373"</w:instrText>
            </w:r>
            <w:r w:rsidRPr="009011DD">
              <w:rPr>
                <w:rStyle w:val="Hyperlink"/>
                <w:noProof/>
              </w:rPr>
              <w:instrText xml:space="preserve"> </w:instrText>
            </w:r>
            <w:r w:rsidRPr="009011DD">
              <w:rPr>
                <w:rStyle w:val="Hyperlink"/>
                <w:noProof/>
              </w:rPr>
              <w:fldChar w:fldCharType="separate"/>
            </w:r>
            <w:r w:rsidRPr="009011DD">
              <w:rPr>
                <w:rStyle w:val="Hyperlink"/>
                <w:noProof/>
              </w:rPr>
              <w:t>Project Overview</w:t>
            </w:r>
            <w:r>
              <w:rPr>
                <w:noProof/>
                <w:webHidden/>
              </w:rPr>
              <w:tab/>
            </w:r>
            <w:r>
              <w:rPr>
                <w:noProof/>
                <w:webHidden/>
              </w:rPr>
              <w:fldChar w:fldCharType="begin"/>
            </w:r>
            <w:r>
              <w:rPr>
                <w:noProof/>
                <w:webHidden/>
              </w:rPr>
              <w:instrText xml:space="preserve"> PAGEREF _Toc60992373 \h </w:instrText>
            </w:r>
          </w:ins>
          <w:r>
            <w:rPr>
              <w:noProof/>
              <w:webHidden/>
            </w:rPr>
          </w:r>
          <w:r>
            <w:rPr>
              <w:noProof/>
              <w:webHidden/>
            </w:rPr>
            <w:fldChar w:fldCharType="separate"/>
          </w:r>
          <w:ins w:id="201" w:author="David Conklin" w:date="2021-01-08T09:58:00Z">
            <w:r>
              <w:rPr>
                <w:noProof/>
                <w:webHidden/>
              </w:rPr>
              <w:t>37</w:t>
            </w:r>
            <w:r>
              <w:rPr>
                <w:noProof/>
                <w:webHidden/>
              </w:rPr>
              <w:fldChar w:fldCharType="end"/>
            </w:r>
            <w:r w:rsidRPr="009011DD">
              <w:rPr>
                <w:rStyle w:val="Hyperlink"/>
                <w:noProof/>
              </w:rPr>
              <w:fldChar w:fldCharType="end"/>
            </w:r>
          </w:ins>
        </w:p>
        <w:p w14:paraId="160B2387" w14:textId="20C1A67A" w:rsidR="00690ED2" w:rsidRDefault="00690ED2">
          <w:pPr>
            <w:pStyle w:val="TOC2"/>
            <w:tabs>
              <w:tab w:val="right" w:leader="dot" w:pos="9350"/>
            </w:tabs>
            <w:rPr>
              <w:ins w:id="202" w:author="David Conklin" w:date="2021-01-08T09:58:00Z"/>
              <w:rFonts w:eastAsiaTheme="minorEastAsia"/>
              <w:noProof/>
            </w:rPr>
          </w:pPr>
          <w:ins w:id="20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"_Toc60992374"</w:instrText>
            </w:r>
            <w:r w:rsidRPr="009011DD">
              <w:rPr>
                <w:rStyle w:val="Hyperlink"/>
                <w:noProof/>
              </w:rPr>
              <w:instrText xml:space="preserve"> </w:instrText>
            </w:r>
            <w:r w:rsidRPr="009011DD">
              <w:rPr>
                <w:rStyle w:val="Hyperlink"/>
                <w:noProof/>
              </w:rPr>
              <w:fldChar w:fldCharType="separate"/>
            </w:r>
            <w:r w:rsidRPr="009011DD">
              <w:rPr>
                <w:rStyle w:val="Hyperlink"/>
                <w:noProof/>
              </w:rPr>
              <w:t>Model and Simulation Overview</w:t>
            </w:r>
            <w:r>
              <w:rPr>
                <w:noProof/>
                <w:webHidden/>
              </w:rPr>
              <w:tab/>
            </w:r>
            <w:r>
              <w:rPr>
                <w:noProof/>
                <w:webHidden/>
              </w:rPr>
              <w:fldChar w:fldCharType="begin"/>
            </w:r>
            <w:r>
              <w:rPr>
                <w:noProof/>
                <w:webHidden/>
              </w:rPr>
              <w:instrText xml:space="preserve"> PAGEREF _Toc60992374 \h </w:instrText>
            </w:r>
          </w:ins>
          <w:r>
            <w:rPr>
              <w:noProof/>
              <w:webHidden/>
            </w:rPr>
          </w:r>
          <w:r>
            <w:rPr>
              <w:noProof/>
              <w:webHidden/>
            </w:rPr>
            <w:fldChar w:fldCharType="separate"/>
          </w:r>
          <w:ins w:id="204" w:author="David Conklin" w:date="2021-01-08T09:58:00Z">
            <w:r>
              <w:rPr>
                <w:noProof/>
                <w:webHidden/>
              </w:rPr>
              <w:t>40</w:t>
            </w:r>
            <w:r>
              <w:rPr>
                <w:noProof/>
                <w:webHidden/>
              </w:rPr>
              <w:fldChar w:fldCharType="end"/>
            </w:r>
            <w:r w:rsidRPr="009011DD">
              <w:rPr>
                <w:rStyle w:val="Hyperlink"/>
                <w:noProof/>
              </w:rPr>
              <w:fldChar w:fldCharType="end"/>
            </w:r>
          </w:ins>
        </w:p>
        <w:p w14:paraId="445EAA3D" w14:textId="0B5BF383" w:rsidR="00690ED2" w:rsidRDefault="00690ED2">
          <w:pPr>
            <w:pStyle w:val="TOC2"/>
            <w:tabs>
              <w:tab w:val="right" w:leader="dot" w:pos="9350"/>
            </w:tabs>
            <w:rPr>
              <w:ins w:id="205" w:author="David Conklin" w:date="2021-01-08T09:58:00Z"/>
              <w:rFonts w:eastAsiaTheme="minorEastAsia"/>
              <w:noProof/>
            </w:rPr>
          </w:pPr>
          <w:ins w:id="20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"_Toc60992375"</w:instrText>
            </w:r>
            <w:r w:rsidRPr="009011DD">
              <w:rPr>
                <w:rStyle w:val="Hyperlink"/>
                <w:noProof/>
              </w:rPr>
              <w:instrText xml:space="preserve"> </w:instrText>
            </w:r>
            <w:r w:rsidRPr="009011DD">
              <w:rPr>
                <w:rStyle w:val="Hyperlink"/>
                <w:noProof/>
              </w:rPr>
              <w:fldChar w:fldCharType="separate"/>
            </w:r>
            <w:r w:rsidRPr="009011DD">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_Toc60992375 \h </w:instrText>
            </w:r>
          </w:ins>
          <w:r>
            <w:rPr>
              <w:noProof/>
              <w:webHidden/>
            </w:rPr>
          </w:r>
          <w:r>
            <w:rPr>
              <w:noProof/>
              <w:webHidden/>
            </w:rPr>
            <w:fldChar w:fldCharType="separate"/>
          </w:r>
          <w:ins w:id="207" w:author="David Conklin" w:date="2021-01-08T09:58:00Z">
            <w:r>
              <w:rPr>
                <w:noProof/>
                <w:webHidden/>
              </w:rPr>
              <w:t>41</w:t>
            </w:r>
            <w:r>
              <w:rPr>
                <w:noProof/>
                <w:webHidden/>
              </w:rPr>
              <w:fldChar w:fldCharType="end"/>
            </w:r>
            <w:r w:rsidRPr="009011DD">
              <w:rPr>
                <w:rStyle w:val="Hyperlink"/>
                <w:noProof/>
              </w:rPr>
              <w:fldChar w:fldCharType="end"/>
            </w:r>
          </w:ins>
        </w:p>
        <w:p w14:paraId="7EB5C8D6" w14:textId="70CBE455" w:rsidR="00690ED2" w:rsidRDefault="00690ED2">
          <w:pPr>
            <w:pStyle w:val="TOC2"/>
            <w:tabs>
              <w:tab w:val="right" w:leader="dot" w:pos="9350"/>
            </w:tabs>
            <w:rPr>
              <w:ins w:id="208" w:author="David Conklin" w:date="2021-01-08T09:58:00Z"/>
              <w:rFonts w:eastAsiaTheme="minorEastAsia"/>
              <w:noProof/>
            </w:rPr>
          </w:pPr>
          <w:ins w:id="209" w:author="David Conklin" w:date="2021-01-08T09:58:00Z">
            <w:r w:rsidRPr="009011DD">
              <w:rPr>
                <w:rStyle w:val="Hyperlink"/>
                <w:noProof/>
              </w:rPr>
              <w:lastRenderedPageBreak/>
              <w:fldChar w:fldCharType="begin"/>
            </w:r>
            <w:r w:rsidRPr="009011DD">
              <w:rPr>
                <w:rStyle w:val="Hyperlink"/>
                <w:noProof/>
              </w:rPr>
              <w:instrText xml:space="preserve"> </w:instrText>
            </w:r>
            <w:r>
              <w:rPr>
                <w:noProof/>
              </w:rPr>
              <w:instrText>HYPERLINK \l "_Toc60992376"</w:instrText>
            </w:r>
            <w:r w:rsidRPr="009011DD">
              <w:rPr>
                <w:rStyle w:val="Hyperlink"/>
                <w:noProof/>
              </w:rPr>
              <w:instrText xml:space="preserve"> </w:instrText>
            </w:r>
            <w:r w:rsidRPr="009011DD">
              <w:rPr>
                <w:rStyle w:val="Hyperlink"/>
                <w:noProof/>
              </w:rPr>
              <w:fldChar w:fldCharType="separate"/>
            </w:r>
            <w:r w:rsidRPr="009011DD">
              <w:rPr>
                <w:rStyle w:val="Hyperlink"/>
                <w:noProof/>
              </w:rPr>
              <w:t>Data changes for better representation of wetlands</w:t>
            </w:r>
            <w:r>
              <w:rPr>
                <w:noProof/>
                <w:webHidden/>
              </w:rPr>
              <w:tab/>
            </w:r>
            <w:r>
              <w:rPr>
                <w:noProof/>
                <w:webHidden/>
              </w:rPr>
              <w:fldChar w:fldCharType="begin"/>
            </w:r>
            <w:r>
              <w:rPr>
                <w:noProof/>
                <w:webHidden/>
              </w:rPr>
              <w:instrText xml:space="preserve"> PAGEREF _Toc60992376 \h </w:instrText>
            </w:r>
          </w:ins>
          <w:r>
            <w:rPr>
              <w:noProof/>
              <w:webHidden/>
            </w:rPr>
          </w:r>
          <w:r>
            <w:rPr>
              <w:noProof/>
              <w:webHidden/>
            </w:rPr>
            <w:fldChar w:fldCharType="separate"/>
          </w:r>
          <w:ins w:id="210" w:author="David Conklin" w:date="2021-01-08T09:58:00Z">
            <w:r>
              <w:rPr>
                <w:noProof/>
                <w:webHidden/>
              </w:rPr>
              <w:t>41</w:t>
            </w:r>
            <w:r>
              <w:rPr>
                <w:noProof/>
                <w:webHidden/>
              </w:rPr>
              <w:fldChar w:fldCharType="end"/>
            </w:r>
            <w:r w:rsidRPr="009011DD">
              <w:rPr>
                <w:rStyle w:val="Hyperlink"/>
                <w:noProof/>
              </w:rPr>
              <w:fldChar w:fldCharType="end"/>
            </w:r>
          </w:ins>
        </w:p>
        <w:p w14:paraId="1EE6C26A" w14:textId="0160470A" w:rsidR="00690ED2" w:rsidRDefault="00690ED2">
          <w:pPr>
            <w:pStyle w:val="TOC2"/>
            <w:tabs>
              <w:tab w:val="right" w:leader="dot" w:pos="9350"/>
            </w:tabs>
            <w:rPr>
              <w:ins w:id="211" w:author="David Conklin" w:date="2021-01-08T09:58:00Z"/>
              <w:rFonts w:eastAsiaTheme="minorEastAsia"/>
              <w:noProof/>
            </w:rPr>
          </w:pPr>
          <w:ins w:id="21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"_Toc60992377"</w:instrText>
            </w:r>
            <w:r w:rsidRPr="009011DD">
              <w:rPr>
                <w:rStyle w:val="Hyperlink"/>
                <w:noProof/>
              </w:rPr>
              <w:instrText xml:space="preserve"> </w:instrText>
            </w:r>
            <w:r w:rsidRPr="009011DD">
              <w:rPr>
                <w:rStyle w:val="Hyperlink"/>
                <w:noProof/>
              </w:rPr>
              <w:fldChar w:fldCharType="separate"/>
            </w:r>
            <w:r w:rsidRPr="009011DD">
              <w:rPr>
                <w:rStyle w:val="Hyperlink"/>
                <w:noProof/>
              </w:rPr>
              <w:t>Projection, Calendar, and Units</w:t>
            </w:r>
            <w:r>
              <w:rPr>
                <w:noProof/>
                <w:webHidden/>
              </w:rPr>
              <w:tab/>
            </w:r>
            <w:r>
              <w:rPr>
                <w:noProof/>
                <w:webHidden/>
              </w:rPr>
              <w:fldChar w:fldCharType="begin"/>
            </w:r>
            <w:r>
              <w:rPr>
                <w:noProof/>
                <w:webHidden/>
              </w:rPr>
              <w:instrText xml:space="preserve"> PAGEREF _Toc60992377 \h </w:instrText>
            </w:r>
          </w:ins>
          <w:r>
            <w:rPr>
              <w:noProof/>
              <w:webHidden/>
            </w:rPr>
          </w:r>
          <w:r>
            <w:rPr>
              <w:noProof/>
              <w:webHidden/>
            </w:rPr>
            <w:fldChar w:fldCharType="separate"/>
          </w:r>
          <w:ins w:id="213" w:author="David Conklin" w:date="2021-01-08T09:58:00Z">
            <w:r>
              <w:rPr>
                <w:noProof/>
                <w:webHidden/>
              </w:rPr>
              <w:t>42</w:t>
            </w:r>
            <w:r>
              <w:rPr>
                <w:noProof/>
                <w:webHidden/>
              </w:rPr>
              <w:fldChar w:fldCharType="end"/>
            </w:r>
            <w:r w:rsidRPr="009011DD">
              <w:rPr>
                <w:rStyle w:val="Hyperlink"/>
                <w:noProof/>
              </w:rPr>
              <w:fldChar w:fldCharType="end"/>
            </w:r>
          </w:ins>
        </w:p>
        <w:p w14:paraId="15BD1BFA" w14:textId="4FAD306C" w:rsidR="00690ED2" w:rsidRDefault="00690ED2">
          <w:pPr>
            <w:pStyle w:val="TOC2"/>
            <w:tabs>
              <w:tab w:val="right" w:leader="dot" w:pos="9350"/>
            </w:tabs>
            <w:rPr>
              <w:ins w:id="214" w:author="David Conklin" w:date="2021-01-08T09:58:00Z"/>
              <w:rFonts w:eastAsiaTheme="minorEastAsia"/>
              <w:noProof/>
            </w:rPr>
          </w:pPr>
          <w:ins w:id="21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"_Toc60992378"</w:instrText>
            </w:r>
            <w:r w:rsidRPr="009011DD">
              <w:rPr>
                <w:rStyle w:val="Hyperlink"/>
                <w:noProof/>
              </w:rPr>
              <w:instrText xml:space="preserve"> </w:instrText>
            </w:r>
            <w:r w:rsidRPr="009011DD">
              <w:rPr>
                <w:rStyle w:val="Hyperlink"/>
                <w:noProof/>
              </w:rPr>
              <w:fldChar w:fldCharType="separate"/>
            </w:r>
            <w:r w:rsidRPr="009011DD">
              <w:rPr>
                <w:rStyle w:val="Hyperlink"/>
                <w:noProof/>
              </w:rPr>
              <w:t>Simulation of changes in wetlands over time</w:t>
            </w:r>
            <w:r>
              <w:rPr>
                <w:noProof/>
                <w:webHidden/>
              </w:rPr>
              <w:tab/>
            </w:r>
            <w:r>
              <w:rPr>
                <w:noProof/>
                <w:webHidden/>
              </w:rPr>
              <w:fldChar w:fldCharType="begin"/>
            </w:r>
            <w:r>
              <w:rPr>
                <w:noProof/>
                <w:webHidden/>
              </w:rPr>
              <w:instrText xml:space="preserve"> PAGEREF _Toc60992378 \h </w:instrText>
            </w:r>
          </w:ins>
          <w:r>
            <w:rPr>
              <w:noProof/>
              <w:webHidden/>
            </w:rPr>
          </w:r>
          <w:r>
            <w:rPr>
              <w:noProof/>
              <w:webHidden/>
            </w:rPr>
            <w:fldChar w:fldCharType="separate"/>
          </w:r>
          <w:ins w:id="216" w:author="David Conklin" w:date="2021-01-08T09:58:00Z">
            <w:r>
              <w:rPr>
                <w:noProof/>
                <w:webHidden/>
              </w:rPr>
              <w:t>42</w:t>
            </w:r>
            <w:r>
              <w:rPr>
                <w:noProof/>
                <w:webHidden/>
              </w:rPr>
              <w:fldChar w:fldCharType="end"/>
            </w:r>
            <w:r w:rsidRPr="009011DD">
              <w:rPr>
                <w:rStyle w:val="Hyperlink"/>
                <w:noProof/>
              </w:rPr>
              <w:fldChar w:fldCharType="end"/>
            </w:r>
          </w:ins>
        </w:p>
        <w:p w14:paraId="12E6F388" w14:textId="3F6EE30F" w:rsidR="00690ED2" w:rsidRDefault="00690ED2">
          <w:pPr>
            <w:pStyle w:val="TOC2"/>
            <w:tabs>
              <w:tab w:val="right" w:leader="dot" w:pos="9350"/>
            </w:tabs>
            <w:rPr>
              <w:ins w:id="217" w:author="David Conklin" w:date="2021-01-08T09:58:00Z"/>
              <w:rFonts w:eastAsiaTheme="minorEastAsia"/>
              <w:noProof/>
            </w:rPr>
          </w:pPr>
          <w:ins w:id="21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"_Toc60992379"</w:instrText>
            </w:r>
            <w:r w:rsidRPr="009011DD">
              <w:rPr>
                <w:rStyle w:val="Hyperlink"/>
                <w:noProof/>
              </w:rPr>
              <w:instrText xml:space="preserve"> </w:instrText>
            </w:r>
            <w:r w:rsidRPr="009011DD">
              <w:rPr>
                <w:rStyle w:val="Hyperlink"/>
                <w:noProof/>
              </w:rPr>
              <w:fldChar w:fldCharType="separate"/>
            </w:r>
            <w:r w:rsidRPr="009011DD">
              <w:rPr>
                <w:rStyle w:val="Hyperlink"/>
                <w:noProof/>
              </w:rPr>
              <w:t>How wetlands are represented in the model</w:t>
            </w:r>
            <w:r>
              <w:rPr>
                <w:noProof/>
                <w:webHidden/>
              </w:rPr>
              <w:tab/>
            </w:r>
            <w:r>
              <w:rPr>
                <w:noProof/>
                <w:webHidden/>
              </w:rPr>
              <w:fldChar w:fldCharType="begin"/>
            </w:r>
            <w:r>
              <w:rPr>
                <w:noProof/>
                <w:webHidden/>
              </w:rPr>
              <w:instrText xml:space="preserve"> PAGEREF _Toc60992379 \h </w:instrText>
            </w:r>
          </w:ins>
          <w:r>
            <w:rPr>
              <w:noProof/>
              <w:webHidden/>
            </w:rPr>
          </w:r>
          <w:r>
            <w:rPr>
              <w:noProof/>
              <w:webHidden/>
            </w:rPr>
            <w:fldChar w:fldCharType="separate"/>
          </w:r>
          <w:ins w:id="219" w:author="David Conklin" w:date="2021-01-08T09:58:00Z">
            <w:r>
              <w:rPr>
                <w:noProof/>
                <w:webHidden/>
              </w:rPr>
              <w:t>42</w:t>
            </w:r>
            <w:r>
              <w:rPr>
                <w:noProof/>
                <w:webHidden/>
              </w:rPr>
              <w:fldChar w:fldCharType="end"/>
            </w:r>
            <w:r w:rsidRPr="009011DD">
              <w:rPr>
                <w:rStyle w:val="Hyperlink"/>
                <w:noProof/>
              </w:rPr>
              <w:fldChar w:fldCharType="end"/>
            </w:r>
          </w:ins>
        </w:p>
        <w:p w14:paraId="4119543D" w14:textId="7D1019B2" w:rsidR="00690ED2" w:rsidRDefault="00690ED2">
          <w:pPr>
            <w:pStyle w:val="TOC2"/>
            <w:tabs>
              <w:tab w:val="right" w:leader="dot" w:pos="9350"/>
            </w:tabs>
            <w:rPr>
              <w:ins w:id="220" w:author="David Conklin" w:date="2021-01-08T09:58:00Z"/>
              <w:rFonts w:eastAsiaTheme="minorEastAsia"/>
              <w:noProof/>
            </w:rPr>
          </w:pPr>
          <w:ins w:id="22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"_Toc60992380"</w:instrText>
            </w:r>
            <w:r w:rsidRPr="009011DD">
              <w:rPr>
                <w:rStyle w:val="Hyperlink"/>
                <w:noProof/>
              </w:rPr>
              <w:instrText xml:space="preserve"> </w:instrText>
            </w:r>
            <w:r w:rsidRPr="009011DD">
              <w:rPr>
                <w:rStyle w:val="Hyperlink"/>
                <w:noProof/>
              </w:rPr>
              <w:fldChar w:fldCharType="separate"/>
            </w:r>
            <w:r w:rsidRPr="009011DD">
              <w:rPr>
                <w:rStyle w:val="Hyperlink"/>
                <w:noProof/>
              </w:rPr>
              <w:t>Attributes of interest in the wetlands study</w:t>
            </w:r>
            <w:r>
              <w:rPr>
                <w:noProof/>
                <w:webHidden/>
              </w:rPr>
              <w:tab/>
            </w:r>
            <w:r>
              <w:rPr>
                <w:noProof/>
                <w:webHidden/>
              </w:rPr>
              <w:fldChar w:fldCharType="begin"/>
            </w:r>
            <w:r>
              <w:rPr>
                <w:noProof/>
                <w:webHidden/>
              </w:rPr>
              <w:instrText xml:space="preserve"> PAGEREF _Toc60992380 \h </w:instrText>
            </w:r>
          </w:ins>
          <w:r>
            <w:rPr>
              <w:noProof/>
              <w:webHidden/>
            </w:rPr>
          </w:r>
          <w:r>
            <w:rPr>
              <w:noProof/>
              <w:webHidden/>
            </w:rPr>
            <w:fldChar w:fldCharType="separate"/>
          </w:r>
          <w:ins w:id="222" w:author="David Conklin" w:date="2021-01-08T09:58:00Z">
            <w:r>
              <w:rPr>
                <w:noProof/>
                <w:webHidden/>
              </w:rPr>
              <w:t>44</w:t>
            </w:r>
            <w:r>
              <w:rPr>
                <w:noProof/>
                <w:webHidden/>
              </w:rPr>
              <w:fldChar w:fldCharType="end"/>
            </w:r>
            <w:r w:rsidRPr="009011DD">
              <w:rPr>
                <w:rStyle w:val="Hyperlink"/>
                <w:noProof/>
              </w:rPr>
              <w:fldChar w:fldCharType="end"/>
            </w:r>
          </w:ins>
        </w:p>
        <w:p w14:paraId="03C18BF8" w14:textId="1999F24C" w:rsidR="00690ED2" w:rsidRDefault="00690ED2">
          <w:pPr>
            <w:pStyle w:val="TOC2"/>
            <w:tabs>
              <w:tab w:val="right" w:leader="dot" w:pos="9350"/>
            </w:tabs>
            <w:rPr>
              <w:ins w:id="223" w:author="David Conklin" w:date="2021-01-08T09:58:00Z"/>
              <w:rFonts w:eastAsiaTheme="minorEastAsia"/>
              <w:noProof/>
            </w:rPr>
          </w:pPr>
          <w:ins w:id="22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"_Toc60992381"</w:instrText>
            </w:r>
            <w:r w:rsidRPr="009011DD">
              <w:rPr>
                <w:rStyle w:val="Hyperlink"/>
                <w:noProof/>
              </w:rPr>
              <w:instrText xml:space="preserve"> </w:instrText>
            </w:r>
            <w:r w:rsidRPr="009011DD">
              <w:rPr>
                <w:rStyle w:val="Hyperlink"/>
                <w:noProof/>
              </w:rPr>
              <w:fldChar w:fldCharType="separate"/>
            </w:r>
            <w:r w:rsidRPr="009011DD">
              <w:rPr>
                <w:rStyle w:val="Hyperlink"/>
                <w:noProof/>
              </w:rPr>
              <w:t>A WETNESS attribute</w:t>
            </w:r>
            <w:r>
              <w:rPr>
                <w:noProof/>
                <w:webHidden/>
              </w:rPr>
              <w:tab/>
            </w:r>
            <w:r>
              <w:rPr>
                <w:noProof/>
                <w:webHidden/>
              </w:rPr>
              <w:fldChar w:fldCharType="begin"/>
            </w:r>
            <w:r>
              <w:rPr>
                <w:noProof/>
                <w:webHidden/>
              </w:rPr>
              <w:instrText xml:space="preserve"> PAGEREF _Toc60992381 \h </w:instrText>
            </w:r>
          </w:ins>
          <w:r>
            <w:rPr>
              <w:noProof/>
              <w:webHidden/>
            </w:rPr>
          </w:r>
          <w:r>
            <w:rPr>
              <w:noProof/>
              <w:webHidden/>
            </w:rPr>
            <w:fldChar w:fldCharType="separate"/>
          </w:r>
          <w:ins w:id="225" w:author="David Conklin" w:date="2021-01-08T09:58:00Z">
            <w:r>
              <w:rPr>
                <w:noProof/>
                <w:webHidden/>
              </w:rPr>
              <w:t>44</w:t>
            </w:r>
            <w:r>
              <w:rPr>
                <w:noProof/>
                <w:webHidden/>
              </w:rPr>
              <w:fldChar w:fldCharType="end"/>
            </w:r>
            <w:r w:rsidRPr="009011DD">
              <w:rPr>
                <w:rStyle w:val="Hyperlink"/>
                <w:noProof/>
              </w:rPr>
              <w:fldChar w:fldCharType="end"/>
            </w:r>
          </w:ins>
        </w:p>
        <w:p w14:paraId="33235A79" w14:textId="0835C7D9" w:rsidR="00690ED2" w:rsidRDefault="00690ED2">
          <w:pPr>
            <w:pStyle w:val="TOC2"/>
            <w:tabs>
              <w:tab w:val="right" w:leader="dot" w:pos="9350"/>
            </w:tabs>
            <w:rPr>
              <w:ins w:id="226" w:author="David Conklin" w:date="2021-01-08T09:58:00Z"/>
              <w:rFonts w:eastAsiaTheme="minorEastAsia"/>
              <w:noProof/>
            </w:rPr>
          </w:pPr>
          <w:ins w:id="22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"_Toc60992382"</w:instrText>
            </w:r>
            <w:r w:rsidRPr="009011DD">
              <w:rPr>
                <w:rStyle w:val="Hyperlink"/>
                <w:noProof/>
              </w:rPr>
              <w:instrText xml:space="preserve"> </w:instrText>
            </w:r>
            <w:r w:rsidRPr="009011DD">
              <w:rPr>
                <w:rStyle w:val="Hyperlink"/>
                <w:noProof/>
              </w:rPr>
              <w:fldChar w:fldCharType="separate"/>
            </w:r>
            <w:r w:rsidRPr="009011DD">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_Toc60992382 \h </w:instrText>
            </w:r>
          </w:ins>
          <w:r>
            <w:rPr>
              <w:noProof/>
              <w:webHidden/>
            </w:rPr>
          </w:r>
          <w:r>
            <w:rPr>
              <w:noProof/>
              <w:webHidden/>
            </w:rPr>
            <w:fldChar w:fldCharType="separate"/>
          </w:r>
          <w:ins w:id="228" w:author="David Conklin" w:date="2021-01-08T09:58:00Z">
            <w:r>
              <w:rPr>
                <w:noProof/>
                <w:webHidden/>
              </w:rPr>
              <w:t>45</w:t>
            </w:r>
            <w:r>
              <w:rPr>
                <w:noProof/>
                <w:webHidden/>
              </w:rPr>
              <w:fldChar w:fldCharType="end"/>
            </w:r>
            <w:r w:rsidRPr="009011DD">
              <w:rPr>
                <w:rStyle w:val="Hyperlink"/>
                <w:noProof/>
              </w:rPr>
              <w:fldChar w:fldCharType="end"/>
            </w:r>
          </w:ins>
        </w:p>
        <w:p w14:paraId="6E52A254" w14:textId="077798B8" w:rsidR="00690ED2" w:rsidRDefault="00690ED2">
          <w:pPr>
            <w:pStyle w:val="TOC3"/>
            <w:tabs>
              <w:tab w:val="right" w:leader="dot" w:pos="9350"/>
            </w:tabs>
            <w:rPr>
              <w:ins w:id="229" w:author="David Conklin" w:date="2021-01-08T09:58:00Z"/>
              <w:rFonts w:eastAsiaTheme="minorEastAsia"/>
              <w:noProof/>
            </w:rPr>
          </w:pPr>
          <w:ins w:id="23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"_Toc60992383"</w:instrText>
            </w:r>
            <w:r w:rsidRPr="009011DD">
              <w:rPr>
                <w:rStyle w:val="Hyperlink"/>
                <w:noProof/>
              </w:rPr>
              <w:instrText xml:space="preserve"> </w:instrText>
            </w:r>
            <w:r w:rsidRPr="009011DD">
              <w:rPr>
                <w:rStyle w:val="Hyperlink"/>
                <w:noProof/>
              </w:rPr>
              <w:fldChar w:fldCharType="separate"/>
            </w:r>
            <w:r w:rsidRPr="009011DD">
              <w:rPr>
                <w:rStyle w:val="Hyperlink"/>
                <w:noProof/>
              </w:rPr>
              <w:t>Wetland IDU parameters</w:t>
            </w:r>
            <w:r>
              <w:rPr>
                <w:noProof/>
                <w:webHidden/>
              </w:rPr>
              <w:tab/>
            </w:r>
            <w:r>
              <w:rPr>
                <w:noProof/>
                <w:webHidden/>
              </w:rPr>
              <w:fldChar w:fldCharType="begin"/>
            </w:r>
            <w:r>
              <w:rPr>
                <w:noProof/>
                <w:webHidden/>
              </w:rPr>
              <w:instrText xml:space="preserve"> PAGEREF _Toc60992383 \h </w:instrText>
            </w:r>
          </w:ins>
          <w:r>
            <w:rPr>
              <w:noProof/>
              <w:webHidden/>
            </w:rPr>
          </w:r>
          <w:r>
            <w:rPr>
              <w:noProof/>
              <w:webHidden/>
            </w:rPr>
            <w:fldChar w:fldCharType="separate"/>
          </w:r>
          <w:ins w:id="231" w:author="David Conklin" w:date="2021-01-08T09:58:00Z">
            <w:r>
              <w:rPr>
                <w:noProof/>
                <w:webHidden/>
              </w:rPr>
              <w:t>45</w:t>
            </w:r>
            <w:r>
              <w:rPr>
                <w:noProof/>
                <w:webHidden/>
              </w:rPr>
              <w:fldChar w:fldCharType="end"/>
            </w:r>
            <w:r w:rsidRPr="009011DD">
              <w:rPr>
                <w:rStyle w:val="Hyperlink"/>
                <w:noProof/>
              </w:rPr>
              <w:fldChar w:fldCharType="end"/>
            </w:r>
          </w:ins>
        </w:p>
        <w:p w14:paraId="732A7091" w14:textId="50EA4BC7" w:rsidR="00690ED2" w:rsidRDefault="00690ED2">
          <w:pPr>
            <w:pStyle w:val="TOC3"/>
            <w:tabs>
              <w:tab w:val="right" w:leader="dot" w:pos="9350"/>
            </w:tabs>
            <w:rPr>
              <w:ins w:id="232" w:author="David Conklin" w:date="2021-01-08T09:58:00Z"/>
              <w:rFonts w:eastAsiaTheme="minorEastAsia"/>
              <w:noProof/>
            </w:rPr>
          </w:pPr>
          <w:ins w:id="23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"_Toc60992384"</w:instrText>
            </w:r>
            <w:r w:rsidRPr="009011DD">
              <w:rPr>
                <w:rStyle w:val="Hyperlink"/>
                <w:noProof/>
              </w:rPr>
              <w:instrText xml:space="preserve"> </w:instrText>
            </w:r>
            <w:r w:rsidRPr="009011DD">
              <w:rPr>
                <w:rStyle w:val="Hyperlink"/>
                <w:noProof/>
              </w:rPr>
              <w:fldChar w:fldCharType="separate"/>
            </w:r>
            <w:r w:rsidRPr="009011DD">
              <w:rPr>
                <w:rStyle w:val="Hyperlink"/>
                <w:noProof/>
              </w:rPr>
              <w:t>Reach parameters</w:t>
            </w:r>
            <w:r>
              <w:rPr>
                <w:noProof/>
                <w:webHidden/>
              </w:rPr>
              <w:tab/>
            </w:r>
            <w:r>
              <w:rPr>
                <w:noProof/>
                <w:webHidden/>
              </w:rPr>
              <w:fldChar w:fldCharType="begin"/>
            </w:r>
            <w:r>
              <w:rPr>
                <w:noProof/>
                <w:webHidden/>
              </w:rPr>
              <w:instrText xml:space="preserve"> PAGEREF _Toc60992384 \h </w:instrText>
            </w:r>
          </w:ins>
          <w:r>
            <w:rPr>
              <w:noProof/>
              <w:webHidden/>
            </w:rPr>
          </w:r>
          <w:r>
            <w:rPr>
              <w:noProof/>
              <w:webHidden/>
            </w:rPr>
            <w:fldChar w:fldCharType="separate"/>
          </w:r>
          <w:ins w:id="234" w:author="David Conklin" w:date="2021-01-08T09:58:00Z">
            <w:r>
              <w:rPr>
                <w:noProof/>
                <w:webHidden/>
              </w:rPr>
              <w:t>45</w:t>
            </w:r>
            <w:r>
              <w:rPr>
                <w:noProof/>
                <w:webHidden/>
              </w:rPr>
              <w:fldChar w:fldCharType="end"/>
            </w:r>
            <w:r w:rsidRPr="009011DD">
              <w:rPr>
                <w:rStyle w:val="Hyperlink"/>
                <w:noProof/>
              </w:rPr>
              <w:fldChar w:fldCharType="end"/>
            </w:r>
          </w:ins>
        </w:p>
        <w:p w14:paraId="3E2D54DA" w14:textId="4DFD7032" w:rsidR="00690ED2" w:rsidRDefault="00690ED2">
          <w:pPr>
            <w:pStyle w:val="TOC2"/>
            <w:tabs>
              <w:tab w:val="right" w:leader="dot" w:pos="9350"/>
            </w:tabs>
            <w:rPr>
              <w:ins w:id="235" w:author="David Conklin" w:date="2021-01-08T09:58:00Z"/>
              <w:rFonts w:eastAsiaTheme="minorEastAsia"/>
              <w:noProof/>
            </w:rPr>
          </w:pPr>
          <w:ins w:id="23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"_Toc60992385"</w:instrText>
            </w:r>
            <w:r w:rsidRPr="009011DD">
              <w:rPr>
                <w:rStyle w:val="Hyperlink"/>
                <w:noProof/>
              </w:rPr>
              <w:instrText xml:space="preserve"> </w:instrText>
            </w:r>
            <w:r w:rsidRPr="009011DD">
              <w:rPr>
                <w:rStyle w:val="Hyperlink"/>
                <w:noProof/>
              </w:rPr>
              <w:fldChar w:fldCharType="separate"/>
            </w:r>
            <w:r w:rsidRPr="009011DD">
              <w:rPr>
                <w:rStyle w:val="Hyperlink"/>
                <w:noProof/>
              </w:rPr>
              <w:t>Loss (or gain) of wetlands</w:t>
            </w:r>
            <w:r>
              <w:rPr>
                <w:noProof/>
                <w:webHidden/>
              </w:rPr>
              <w:tab/>
            </w:r>
            <w:r>
              <w:rPr>
                <w:noProof/>
                <w:webHidden/>
              </w:rPr>
              <w:fldChar w:fldCharType="begin"/>
            </w:r>
            <w:r>
              <w:rPr>
                <w:noProof/>
                <w:webHidden/>
              </w:rPr>
              <w:instrText xml:space="preserve"> PAGEREF _Toc60992385 \h </w:instrText>
            </w:r>
          </w:ins>
          <w:r>
            <w:rPr>
              <w:noProof/>
              <w:webHidden/>
            </w:rPr>
          </w:r>
          <w:r>
            <w:rPr>
              <w:noProof/>
              <w:webHidden/>
            </w:rPr>
            <w:fldChar w:fldCharType="separate"/>
          </w:r>
          <w:ins w:id="237" w:author="David Conklin" w:date="2021-01-08T09:58:00Z">
            <w:r>
              <w:rPr>
                <w:noProof/>
                <w:webHidden/>
              </w:rPr>
              <w:t>46</w:t>
            </w:r>
            <w:r>
              <w:rPr>
                <w:noProof/>
                <w:webHidden/>
              </w:rPr>
              <w:fldChar w:fldCharType="end"/>
            </w:r>
            <w:r w:rsidRPr="009011DD">
              <w:rPr>
                <w:rStyle w:val="Hyperlink"/>
                <w:noProof/>
              </w:rPr>
              <w:fldChar w:fldCharType="end"/>
            </w:r>
          </w:ins>
        </w:p>
        <w:p w14:paraId="6C1CF181" w14:textId="56783746" w:rsidR="00690ED2" w:rsidRDefault="00690ED2">
          <w:pPr>
            <w:pStyle w:val="TOC2"/>
            <w:tabs>
              <w:tab w:val="right" w:leader="dot" w:pos="9350"/>
            </w:tabs>
            <w:rPr>
              <w:ins w:id="238" w:author="David Conklin" w:date="2021-01-08T09:58:00Z"/>
              <w:rFonts w:eastAsiaTheme="minorEastAsia"/>
              <w:noProof/>
            </w:rPr>
          </w:pPr>
          <w:ins w:id="23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"_Toc60992386"</w:instrText>
            </w:r>
            <w:r w:rsidRPr="009011DD">
              <w:rPr>
                <w:rStyle w:val="Hyperlink"/>
                <w:noProof/>
              </w:rPr>
              <w:instrText xml:space="preserve"> </w:instrText>
            </w:r>
            <w:r w:rsidRPr="009011DD">
              <w:rPr>
                <w:rStyle w:val="Hyperlink"/>
                <w:noProof/>
              </w:rPr>
              <w:fldChar w:fldCharType="separate"/>
            </w:r>
            <w:r w:rsidRPr="009011DD">
              <w:rPr>
                <w:rStyle w:val="Hyperlink"/>
                <w:noProof/>
              </w:rPr>
              <w:t>Reality check</w:t>
            </w:r>
            <w:r>
              <w:rPr>
                <w:noProof/>
                <w:webHidden/>
              </w:rPr>
              <w:tab/>
            </w:r>
            <w:r>
              <w:rPr>
                <w:noProof/>
                <w:webHidden/>
              </w:rPr>
              <w:fldChar w:fldCharType="begin"/>
            </w:r>
            <w:r>
              <w:rPr>
                <w:noProof/>
                <w:webHidden/>
              </w:rPr>
              <w:instrText xml:space="preserve"> PAGEREF _Toc60992386 \h </w:instrText>
            </w:r>
          </w:ins>
          <w:r>
            <w:rPr>
              <w:noProof/>
              <w:webHidden/>
            </w:rPr>
          </w:r>
          <w:r>
            <w:rPr>
              <w:noProof/>
              <w:webHidden/>
            </w:rPr>
            <w:fldChar w:fldCharType="separate"/>
          </w:r>
          <w:ins w:id="240" w:author="David Conklin" w:date="2021-01-08T09:58:00Z">
            <w:r>
              <w:rPr>
                <w:noProof/>
                <w:webHidden/>
              </w:rPr>
              <w:t>46</w:t>
            </w:r>
            <w:r>
              <w:rPr>
                <w:noProof/>
                <w:webHidden/>
              </w:rPr>
              <w:fldChar w:fldCharType="end"/>
            </w:r>
            <w:r w:rsidRPr="009011DD">
              <w:rPr>
                <w:rStyle w:val="Hyperlink"/>
                <w:noProof/>
              </w:rPr>
              <w:fldChar w:fldCharType="end"/>
            </w:r>
          </w:ins>
        </w:p>
        <w:p w14:paraId="2D69D88D" w14:textId="57422515" w:rsidR="00690ED2" w:rsidRDefault="00690ED2">
          <w:pPr>
            <w:pStyle w:val="TOC2"/>
            <w:tabs>
              <w:tab w:val="right" w:leader="dot" w:pos="9350"/>
            </w:tabs>
            <w:rPr>
              <w:ins w:id="241" w:author="David Conklin" w:date="2021-01-08T09:58:00Z"/>
              <w:rFonts w:eastAsiaTheme="minorEastAsia"/>
              <w:noProof/>
            </w:rPr>
          </w:pPr>
          <w:ins w:id="24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"_Toc60992387"</w:instrText>
            </w:r>
            <w:r w:rsidRPr="009011DD">
              <w:rPr>
                <w:rStyle w:val="Hyperlink"/>
                <w:noProof/>
              </w:rPr>
              <w:instrText xml:space="preserve"> </w:instrText>
            </w:r>
            <w:r w:rsidRPr="009011DD">
              <w:rPr>
                <w:rStyle w:val="Hyperlink"/>
                <w:noProof/>
              </w:rPr>
              <w:fldChar w:fldCharType="separate"/>
            </w:r>
            <w:r w:rsidRPr="009011DD">
              <w:rPr>
                <w:rStyle w:val="Hyperlink"/>
                <w:noProof/>
              </w:rPr>
              <w:t>High Cascades Springs</w:t>
            </w:r>
            <w:r>
              <w:rPr>
                <w:noProof/>
                <w:webHidden/>
              </w:rPr>
              <w:tab/>
            </w:r>
            <w:r>
              <w:rPr>
                <w:noProof/>
                <w:webHidden/>
              </w:rPr>
              <w:fldChar w:fldCharType="begin"/>
            </w:r>
            <w:r>
              <w:rPr>
                <w:noProof/>
                <w:webHidden/>
              </w:rPr>
              <w:instrText xml:space="preserve"> PAGEREF _Toc60992387 \h </w:instrText>
            </w:r>
          </w:ins>
          <w:r>
            <w:rPr>
              <w:noProof/>
              <w:webHidden/>
            </w:rPr>
          </w:r>
          <w:r>
            <w:rPr>
              <w:noProof/>
              <w:webHidden/>
            </w:rPr>
            <w:fldChar w:fldCharType="separate"/>
          </w:r>
          <w:ins w:id="243" w:author="David Conklin" w:date="2021-01-08T09:58:00Z">
            <w:r>
              <w:rPr>
                <w:noProof/>
                <w:webHidden/>
              </w:rPr>
              <w:t>48</w:t>
            </w:r>
            <w:r>
              <w:rPr>
                <w:noProof/>
                <w:webHidden/>
              </w:rPr>
              <w:fldChar w:fldCharType="end"/>
            </w:r>
            <w:r w:rsidRPr="009011DD">
              <w:rPr>
                <w:rStyle w:val="Hyperlink"/>
                <w:noProof/>
              </w:rPr>
              <w:fldChar w:fldCharType="end"/>
            </w:r>
          </w:ins>
        </w:p>
        <w:p w14:paraId="50A56845" w14:textId="54CDCE5E" w:rsidR="00690ED2" w:rsidRDefault="00690ED2">
          <w:pPr>
            <w:pStyle w:val="TOC2"/>
            <w:tabs>
              <w:tab w:val="right" w:leader="dot" w:pos="9350"/>
            </w:tabs>
            <w:rPr>
              <w:ins w:id="244" w:author="David Conklin" w:date="2021-01-08T09:58:00Z"/>
              <w:rFonts w:eastAsiaTheme="minorEastAsia"/>
              <w:noProof/>
            </w:rPr>
          </w:pPr>
          <w:ins w:id="24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"_Toc60992388"</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Calibration and simulation skill</w:t>
            </w:r>
            <w:r>
              <w:rPr>
                <w:noProof/>
                <w:webHidden/>
              </w:rPr>
              <w:tab/>
            </w:r>
            <w:r>
              <w:rPr>
                <w:noProof/>
                <w:webHidden/>
              </w:rPr>
              <w:fldChar w:fldCharType="begin"/>
            </w:r>
            <w:r>
              <w:rPr>
                <w:noProof/>
                <w:webHidden/>
              </w:rPr>
              <w:instrText xml:space="preserve"> PAGEREF _Toc60992388 \h </w:instrText>
            </w:r>
          </w:ins>
          <w:r>
            <w:rPr>
              <w:noProof/>
              <w:webHidden/>
            </w:rPr>
          </w:r>
          <w:r>
            <w:rPr>
              <w:noProof/>
              <w:webHidden/>
            </w:rPr>
            <w:fldChar w:fldCharType="separate"/>
          </w:r>
          <w:ins w:id="246" w:author="David Conklin" w:date="2021-01-08T09:58:00Z">
            <w:r>
              <w:rPr>
                <w:noProof/>
                <w:webHidden/>
              </w:rPr>
              <w:t>49</w:t>
            </w:r>
            <w:r>
              <w:rPr>
                <w:noProof/>
                <w:webHidden/>
              </w:rPr>
              <w:fldChar w:fldCharType="end"/>
            </w:r>
            <w:r w:rsidRPr="009011DD">
              <w:rPr>
                <w:rStyle w:val="Hyperlink"/>
                <w:noProof/>
              </w:rPr>
              <w:fldChar w:fldCharType="end"/>
            </w:r>
          </w:ins>
        </w:p>
        <w:p w14:paraId="749E111B" w14:textId="28787CD7" w:rsidR="00690ED2" w:rsidRDefault="00690ED2">
          <w:pPr>
            <w:pStyle w:val="TOC2"/>
            <w:tabs>
              <w:tab w:val="right" w:leader="dot" w:pos="9350"/>
            </w:tabs>
            <w:rPr>
              <w:ins w:id="247" w:author="David Conklin" w:date="2021-01-08T09:58:00Z"/>
              <w:rFonts w:eastAsiaTheme="minorEastAsia"/>
              <w:noProof/>
            </w:rPr>
          </w:pPr>
          <w:ins w:id="24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"_Toc60992389"</w:instrText>
            </w:r>
            <w:r w:rsidRPr="009011DD">
              <w:rPr>
                <w:rStyle w:val="Hyperlink"/>
                <w:noProof/>
              </w:rPr>
              <w:instrText xml:space="preserve"> </w:instrText>
            </w:r>
            <w:r w:rsidRPr="009011DD">
              <w:rPr>
                <w:rStyle w:val="Hyperlink"/>
                <w:noProof/>
              </w:rPr>
              <w:fldChar w:fldCharType="separate"/>
            </w:r>
            <w:r w:rsidRPr="009011DD">
              <w:rPr>
                <w:rStyle w:val="Hyperlink"/>
                <w:noProof/>
              </w:rPr>
              <w:t>Analysis of locations where the model has low skill</w:t>
            </w:r>
            <w:r>
              <w:rPr>
                <w:noProof/>
                <w:webHidden/>
              </w:rPr>
              <w:tab/>
            </w:r>
            <w:r>
              <w:rPr>
                <w:noProof/>
                <w:webHidden/>
              </w:rPr>
              <w:fldChar w:fldCharType="begin"/>
            </w:r>
            <w:r>
              <w:rPr>
                <w:noProof/>
                <w:webHidden/>
              </w:rPr>
              <w:instrText xml:space="preserve"> PAGEREF _Toc60992389 \h </w:instrText>
            </w:r>
          </w:ins>
          <w:r>
            <w:rPr>
              <w:noProof/>
              <w:webHidden/>
            </w:rPr>
          </w:r>
          <w:r>
            <w:rPr>
              <w:noProof/>
              <w:webHidden/>
            </w:rPr>
            <w:fldChar w:fldCharType="separate"/>
          </w:r>
          <w:ins w:id="249" w:author="David Conklin" w:date="2021-01-08T09:58:00Z">
            <w:r>
              <w:rPr>
                <w:noProof/>
                <w:webHidden/>
              </w:rPr>
              <w:t>53</w:t>
            </w:r>
            <w:r>
              <w:rPr>
                <w:noProof/>
                <w:webHidden/>
              </w:rPr>
              <w:fldChar w:fldCharType="end"/>
            </w:r>
            <w:r w:rsidRPr="009011DD">
              <w:rPr>
                <w:rStyle w:val="Hyperlink"/>
                <w:noProof/>
              </w:rPr>
              <w:fldChar w:fldCharType="end"/>
            </w:r>
          </w:ins>
        </w:p>
        <w:p w14:paraId="6F03242E" w14:textId="0FEF2259" w:rsidR="00690ED2" w:rsidRDefault="00690ED2">
          <w:pPr>
            <w:pStyle w:val="TOC2"/>
            <w:tabs>
              <w:tab w:val="right" w:leader="dot" w:pos="9350"/>
            </w:tabs>
            <w:rPr>
              <w:ins w:id="250" w:author="David Conklin" w:date="2021-01-08T09:58:00Z"/>
              <w:rFonts w:eastAsiaTheme="minorEastAsia"/>
              <w:noProof/>
            </w:rPr>
          </w:pPr>
          <w:ins w:id="25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"_Toc60992390"</w:instrText>
            </w:r>
            <w:r w:rsidRPr="009011DD">
              <w:rPr>
                <w:rStyle w:val="Hyperlink"/>
                <w:noProof/>
              </w:rPr>
              <w:instrText xml:space="preserve"> </w:instrText>
            </w:r>
            <w:r w:rsidRPr="009011DD">
              <w:rPr>
                <w:rStyle w:val="Hyperlink"/>
                <w:noProof/>
              </w:rPr>
              <w:fldChar w:fldCharType="separate"/>
            </w:r>
            <w:r w:rsidRPr="009011DD">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_Toc60992390 \h </w:instrText>
            </w:r>
          </w:ins>
          <w:r>
            <w:rPr>
              <w:noProof/>
              <w:webHidden/>
            </w:rPr>
          </w:r>
          <w:r>
            <w:rPr>
              <w:noProof/>
              <w:webHidden/>
            </w:rPr>
            <w:fldChar w:fldCharType="separate"/>
          </w:r>
          <w:ins w:id="252" w:author="David Conklin" w:date="2021-01-08T09:58:00Z">
            <w:r>
              <w:rPr>
                <w:noProof/>
                <w:webHidden/>
              </w:rPr>
              <w:t>54</w:t>
            </w:r>
            <w:r>
              <w:rPr>
                <w:noProof/>
                <w:webHidden/>
              </w:rPr>
              <w:fldChar w:fldCharType="end"/>
            </w:r>
            <w:r w:rsidRPr="009011DD">
              <w:rPr>
                <w:rStyle w:val="Hyperlink"/>
                <w:noProof/>
              </w:rPr>
              <w:fldChar w:fldCharType="end"/>
            </w:r>
          </w:ins>
        </w:p>
        <w:p w14:paraId="668FDDCA" w14:textId="3C8571FC" w:rsidR="00690ED2" w:rsidRDefault="00690ED2">
          <w:pPr>
            <w:pStyle w:val="TOC1"/>
            <w:tabs>
              <w:tab w:val="right" w:leader="dot" w:pos="9350"/>
            </w:tabs>
            <w:rPr>
              <w:ins w:id="253" w:author="David Conklin" w:date="2021-01-08T09:58:00Z"/>
              <w:rFonts w:eastAsiaTheme="minorEastAsia"/>
              <w:noProof/>
            </w:rPr>
          </w:pPr>
          <w:ins w:id="25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"_Toc60992391"</w:instrText>
            </w:r>
            <w:r w:rsidRPr="009011DD">
              <w:rPr>
                <w:rStyle w:val="Hyperlink"/>
                <w:noProof/>
              </w:rPr>
              <w:instrText xml:space="preserve"> </w:instrText>
            </w:r>
            <w:r w:rsidRPr="009011DD">
              <w:rPr>
                <w:rStyle w:val="Hyperlink"/>
                <w:noProof/>
              </w:rPr>
              <w:fldChar w:fldCharType="separate"/>
            </w:r>
            <w:r w:rsidRPr="009011DD">
              <w:rPr>
                <w:rStyle w:val="Hyperlink"/>
                <w:noProof/>
              </w:rPr>
              <w:t>The Clackamas Basin</w:t>
            </w:r>
            <w:r>
              <w:rPr>
                <w:noProof/>
                <w:webHidden/>
              </w:rPr>
              <w:tab/>
            </w:r>
            <w:r>
              <w:rPr>
                <w:noProof/>
                <w:webHidden/>
              </w:rPr>
              <w:fldChar w:fldCharType="begin"/>
            </w:r>
            <w:r>
              <w:rPr>
                <w:noProof/>
                <w:webHidden/>
              </w:rPr>
              <w:instrText xml:space="preserve"> PAGEREF _Toc60992391 \h </w:instrText>
            </w:r>
          </w:ins>
          <w:r>
            <w:rPr>
              <w:noProof/>
              <w:webHidden/>
            </w:rPr>
          </w:r>
          <w:r>
            <w:rPr>
              <w:noProof/>
              <w:webHidden/>
            </w:rPr>
            <w:fldChar w:fldCharType="separate"/>
          </w:r>
          <w:ins w:id="255" w:author="David Conklin" w:date="2021-01-08T09:58:00Z">
            <w:r>
              <w:rPr>
                <w:noProof/>
                <w:webHidden/>
              </w:rPr>
              <w:t>56</w:t>
            </w:r>
            <w:r>
              <w:rPr>
                <w:noProof/>
                <w:webHidden/>
              </w:rPr>
              <w:fldChar w:fldCharType="end"/>
            </w:r>
            <w:r w:rsidRPr="009011DD">
              <w:rPr>
                <w:rStyle w:val="Hyperlink"/>
                <w:noProof/>
              </w:rPr>
              <w:fldChar w:fldCharType="end"/>
            </w:r>
          </w:ins>
        </w:p>
        <w:p w14:paraId="383C6992" w14:textId="4BE43AC7" w:rsidR="00690ED2" w:rsidRDefault="00690ED2">
          <w:pPr>
            <w:pStyle w:val="TOC1"/>
            <w:tabs>
              <w:tab w:val="right" w:leader="dot" w:pos="9350"/>
            </w:tabs>
            <w:rPr>
              <w:ins w:id="256" w:author="David Conklin" w:date="2021-01-08T09:58:00Z"/>
              <w:rFonts w:eastAsiaTheme="minorEastAsia"/>
              <w:noProof/>
            </w:rPr>
          </w:pPr>
          <w:ins w:id="25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"_Toc60992392"</w:instrText>
            </w:r>
            <w:r w:rsidRPr="009011DD">
              <w:rPr>
                <w:rStyle w:val="Hyperlink"/>
                <w:noProof/>
              </w:rPr>
              <w:instrText xml:space="preserve"> </w:instrText>
            </w:r>
            <w:r w:rsidRPr="009011DD">
              <w:rPr>
                <w:rStyle w:val="Hyperlink"/>
                <w:noProof/>
              </w:rPr>
              <w:fldChar w:fldCharType="separate"/>
            </w:r>
            <w:r w:rsidRPr="009011DD">
              <w:rPr>
                <w:rStyle w:val="Hyperlink"/>
                <w:noProof/>
              </w:rPr>
              <w:t>Directory structure and file names</w:t>
            </w:r>
            <w:r>
              <w:rPr>
                <w:noProof/>
                <w:webHidden/>
              </w:rPr>
              <w:tab/>
            </w:r>
            <w:r>
              <w:rPr>
                <w:noProof/>
                <w:webHidden/>
              </w:rPr>
              <w:fldChar w:fldCharType="begin"/>
            </w:r>
            <w:r>
              <w:rPr>
                <w:noProof/>
                <w:webHidden/>
              </w:rPr>
              <w:instrText xml:space="preserve"> PAGEREF _Toc60992392 \h </w:instrText>
            </w:r>
          </w:ins>
          <w:r>
            <w:rPr>
              <w:noProof/>
              <w:webHidden/>
            </w:rPr>
          </w:r>
          <w:r>
            <w:rPr>
              <w:noProof/>
              <w:webHidden/>
            </w:rPr>
            <w:fldChar w:fldCharType="separate"/>
          </w:r>
          <w:ins w:id="258" w:author="David Conklin" w:date="2021-01-08T09:58:00Z">
            <w:r>
              <w:rPr>
                <w:noProof/>
                <w:webHidden/>
              </w:rPr>
              <w:t>57</w:t>
            </w:r>
            <w:r>
              <w:rPr>
                <w:noProof/>
                <w:webHidden/>
              </w:rPr>
              <w:fldChar w:fldCharType="end"/>
            </w:r>
            <w:r w:rsidRPr="009011DD">
              <w:rPr>
                <w:rStyle w:val="Hyperlink"/>
                <w:noProof/>
              </w:rPr>
              <w:fldChar w:fldCharType="end"/>
            </w:r>
          </w:ins>
        </w:p>
        <w:p w14:paraId="00AAE20E" w14:textId="6D2ECDFF" w:rsidR="00690ED2" w:rsidRDefault="00690ED2">
          <w:pPr>
            <w:pStyle w:val="TOC1"/>
            <w:tabs>
              <w:tab w:val="right" w:leader="dot" w:pos="9350"/>
            </w:tabs>
            <w:rPr>
              <w:ins w:id="259" w:author="David Conklin" w:date="2021-01-08T09:58:00Z"/>
              <w:rFonts w:eastAsiaTheme="minorEastAsia"/>
              <w:noProof/>
            </w:rPr>
          </w:pPr>
          <w:ins w:id="26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"_Toc60992393"</w:instrText>
            </w:r>
            <w:r w:rsidRPr="009011DD">
              <w:rPr>
                <w:rStyle w:val="Hyperlink"/>
                <w:noProof/>
              </w:rPr>
              <w:instrText xml:space="preserve"> </w:instrText>
            </w:r>
            <w:r w:rsidRPr="009011DD">
              <w:rPr>
                <w:rStyle w:val="Hyperlink"/>
                <w:noProof/>
              </w:rPr>
              <w:fldChar w:fldCharType="separate"/>
            </w:r>
            <w:r w:rsidRPr="009011DD">
              <w:rPr>
                <w:rStyle w:val="Hyperlink"/>
                <w:noProof/>
              </w:rPr>
              <w:t>Release Log</w:t>
            </w:r>
            <w:r>
              <w:rPr>
                <w:noProof/>
                <w:webHidden/>
              </w:rPr>
              <w:tab/>
            </w:r>
            <w:r>
              <w:rPr>
                <w:noProof/>
                <w:webHidden/>
              </w:rPr>
              <w:fldChar w:fldCharType="begin"/>
            </w:r>
            <w:r>
              <w:rPr>
                <w:noProof/>
                <w:webHidden/>
              </w:rPr>
              <w:instrText xml:space="preserve"> PAGEREF _Toc60992393 \h </w:instrText>
            </w:r>
          </w:ins>
          <w:r>
            <w:rPr>
              <w:noProof/>
              <w:webHidden/>
            </w:rPr>
          </w:r>
          <w:r>
            <w:rPr>
              <w:noProof/>
              <w:webHidden/>
            </w:rPr>
            <w:fldChar w:fldCharType="separate"/>
          </w:r>
          <w:ins w:id="261" w:author="David Conklin" w:date="2021-01-08T09:58:00Z">
            <w:r>
              <w:rPr>
                <w:noProof/>
                <w:webHidden/>
              </w:rPr>
              <w:t>57</w:t>
            </w:r>
            <w:r>
              <w:rPr>
                <w:noProof/>
                <w:webHidden/>
              </w:rPr>
              <w:fldChar w:fldCharType="end"/>
            </w:r>
            <w:r w:rsidRPr="009011DD">
              <w:rPr>
                <w:rStyle w:val="Hyperlink"/>
                <w:noProof/>
              </w:rPr>
              <w:fldChar w:fldCharType="end"/>
            </w:r>
          </w:ins>
        </w:p>
        <w:p w14:paraId="36AEE8A9" w14:textId="48F3487B" w:rsidR="00690ED2" w:rsidRDefault="00690ED2">
          <w:pPr>
            <w:pStyle w:val="TOC1"/>
            <w:tabs>
              <w:tab w:val="right" w:leader="dot" w:pos="9350"/>
            </w:tabs>
            <w:rPr>
              <w:ins w:id="262" w:author="David Conklin" w:date="2021-01-08T09:58:00Z"/>
              <w:rFonts w:eastAsiaTheme="minorEastAsia"/>
              <w:noProof/>
            </w:rPr>
          </w:pPr>
          <w:ins w:id="26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"_Toc60992394"</w:instrText>
            </w:r>
            <w:r w:rsidRPr="009011DD">
              <w:rPr>
                <w:rStyle w:val="Hyperlink"/>
                <w:noProof/>
              </w:rPr>
              <w:instrText xml:space="preserve"> </w:instrText>
            </w:r>
            <w:r w:rsidRPr="009011DD">
              <w:rPr>
                <w:rStyle w:val="Hyperlink"/>
                <w:noProof/>
              </w:rPr>
              <w:fldChar w:fldCharType="separate"/>
            </w:r>
            <w:r w:rsidRPr="009011DD">
              <w:rPr>
                <w:rStyle w:val="Hyperlink"/>
                <w:noProof/>
              </w:rPr>
              <w:t>References</w:t>
            </w:r>
            <w:r>
              <w:rPr>
                <w:noProof/>
                <w:webHidden/>
              </w:rPr>
              <w:tab/>
            </w:r>
            <w:r>
              <w:rPr>
                <w:noProof/>
                <w:webHidden/>
              </w:rPr>
              <w:fldChar w:fldCharType="begin"/>
            </w:r>
            <w:r>
              <w:rPr>
                <w:noProof/>
                <w:webHidden/>
              </w:rPr>
              <w:instrText xml:space="preserve"> PAGEREF _Toc60992394 \h </w:instrText>
            </w:r>
          </w:ins>
          <w:r>
            <w:rPr>
              <w:noProof/>
              <w:webHidden/>
            </w:rPr>
          </w:r>
          <w:r>
            <w:rPr>
              <w:noProof/>
              <w:webHidden/>
            </w:rPr>
            <w:fldChar w:fldCharType="separate"/>
          </w:r>
          <w:ins w:id="264" w:author="David Conklin" w:date="2021-01-08T09:58:00Z">
            <w:r>
              <w:rPr>
                <w:noProof/>
                <w:webHidden/>
              </w:rPr>
              <w:t>60</w:t>
            </w:r>
            <w:r>
              <w:rPr>
                <w:noProof/>
                <w:webHidden/>
              </w:rPr>
              <w:fldChar w:fldCharType="end"/>
            </w:r>
            <w:r w:rsidRPr="009011DD">
              <w:rPr>
                <w:rStyle w:val="Hyperlink"/>
                <w:noProof/>
              </w:rPr>
              <w:fldChar w:fldCharType="end"/>
            </w:r>
          </w:ins>
        </w:p>
        <w:p w14:paraId="6F20705D" w14:textId="5C5542B7" w:rsidR="00690ED2" w:rsidRDefault="00690ED2">
          <w:pPr>
            <w:pStyle w:val="TOC1"/>
            <w:tabs>
              <w:tab w:val="right" w:leader="dot" w:pos="9350"/>
            </w:tabs>
            <w:rPr>
              <w:ins w:id="265" w:author="David Conklin" w:date="2021-01-08T09:58:00Z"/>
              <w:rFonts w:eastAsiaTheme="minorEastAsia"/>
              <w:noProof/>
            </w:rPr>
          </w:pPr>
          <w:ins w:id="26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"_Toc60992395"</w:instrText>
            </w:r>
            <w:r w:rsidRPr="009011DD">
              <w:rPr>
                <w:rStyle w:val="Hyperlink"/>
                <w:noProof/>
              </w:rPr>
              <w:instrText xml:space="preserve"> </w:instrText>
            </w:r>
            <w:r w:rsidRPr="009011DD">
              <w:rPr>
                <w:rStyle w:val="Hyperlink"/>
                <w:noProof/>
              </w:rPr>
              <w:fldChar w:fldCharType="separate"/>
            </w:r>
            <w:r w:rsidRPr="009011DD">
              <w:rPr>
                <w:rStyle w:val="Hyperlink"/>
                <w:noProof/>
              </w:rPr>
              <w:t>Acronyms and Abbreviations</w:t>
            </w:r>
            <w:r>
              <w:rPr>
                <w:noProof/>
                <w:webHidden/>
              </w:rPr>
              <w:tab/>
            </w:r>
            <w:r>
              <w:rPr>
                <w:noProof/>
                <w:webHidden/>
              </w:rPr>
              <w:fldChar w:fldCharType="begin"/>
            </w:r>
            <w:r>
              <w:rPr>
                <w:noProof/>
                <w:webHidden/>
              </w:rPr>
              <w:instrText xml:space="preserve"> PAGEREF _Toc60992395 \h </w:instrText>
            </w:r>
          </w:ins>
          <w:r>
            <w:rPr>
              <w:noProof/>
              <w:webHidden/>
            </w:rPr>
          </w:r>
          <w:r>
            <w:rPr>
              <w:noProof/>
              <w:webHidden/>
            </w:rPr>
            <w:fldChar w:fldCharType="separate"/>
          </w:r>
          <w:ins w:id="267" w:author="David Conklin" w:date="2021-01-08T09:58:00Z">
            <w:r>
              <w:rPr>
                <w:noProof/>
                <w:webHidden/>
              </w:rPr>
              <w:t>62</w:t>
            </w:r>
            <w:r>
              <w:rPr>
                <w:noProof/>
                <w:webHidden/>
              </w:rPr>
              <w:fldChar w:fldCharType="end"/>
            </w:r>
            <w:r w:rsidRPr="009011DD">
              <w:rPr>
                <w:rStyle w:val="Hyperlink"/>
                <w:noProof/>
              </w:rPr>
              <w:fldChar w:fldCharType="end"/>
            </w:r>
          </w:ins>
        </w:p>
        <w:p w14:paraId="7650630B" w14:textId="23F9E23F" w:rsidR="00135589" w:rsidDel="00C1322F" w:rsidRDefault="00FC18C8">
          <w:pPr>
            <w:pStyle w:val="TOC1"/>
            <w:tabs>
              <w:tab w:val="right" w:leader="dot" w:pos="9350"/>
            </w:tabs>
            <w:rPr>
              <w:del w:id="268" w:author="David Conklin" w:date="2020-12-28T08:57:00Z"/>
              <w:rFonts w:eastAsiaTheme="minorEastAsia"/>
              <w:noProof/>
            </w:rPr>
          </w:pPr>
          <w:del w:id="269" w:author="David Conklin" w:date="2020-12-28T08:57:00Z">
            <w:r w:rsidDel="00C1322F">
              <w:rPr>
                <w:noProof/>
              </w:rPr>
              <w:fldChar w:fldCharType="begin"/>
            </w:r>
            <w:r w:rsidDel="00C1322F">
              <w:rPr>
                <w:noProof/>
              </w:rPr>
              <w:delInstrText xml:space="preserve"> HYPERLINK \l "_Toc59475485" </w:delInstrText>
            </w:r>
            <w:r w:rsidDel="00C1322F">
              <w:rPr>
                <w:noProof/>
              </w:rPr>
              <w:fldChar w:fldCharType="separate"/>
            </w:r>
          </w:del>
          <w:ins w:id="270" w:author="David Conklin" w:date="2021-01-08T09:58:00Z">
            <w:r w:rsidR="00690ED2">
              <w:rPr>
                <w:b/>
                <w:bCs/>
                <w:noProof/>
              </w:rPr>
              <w:t>Error! Hyperlink reference not valid.</w:t>
            </w:r>
          </w:ins>
          <w:del w:id="271" w:author="David Conklin" w:date="2020-12-28T08:57:00Z">
            <w:r w:rsidR="00135589" w:rsidRPr="00904388" w:rsidDel="00C1322F">
              <w:rPr>
                <w:rStyle w:val="Hyperlink"/>
                <w:noProof/>
              </w:rPr>
              <w:delText>What is a digital handbook?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_Toc59475485 \h </w:delInstrText>
            </w:r>
            <w:r w:rsidR="00135589" w:rsidDel="00C1322F">
              <w:rPr>
                <w:noProof/>
                <w:webHidden/>
              </w:rPr>
            </w:r>
            <w:r w:rsidR="00135589" w:rsidDel="00C1322F">
              <w:rPr>
                <w:noProof/>
                <w:webHidden/>
              </w:rPr>
              <w:fldChar w:fldCharType="separate"/>
            </w:r>
            <w:r w:rsidR="00135589" w:rsidDel="00C1322F">
              <w:rPr>
                <w:noProof/>
                <w:webHidden/>
              </w:rPr>
              <w:delText>5</w:delText>
            </w:r>
            <w:r w:rsidR="00135589" w:rsidDel="00C1322F">
              <w:rPr>
                <w:noProof/>
                <w:webHidden/>
              </w:rPr>
              <w:fldChar w:fldCharType="end"/>
            </w:r>
            <w:r w:rsidDel="00C1322F">
              <w:rPr>
                <w:noProof/>
              </w:rPr>
              <w:fldChar w:fldCharType="end"/>
            </w:r>
          </w:del>
        </w:p>
        <w:p w14:paraId="04F4A1C6" w14:textId="14C6A4BE" w:rsidR="00135589" w:rsidDel="00C1322F" w:rsidRDefault="00FC18C8">
          <w:pPr>
            <w:pStyle w:val="TOC1"/>
            <w:tabs>
              <w:tab w:val="right" w:leader="dot" w:pos="9350"/>
            </w:tabs>
            <w:rPr>
              <w:del w:id="272" w:author="David Conklin" w:date="2020-12-28T08:57:00Z"/>
              <w:rFonts w:eastAsiaTheme="minorEastAsia"/>
              <w:noProof/>
            </w:rPr>
          </w:pPr>
          <w:del w:id="273" w:author="David Conklin" w:date="2020-12-28T08:57:00Z">
            <w:r w:rsidDel="00C1322F">
              <w:rPr>
                <w:noProof/>
              </w:rPr>
              <w:fldChar w:fldCharType="begin"/>
            </w:r>
            <w:r w:rsidDel="00C1322F">
              <w:rPr>
                <w:noProof/>
              </w:rPr>
              <w:delInstrText xml:space="preserve"> HYPERLINK \l "_Toc59475486" </w:delInstrText>
            </w:r>
            <w:r w:rsidDel="00C1322F">
              <w:rPr>
                <w:noProof/>
              </w:rPr>
              <w:fldChar w:fldCharType="separate"/>
            </w:r>
          </w:del>
          <w:ins w:id="274" w:author="David Conklin" w:date="2021-01-08T09:58:00Z">
            <w:r w:rsidR="00690ED2">
              <w:rPr>
                <w:b/>
                <w:bCs/>
                <w:noProof/>
              </w:rPr>
              <w:t>Error! Hyperlink reference not valid.</w:t>
            </w:r>
          </w:ins>
          <w:del w:id="275" w:author="David Conklin" w:date="2020-12-28T08:57:00Z">
            <w:r w:rsidR="00135589" w:rsidRPr="00904388" w:rsidDel="00C1322F">
              <w:rPr>
                <w:rStyle w:val="Hyperlink"/>
                <w:noProof/>
              </w:rPr>
              <w:delText>CW3M concept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_Toc59475486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7EED750" w14:textId="6CDDAFAC" w:rsidR="00135589" w:rsidDel="00C1322F" w:rsidRDefault="00FC18C8">
          <w:pPr>
            <w:pStyle w:val="TOC2"/>
            <w:tabs>
              <w:tab w:val="right" w:leader="dot" w:pos="9350"/>
            </w:tabs>
            <w:rPr>
              <w:del w:id="276" w:author="David Conklin" w:date="2020-12-28T08:57:00Z"/>
              <w:rFonts w:eastAsiaTheme="minorEastAsia"/>
              <w:noProof/>
            </w:rPr>
          </w:pPr>
          <w:del w:id="277" w:author="David Conklin" w:date="2020-12-28T08:57:00Z">
            <w:r w:rsidDel="00C1322F">
              <w:rPr>
                <w:noProof/>
              </w:rPr>
              <w:fldChar w:fldCharType="begin"/>
            </w:r>
            <w:r w:rsidDel="00C1322F">
              <w:rPr>
                <w:noProof/>
              </w:rPr>
              <w:delInstrText xml:space="preserve"> HYPERLINK \l "_Toc59475487" </w:delInstrText>
            </w:r>
            <w:r w:rsidDel="00C1322F">
              <w:rPr>
                <w:noProof/>
              </w:rPr>
              <w:fldChar w:fldCharType="separate"/>
            </w:r>
          </w:del>
          <w:ins w:id="278" w:author="David Conklin" w:date="2021-01-08T09:58:00Z">
            <w:r w:rsidR="00690ED2">
              <w:rPr>
                <w:b/>
                <w:bCs/>
                <w:noProof/>
              </w:rPr>
              <w:t>Error! Hyperlink reference not valid.</w:t>
            </w:r>
          </w:ins>
          <w:del w:id="279" w:author="David Conklin" w:date="2020-12-28T08:57:00Z">
            <w:r w:rsidR="00135589" w:rsidRPr="00904388" w:rsidDel="00C1322F">
              <w:rPr>
                <w:rStyle w:val="Hyperlink"/>
                <w:noProof/>
              </w:rPr>
              <w:delText>A different kind of community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_Toc59475487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60C6DC3F" w14:textId="6D307A23" w:rsidR="00135589" w:rsidDel="00C1322F" w:rsidRDefault="00FC18C8">
          <w:pPr>
            <w:pStyle w:val="TOC2"/>
            <w:tabs>
              <w:tab w:val="right" w:leader="dot" w:pos="9350"/>
            </w:tabs>
            <w:rPr>
              <w:del w:id="280" w:author="David Conklin" w:date="2020-12-28T08:57:00Z"/>
              <w:rFonts w:eastAsiaTheme="minorEastAsia"/>
              <w:noProof/>
            </w:rPr>
          </w:pPr>
          <w:del w:id="281" w:author="David Conklin" w:date="2020-12-28T08:57:00Z">
            <w:r w:rsidDel="00C1322F">
              <w:rPr>
                <w:noProof/>
              </w:rPr>
              <w:fldChar w:fldCharType="begin"/>
            </w:r>
            <w:r w:rsidDel="00C1322F">
              <w:rPr>
                <w:noProof/>
              </w:rPr>
              <w:delInstrText xml:space="preserve"> HYPERLINK \l "_Toc59475488" </w:delInstrText>
            </w:r>
            <w:r w:rsidDel="00C1322F">
              <w:rPr>
                <w:noProof/>
              </w:rPr>
              <w:fldChar w:fldCharType="separate"/>
            </w:r>
          </w:del>
          <w:ins w:id="282" w:author="David Conklin" w:date="2021-01-08T09:58:00Z">
            <w:r w:rsidR="00690ED2">
              <w:rPr>
                <w:b/>
                <w:bCs/>
                <w:noProof/>
              </w:rPr>
              <w:t>Error! Hyperlink reference not valid.</w:t>
            </w:r>
          </w:ins>
          <w:del w:id="283" w:author="David Conklin" w:date="2020-12-28T08:57:00Z">
            <w:r w:rsidR="00135589" w:rsidRPr="00904388" w:rsidDel="00C1322F">
              <w:rPr>
                <w:rStyle w:val="Hyperlink"/>
                <w:noProof/>
              </w:rPr>
              <w:delText>What CW3M is for</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_Toc59475488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47FC41F7" w14:textId="2C9A2D92" w:rsidR="00135589" w:rsidDel="00C1322F" w:rsidRDefault="00FC18C8">
          <w:pPr>
            <w:pStyle w:val="TOC2"/>
            <w:tabs>
              <w:tab w:val="right" w:leader="dot" w:pos="9350"/>
            </w:tabs>
            <w:rPr>
              <w:del w:id="284" w:author="David Conklin" w:date="2020-12-28T08:57:00Z"/>
              <w:rFonts w:eastAsiaTheme="minorEastAsia"/>
              <w:noProof/>
            </w:rPr>
          </w:pPr>
          <w:del w:id="285" w:author="David Conklin" w:date="2020-12-28T08:57:00Z">
            <w:r w:rsidDel="00C1322F">
              <w:rPr>
                <w:noProof/>
              </w:rPr>
              <w:fldChar w:fldCharType="begin"/>
            </w:r>
            <w:r w:rsidDel="00C1322F">
              <w:rPr>
                <w:noProof/>
              </w:rPr>
              <w:delInstrText xml:space="preserve"> HYPERLINK \l "_Toc59475489" </w:delInstrText>
            </w:r>
            <w:r w:rsidDel="00C1322F">
              <w:rPr>
                <w:noProof/>
              </w:rPr>
              <w:fldChar w:fldCharType="separate"/>
            </w:r>
          </w:del>
          <w:ins w:id="286" w:author="David Conklin" w:date="2021-01-08T09:58:00Z">
            <w:r w:rsidR="00690ED2">
              <w:rPr>
                <w:b/>
                <w:bCs/>
                <w:noProof/>
              </w:rPr>
              <w:t>Error! Hyperlink reference not valid.</w:t>
            </w:r>
          </w:ins>
          <w:del w:id="287" w:author="David Conklin" w:date="2020-12-28T08:57:00Z">
            <w:r w:rsidR="00135589" w:rsidRPr="00904388" w:rsidDel="00C1322F">
              <w:rPr>
                <w:rStyle w:val="Hyperlink"/>
                <w:noProof/>
              </w:rPr>
              <w:delText>Management and maintenance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_Toc59475489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37B7BD8" w14:textId="08DF79BA" w:rsidR="00135589" w:rsidDel="00C1322F" w:rsidRDefault="00FC18C8">
          <w:pPr>
            <w:pStyle w:val="TOC1"/>
            <w:tabs>
              <w:tab w:val="right" w:leader="dot" w:pos="9350"/>
            </w:tabs>
            <w:rPr>
              <w:del w:id="288" w:author="David Conklin" w:date="2020-12-28T08:57:00Z"/>
              <w:rFonts w:eastAsiaTheme="minorEastAsia"/>
              <w:noProof/>
            </w:rPr>
          </w:pPr>
          <w:del w:id="289" w:author="David Conklin" w:date="2020-12-28T08:57:00Z">
            <w:r w:rsidDel="00C1322F">
              <w:rPr>
                <w:noProof/>
              </w:rPr>
              <w:fldChar w:fldCharType="begin"/>
            </w:r>
            <w:r w:rsidDel="00C1322F">
              <w:rPr>
                <w:noProof/>
              </w:rPr>
              <w:delInstrText xml:space="preserve"> HYPERLINK \l "_Toc59475490" </w:delInstrText>
            </w:r>
            <w:r w:rsidDel="00C1322F">
              <w:rPr>
                <w:noProof/>
              </w:rPr>
              <w:fldChar w:fldCharType="separate"/>
            </w:r>
          </w:del>
          <w:ins w:id="290" w:author="David Conklin" w:date="2021-01-08T09:58:00Z">
            <w:r w:rsidR="00690ED2">
              <w:rPr>
                <w:b/>
                <w:bCs/>
                <w:noProof/>
              </w:rPr>
              <w:t>Error! Hyperlink reference not valid.</w:t>
            </w:r>
          </w:ins>
          <w:del w:id="291" w:author="David Conklin" w:date="2020-12-28T08:57:00Z">
            <w:r w:rsidR="00135589" w:rsidRPr="00904388" w:rsidDel="00C1322F">
              <w:rPr>
                <w:rStyle w:val="Hyperlink"/>
                <w:noProof/>
              </w:rPr>
              <w:delText>CW3M – A “first principles” model with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_Toc59475490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234AE284" w14:textId="37D0D865" w:rsidR="00135589" w:rsidDel="00C1322F" w:rsidRDefault="00FC18C8">
          <w:pPr>
            <w:pStyle w:val="TOC1"/>
            <w:tabs>
              <w:tab w:val="right" w:leader="dot" w:pos="9350"/>
            </w:tabs>
            <w:rPr>
              <w:del w:id="292" w:author="David Conklin" w:date="2020-12-28T08:57:00Z"/>
              <w:rFonts w:eastAsiaTheme="minorEastAsia"/>
              <w:noProof/>
            </w:rPr>
          </w:pPr>
          <w:del w:id="293" w:author="David Conklin" w:date="2020-12-28T08:57:00Z">
            <w:r w:rsidDel="00C1322F">
              <w:rPr>
                <w:noProof/>
              </w:rPr>
              <w:fldChar w:fldCharType="begin"/>
            </w:r>
            <w:r w:rsidDel="00C1322F">
              <w:rPr>
                <w:noProof/>
              </w:rPr>
              <w:delInstrText xml:space="preserve"> HYPERLINK \l "_Toc59475491" </w:delInstrText>
            </w:r>
            <w:r w:rsidDel="00C1322F">
              <w:rPr>
                <w:noProof/>
              </w:rPr>
              <w:fldChar w:fldCharType="separate"/>
            </w:r>
          </w:del>
          <w:ins w:id="294" w:author="David Conklin" w:date="2021-01-08T09:58:00Z">
            <w:r w:rsidR="00690ED2">
              <w:rPr>
                <w:b/>
                <w:bCs/>
                <w:noProof/>
              </w:rPr>
              <w:t>Error! Hyperlink reference not valid.</w:t>
            </w:r>
          </w:ins>
          <w:del w:id="295" w:author="David Conklin" w:date="2020-12-28T08:57:00Z">
            <w:r w:rsidR="00135589" w:rsidRPr="00904388" w:rsidDel="00C1322F">
              <w:rPr>
                <w:rStyle w:val="Hyperlink"/>
                <w:noProof/>
              </w:rPr>
              <w:delText>The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_Toc59475491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0AE09BA7" w14:textId="4789D56E" w:rsidR="00135589" w:rsidDel="00C1322F" w:rsidRDefault="00FC18C8">
          <w:pPr>
            <w:pStyle w:val="TOC2"/>
            <w:tabs>
              <w:tab w:val="right" w:leader="dot" w:pos="9350"/>
            </w:tabs>
            <w:rPr>
              <w:del w:id="296" w:author="David Conklin" w:date="2020-12-28T08:57:00Z"/>
              <w:rFonts w:eastAsiaTheme="minorEastAsia"/>
              <w:noProof/>
            </w:rPr>
          </w:pPr>
          <w:del w:id="297" w:author="David Conklin" w:date="2020-12-28T08:57:00Z">
            <w:r w:rsidDel="00C1322F">
              <w:rPr>
                <w:noProof/>
              </w:rPr>
              <w:fldChar w:fldCharType="begin"/>
            </w:r>
            <w:r w:rsidDel="00C1322F">
              <w:rPr>
                <w:noProof/>
              </w:rPr>
              <w:delInstrText xml:space="preserve"> HYPERLINK \l "_Toc59475492" </w:delInstrText>
            </w:r>
            <w:r w:rsidDel="00C1322F">
              <w:rPr>
                <w:noProof/>
              </w:rPr>
              <w:fldChar w:fldCharType="separate"/>
            </w:r>
          </w:del>
          <w:ins w:id="298" w:author="David Conklin" w:date="2021-01-08T09:58:00Z">
            <w:r w:rsidR="00690ED2">
              <w:rPr>
                <w:b/>
                <w:bCs/>
                <w:noProof/>
              </w:rPr>
              <w:t>Error! Hyperlink reference not valid.</w:t>
            </w:r>
          </w:ins>
          <w:del w:id="299" w:author="David Conklin" w:date="2020-12-28T08:57:00Z">
            <w:r w:rsidR="00135589" w:rsidRPr="00904388" w:rsidDel="00C1322F">
              <w:rPr>
                <w:rStyle w:val="Hyperlink"/>
                <w:noProof/>
              </w:rPr>
              <w:delText>ET_MULT – forest evapotranspiration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_Toc59475492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65C003E6" w14:textId="254A0669" w:rsidR="00135589" w:rsidDel="00C1322F" w:rsidRDefault="00FC18C8">
          <w:pPr>
            <w:pStyle w:val="TOC2"/>
            <w:tabs>
              <w:tab w:val="right" w:leader="dot" w:pos="9350"/>
            </w:tabs>
            <w:rPr>
              <w:del w:id="300" w:author="David Conklin" w:date="2020-12-28T08:57:00Z"/>
              <w:rFonts w:eastAsiaTheme="minorEastAsia"/>
              <w:noProof/>
            </w:rPr>
          </w:pPr>
          <w:del w:id="301" w:author="David Conklin" w:date="2020-12-28T08:57:00Z">
            <w:r w:rsidDel="00C1322F">
              <w:rPr>
                <w:noProof/>
              </w:rPr>
              <w:fldChar w:fldCharType="begin"/>
            </w:r>
            <w:r w:rsidDel="00C1322F">
              <w:rPr>
                <w:noProof/>
              </w:rPr>
              <w:delInstrText xml:space="preserve"> HYPERLINK \l "_Toc59475493" </w:delInstrText>
            </w:r>
            <w:r w:rsidDel="00C1322F">
              <w:rPr>
                <w:noProof/>
              </w:rPr>
              <w:fldChar w:fldCharType="separate"/>
            </w:r>
          </w:del>
          <w:ins w:id="302" w:author="David Conklin" w:date="2021-01-08T09:58:00Z">
            <w:r w:rsidR="00690ED2">
              <w:rPr>
                <w:b/>
                <w:bCs/>
                <w:noProof/>
              </w:rPr>
              <w:t>Error! Hyperlink reference not valid.</w:t>
            </w:r>
          </w:ins>
          <w:del w:id="303" w:author="David Conklin" w:date="2020-12-28T08:57:00Z">
            <w:r w:rsidR="00135589" w:rsidRPr="00904388" w:rsidDel="00C1322F">
              <w:rPr>
                <w:rStyle w:val="Hyperlink"/>
                <w:noProof/>
              </w:rPr>
              <w:delText>SOLAR_RADIATION_MULTIPLIER – reservoir insolation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_Toc59475493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12626B2B" w14:textId="1537A629" w:rsidR="00135589" w:rsidDel="00C1322F" w:rsidRDefault="00FC18C8">
          <w:pPr>
            <w:pStyle w:val="TOC2"/>
            <w:tabs>
              <w:tab w:val="right" w:leader="dot" w:pos="9350"/>
            </w:tabs>
            <w:rPr>
              <w:del w:id="304" w:author="David Conklin" w:date="2020-12-28T08:57:00Z"/>
              <w:rFonts w:eastAsiaTheme="minorEastAsia"/>
              <w:noProof/>
            </w:rPr>
          </w:pPr>
          <w:del w:id="305" w:author="David Conklin" w:date="2020-12-28T08:57:00Z">
            <w:r w:rsidDel="00C1322F">
              <w:rPr>
                <w:noProof/>
              </w:rPr>
              <w:fldChar w:fldCharType="begin"/>
            </w:r>
            <w:r w:rsidDel="00C1322F">
              <w:rPr>
                <w:noProof/>
              </w:rPr>
              <w:delInstrText xml:space="preserve"> HYPERLINK \l "_Toc59475494" </w:delInstrText>
            </w:r>
            <w:r w:rsidDel="00C1322F">
              <w:rPr>
                <w:noProof/>
              </w:rPr>
              <w:fldChar w:fldCharType="separate"/>
            </w:r>
          </w:del>
          <w:ins w:id="306" w:author="David Conklin" w:date="2021-01-08T09:58:00Z">
            <w:r w:rsidR="00690ED2">
              <w:rPr>
                <w:b/>
                <w:bCs/>
                <w:noProof/>
              </w:rPr>
              <w:t>Error! Hyperlink reference not valid.</w:t>
            </w:r>
          </w:ins>
          <w:del w:id="307" w:author="David Conklin" w:date="2020-12-28T08:57:00Z">
            <w:r w:rsidR="00135589" w:rsidRPr="00904388" w:rsidDel="00C1322F">
              <w:rPr>
                <w:rStyle w:val="Hyperlink"/>
                <w:noProof/>
              </w:rPr>
              <w:delText>FLOW_CMS – Discharge from High Cascade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_Toc59475494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64B61794" w14:textId="55E994AF" w:rsidR="00135589" w:rsidDel="00C1322F" w:rsidRDefault="00FC18C8">
          <w:pPr>
            <w:pStyle w:val="TOC1"/>
            <w:tabs>
              <w:tab w:val="right" w:leader="dot" w:pos="9350"/>
            </w:tabs>
            <w:rPr>
              <w:del w:id="308" w:author="David Conklin" w:date="2020-12-28T08:57:00Z"/>
              <w:rFonts w:eastAsiaTheme="minorEastAsia"/>
              <w:noProof/>
            </w:rPr>
          </w:pPr>
          <w:del w:id="309" w:author="David Conklin" w:date="2020-12-28T08:57:00Z">
            <w:r w:rsidDel="00C1322F">
              <w:rPr>
                <w:noProof/>
              </w:rPr>
              <w:fldChar w:fldCharType="begin"/>
            </w:r>
            <w:r w:rsidDel="00C1322F">
              <w:rPr>
                <w:noProof/>
              </w:rPr>
              <w:delInstrText xml:space="preserve"> HYPERLINK \l "_Toc59475495" </w:delInstrText>
            </w:r>
            <w:r w:rsidDel="00C1322F">
              <w:rPr>
                <w:noProof/>
              </w:rPr>
              <w:fldChar w:fldCharType="separate"/>
            </w:r>
          </w:del>
          <w:ins w:id="310" w:author="David Conklin" w:date="2021-01-08T09:58:00Z">
            <w:r w:rsidR="00690ED2">
              <w:rPr>
                <w:b/>
                <w:bCs/>
                <w:noProof/>
              </w:rPr>
              <w:t>Error! Hyperlink reference not valid.</w:t>
            </w:r>
          </w:ins>
          <w:del w:id="311" w:author="David Conklin" w:date="2020-12-28T08:57:00Z">
            <w:r w:rsidR="00135589" w:rsidRPr="00904388" w:rsidDel="00C1322F">
              <w:rPr>
                <w:rStyle w:val="Hyperlink"/>
                <w:noProof/>
              </w:rPr>
              <w:delText>Study areas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_Toc59475495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38B36321" w14:textId="16655F38" w:rsidR="00135589" w:rsidDel="00C1322F" w:rsidRDefault="00FC18C8">
          <w:pPr>
            <w:pStyle w:val="TOC2"/>
            <w:tabs>
              <w:tab w:val="right" w:leader="dot" w:pos="9350"/>
            </w:tabs>
            <w:rPr>
              <w:del w:id="312" w:author="David Conklin" w:date="2020-12-28T08:57:00Z"/>
              <w:rFonts w:eastAsiaTheme="minorEastAsia"/>
              <w:noProof/>
            </w:rPr>
          </w:pPr>
          <w:del w:id="313" w:author="David Conklin" w:date="2020-12-28T08:57:00Z">
            <w:r w:rsidDel="00C1322F">
              <w:rPr>
                <w:noProof/>
              </w:rPr>
              <w:fldChar w:fldCharType="begin"/>
            </w:r>
            <w:r w:rsidDel="00C1322F">
              <w:rPr>
                <w:noProof/>
              </w:rPr>
              <w:delInstrText xml:space="preserve"> HYPERLINK \l "_Toc59475496" </w:delInstrText>
            </w:r>
            <w:r w:rsidDel="00C1322F">
              <w:rPr>
                <w:noProof/>
              </w:rPr>
              <w:fldChar w:fldCharType="separate"/>
            </w:r>
          </w:del>
          <w:ins w:id="314" w:author="David Conklin" w:date="2021-01-08T09:58:00Z">
            <w:r w:rsidR="00690ED2">
              <w:rPr>
                <w:b/>
                <w:bCs/>
                <w:noProof/>
              </w:rPr>
              <w:t>Error! Hyperlink reference not valid.</w:t>
            </w:r>
          </w:ins>
          <w:del w:id="315" w:author="David Conklin" w:date="2020-12-28T08:57:00Z">
            <w:r w:rsidR="00135589" w:rsidRPr="00904388" w:rsidDel="00C1322F">
              <w:rPr>
                <w:rStyle w:val="Hyperlink"/>
                <w:noProof/>
              </w:rPr>
              <w:delText>DataCW3M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_Toc59475496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54EEC513" w14:textId="62C62744" w:rsidR="00135589" w:rsidDel="00C1322F" w:rsidRDefault="00FC18C8">
          <w:pPr>
            <w:pStyle w:val="TOC2"/>
            <w:tabs>
              <w:tab w:val="right" w:leader="dot" w:pos="9350"/>
            </w:tabs>
            <w:rPr>
              <w:del w:id="316" w:author="David Conklin" w:date="2020-12-28T08:57:00Z"/>
              <w:rFonts w:eastAsiaTheme="minorEastAsia"/>
              <w:noProof/>
            </w:rPr>
          </w:pPr>
          <w:del w:id="317" w:author="David Conklin" w:date="2020-12-28T08:57:00Z">
            <w:r w:rsidDel="00C1322F">
              <w:rPr>
                <w:noProof/>
              </w:rPr>
              <w:fldChar w:fldCharType="begin"/>
            </w:r>
            <w:r w:rsidDel="00C1322F">
              <w:rPr>
                <w:noProof/>
              </w:rPr>
              <w:delInstrText xml:space="preserve"> HYPERLINK \l "_Toc59475497" </w:delInstrText>
            </w:r>
            <w:r w:rsidDel="00C1322F">
              <w:rPr>
                <w:noProof/>
              </w:rPr>
              <w:fldChar w:fldCharType="separate"/>
            </w:r>
          </w:del>
          <w:ins w:id="318" w:author="David Conklin" w:date="2021-01-08T09:58:00Z">
            <w:r w:rsidR="00690ED2">
              <w:rPr>
                <w:b/>
                <w:bCs/>
                <w:noProof/>
              </w:rPr>
              <w:t>Error! Hyperlink reference not valid.</w:t>
            </w:r>
          </w:ins>
          <w:del w:id="319" w:author="David Conklin" w:date="2020-12-28T08:57:00Z">
            <w:r w:rsidR="00135589" w:rsidRPr="00904388" w:rsidDel="00C1322F">
              <w:rPr>
                <w:rStyle w:val="Hyperlink"/>
                <w:noProof/>
              </w:rPr>
              <w:delText>DataCW3M\ScenarioData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_Toc59475497 \h </w:delInstrText>
            </w:r>
            <w:r w:rsidR="00135589" w:rsidDel="00C1322F">
              <w:rPr>
                <w:noProof/>
                <w:webHidden/>
              </w:rPr>
            </w:r>
            <w:r w:rsidR="00135589" w:rsidDel="00C1322F">
              <w:rPr>
                <w:noProof/>
                <w:webHidden/>
              </w:rPr>
              <w:fldChar w:fldCharType="separate"/>
            </w:r>
            <w:r w:rsidR="00135589" w:rsidDel="00C1322F">
              <w:rPr>
                <w:noProof/>
                <w:webHidden/>
              </w:rPr>
              <w:delText>9</w:delText>
            </w:r>
            <w:r w:rsidR="00135589" w:rsidDel="00C1322F">
              <w:rPr>
                <w:noProof/>
                <w:webHidden/>
              </w:rPr>
              <w:fldChar w:fldCharType="end"/>
            </w:r>
            <w:r w:rsidDel="00C1322F">
              <w:rPr>
                <w:noProof/>
              </w:rPr>
              <w:fldChar w:fldCharType="end"/>
            </w:r>
          </w:del>
        </w:p>
        <w:p w14:paraId="670B4CCE" w14:textId="53F67225" w:rsidR="00135589" w:rsidDel="00C1322F" w:rsidRDefault="00FC18C8">
          <w:pPr>
            <w:pStyle w:val="TOC2"/>
            <w:tabs>
              <w:tab w:val="right" w:leader="dot" w:pos="9350"/>
            </w:tabs>
            <w:rPr>
              <w:del w:id="320" w:author="David Conklin" w:date="2020-12-28T08:57:00Z"/>
              <w:rFonts w:eastAsiaTheme="minorEastAsia"/>
              <w:noProof/>
            </w:rPr>
          </w:pPr>
          <w:del w:id="321" w:author="David Conklin" w:date="2020-12-28T08:57:00Z">
            <w:r w:rsidDel="00C1322F">
              <w:rPr>
                <w:noProof/>
              </w:rPr>
              <w:fldChar w:fldCharType="begin"/>
            </w:r>
            <w:r w:rsidDel="00C1322F">
              <w:rPr>
                <w:noProof/>
              </w:rPr>
              <w:delInstrText xml:space="preserve"> HYPERLINK \l "_Toc59475498" </w:delInstrText>
            </w:r>
            <w:r w:rsidDel="00C1322F">
              <w:rPr>
                <w:noProof/>
              </w:rPr>
              <w:fldChar w:fldCharType="separate"/>
            </w:r>
          </w:del>
          <w:ins w:id="322" w:author="David Conklin" w:date="2021-01-08T09:58:00Z">
            <w:r w:rsidR="00690ED2">
              <w:rPr>
                <w:b/>
                <w:bCs/>
                <w:noProof/>
              </w:rPr>
              <w:t>Error! Hyperlink reference not valid.</w:t>
            </w:r>
          </w:ins>
          <w:del w:id="323" w:author="David Conklin" w:date="2020-12-28T08:57:00Z">
            <w:r w:rsidR="00135589" w:rsidRPr="00904388" w:rsidDel="00C1322F">
              <w:rPr>
                <w:rStyle w:val="Hyperlink"/>
                <w:noProof/>
              </w:rPr>
              <w:delText>DataCW3M\ScenarioData\&lt;scenario&gt;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_Toc59475498 \h </w:delInstrText>
            </w:r>
            <w:r w:rsidR="00135589" w:rsidDel="00C1322F">
              <w:rPr>
                <w:noProof/>
                <w:webHidden/>
              </w:rPr>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378E720C" w14:textId="181D5274" w:rsidR="00135589" w:rsidDel="00C1322F" w:rsidRDefault="00FC18C8">
          <w:pPr>
            <w:pStyle w:val="TOC2"/>
            <w:tabs>
              <w:tab w:val="right" w:leader="dot" w:pos="9350"/>
            </w:tabs>
            <w:rPr>
              <w:del w:id="324" w:author="David Conklin" w:date="2020-12-28T08:57:00Z"/>
              <w:rFonts w:eastAsiaTheme="minorEastAsia"/>
              <w:noProof/>
            </w:rPr>
          </w:pPr>
          <w:del w:id="325" w:author="David Conklin" w:date="2020-12-28T08:57:00Z">
            <w:r w:rsidDel="00C1322F">
              <w:rPr>
                <w:noProof/>
              </w:rPr>
              <w:fldChar w:fldCharType="begin"/>
            </w:r>
            <w:r w:rsidDel="00C1322F">
              <w:rPr>
                <w:noProof/>
              </w:rPr>
              <w:delInstrText xml:space="preserve"> HYPERLINK \l "_Toc59475499" </w:delInstrText>
            </w:r>
            <w:r w:rsidDel="00C1322F">
              <w:rPr>
                <w:noProof/>
              </w:rPr>
              <w:fldChar w:fldCharType="separate"/>
            </w:r>
          </w:del>
          <w:ins w:id="326" w:author="David Conklin" w:date="2021-01-08T09:58:00Z">
            <w:r w:rsidR="00690ED2">
              <w:rPr>
                <w:b/>
                <w:bCs/>
                <w:noProof/>
              </w:rPr>
              <w:t>Error! Hyperlink reference not valid.</w:t>
            </w:r>
          </w:ins>
          <w:del w:id="327" w:author="David Conklin" w:date="2020-12-28T08:57:00Z">
            <w:r w:rsidR="00135589" w:rsidRPr="00904388" w:rsidDel="00C1322F">
              <w:rPr>
                <w:rStyle w:val="Hyperlink"/>
                <w:noProof/>
              </w:rPr>
              <w:delText>DataCW3M\&lt;study area&gt;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_Toc59475499 \h </w:delInstrText>
            </w:r>
            <w:r w:rsidR="00135589" w:rsidDel="00C1322F">
              <w:rPr>
                <w:noProof/>
                <w:webHidden/>
              </w:rPr>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6EBA0FD2" w14:textId="2EB9C255" w:rsidR="00135589" w:rsidDel="00C1322F" w:rsidRDefault="00FC18C8">
          <w:pPr>
            <w:pStyle w:val="TOC1"/>
            <w:tabs>
              <w:tab w:val="right" w:leader="dot" w:pos="9350"/>
            </w:tabs>
            <w:rPr>
              <w:del w:id="328" w:author="David Conklin" w:date="2020-12-28T08:57:00Z"/>
              <w:rFonts w:eastAsiaTheme="minorEastAsia"/>
              <w:noProof/>
            </w:rPr>
          </w:pPr>
          <w:del w:id="329" w:author="David Conklin" w:date="2020-12-28T08:57:00Z">
            <w:r w:rsidDel="00C1322F">
              <w:rPr>
                <w:noProof/>
              </w:rPr>
              <w:fldChar w:fldCharType="begin"/>
            </w:r>
            <w:r w:rsidDel="00C1322F">
              <w:rPr>
                <w:noProof/>
              </w:rPr>
              <w:delInstrText xml:space="preserve"> HYPERLINK \l "_Toc59475500" </w:delInstrText>
            </w:r>
            <w:r w:rsidDel="00C1322F">
              <w:rPr>
                <w:noProof/>
              </w:rPr>
              <w:fldChar w:fldCharType="separate"/>
            </w:r>
          </w:del>
          <w:ins w:id="330" w:author="David Conklin" w:date="2021-01-08T09:58:00Z">
            <w:r w:rsidR="00690ED2">
              <w:rPr>
                <w:b/>
                <w:bCs/>
                <w:noProof/>
              </w:rPr>
              <w:t>Error! Hyperlink reference not valid.</w:t>
            </w:r>
          </w:ins>
          <w:del w:id="331" w:author="David Conklin" w:date="2020-12-28T08:57:00Z">
            <w:r w:rsidR="00135589" w:rsidRPr="00904388" w:rsidDel="00C1322F">
              <w:rPr>
                <w:rStyle w:val="Hyperlink"/>
                <w:noProof/>
              </w:rPr>
              <w:delText>Calendar conventions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_Toc59475500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72FDE6D8" w14:textId="4D366948" w:rsidR="00135589" w:rsidDel="00C1322F" w:rsidRDefault="00FC18C8">
          <w:pPr>
            <w:pStyle w:val="TOC2"/>
            <w:tabs>
              <w:tab w:val="right" w:leader="dot" w:pos="9350"/>
            </w:tabs>
            <w:rPr>
              <w:del w:id="332" w:author="David Conklin" w:date="2020-12-28T08:57:00Z"/>
              <w:rFonts w:eastAsiaTheme="minorEastAsia"/>
              <w:noProof/>
            </w:rPr>
          </w:pPr>
          <w:del w:id="333" w:author="David Conklin" w:date="2020-12-28T08:57:00Z">
            <w:r w:rsidDel="00C1322F">
              <w:rPr>
                <w:noProof/>
              </w:rPr>
              <w:fldChar w:fldCharType="begin"/>
            </w:r>
            <w:r w:rsidDel="00C1322F">
              <w:rPr>
                <w:noProof/>
              </w:rPr>
              <w:delInstrText xml:space="preserve"> HYPERLINK \l "_Toc59475501" </w:delInstrText>
            </w:r>
            <w:r w:rsidDel="00C1322F">
              <w:rPr>
                <w:noProof/>
              </w:rPr>
              <w:fldChar w:fldCharType="separate"/>
            </w:r>
          </w:del>
          <w:ins w:id="334" w:author="David Conklin" w:date="2021-01-08T09:58:00Z">
            <w:r w:rsidR="00690ED2">
              <w:rPr>
                <w:b/>
                <w:bCs/>
                <w:noProof/>
              </w:rPr>
              <w:t>Error! Hyperlink reference not valid.</w:t>
            </w:r>
          </w:ins>
          <w:del w:id="335" w:author="David Conklin" w:date="2020-12-28T08:57:00Z">
            <w:r w:rsidR="00135589" w:rsidRPr="00904388" w:rsidDel="00C1322F">
              <w:rPr>
                <w:rStyle w:val="Hyperlink"/>
                <w:noProof/>
              </w:rPr>
              <w:delText>Water years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_Toc59475501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18DDA8B" w14:textId="162A7C78" w:rsidR="00135589" w:rsidDel="00C1322F" w:rsidRDefault="00FC18C8">
          <w:pPr>
            <w:pStyle w:val="TOC1"/>
            <w:tabs>
              <w:tab w:val="right" w:leader="dot" w:pos="9350"/>
            </w:tabs>
            <w:rPr>
              <w:del w:id="336" w:author="David Conklin" w:date="2020-12-28T08:57:00Z"/>
              <w:rFonts w:eastAsiaTheme="minorEastAsia"/>
              <w:noProof/>
            </w:rPr>
          </w:pPr>
          <w:del w:id="337" w:author="David Conklin" w:date="2020-12-28T08:57:00Z">
            <w:r w:rsidDel="00C1322F">
              <w:rPr>
                <w:noProof/>
              </w:rPr>
              <w:fldChar w:fldCharType="begin"/>
            </w:r>
            <w:r w:rsidDel="00C1322F">
              <w:rPr>
                <w:noProof/>
              </w:rPr>
              <w:delInstrText xml:space="preserve"> HYPERLINK \l "_Toc59475502" </w:delInstrText>
            </w:r>
            <w:r w:rsidDel="00C1322F">
              <w:rPr>
                <w:noProof/>
              </w:rPr>
              <w:fldChar w:fldCharType="separate"/>
            </w:r>
          </w:del>
          <w:ins w:id="338" w:author="David Conklin" w:date="2021-01-08T09:58:00Z">
            <w:r w:rsidR="00690ED2">
              <w:rPr>
                <w:b/>
                <w:bCs/>
                <w:noProof/>
              </w:rPr>
              <w:t>Error! Hyperlink reference not valid.</w:t>
            </w:r>
          </w:ins>
          <w:del w:id="339" w:author="David Conklin" w:date="2020-12-28T08:57:00Z">
            <w:r w:rsidR="00135589" w:rsidRPr="00904388" w:rsidDel="00C1322F">
              <w:rPr>
                <w:rStyle w:val="Hyperlink"/>
                <w:noProof/>
              </w:rPr>
              <w:delText>Climate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_Toc59475502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0A05B388" w14:textId="4C94ED85" w:rsidR="00135589" w:rsidDel="00C1322F" w:rsidRDefault="00FC18C8">
          <w:pPr>
            <w:pStyle w:val="TOC2"/>
            <w:tabs>
              <w:tab w:val="right" w:leader="dot" w:pos="9350"/>
            </w:tabs>
            <w:rPr>
              <w:del w:id="340" w:author="David Conklin" w:date="2020-12-28T08:57:00Z"/>
              <w:rFonts w:eastAsiaTheme="minorEastAsia"/>
              <w:noProof/>
            </w:rPr>
          </w:pPr>
          <w:del w:id="341" w:author="David Conklin" w:date="2020-12-28T08:57:00Z">
            <w:r w:rsidDel="00C1322F">
              <w:rPr>
                <w:noProof/>
              </w:rPr>
              <w:fldChar w:fldCharType="begin"/>
            </w:r>
            <w:r w:rsidDel="00C1322F">
              <w:rPr>
                <w:noProof/>
              </w:rPr>
              <w:delInstrText xml:space="preserve"> HYPERLINK \l "_Toc59475503" </w:delInstrText>
            </w:r>
            <w:r w:rsidDel="00C1322F">
              <w:rPr>
                <w:noProof/>
              </w:rPr>
              <w:fldChar w:fldCharType="separate"/>
            </w:r>
          </w:del>
          <w:ins w:id="342" w:author="David Conklin" w:date="2021-01-08T09:58:00Z">
            <w:r w:rsidR="00690ED2">
              <w:rPr>
                <w:b/>
                <w:bCs/>
                <w:noProof/>
              </w:rPr>
              <w:t>Error! Hyperlink reference not valid.</w:t>
            </w:r>
          </w:ins>
          <w:del w:id="343" w:author="David Conklin" w:date="2020-12-28T08:57:00Z">
            <w:r w:rsidR="00135589" w:rsidRPr="00904388" w:rsidDel="00C1322F">
              <w:rPr>
                <w:rStyle w:val="Hyperlink"/>
                <w:noProof/>
              </w:rPr>
              <w:delText>Numbered climate scenarios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_Toc59475503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7C52241" w14:textId="3C197B9E" w:rsidR="00135589" w:rsidDel="00C1322F" w:rsidRDefault="00FC18C8">
          <w:pPr>
            <w:pStyle w:val="TOC2"/>
            <w:tabs>
              <w:tab w:val="right" w:leader="dot" w:pos="9350"/>
            </w:tabs>
            <w:rPr>
              <w:del w:id="344" w:author="David Conklin" w:date="2020-12-28T08:57:00Z"/>
              <w:rFonts w:eastAsiaTheme="minorEastAsia"/>
              <w:noProof/>
            </w:rPr>
          </w:pPr>
          <w:del w:id="345" w:author="David Conklin" w:date="2020-12-28T08:57:00Z">
            <w:r w:rsidDel="00C1322F">
              <w:rPr>
                <w:noProof/>
              </w:rPr>
              <w:fldChar w:fldCharType="begin"/>
            </w:r>
            <w:r w:rsidDel="00C1322F">
              <w:rPr>
                <w:noProof/>
              </w:rPr>
              <w:delInstrText xml:space="preserve"> HYPERLINK \l "_Toc59475504" </w:delInstrText>
            </w:r>
            <w:r w:rsidDel="00C1322F">
              <w:rPr>
                <w:noProof/>
              </w:rPr>
              <w:fldChar w:fldCharType="separate"/>
            </w:r>
          </w:del>
          <w:ins w:id="346" w:author="David Conklin" w:date="2021-01-08T09:58:00Z">
            <w:r w:rsidR="00690ED2">
              <w:rPr>
                <w:b/>
                <w:bCs/>
                <w:noProof/>
              </w:rPr>
              <w:t>Error! Hyperlink reference not valid.</w:t>
            </w:r>
          </w:ins>
          <w:del w:id="347" w:author="David Conklin" w:date="2020-12-28T08:57:00Z">
            <w:r w:rsidR="00135589" w:rsidRPr="00904388" w:rsidDel="00C1322F">
              <w:rPr>
                <w:rStyle w:val="Hyperlink"/>
                <w:noProof/>
              </w:rPr>
              <w:delText>Monthly and seasonal weather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_Toc59475504 \h </w:delInstrText>
            </w:r>
            <w:r w:rsidR="00135589" w:rsidDel="00C1322F">
              <w:rPr>
                <w:noProof/>
                <w:webHidden/>
              </w:rPr>
            </w:r>
            <w:r w:rsidR="00135589" w:rsidDel="00C1322F">
              <w:rPr>
                <w:noProof/>
                <w:webHidden/>
              </w:rPr>
              <w:fldChar w:fldCharType="separate"/>
            </w:r>
            <w:r w:rsidR="00135589" w:rsidDel="00C1322F">
              <w:rPr>
                <w:noProof/>
                <w:webHidden/>
              </w:rPr>
              <w:delText>17</w:delText>
            </w:r>
            <w:r w:rsidR="00135589" w:rsidDel="00C1322F">
              <w:rPr>
                <w:noProof/>
                <w:webHidden/>
              </w:rPr>
              <w:fldChar w:fldCharType="end"/>
            </w:r>
            <w:r w:rsidDel="00C1322F">
              <w:rPr>
                <w:noProof/>
              </w:rPr>
              <w:fldChar w:fldCharType="end"/>
            </w:r>
          </w:del>
        </w:p>
        <w:p w14:paraId="00BFD3C9" w14:textId="24A37CF6" w:rsidR="00135589" w:rsidDel="00C1322F" w:rsidRDefault="00FC18C8">
          <w:pPr>
            <w:pStyle w:val="TOC2"/>
            <w:tabs>
              <w:tab w:val="right" w:leader="dot" w:pos="9350"/>
            </w:tabs>
            <w:rPr>
              <w:del w:id="348" w:author="David Conklin" w:date="2020-12-28T08:57:00Z"/>
              <w:rFonts w:eastAsiaTheme="minorEastAsia"/>
              <w:noProof/>
            </w:rPr>
          </w:pPr>
          <w:del w:id="349" w:author="David Conklin" w:date="2020-12-28T08:57:00Z">
            <w:r w:rsidDel="00C1322F">
              <w:rPr>
                <w:noProof/>
              </w:rPr>
              <w:fldChar w:fldCharType="begin"/>
            </w:r>
            <w:r w:rsidDel="00C1322F">
              <w:rPr>
                <w:noProof/>
              </w:rPr>
              <w:delInstrText xml:space="preserve"> HYPERLINK \l "_Toc59475505" </w:delInstrText>
            </w:r>
            <w:r w:rsidDel="00C1322F">
              <w:rPr>
                <w:noProof/>
              </w:rPr>
              <w:fldChar w:fldCharType="separate"/>
            </w:r>
          </w:del>
          <w:ins w:id="350" w:author="David Conklin" w:date="2021-01-08T09:58:00Z">
            <w:r w:rsidR="00690ED2">
              <w:rPr>
                <w:b/>
                <w:bCs/>
                <w:noProof/>
              </w:rPr>
              <w:t>Error! Hyperlink reference not valid.</w:t>
            </w:r>
          </w:ins>
          <w:del w:id="351" w:author="David Conklin" w:date="2020-12-28T08:57:00Z">
            <w:r w:rsidR="00135589" w:rsidRPr="00904388" w:rsidDel="00C1322F">
              <w:rPr>
                <w:rStyle w:val="Hyperlink"/>
                <w:noProof/>
              </w:rPr>
              <w:delText>Climate data grids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_Toc59475505 \h </w:delInstrText>
            </w:r>
            <w:r w:rsidR="00135589" w:rsidDel="00C1322F">
              <w:rPr>
                <w:noProof/>
                <w:webHidden/>
              </w:rPr>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5A2C7406" w14:textId="53515250" w:rsidR="00135589" w:rsidDel="00C1322F" w:rsidRDefault="00FC18C8">
          <w:pPr>
            <w:pStyle w:val="TOC3"/>
            <w:tabs>
              <w:tab w:val="right" w:leader="dot" w:pos="9350"/>
            </w:tabs>
            <w:rPr>
              <w:del w:id="352" w:author="David Conklin" w:date="2020-12-28T08:57:00Z"/>
              <w:rFonts w:eastAsiaTheme="minorEastAsia"/>
              <w:noProof/>
            </w:rPr>
          </w:pPr>
          <w:del w:id="353" w:author="David Conklin" w:date="2020-12-28T08:57:00Z">
            <w:r w:rsidDel="00C1322F">
              <w:rPr>
                <w:noProof/>
              </w:rPr>
              <w:fldChar w:fldCharType="begin"/>
            </w:r>
            <w:r w:rsidDel="00C1322F">
              <w:rPr>
                <w:noProof/>
              </w:rPr>
              <w:delInstrText xml:space="preserve"> HYPERLINK \l "_Toc59475506" </w:delInstrText>
            </w:r>
            <w:r w:rsidDel="00C1322F">
              <w:rPr>
                <w:noProof/>
              </w:rPr>
              <w:fldChar w:fldCharType="separate"/>
            </w:r>
          </w:del>
          <w:ins w:id="354" w:author="David Conklin" w:date="2021-01-08T09:58:00Z">
            <w:r w:rsidR="00690ED2">
              <w:rPr>
                <w:b/>
                <w:bCs/>
                <w:noProof/>
              </w:rPr>
              <w:t>Error! Hyperlink reference not valid.</w:t>
            </w:r>
          </w:ins>
          <w:del w:id="355" w:author="David Conklin" w:date="2020-12-28T08:57:00Z">
            <w:r w:rsidR="00135589" w:rsidRPr="00904388" w:rsidDel="00C1322F">
              <w:rPr>
                <w:rStyle w:val="Hyperlink"/>
                <w:noProof/>
              </w:rPr>
              <w:delText>The WW2100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_Toc59475506 \h </w:delInstrText>
            </w:r>
            <w:r w:rsidR="00135589" w:rsidDel="00C1322F">
              <w:rPr>
                <w:noProof/>
                <w:webHidden/>
              </w:rPr>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766BF83F" w14:textId="4459DB3B" w:rsidR="00135589" w:rsidDel="00C1322F" w:rsidRDefault="00FC18C8">
          <w:pPr>
            <w:pStyle w:val="TOC3"/>
            <w:tabs>
              <w:tab w:val="right" w:leader="dot" w:pos="9350"/>
            </w:tabs>
            <w:rPr>
              <w:del w:id="356" w:author="David Conklin" w:date="2020-12-28T08:57:00Z"/>
              <w:rFonts w:eastAsiaTheme="minorEastAsia"/>
              <w:noProof/>
            </w:rPr>
          </w:pPr>
          <w:del w:id="357" w:author="David Conklin" w:date="2020-12-28T08:57:00Z">
            <w:r w:rsidDel="00C1322F">
              <w:rPr>
                <w:noProof/>
              </w:rPr>
              <w:fldChar w:fldCharType="begin"/>
            </w:r>
            <w:r w:rsidDel="00C1322F">
              <w:rPr>
                <w:noProof/>
              </w:rPr>
              <w:delInstrText xml:space="preserve"> HYPERLINK \l "_Toc59475507" </w:delInstrText>
            </w:r>
            <w:r w:rsidDel="00C1322F">
              <w:rPr>
                <w:noProof/>
              </w:rPr>
              <w:fldChar w:fldCharType="separate"/>
            </w:r>
          </w:del>
          <w:ins w:id="358" w:author="David Conklin" w:date="2021-01-08T09:58:00Z">
            <w:r w:rsidR="00690ED2">
              <w:rPr>
                <w:b/>
                <w:bCs/>
                <w:noProof/>
              </w:rPr>
              <w:t>Error! Hyperlink reference not valid.</w:t>
            </w:r>
          </w:ins>
          <w:del w:id="359" w:author="David Conklin" w:date="2020-12-28T08:57:00Z">
            <w:r w:rsidR="00135589" w:rsidRPr="00904388" w:rsidDel="00C1322F">
              <w:rPr>
                <w:rStyle w:val="Hyperlink"/>
                <w:noProof/>
              </w:rPr>
              <w:delText>The v2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_Toc59475507 \h </w:delInstrText>
            </w:r>
            <w:r w:rsidR="00135589" w:rsidDel="00C1322F">
              <w:rPr>
                <w:noProof/>
                <w:webHidden/>
              </w:rPr>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271F8E09" w14:textId="0E80A5DE" w:rsidR="00135589" w:rsidDel="00C1322F" w:rsidRDefault="00FC18C8">
          <w:pPr>
            <w:pStyle w:val="TOC2"/>
            <w:tabs>
              <w:tab w:val="right" w:leader="dot" w:pos="9350"/>
            </w:tabs>
            <w:rPr>
              <w:del w:id="360" w:author="David Conklin" w:date="2020-12-28T08:57:00Z"/>
              <w:rFonts w:eastAsiaTheme="minorEastAsia"/>
              <w:noProof/>
            </w:rPr>
          </w:pPr>
          <w:del w:id="361" w:author="David Conklin" w:date="2020-12-28T08:57:00Z">
            <w:r w:rsidDel="00C1322F">
              <w:rPr>
                <w:noProof/>
              </w:rPr>
              <w:fldChar w:fldCharType="begin"/>
            </w:r>
            <w:r w:rsidDel="00C1322F">
              <w:rPr>
                <w:noProof/>
              </w:rPr>
              <w:delInstrText xml:space="preserve"> HYPERLINK \l "_Toc59475508" </w:delInstrText>
            </w:r>
            <w:r w:rsidDel="00C1322F">
              <w:rPr>
                <w:noProof/>
              </w:rPr>
              <w:fldChar w:fldCharType="separate"/>
            </w:r>
          </w:del>
          <w:ins w:id="362" w:author="David Conklin" w:date="2021-01-08T09:58:00Z">
            <w:r w:rsidR="00690ED2">
              <w:rPr>
                <w:b/>
                <w:bCs/>
                <w:noProof/>
              </w:rPr>
              <w:t>Error! Hyperlink reference not valid.</w:t>
            </w:r>
          </w:ins>
          <w:del w:id="363" w:author="David Conklin" w:date="2020-12-28T08:57:00Z">
            <w:r w:rsidR="00135589" w:rsidRPr="00904388" w:rsidDel="00C1322F">
              <w:rPr>
                <w:rStyle w:val="Hyperlink"/>
                <w:noProof/>
              </w:rPr>
              <w:delText>How climate data is looked up</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_Toc59475508 \h </w:delInstrText>
            </w:r>
            <w:r w:rsidR="00135589" w:rsidDel="00C1322F">
              <w:rPr>
                <w:noProof/>
                <w:webHidden/>
              </w:rPr>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0098C092" w14:textId="44CC0948" w:rsidR="00135589" w:rsidDel="00C1322F" w:rsidRDefault="00FC18C8">
          <w:pPr>
            <w:pStyle w:val="TOC2"/>
            <w:tabs>
              <w:tab w:val="right" w:leader="dot" w:pos="9350"/>
            </w:tabs>
            <w:rPr>
              <w:del w:id="364" w:author="David Conklin" w:date="2020-12-28T08:57:00Z"/>
              <w:rFonts w:eastAsiaTheme="minorEastAsia"/>
              <w:noProof/>
            </w:rPr>
          </w:pPr>
          <w:del w:id="365" w:author="David Conklin" w:date="2020-12-28T08:57:00Z">
            <w:r w:rsidDel="00C1322F">
              <w:rPr>
                <w:noProof/>
              </w:rPr>
              <w:fldChar w:fldCharType="begin"/>
            </w:r>
            <w:r w:rsidDel="00C1322F">
              <w:rPr>
                <w:noProof/>
              </w:rPr>
              <w:delInstrText xml:space="preserve"> HYPERLINK \l "_Toc59475509" </w:delInstrText>
            </w:r>
            <w:r w:rsidDel="00C1322F">
              <w:rPr>
                <w:noProof/>
              </w:rPr>
              <w:fldChar w:fldCharType="separate"/>
            </w:r>
          </w:del>
          <w:ins w:id="366" w:author="David Conklin" w:date="2021-01-08T09:58:00Z">
            <w:r w:rsidR="00690ED2">
              <w:rPr>
                <w:b/>
                <w:bCs/>
                <w:noProof/>
              </w:rPr>
              <w:t>Error! Hyperlink reference not valid.</w:t>
            </w:r>
          </w:ins>
          <w:del w:id="367" w:author="David Conklin" w:date="2020-12-28T08:57:00Z">
            <w:r w:rsidR="00135589" w:rsidRPr="00904388" w:rsidDel="00C1322F">
              <w:rPr>
                <w:rStyle w:val="Hyperlink"/>
                <w:noProof/>
              </w:rPr>
              <w:delText>What is in a climate dataset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_Toc59475509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7F205795" w14:textId="519CDE46" w:rsidR="00135589" w:rsidDel="00C1322F" w:rsidRDefault="00FC18C8">
          <w:pPr>
            <w:pStyle w:val="TOC1"/>
            <w:tabs>
              <w:tab w:val="right" w:leader="dot" w:pos="9350"/>
            </w:tabs>
            <w:rPr>
              <w:del w:id="368" w:author="David Conklin" w:date="2020-12-28T08:57:00Z"/>
              <w:rFonts w:eastAsiaTheme="minorEastAsia"/>
              <w:noProof/>
            </w:rPr>
          </w:pPr>
          <w:del w:id="369" w:author="David Conklin" w:date="2020-12-28T08:57:00Z">
            <w:r w:rsidDel="00C1322F">
              <w:rPr>
                <w:noProof/>
              </w:rPr>
              <w:fldChar w:fldCharType="begin"/>
            </w:r>
            <w:r w:rsidDel="00C1322F">
              <w:rPr>
                <w:noProof/>
              </w:rPr>
              <w:delInstrText xml:space="preserve"> HYPERLINK \l "_Toc59475510" </w:delInstrText>
            </w:r>
            <w:r w:rsidDel="00C1322F">
              <w:rPr>
                <w:noProof/>
              </w:rPr>
              <w:fldChar w:fldCharType="separate"/>
            </w:r>
          </w:del>
          <w:ins w:id="370" w:author="David Conklin" w:date="2021-01-08T09:58:00Z">
            <w:r w:rsidR="00690ED2">
              <w:rPr>
                <w:b/>
                <w:bCs/>
                <w:noProof/>
              </w:rPr>
              <w:t>Error! Hyperlink reference not valid.</w:t>
            </w:r>
          </w:ins>
          <w:del w:id="371" w:author="David Conklin" w:date="2020-12-28T08:57:00Z">
            <w:r w:rsidR="00135589" w:rsidRPr="00904388" w:rsidDel="00C1322F">
              <w:rPr>
                <w:rStyle w:val="Hyperlink"/>
                <w:noProof/>
              </w:rPr>
              <w:delText>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_Toc59475510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16CCF854" w14:textId="72F02AAE" w:rsidR="00135589" w:rsidDel="00C1322F" w:rsidRDefault="00FC18C8">
          <w:pPr>
            <w:pStyle w:val="TOC2"/>
            <w:tabs>
              <w:tab w:val="right" w:leader="dot" w:pos="9350"/>
            </w:tabs>
            <w:rPr>
              <w:del w:id="372" w:author="David Conklin" w:date="2020-12-28T08:57:00Z"/>
              <w:rFonts w:eastAsiaTheme="minorEastAsia"/>
              <w:noProof/>
            </w:rPr>
          </w:pPr>
          <w:del w:id="373" w:author="David Conklin" w:date="2020-12-28T08:57:00Z">
            <w:r w:rsidDel="00C1322F">
              <w:rPr>
                <w:noProof/>
              </w:rPr>
              <w:fldChar w:fldCharType="begin"/>
            </w:r>
            <w:r w:rsidDel="00C1322F">
              <w:rPr>
                <w:noProof/>
              </w:rPr>
              <w:delInstrText xml:space="preserve"> HYPERLINK \l "_Toc59475511" </w:delInstrText>
            </w:r>
            <w:r w:rsidDel="00C1322F">
              <w:rPr>
                <w:noProof/>
              </w:rPr>
              <w:fldChar w:fldCharType="separate"/>
            </w:r>
          </w:del>
          <w:ins w:id="374" w:author="David Conklin" w:date="2021-01-08T09:58:00Z">
            <w:r w:rsidR="00690ED2">
              <w:rPr>
                <w:b/>
                <w:bCs/>
                <w:noProof/>
              </w:rPr>
              <w:t>Error! Hyperlink reference not valid.</w:t>
            </w:r>
          </w:ins>
          <w:del w:id="375" w:author="David Conklin" w:date="2020-12-28T08:57:00Z">
            <w:r w:rsidR="00135589" w:rsidRPr="00904388" w:rsidDel="00C1322F">
              <w:rPr>
                <w:rStyle w:val="Hyperlink"/>
                <w:noProof/>
              </w:rPr>
              <w:delText>Water rights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_Toc59475511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505F5DA5" w14:textId="2618B343" w:rsidR="00135589" w:rsidDel="00C1322F" w:rsidRDefault="00FC18C8">
          <w:pPr>
            <w:pStyle w:val="TOC2"/>
            <w:tabs>
              <w:tab w:val="right" w:leader="dot" w:pos="9350"/>
            </w:tabs>
            <w:rPr>
              <w:del w:id="376" w:author="David Conklin" w:date="2020-12-28T08:57:00Z"/>
              <w:rFonts w:eastAsiaTheme="minorEastAsia"/>
              <w:noProof/>
            </w:rPr>
          </w:pPr>
          <w:del w:id="377" w:author="David Conklin" w:date="2020-12-28T08:57:00Z">
            <w:r w:rsidDel="00C1322F">
              <w:rPr>
                <w:noProof/>
              </w:rPr>
              <w:fldChar w:fldCharType="begin"/>
            </w:r>
            <w:r w:rsidDel="00C1322F">
              <w:rPr>
                <w:noProof/>
              </w:rPr>
              <w:delInstrText xml:space="preserve"> HYPERLINK \l "_Toc59475512" </w:delInstrText>
            </w:r>
            <w:r w:rsidDel="00C1322F">
              <w:rPr>
                <w:noProof/>
              </w:rPr>
              <w:fldChar w:fldCharType="separate"/>
            </w:r>
          </w:del>
          <w:ins w:id="378" w:author="David Conklin" w:date="2021-01-08T09:58:00Z">
            <w:r w:rsidR="00690ED2">
              <w:rPr>
                <w:b/>
                <w:bCs/>
                <w:noProof/>
              </w:rPr>
              <w:t>Error! Hyperlink reference not valid.</w:t>
            </w:r>
          </w:ins>
          <w:del w:id="379" w:author="David Conklin" w:date="2020-12-28T08:57:00Z">
            <w:r w:rsidR="00135589" w:rsidRPr="00904388" w:rsidDel="00C1322F">
              <w:rPr>
                <w:rStyle w:val="Hyperlink"/>
                <w:noProof/>
              </w:rPr>
              <w:delText>The wr_pods.csv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_Toc59475512 \h </w:delInstrText>
            </w:r>
            <w:r w:rsidR="00135589" w:rsidDel="00C1322F">
              <w:rPr>
                <w:noProof/>
                <w:webHidden/>
              </w:rPr>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5986671" w14:textId="058F8887" w:rsidR="00135589" w:rsidDel="00C1322F" w:rsidRDefault="00FC18C8">
          <w:pPr>
            <w:pStyle w:val="TOC2"/>
            <w:tabs>
              <w:tab w:val="right" w:leader="dot" w:pos="9350"/>
            </w:tabs>
            <w:rPr>
              <w:del w:id="380" w:author="David Conklin" w:date="2020-12-28T08:57:00Z"/>
              <w:rFonts w:eastAsiaTheme="minorEastAsia"/>
              <w:noProof/>
            </w:rPr>
          </w:pPr>
          <w:del w:id="381" w:author="David Conklin" w:date="2020-12-28T08:57:00Z">
            <w:r w:rsidDel="00C1322F">
              <w:rPr>
                <w:noProof/>
              </w:rPr>
              <w:fldChar w:fldCharType="begin"/>
            </w:r>
            <w:r w:rsidDel="00C1322F">
              <w:rPr>
                <w:noProof/>
              </w:rPr>
              <w:delInstrText xml:space="preserve"> HYPERLINK \l "_Toc59475513" </w:delInstrText>
            </w:r>
            <w:r w:rsidDel="00C1322F">
              <w:rPr>
                <w:noProof/>
              </w:rPr>
              <w:fldChar w:fldCharType="separate"/>
            </w:r>
          </w:del>
          <w:ins w:id="382" w:author="David Conklin" w:date="2021-01-08T09:58:00Z">
            <w:r w:rsidR="00690ED2">
              <w:rPr>
                <w:b/>
                <w:bCs/>
                <w:noProof/>
              </w:rPr>
              <w:t>Error! Hyperlink reference not valid.</w:t>
            </w:r>
          </w:ins>
          <w:del w:id="383" w:author="David Conklin" w:date="2020-12-28T08:57:00Z">
            <w:r w:rsidR="00135589" w:rsidRPr="00904388" w:rsidDel="00C1322F">
              <w:rPr>
                <w:rStyle w:val="Hyperlink"/>
                <w:noProof/>
              </w:rPr>
              <w:delText>The wr_pous.csv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_Toc59475513 \h </w:delInstrText>
            </w:r>
            <w:r w:rsidR="00135589" w:rsidDel="00C1322F">
              <w:rPr>
                <w:noProof/>
                <w:webHidden/>
              </w:rPr>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29F05A4" w14:textId="24D011A6" w:rsidR="00135589" w:rsidDel="00C1322F" w:rsidRDefault="00FC18C8">
          <w:pPr>
            <w:pStyle w:val="TOC2"/>
            <w:tabs>
              <w:tab w:val="right" w:leader="dot" w:pos="9350"/>
            </w:tabs>
            <w:rPr>
              <w:del w:id="384" w:author="David Conklin" w:date="2020-12-28T08:57:00Z"/>
              <w:rFonts w:eastAsiaTheme="minorEastAsia"/>
              <w:noProof/>
            </w:rPr>
          </w:pPr>
          <w:del w:id="385" w:author="David Conklin" w:date="2020-12-28T08:57:00Z">
            <w:r w:rsidDel="00C1322F">
              <w:rPr>
                <w:noProof/>
              </w:rPr>
              <w:fldChar w:fldCharType="begin"/>
            </w:r>
            <w:r w:rsidDel="00C1322F">
              <w:rPr>
                <w:noProof/>
              </w:rPr>
              <w:delInstrText xml:space="preserve"> HYPERLINK \l "_Toc59475514" </w:delInstrText>
            </w:r>
            <w:r w:rsidDel="00C1322F">
              <w:rPr>
                <w:noProof/>
              </w:rPr>
              <w:fldChar w:fldCharType="separate"/>
            </w:r>
          </w:del>
          <w:ins w:id="386" w:author="David Conklin" w:date="2021-01-08T09:58:00Z">
            <w:r w:rsidR="00690ED2">
              <w:rPr>
                <w:b/>
                <w:bCs/>
                <w:noProof/>
              </w:rPr>
              <w:t>Error! Hyperlink reference not valid.</w:t>
            </w:r>
          </w:ins>
          <w:del w:id="387" w:author="David Conklin" w:date="2020-12-28T08:57:00Z">
            <w:r w:rsidR="00135589" w:rsidRPr="00904388" w:rsidDel="00C1322F">
              <w:rPr>
                <w:rStyle w:val="Hyperlink"/>
                <w:noProof/>
              </w:rPr>
              <w:delText>Adding a water right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_Toc59475514 \h </w:delInstrText>
            </w:r>
            <w:r w:rsidR="00135589" w:rsidDel="00C1322F">
              <w:rPr>
                <w:noProof/>
                <w:webHidden/>
              </w:rPr>
            </w:r>
            <w:r w:rsidR="00135589" w:rsidDel="00C1322F">
              <w:rPr>
                <w:noProof/>
                <w:webHidden/>
              </w:rPr>
              <w:fldChar w:fldCharType="separate"/>
            </w:r>
            <w:r w:rsidR="00135589" w:rsidDel="00C1322F">
              <w:rPr>
                <w:noProof/>
                <w:webHidden/>
              </w:rPr>
              <w:delText>22</w:delText>
            </w:r>
            <w:r w:rsidR="00135589" w:rsidDel="00C1322F">
              <w:rPr>
                <w:noProof/>
                <w:webHidden/>
              </w:rPr>
              <w:fldChar w:fldCharType="end"/>
            </w:r>
            <w:r w:rsidDel="00C1322F">
              <w:rPr>
                <w:noProof/>
              </w:rPr>
              <w:fldChar w:fldCharType="end"/>
            </w:r>
          </w:del>
        </w:p>
        <w:p w14:paraId="59A869E0" w14:textId="4064F51E" w:rsidR="00135589" w:rsidDel="00C1322F" w:rsidRDefault="00FC18C8">
          <w:pPr>
            <w:pStyle w:val="TOC1"/>
            <w:tabs>
              <w:tab w:val="right" w:leader="dot" w:pos="9350"/>
            </w:tabs>
            <w:rPr>
              <w:del w:id="388" w:author="David Conklin" w:date="2020-12-28T08:57:00Z"/>
              <w:rFonts w:eastAsiaTheme="minorEastAsia"/>
              <w:noProof/>
            </w:rPr>
          </w:pPr>
          <w:del w:id="389" w:author="David Conklin" w:date="2020-12-28T08:57:00Z">
            <w:r w:rsidDel="00C1322F">
              <w:rPr>
                <w:noProof/>
              </w:rPr>
              <w:fldChar w:fldCharType="begin"/>
            </w:r>
            <w:r w:rsidDel="00C1322F">
              <w:rPr>
                <w:noProof/>
              </w:rPr>
              <w:delInstrText xml:space="preserve"> HYPERLINK \l "_Toc59475515" </w:delInstrText>
            </w:r>
            <w:r w:rsidDel="00C1322F">
              <w:rPr>
                <w:noProof/>
              </w:rPr>
              <w:fldChar w:fldCharType="separate"/>
            </w:r>
          </w:del>
          <w:ins w:id="390" w:author="David Conklin" w:date="2021-01-08T09:58:00Z">
            <w:r w:rsidR="00690ED2">
              <w:rPr>
                <w:b/>
                <w:bCs/>
                <w:noProof/>
              </w:rPr>
              <w:t>Error! Hyperlink reference not valid.</w:t>
            </w:r>
          </w:ins>
          <w:del w:id="391" w:author="David Conklin" w:date="2020-12-28T08:57:00Z">
            <w:r w:rsidR="00135589" w:rsidRPr="00904388" w:rsidDel="00C1322F">
              <w:rPr>
                <w:rStyle w:val="Hyperlink"/>
                <w:noProof/>
              </w:rPr>
              <w:delText>Stream flow and stream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_Toc59475515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2CF2959C" w14:textId="68CDA0C2" w:rsidR="00135589" w:rsidDel="00C1322F" w:rsidRDefault="00FC18C8">
          <w:pPr>
            <w:pStyle w:val="TOC2"/>
            <w:tabs>
              <w:tab w:val="right" w:leader="dot" w:pos="9350"/>
            </w:tabs>
            <w:rPr>
              <w:del w:id="392" w:author="David Conklin" w:date="2020-12-28T08:57:00Z"/>
              <w:rFonts w:eastAsiaTheme="minorEastAsia"/>
              <w:noProof/>
            </w:rPr>
          </w:pPr>
          <w:del w:id="393" w:author="David Conklin" w:date="2020-12-28T08:57:00Z">
            <w:r w:rsidDel="00C1322F">
              <w:rPr>
                <w:noProof/>
              </w:rPr>
              <w:fldChar w:fldCharType="begin"/>
            </w:r>
            <w:r w:rsidDel="00C1322F">
              <w:rPr>
                <w:noProof/>
              </w:rPr>
              <w:delInstrText xml:space="preserve"> HYPERLINK \l "_Toc59475516" </w:delInstrText>
            </w:r>
            <w:r w:rsidDel="00C1322F">
              <w:rPr>
                <w:noProof/>
              </w:rPr>
              <w:fldChar w:fldCharType="separate"/>
            </w:r>
          </w:del>
          <w:ins w:id="394" w:author="David Conklin" w:date="2021-01-08T09:58:00Z">
            <w:r w:rsidR="00690ED2">
              <w:rPr>
                <w:b/>
                <w:bCs/>
                <w:noProof/>
              </w:rPr>
              <w:t>Error! Hyperlink reference not valid.</w:t>
            </w:r>
          </w:ins>
          <w:del w:id="395" w:author="David Conklin" w:date="2020-12-28T08:57:00Z">
            <w:r w:rsidR="00135589" w:rsidRPr="00904388" w:rsidDel="00C1322F">
              <w:rPr>
                <w:rStyle w:val="Hyperlink"/>
                <w:noProof/>
              </w:rPr>
              <w:delText>Water parcels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_Toc59475516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71625657" w14:textId="2E412AD2" w:rsidR="00135589" w:rsidDel="00C1322F" w:rsidRDefault="00FC18C8">
          <w:pPr>
            <w:pStyle w:val="TOC2"/>
            <w:tabs>
              <w:tab w:val="right" w:leader="dot" w:pos="9350"/>
            </w:tabs>
            <w:rPr>
              <w:del w:id="396" w:author="David Conklin" w:date="2020-12-28T08:57:00Z"/>
              <w:rFonts w:eastAsiaTheme="minorEastAsia"/>
              <w:noProof/>
            </w:rPr>
          </w:pPr>
          <w:del w:id="397" w:author="David Conklin" w:date="2020-12-28T08:57:00Z">
            <w:r w:rsidDel="00C1322F">
              <w:rPr>
                <w:noProof/>
              </w:rPr>
              <w:fldChar w:fldCharType="begin"/>
            </w:r>
            <w:r w:rsidDel="00C1322F">
              <w:rPr>
                <w:noProof/>
              </w:rPr>
              <w:delInstrText xml:space="preserve"> HYPERLINK \l "_Toc59475517" </w:delInstrText>
            </w:r>
            <w:r w:rsidDel="00C1322F">
              <w:rPr>
                <w:noProof/>
              </w:rPr>
              <w:fldChar w:fldCharType="separate"/>
            </w:r>
          </w:del>
          <w:ins w:id="398" w:author="David Conklin" w:date="2021-01-08T09:58:00Z">
            <w:r w:rsidR="00690ED2">
              <w:rPr>
                <w:b/>
                <w:bCs/>
                <w:noProof/>
              </w:rPr>
              <w:t>Error! Hyperlink reference not valid.</w:t>
            </w:r>
          </w:ins>
          <w:del w:id="399" w:author="David Conklin" w:date="2020-12-28T08:57:00Z">
            <w:r w:rsidR="00135589" w:rsidRPr="00904388" w:rsidDel="00C1322F">
              <w:rPr>
                <w:rStyle w:val="Hyperlink"/>
                <w:noProof/>
              </w:rPr>
              <w:delText>Daily water mass and energy balance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_Toc59475517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64972B2F" w14:textId="4CDD7D33" w:rsidR="00135589" w:rsidDel="00C1322F" w:rsidRDefault="00FC18C8">
          <w:pPr>
            <w:pStyle w:val="TOC2"/>
            <w:tabs>
              <w:tab w:val="right" w:leader="dot" w:pos="9350"/>
            </w:tabs>
            <w:rPr>
              <w:del w:id="400" w:author="David Conklin" w:date="2020-12-28T08:57:00Z"/>
              <w:rFonts w:eastAsiaTheme="minorEastAsia"/>
              <w:noProof/>
            </w:rPr>
          </w:pPr>
          <w:del w:id="401" w:author="David Conklin" w:date="2020-12-28T08:57:00Z">
            <w:r w:rsidDel="00C1322F">
              <w:rPr>
                <w:noProof/>
              </w:rPr>
              <w:fldChar w:fldCharType="begin"/>
            </w:r>
            <w:r w:rsidDel="00C1322F">
              <w:rPr>
                <w:noProof/>
              </w:rPr>
              <w:delInstrText xml:space="preserve"> HYPERLINK \l "_Toc59475518" </w:delInstrText>
            </w:r>
            <w:r w:rsidDel="00C1322F">
              <w:rPr>
                <w:noProof/>
              </w:rPr>
              <w:fldChar w:fldCharType="separate"/>
            </w:r>
          </w:del>
          <w:ins w:id="402" w:author="David Conklin" w:date="2021-01-08T09:58:00Z">
            <w:r w:rsidR="00690ED2">
              <w:rPr>
                <w:b/>
                <w:bCs/>
                <w:noProof/>
              </w:rPr>
              <w:t>Error! Hyperlink reference not valid.</w:t>
            </w:r>
          </w:ins>
          <w:del w:id="403" w:author="David Conklin" w:date="2020-12-28T08:57:00Z">
            <w:r w:rsidR="00135589" w:rsidRPr="00904388" w:rsidDel="00C1322F">
              <w:rPr>
                <w:rStyle w:val="Hyperlink"/>
                <w:noProof/>
              </w:rPr>
              <w:delText>Estimating the rate of flow in a stream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_Toc59475518 \h </w:delInstrText>
            </w:r>
            <w:r w:rsidR="00135589" w:rsidDel="00C1322F">
              <w:rPr>
                <w:noProof/>
                <w:webHidden/>
              </w:rPr>
            </w:r>
            <w:r w:rsidR="00135589" w:rsidDel="00C1322F">
              <w:rPr>
                <w:noProof/>
                <w:webHidden/>
              </w:rPr>
              <w:fldChar w:fldCharType="separate"/>
            </w:r>
            <w:r w:rsidR="00135589" w:rsidDel="00C1322F">
              <w:rPr>
                <w:noProof/>
                <w:webHidden/>
              </w:rPr>
              <w:delText>24</w:delText>
            </w:r>
            <w:r w:rsidR="00135589" w:rsidDel="00C1322F">
              <w:rPr>
                <w:noProof/>
                <w:webHidden/>
              </w:rPr>
              <w:fldChar w:fldCharType="end"/>
            </w:r>
            <w:r w:rsidDel="00C1322F">
              <w:rPr>
                <w:noProof/>
              </w:rPr>
              <w:fldChar w:fldCharType="end"/>
            </w:r>
          </w:del>
        </w:p>
        <w:p w14:paraId="1660935A" w14:textId="2117344D" w:rsidR="00135589" w:rsidDel="00C1322F" w:rsidRDefault="00FC18C8">
          <w:pPr>
            <w:pStyle w:val="TOC2"/>
            <w:tabs>
              <w:tab w:val="right" w:leader="dot" w:pos="9350"/>
            </w:tabs>
            <w:rPr>
              <w:del w:id="404" w:author="David Conklin" w:date="2020-12-28T08:57:00Z"/>
              <w:rFonts w:eastAsiaTheme="minorEastAsia"/>
              <w:noProof/>
            </w:rPr>
          </w:pPr>
          <w:del w:id="405" w:author="David Conklin" w:date="2020-12-28T08:57:00Z">
            <w:r w:rsidDel="00C1322F">
              <w:rPr>
                <w:noProof/>
              </w:rPr>
              <w:fldChar w:fldCharType="begin"/>
            </w:r>
            <w:r w:rsidDel="00C1322F">
              <w:rPr>
                <w:noProof/>
              </w:rPr>
              <w:delInstrText xml:space="preserve"> HYPERLINK \l "_Toc59475519" </w:delInstrText>
            </w:r>
            <w:r w:rsidDel="00C1322F">
              <w:rPr>
                <w:noProof/>
              </w:rPr>
              <w:fldChar w:fldCharType="separate"/>
            </w:r>
          </w:del>
          <w:ins w:id="406" w:author="David Conklin" w:date="2021-01-08T09:58:00Z">
            <w:r w:rsidR="00690ED2">
              <w:rPr>
                <w:b/>
                <w:bCs/>
                <w:noProof/>
              </w:rPr>
              <w:t>Error! Hyperlink reference not valid.</w:t>
            </w:r>
          </w:ins>
          <w:del w:id="407" w:author="David Conklin" w:date="2020-12-28T08:57:00Z">
            <w:r w:rsidR="00135589" w:rsidRPr="00904388" w:rsidDel="00C1322F">
              <w:rPr>
                <w:rStyle w:val="Hyperlink"/>
                <w:noProof/>
              </w:rPr>
              <w:delText>Estimating the surface area of the water in a subreach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_Toc59475519 \h </w:delInstrText>
            </w:r>
            <w:r w:rsidR="00135589" w:rsidDel="00C1322F">
              <w:rPr>
                <w:noProof/>
                <w:webHidden/>
              </w:rPr>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12019F0B" w14:textId="783F2049" w:rsidR="00135589" w:rsidDel="00C1322F" w:rsidRDefault="00FC18C8">
          <w:pPr>
            <w:pStyle w:val="TOC2"/>
            <w:tabs>
              <w:tab w:val="right" w:leader="dot" w:pos="9350"/>
            </w:tabs>
            <w:rPr>
              <w:del w:id="408" w:author="David Conklin" w:date="2020-12-28T08:57:00Z"/>
              <w:rFonts w:eastAsiaTheme="minorEastAsia"/>
              <w:noProof/>
            </w:rPr>
          </w:pPr>
          <w:del w:id="409" w:author="David Conklin" w:date="2020-12-28T08:57:00Z">
            <w:r w:rsidDel="00C1322F">
              <w:rPr>
                <w:noProof/>
              </w:rPr>
              <w:fldChar w:fldCharType="begin"/>
            </w:r>
            <w:r w:rsidDel="00C1322F">
              <w:rPr>
                <w:noProof/>
              </w:rPr>
              <w:delInstrText xml:space="preserve"> HYPERLINK \l "_Toc59475520" </w:delInstrText>
            </w:r>
            <w:r w:rsidDel="00C1322F">
              <w:rPr>
                <w:noProof/>
              </w:rPr>
              <w:fldChar w:fldCharType="separate"/>
            </w:r>
          </w:del>
          <w:ins w:id="410" w:author="David Conklin" w:date="2021-01-08T09:58:00Z">
            <w:r w:rsidR="00690ED2">
              <w:rPr>
                <w:b/>
                <w:bCs/>
                <w:noProof/>
              </w:rPr>
              <w:t>Error! Hyperlink reference not valid.</w:t>
            </w:r>
          </w:ins>
          <w:del w:id="411" w:author="David Conklin" w:date="2020-12-28T08:57:00Z">
            <w:r w:rsidR="00135589" w:rsidRPr="00904388" w:rsidDel="00C1322F">
              <w:rPr>
                <w:rStyle w:val="Hyperlink"/>
                <w:noProof/>
              </w:rPr>
              <w:delText>Water temperature from thermal energy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_Toc59475520 \h </w:delInstrText>
            </w:r>
            <w:r w:rsidR="00135589" w:rsidDel="00C1322F">
              <w:rPr>
                <w:noProof/>
                <w:webHidden/>
              </w:rPr>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633F1713" w14:textId="647CDD05" w:rsidR="00135589" w:rsidDel="00C1322F" w:rsidRDefault="00FC18C8">
          <w:pPr>
            <w:pStyle w:val="TOC2"/>
            <w:tabs>
              <w:tab w:val="right" w:leader="dot" w:pos="9350"/>
            </w:tabs>
            <w:rPr>
              <w:del w:id="412" w:author="David Conklin" w:date="2020-12-28T08:57:00Z"/>
              <w:rFonts w:eastAsiaTheme="minorEastAsia"/>
              <w:noProof/>
            </w:rPr>
          </w:pPr>
          <w:del w:id="413" w:author="David Conklin" w:date="2020-12-28T08:57:00Z">
            <w:r w:rsidDel="00C1322F">
              <w:rPr>
                <w:noProof/>
              </w:rPr>
              <w:fldChar w:fldCharType="begin"/>
            </w:r>
            <w:r w:rsidDel="00C1322F">
              <w:rPr>
                <w:noProof/>
              </w:rPr>
              <w:delInstrText xml:space="preserve"> HYPERLINK \l "_Toc59475521" </w:delInstrText>
            </w:r>
            <w:r w:rsidDel="00C1322F">
              <w:rPr>
                <w:noProof/>
              </w:rPr>
              <w:fldChar w:fldCharType="separate"/>
            </w:r>
          </w:del>
          <w:ins w:id="414" w:author="David Conklin" w:date="2021-01-08T09:58:00Z">
            <w:r w:rsidR="00690ED2">
              <w:rPr>
                <w:b/>
                <w:bCs/>
                <w:noProof/>
              </w:rPr>
              <w:t>Error! Hyperlink reference not valid.</w:t>
            </w:r>
          </w:ins>
          <w:del w:id="415" w:author="David Conklin" w:date="2020-12-28T08:57:00Z">
            <w:r w:rsidR="00135589" w:rsidRPr="00904388" w:rsidDel="00C1322F">
              <w:rPr>
                <w:rStyle w:val="Hyperlink"/>
                <w:noProof/>
              </w:rPr>
              <w:delText>Initial conditions for Flow: the IC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_Toc59475521 \h </w:delInstrText>
            </w:r>
            <w:r w:rsidR="00135589" w:rsidDel="00C1322F">
              <w:rPr>
                <w:noProof/>
                <w:webHidden/>
              </w:rPr>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066528F2" w14:textId="711AFDDB" w:rsidR="00135589" w:rsidDel="00C1322F" w:rsidRDefault="00FC18C8">
          <w:pPr>
            <w:pStyle w:val="TOC2"/>
            <w:tabs>
              <w:tab w:val="right" w:leader="dot" w:pos="9350"/>
            </w:tabs>
            <w:rPr>
              <w:del w:id="416" w:author="David Conklin" w:date="2020-12-28T08:57:00Z"/>
              <w:rFonts w:eastAsiaTheme="minorEastAsia"/>
              <w:noProof/>
            </w:rPr>
          </w:pPr>
          <w:del w:id="417" w:author="David Conklin" w:date="2020-12-28T08:57:00Z">
            <w:r w:rsidDel="00C1322F">
              <w:rPr>
                <w:noProof/>
              </w:rPr>
              <w:fldChar w:fldCharType="begin"/>
            </w:r>
            <w:r w:rsidDel="00C1322F">
              <w:rPr>
                <w:noProof/>
              </w:rPr>
              <w:delInstrText xml:space="preserve"> HYPERLINK \l "_Toc59475522" </w:delInstrText>
            </w:r>
            <w:r w:rsidDel="00C1322F">
              <w:rPr>
                <w:noProof/>
              </w:rPr>
              <w:fldChar w:fldCharType="separate"/>
            </w:r>
          </w:del>
          <w:ins w:id="418" w:author="David Conklin" w:date="2021-01-08T09:58:00Z">
            <w:r w:rsidR="00690ED2">
              <w:rPr>
                <w:b/>
                <w:bCs/>
                <w:noProof/>
              </w:rPr>
              <w:t>Error! Hyperlink reference not valid.</w:t>
            </w:r>
          </w:ins>
          <w:del w:id="419" w:author="David Conklin" w:date="2020-12-28T08:57:00Z">
            <w:r w:rsidR="00135589" w:rsidRPr="00904388" w:rsidDel="00C1322F">
              <w:rPr>
                <w:rStyle w:val="Hyperlink"/>
                <w:noProof/>
              </w:rPr>
              <w:delText>Boundary conditions for stream water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_Toc59475522 \h </w:delInstrText>
            </w:r>
            <w:r w:rsidR="00135589" w:rsidDel="00C1322F">
              <w:rPr>
                <w:noProof/>
                <w:webHidden/>
              </w:rPr>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71E074BF" w14:textId="46727524" w:rsidR="00135589" w:rsidDel="00C1322F" w:rsidRDefault="00FC18C8">
          <w:pPr>
            <w:pStyle w:val="TOC2"/>
            <w:tabs>
              <w:tab w:val="right" w:leader="dot" w:pos="9350"/>
            </w:tabs>
            <w:rPr>
              <w:del w:id="420" w:author="David Conklin" w:date="2020-12-28T08:57:00Z"/>
              <w:rFonts w:eastAsiaTheme="minorEastAsia"/>
              <w:noProof/>
            </w:rPr>
          </w:pPr>
          <w:del w:id="421" w:author="David Conklin" w:date="2020-12-28T08:57:00Z">
            <w:r w:rsidDel="00C1322F">
              <w:rPr>
                <w:noProof/>
              </w:rPr>
              <w:fldChar w:fldCharType="begin"/>
            </w:r>
            <w:r w:rsidDel="00C1322F">
              <w:rPr>
                <w:noProof/>
              </w:rPr>
              <w:delInstrText xml:space="preserve"> HYPERLINK \l "_Toc59475523" </w:delInstrText>
            </w:r>
            <w:r w:rsidDel="00C1322F">
              <w:rPr>
                <w:noProof/>
              </w:rPr>
              <w:fldChar w:fldCharType="separate"/>
            </w:r>
          </w:del>
          <w:ins w:id="422" w:author="David Conklin" w:date="2021-01-08T09:58:00Z">
            <w:r w:rsidR="00690ED2">
              <w:rPr>
                <w:b/>
                <w:bCs/>
                <w:noProof/>
              </w:rPr>
              <w:t>Error! Hyperlink reference not valid.</w:t>
            </w:r>
          </w:ins>
          <w:del w:id="423" w:author="David Conklin" w:date="2020-12-28T08:57:00Z">
            <w:r w:rsidR="00135589" w:rsidRPr="00904388" w:rsidDel="00C1322F">
              <w:rPr>
                <w:rStyle w:val="Hyperlink"/>
                <w:noProof/>
              </w:rPr>
              <w:delText>Thermal stratification in 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_Toc59475523 \h </w:delInstrText>
            </w:r>
            <w:r w:rsidR="00135589" w:rsidDel="00C1322F">
              <w:rPr>
                <w:noProof/>
                <w:webHidden/>
              </w:rPr>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4AEBC35D" w14:textId="407D14F7" w:rsidR="00135589" w:rsidDel="00C1322F" w:rsidRDefault="00FC18C8">
          <w:pPr>
            <w:pStyle w:val="TOC2"/>
            <w:tabs>
              <w:tab w:val="right" w:leader="dot" w:pos="9350"/>
            </w:tabs>
            <w:rPr>
              <w:del w:id="424" w:author="David Conklin" w:date="2020-12-28T08:57:00Z"/>
              <w:rFonts w:eastAsiaTheme="minorEastAsia"/>
              <w:noProof/>
            </w:rPr>
          </w:pPr>
          <w:del w:id="425" w:author="David Conklin" w:date="2020-12-28T08:57:00Z">
            <w:r w:rsidDel="00C1322F">
              <w:rPr>
                <w:noProof/>
              </w:rPr>
              <w:fldChar w:fldCharType="begin"/>
            </w:r>
            <w:r w:rsidDel="00C1322F">
              <w:rPr>
                <w:noProof/>
              </w:rPr>
              <w:delInstrText xml:space="preserve"> HYPERLINK \l "_Toc59475524" </w:delInstrText>
            </w:r>
            <w:r w:rsidDel="00C1322F">
              <w:rPr>
                <w:noProof/>
              </w:rPr>
              <w:fldChar w:fldCharType="separate"/>
            </w:r>
          </w:del>
          <w:ins w:id="426" w:author="David Conklin" w:date="2021-01-08T09:58:00Z">
            <w:r w:rsidR="00690ED2">
              <w:rPr>
                <w:b/>
                <w:bCs/>
                <w:noProof/>
              </w:rPr>
              <w:t>Error! Hyperlink reference not valid.</w:t>
            </w:r>
          </w:ins>
          <w:del w:id="427" w:author="David Conklin" w:date="2020-12-28T08:57:00Z">
            <w:r w:rsidR="00135589" w:rsidRPr="00904388" w:rsidDel="00C1322F">
              <w:rPr>
                <w:rStyle w:val="Hyperlink"/>
                <w:noProof/>
              </w:rPr>
              <w:delText>Thermal loading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_Toc59475524 \h </w:delInstrText>
            </w:r>
            <w:r w:rsidR="00135589" w:rsidDel="00C1322F">
              <w:rPr>
                <w:noProof/>
                <w:webHidden/>
              </w:rPr>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51B2A9EA" w14:textId="4B53F533" w:rsidR="00135589" w:rsidDel="00C1322F" w:rsidRDefault="00FC18C8">
          <w:pPr>
            <w:pStyle w:val="TOC1"/>
            <w:tabs>
              <w:tab w:val="right" w:leader="dot" w:pos="9350"/>
            </w:tabs>
            <w:rPr>
              <w:del w:id="428" w:author="David Conklin" w:date="2020-12-28T08:57:00Z"/>
              <w:rFonts w:eastAsiaTheme="minorEastAsia"/>
              <w:noProof/>
            </w:rPr>
          </w:pPr>
          <w:del w:id="429" w:author="David Conklin" w:date="2020-12-28T08:57:00Z">
            <w:r w:rsidDel="00C1322F">
              <w:rPr>
                <w:noProof/>
              </w:rPr>
              <w:fldChar w:fldCharType="begin"/>
            </w:r>
            <w:r w:rsidDel="00C1322F">
              <w:rPr>
                <w:noProof/>
              </w:rPr>
              <w:delInstrText xml:space="preserve"> HYPERLINK \l "_Toc59475525" </w:delInstrText>
            </w:r>
            <w:r w:rsidDel="00C1322F">
              <w:rPr>
                <w:noProof/>
              </w:rPr>
              <w:fldChar w:fldCharType="separate"/>
            </w:r>
          </w:del>
          <w:ins w:id="430" w:author="David Conklin" w:date="2021-01-08T09:58:00Z">
            <w:r w:rsidR="00690ED2">
              <w:rPr>
                <w:b/>
                <w:bCs/>
                <w:noProof/>
              </w:rPr>
              <w:t>Error! Hyperlink reference not valid.</w:t>
            </w:r>
          </w:ins>
          <w:del w:id="431" w:author="David Conklin" w:date="2020-12-28T08:57:00Z">
            <w:r w:rsidR="00135589" w:rsidRPr="00904388" w:rsidDel="00C1322F">
              <w:rPr>
                <w:rStyle w:val="Hyperlink"/>
                <w:noProof/>
              </w:rPr>
              <w:delText>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_Toc59475525 \h </w:delInstrText>
            </w:r>
            <w:r w:rsidR="00135589" w:rsidDel="00C1322F">
              <w:rPr>
                <w:noProof/>
                <w:webHidden/>
              </w:rPr>
            </w:r>
            <w:r w:rsidR="00135589" w:rsidDel="00C1322F">
              <w:rPr>
                <w:noProof/>
                <w:webHidden/>
              </w:rPr>
              <w:fldChar w:fldCharType="separate"/>
            </w:r>
            <w:r w:rsidR="00135589" w:rsidDel="00C1322F">
              <w:rPr>
                <w:noProof/>
                <w:webHidden/>
              </w:rPr>
              <w:delText>30</w:delText>
            </w:r>
            <w:r w:rsidR="00135589" w:rsidDel="00C1322F">
              <w:rPr>
                <w:noProof/>
                <w:webHidden/>
              </w:rPr>
              <w:fldChar w:fldCharType="end"/>
            </w:r>
            <w:r w:rsidDel="00C1322F">
              <w:rPr>
                <w:noProof/>
              </w:rPr>
              <w:fldChar w:fldCharType="end"/>
            </w:r>
          </w:del>
        </w:p>
        <w:p w14:paraId="4E2D5BC3" w14:textId="67DC2D04" w:rsidR="00135589" w:rsidDel="00C1322F" w:rsidRDefault="00FC18C8">
          <w:pPr>
            <w:pStyle w:val="TOC2"/>
            <w:tabs>
              <w:tab w:val="right" w:leader="dot" w:pos="9350"/>
            </w:tabs>
            <w:rPr>
              <w:del w:id="432" w:author="David Conklin" w:date="2020-12-28T08:57:00Z"/>
              <w:rFonts w:eastAsiaTheme="minorEastAsia"/>
              <w:noProof/>
            </w:rPr>
          </w:pPr>
          <w:del w:id="433" w:author="David Conklin" w:date="2020-12-28T08:57:00Z">
            <w:r w:rsidDel="00C1322F">
              <w:rPr>
                <w:noProof/>
              </w:rPr>
              <w:fldChar w:fldCharType="begin"/>
            </w:r>
            <w:r w:rsidDel="00C1322F">
              <w:rPr>
                <w:noProof/>
              </w:rPr>
              <w:delInstrText xml:space="preserve"> HYPERLINK \l "_Toc59475526" </w:delInstrText>
            </w:r>
            <w:r w:rsidDel="00C1322F">
              <w:rPr>
                <w:noProof/>
              </w:rPr>
              <w:fldChar w:fldCharType="separate"/>
            </w:r>
          </w:del>
          <w:ins w:id="434" w:author="David Conklin" w:date="2021-01-08T09:58:00Z">
            <w:r w:rsidR="00690ED2">
              <w:rPr>
                <w:b/>
                <w:bCs/>
                <w:noProof/>
              </w:rPr>
              <w:t>Error! Hyperlink reference not valid.</w:t>
            </w:r>
          </w:ins>
          <w:del w:id="435" w:author="David Conklin" w:date="2020-12-28T08:57:00Z">
            <w:r w:rsidR="00135589" w:rsidRPr="00904388" w:rsidDel="00C1322F">
              <w:rPr>
                <w:rStyle w:val="Hyperlink"/>
                <w:noProof/>
              </w:rPr>
              <w:delText>Reservoir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_Toc59475526 \h </w:delInstrText>
            </w:r>
            <w:r w:rsidR="00135589" w:rsidDel="00C1322F">
              <w:rPr>
                <w:noProof/>
                <w:webHidden/>
              </w:rPr>
            </w:r>
            <w:r w:rsidR="00135589" w:rsidDel="00C1322F">
              <w:rPr>
                <w:noProof/>
                <w:webHidden/>
              </w:rPr>
              <w:fldChar w:fldCharType="separate"/>
            </w:r>
            <w:r w:rsidR="00135589" w:rsidDel="00C1322F">
              <w:rPr>
                <w:noProof/>
                <w:webHidden/>
              </w:rPr>
              <w:delText>31</w:delText>
            </w:r>
            <w:r w:rsidR="00135589" w:rsidDel="00C1322F">
              <w:rPr>
                <w:noProof/>
                <w:webHidden/>
              </w:rPr>
              <w:fldChar w:fldCharType="end"/>
            </w:r>
            <w:r w:rsidDel="00C1322F">
              <w:rPr>
                <w:noProof/>
              </w:rPr>
              <w:fldChar w:fldCharType="end"/>
            </w:r>
          </w:del>
        </w:p>
        <w:p w14:paraId="3D2614F1" w14:textId="1ED6B4DD" w:rsidR="00135589" w:rsidDel="00C1322F" w:rsidRDefault="00FC18C8">
          <w:pPr>
            <w:pStyle w:val="TOC2"/>
            <w:tabs>
              <w:tab w:val="right" w:leader="dot" w:pos="9350"/>
            </w:tabs>
            <w:rPr>
              <w:del w:id="436" w:author="David Conklin" w:date="2020-12-28T08:57:00Z"/>
              <w:rFonts w:eastAsiaTheme="minorEastAsia"/>
              <w:noProof/>
            </w:rPr>
          </w:pPr>
          <w:del w:id="437" w:author="David Conklin" w:date="2020-12-28T08:57:00Z">
            <w:r w:rsidDel="00C1322F">
              <w:rPr>
                <w:noProof/>
              </w:rPr>
              <w:fldChar w:fldCharType="begin"/>
            </w:r>
            <w:r w:rsidDel="00C1322F">
              <w:rPr>
                <w:noProof/>
              </w:rPr>
              <w:delInstrText xml:space="preserve"> HYPERLINK \l "_Toc59475527" </w:delInstrText>
            </w:r>
            <w:r w:rsidDel="00C1322F">
              <w:rPr>
                <w:noProof/>
              </w:rPr>
              <w:fldChar w:fldCharType="separate"/>
            </w:r>
          </w:del>
          <w:ins w:id="438" w:author="David Conklin" w:date="2021-01-08T09:58:00Z">
            <w:r w:rsidR="00690ED2">
              <w:rPr>
                <w:b/>
                <w:bCs/>
                <w:noProof/>
              </w:rPr>
              <w:t>Error! Hyperlink reference not valid.</w:t>
            </w:r>
          </w:ins>
          <w:del w:id="439" w:author="David Conklin" w:date="2020-12-28T08:57:00Z">
            <w:r w:rsidR="00135589" w:rsidRPr="00904388" w:rsidDel="00C1322F">
              <w:rPr>
                <w:rStyle w:val="Hyperlink"/>
                <w:noProof/>
              </w:rPr>
              <w:delText>Reservoir data sources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_Toc59475527 \h </w:delInstrText>
            </w:r>
            <w:r w:rsidR="00135589" w:rsidDel="00C1322F">
              <w:rPr>
                <w:noProof/>
                <w:webHidden/>
              </w:rPr>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78FE37DD" w14:textId="4DCAC5D2" w:rsidR="00135589" w:rsidDel="00C1322F" w:rsidRDefault="00FC18C8">
          <w:pPr>
            <w:pStyle w:val="TOC1"/>
            <w:tabs>
              <w:tab w:val="right" w:leader="dot" w:pos="9350"/>
            </w:tabs>
            <w:rPr>
              <w:del w:id="440" w:author="David Conklin" w:date="2020-12-28T08:57:00Z"/>
              <w:rFonts w:eastAsiaTheme="minorEastAsia"/>
              <w:noProof/>
            </w:rPr>
          </w:pPr>
          <w:del w:id="441" w:author="David Conklin" w:date="2020-12-28T08:57:00Z">
            <w:r w:rsidDel="00C1322F">
              <w:rPr>
                <w:noProof/>
              </w:rPr>
              <w:fldChar w:fldCharType="begin"/>
            </w:r>
            <w:r w:rsidDel="00C1322F">
              <w:rPr>
                <w:noProof/>
              </w:rPr>
              <w:delInstrText xml:space="preserve"> HYPERLINK \l "_Toc59475528" </w:delInstrText>
            </w:r>
            <w:r w:rsidDel="00C1322F">
              <w:rPr>
                <w:noProof/>
              </w:rPr>
              <w:fldChar w:fldCharType="separate"/>
            </w:r>
          </w:del>
          <w:ins w:id="442" w:author="David Conklin" w:date="2021-01-08T09:58:00Z">
            <w:r w:rsidR="00690ED2">
              <w:rPr>
                <w:b/>
                <w:bCs/>
                <w:noProof/>
              </w:rPr>
              <w:t>Error! Hyperlink reference not valid.</w:t>
            </w:r>
          </w:ins>
          <w:del w:id="443" w:author="David Conklin" w:date="2020-12-28T08:57:00Z">
            <w:r w:rsidR="00135589" w:rsidRPr="00904388" w:rsidDel="00C1322F">
              <w:rPr>
                <w:rStyle w:val="Hyperlink"/>
                <w:noProof/>
              </w:rPr>
              <w:delText>Creating a new study area from a watershed within the WRB</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_Toc59475528 \h </w:delInstrText>
            </w:r>
            <w:r w:rsidR="00135589" w:rsidDel="00C1322F">
              <w:rPr>
                <w:noProof/>
                <w:webHidden/>
              </w:rPr>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4BB22314" w14:textId="527E6954" w:rsidR="00135589" w:rsidDel="00C1322F" w:rsidRDefault="00FC18C8">
          <w:pPr>
            <w:pStyle w:val="TOC2"/>
            <w:tabs>
              <w:tab w:val="right" w:leader="dot" w:pos="9350"/>
            </w:tabs>
            <w:rPr>
              <w:del w:id="444" w:author="David Conklin" w:date="2020-12-28T08:57:00Z"/>
              <w:rFonts w:eastAsiaTheme="minorEastAsia"/>
              <w:noProof/>
            </w:rPr>
          </w:pPr>
          <w:del w:id="445" w:author="David Conklin" w:date="2020-12-28T08:57:00Z">
            <w:r w:rsidDel="00C1322F">
              <w:rPr>
                <w:noProof/>
              </w:rPr>
              <w:fldChar w:fldCharType="begin"/>
            </w:r>
            <w:r w:rsidDel="00C1322F">
              <w:rPr>
                <w:noProof/>
              </w:rPr>
              <w:delInstrText xml:space="preserve"> HYPERLINK \l "_Toc59475529" </w:delInstrText>
            </w:r>
            <w:r w:rsidDel="00C1322F">
              <w:rPr>
                <w:noProof/>
              </w:rPr>
              <w:fldChar w:fldCharType="separate"/>
            </w:r>
          </w:del>
          <w:ins w:id="446" w:author="David Conklin" w:date="2021-01-08T09:58:00Z">
            <w:r w:rsidR="00690ED2">
              <w:rPr>
                <w:b/>
                <w:bCs/>
                <w:noProof/>
              </w:rPr>
              <w:t>Error! Hyperlink reference not valid.</w:t>
            </w:r>
          </w:ins>
          <w:del w:id="447" w:author="David Conklin" w:date="2020-12-28T08:57:00Z">
            <w:r w:rsidR="00135589" w:rsidRPr="00904388" w:rsidDel="00C1322F">
              <w:rPr>
                <w:rStyle w:val="Hyperlink"/>
                <w:noProof/>
              </w:rPr>
              <w:delText>Limitations of subbasin simulations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_Toc59475529 \h </w:delInstrText>
            </w:r>
            <w:r w:rsidR="00135589" w:rsidDel="00C1322F">
              <w:rPr>
                <w:noProof/>
                <w:webHidden/>
              </w:rPr>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0BF8919B" w14:textId="2D276E6B" w:rsidR="00135589" w:rsidDel="00C1322F" w:rsidRDefault="00FC18C8">
          <w:pPr>
            <w:pStyle w:val="TOC1"/>
            <w:tabs>
              <w:tab w:val="right" w:leader="dot" w:pos="9350"/>
            </w:tabs>
            <w:rPr>
              <w:del w:id="448" w:author="David Conklin" w:date="2020-12-28T08:57:00Z"/>
              <w:rFonts w:eastAsiaTheme="minorEastAsia"/>
              <w:noProof/>
            </w:rPr>
          </w:pPr>
          <w:del w:id="449" w:author="David Conklin" w:date="2020-12-28T08:57:00Z">
            <w:r w:rsidDel="00C1322F">
              <w:rPr>
                <w:noProof/>
              </w:rPr>
              <w:fldChar w:fldCharType="begin"/>
            </w:r>
            <w:r w:rsidDel="00C1322F">
              <w:rPr>
                <w:noProof/>
              </w:rPr>
              <w:delInstrText xml:space="preserve"> HYPERLINK \l "_Toc59475530" </w:delInstrText>
            </w:r>
            <w:r w:rsidDel="00C1322F">
              <w:rPr>
                <w:noProof/>
              </w:rPr>
              <w:fldChar w:fldCharType="separate"/>
            </w:r>
          </w:del>
          <w:ins w:id="450" w:author="David Conklin" w:date="2021-01-08T09:58:00Z">
            <w:r w:rsidR="00690ED2">
              <w:rPr>
                <w:b/>
                <w:bCs/>
                <w:noProof/>
              </w:rPr>
              <w:t>Error! Hyperlink reference not valid.</w:t>
            </w:r>
          </w:ins>
          <w:del w:id="451" w:author="David Conklin" w:date="2020-12-28T08:57:00Z">
            <w:r w:rsidR="00135589" w:rsidRPr="00904388" w:rsidDel="00C1322F">
              <w:rPr>
                <w:rStyle w:val="Hyperlink"/>
                <w:noProof/>
              </w:rPr>
              <w:delText>North Santiam study area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_Toc59475530 \h </w:delInstrText>
            </w:r>
            <w:r w:rsidR="00135589" w:rsidDel="00C1322F">
              <w:rPr>
                <w:noProof/>
                <w:webHidden/>
              </w:rPr>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59F6AAE5" w14:textId="5C867C04" w:rsidR="00135589" w:rsidDel="00C1322F" w:rsidRDefault="00FC18C8">
          <w:pPr>
            <w:pStyle w:val="TOC2"/>
            <w:tabs>
              <w:tab w:val="right" w:leader="dot" w:pos="9350"/>
            </w:tabs>
            <w:rPr>
              <w:del w:id="452" w:author="David Conklin" w:date="2020-12-28T08:57:00Z"/>
              <w:rFonts w:eastAsiaTheme="minorEastAsia"/>
              <w:noProof/>
            </w:rPr>
          </w:pPr>
          <w:del w:id="453" w:author="David Conklin" w:date="2020-12-28T08:57:00Z">
            <w:r w:rsidDel="00C1322F">
              <w:rPr>
                <w:noProof/>
              </w:rPr>
              <w:fldChar w:fldCharType="begin"/>
            </w:r>
            <w:r w:rsidDel="00C1322F">
              <w:rPr>
                <w:noProof/>
              </w:rPr>
              <w:delInstrText xml:space="preserve"> HYPERLINK \l "_Toc59475531" </w:delInstrText>
            </w:r>
            <w:r w:rsidDel="00C1322F">
              <w:rPr>
                <w:noProof/>
              </w:rPr>
              <w:fldChar w:fldCharType="separate"/>
            </w:r>
          </w:del>
          <w:ins w:id="454" w:author="David Conklin" w:date="2021-01-08T09:58:00Z">
            <w:r w:rsidR="00690ED2">
              <w:rPr>
                <w:b/>
                <w:bCs/>
                <w:noProof/>
              </w:rPr>
              <w:t>Error! Hyperlink reference not valid.</w:t>
            </w:r>
          </w:ins>
          <w:del w:id="455" w:author="David Conklin" w:date="2020-12-28T08:57:00Z">
            <w:r w:rsidR="00135589" w:rsidRPr="00904388" w:rsidDel="00C1322F">
              <w:rPr>
                <w:rStyle w:val="Hyperlink"/>
                <w:rFonts w:eastAsia="Times New Roman"/>
                <w:noProof/>
              </w:rPr>
              <w:delText>Instream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_Toc59475531 \h </w:delInstrText>
            </w:r>
            <w:r w:rsidR="00135589" w:rsidDel="00C1322F">
              <w:rPr>
                <w:noProof/>
                <w:webHidden/>
              </w:rPr>
            </w:r>
            <w:r w:rsidR="00135589" w:rsidDel="00C1322F">
              <w:rPr>
                <w:noProof/>
                <w:webHidden/>
              </w:rPr>
              <w:fldChar w:fldCharType="separate"/>
            </w:r>
            <w:r w:rsidR="00135589" w:rsidDel="00C1322F">
              <w:rPr>
                <w:noProof/>
                <w:webHidden/>
              </w:rPr>
              <w:delText>36</w:delText>
            </w:r>
            <w:r w:rsidR="00135589" w:rsidDel="00C1322F">
              <w:rPr>
                <w:noProof/>
                <w:webHidden/>
              </w:rPr>
              <w:fldChar w:fldCharType="end"/>
            </w:r>
            <w:r w:rsidDel="00C1322F">
              <w:rPr>
                <w:noProof/>
              </w:rPr>
              <w:fldChar w:fldCharType="end"/>
            </w:r>
          </w:del>
        </w:p>
        <w:p w14:paraId="6706E6E2" w14:textId="655D81CF" w:rsidR="00135589" w:rsidDel="00C1322F" w:rsidRDefault="00FC18C8">
          <w:pPr>
            <w:pStyle w:val="TOC2"/>
            <w:tabs>
              <w:tab w:val="right" w:leader="dot" w:pos="9350"/>
            </w:tabs>
            <w:rPr>
              <w:del w:id="456" w:author="David Conklin" w:date="2020-12-28T08:57:00Z"/>
              <w:rFonts w:eastAsiaTheme="minorEastAsia"/>
              <w:noProof/>
            </w:rPr>
          </w:pPr>
          <w:del w:id="457" w:author="David Conklin" w:date="2020-12-28T08:57:00Z">
            <w:r w:rsidDel="00C1322F">
              <w:rPr>
                <w:noProof/>
              </w:rPr>
              <w:fldChar w:fldCharType="begin"/>
            </w:r>
            <w:r w:rsidDel="00C1322F">
              <w:rPr>
                <w:noProof/>
              </w:rPr>
              <w:delInstrText xml:space="preserve"> HYPERLINK \l "_Toc59475532" </w:delInstrText>
            </w:r>
            <w:r w:rsidDel="00C1322F">
              <w:rPr>
                <w:noProof/>
              </w:rPr>
              <w:fldChar w:fldCharType="separate"/>
            </w:r>
          </w:del>
          <w:ins w:id="458" w:author="David Conklin" w:date="2021-01-08T09:58:00Z">
            <w:r w:rsidR="00690ED2">
              <w:rPr>
                <w:b/>
                <w:bCs/>
                <w:noProof/>
              </w:rPr>
              <w:t>Error! Hyperlink reference not valid.</w:t>
            </w:r>
          </w:ins>
          <w:del w:id="459" w:author="David Conklin" w:date="2020-12-28T08:57:00Z">
            <w:r w:rsidR="00135589" w:rsidRPr="00904388" w:rsidDel="00C1322F">
              <w:rPr>
                <w:rStyle w:val="Hyperlink"/>
                <w:noProof/>
              </w:rPr>
              <w:delText>Municipal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_Toc59475532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ED46830" w14:textId="5AE7DB7E" w:rsidR="00135589" w:rsidDel="00C1322F" w:rsidRDefault="00FC18C8">
          <w:pPr>
            <w:pStyle w:val="TOC1"/>
            <w:tabs>
              <w:tab w:val="right" w:leader="dot" w:pos="9350"/>
            </w:tabs>
            <w:rPr>
              <w:del w:id="460" w:author="David Conklin" w:date="2020-12-28T08:57:00Z"/>
              <w:rFonts w:eastAsiaTheme="minorEastAsia"/>
              <w:noProof/>
            </w:rPr>
          </w:pPr>
          <w:del w:id="461" w:author="David Conklin" w:date="2020-12-28T08:57:00Z">
            <w:r w:rsidDel="00C1322F">
              <w:rPr>
                <w:noProof/>
              </w:rPr>
              <w:fldChar w:fldCharType="begin"/>
            </w:r>
            <w:r w:rsidDel="00C1322F">
              <w:rPr>
                <w:noProof/>
              </w:rPr>
              <w:delInstrText xml:space="preserve"> HYPERLINK \l "_Toc59475533" </w:delInstrText>
            </w:r>
            <w:r w:rsidDel="00C1322F">
              <w:rPr>
                <w:noProof/>
              </w:rPr>
              <w:fldChar w:fldCharType="separate"/>
            </w:r>
          </w:del>
          <w:ins w:id="462" w:author="David Conklin" w:date="2021-01-08T09:58:00Z">
            <w:r w:rsidR="00690ED2">
              <w:rPr>
                <w:b/>
                <w:bCs/>
                <w:noProof/>
              </w:rPr>
              <w:t>Error! Hyperlink reference not valid.</w:t>
            </w:r>
          </w:ins>
          <w:del w:id="463" w:author="David Conklin" w:date="2020-12-28T08:57:00Z">
            <w:r w:rsidR="00135589" w:rsidRPr="00904388" w:rsidDel="00C1322F">
              <w:rPr>
                <w:rStyle w:val="Hyperlink"/>
                <w:noProof/>
              </w:rPr>
              <w:delText>McKenzie Basin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_Toc59475533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5ADA520" w14:textId="1FF01AA3" w:rsidR="00135589" w:rsidDel="00C1322F" w:rsidRDefault="00FC18C8">
          <w:pPr>
            <w:pStyle w:val="TOC2"/>
            <w:tabs>
              <w:tab w:val="right" w:leader="dot" w:pos="9350"/>
            </w:tabs>
            <w:rPr>
              <w:del w:id="464" w:author="David Conklin" w:date="2020-12-28T08:57:00Z"/>
              <w:rFonts w:eastAsiaTheme="minorEastAsia"/>
              <w:noProof/>
            </w:rPr>
          </w:pPr>
          <w:del w:id="465" w:author="David Conklin" w:date="2020-12-28T08:57:00Z">
            <w:r w:rsidDel="00C1322F">
              <w:rPr>
                <w:noProof/>
              </w:rPr>
              <w:fldChar w:fldCharType="begin"/>
            </w:r>
            <w:r w:rsidDel="00C1322F">
              <w:rPr>
                <w:noProof/>
              </w:rPr>
              <w:delInstrText xml:space="preserve"> HYPERLINK \l "_Toc59475534" </w:delInstrText>
            </w:r>
            <w:r w:rsidDel="00C1322F">
              <w:rPr>
                <w:noProof/>
              </w:rPr>
              <w:fldChar w:fldCharType="separate"/>
            </w:r>
          </w:del>
          <w:ins w:id="466" w:author="David Conklin" w:date="2021-01-08T09:58:00Z">
            <w:r w:rsidR="00690ED2">
              <w:rPr>
                <w:b/>
                <w:bCs/>
                <w:noProof/>
              </w:rPr>
              <w:t>Error! Hyperlink reference not valid.</w:t>
            </w:r>
          </w:ins>
          <w:del w:id="467" w:author="David Conklin" w:date="2020-12-28T08:57:00Z">
            <w:r w:rsidR="00135589" w:rsidRPr="00904388" w:rsidDel="00C1322F">
              <w:rPr>
                <w:rStyle w:val="Hyperlink"/>
                <w:noProof/>
              </w:rPr>
              <w:delText>Project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_Toc59475534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71A46C20" w14:textId="391A0AF4" w:rsidR="00135589" w:rsidDel="00C1322F" w:rsidRDefault="00FC18C8">
          <w:pPr>
            <w:pStyle w:val="TOC2"/>
            <w:tabs>
              <w:tab w:val="right" w:leader="dot" w:pos="9350"/>
            </w:tabs>
            <w:rPr>
              <w:del w:id="468" w:author="David Conklin" w:date="2020-12-28T08:57:00Z"/>
              <w:rFonts w:eastAsiaTheme="minorEastAsia"/>
              <w:noProof/>
            </w:rPr>
          </w:pPr>
          <w:del w:id="469" w:author="David Conklin" w:date="2020-12-28T08:57:00Z">
            <w:r w:rsidDel="00C1322F">
              <w:rPr>
                <w:noProof/>
              </w:rPr>
              <w:fldChar w:fldCharType="begin"/>
            </w:r>
            <w:r w:rsidDel="00C1322F">
              <w:rPr>
                <w:noProof/>
              </w:rPr>
              <w:delInstrText xml:space="preserve"> HYPERLINK \l "_Toc59475535" </w:delInstrText>
            </w:r>
            <w:r w:rsidDel="00C1322F">
              <w:rPr>
                <w:noProof/>
              </w:rPr>
              <w:fldChar w:fldCharType="separate"/>
            </w:r>
          </w:del>
          <w:ins w:id="470" w:author="David Conklin" w:date="2021-01-08T09:58:00Z">
            <w:r w:rsidR="00690ED2">
              <w:rPr>
                <w:b/>
                <w:bCs/>
                <w:noProof/>
              </w:rPr>
              <w:t>Error! Hyperlink reference not valid.</w:t>
            </w:r>
          </w:ins>
          <w:del w:id="471" w:author="David Conklin" w:date="2020-12-28T08:57:00Z">
            <w:r w:rsidR="00135589" w:rsidRPr="00904388" w:rsidDel="00C1322F">
              <w:rPr>
                <w:rStyle w:val="Hyperlink"/>
                <w:noProof/>
              </w:rPr>
              <w:delText>Model and Simulation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_Toc59475535 \h </w:delInstrText>
            </w:r>
            <w:r w:rsidR="00135589" w:rsidDel="00C1322F">
              <w:rPr>
                <w:noProof/>
                <w:webHidden/>
              </w:rPr>
            </w:r>
            <w:r w:rsidR="00135589" w:rsidDel="00C1322F">
              <w:rPr>
                <w:noProof/>
                <w:webHidden/>
              </w:rPr>
              <w:fldChar w:fldCharType="separate"/>
            </w:r>
            <w:r w:rsidR="00135589" w:rsidDel="00C1322F">
              <w:rPr>
                <w:noProof/>
                <w:webHidden/>
              </w:rPr>
              <w:delText>40</w:delText>
            </w:r>
            <w:r w:rsidR="00135589" w:rsidDel="00C1322F">
              <w:rPr>
                <w:noProof/>
                <w:webHidden/>
              </w:rPr>
              <w:fldChar w:fldCharType="end"/>
            </w:r>
            <w:r w:rsidDel="00C1322F">
              <w:rPr>
                <w:noProof/>
              </w:rPr>
              <w:fldChar w:fldCharType="end"/>
            </w:r>
          </w:del>
        </w:p>
        <w:p w14:paraId="4BD50DF9" w14:textId="55DF2526" w:rsidR="00135589" w:rsidDel="00C1322F" w:rsidRDefault="00FC18C8">
          <w:pPr>
            <w:pStyle w:val="TOC2"/>
            <w:tabs>
              <w:tab w:val="right" w:leader="dot" w:pos="9350"/>
            </w:tabs>
            <w:rPr>
              <w:del w:id="472" w:author="David Conklin" w:date="2020-12-28T08:57:00Z"/>
              <w:rFonts w:eastAsiaTheme="minorEastAsia"/>
              <w:noProof/>
            </w:rPr>
          </w:pPr>
          <w:del w:id="473" w:author="David Conklin" w:date="2020-12-28T08:57:00Z">
            <w:r w:rsidDel="00C1322F">
              <w:rPr>
                <w:noProof/>
              </w:rPr>
              <w:fldChar w:fldCharType="begin"/>
            </w:r>
            <w:r w:rsidDel="00C1322F">
              <w:rPr>
                <w:noProof/>
              </w:rPr>
              <w:delInstrText xml:space="preserve"> HYPERLINK \l "_Toc59475536" </w:delInstrText>
            </w:r>
            <w:r w:rsidDel="00C1322F">
              <w:rPr>
                <w:noProof/>
              </w:rPr>
              <w:fldChar w:fldCharType="separate"/>
            </w:r>
          </w:del>
          <w:ins w:id="474" w:author="David Conklin" w:date="2021-01-08T09:58:00Z">
            <w:r w:rsidR="00690ED2">
              <w:rPr>
                <w:b/>
                <w:bCs/>
                <w:noProof/>
              </w:rPr>
              <w:t>Error! Hyperlink reference not valid.</w:t>
            </w:r>
          </w:ins>
          <w:del w:id="475" w:author="David Conklin" w:date="2020-12-28T08:57:00Z">
            <w:r w:rsidR="00135589" w:rsidRPr="00904388" w:rsidDel="00C1322F">
              <w:rPr>
                <w:rStyle w:val="Hyperlink"/>
                <w:noProof/>
              </w:rPr>
              <w:delText>McKenzie wetlands in the initial versions of the IDU, HRU, and Reach data layers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_Toc59475536 \h </w:delInstrText>
            </w:r>
            <w:r w:rsidR="00135589" w:rsidDel="00C1322F">
              <w:rPr>
                <w:noProof/>
                <w:webHidden/>
              </w:rPr>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4785D728" w14:textId="78B84436" w:rsidR="00135589" w:rsidDel="00C1322F" w:rsidRDefault="00FC18C8">
          <w:pPr>
            <w:pStyle w:val="TOC2"/>
            <w:tabs>
              <w:tab w:val="right" w:leader="dot" w:pos="9350"/>
            </w:tabs>
            <w:rPr>
              <w:del w:id="476" w:author="David Conklin" w:date="2020-12-28T08:57:00Z"/>
              <w:rFonts w:eastAsiaTheme="minorEastAsia"/>
              <w:noProof/>
            </w:rPr>
          </w:pPr>
          <w:del w:id="477" w:author="David Conklin" w:date="2020-12-28T08:57:00Z">
            <w:r w:rsidDel="00C1322F">
              <w:rPr>
                <w:noProof/>
              </w:rPr>
              <w:fldChar w:fldCharType="begin"/>
            </w:r>
            <w:r w:rsidDel="00C1322F">
              <w:rPr>
                <w:noProof/>
              </w:rPr>
              <w:delInstrText xml:space="preserve"> HYPERLINK \l "_Toc59475537" </w:delInstrText>
            </w:r>
            <w:r w:rsidDel="00C1322F">
              <w:rPr>
                <w:noProof/>
              </w:rPr>
              <w:fldChar w:fldCharType="separate"/>
            </w:r>
          </w:del>
          <w:ins w:id="478" w:author="David Conklin" w:date="2021-01-08T09:58:00Z">
            <w:r w:rsidR="00690ED2">
              <w:rPr>
                <w:b/>
                <w:bCs/>
                <w:noProof/>
              </w:rPr>
              <w:t>Error! Hyperlink reference not valid.</w:t>
            </w:r>
          </w:ins>
          <w:del w:id="479" w:author="David Conklin" w:date="2020-12-28T08:57:00Z">
            <w:r w:rsidR="00135589" w:rsidRPr="00904388" w:rsidDel="00C1322F">
              <w:rPr>
                <w:rStyle w:val="Hyperlink"/>
                <w:noProof/>
              </w:rPr>
              <w:delText>Data changes for better representation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_Toc59475537 \h </w:delInstrText>
            </w:r>
            <w:r w:rsidR="00135589" w:rsidDel="00C1322F">
              <w:rPr>
                <w:noProof/>
                <w:webHidden/>
              </w:rPr>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749C013B" w14:textId="21691151" w:rsidR="00135589" w:rsidDel="00C1322F" w:rsidRDefault="00FC18C8">
          <w:pPr>
            <w:pStyle w:val="TOC2"/>
            <w:tabs>
              <w:tab w:val="right" w:leader="dot" w:pos="9350"/>
            </w:tabs>
            <w:rPr>
              <w:del w:id="480" w:author="David Conklin" w:date="2020-12-28T08:57:00Z"/>
              <w:rFonts w:eastAsiaTheme="minorEastAsia"/>
              <w:noProof/>
            </w:rPr>
          </w:pPr>
          <w:del w:id="481" w:author="David Conklin" w:date="2020-12-28T08:57:00Z">
            <w:r w:rsidDel="00C1322F">
              <w:rPr>
                <w:noProof/>
              </w:rPr>
              <w:fldChar w:fldCharType="begin"/>
            </w:r>
            <w:r w:rsidDel="00C1322F">
              <w:rPr>
                <w:noProof/>
              </w:rPr>
              <w:delInstrText xml:space="preserve"> HYPERLINK \l "_Toc59475538" </w:delInstrText>
            </w:r>
            <w:r w:rsidDel="00C1322F">
              <w:rPr>
                <w:noProof/>
              </w:rPr>
              <w:fldChar w:fldCharType="separate"/>
            </w:r>
          </w:del>
          <w:ins w:id="482" w:author="David Conklin" w:date="2021-01-08T09:58:00Z">
            <w:r w:rsidR="00690ED2">
              <w:rPr>
                <w:b/>
                <w:bCs/>
                <w:noProof/>
              </w:rPr>
              <w:t>Error! Hyperlink reference not valid.</w:t>
            </w:r>
          </w:ins>
          <w:del w:id="483" w:author="David Conklin" w:date="2020-12-28T08:57:00Z">
            <w:r w:rsidR="00135589" w:rsidRPr="00904388" w:rsidDel="00C1322F">
              <w:rPr>
                <w:rStyle w:val="Hyperlink"/>
                <w:noProof/>
              </w:rPr>
              <w:delText>Projection, Calendar, and Units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_Toc59475538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1FE81D43" w14:textId="1F46A39E" w:rsidR="00135589" w:rsidDel="00C1322F" w:rsidRDefault="00FC18C8">
          <w:pPr>
            <w:pStyle w:val="TOC2"/>
            <w:tabs>
              <w:tab w:val="right" w:leader="dot" w:pos="9350"/>
            </w:tabs>
            <w:rPr>
              <w:del w:id="484" w:author="David Conklin" w:date="2020-12-28T08:57:00Z"/>
              <w:rFonts w:eastAsiaTheme="minorEastAsia"/>
              <w:noProof/>
            </w:rPr>
          </w:pPr>
          <w:del w:id="485" w:author="David Conklin" w:date="2020-12-28T08:57:00Z">
            <w:r w:rsidDel="00C1322F">
              <w:rPr>
                <w:noProof/>
              </w:rPr>
              <w:fldChar w:fldCharType="begin"/>
            </w:r>
            <w:r w:rsidDel="00C1322F">
              <w:rPr>
                <w:noProof/>
              </w:rPr>
              <w:delInstrText xml:space="preserve"> HYPERLINK \l "_Toc59475539" </w:delInstrText>
            </w:r>
            <w:r w:rsidDel="00C1322F">
              <w:rPr>
                <w:noProof/>
              </w:rPr>
              <w:fldChar w:fldCharType="separate"/>
            </w:r>
          </w:del>
          <w:ins w:id="486" w:author="David Conklin" w:date="2021-01-08T09:58:00Z">
            <w:r w:rsidR="00690ED2">
              <w:rPr>
                <w:b/>
                <w:bCs/>
                <w:noProof/>
              </w:rPr>
              <w:t>Error! Hyperlink reference not valid.</w:t>
            </w:r>
          </w:ins>
          <w:del w:id="487" w:author="David Conklin" w:date="2020-12-28T08:57:00Z">
            <w:r w:rsidR="00135589" w:rsidRPr="00904388" w:rsidDel="00C1322F">
              <w:rPr>
                <w:rStyle w:val="Hyperlink"/>
                <w:noProof/>
              </w:rPr>
              <w:delText>Simulation of changes in wetlands over time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_Toc59475539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26B74B50" w14:textId="326BFBC7" w:rsidR="00135589" w:rsidDel="00C1322F" w:rsidRDefault="00FC18C8">
          <w:pPr>
            <w:pStyle w:val="TOC2"/>
            <w:tabs>
              <w:tab w:val="right" w:leader="dot" w:pos="9350"/>
            </w:tabs>
            <w:rPr>
              <w:del w:id="488" w:author="David Conklin" w:date="2020-12-28T08:57:00Z"/>
              <w:rFonts w:eastAsiaTheme="minorEastAsia"/>
              <w:noProof/>
            </w:rPr>
          </w:pPr>
          <w:del w:id="489" w:author="David Conklin" w:date="2020-12-28T08:57:00Z">
            <w:r w:rsidDel="00C1322F">
              <w:rPr>
                <w:noProof/>
              </w:rPr>
              <w:fldChar w:fldCharType="begin"/>
            </w:r>
            <w:r w:rsidDel="00C1322F">
              <w:rPr>
                <w:noProof/>
              </w:rPr>
              <w:delInstrText xml:space="preserve"> HYPERLINK \l "_Toc59475540" </w:delInstrText>
            </w:r>
            <w:r w:rsidDel="00C1322F">
              <w:rPr>
                <w:noProof/>
              </w:rPr>
              <w:fldChar w:fldCharType="separate"/>
            </w:r>
          </w:del>
          <w:ins w:id="490" w:author="David Conklin" w:date="2021-01-08T09:58:00Z">
            <w:r w:rsidR="00690ED2">
              <w:rPr>
                <w:b/>
                <w:bCs/>
                <w:noProof/>
              </w:rPr>
              <w:t>Error! Hyperlink reference not valid.</w:t>
            </w:r>
          </w:ins>
          <w:del w:id="491" w:author="David Conklin" w:date="2020-12-28T08:57:00Z">
            <w:r w:rsidR="00135589" w:rsidRPr="00904388" w:rsidDel="00C1322F">
              <w:rPr>
                <w:rStyle w:val="Hyperlink"/>
                <w:noProof/>
              </w:rPr>
              <w:delText>How wetlands are represented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_Toc59475540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60D109D6" w14:textId="60741894" w:rsidR="00135589" w:rsidDel="00C1322F" w:rsidRDefault="00FC18C8">
          <w:pPr>
            <w:pStyle w:val="TOC2"/>
            <w:tabs>
              <w:tab w:val="right" w:leader="dot" w:pos="9350"/>
            </w:tabs>
            <w:rPr>
              <w:del w:id="492" w:author="David Conklin" w:date="2020-12-28T08:57:00Z"/>
              <w:rFonts w:eastAsiaTheme="minorEastAsia"/>
              <w:noProof/>
            </w:rPr>
          </w:pPr>
          <w:del w:id="493" w:author="David Conklin" w:date="2020-12-28T08:57:00Z">
            <w:r w:rsidDel="00C1322F">
              <w:rPr>
                <w:noProof/>
              </w:rPr>
              <w:fldChar w:fldCharType="begin"/>
            </w:r>
            <w:r w:rsidDel="00C1322F">
              <w:rPr>
                <w:noProof/>
              </w:rPr>
              <w:delInstrText xml:space="preserve"> HYPERLINK \l "_Toc59475541" </w:delInstrText>
            </w:r>
            <w:r w:rsidDel="00C1322F">
              <w:rPr>
                <w:noProof/>
              </w:rPr>
              <w:fldChar w:fldCharType="separate"/>
            </w:r>
          </w:del>
          <w:ins w:id="494" w:author="David Conklin" w:date="2021-01-08T09:58:00Z">
            <w:r w:rsidR="00690ED2">
              <w:rPr>
                <w:b/>
                <w:bCs/>
                <w:noProof/>
              </w:rPr>
              <w:t>Error! Hyperlink reference not valid.</w:t>
            </w:r>
          </w:ins>
          <w:del w:id="495" w:author="David Conklin" w:date="2020-12-28T08:57:00Z">
            <w:r w:rsidR="00135589" w:rsidRPr="00904388" w:rsidDel="00C1322F">
              <w:rPr>
                <w:rStyle w:val="Hyperlink"/>
                <w:noProof/>
              </w:rPr>
              <w:delText>Attributes of interest in the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_Toc59475541 \h </w:delInstrText>
            </w:r>
            <w:r w:rsidR="00135589" w:rsidDel="00C1322F">
              <w:rPr>
                <w:noProof/>
                <w:webHidden/>
              </w:rPr>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4E734569" w14:textId="03F16189" w:rsidR="00135589" w:rsidDel="00C1322F" w:rsidRDefault="00FC18C8">
          <w:pPr>
            <w:pStyle w:val="TOC2"/>
            <w:tabs>
              <w:tab w:val="right" w:leader="dot" w:pos="9350"/>
            </w:tabs>
            <w:rPr>
              <w:del w:id="496" w:author="David Conklin" w:date="2020-12-28T08:57:00Z"/>
              <w:rFonts w:eastAsiaTheme="minorEastAsia"/>
              <w:noProof/>
            </w:rPr>
          </w:pPr>
          <w:del w:id="497" w:author="David Conklin" w:date="2020-12-28T08:57:00Z">
            <w:r w:rsidDel="00C1322F">
              <w:rPr>
                <w:noProof/>
              </w:rPr>
              <w:fldChar w:fldCharType="begin"/>
            </w:r>
            <w:r w:rsidDel="00C1322F">
              <w:rPr>
                <w:noProof/>
              </w:rPr>
              <w:delInstrText xml:space="preserve"> HYPERLINK \l "_Toc59475542" </w:delInstrText>
            </w:r>
            <w:r w:rsidDel="00C1322F">
              <w:rPr>
                <w:noProof/>
              </w:rPr>
              <w:fldChar w:fldCharType="separate"/>
            </w:r>
          </w:del>
          <w:ins w:id="498" w:author="David Conklin" w:date="2021-01-08T09:58:00Z">
            <w:r w:rsidR="00690ED2">
              <w:rPr>
                <w:b/>
                <w:bCs/>
                <w:noProof/>
              </w:rPr>
              <w:t>Error! Hyperlink reference not valid.</w:t>
            </w:r>
          </w:ins>
          <w:del w:id="499" w:author="David Conklin" w:date="2020-12-28T08:57:00Z">
            <w:r w:rsidR="00135589" w:rsidRPr="00904388" w:rsidDel="00C1322F">
              <w:rPr>
                <w:rStyle w:val="Hyperlink"/>
                <w:noProof/>
              </w:rPr>
              <w:delText>A WETNESS attribute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_Toc59475542 \h </w:delInstrText>
            </w:r>
            <w:r w:rsidR="00135589" w:rsidDel="00C1322F">
              <w:rPr>
                <w:noProof/>
                <w:webHidden/>
              </w:rPr>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373AB1D9" w14:textId="0FFEA6B8" w:rsidR="00135589" w:rsidDel="00C1322F" w:rsidRDefault="00FC18C8">
          <w:pPr>
            <w:pStyle w:val="TOC2"/>
            <w:tabs>
              <w:tab w:val="right" w:leader="dot" w:pos="9350"/>
            </w:tabs>
            <w:rPr>
              <w:del w:id="500" w:author="David Conklin" w:date="2020-12-28T08:57:00Z"/>
              <w:rFonts w:eastAsiaTheme="minorEastAsia"/>
              <w:noProof/>
            </w:rPr>
          </w:pPr>
          <w:del w:id="501" w:author="David Conklin" w:date="2020-12-28T08:57:00Z">
            <w:r w:rsidDel="00C1322F">
              <w:rPr>
                <w:noProof/>
              </w:rPr>
              <w:fldChar w:fldCharType="begin"/>
            </w:r>
            <w:r w:rsidDel="00C1322F">
              <w:rPr>
                <w:noProof/>
              </w:rPr>
              <w:delInstrText xml:space="preserve"> HYPERLINK \l "_Toc59475543" </w:delInstrText>
            </w:r>
            <w:r w:rsidDel="00C1322F">
              <w:rPr>
                <w:noProof/>
              </w:rPr>
              <w:fldChar w:fldCharType="separate"/>
            </w:r>
          </w:del>
          <w:ins w:id="502" w:author="David Conklin" w:date="2021-01-08T09:58:00Z">
            <w:r w:rsidR="00690ED2">
              <w:rPr>
                <w:b/>
                <w:bCs/>
                <w:noProof/>
              </w:rPr>
              <w:t>Error! Hyperlink reference not valid.</w:t>
            </w:r>
          </w:ins>
          <w:del w:id="503" w:author="David Conklin" w:date="2020-12-28T08:57:00Z">
            <w:r w:rsidR="00135589" w:rsidRPr="00904388" w:rsidDel="00C1322F">
              <w:rPr>
                <w:rStyle w:val="Hyperlink"/>
                <w:noProof/>
              </w:rPr>
              <w:delText>Calculating the exchange of water between the wetland and the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_Toc59475543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61C5B077" w14:textId="5D1B59C5" w:rsidR="00135589" w:rsidDel="00C1322F" w:rsidRDefault="00FC18C8">
          <w:pPr>
            <w:pStyle w:val="TOC3"/>
            <w:tabs>
              <w:tab w:val="right" w:leader="dot" w:pos="9350"/>
            </w:tabs>
            <w:rPr>
              <w:del w:id="504" w:author="David Conklin" w:date="2020-12-28T08:57:00Z"/>
              <w:rFonts w:eastAsiaTheme="minorEastAsia"/>
              <w:noProof/>
            </w:rPr>
          </w:pPr>
          <w:del w:id="505" w:author="David Conklin" w:date="2020-12-28T08:57:00Z">
            <w:r w:rsidDel="00C1322F">
              <w:rPr>
                <w:noProof/>
              </w:rPr>
              <w:fldChar w:fldCharType="begin"/>
            </w:r>
            <w:r w:rsidDel="00C1322F">
              <w:rPr>
                <w:noProof/>
              </w:rPr>
              <w:delInstrText xml:space="preserve"> HYPERLINK \l "_Toc59475544" </w:delInstrText>
            </w:r>
            <w:r w:rsidDel="00C1322F">
              <w:rPr>
                <w:noProof/>
              </w:rPr>
              <w:fldChar w:fldCharType="separate"/>
            </w:r>
          </w:del>
          <w:ins w:id="506" w:author="David Conklin" w:date="2021-01-08T09:58:00Z">
            <w:r w:rsidR="00690ED2">
              <w:rPr>
                <w:b/>
                <w:bCs/>
                <w:noProof/>
              </w:rPr>
              <w:t>Error! Hyperlink reference not valid.</w:t>
            </w:r>
          </w:ins>
          <w:del w:id="507" w:author="David Conklin" w:date="2020-12-28T08:57:00Z">
            <w:r w:rsidR="00135589" w:rsidRPr="00904388" w:rsidDel="00C1322F">
              <w:rPr>
                <w:rStyle w:val="Hyperlink"/>
                <w:noProof/>
              </w:rPr>
              <w:delText>Wetland IDU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_Toc59475544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780FAEE0" w14:textId="7749FA1F" w:rsidR="00135589" w:rsidDel="00C1322F" w:rsidRDefault="00FC18C8">
          <w:pPr>
            <w:pStyle w:val="TOC3"/>
            <w:tabs>
              <w:tab w:val="right" w:leader="dot" w:pos="9350"/>
            </w:tabs>
            <w:rPr>
              <w:del w:id="508" w:author="David Conklin" w:date="2020-12-28T08:57:00Z"/>
              <w:rFonts w:eastAsiaTheme="minorEastAsia"/>
              <w:noProof/>
            </w:rPr>
          </w:pPr>
          <w:del w:id="509" w:author="David Conklin" w:date="2020-12-28T08:57:00Z">
            <w:r w:rsidDel="00C1322F">
              <w:rPr>
                <w:noProof/>
              </w:rPr>
              <w:fldChar w:fldCharType="begin"/>
            </w:r>
            <w:r w:rsidDel="00C1322F">
              <w:rPr>
                <w:noProof/>
              </w:rPr>
              <w:delInstrText xml:space="preserve"> HYPERLINK \l "_Toc59475545" </w:delInstrText>
            </w:r>
            <w:r w:rsidDel="00C1322F">
              <w:rPr>
                <w:noProof/>
              </w:rPr>
              <w:fldChar w:fldCharType="separate"/>
            </w:r>
          </w:del>
          <w:ins w:id="510" w:author="David Conklin" w:date="2021-01-08T09:58:00Z">
            <w:r w:rsidR="00690ED2">
              <w:rPr>
                <w:b/>
                <w:bCs/>
                <w:noProof/>
              </w:rPr>
              <w:t>Error! Hyperlink reference not valid.</w:t>
            </w:r>
          </w:ins>
          <w:del w:id="511" w:author="David Conklin" w:date="2020-12-28T08:57:00Z">
            <w:r w:rsidR="00135589" w:rsidRPr="00904388" w:rsidDel="00C1322F">
              <w:rPr>
                <w:rStyle w:val="Hyperlink"/>
                <w:noProof/>
              </w:rPr>
              <w:delText>Reach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_Toc59475545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0CB4CBED" w14:textId="5956FCE0" w:rsidR="00135589" w:rsidDel="00C1322F" w:rsidRDefault="00FC18C8">
          <w:pPr>
            <w:pStyle w:val="TOC2"/>
            <w:tabs>
              <w:tab w:val="right" w:leader="dot" w:pos="9350"/>
            </w:tabs>
            <w:rPr>
              <w:del w:id="512" w:author="David Conklin" w:date="2020-12-28T08:57:00Z"/>
              <w:rFonts w:eastAsiaTheme="minorEastAsia"/>
              <w:noProof/>
            </w:rPr>
          </w:pPr>
          <w:del w:id="513" w:author="David Conklin" w:date="2020-12-28T08:57:00Z">
            <w:r w:rsidDel="00C1322F">
              <w:rPr>
                <w:noProof/>
              </w:rPr>
              <w:fldChar w:fldCharType="begin"/>
            </w:r>
            <w:r w:rsidDel="00C1322F">
              <w:rPr>
                <w:noProof/>
              </w:rPr>
              <w:delInstrText xml:space="preserve"> HYPERLINK \l "_Toc59475546" </w:delInstrText>
            </w:r>
            <w:r w:rsidDel="00C1322F">
              <w:rPr>
                <w:noProof/>
              </w:rPr>
              <w:fldChar w:fldCharType="separate"/>
            </w:r>
          </w:del>
          <w:ins w:id="514" w:author="David Conklin" w:date="2021-01-08T09:58:00Z">
            <w:r w:rsidR="00690ED2">
              <w:rPr>
                <w:b/>
                <w:bCs/>
                <w:noProof/>
              </w:rPr>
              <w:t>Error! Hyperlink reference not valid.</w:t>
            </w:r>
          </w:ins>
          <w:del w:id="515" w:author="David Conklin" w:date="2020-12-28T08:57:00Z">
            <w:r w:rsidR="00135589" w:rsidRPr="00904388" w:rsidDel="00C1322F">
              <w:rPr>
                <w:rStyle w:val="Hyperlink"/>
                <w:noProof/>
              </w:rPr>
              <w:delText>Loss (or gain)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_Toc59475546 \h </w:delInstrText>
            </w:r>
            <w:r w:rsidR="00135589" w:rsidDel="00C1322F">
              <w:rPr>
                <w:noProof/>
                <w:webHidden/>
              </w:rPr>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F000304" w14:textId="4322A883" w:rsidR="00135589" w:rsidDel="00C1322F" w:rsidRDefault="00FC18C8">
          <w:pPr>
            <w:pStyle w:val="TOC2"/>
            <w:tabs>
              <w:tab w:val="right" w:leader="dot" w:pos="9350"/>
            </w:tabs>
            <w:rPr>
              <w:del w:id="516" w:author="David Conklin" w:date="2020-12-28T08:57:00Z"/>
              <w:rFonts w:eastAsiaTheme="minorEastAsia"/>
              <w:noProof/>
            </w:rPr>
          </w:pPr>
          <w:del w:id="517" w:author="David Conklin" w:date="2020-12-28T08:57:00Z">
            <w:r w:rsidDel="00C1322F">
              <w:rPr>
                <w:noProof/>
              </w:rPr>
              <w:fldChar w:fldCharType="begin"/>
            </w:r>
            <w:r w:rsidDel="00C1322F">
              <w:rPr>
                <w:noProof/>
              </w:rPr>
              <w:delInstrText xml:space="preserve"> HYPERLINK \l "_Toc59475547" </w:delInstrText>
            </w:r>
            <w:r w:rsidDel="00C1322F">
              <w:rPr>
                <w:noProof/>
              </w:rPr>
              <w:fldChar w:fldCharType="separate"/>
            </w:r>
          </w:del>
          <w:ins w:id="518" w:author="David Conklin" w:date="2021-01-08T09:58:00Z">
            <w:r w:rsidR="00690ED2">
              <w:rPr>
                <w:b/>
                <w:bCs/>
                <w:noProof/>
              </w:rPr>
              <w:t>Error! Hyperlink reference not valid.</w:t>
            </w:r>
          </w:ins>
          <w:del w:id="519" w:author="David Conklin" w:date="2020-12-28T08:57:00Z">
            <w:r w:rsidR="00135589" w:rsidRPr="00904388" w:rsidDel="00C1322F">
              <w:rPr>
                <w:rStyle w:val="Hyperlink"/>
                <w:noProof/>
              </w:rPr>
              <w:delText>Reality check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_Toc59475547 \h </w:delInstrText>
            </w:r>
            <w:r w:rsidR="00135589" w:rsidDel="00C1322F">
              <w:rPr>
                <w:noProof/>
                <w:webHidden/>
              </w:rPr>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E80619C" w14:textId="6A4D7CF2" w:rsidR="00135589" w:rsidDel="00C1322F" w:rsidRDefault="00FC18C8">
          <w:pPr>
            <w:pStyle w:val="TOC2"/>
            <w:tabs>
              <w:tab w:val="right" w:leader="dot" w:pos="9350"/>
            </w:tabs>
            <w:rPr>
              <w:del w:id="520" w:author="David Conklin" w:date="2020-12-28T08:57:00Z"/>
              <w:rFonts w:eastAsiaTheme="minorEastAsia"/>
              <w:noProof/>
            </w:rPr>
          </w:pPr>
          <w:del w:id="521" w:author="David Conklin" w:date="2020-12-28T08:57:00Z">
            <w:r w:rsidDel="00C1322F">
              <w:rPr>
                <w:noProof/>
              </w:rPr>
              <w:fldChar w:fldCharType="begin"/>
            </w:r>
            <w:r w:rsidDel="00C1322F">
              <w:rPr>
                <w:noProof/>
              </w:rPr>
              <w:delInstrText xml:space="preserve"> HYPERLINK \l "_Toc59475548" </w:delInstrText>
            </w:r>
            <w:r w:rsidDel="00C1322F">
              <w:rPr>
                <w:noProof/>
              </w:rPr>
              <w:fldChar w:fldCharType="separate"/>
            </w:r>
          </w:del>
          <w:ins w:id="522" w:author="David Conklin" w:date="2021-01-08T09:58:00Z">
            <w:r w:rsidR="00690ED2">
              <w:rPr>
                <w:b/>
                <w:bCs/>
                <w:noProof/>
              </w:rPr>
              <w:t>Error! Hyperlink reference not valid.</w:t>
            </w:r>
          </w:ins>
          <w:del w:id="523" w:author="David Conklin" w:date="2020-12-28T08:57:00Z">
            <w:r w:rsidR="00135589" w:rsidRPr="00904388" w:rsidDel="00C1322F">
              <w:rPr>
                <w:rStyle w:val="Hyperlink"/>
                <w:noProof/>
              </w:rPr>
              <w:delText>High Cascades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_Toc59475548 \h </w:delInstrText>
            </w:r>
            <w:r w:rsidR="00135589" w:rsidDel="00C1322F">
              <w:rPr>
                <w:noProof/>
                <w:webHidden/>
              </w:rPr>
            </w:r>
            <w:r w:rsidR="00135589" w:rsidDel="00C1322F">
              <w:rPr>
                <w:noProof/>
                <w:webHidden/>
              </w:rPr>
              <w:fldChar w:fldCharType="separate"/>
            </w:r>
            <w:r w:rsidR="00135589" w:rsidDel="00C1322F">
              <w:rPr>
                <w:noProof/>
                <w:webHidden/>
              </w:rPr>
              <w:delText>49</w:delText>
            </w:r>
            <w:r w:rsidR="00135589" w:rsidDel="00C1322F">
              <w:rPr>
                <w:noProof/>
                <w:webHidden/>
              </w:rPr>
              <w:fldChar w:fldCharType="end"/>
            </w:r>
            <w:r w:rsidDel="00C1322F">
              <w:rPr>
                <w:noProof/>
              </w:rPr>
              <w:fldChar w:fldCharType="end"/>
            </w:r>
          </w:del>
        </w:p>
        <w:p w14:paraId="6E2D5724" w14:textId="76BFD6A0" w:rsidR="00135589" w:rsidDel="00C1322F" w:rsidRDefault="00FC18C8">
          <w:pPr>
            <w:pStyle w:val="TOC2"/>
            <w:tabs>
              <w:tab w:val="right" w:leader="dot" w:pos="9350"/>
            </w:tabs>
            <w:rPr>
              <w:del w:id="524" w:author="David Conklin" w:date="2020-12-28T08:57:00Z"/>
              <w:rFonts w:eastAsiaTheme="minorEastAsia"/>
              <w:noProof/>
            </w:rPr>
          </w:pPr>
          <w:del w:id="525" w:author="David Conklin" w:date="2020-12-28T08:57:00Z">
            <w:r w:rsidDel="00C1322F">
              <w:rPr>
                <w:noProof/>
              </w:rPr>
              <w:fldChar w:fldCharType="begin"/>
            </w:r>
            <w:r w:rsidDel="00C1322F">
              <w:rPr>
                <w:noProof/>
              </w:rPr>
              <w:delInstrText xml:space="preserve"> HYPERLINK \l "_Toc59475549" </w:delInstrText>
            </w:r>
            <w:r w:rsidDel="00C1322F">
              <w:rPr>
                <w:noProof/>
              </w:rPr>
              <w:fldChar w:fldCharType="separate"/>
            </w:r>
          </w:del>
          <w:ins w:id="526" w:author="David Conklin" w:date="2021-01-08T09:58:00Z">
            <w:r w:rsidR="00690ED2">
              <w:rPr>
                <w:b/>
                <w:bCs/>
                <w:noProof/>
              </w:rPr>
              <w:t>Error! Hyperlink reference not valid.</w:t>
            </w:r>
          </w:ins>
          <w:del w:id="527" w:author="David Conklin" w:date="2020-12-28T08:57:00Z">
            <w:r w:rsidR="00135589" w:rsidRPr="00904388" w:rsidDel="00C1322F">
              <w:rPr>
                <w:rStyle w:val="Hyperlink"/>
                <w:noProof/>
              </w:rPr>
              <w:delText>Calibration and simulation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_Toc59475549 \h </w:delInstrText>
            </w:r>
            <w:r w:rsidR="00135589" w:rsidDel="00C1322F">
              <w:rPr>
                <w:noProof/>
                <w:webHidden/>
              </w:rPr>
            </w:r>
            <w:r w:rsidR="00135589" w:rsidDel="00C1322F">
              <w:rPr>
                <w:noProof/>
                <w:webHidden/>
              </w:rPr>
              <w:fldChar w:fldCharType="separate"/>
            </w:r>
            <w:r w:rsidR="00135589" w:rsidDel="00C1322F">
              <w:rPr>
                <w:noProof/>
                <w:webHidden/>
              </w:rPr>
              <w:delText>50</w:delText>
            </w:r>
            <w:r w:rsidR="00135589" w:rsidDel="00C1322F">
              <w:rPr>
                <w:noProof/>
                <w:webHidden/>
              </w:rPr>
              <w:fldChar w:fldCharType="end"/>
            </w:r>
            <w:r w:rsidDel="00C1322F">
              <w:rPr>
                <w:noProof/>
              </w:rPr>
              <w:fldChar w:fldCharType="end"/>
            </w:r>
          </w:del>
        </w:p>
        <w:p w14:paraId="5C74E621" w14:textId="7BA04780" w:rsidR="00135589" w:rsidDel="00C1322F" w:rsidRDefault="00FC18C8">
          <w:pPr>
            <w:pStyle w:val="TOC2"/>
            <w:tabs>
              <w:tab w:val="right" w:leader="dot" w:pos="9350"/>
            </w:tabs>
            <w:rPr>
              <w:del w:id="528" w:author="David Conklin" w:date="2020-12-28T08:57:00Z"/>
              <w:rFonts w:eastAsiaTheme="minorEastAsia"/>
              <w:noProof/>
            </w:rPr>
          </w:pPr>
          <w:del w:id="529" w:author="David Conklin" w:date="2020-12-28T08:57:00Z">
            <w:r w:rsidDel="00C1322F">
              <w:rPr>
                <w:noProof/>
              </w:rPr>
              <w:fldChar w:fldCharType="begin"/>
            </w:r>
            <w:r w:rsidDel="00C1322F">
              <w:rPr>
                <w:noProof/>
              </w:rPr>
              <w:delInstrText xml:space="preserve"> HYPERLINK \l "_Toc59475550" </w:delInstrText>
            </w:r>
            <w:r w:rsidDel="00C1322F">
              <w:rPr>
                <w:noProof/>
              </w:rPr>
              <w:fldChar w:fldCharType="separate"/>
            </w:r>
          </w:del>
          <w:ins w:id="530" w:author="David Conklin" w:date="2021-01-08T09:58:00Z">
            <w:r w:rsidR="00690ED2">
              <w:rPr>
                <w:b/>
                <w:bCs/>
                <w:noProof/>
              </w:rPr>
              <w:t>Error! Hyperlink reference not valid.</w:t>
            </w:r>
          </w:ins>
          <w:del w:id="531" w:author="David Conklin" w:date="2020-12-28T08:57:00Z">
            <w:r w:rsidR="00135589" w:rsidRPr="00904388" w:rsidDel="00C1322F">
              <w:rPr>
                <w:rStyle w:val="Hyperlink"/>
                <w:noProof/>
              </w:rPr>
              <w:delText>Analysis of locations where the model has low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_Toc59475550 \h </w:delInstrText>
            </w:r>
            <w:r w:rsidR="00135589" w:rsidDel="00C1322F">
              <w:rPr>
                <w:noProof/>
                <w:webHidden/>
              </w:rPr>
            </w:r>
            <w:r w:rsidR="00135589" w:rsidDel="00C1322F">
              <w:rPr>
                <w:noProof/>
                <w:webHidden/>
              </w:rPr>
              <w:fldChar w:fldCharType="separate"/>
            </w:r>
            <w:r w:rsidR="00135589" w:rsidDel="00C1322F">
              <w:rPr>
                <w:noProof/>
                <w:webHidden/>
              </w:rPr>
              <w:delText>53</w:delText>
            </w:r>
            <w:r w:rsidR="00135589" w:rsidDel="00C1322F">
              <w:rPr>
                <w:noProof/>
                <w:webHidden/>
              </w:rPr>
              <w:fldChar w:fldCharType="end"/>
            </w:r>
            <w:r w:rsidDel="00C1322F">
              <w:rPr>
                <w:noProof/>
              </w:rPr>
              <w:fldChar w:fldCharType="end"/>
            </w:r>
          </w:del>
        </w:p>
        <w:p w14:paraId="0BAD691E" w14:textId="1C0053EE" w:rsidR="00135589" w:rsidDel="00C1322F" w:rsidRDefault="00FC18C8">
          <w:pPr>
            <w:pStyle w:val="TOC2"/>
            <w:tabs>
              <w:tab w:val="right" w:leader="dot" w:pos="9350"/>
            </w:tabs>
            <w:rPr>
              <w:del w:id="532" w:author="David Conklin" w:date="2020-12-28T08:57:00Z"/>
              <w:rFonts w:eastAsiaTheme="minorEastAsia"/>
              <w:noProof/>
            </w:rPr>
          </w:pPr>
          <w:del w:id="533" w:author="David Conklin" w:date="2020-12-28T08:57:00Z">
            <w:r w:rsidDel="00C1322F">
              <w:rPr>
                <w:noProof/>
              </w:rPr>
              <w:fldChar w:fldCharType="begin"/>
            </w:r>
            <w:r w:rsidDel="00C1322F">
              <w:rPr>
                <w:noProof/>
              </w:rPr>
              <w:delInstrText xml:space="preserve"> HYPERLINK \l "_Toc59475551" </w:delInstrText>
            </w:r>
            <w:r w:rsidDel="00C1322F">
              <w:rPr>
                <w:noProof/>
              </w:rPr>
              <w:fldChar w:fldCharType="separate"/>
            </w:r>
          </w:del>
          <w:ins w:id="534" w:author="David Conklin" w:date="2021-01-08T09:58:00Z">
            <w:r w:rsidR="00690ED2">
              <w:rPr>
                <w:b/>
                <w:bCs/>
                <w:noProof/>
              </w:rPr>
              <w:t>Error! Hyperlink reference not valid.</w:t>
            </w:r>
          </w:ins>
          <w:del w:id="535" w:author="David Conklin" w:date="2020-12-28T08:57:00Z">
            <w:r w:rsidR="00135589" w:rsidRPr="00904388" w:rsidDel="00C1322F">
              <w:rPr>
                <w:rStyle w:val="Hyperlink"/>
                <w:noProof/>
              </w:rPr>
              <w:delText>Simulated McKenzie basin water budget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_Toc59475551 \h </w:delInstrText>
            </w:r>
            <w:r w:rsidR="00135589" w:rsidDel="00C1322F">
              <w:rPr>
                <w:noProof/>
                <w:webHidden/>
              </w:rPr>
            </w:r>
            <w:r w:rsidR="00135589" w:rsidDel="00C1322F">
              <w:rPr>
                <w:noProof/>
                <w:webHidden/>
              </w:rPr>
              <w:fldChar w:fldCharType="separate"/>
            </w:r>
            <w:r w:rsidR="00135589" w:rsidDel="00C1322F">
              <w:rPr>
                <w:noProof/>
                <w:webHidden/>
              </w:rPr>
              <w:delText>54</w:delText>
            </w:r>
            <w:r w:rsidR="00135589" w:rsidDel="00C1322F">
              <w:rPr>
                <w:noProof/>
                <w:webHidden/>
              </w:rPr>
              <w:fldChar w:fldCharType="end"/>
            </w:r>
            <w:r w:rsidDel="00C1322F">
              <w:rPr>
                <w:noProof/>
              </w:rPr>
              <w:fldChar w:fldCharType="end"/>
            </w:r>
          </w:del>
        </w:p>
        <w:p w14:paraId="16A6514F" w14:textId="50F05329" w:rsidR="00135589" w:rsidDel="00C1322F" w:rsidRDefault="00FC18C8">
          <w:pPr>
            <w:pStyle w:val="TOC2"/>
            <w:tabs>
              <w:tab w:val="right" w:leader="dot" w:pos="9350"/>
            </w:tabs>
            <w:rPr>
              <w:del w:id="536" w:author="David Conklin" w:date="2020-12-28T08:57:00Z"/>
              <w:rFonts w:eastAsiaTheme="minorEastAsia"/>
              <w:noProof/>
            </w:rPr>
          </w:pPr>
          <w:del w:id="537" w:author="David Conklin" w:date="2020-12-28T08:57:00Z">
            <w:r w:rsidDel="00C1322F">
              <w:rPr>
                <w:noProof/>
              </w:rPr>
              <w:fldChar w:fldCharType="begin"/>
            </w:r>
            <w:r w:rsidDel="00C1322F">
              <w:rPr>
                <w:noProof/>
              </w:rPr>
              <w:delInstrText xml:space="preserve"> HYPERLINK \l "_Toc59475552" </w:delInstrText>
            </w:r>
            <w:r w:rsidDel="00C1322F">
              <w:rPr>
                <w:noProof/>
              </w:rPr>
              <w:fldChar w:fldCharType="separate"/>
            </w:r>
          </w:del>
          <w:ins w:id="538" w:author="David Conklin" w:date="2021-01-08T09:58:00Z">
            <w:r w:rsidR="00690ED2">
              <w:rPr>
                <w:b/>
                <w:bCs/>
                <w:noProof/>
              </w:rPr>
              <w:t>Error! Hyperlink reference not valid.</w:t>
            </w:r>
          </w:ins>
          <w:del w:id="539" w:author="David Conklin" w:date="2020-12-28T08:57:00Z">
            <w:r w:rsidR="00135589" w:rsidRPr="00904388" w:rsidDel="00C1322F">
              <w:rPr>
                <w:rStyle w:val="Hyperlink"/>
                <w:noProof/>
              </w:rPr>
              <w:delText>Clackamas wetlands v. McKenzie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_Toc59475552 \h </w:delInstrText>
            </w:r>
            <w:r w:rsidR="00135589" w:rsidDel="00C1322F">
              <w:rPr>
                <w:noProof/>
                <w:webHidden/>
              </w:rPr>
            </w:r>
            <w:r w:rsidR="00135589" w:rsidDel="00C1322F">
              <w:rPr>
                <w:noProof/>
                <w:webHidden/>
              </w:rPr>
              <w:fldChar w:fldCharType="separate"/>
            </w:r>
            <w:r w:rsidR="00135589" w:rsidDel="00C1322F">
              <w:rPr>
                <w:noProof/>
                <w:webHidden/>
              </w:rPr>
              <w:delText>56</w:delText>
            </w:r>
            <w:r w:rsidR="00135589" w:rsidDel="00C1322F">
              <w:rPr>
                <w:noProof/>
                <w:webHidden/>
              </w:rPr>
              <w:fldChar w:fldCharType="end"/>
            </w:r>
            <w:r w:rsidDel="00C1322F">
              <w:rPr>
                <w:noProof/>
              </w:rPr>
              <w:fldChar w:fldCharType="end"/>
            </w:r>
          </w:del>
        </w:p>
        <w:p w14:paraId="0589FA07" w14:textId="2956D37F" w:rsidR="00135589" w:rsidDel="00C1322F" w:rsidRDefault="00FC18C8">
          <w:pPr>
            <w:pStyle w:val="TOC1"/>
            <w:tabs>
              <w:tab w:val="right" w:leader="dot" w:pos="9350"/>
            </w:tabs>
            <w:rPr>
              <w:del w:id="540" w:author="David Conklin" w:date="2020-12-28T08:57:00Z"/>
              <w:rFonts w:eastAsiaTheme="minorEastAsia"/>
              <w:noProof/>
            </w:rPr>
          </w:pPr>
          <w:del w:id="541" w:author="David Conklin" w:date="2020-12-28T08:57:00Z">
            <w:r w:rsidDel="00C1322F">
              <w:rPr>
                <w:noProof/>
              </w:rPr>
              <w:fldChar w:fldCharType="begin"/>
            </w:r>
            <w:r w:rsidDel="00C1322F">
              <w:rPr>
                <w:noProof/>
              </w:rPr>
              <w:delInstrText xml:space="preserve"> HYPERLINK \l "_Toc59475553" </w:delInstrText>
            </w:r>
            <w:r w:rsidDel="00C1322F">
              <w:rPr>
                <w:noProof/>
              </w:rPr>
              <w:fldChar w:fldCharType="separate"/>
            </w:r>
          </w:del>
          <w:ins w:id="542" w:author="David Conklin" w:date="2021-01-08T09:58:00Z">
            <w:r w:rsidR="00690ED2">
              <w:rPr>
                <w:b/>
                <w:bCs/>
                <w:noProof/>
              </w:rPr>
              <w:t>Error! Hyperlink reference not valid.</w:t>
            </w:r>
          </w:ins>
          <w:del w:id="543" w:author="David Conklin" w:date="2020-12-28T08:57:00Z">
            <w:r w:rsidR="00135589" w:rsidRPr="00904388" w:rsidDel="00C1322F">
              <w:rPr>
                <w:rStyle w:val="Hyperlink"/>
                <w:noProof/>
              </w:rPr>
              <w:delText>The Clackamas Basin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_Toc59475553 \h </w:delInstrText>
            </w:r>
            <w:r w:rsidR="00135589" w:rsidDel="00C1322F">
              <w:rPr>
                <w:noProof/>
                <w:webHidden/>
              </w:rPr>
            </w:r>
            <w:r w:rsidR="00135589" w:rsidDel="00C1322F">
              <w:rPr>
                <w:noProof/>
                <w:webHidden/>
              </w:rPr>
              <w:fldChar w:fldCharType="separate"/>
            </w:r>
            <w:r w:rsidR="00135589" w:rsidDel="00C1322F">
              <w:rPr>
                <w:noProof/>
                <w:webHidden/>
              </w:rPr>
              <w:delText>57</w:delText>
            </w:r>
            <w:r w:rsidR="00135589" w:rsidDel="00C1322F">
              <w:rPr>
                <w:noProof/>
                <w:webHidden/>
              </w:rPr>
              <w:fldChar w:fldCharType="end"/>
            </w:r>
            <w:r w:rsidDel="00C1322F">
              <w:rPr>
                <w:noProof/>
              </w:rPr>
              <w:fldChar w:fldCharType="end"/>
            </w:r>
          </w:del>
        </w:p>
        <w:p w14:paraId="1949861C" w14:textId="2BACE12D" w:rsidR="00135589" w:rsidDel="00C1322F" w:rsidRDefault="00FC18C8">
          <w:pPr>
            <w:pStyle w:val="TOC1"/>
            <w:tabs>
              <w:tab w:val="right" w:leader="dot" w:pos="9350"/>
            </w:tabs>
            <w:rPr>
              <w:del w:id="544" w:author="David Conklin" w:date="2020-12-28T08:57:00Z"/>
              <w:rFonts w:eastAsiaTheme="minorEastAsia"/>
              <w:noProof/>
            </w:rPr>
          </w:pPr>
          <w:del w:id="545" w:author="David Conklin" w:date="2020-12-28T08:57:00Z">
            <w:r w:rsidDel="00C1322F">
              <w:rPr>
                <w:noProof/>
              </w:rPr>
              <w:fldChar w:fldCharType="begin"/>
            </w:r>
            <w:r w:rsidDel="00C1322F">
              <w:rPr>
                <w:noProof/>
              </w:rPr>
              <w:delInstrText xml:space="preserve"> HYPERLINK \l "_Toc59475554" </w:delInstrText>
            </w:r>
            <w:r w:rsidDel="00C1322F">
              <w:rPr>
                <w:noProof/>
              </w:rPr>
              <w:fldChar w:fldCharType="separate"/>
            </w:r>
          </w:del>
          <w:ins w:id="546" w:author="David Conklin" w:date="2021-01-08T09:58:00Z">
            <w:r w:rsidR="00690ED2">
              <w:rPr>
                <w:b/>
                <w:bCs/>
                <w:noProof/>
              </w:rPr>
              <w:t>Error! Hyperlink reference not valid.</w:t>
            </w:r>
          </w:ins>
          <w:del w:id="547" w:author="David Conklin" w:date="2020-12-28T08:57:00Z">
            <w:r w:rsidR="00135589" w:rsidRPr="00904388" w:rsidDel="00C1322F">
              <w:rPr>
                <w:rStyle w:val="Hyperlink"/>
                <w:noProof/>
              </w:rPr>
              <w:delText>Directory structure and file names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_Toc59475554 \h </w:delInstrText>
            </w:r>
            <w:r w:rsidR="00135589" w:rsidDel="00C1322F">
              <w:rPr>
                <w:noProof/>
                <w:webHidden/>
              </w:rPr>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34AA900D" w14:textId="24B8E555" w:rsidR="00135589" w:rsidDel="00C1322F" w:rsidRDefault="00FC18C8">
          <w:pPr>
            <w:pStyle w:val="TOC1"/>
            <w:tabs>
              <w:tab w:val="right" w:leader="dot" w:pos="9350"/>
            </w:tabs>
            <w:rPr>
              <w:del w:id="548" w:author="David Conklin" w:date="2020-12-28T08:57:00Z"/>
              <w:rFonts w:eastAsiaTheme="minorEastAsia"/>
              <w:noProof/>
            </w:rPr>
          </w:pPr>
          <w:del w:id="549" w:author="David Conklin" w:date="2020-12-28T08:57:00Z">
            <w:r w:rsidDel="00C1322F">
              <w:rPr>
                <w:noProof/>
              </w:rPr>
              <w:fldChar w:fldCharType="begin"/>
            </w:r>
            <w:r w:rsidDel="00C1322F">
              <w:rPr>
                <w:noProof/>
              </w:rPr>
              <w:delInstrText xml:space="preserve"> HYPERLINK \l "_Toc59475555" </w:delInstrText>
            </w:r>
            <w:r w:rsidDel="00C1322F">
              <w:rPr>
                <w:noProof/>
              </w:rPr>
              <w:fldChar w:fldCharType="separate"/>
            </w:r>
          </w:del>
          <w:ins w:id="550" w:author="David Conklin" w:date="2021-01-08T09:58:00Z">
            <w:r w:rsidR="00690ED2">
              <w:rPr>
                <w:b/>
                <w:bCs/>
                <w:noProof/>
              </w:rPr>
              <w:t>Error! Hyperlink reference not valid.</w:t>
            </w:r>
          </w:ins>
          <w:del w:id="551" w:author="David Conklin" w:date="2020-12-28T08:57:00Z">
            <w:r w:rsidR="00135589" w:rsidRPr="00904388" w:rsidDel="00C1322F">
              <w:rPr>
                <w:rStyle w:val="Hyperlink"/>
                <w:noProof/>
              </w:rPr>
              <w:delText>Release Log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_Toc59475555 \h </w:delInstrText>
            </w:r>
            <w:r w:rsidR="00135589" w:rsidDel="00C1322F">
              <w:rPr>
                <w:noProof/>
                <w:webHidden/>
              </w:rPr>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0E651F30" w14:textId="6C93A1F3" w:rsidR="00135589" w:rsidDel="00C1322F" w:rsidRDefault="00FC18C8">
          <w:pPr>
            <w:pStyle w:val="TOC1"/>
            <w:tabs>
              <w:tab w:val="right" w:leader="dot" w:pos="9350"/>
            </w:tabs>
            <w:rPr>
              <w:del w:id="552" w:author="David Conklin" w:date="2020-12-28T08:57:00Z"/>
              <w:rFonts w:eastAsiaTheme="minorEastAsia"/>
              <w:noProof/>
            </w:rPr>
          </w:pPr>
          <w:del w:id="553" w:author="David Conklin" w:date="2020-12-28T08:57:00Z">
            <w:r w:rsidDel="00C1322F">
              <w:rPr>
                <w:noProof/>
              </w:rPr>
              <w:fldChar w:fldCharType="begin"/>
            </w:r>
            <w:r w:rsidDel="00C1322F">
              <w:rPr>
                <w:noProof/>
              </w:rPr>
              <w:delInstrText xml:space="preserve"> HYPERLINK \l "_Toc59475556" </w:delInstrText>
            </w:r>
            <w:r w:rsidDel="00C1322F">
              <w:rPr>
                <w:noProof/>
              </w:rPr>
              <w:fldChar w:fldCharType="separate"/>
            </w:r>
          </w:del>
          <w:ins w:id="554" w:author="David Conklin" w:date="2021-01-08T09:58:00Z">
            <w:r w:rsidR="00690ED2">
              <w:rPr>
                <w:b/>
                <w:bCs/>
                <w:noProof/>
              </w:rPr>
              <w:t>Error! Hyperlink reference not valid.</w:t>
            </w:r>
          </w:ins>
          <w:del w:id="555" w:author="David Conklin" w:date="2020-12-28T08:57:00Z">
            <w:r w:rsidR="00135589" w:rsidRPr="00904388" w:rsidDel="00C1322F">
              <w:rPr>
                <w:rStyle w:val="Hyperlink"/>
                <w:noProof/>
              </w:rPr>
              <w:delText>References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_Toc59475556 \h </w:delInstrText>
            </w:r>
            <w:r w:rsidR="00135589" w:rsidDel="00C1322F">
              <w:rPr>
                <w:noProof/>
                <w:webHidden/>
              </w:rPr>
            </w:r>
            <w:r w:rsidR="00135589" w:rsidDel="00C1322F">
              <w:rPr>
                <w:noProof/>
                <w:webHidden/>
              </w:rPr>
              <w:fldChar w:fldCharType="separate"/>
            </w:r>
            <w:r w:rsidR="00135589" w:rsidDel="00C1322F">
              <w:rPr>
                <w:noProof/>
                <w:webHidden/>
              </w:rPr>
              <w:delText>61</w:delText>
            </w:r>
            <w:r w:rsidR="00135589" w:rsidDel="00C1322F">
              <w:rPr>
                <w:noProof/>
                <w:webHidden/>
              </w:rPr>
              <w:fldChar w:fldCharType="end"/>
            </w:r>
            <w:r w:rsidDel="00C1322F">
              <w:rPr>
                <w:noProof/>
              </w:rPr>
              <w:fldChar w:fldCharType="end"/>
            </w:r>
          </w:del>
        </w:p>
        <w:p w14:paraId="586A2D75" w14:textId="2DE8B331" w:rsidR="00135589" w:rsidDel="00C1322F" w:rsidRDefault="00FC18C8">
          <w:pPr>
            <w:pStyle w:val="TOC1"/>
            <w:tabs>
              <w:tab w:val="right" w:leader="dot" w:pos="9350"/>
            </w:tabs>
            <w:rPr>
              <w:del w:id="556" w:author="David Conklin" w:date="2020-12-28T08:57:00Z"/>
              <w:rFonts w:eastAsiaTheme="minorEastAsia"/>
              <w:noProof/>
            </w:rPr>
          </w:pPr>
          <w:del w:id="557" w:author="David Conklin" w:date="2020-12-28T08:57:00Z">
            <w:r w:rsidDel="00C1322F">
              <w:rPr>
                <w:noProof/>
              </w:rPr>
              <w:fldChar w:fldCharType="begin"/>
            </w:r>
            <w:r w:rsidDel="00C1322F">
              <w:rPr>
                <w:noProof/>
              </w:rPr>
              <w:delInstrText xml:space="preserve"> HYPERLINK \l "_Toc59475557" </w:delInstrText>
            </w:r>
            <w:r w:rsidDel="00C1322F">
              <w:rPr>
                <w:noProof/>
              </w:rPr>
              <w:fldChar w:fldCharType="separate"/>
            </w:r>
          </w:del>
          <w:ins w:id="558" w:author="David Conklin" w:date="2021-01-08T09:58:00Z">
            <w:r w:rsidR="00690ED2">
              <w:rPr>
                <w:b/>
                <w:bCs/>
                <w:noProof/>
              </w:rPr>
              <w:t>Error! Hyperlink reference not valid.</w:t>
            </w:r>
          </w:ins>
          <w:del w:id="559" w:author="David Conklin" w:date="2020-12-28T08:57:00Z">
            <w:r w:rsidR="00135589" w:rsidRPr="00904388" w:rsidDel="00C1322F">
              <w:rPr>
                <w:rStyle w:val="Hyperlink"/>
                <w:noProof/>
              </w:rPr>
              <w:delText>Acronyms and Abbreviations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_Toc59475557 \h </w:delInstrText>
            </w:r>
            <w:r w:rsidR="00135589" w:rsidDel="00C1322F">
              <w:rPr>
                <w:noProof/>
                <w:webHidden/>
              </w:rPr>
            </w:r>
            <w:r w:rsidR="00135589" w:rsidDel="00C1322F">
              <w:rPr>
                <w:noProof/>
                <w:webHidden/>
              </w:rPr>
              <w:fldChar w:fldCharType="separate"/>
            </w:r>
            <w:r w:rsidR="00135589" w:rsidDel="00C1322F">
              <w:rPr>
                <w:noProof/>
                <w:webHidden/>
              </w:rPr>
              <w:delText>62</w:delText>
            </w:r>
            <w:r w:rsidR="00135589" w:rsidDel="00C1322F">
              <w:rPr>
                <w:noProof/>
                <w:webHidden/>
              </w:rPr>
              <w:fldChar w:fldCharType="end"/>
            </w:r>
            <w:r w:rsidDel="00C1322F">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29B0F62"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B7410E">
        <w:fldChar w:fldCharType="begin"/>
      </w:r>
      <w:r w:rsidR="00B7410E">
        <w:instrText xml:space="preserve"> HYPERLINK \l "_Toc53219833" </w:instrText>
      </w:r>
      <w:r w:rsidR="00B7410E">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60" w:author="David Conklin" w:date="2021-01-04T16:42:00Z">
        <w:r w:rsidR="006F0CBC">
          <w:rPr>
            <w:noProof/>
            <w:webHidden/>
          </w:rPr>
          <w:t>9</w:t>
        </w:r>
      </w:ins>
      <w:del w:id="561" w:author="David Conklin" w:date="2021-01-04T16:40:00Z">
        <w:r w:rsidR="00D24E1A" w:rsidDel="006F0CBC">
          <w:rPr>
            <w:noProof/>
            <w:webHidden/>
          </w:rPr>
          <w:delText>7</w:delText>
        </w:r>
      </w:del>
      <w:r w:rsidR="006A13B7">
        <w:rPr>
          <w:noProof/>
          <w:webHidden/>
        </w:rPr>
        <w:fldChar w:fldCharType="end"/>
      </w:r>
      <w:r w:rsidR="00B7410E">
        <w:rPr>
          <w:noProof/>
        </w:rPr>
        <w:fldChar w:fldCharType="end"/>
      </w:r>
    </w:p>
    <w:p w14:paraId="4268C92E" w14:textId="25961B10" w:rsidR="006A13B7" w:rsidRDefault="00B7410E">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62" w:author="David Conklin" w:date="2021-01-04T16:42:00Z">
        <w:r w:rsidR="006F0CBC">
          <w:rPr>
            <w:noProof/>
            <w:webHidden/>
          </w:rPr>
          <w:t>10</w:t>
        </w:r>
      </w:ins>
      <w:del w:id="563" w:author="David Conklin" w:date="2021-01-04T16:40:00Z">
        <w:r w:rsidR="00D24E1A" w:rsidDel="006F0CBC">
          <w:rPr>
            <w:noProof/>
            <w:webHidden/>
          </w:rPr>
          <w:delText>8</w:delText>
        </w:r>
      </w:del>
      <w:r w:rsidR="006A13B7">
        <w:rPr>
          <w:noProof/>
          <w:webHidden/>
        </w:rPr>
        <w:fldChar w:fldCharType="end"/>
      </w:r>
      <w:r>
        <w:rPr>
          <w:noProof/>
        </w:rPr>
        <w:fldChar w:fldCharType="end"/>
      </w:r>
    </w:p>
    <w:p w14:paraId="48FAB7CA" w14:textId="2B587F6A" w:rsidR="006A13B7" w:rsidRDefault="00B7410E">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64" w:author="David Conklin" w:date="2021-01-04T16:42:00Z">
        <w:r w:rsidR="006F0CBC">
          <w:rPr>
            <w:noProof/>
            <w:webHidden/>
          </w:rPr>
          <w:t>11</w:t>
        </w:r>
      </w:ins>
      <w:del w:id="565" w:author="David Conklin" w:date="2021-01-04T16:40:00Z">
        <w:r w:rsidR="00D24E1A" w:rsidDel="006F0CBC">
          <w:rPr>
            <w:noProof/>
            <w:webHidden/>
          </w:rPr>
          <w:delText>9</w:delText>
        </w:r>
      </w:del>
      <w:r w:rsidR="006A13B7">
        <w:rPr>
          <w:noProof/>
          <w:webHidden/>
        </w:rPr>
        <w:fldChar w:fldCharType="end"/>
      </w:r>
      <w:r>
        <w:rPr>
          <w:noProof/>
        </w:rPr>
        <w:fldChar w:fldCharType="end"/>
      </w:r>
    </w:p>
    <w:p w14:paraId="556989A9" w14:textId="52E8A219" w:rsidR="006A13B7" w:rsidRDefault="00B7410E">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66" w:author="David Conklin" w:date="2021-01-04T16:42:00Z">
        <w:r w:rsidR="006F0CBC">
          <w:rPr>
            <w:noProof/>
            <w:webHidden/>
          </w:rPr>
          <w:t>12</w:t>
        </w:r>
      </w:ins>
      <w:del w:id="567" w:author="David Conklin" w:date="2021-01-04T16:40:00Z">
        <w:r w:rsidR="00D24E1A" w:rsidDel="006F0CBC">
          <w:rPr>
            <w:noProof/>
            <w:webHidden/>
          </w:rPr>
          <w:delText>10</w:delText>
        </w:r>
      </w:del>
      <w:r w:rsidR="006A13B7">
        <w:rPr>
          <w:noProof/>
          <w:webHidden/>
        </w:rPr>
        <w:fldChar w:fldCharType="end"/>
      </w:r>
      <w:r>
        <w:rPr>
          <w:noProof/>
        </w:rPr>
        <w:fldChar w:fldCharType="end"/>
      </w:r>
    </w:p>
    <w:p w14:paraId="4CD30AF6" w14:textId="1B98A9F6" w:rsidR="006A13B7" w:rsidRDefault="00B7410E">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68" w:author="David Conklin" w:date="2021-01-04T16:42:00Z">
        <w:r w:rsidR="006F0CBC">
          <w:rPr>
            <w:noProof/>
            <w:webHidden/>
          </w:rPr>
          <w:t>13</w:t>
        </w:r>
      </w:ins>
      <w:del w:id="569" w:author="David Conklin" w:date="2021-01-04T16:40:00Z">
        <w:r w:rsidR="00D24E1A" w:rsidDel="006F0CBC">
          <w:rPr>
            <w:noProof/>
            <w:webHidden/>
          </w:rPr>
          <w:delText>11</w:delText>
        </w:r>
      </w:del>
      <w:r w:rsidR="006A13B7">
        <w:rPr>
          <w:noProof/>
          <w:webHidden/>
        </w:rPr>
        <w:fldChar w:fldCharType="end"/>
      </w:r>
      <w:r>
        <w:rPr>
          <w:noProof/>
        </w:rPr>
        <w:fldChar w:fldCharType="end"/>
      </w:r>
    </w:p>
    <w:p w14:paraId="57584ECA" w14:textId="526EC041" w:rsidR="006A13B7" w:rsidRDefault="00B7410E">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70" w:author="David Conklin" w:date="2021-01-04T16:42:00Z">
        <w:r w:rsidR="006F0CBC">
          <w:rPr>
            <w:noProof/>
            <w:webHidden/>
          </w:rPr>
          <w:t>37</w:t>
        </w:r>
      </w:ins>
      <w:del w:id="571" w:author="David Conklin" w:date="2021-01-04T16:40:00Z">
        <w:r w:rsidR="00D24E1A" w:rsidDel="006F0CBC">
          <w:rPr>
            <w:noProof/>
            <w:webHidden/>
          </w:rPr>
          <w:delText>35</w:delText>
        </w:r>
      </w:del>
      <w:r w:rsidR="006A13B7">
        <w:rPr>
          <w:noProof/>
          <w:webHidden/>
        </w:rPr>
        <w:fldChar w:fldCharType="end"/>
      </w:r>
      <w:r>
        <w:rPr>
          <w:noProof/>
        </w:rPr>
        <w:fldChar w:fldCharType="end"/>
      </w:r>
    </w:p>
    <w:p w14:paraId="71D389E6" w14:textId="0BA53578" w:rsidR="006A13B7" w:rsidRDefault="00B7410E">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72" w:author="David Conklin" w:date="2021-01-04T16:42:00Z">
        <w:r w:rsidR="006F0CBC">
          <w:rPr>
            <w:noProof/>
            <w:webHidden/>
          </w:rPr>
          <w:t>39</w:t>
        </w:r>
      </w:ins>
      <w:del w:id="573" w:author="David Conklin" w:date="2021-01-04T16:40:00Z">
        <w:r w:rsidR="00D24E1A" w:rsidDel="006F0CBC">
          <w:rPr>
            <w:noProof/>
            <w:webHidden/>
          </w:rPr>
          <w:delText>37</w:delText>
        </w:r>
      </w:del>
      <w:r w:rsidR="006A13B7">
        <w:rPr>
          <w:noProof/>
          <w:webHidden/>
        </w:rPr>
        <w:fldChar w:fldCharType="end"/>
      </w:r>
      <w:r>
        <w:rPr>
          <w:noProof/>
        </w:rPr>
        <w:fldChar w:fldCharType="end"/>
      </w:r>
    </w:p>
    <w:p w14:paraId="5B5E39AF" w14:textId="2AAAB85A" w:rsidR="006A13B7" w:rsidRDefault="00B7410E">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74" w:author="David Conklin" w:date="2021-01-04T16:42:00Z">
        <w:r w:rsidR="006F0CBC">
          <w:rPr>
            <w:noProof/>
            <w:webHidden/>
          </w:rPr>
          <w:t>40</w:t>
        </w:r>
      </w:ins>
      <w:del w:id="575" w:author="David Conklin" w:date="2021-01-04T16:40:00Z">
        <w:r w:rsidR="00D24E1A" w:rsidDel="006F0CBC">
          <w:rPr>
            <w:noProof/>
            <w:webHidden/>
          </w:rPr>
          <w:delText>38</w:delText>
        </w:r>
      </w:del>
      <w:r w:rsidR="006A13B7">
        <w:rPr>
          <w:noProof/>
          <w:webHidden/>
        </w:rPr>
        <w:fldChar w:fldCharType="end"/>
      </w:r>
      <w:r>
        <w:rPr>
          <w:noProof/>
        </w:rPr>
        <w:fldChar w:fldCharType="end"/>
      </w:r>
    </w:p>
    <w:p w14:paraId="48D7D59A" w14:textId="2B0BF577" w:rsidR="006A13B7" w:rsidRDefault="00B7410E">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76" w:author="David Conklin" w:date="2021-01-04T16:42:00Z">
        <w:r w:rsidR="006F0CBC">
          <w:rPr>
            <w:noProof/>
            <w:webHidden/>
          </w:rPr>
          <w:t>55</w:t>
        </w:r>
      </w:ins>
      <w:del w:id="577" w:author="David Conklin" w:date="2021-01-04T16:40:00Z">
        <w:r w:rsidR="00D24E1A" w:rsidDel="006F0CBC">
          <w:rPr>
            <w:noProof/>
            <w:webHidden/>
          </w:rPr>
          <w:delText>53</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78" w:name="_Toc60992320"/>
      <w:r>
        <w:t>What is a digital handbook?</w:t>
      </w:r>
      <w:bookmarkEnd w:id="578"/>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79" w:name="_Toc60992321"/>
      <w:r>
        <w:t>CW3M c</w:t>
      </w:r>
      <w:r w:rsidR="00C70B81">
        <w:t>oncept</w:t>
      </w:r>
      <w:bookmarkEnd w:id="579"/>
      <w:r>
        <w:t xml:space="preserve"> </w:t>
      </w:r>
    </w:p>
    <w:p w14:paraId="7E41CEB8" w14:textId="77777777" w:rsidR="000D6396" w:rsidRDefault="000D6396" w:rsidP="00A43D30"/>
    <w:p w14:paraId="3DA45CFC" w14:textId="77777777" w:rsidR="000D6396" w:rsidRDefault="00C46F0A" w:rsidP="00C46F0A">
      <w:pPr>
        <w:pStyle w:val="Heading2"/>
      </w:pPr>
      <w:bookmarkStart w:id="580" w:name="_Toc60992322"/>
      <w:r>
        <w:t>A different kind of community model</w:t>
      </w:r>
      <w:bookmarkEnd w:id="580"/>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81" w:name="_Toc60992323"/>
      <w:r>
        <w:t>What CW3M is for</w:t>
      </w:r>
      <w:bookmarkEnd w:id="581"/>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82" w:name="_Toc60992324"/>
      <w:r>
        <w:t>Management and maintenance</w:t>
      </w:r>
      <w:bookmarkEnd w:id="582"/>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83" w:name="_Toc60992325"/>
      <w:r>
        <w:t xml:space="preserve">CW3M – A </w:t>
      </w:r>
      <w:r w:rsidR="007E0920">
        <w:t>“</w:t>
      </w:r>
      <w:r>
        <w:t>first principles</w:t>
      </w:r>
      <w:r w:rsidR="007E0920">
        <w:t>”</w:t>
      </w:r>
      <w:r>
        <w:t xml:space="preserve"> model with tuning knobs</w:t>
      </w:r>
      <w:bookmarkEnd w:id="583"/>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584" w:name="_Toc60992326"/>
      <w:r>
        <w:t>The tuning knobs</w:t>
      </w:r>
      <w:bookmarkEnd w:id="584"/>
    </w:p>
    <w:p w14:paraId="357A9712" w14:textId="3B026DD3" w:rsidR="00CF4F65" w:rsidRDefault="00CF4F65" w:rsidP="00CF4F65"/>
    <w:p w14:paraId="386F14D4" w14:textId="7E6DF33D" w:rsidR="00227342" w:rsidRDefault="00CF4F65" w:rsidP="00872B5B">
      <w:pPr>
        <w:pStyle w:val="Heading2"/>
      </w:pPr>
      <w:bookmarkStart w:id="585" w:name="_Toc60992327"/>
      <w:r>
        <w:lastRenderedPageBreak/>
        <w:t xml:space="preserve">ET_MULT </w:t>
      </w:r>
      <w:r w:rsidR="00227342">
        <w:t>– forest evapotranspiration</w:t>
      </w:r>
      <w:bookmarkEnd w:id="585"/>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586" w:name="_Toc60992328"/>
      <w:r>
        <w:t>SOLAR_RADIATION_MULTIPLIER – reservoir insolation</w:t>
      </w:r>
      <w:bookmarkEnd w:id="586"/>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587" w:name="_Toc60992329"/>
      <w:r>
        <w:t>FLOW_CMS – Discharge from High Cascade springs</w:t>
      </w:r>
      <w:bookmarkEnd w:id="587"/>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588" w:name="_Toc60992330"/>
      <w:r>
        <w:t>Study areas</w:t>
      </w:r>
      <w:bookmarkEnd w:id="58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89" w:name="_Toc60992331"/>
      <w:r>
        <w:lastRenderedPageBreak/>
        <w:t>Data</w:t>
      </w:r>
      <w:r w:rsidR="00A92F06">
        <w:t>CW3M</w:t>
      </w:r>
      <w:r>
        <w:t xml:space="preserve"> directory structure</w:t>
      </w:r>
      <w:bookmarkEnd w:id="58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ins w:id="590" w:author="David Conklin" w:date="2021-01-07T15:09:00Z">
        <w:r w:rsidR="001400A4">
          <w:t>or CW3M_</w:t>
        </w:r>
      </w:ins>
      <w:ins w:id="591" w:author="David Conklin" w:date="2021-01-07T15:10:00Z">
        <w:r w:rsidR="001400A4">
          <w:t>McKenzie_</w:t>
        </w:r>
      </w:ins>
      <w:ins w:id="592" w:author="David Conklin" w:date="2021-01-07T15:09:00Z">
        <w:r w:rsidR="001400A4">
          <w:t>0.4</w:t>
        </w:r>
      </w:ins>
      <w:ins w:id="593" w:author="David Conklin" w:date="2021-01-07T15:10:00Z">
        <w:r w:rsidR="001400A4">
          <w:t xml:space="preserve">.3.exe </w:t>
        </w:r>
      </w:ins>
      <w:r>
        <w:t xml:space="preserve">will result in the creation of a </w:t>
      </w:r>
      <w:ins w:id="594" w:author="David Conklin" w:date="2021-01-07T15:10:00Z">
        <w:r w:rsidR="001400A4">
          <w:t xml:space="preserve">similarly named </w:t>
        </w:r>
      </w:ins>
      <w:r>
        <w:t>folder</w:t>
      </w:r>
      <w:r w:rsidR="00403174">
        <w:t>, e.g. “C:\DataCW3M_0.1.4”</w:t>
      </w:r>
      <w:ins w:id="595" w:author="David Conklin" w:date="2021-01-07T15:10:00Z">
        <w:r w:rsidR="001400A4">
          <w:t xml:space="preserve"> or “C:\</w:t>
        </w:r>
      </w:ins>
      <w:ins w:id="596" w:author="David Conklin" w:date="2021-01-07T15:11:00Z">
        <w:r w:rsidR="001400A4">
          <w:t>DataCW3M_McKenzie_0.4.3”</w:t>
        </w:r>
      </w:ins>
      <w:r w:rsidR="00403174">
        <w:t>,</w:t>
      </w:r>
      <w:r>
        <w:t xml:space="preserve"> containing the data files necessary for execution of the “Demo” scenario by the model.</w:t>
      </w:r>
      <w:r w:rsidR="00403174">
        <w:t xml:space="preserve">  The data folder contains the ENVX files for </w:t>
      </w:r>
      <w:ins w:id="597" w:author="David Conklin" w:date="2021-01-07T15:11:00Z">
        <w:r w:rsidR="001400A4">
          <w:t xml:space="preserve">some or </w:t>
        </w:r>
      </w:ins>
      <w:r w:rsidR="00403174">
        <w:t xml:space="preserve">all </w:t>
      </w:r>
      <w:ins w:id="598" w:author="David Conklin" w:date="2021-01-07T15:11:00Z">
        <w:r w:rsidR="001400A4">
          <w:t xml:space="preserve">of </w:t>
        </w:r>
      </w:ins>
      <w:r w:rsidR="00403174">
        <w:t xml:space="preserve">the study areas, a subdirectory for each </w:t>
      </w:r>
      <w:ins w:id="599" w:author="David Conklin" w:date="2021-01-07T15:11:00Z">
        <w:r w:rsidR="001400A4">
          <w:t xml:space="preserve">such </w:t>
        </w:r>
      </w:ins>
      <w:r w:rsidR="00403174">
        <w:t xml:space="preserve">study area, and in addition some other files and folders common to all the study areas.  </w:t>
      </w:r>
    </w:p>
    <w:p w14:paraId="19C86578" w14:textId="3F12DBFF" w:rsidR="00A57AB6" w:rsidRDefault="00403174" w:rsidP="00403174">
      <w:pPr>
        <w:ind w:firstLine="720"/>
      </w:pPr>
      <w:del w:id="600" w:author="David Conklin" w:date="2021-01-07T15:13:00Z">
        <w:r w:rsidDel="001400A4">
          <w:delText xml:space="preserve">Within the data directory, for each study area there is an </w:delText>
        </w:r>
      </w:del>
      <w:ins w:id="601" w:author="David Conklin" w:date="2021-01-07T15:13:00Z">
        <w:r w:rsidR="001400A4">
          <w:t xml:space="preserve">Each </w:t>
        </w:r>
      </w:ins>
      <w:r>
        <w:t>ENVX file</w:t>
      </w:r>
      <w:ins w:id="602" w:author="David Conklin" w:date="2021-01-07T15:13:00Z">
        <w:r w:rsidR="001400A4">
          <w:t xml:space="preserve"> </w:t>
        </w:r>
      </w:ins>
      <w:del w:id="603" w:author="David Conklin" w:date="2021-01-07T15:13:00Z">
        <w:r w:rsidDel="001400A4">
          <w:delText xml:space="preserve"> which </w:delText>
        </w:r>
      </w:del>
      <w:r>
        <w:t>specifies how to carry out the simulation of the particular study area, and</w:t>
      </w:r>
      <w:ins w:id="604" w:author="David Conklin" w:date="2021-01-07T15:13:00Z">
        <w:r w:rsidR="001400A4">
          <w:t xml:space="preserve"> the corresponding</w:t>
        </w:r>
      </w:ins>
      <w:del w:id="605" w:author="David Conklin" w:date="2021-01-07T15:13:00Z">
        <w:r w:rsidDel="001400A4">
          <w:delText xml:space="preserve"> a</w:delText>
        </w:r>
      </w:del>
      <w:r>
        <w:t xml:space="preserve"> folder contain</w:t>
      </w:r>
      <w:ins w:id="606" w:author="David Conklin" w:date="2021-01-07T15:13:00Z">
        <w:r w:rsidR="001400A4">
          <w:t>s</w:t>
        </w:r>
      </w:ins>
      <w:del w:id="607" w:author="David Conklin" w:date="2021-01-07T15:13:00Z">
        <w:r w:rsidDel="001400A4">
          <w:delText>ing</w:delText>
        </w:r>
      </w:del>
      <w:r>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rPr>
          <w:ins w:id="608" w:author="David Conklin" w:date="2021-01-07T15:14:00Z"/>
        </w:rPr>
      </w:pPr>
      <w:r>
        <w:t>Observations</w:t>
      </w:r>
    </w:p>
    <w:p w14:paraId="697D067D" w14:textId="28826D09" w:rsidR="001400A4" w:rsidRDefault="001400A4" w:rsidP="00906CF9">
      <w:pPr>
        <w:ind w:left="720" w:firstLine="720"/>
        <w:rPr>
          <w:ins w:id="609" w:author="David Conklin" w:date="2021-01-07T15:14:00Z"/>
        </w:rPr>
      </w:pPr>
      <w:ins w:id="610" w:author="David Conklin" w:date="2021-01-07T15:14:00Z">
        <w:r>
          <w:t>PEST_BLU9</w:t>
        </w:r>
      </w:ins>
    </w:p>
    <w:p w14:paraId="2E9DC49E" w14:textId="73BB7EA1" w:rsidR="001400A4" w:rsidRDefault="001400A4" w:rsidP="00906CF9">
      <w:pPr>
        <w:ind w:left="720" w:firstLine="720"/>
      </w:pPr>
      <w:ins w:id="611" w:author="David Conklin" w:date="2021-01-07T15:14:00Z">
        <w:r>
          <w:t>PEST_Marys</w:t>
        </w:r>
      </w:ins>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pPr>
        <w:rPr>
          <w:ins w:id="612" w:author="David Conklin" w:date="2021-01-07T15:15:00Z"/>
        </w:rPr>
      </w:pPr>
      <w:r>
        <w:tab/>
      </w:r>
      <w:r>
        <w:tab/>
        <w:t>…</w:t>
      </w:r>
    </w:p>
    <w:p w14:paraId="43F814AC" w14:textId="062B9676" w:rsidR="001400A4" w:rsidRDefault="001400A4" w:rsidP="00906CF9">
      <w:pPr>
        <w:rPr>
          <w:ins w:id="613" w:author="David Conklin" w:date="2021-01-07T15:16:00Z"/>
        </w:rPr>
      </w:pPr>
      <w:ins w:id="614" w:author="David Conklin" w:date="2021-01-07T15:15:00Z">
        <w:r>
          <w:tab/>
        </w:r>
        <w:r>
          <w:tab/>
          <w:t>CW3M_N</w:t>
        </w:r>
      </w:ins>
      <w:ins w:id="615" w:author="David Conklin" w:date="2021-01-07T15:16:00Z">
        <w:r>
          <w:t>Santiam.envx</w:t>
        </w:r>
      </w:ins>
    </w:p>
    <w:p w14:paraId="5137DA59" w14:textId="4DCFCF56" w:rsidR="001400A4" w:rsidRDefault="001400A4" w:rsidP="00906CF9">
      <w:pPr>
        <w:rPr>
          <w:ins w:id="616" w:author="David Conklin" w:date="2021-01-07T15:16:00Z"/>
        </w:rPr>
      </w:pPr>
      <w:ins w:id="617" w:author="David Conklin" w:date="2021-01-07T15:16:00Z">
        <w:r>
          <w:tab/>
        </w:r>
        <w:r>
          <w:tab/>
          <w:t>CW3M_PEST_BLU9.envx</w:t>
        </w:r>
      </w:ins>
    </w:p>
    <w:p w14:paraId="385205D0" w14:textId="1FB7C394" w:rsidR="001400A4" w:rsidRDefault="001400A4" w:rsidP="00906CF9">
      <w:pPr>
        <w:rPr>
          <w:ins w:id="618" w:author="David Conklin" w:date="2021-01-07T15:16:00Z"/>
        </w:rPr>
      </w:pPr>
      <w:ins w:id="619" w:author="David Conklin" w:date="2021-01-07T15:16:00Z">
        <w:r>
          <w:tab/>
        </w:r>
        <w:r>
          <w:tab/>
          <w:t>CW3M_PEST_Marys.envx</w:t>
        </w:r>
      </w:ins>
    </w:p>
    <w:p w14:paraId="67D6BCE3" w14:textId="2033B11C" w:rsidR="001400A4" w:rsidRDefault="001400A4" w:rsidP="00906CF9">
      <w:pPr>
        <w:rPr>
          <w:ins w:id="620" w:author="David Conklin" w:date="2021-01-07T15:17:00Z"/>
        </w:rPr>
      </w:pPr>
      <w:ins w:id="621" w:author="David Conklin" w:date="2021-01-07T15:16:00Z">
        <w:r>
          <w:tab/>
        </w:r>
        <w:r>
          <w:tab/>
          <w:t>CW3M_Pudding.</w:t>
        </w:r>
      </w:ins>
      <w:ins w:id="622" w:author="David Conklin" w:date="2021-01-07T15:17:00Z">
        <w:r>
          <w:t>envx</w:t>
        </w:r>
      </w:ins>
    </w:p>
    <w:p w14:paraId="7A1E5017" w14:textId="36F2FEBB" w:rsidR="001400A4" w:rsidRDefault="001400A4" w:rsidP="00906CF9">
      <w:ins w:id="623" w:author="David Conklin" w:date="2021-01-07T15:17:00Z">
        <w:r>
          <w:tab/>
        </w:r>
        <w:r>
          <w:tab/>
          <w:t xml:space="preserve">... </w:t>
        </w:r>
      </w:ins>
    </w:p>
    <w:p w14:paraId="3381A988" w14:textId="77777777" w:rsidR="00906CF9" w:rsidRDefault="00906CF9" w:rsidP="00906CF9">
      <w:r>
        <w:tab/>
      </w:r>
      <w:r>
        <w:tab/>
        <w:t>CW3M_WRB.envx</w:t>
      </w:r>
    </w:p>
    <w:p w14:paraId="10519828" w14:textId="1F7D6097" w:rsidR="00906CF9" w:rsidRDefault="001400A4" w:rsidP="00CE7551">
      <w:pPr>
        <w:rPr>
          <w:ins w:id="624" w:author="David Conklin" w:date="2021-01-07T15:25:00Z"/>
        </w:rPr>
      </w:pPr>
      <w:ins w:id="625" w:author="David Conklin" w:date="2021-01-07T15:20:00Z">
        <w:r>
          <w:t>Files and folders with PEST in their names</w:t>
        </w:r>
        <w:r w:rsidR="00CE7551">
          <w:t xml:space="preserve"> pertain to simulations using PEST, </w:t>
        </w:r>
      </w:ins>
      <w:ins w:id="626" w:author="David Conklin" w:date="2021-01-07T15:24:00Z">
        <w:r w:rsidR="00CE7551">
          <w:t>the Model-Independent Parameter Estimation and Uncertainty Analysis used for finding</w:t>
        </w:r>
      </w:ins>
      <w:ins w:id="627" w:author="David Conklin" w:date="2021-01-07T15:25:00Z">
        <w:r w:rsidR="00CE7551">
          <w:t xml:space="preserve"> values for some of  the tunable model parameters.</w:t>
        </w:r>
      </w:ins>
    </w:p>
    <w:p w14:paraId="31047421" w14:textId="77777777" w:rsidR="00CE7551" w:rsidRDefault="00CE7551" w:rsidP="00CE7551"/>
    <w:p w14:paraId="2546F087" w14:textId="77777777" w:rsidR="00AD22DC" w:rsidRDefault="00AD22DC" w:rsidP="00A06758">
      <w:pPr>
        <w:pStyle w:val="Heading2"/>
      </w:pPr>
      <w:bookmarkStart w:id="628" w:name="_Toc60992332"/>
      <w:r>
        <w:t>DataCW3M\ScenarioData directory structure</w:t>
      </w:r>
      <w:bookmarkEnd w:id="62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29" w:name="_Toc60992333"/>
      <w:r>
        <w:t>DataCW3M\ScenarioData\&lt;scenario&gt; folder contents</w:t>
      </w:r>
      <w:bookmarkEnd w:id="62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30" w:name="_Toc60992334"/>
      <w:r>
        <w:t>DataCW3M\&lt;study area&gt; folder contents</w:t>
      </w:r>
      <w:bookmarkEnd w:id="63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631" w:name="_Ref529607484"/>
      <w:bookmarkStart w:id="63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631"/>
      <w:r>
        <w:t xml:space="preserve">. Willamette River basin study area; embedded study areas are </w:t>
      </w:r>
      <w:r w:rsidR="0005603B">
        <w:t>colored</w:t>
      </w:r>
      <w:r w:rsidR="0097392C">
        <w:t xml:space="preserve"> other than gray.  The 2 lighter blues together make up the upper Willamette basin study area.</w:t>
      </w:r>
      <w:bookmarkEnd w:id="63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633" w:name="_Ref529607514"/>
      <w:bookmarkStart w:id="63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633"/>
      <w:r>
        <w:t>. Tualatin basin study area; Chicken Creek watershed is highlighted.</w:t>
      </w:r>
      <w:bookmarkEnd w:id="63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635" w:name="_Ref529607587"/>
      <w:bookmarkStart w:id="63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635"/>
      <w:r>
        <w:t>. North Santiam watershed study area.</w:t>
      </w:r>
      <w:bookmarkEnd w:id="63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637" w:name="_Ref529607628"/>
      <w:bookmarkStart w:id="63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637"/>
      <w:r>
        <w:t>. Upper Willamette study area.</w:t>
      </w:r>
      <w:bookmarkEnd w:id="63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639" w:name="_Ref529611388"/>
      <w:bookmarkStart w:id="64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639"/>
      <w:r>
        <w:t>. Chicken Creek watershed study area.</w:t>
      </w:r>
      <w:bookmarkEnd w:id="64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41" w:name="_Toc60992335"/>
      <w:r>
        <w:t>Calendar conventions</w:t>
      </w:r>
      <w:bookmarkEnd w:id="64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42" w:name="_Toc60992336"/>
      <w:r>
        <w:t>Water years</w:t>
      </w:r>
      <w:bookmarkEnd w:id="64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43" w:name="_Toc60992337"/>
      <w:r>
        <w:t>Climate data</w:t>
      </w:r>
      <w:bookmarkEnd w:id="643"/>
    </w:p>
    <w:p w14:paraId="4E201698" w14:textId="77777777" w:rsidR="00CB152A" w:rsidRPr="00A06758" w:rsidRDefault="00CB152A" w:rsidP="00A06758"/>
    <w:p w14:paraId="400F9551" w14:textId="77777777" w:rsidR="00CB152A" w:rsidRDefault="00CB152A" w:rsidP="00CB152A">
      <w:pPr>
        <w:pStyle w:val="Heading2"/>
      </w:pPr>
      <w:bookmarkStart w:id="644" w:name="_Toc2858729"/>
      <w:bookmarkStart w:id="645" w:name="_Toc60992338"/>
      <w:r>
        <w:t>Numbered climate scenarios in the model</w:t>
      </w:r>
      <w:bookmarkEnd w:id="644"/>
      <w:bookmarkEnd w:id="645"/>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46" w:name="_Ref6032062"/>
      <w:bookmarkStart w:id="647" w:name="_Ref6033311"/>
      <w:bookmarkStart w:id="648" w:name="_Toc6121576"/>
      <w:r>
        <w:t xml:space="preserve">Table </w:t>
      </w:r>
      <w:bookmarkEnd w:id="646"/>
      <w:r>
        <w:t>1. Numbered climate scenarios</w:t>
      </w:r>
      <w:bookmarkEnd w:id="647"/>
      <w:bookmarkEnd w:id="64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272D7C4D"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ins w:id="649" w:author="David Conklin" w:date="2021-01-08T08:51:00Z">
              <w:r w:rsidR="00F23B5B" w:rsidRPr="00872272">
                <w:rPr>
                  <w:rFonts w:cs="Times New Roman"/>
                  <w:color w:val="auto"/>
                  <w:szCs w:val="24"/>
                </w:rPr>
                <w:t>Baseline_2019versionOfGridMET_2010-curren</w:t>
              </w:r>
            </w:ins>
            <w:del w:id="650" w:author="David Conklin" w:date="2021-01-08T08:51:00Z">
              <w:r w:rsidDel="00F23B5B">
                <w:delText>BaselineGrid</w:delText>
              </w:r>
            </w:del>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17064D33"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del w:id="651" w:author="David Conklin" w:date="2021-01-08T08:51:00Z">
              <w:r w:rsidRPr="00872272" w:rsidDel="00F23B5B">
                <w:rPr>
                  <w:rFonts w:cs="Times New Roman"/>
                  <w:color w:val="auto"/>
                  <w:szCs w:val="24"/>
                </w:rPr>
                <w:delText>"</w:delText>
              </w:r>
            </w:del>
            <w:r w:rsidRPr="00872272">
              <w:rPr>
                <w:rFonts w:cs="Times New Roman"/>
                <w:color w:val="auto"/>
                <w:szCs w:val="24"/>
              </w:rPr>
              <w:t>Baseline_2019versionOfGridMET_2010-current</w:t>
            </w:r>
            <w:ins w:id="652" w:author="David Conklin" w:date="2021-01-08T08:51:00Z">
              <w:r w:rsidR="00F23B5B">
                <w:rPr>
                  <w:rFonts w:cs="Times New Roman"/>
                  <w:color w:val="auto"/>
                  <w:szCs w:val="24"/>
                </w:rPr>
                <w:t xml:space="preserve"> </w:t>
              </w:r>
            </w:ins>
            <w:del w:id="653" w:author="David Conklin" w:date="2021-01-08T08:51:00Z">
              <w:r w:rsidRPr="00872272" w:rsidDel="00F23B5B">
                <w:rPr>
                  <w:rFonts w:cs="Times New Roman"/>
                  <w:color w:val="auto"/>
                  <w:szCs w:val="24"/>
                </w:rPr>
                <w:delText>"</w:delText>
              </w:r>
            </w:del>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54" w:name="_Toc7759621"/>
      <w:bookmarkStart w:id="655" w:name="_Toc60992339"/>
      <w:r>
        <w:t>Monthly and seasonal weather data</w:t>
      </w:r>
      <w:bookmarkEnd w:id="654"/>
      <w:bookmarkEnd w:id="65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56" w:name="_Toc60992340"/>
      <w:r>
        <w:t>Climate data grid</w:t>
      </w:r>
      <w:r w:rsidR="009F132A">
        <w:t>s</w:t>
      </w:r>
      <w:bookmarkEnd w:id="65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57" w:name="_Toc60992341"/>
      <w:r>
        <w:t>The WW2100 climate grid</w:t>
      </w:r>
      <w:bookmarkEnd w:id="65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58" w:name="_Toc60992342"/>
      <w:r>
        <w:t>The v2 climate grid</w:t>
      </w:r>
      <w:bookmarkEnd w:id="65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59" w:name="_Toc60992343"/>
      <w:r>
        <w:t>How climate data is looked up</w:t>
      </w:r>
      <w:bookmarkEnd w:id="65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60" w:name="_Toc60992344"/>
      <w:r>
        <w:t>What is in a climate dataset</w:t>
      </w:r>
      <w:bookmarkEnd w:id="66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61" w:name="_Toc60992345"/>
      <w:r>
        <w:t>Water rights</w:t>
      </w:r>
      <w:bookmarkEnd w:id="661"/>
    </w:p>
    <w:p w14:paraId="7ECEE8A5" w14:textId="77777777" w:rsidR="00D35AF7" w:rsidRDefault="00D35AF7" w:rsidP="00D35AF7">
      <w:pPr>
        <w:pStyle w:val="Heading2"/>
      </w:pPr>
      <w:bookmarkStart w:id="662" w:name="_Toc60992346"/>
      <w:r>
        <w:t>Water rights data</w:t>
      </w:r>
      <w:bookmarkEnd w:id="662"/>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63" w:name="_Toc60992347"/>
      <w:r>
        <w:t>The wr_pods.csv file</w:t>
      </w:r>
      <w:bookmarkEnd w:id="66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64" w:name="_Toc60992348"/>
      <w:r>
        <w:t>The wr_pous.csv file</w:t>
      </w:r>
      <w:bookmarkEnd w:id="66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65" w:name="_Toc60992349"/>
      <w:r>
        <w:t>Adding a water right</w:t>
      </w:r>
      <w:bookmarkEnd w:id="66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66" w:name="_Toc60992350"/>
      <w:r>
        <w:t>Stream flow and stream temperature</w:t>
      </w:r>
      <w:bookmarkEnd w:id="666"/>
    </w:p>
    <w:p w14:paraId="224B0981" w14:textId="77777777" w:rsidR="008C7362" w:rsidRDefault="008C7362" w:rsidP="008C7362">
      <w:pPr>
        <w:pStyle w:val="Heading2"/>
      </w:pPr>
      <w:bookmarkStart w:id="667" w:name="_Toc50800503"/>
      <w:bookmarkStart w:id="668" w:name="_Toc54090937"/>
      <w:bookmarkStart w:id="669" w:name="_Toc60992351"/>
      <w:r>
        <w:t>Water parcels</w:t>
      </w:r>
      <w:bookmarkEnd w:id="667"/>
      <w:bookmarkEnd w:id="668"/>
      <w:bookmarkEnd w:id="66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70" w:name="_Toc60992352"/>
      <w:r>
        <w:t>Daily water mass and energy balance</w:t>
      </w:r>
      <w:bookmarkEnd w:id="67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71" w:name="_Toc60992353"/>
      <w:r>
        <w:t>Estimating the rate of flow</w:t>
      </w:r>
      <w:r w:rsidR="006A13B7">
        <w:t xml:space="preserve"> </w:t>
      </w:r>
      <w:r>
        <w:t>in a stream reach</w:t>
      </w:r>
      <w:bookmarkEnd w:id="67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72" w:name="_Toc60992354"/>
      <w:r>
        <w:t>Estimating the surface area of the water in a subreach</w:t>
      </w:r>
      <w:bookmarkEnd w:id="67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73" w:name="_Toc60992355"/>
      <w:r>
        <w:t>Water temperature from thermal energy</w:t>
      </w:r>
      <w:bookmarkEnd w:id="67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74" w:name="_Toc60992356"/>
      <w:r>
        <w:t>Initial conditions for Flow: the IC file</w:t>
      </w:r>
      <w:bookmarkEnd w:id="67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75" w:name="_Toc60992357"/>
      <w:r>
        <w:t>Boundary conditions for stream water temperature</w:t>
      </w:r>
      <w:bookmarkEnd w:id="67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76" w:name="_Toc60992358"/>
      <w:r>
        <w:t>Thermal stratification in reservoirs</w:t>
      </w:r>
      <w:bookmarkEnd w:id="67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77" w:name="_Toc60992359"/>
      <w:r>
        <w:t>Thermal loading</w:t>
      </w:r>
      <w:bookmarkEnd w:id="67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78" w:name="_Toc60992360"/>
      <w:r>
        <w:t>Reservoirs</w:t>
      </w:r>
      <w:bookmarkEnd w:id="67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79" w:name="_Toc60992361"/>
      <w:r>
        <w:t>Reservoir data</w:t>
      </w:r>
      <w:bookmarkEnd w:id="67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80" w:name="_Toc60992362"/>
      <w:r>
        <w:t>Reservoir data sources</w:t>
      </w:r>
      <w:bookmarkEnd w:id="68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681" w:name="_Toc60992363"/>
      <w:r>
        <w:t>Creating a new study area</w:t>
      </w:r>
      <w:r w:rsidR="00A55502">
        <w:t xml:space="preserve"> from a watershed within the WRB</w:t>
      </w:r>
      <w:bookmarkEnd w:id="68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0C79730D"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del w:id="682" w:author="David Conklin" w:date="2021-01-07T16:22:00Z">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83" w:name="_Toc60992364"/>
      <w:r>
        <w:t>Limitations of subbasin simulations</w:t>
      </w:r>
      <w:bookmarkEnd w:id="68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pPr>
        <w:rPr>
          <w:ins w:id="684" w:author="David Conklin" w:date="2020-12-28T08:36:00Z"/>
        </w:rPr>
      </w:pPr>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Pr>
        <w:rPr>
          <w:ins w:id="685" w:author="David Conklin" w:date="2020-12-28T08:36:00Z"/>
        </w:rPr>
      </w:pPr>
    </w:p>
    <w:p w14:paraId="1F3586AF" w14:textId="54DEA603" w:rsidR="00756D1C" w:rsidRDefault="00756D1C" w:rsidP="00756D1C">
      <w:pPr>
        <w:pStyle w:val="Heading1"/>
        <w:rPr>
          <w:ins w:id="686" w:author="David Conklin" w:date="2020-12-28T08:37:00Z"/>
        </w:rPr>
      </w:pPr>
      <w:bookmarkStart w:id="687" w:name="_Toc60992365"/>
      <w:ins w:id="688" w:author="David Conklin" w:date="2020-12-28T08:36:00Z">
        <w:r>
          <w:t xml:space="preserve">Calibration </w:t>
        </w:r>
      </w:ins>
      <w:ins w:id="689" w:author="David Conklin" w:date="2020-12-28T08:37:00Z">
        <w:r>
          <w:t>procedure</w:t>
        </w:r>
        <w:bookmarkEnd w:id="687"/>
      </w:ins>
    </w:p>
    <w:p w14:paraId="7C93B0BB" w14:textId="48EFE880" w:rsidR="00756D1C" w:rsidRDefault="00756D1C" w:rsidP="00756D1C">
      <w:pPr>
        <w:rPr>
          <w:ins w:id="690" w:author="David Conklin" w:date="2020-12-28T08:37:00Z"/>
        </w:rPr>
      </w:pPr>
    </w:p>
    <w:p w14:paraId="36B74600" w14:textId="1978C211" w:rsidR="00756D1C" w:rsidRDefault="00756D1C" w:rsidP="00756D1C">
      <w:pPr>
        <w:ind w:firstLine="720"/>
        <w:rPr>
          <w:ins w:id="691" w:author="David Conklin" w:date="2020-12-28T14:26:00Z"/>
        </w:rPr>
      </w:pPr>
      <w:ins w:id="692" w:author="David Conklin" w:date="2020-12-28T08:37:00Z">
        <w:r>
          <w:t>Calibration</w:t>
        </w:r>
      </w:ins>
      <w:ins w:id="693" w:author="David Conklin" w:date="2020-12-28T08:38:00Z">
        <w:r>
          <w:t xml:space="preserve"> of the model is done by simulating past years, comparing the simulation output to obser</w:t>
        </w:r>
      </w:ins>
      <w:ins w:id="694" w:author="David Conklin" w:date="2020-12-28T08:39:00Z">
        <w:r>
          <w:t>vations taken during those years, and adjusting various aspects of the model to improve the correlation of simulated outpu</w:t>
        </w:r>
      </w:ins>
      <w:ins w:id="695" w:author="David Conklin" w:date="2020-12-28T08:40:00Z">
        <w:r>
          <w:t>t with observations.  Simulation of past years (“hindcasts”)</w:t>
        </w:r>
      </w:ins>
      <w:ins w:id="696" w:author="David Conklin" w:date="2020-12-28T08:41:00Z">
        <w:r>
          <w:t xml:space="preserve"> are carried out using input data representing actual weather, population, and other actual condi</w:t>
        </w:r>
      </w:ins>
      <w:ins w:id="697" w:author="David Conklin" w:date="2020-12-28T08:42:00Z">
        <w:r>
          <w:t>tions during those years, to the extent it is practical.</w:t>
        </w:r>
      </w:ins>
    </w:p>
    <w:p w14:paraId="48B9D1DA" w14:textId="1BB48392" w:rsidR="003C109D" w:rsidRDefault="003C109D" w:rsidP="00756D1C">
      <w:pPr>
        <w:ind w:firstLine="720"/>
        <w:rPr>
          <w:ins w:id="698" w:author="David Conklin" w:date="2020-12-28T14:26:00Z"/>
        </w:rPr>
      </w:pPr>
    </w:p>
    <w:p w14:paraId="226D42AB" w14:textId="777C3023" w:rsidR="003C109D" w:rsidRPr="003F7628" w:rsidRDefault="003C109D">
      <w:pPr>
        <w:pStyle w:val="Heading2"/>
        <w:rPr>
          <w:ins w:id="699" w:author="David Conklin" w:date="2020-12-28T08:46:00Z"/>
        </w:rPr>
        <w:pPrChange w:id="700" w:author="David Conklin" w:date="2020-12-28T14:28:00Z">
          <w:pPr>
            <w:ind w:firstLine="720"/>
          </w:pPr>
        </w:pPrChange>
      </w:pPr>
      <w:bookmarkStart w:id="701" w:name="_Toc60992366"/>
      <w:ins w:id="702" w:author="David Conklin" w:date="2020-12-28T14:26:00Z">
        <w:r>
          <w:lastRenderedPageBreak/>
          <w:t>Using PEST to determine HBV parameter values</w:t>
        </w:r>
      </w:ins>
      <w:bookmarkEnd w:id="701"/>
    </w:p>
    <w:p w14:paraId="391B388E" w14:textId="60083AF7" w:rsidR="00FC18C8" w:rsidRDefault="00FC18C8" w:rsidP="003F7628">
      <w:pPr>
        <w:ind w:firstLine="720"/>
        <w:rPr>
          <w:ins w:id="703" w:author="David Conklin" w:date="2020-12-28T09:16:00Z"/>
        </w:rPr>
      </w:pPr>
      <w:ins w:id="704" w:author="David Conklin" w:date="2020-12-28T08:46:00Z">
        <w:r>
          <w:t xml:space="preserve">The first step in the calibration process is to choose </w:t>
        </w:r>
      </w:ins>
      <w:ins w:id="705" w:author="David Conklin" w:date="2020-12-28T08:47:00Z">
        <w:r>
          <w:t>HBV parameter values.  HBV is the precipitation-runoff submodel; the values of its parameters determine how</w:t>
        </w:r>
      </w:ins>
      <w:ins w:id="706" w:author="David Conklin" w:date="2020-12-28T08:48:00Z">
        <w:r>
          <w:t xml:space="preserve"> fast rain and snow drain into the stream reaches. </w:t>
        </w:r>
      </w:ins>
      <w:ins w:id="707" w:author="David Conklin" w:date="2020-12-28T08:50:00Z">
        <w:r>
          <w:t xml:space="preserve"> We use an automated parameter estimation program called PEST</w:t>
        </w:r>
      </w:ins>
      <w:ins w:id="708" w:author="David Conklin" w:date="2020-12-28T09:29:00Z">
        <w:r w:rsidR="00230B46">
          <w:t xml:space="preserve"> (Model-Independent Parameter Estimation and Uncertainty Analysis</w:t>
        </w:r>
      </w:ins>
      <w:ins w:id="709" w:author="David Conklin" w:date="2020-12-28T09:31:00Z">
        <w:r w:rsidR="00D86427">
          <w:t xml:space="preserve">, </w:t>
        </w:r>
        <w:r w:rsidR="00D86427" w:rsidRPr="00D86427">
          <w:t>https://pesthomepage.org/</w:t>
        </w:r>
      </w:ins>
      <w:ins w:id="710" w:author="David Conklin" w:date="2020-12-28T09:29:00Z">
        <w:r w:rsidR="00230B46">
          <w:t>)</w:t>
        </w:r>
      </w:ins>
      <w:ins w:id="711" w:author="David Conklin" w:date="2020-12-28T08:50:00Z">
        <w:r>
          <w:t xml:space="preserve"> </w:t>
        </w:r>
      </w:ins>
      <w:ins w:id="712" w:author="David Conklin" w:date="2020-12-28T08:51:00Z">
        <w:r>
          <w:t xml:space="preserve">to select values for </w:t>
        </w:r>
      </w:ins>
      <w:ins w:id="713" w:author="David Conklin" w:date="2020-12-28T10:03:00Z">
        <w:r w:rsidR="00A13B97">
          <w:t>~</w:t>
        </w:r>
      </w:ins>
      <w:ins w:id="714" w:author="David Conklin" w:date="2020-12-28T08:51:00Z">
        <w:r>
          <w:t>8 parameters.  PES</w:t>
        </w:r>
      </w:ins>
      <w:ins w:id="715" w:author="David Conklin" w:date="2020-12-28T08:52:00Z">
        <w:r>
          <w:t>T is run on some of the smaller drainages and tributary subbasins</w:t>
        </w:r>
      </w:ins>
      <w:ins w:id="716" w:author="David Conklin" w:date="2020-12-28T08:53:00Z">
        <w:r>
          <w:t xml:space="preserve">, a subset of the </w:t>
        </w:r>
      </w:ins>
      <w:ins w:id="717" w:author="David Conklin" w:date="2020-12-28T08:55:00Z">
        <w:r w:rsidR="00C1322F">
          <w:t xml:space="preserve">~40 </w:t>
        </w:r>
      </w:ins>
      <w:ins w:id="718" w:author="David Conklin" w:date="2020-12-28T08:53:00Z">
        <w:r>
          <w:t>watersheds identified by the HBVCALIB</w:t>
        </w:r>
        <w:r w:rsidR="00C1322F">
          <w:t xml:space="preserve"> index.</w:t>
        </w:r>
      </w:ins>
      <w:ins w:id="719" w:author="David Conklin" w:date="2020-12-28T08:55:00Z">
        <w:r w:rsidR="00C1322F">
          <w:t xml:space="preserve">  Parameter values for watersheds not calibrated with PEST </w:t>
        </w:r>
      </w:ins>
      <w:ins w:id="720" w:author="David Conklin" w:date="2020-12-28T08:56:00Z">
        <w:r w:rsidR="00C1322F">
          <w:t>are copied from similarly situated watersheds that have been calibrated with PEST.</w:t>
        </w:r>
      </w:ins>
      <w:ins w:id="721" w:author="David Conklin" w:date="2020-12-28T09:09:00Z">
        <w:r w:rsidR="009852E0">
          <w:t xml:space="preserve">  The use of PE</w:t>
        </w:r>
      </w:ins>
      <w:ins w:id="722" w:author="David Conklin" w:date="2020-12-28T09:10:00Z">
        <w:r w:rsidR="009852E0">
          <w:t>ST is limited by the time it takes to run</w:t>
        </w:r>
      </w:ins>
      <w:ins w:id="723" w:author="David Conklin" w:date="2020-12-28T09:12:00Z">
        <w:r w:rsidR="009852E0">
          <w:t>; choosing parameter values for a single watershed may require si</w:t>
        </w:r>
      </w:ins>
      <w:ins w:id="724" w:author="David Conklin" w:date="2020-12-28T09:13:00Z">
        <w:r w:rsidR="009852E0">
          <w:t>mulating the watershed hundreds of times.  Runn</w:t>
        </w:r>
      </w:ins>
      <w:ins w:id="725" w:author="David Conklin" w:date="2020-12-28T09:14:00Z">
        <w:r w:rsidR="009852E0">
          <w:t xml:space="preserve">ing PEST for a watershed </w:t>
        </w:r>
      </w:ins>
      <w:ins w:id="726" w:author="David Conklin" w:date="2020-12-28T09:15:00Z">
        <w:r w:rsidR="009852E0">
          <w:t>can</w:t>
        </w:r>
      </w:ins>
      <w:ins w:id="727" w:author="David Conklin" w:date="2020-12-28T09:14:00Z">
        <w:r w:rsidR="009852E0">
          <w:t xml:space="preserve"> take several days of computer time.</w:t>
        </w:r>
      </w:ins>
    </w:p>
    <w:p w14:paraId="244A235A" w14:textId="53532061" w:rsidR="009852E0" w:rsidRDefault="009852E0" w:rsidP="00756D1C">
      <w:pPr>
        <w:ind w:firstLine="720"/>
        <w:rPr>
          <w:ins w:id="728" w:author="David Conklin" w:date="2020-12-28T10:04:00Z"/>
        </w:rPr>
      </w:pPr>
      <w:ins w:id="729" w:author="David Conklin" w:date="2020-12-28T09:16:00Z">
        <w:r>
          <w:t>PEST calibrations were carried out twice for the WW2100 project</w:t>
        </w:r>
      </w:ins>
      <w:ins w:id="730" w:author="David Conklin" w:date="2020-12-28T09:17:00Z">
        <w:r>
          <w:t xml:space="preserve">.  PEST was </w:t>
        </w:r>
      </w:ins>
      <w:ins w:id="731" w:author="David Conklin" w:date="2021-01-06T09:27:00Z">
        <w:r w:rsidR="00A111D9">
          <w:t xml:space="preserve">subsequently </w:t>
        </w:r>
      </w:ins>
      <w:ins w:id="732" w:author="David Conklin" w:date="2020-12-28T09:17:00Z">
        <w:r>
          <w:t xml:space="preserve">run on a single small </w:t>
        </w:r>
      </w:ins>
      <w:ins w:id="733" w:author="David Conklin" w:date="2020-12-28T09:18:00Z">
        <w:r>
          <w:t>sub</w:t>
        </w:r>
      </w:ins>
      <w:ins w:id="734" w:author="David Conklin" w:date="2020-12-28T09:17:00Z">
        <w:r>
          <w:t>basin (Chicken Creek</w:t>
        </w:r>
      </w:ins>
      <w:ins w:id="735" w:author="David Conklin" w:date="2020-12-28T09:18:00Z">
        <w:r>
          <w:t xml:space="preserve">, which drains into the </w:t>
        </w:r>
      </w:ins>
      <w:ins w:id="736" w:author="David Conklin" w:date="2020-12-28T09:17:00Z">
        <w:r>
          <w:t xml:space="preserve">Tualatin </w:t>
        </w:r>
      </w:ins>
      <w:ins w:id="737" w:author="David Conklin" w:date="2020-12-28T09:18:00Z">
        <w:r>
          <w:t>River</w:t>
        </w:r>
      </w:ins>
      <w:ins w:id="738" w:author="David Conklin" w:date="2020-12-28T09:17:00Z">
        <w:r>
          <w:t>)</w:t>
        </w:r>
      </w:ins>
      <w:ins w:id="739" w:author="David Conklin" w:date="2020-12-28T09:18:00Z">
        <w:r>
          <w:t xml:space="preserve"> during the</w:t>
        </w:r>
      </w:ins>
      <w:ins w:id="740" w:author="David Conklin" w:date="2020-12-28T09:19:00Z">
        <w:r>
          <w:t xml:space="preserve"> OUWIN project.  Results from the second WW2100 calibration and </w:t>
        </w:r>
      </w:ins>
      <w:ins w:id="741" w:author="David Conklin" w:date="2020-12-28T09:20:00Z">
        <w:r>
          <w:t>from the OUWIN</w:t>
        </w:r>
        <w:r w:rsidR="00230B46">
          <w:t xml:space="preserve"> Chicken Creek calibration are reported in </w:t>
        </w:r>
      </w:ins>
      <w:ins w:id="742" w:author="David Conklin" w:date="2020-12-28T09:21:00Z">
        <w:r w:rsidR="00230B46">
          <w:t>Conklin (2016) and Conklin (2019).</w:t>
        </w:r>
      </w:ins>
    </w:p>
    <w:p w14:paraId="26DED177" w14:textId="6B35AF49" w:rsidR="00A13B97" w:rsidRDefault="00A13B97" w:rsidP="00756D1C">
      <w:pPr>
        <w:ind w:firstLine="720"/>
        <w:rPr>
          <w:ins w:id="743" w:author="David Conklin" w:date="2020-12-28T10:15:00Z"/>
        </w:rPr>
      </w:pPr>
      <w:ins w:id="744" w:author="David Conklin" w:date="2020-12-28T10:04:00Z">
        <w:r>
          <w:t>Values of the HBV parameters are held in the HBV.csv file</w:t>
        </w:r>
      </w:ins>
      <w:ins w:id="745" w:author="David Conklin" w:date="2020-12-28T10:06:00Z">
        <w:r>
          <w:t>, which is iden</w:t>
        </w:r>
      </w:ins>
      <w:ins w:id="746" w:author="David Conklin" w:date="2020-12-28T10:07:00Z">
        <w:r>
          <w:t>tified at 3 places in the Flow XML file: in the  &lt;evap_trans&gt; block</w:t>
        </w:r>
      </w:ins>
      <w:ins w:id="747" w:author="David Conklin" w:date="2020-12-28T10:08:00Z">
        <w:r>
          <w:t xml:space="preserve"> </w:t>
        </w:r>
      </w:ins>
      <w:ins w:id="748" w:author="David Conklin" w:date="2020-12-28T10:09:00Z">
        <w:r>
          <w:t>named</w:t>
        </w:r>
      </w:ins>
      <w:ins w:id="749" w:author="David Conklin" w:date="2020-12-28T10:08:00Z">
        <w:r>
          <w:t xml:space="preserve"> </w:t>
        </w:r>
      </w:ins>
      <w:ins w:id="750" w:author="David Conklin" w:date="2020-12-28T10:09:00Z">
        <w:r>
          <w:t>“</w:t>
        </w:r>
      </w:ins>
      <w:ins w:id="751" w:author="David Conklin" w:date="2020-12-28T10:08:00Z">
        <w:r>
          <w:t>ForestET</w:t>
        </w:r>
      </w:ins>
      <w:ins w:id="752" w:author="David Conklin" w:date="2020-12-28T10:09:00Z">
        <w:r>
          <w:t>”, in the &lt;evap_trans&gt; block named “AgET”,</w:t>
        </w:r>
      </w:ins>
      <w:ins w:id="753" w:author="David Conklin" w:date="2020-12-28T10:07:00Z">
        <w:r>
          <w:t xml:space="preserve"> and in the &lt;tables&gt; block</w:t>
        </w:r>
      </w:ins>
      <w:ins w:id="754" w:author="David Conklin" w:date="2020-12-28T10:10:00Z">
        <w:r>
          <w:t xml:space="preserve"> as a table named “HBV”.  These 3 references should all point to the same file.</w:t>
        </w:r>
      </w:ins>
      <w:ins w:id="755" w:author="David Conklin" w:date="2020-12-28T10:11:00Z">
        <w:r>
          <w:t xml:space="preserve">  Note that not all of the columns in the HBV.csv file contain values from PEST.</w:t>
        </w:r>
      </w:ins>
      <w:ins w:id="756" w:author="David Conklin" w:date="2020-12-28T10:12:00Z">
        <w:r>
          <w:t xml:space="preserve">  In the most recent use of PEST, 4 parameters were given constant values (</w:t>
        </w:r>
      </w:ins>
      <w:ins w:id="757" w:author="David Conklin" w:date="2020-12-28T10:13:00Z">
        <w:r>
          <w:t>TT, CFMAX, CFR, and WP).  Three columns have been added to HBV.csv since the most recent</w:t>
        </w:r>
        <w:r w:rsidR="005C29DF">
          <w:t xml:space="preserve"> work</w:t>
        </w:r>
      </w:ins>
      <w:ins w:id="758" w:author="David Conklin" w:date="2020-12-28T10:14:00Z">
        <w:r w:rsidR="005C29DF">
          <w:t xml:space="preserve"> with PEST: ET_MULT, W2A_SLP, and W2A_INT.  Those 3 parameters will be </w:t>
        </w:r>
      </w:ins>
      <w:ins w:id="759" w:author="David Conklin" w:date="2020-12-28T10:15:00Z">
        <w:r w:rsidR="005C29DF">
          <w:t>described later in this section.</w:t>
        </w:r>
      </w:ins>
    </w:p>
    <w:p w14:paraId="05927F61" w14:textId="54A3631A" w:rsidR="005C29DF" w:rsidRDefault="005C29DF" w:rsidP="00756D1C">
      <w:pPr>
        <w:ind w:firstLine="720"/>
        <w:rPr>
          <w:ins w:id="760" w:author="David Conklin" w:date="2020-12-28T14:27:00Z"/>
        </w:rPr>
      </w:pPr>
      <w:ins w:id="761" w:author="David Conklin" w:date="2020-12-28T10:15:00Z">
        <w:r>
          <w:t xml:space="preserve">The </w:t>
        </w:r>
      </w:ins>
      <w:ins w:id="762" w:author="David Conklin" w:date="2020-12-28T10:16:00Z">
        <w:r>
          <w:t xml:space="preserve">second </w:t>
        </w:r>
      </w:ins>
      <w:ins w:id="763" w:author="David Conklin" w:date="2020-12-28T10:15:00Z">
        <w:r>
          <w:t>PEST cal</w:t>
        </w:r>
      </w:ins>
      <w:ins w:id="764" w:author="David Conklin" w:date="2020-12-28T10:16:00Z">
        <w:r>
          <w:t>ibration for WW2100 (the one described in Conklin 2016) was carried out using “</w:t>
        </w:r>
      </w:ins>
      <w:ins w:id="765" w:author="David Conklin" w:date="2020-12-28T10:17:00Z">
        <w:r>
          <w:t>NRNI” data</w:t>
        </w:r>
      </w:ins>
      <w:ins w:id="766" w:author="David Conklin" w:date="2020-12-28T10:21:00Z">
        <w:r>
          <w:t xml:space="preserve"> for the fifteen years 1980-1994</w:t>
        </w:r>
      </w:ins>
      <w:ins w:id="767" w:author="David Conklin" w:date="2020-12-28T10:17:00Z">
        <w:r>
          <w:t xml:space="preserve"> from the USGS.  “NRNI” stands for “no reservoirs no irrigation”</w:t>
        </w:r>
      </w:ins>
      <w:ins w:id="768" w:author="David Conklin" w:date="2020-12-28T10:18:00Z">
        <w:r>
          <w:t>.  NRNI data is observations from USGS stream gages adjusted</w:t>
        </w:r>
      </w:ins>
      <w:ins w:id="769" w:author="David Conklin" w:date="2020-12-28T10:21:00Z">
        <w:r>
          <w:t xml:space="preserve"> (by t</w:t>
        </w:r>
      </w:ins>
      <w:ins w:id="770" w:author="David Conklin" w:date="2020-12-28T10:22:00Z">
        <w:r>
          <w:t>he USGS)</w:t>
        </w:r>
      </w:ins>
      <w:ins w:id="771" w:author="David Conklin" w:date="2020-12-28T10:18:00Z">
        <w:r>
          <w:t xml:space="preserve"> to remove </w:t>
        </w:r>
      </w:ins>
      <w:ins w:id="772" w:author="David Conklin" w:date="2020-12-28T10:19:00Z">
        <w:r>
          <w:t>anthropogenic effects.</w:t>
        </w:r>
      </w:ins>
      <w:ins w:id="773" w:author="David Conklin" w:date="2020-12-28T10:22:00Z">
        <w:r w:rsidR="00605DC2">
          <w:t xml:space="preserve">  </w:t>
        </w:r>
      </w:ins>
      <w:ins w:id="774" w:author="David Conklin" w:date="2020-12-28T10:23:00Z">
        <w:r w:rsidR="00605DC2">
          <w:t xml:space="preserve">The </w:t>
        </w:r>
      </w:ins>
      <w:ins w:id="775" w:author="David Conklin" w:date="2020-12-28T13:47:00Z">
        <w:r w:rsidR="00FF2BD4">
          <w:t xml:space="preserve">later </w:t>
        </w:r>
      </w:ins>
      <w:ins w:id="776" w:author="David Conklin" w:date="2020-12-28T10:23:00Z">
        <w:r w:rsidR="00605DC2">
          <w:t>OUWIN</w:t>
        </w:r>
      </w:ins>
      <w:ins w:id="777" w:author="David Conklin" w:date="2020-12-28T10:25:00Z">
        <w:r w:rsidR="00997364">
          <w:t xml:space="preserve"> Chicken Creek PEST calibration used actual gage reading</w:t>
        </w:r>
      </w:ins>
      <w:ins w:id="778" w:author="David Conklin" w:date="2020-12-28T10:26:00Z">
        <w:r w:rsidR="00997364">
          <w:t>s for the 7 water years 2009-15, rather than NRNI data</w:t>
        </w:r>
      </w:ins>
      <w:ins w:id="779" w:author="David Conklin" w:date="2020-12-28T10:27:00Z">
        <w:r w:rsidR="00997364">
          <w:t>.</w:t>
        </w:r>
      </w:ins>
      <w:ins w:id="780" w:author="David Conklin" w:date="2020-12-28T10:29:00Z">
        <w:r w:rsidR="00185FAD">
          <w:t xml:space="preserve">  As of 12/28/20, calibration work for CW3M uses actual gage data, not NRNI data, </w:t>
        </w:r>
      </w:ins>
      <w:ins w:id="781" w:author="David Conklin" w:date="2020-12-28T10:30:00Z">
        <w:r w:rsidR="00185FAD">
          <w:t xml:space="preserve">for the 9 calendar years 2010-18 as the </w:t>
        </w:r>
      </w:ins>
      <w:ins w:id="782" w:author="David Conklin" w:date="2020-12-28T10:31:00Z">
        <w:r w:rsidR="00185FAD">
          <w:t>base period.  Simulations for 2010 are begun using initial conditions p</w:t>
        </w:r>
      </w:ins>
      <w:ins w:id="783" w:author="David Conklin" w:date="2020-12-28T10:32:00Z">
        <w:r w:rsidR="00185FAD">
          <w:t>roduced by a 10-year spinup for 2000-09.</w:t>
        </w:r>
      </w:ins>
    </w:p>
    <w:p w14:paraId="1B1DB324" w14:textId="5D6E259F" w:rsidR="003C109D" w:rsidRDefault="003C109D" w:rsidP="00756D1C">
      <w:pPr>
        <w:ind w:firstLine="720"/>
        <w:rPr>
          <w:ins w:id="784" w:author="David Conklin" w:date="2020-12-28T14:27:00Z"/>
        </w:rPr>
      </w:pPr>
    </w:p>
    <w:p w14:paraId="65A631C8" w14:textId="7B66AF0D" w:rsidR="003C109D" w:rsidRDefault="003C109D">
      <w:pPr>
        <w:pStyle w:val="Heading2"/>
        <w:rPr>
          <w:ins w:id="785" w:author="David Conklin" w:date="2020-12-28T08:42:00Z"/>
        </w:rPr>
        <w:pPrChange w:id="786" w:author="David Conklin" w:date="2020-12-28T14:27:00Z">
          <w:pPr>
            <w:ind w:firstLine="720"/>
          </w:pPr>
        </w:pPrChange>
      </w:pPr>
      <w:bookmarkStart w:id="787" w:name="_Toc60992367"/>
      <w:ins w:id="788" w:author="David Conklin" w:date="2020-12-28T14:27:00Z">
        <w:r>
          <w:t>Calibrating streamflow</w:t>
        </w:r>
      </w:ins>
      <w:ins w:id="789" w:author="David Conklin" w:date="2020-12-28T14:28:00Z">
        <w:r>
          <w:t>s</w:t>
        </w:r>
      </w:ins>
      <w:ins w:id="790" w:author="David Conklin" w:date="2020-12-28T14:27:00Z">
        <w:r>
          <w:t xml:space="preserve"> using stream gage measurem</w:t>
        </w:r>
      </w:ins>
      <w:ins w:id="791" w:author="David Conklin" w:date="2020-12-28T14:28:00Z">
        <w:r>
          <w:t>ents</w:t>
        </w:r>
      </w:ins>
      <w:bookmarkEnd w:id="787"/>
    </w:p>
    <w:p w14:paraId="452430A7" w14:textId="70B36ACC" w:rsidR="0039253D" w:rsidRDefault="0039253D" w:rsidP="00756D1C">
      <w:pPr>
        <w:ind w:firstLine="720"/>
        <w:rPr>
          <w:ins w:id="792" w:author="David Conklin" w:date="2020-12-28T13:48:00Z"/>
        </w:rPr>
      </w:pPr>
      <w:ins w:id="793" w:author="David Conklin" w:date="2020-12-28T10:34:00Z">
        <w:r>
          <w:t xml:space="preserve">After the results of </w:t>
        </w:r>
      </w:ins>
      <w:ins w:id="794" w:author="David Conklin" w:date="2020-12-28T10:35:00Z">
        <w:r>
          <w:t xml:space="preserve">any PEST calibrations have been incorporated into the HBV.csv file, then the next step </w:t>
        </w:r>
      </w:ins>
      <w:ins w:id="795" w:author="David Conklin" w:date="2020-12-28T10:36:00Z">
        <w:r>
          <w:t>is to use the available tuning knobs to bring the simulated</w:t>
        </w:r>
      </w:ins>
      <w:ins w:id="796" w:author="David Conklin" w:date="2020-12-28T08:43:00Z">
        <w:r w:rsidR="00756D1C">
          <w:t xml:space="preserve"> monthly streamflows </w:t>
        </w:r>
      </w:ins>
      <w:ins w:id="797" w:author="David Conklin" w:date="2020-12-28T10:37:00Z">
        <w:r>
          <w:t xml:space="preserve">as close as practical to the observed monthly streamflows.  </w:t>
        </w:r>
      </w:ins>
      <w:ins w:id="798" w:author="David Conklin" w:date="2020-12-28T10:38:00Z">
        <w:r>
          <w:t>Wherever USGS gage data exists</w:t>
        </w:r>
      </w:ins>
      <w:ins w:id="799" w:author="David Conklin" w:date="2020-12-28T10:39:00Z">
        <w:r>
          <w:t>, we compare the simulated streamflows to the gage measurements, after aggregating to monthly timesteps.</w:t>
        </w:r>
      </w:ins>
      <w:ins w:id="800" w:author="David Conklin" w:date="2020-12-28T10:40:00Z">
        <w:r>
          <w:t xml:space="preserve">  Generally, when the %BIAS statistic</w:t>
        </w:r>
      </w:ins>
      <w:ins w:id="801" w:author="David Conklin" w:date="2020-12-28T10:41:00Z">
        <w:r>
          <w:t xml:space="preserve"> has a magnitude of 1% or less, and the other Moriasi statistics get grades of S, G, or VG, the</w:t>
        </w:r>
      </w:ins>
      <w:ins w:id="802" w:author="David Conklin" w:date="2020-12-28T10:42:00Z">
        <w:r>
          <w:t>n we consider the calibration for the portion of the study area which drains to that location as satisfactory or better.</w:t>
        </w:r>
      </w:ins>
      <w:ins w:id="803" w:author="David Conklin" w:date="2020-12-28T11:27:00Z">
        <w:r w:rsidR="00200AE1">
          <w:t xml:space="preserve">  The Moriasi statistics are described in a later section “</w:t>
        </w:r>
      </w:ins>
      <w:ins w:id="804" w:author="David Conklin" w:date="2020-12-28T11:28:00Z">
        <w:r w:rsidR="00200AE1">
          <w:t xml:space="preserve">McKenzie </w:t>
        </w:r>
      </w:ins>
      <w:ins w:id="805" w:author="David Conklin" w:date="2020-12-28T11:29:00Z">
        <w:r w:rsidR="00200AE1">
          <w:t>basin w</w:t>
        </w:r>
      </w:ins>
      <w:ins w:id="806" w:author="David Conklin" w:date="2020-12-28T11:28:00Z">
        <w:r w:rsidR="00200AE1">
          <w:t>etland</w:t>
        </w:r>
      </w:ins>
      <w:ins w:id="807" w:author="David Conklin" w:date="2020-12-28T11:29:00Z">
        <w:r w:rsidR="00200AE1">
          <w:t>s</w:t>
        </w:r>
      </w:ins>
      <w:ins w:id="808" w:author="David Conklin" w:date="2020-12-28T11:28:00Z">
        <w:r w:rsidR="00200AE1">
          <w:t xml:space="preserve"> </w:t>
        </w:r>
      </w:ins>
      <w:ins w:id="809" w:author="David Conklin" w:date="2020-12-28T11:29:00Z">
        <w:r w:rsidR="00200AE1">
          <w:t>s</w:t>
        </w:r>
      </w:ins>
      <w:ins w:id="810" w:author="David Conklin" w:date="2020-12-28T11:28:00Z">
        <w:r w:rsidR="00200AE1">
          <w:t>tudy / Calibration and simulation skill”.</w:t>
        </w:r>
      </w:ins>
    </w:p>
    <w:p w14:paraId="2E151A62" w14:textId="7A74764D" w:rsidR="00FF2BD4" w:rsidRDefault="00FF2BD4" w:rsidP="00756D1C">
      <w:pPr>
        <w:ind w:firstLine="720"/>
        <w:rPr>
          <w:ins w:id="811" w:author="David Conklin" w:date="2020-12-28T14:00:00Z"/>
        </w:rPr>
      </w:pPr>
      <w:ins w:id="812" w:author="David Conklin" w:date="2020-12-28T13:48:00Z">
        <w:r>
          <w:t>Ca</w:t>
        </w:r>
      </w:ins>
      <w:ins w:id="813" w:author="David Conklin" w:date="2020-12-28T13:49:00Z">
        <w:r>
          <w:t>libration of upstream reaches affects the flows further downstream, so the calibration process begins with the headwater b</w:t>
        </w:r>
      </w:ins>
      <w:ins w:id="814" w:author="David Conklin" w:date="2020-12-28T13:50:00Z">
        <w:r>
          <w:t xml:space="preserve">asins and proceeds downstream.  Some </w:t>
        </w:r>
      </w:ins>
      <w:ins w:id="815" w:author="David Conklin" w:date="2020-12-28T13:51:00Z">
        <w:r>
          <w:t xml:space="preserve">reaches receive water from springs as well as from runoff.  Springs are specified in the Flow XML file; </w:t>
        </w:r>
      </w:ins>
      <w:ins w:id="816" w:author="David Conklin" w:date="2020-12-28T13:52:00Z">
        <w:r>
          <w:t xml:space="preserve">each spring is associated with a specific reach, </w:t>
        </w:r>
      </w:ins>
      <w:ins w:id="817" w:author="David Conklin" w:date="2020-12-28T13:53:00Z">
        <w:r>
          <w:t>a constant flow rate in m</w:t>
        </w:r>
        <w:r>
          <w:rPr>
            <w:vertAlign w:val="superscript"/>
          </w:rPr>
          <w:t>3</w:t>
        </w:r>
        <w:r>
          <w:t xml:space="preserve">/s, and a constant temperature in </w:t>
        </w:r>
      </w:ins>
      <w:ins w:id="818" w:author="David Conklin" w:date="2020-12-28T13:54:00Z">
        <w:r>
          <w:t>deg C.  The average flow in any reach fed directly or indirec</w:t>
        </w:r>
      </w:ins>
      <w:ins w:id="819" w:author="David Conklin" w:date="2020-12-28T13:55:00Z">
        <w:r>
          <w:t>tly from a spring may be adjusted up or down by changing the specified flow rate for the spring.</w:t>
        </w:r>
      </w:ins>
      <w:ins w:id="820" w:author="David Conklin" w:date="2020-12-28T13:56:00Z">
        <w:r w:rsidR="008F6961">
          <w:t xml:space="preserve">  Since spring flow rates are </w:t>
        </w:r>
      </w:ins>
      <w:ins w:id="821" w:author="David Conklin" w:date="2020-12-28T13:57:00Z">
        <w:r w:rsidR="008F6961">
          <w:t>constant all year long in the model, the adjustments apply uniformly across the year.  Adjustments to the</w:t>
        </w:r>
      </w:ins>
      <w:ins w:id="822" w:author="David Conklin" w:date="2020-12-28T13:58:00Z">
        <w:r w:rsidR="008F6961">
          <w:t xml:space="preserve"> spring flow rates do not serve to make the simulated seasonal pattern of flows conform better to</w:t>
        </w:r>
      </w:ins>
      <w:ins w:id="823" w:author="David Conklin" w:date="2020-12-28T13:59:00Z">
        <w:r w:rsidR="008F6961">
          <w:t xml:space="preserve"> the observed seasonal pattern.  The springs </w:t>
        </w:r>
        <w:r w:rsidR="008F6961">
          <w:lastRenderedPageBreak/>
          <w:t>which feed Clear Lake in McKenzie basin are a special case, which is discusse</w:t>
        </w:r>
      </w:ins>
      <w:ins w:id="824" w:author="David Conklin" w:date="2020-12-28T14:00:00Z">
        <w:r w:rsidR="008F6961">
          <w:t>d in the section on the McKenzie basin wetlands study.</w:t>
        </w:r>
      </w:ins>
    </w:p>
    <w:p w14:paraId="60EB53B8" w14:textId="0285344A" w:rsidR="008F6961" w:rsidRPr="003F7628" w:rsidRDefault="008F6961" w:rsidP="00756D1C">
      <w:pPr>
        <w:ind w:firstLine="720"/>
        <w:rPr>
          <w:ins w:id="825" w:author="David Conklin" w:date="2020-12-28T10:37:00Z"/>
        </w:rPr>
      </w:pPr>
      <w:ins w:id="826" w:author="David Conklin" w:date="2020-12-28T14:00:00Z">
        <w:r>
          <w:t>ET</w:t>
        </w:r>
      </w:ins>
      <w:ins w:id="827" w:author="David Conklin" w:date="2020-12-28T14:01:00Z">
        <w:r>
          <w:t xml:space="preserve">_MULT is a tuning knob which affects all the drainages, whether or not they have springs.  </w:t>
        </w:r>
      </w:ins>
      <w:ins w:id="828" w:author="David Conklin" w:date="2021-01-06T09:29:00Z">
        <w:r w:rsidR="00A111D9">
          <w:t>Separate values of ET_MULT are specified in the HBV.csv file for each of the drainages identified by the HBVCALI</w:t>
        </w:r>
      </w:ins>
      <w:ins w:id="829" w:author="David Conklin" w:date="2021-01-06T09:30:00Z">
        <w:r w:rsidR="00A111D9">
          <w:t xml:space="preserve">B index.  </w:t>
        </w:r>
      </w:ins>
      <w:ins w:id="830" w:author="David Conklin" w:date="2020-12-28T14:01:00Z">
        <w:r>
          <w:t xml:space="preserve">ET_MULT </w:t>
        </w:r>
      </w:ins>
      <w:ins w:id="831" w:author="David Conklin" w:date="2020-12-28T14:02:00Z">
        <w:r>
          <w:t>is a multiplier on the simulated evapotranspiration</w:t>
        </w:r>
      </w:ins>
      <w:ins w:id="832" w:author="David Conklin" w:date="2020-12-28T14:19:00Z">
        <w:r w:rsidR="00B043BA">
          <w:t xml:space="preserve"> (ET).  </w:t>
        </w:r>
      </w:ins>
      <w:ins w:id="833" w:author="David Conklin" w:date="2020-12-28T14:20:00Z">
        <w:r w:rsidR="00B043BA">
          <w:t xml:space="preserve">The water which returns to the atmosphere via ET would otherwise end up in the stream, so increasing ET has the effect of </w:t>
        </w:r>
      </w:ins>
      <w:ins w:id="834" w:author="David Conklin" w:date="2020-12-28T14:21:00Z">
        <w:r w:rsidR="00B043BA">
          <w:t>decreasing streamflow and vice versa.  The effect is not strictly linear i</w:t>
        </w:r>
      </w:ins>
      <w:ins w:id="835" w:author="David Conklin" w:date="2020-12-28T14:22:00Z">
        <w:r w:rsidR="00B043BA">
          <w:t>n ET_MULT, because ET is also affected by soil moisture, le</w:t>
        </w:r>
      </w:ins>
      <w:ins w:id="836" w:author="David Conklin" w:date="2020-12-28T14:23:00Z">
        <w:r w:rsidR="00B043BA">
          <w:t xml:space="preserve">af area, and so on.  </w:t>
        </w:r>
      </w:ins>
      <w:ins w:id="837" w:author="David Conklin" w:date="2020-12-28T14:19:00Z">
        <w:r w:rsidR="00B043BA">
          <w:t xml:space="preserve">Since ET itself varies seasonally, </w:t>
        </w:r>
      </w:ins>
      <w:ins w:id="838" w:author="David Conklin" w:date="2020-12-28T14:23:00Z">
        <w:r w:rsidR="00B043BA">
          <w:t>adjusting ET_MULT, unlike changing spring di</w:t>
        </w:r>
      </w:ins>
      <w:ins w:id="839" w:author="David Conklin" w:date="2020-12-28T14:24:00Z">
        <w:r w:rsidR="00B043BA">
          <w:t>scharge rates, can affect the correlation between the seasonal pattern of simulated flows and the seasonal pattern of the observations.</w:t>
        </w:r>
      </w:ins>
    </w:p>
    <w:p w14:paraId="22EC082F" w14:textId="724F9F41" w:rsidR="00756D1C" w:rsidRDefault="00756D1C" w:rsidP="00756D1C">
      <w:pPr>
        <w:ind w:firstLine="720"/>
        <w:rPr>
          <w:ins w:id="840" w:author="David Conklin" w:date="2020-12-28T14:28:00Z"/>
        </w:rPr>
      </w:pPr>
    </w:p>
    <w:p w14:paraId="739D7A38" w14:textId="4A1394BC" w:rsidR="003C109D" w:rsidRDefault="003C109D" w:rsidP="003C109D">
      <w:pPr>
        <w:pStyle w:val="Heading2"/>
        <w:rPr>
          <w:ins w:id="841" w:author="David Conklin" w:date="2020-12-28T14:29:00Z"/>
        </w:rPr>
      </w:pPr>
      <w:bookmarkStart w:id="842" w:name="_Toc60992368"/>
      <w:ins w:id="843" w:author="David Conklin" w:date="2020-12-28T14:29:00Z">
        <w:r>
          <w:t>Calibrating stream temperatures</w:t>
        </w:r>
        <w:bookmarkEnd w:id="842"/>
      </w:ins>
    </w:p>
    <w:p w14:paraId="6C3DCCD5" w14:textId="638BB366" w:rsidR="003C109D" w:rsidRDefault="003C109D" w:rsidP="003C109D">
      <w:pPr>
        <w:rPr>
          <w:ins w:id="844" w:author="David Conklin" w:date="2020-12-28T16:19:00Z"/>
        </w:rPr>
      </w:pPr>
      <w:ins w:id="845" w:author="David Conklin" w:date="2020-12-28T14:30:00Z">
        <w:r>
          <w:tab/>
          <w:t>Stream temperatures are simulated by keeping track of the thermal energy, relative to 0 deg C, of each</w:t>
        </w:r>
      </w:ins>
      <w:ins w:id="846" w:author="David Conklin" w:date="2020-12-28T14:31:00Z">
        <w:r>
          <w:t xml:space="preserve"> </w:t>
        </w:r>
      </w:ins>
      <w:ins w:id="847" w:author="David Conklin" w:date="2020-12-28T14:30:00Z">
        <w:r>
          <w:t>”parcel</w:t>
        </w:r>
      </w:ins>
      <w:ins w:id="848" w:author="David Conklin" w:date="2020-12-28T14:31:00Z">
        <w:r>
          <w:t>” of water tracked by the model in the stream network.  Each subreach has an asso</w:t>
        </w:r>
      </w:ins>
      <w:ins w:id="849" w:author="David Conklin" w:date="2020-12-28T14:32:00Z">
        <w:r>
          <w:t>ciated water parcel, as does each reservoir (and, eventually, each wetland IDU)</w:t>
        </w:r>
      </w:ins>
      <w:ins w:id="850" w:author="David Conklin" w:date="2020-12-28T14:33:00Z">
        <w:r>
          <w:t xml:space="preserve">.  Using this energy balance approach requires supplying a water temperature as well as a water volume for each </w:t>
        </w:r>
      </w:ins>
      <w:ins w:id="851" w:author="David Conklin" w:date="2020-12-28T14:34:00Z">
        <w:r>
          <w:t xml:space="preserve">water parcel entering or leaving the stream network.  Specifying the temperature of water </w:t>
        </w:r>
      </w:ins>
      <w:ins w:id="852" w:author="David Conklin" w:date="2020-12-28T14:35:00Z">
        <w:r>
          <w:t xml:space="preserve">entering the streams is challenging.  </w:t>
        </w:r>
      </w:ins>
      <w:ins w:id="853" w:author="David Conklin" w:date="2020-12-28T15:30:00Z">
        <w:r w:rsidR="0049425F">
          <w:t>As of 12/28/20</w:t>
        </w:r>
      </w:ins>
      <w:ins w:id="854" w:author="David Conklin" w:date="2020-12-28T14:35:00Z">
        <w:r>
          <w:t>, the temperature of wate</w:t>
        </w:r>
      </w:ins>
      <w:ins w:id="855" w:author="David Conklin" w:date="2020-12-28T14:36:00Z">
        <w:r>
          <w:t>r entering a reach</w:t>
        </w:r>
      </w:ins>
      <w:ins w:id="856" w:author="David Conklin" w:date="2020-12-28T14:37:00Z">
        <w:r w:rsidR="00C83F2C">
          <w:t xml:space="preserve"> on a given day</w:t>
        </w:r>
      </w:ins>
      <w:ins w:id="857" w:author="David Conklin" w:date="2020-12-28T14:36:00Z">
        <w:r w:rsidR="00C83F2C">
          <w:t xml:space="preserve"> as runoff or through the streambanks</w:t>
        </w:r>
      </w:ins>
      <w:ins w:id="858" w:author="David Conklin" w:date="2020-12-28T14:37:00Z">
        <w:r w:rsidR="00C83F2C">
          <w:t xml:space="preserve"> is modeled as a linear function of the air temperature on that day</w:t>
        </w:r>
      </w:ins>
      <w:ins w:id="859" w:author="David Conklin" w:date="2020-12-28T14:38:00Z">
        <w:r w:rsidR="00C83F2C">
          <w:t xml:space="preserve"> at the location of the reach.  Doing so requires specifying the slope and intercept of the linear fit, which is</w:t>
        </w:r>
      </w:ins>
      <w:ins w:id="860" w:author="David Conklin" w:date="2020-12-28T14:39:00Z">
        <w:r w:rsidR="00C83F2C">
          <w:t xml:space="preserve"> supplied in the W2A_SLP and W2A_INT columns of the HBV.csv file.</w:t>
        </w:r>
      </w:ins>
      <w:ins w:id="861" w:author="David Conklin" w:date="2020-12-28T15:02:00Z">
        <w:r w:rsidR="00905D84">
          <w:t xml:space="preserve">  Treating runoff temperature on a day as directly proporti</w:t>
        </w:r>
      </w:ins>
      <w:ins w:id="862" w:author="David Conklin" w:date="2020-12-28T15:03:00Z">
        <w:r w:rsidR="00905D84">
          <w:t xml:space="preserve">onal to the air temperature on the same day is not ideal (e.g. spring melt water </w:t>
        </w:r>
      </w:ins>
      <w:ins w:id="863" w:author="David Conklin" w:date="2020-12-28T15:04:00Z">
        <w:r w:rsidR="00905D84">
          <w:t>temperature will not bear the same relationship to air temperature as does summer thunderstorm rain</w:t>
        </w:r>
      </w:ins>
      <w:ins w:id="864" w:author="David Conklin" w:date="2020-12-28T15:05:00Z">
        <w:r w:rsidR="00905D84">
          <w:t xml:space="preserve"> does).  But there is precedent in the literature</w:t>
        </w:r>
      </w:ins>
      <w:ins w:id="865" w:author="David Conklin" w:date="2020-12-28T15:06:00Z">
        <w:r w:rsidR="00905D84">
          <w:t xml:space="preserve"> (</w:t>
        </w:r>
      </w:ins>
      <w:ins w:id="866" w:author="David Conklin" w:date="2020-12-28T15:26:00Z">
        <w:r w:rsidR="0049425F">
          <w:t>Leach &amp; Moore 2019 discuss how others have done what we’re doing, and then</w:t>
        </w:r>
      </w:ins>
      <w:ins w:id="867" w:author="David Conklin" w:date="2020-12-28T15:27:00Z">
        <w:r w:rsidR="0049425F">
          <w:t xml:space="preserve"> go on to propose a better way</w:t>
        </w:r>
      </w:ins>
      <w:ins w:id="868" w:author="David Conklin" w:date="2020-12-28T15:06:00Z">
        <w:r w:rsidR="00905D84">
          <w:t xml:space="preserve">) and it seems to work well enough until we have time to </w:t>
        </w:r>
      </w:ins>
      <w:ins w:id="869" w:author="David Conklin" w:date="2020-12-28T15:27:00Z">
        <w:r w:rsidR="0049425F">
          <w:t>evaluate other alternatives.</w:t>
        </w:r>
      </w:ins>
    </w:p>
    <w:p w14:paraId="016E4B64" w14:textId="5265DD6F" w:rsidR="00CA55FC" w:rsidRDefault="00CA55FC" w:rsidP="003C109D">
      <w:pPr>
        <w:rPr>
          <w:ins w:id="870" w:author="David Conklin" w:date="2020-12-28T15:27:00Z"/>
        </w:rPr>
      </w:pPr>
      <w:ins w:id="871" w:author="David Conklin" w:date="2020-12-28T16:19:00Z">
        <w:r>
          <w:tab/>
          <w:t xml:space="preserve">The stream temperature in reaches fed directly or indirectly by water from springs </w:t>
        </w:r>
      </w:ins>
      <w:ins w:id="872" w:author="David Conklin" w:date="2020-12-28T16:20:00Z">
        <w:r>
          <w:t>is also affected by the specified temperature of the spring water.  The spring water temperature can be used as a tuning knob</w:t>
        </w:r>
      </w:ins>
      <w:ins w:id="873" w:author="David Conklin" w:date="2020-12-28T16:21:00Z">
        <w:r>
          <w:t xml:space="preserve">, although this may lead to an inconsistency between published values, if there are any, of the </w:t>
        </w:r>
      </w:ins>
      <w:ins w:id="874" w:author="David Conklin" w:date="2020-12-28T16:22:00Z">
        <w:r>
          <w:t>spring water temperature and the value actually used in the simulation.</w:t>
        </w:r>
      </w:ins>
    </w:p>
    <w:p w14:paraId="3C7963B8" w14:textId="77777777" w:rsidR="0049425F" w:rsidRDefault="0049425F" w:rsidP="003C109D">
      <w:pPr>
        <w:rPr>
          <w:ins w:id="875" w:author="David Conklin" w:date="2020-12-28T15:32:00Z"/>
        </w:rPr>
      </w:pPr>
      <w:ins w:id="876" w:author="David Conklin" w:date="2020-12-28T15:27:00Z">
        <w:r>
          <w:tab/>
        </w:r>
      </w:ins>
      <w:ins w:id="877" w:author="David Conklin" w:date="2020-12-28T15:28:00Z">
        <w:r>
          <w:t>Stream temperature is also affected by insolation</w:t>
        </w:r>
      </w:ins>
      <w:ins w:id="878" w:author="David Conklin" w:date="2020-12-28T15:29:00Z">
        <w:r>
          <w:t>, which itself is a complicated function of local conditions (vegetation height and density, stream width and orien</w:t>
        </w:r>
      </w:ins>
      <w:ins w:id="879" w:author="David Conklin" w:date="2020-12-28T15:30:00Z">
        <w:r>
          <w:t xml:space="preserve">tation, topographic shading, ...). </w:t>
        </w:r>
      </w:ins>
      <w:ins w:id="880" w:author="David Conklin" w:date="2020-12-28T15:31:00Z">
        <w:r>
          <w:t xml:space="preserve"> As of 12/28/20, simulated insolation of stream reaches is not yet taking the local </w:t>
        </w:r>
      </w:ins>
      <w:ins w:id="881" w:author="David Conklin" w:date="2020-12-28T15:32:00Z">
        <w:r>
          <w:t>conditions into account.</w:t>
        </w:r>
      </w:ins>
    </w:p>
    <w:p w14:paraId="1B8E92F9" w14:textId="092DD2A5" w:rsidR="0049425F" w:rsidRPr="003F7628" w:rsidRDefault="0049425F" w:rsidP="003F7628">
      <w:ins w:id="882" w:author="David Conklin" w:date="2020-12-28T15:32:00Z">
        <w:r>
          <w:tab/>
          <w:t>The water temperature in reservoirs impacts the strea</w:t>
        </w:r>
      </w:ins>
      <w:ins w:id="883" w:author="David Conklin" w:date="2020-12-28T15:33:00Z">
        <w:r>
          <w:t>m temperature in reaches below the reservoirs.  Reservoir water temperature is raised by inso</w:t>
        </w:r>
      </w:ins>
      <w:ins w:id="884" w:author="David Conklin" w:date="2020-12-28T15:34:00Z">
        <w:r>
          <w:t>lation, especially in summer.  The amount of insolation is affected by the topographic shading on the reser</w:t>
        </w:r>
      </w:ins>
      <w:ins w:id="885" w:author="David Conklin" w:date="2020-12-28T15:35:00Z">
        <w:r>
          <w:t>voir water surface.  As of 12/28/20, the model does not yet have any topographic shading data for either reservoirs or reach</w:t>
        </w:r>
      </w:ins>
      <w:ins w:id="886" w:author="David Conklin" w:date="2020-12-28T15:36:00Z">
        <w:r>
          <w:t>es.  As a work</w:t>
        </w:r>
        <w:r w:rsidR="00466BFA">
          <w:t>-around, and possibly as a permanent tuning knob, a parameter</w:t>
        </w:r>
      </w:ins>
      <w:ins w:id="887" w:author="David Conklin" w:date="2020-12-28T16:14:00Z">
        <w:r w:rsidR="006E3BFF">
          <w:t xml:space="preserve"> “</w:t>
        </w:r>
        <w:r w:rsidR="006E3BFF" w:rsidRPr="006E3BFF">
          <w:t>solar_radiation_multiplie</w:t>
        </w:r>
      </w:ins>
      <w:ins w:id="888" w:author="David Conklin" w:date="2020-12-28T16:15:00Z">
        <w:r w:rsidR="006E3BFF">
          <w:t>r” has been added to the &lt;reservoir&gt; block in the Flow XML file</w:t>
        </w:r>
      </w:ins>
      <w:ins w:id="889" w:author="David Conklin" w:date="2020-12-28T16:16:00Z">
        <w:r w:rsidR="006E3BFF">
          <w:t>.  This parameter should be set to a value between 0 and 1 to allow for reduction of insolation of the r</w:t>
        </w:r>
      </w:ins>
      <w:ins w:id="890" w:author="David Conklin" w:date="2020-12-28T16:17:00Z">
        <w:r w:rsidR="006E3BFF">
          <w:t xml:space="preserve">eservoir water surface due to topographic shading.  It can then be dialed up or down to adjust </w:t>
        </w:r>
      </w:ins>
      <w:ins w:id="891" w:author="David Conklin" w:date="2020-12-28T16:18:00Z">
        <w:r w:rsidR="006E3BFF">
          <w:t>downstream water temperatures to get them closer to observed values.</w:t>
        </w:r>
      </w:ins>
      <w:ins w:id="892" w:author="David Conklin" w:date="2020-12-28T15:31:00Z">
        <w:r>
          <w:t xml:space="preserve"> </w:t>
        </w:r>
      </w:ins>
    </w:p>
    <w:p w14:paraId="2AE4C176" w14:textId="77777777" w:rsidR="00C70B81" w:rsidRDefault="000C5A18" w:rsidP="0033601E">
      <w:pPr>
        <w:pStyle w:val="Heading1"/>
      </w:pPr>
      <w:bookmarkStart w:id="893" w:name="_Toc60992369"/>
      <w:r>
        <w:t>North Santiam study area</w:t>
      </w:r>
      <w:bookmarkEnd w:id="893"/>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94" w:name="_Toc60992370"/>
      <w:r>
        <w:rPr>
          <w:rFonts w:eastAsia="Times New Roman"/>
        </w:rPr>
        <w:t>Instream water rights</w:t>
      </w:r>
      <w:bookmarkEnd w:id="89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895"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895"/>
    </w:p>
    <w:p w14:paraId="0FD5899C" w14:textId="77777777" w:rsidR="0092040E" w:rsidRDefault="0092040E" w:rsidP="0092040E"/>
    <w:p w14:paraId="0E0CDFE5" w14:textId="77777777" w:rsidR="00B91F45" w:rsidRDefault="00B47486" w:rsidP="00B91F45">
      <w:pPr>
        <w:pStyle w:val="Heading2"/>
      </w:pPr>
      <w:bookmarkStart w:id="896" w:name="_Toc60992371"/>
      <w:r>
        <w:t xml:space="preserve">Municipal </w:t>
      </w:r>
      <w:r w:rsidR="00057A5D">
        <w:t>w</w:t>
      </w:r>
      <w:r>
        <w:t xml:space="preserve">ater </w:t>
      </w:r>
      <w:r w:rsidR="00D97755">
        <w:t>r</w:t>
      </w:r>
      <w:r>
        <w:t>ights</w:t>
      </w:r>
      <w:bookmarkEnd w:id="896"/>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97" w:name="_Toc60992372"/>
      <w:r>
        <w:t>McKenzie Basin Wetlands Study</w:t>
      </w:r>
      <w:bookmarkEnd w:id="897"/>
    </w:p>
    <w:p w14:paraId="79498AD8" w14:textId="77777777" w:rsidR="00736461" w:rsidRPr="00D97CDA" w:rsidRDefault="00736461" w:rsidP="00A8214A"/>
    <w:p w14:paraId="2403DDA0" w14:textId="063D759E" w:rsidR="00275338" w:rsidRDefault="003613A1" w:rsidP="00A8214A">
      <w:pPr>
        <w:pStyle w:val="Heading2"/>
      </w:pPr>
      <w:bookmarkStart w:id="898" w:name="_Toc60992373"/>
      <w:r>
        <w:t xml:space="preserve">Project </w:t>
      </w:r>
      <w:r w:rsidR="00DC262D">
        <w:t>Overview</w:t>
      </w:r>
      <w:bookmarkEnd w:id="898"/>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899" w:name="_Ref48282850"/>
      <w:bookmarkStart w:id="900" w:name="_Toc53219839"/>
      <w:r>
        <w:t xml:space="preserve">Figure </w:t>
      </w:r>
      <w:fldSimple w:instr=" SEQ Figure \* ARABIC ">
        <w:r w:rsidR="006F0CBC">
          <w:rPr>
            <w:noProof/>
          </w:rPr>
          <w:t>7</w:t>
        </w:r>
      </w:fldSimple>
      <w:bookmarkEnd w:id="899"/>
      <w:r>
        <w:t>. McKenzie basin in CW3M screen capture</w:t>
      </w:r>
      <w:bookmarkEnd w:id="90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901" w:name="_Ref48282776"/>
      <w:bookmarkStart w:id="902" w:name="_Ref48282732"/>
      <w:bookmarkStart w:id="903" w:name="_Toc53219840"/>
      <w:r>
        <w:t xml:space="preserve">Figure </w:t>
      </w:r>
      <w:fldSimple w:instr=" SEQ Figure \* ARABIC ">
        <w:r w:rsidR="006F0CBC">
          <w:rPr>
            <w:noProof/>
          </w:rPr>
          <w:t>8</w:t>
        </w:r>
      </w:fldSimple>
      <w:bookmarkEnd w:id="901"/>
      <w:r>
        <w:t>. Wetlands in the lower McKenzie basin, with their WETL_ID attribute values</w:t>
      </w:r>
      <w:bookmarkEnd w:id="902"/>
      <w:bookmarkEnd w:id="903"/>
    </w:p>
    <w:p w14:paraId="364BDC9E" w14:textId="77777777" w:rsidR="004D33B7" w:rsidRDefault="004D33B7" w:rsidP="00275338"/>
    <w:p w14:paraId="6EF95807" w14:textId="5E566C26" w:rsidR="003613A1" w:rsidRDefault="003613A1" w:rsidP="00A8214A">
      <w:pPr>
        <w:pStyle w:val="Heading2"/>
      </w:pPr>
      <w:bookmarkStart w:id="904" w:name="_Toc60992374"/>
      <w:r>
        <w:t>Model and Simulation Overview</w:t>
      </w:r>
      <w:bookmarkEnd w:id="904"/>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05" w:name="_Toc60992375"/>
      <w:r>
        <w:t>McKenzie wetlands in the initial versions of the IDU, HRU, and Reach data layers</w:t>
      </w:r>
      <w:bookmarkEnd w:id="905"/>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06" w:name="_Toc49175988"/>
      <w:bookmarkStart w:id="907" w:name="_Toc60992376"/>
      <w:r>
        <w:t>Data changes for better representation of wetlands</w:t>
      </w:r>
      <w:bookmarkEnd w:id="906"/>
      <w:bookmarkEnd w:id="90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08" w:name="_Toc60992377"/>
      <w:r>
        <w:t xml:space="preserve">Projection, </w:t>
      </w:r>
      <w:r w:rsidR="006F174A">
        <w:t>Calendar</w:t>
      </w:r>
      <w:r>
        <w:t>,</w:t>
      </w:r>
      <w:r w:rsidR="006F174A">
        <w:t xml:space="preserve"> and </w:t>
      </w:r>
      <w:r w:rsidR="009D540F">
        <w:t>Units</w:t>
      </w:r>
      <w:bookmarkEnd w:id="90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909" w:name="_Toc60992378"/>
      <w:r>
        <w:t>Simulation of changes in wetlands over time</w:t>
      </w:r>
      <w:bookmarkEnd w:id="90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10" w:name="_Toc60992379"/>
      <w:r>
        <w:t xml:space="preserve">How wetlands </w:t>
      </w:r>
      <w:r w:rsidR="000806A1">
        <w:t>are</w:t>
      </w:r>
      <w:r>
        <w:t xml:space="preserve"> represented</w:t>
      </w:r>
      <w:r w:rsidR="006D6388">
        <w:t xml:space="preserve"> in the model</w:t>
      </w:r>
      <w:bookmarkEnd w:id="91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911" w:name="_Toc60992380"/>
      <w:r>
        <w:t>Attributes of interest in the wetlands study</w:t>
      </w:r>
      <w:bookmarkEnd w:id="91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12" w:name="_Toc60992381"/>
      <w:r>
        <w:t>A WETNESS attribute</w:t>
      </w:r>
      <w:bookmarkEnd w:id="912"/>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913" w:name="_Toc60992382"/>
      <w:r>
        <w:t>Calculating the exchange of water between the wetland and the reach</w:t>
      </w:r>
      <w:bookmarkEnd w:id="913"/>
    </w:p>
    <w:p w14:paraId="71419F3E" w14:textId="001ADEBC" w:rsidR="00871F69" w:rsidRDefault="00871F69" w:rsidP="00871F69">
      <w:pPr>
        <w:pStyle w:val="Heading3"/>
      </w:pPr>
      <w:bookmarkStart w:id="914" w:name="_Toc60992383"/>
      <w:r>
        <w:t xml:space="preserve">Wetland </w:t>
      </w:r>
      <w:r w:rsidR="007A55EC">
        <w:t xml:space="preserve">IDU </w:t>
      </w:r>
      <w:r>
        <w:t>parameters</w:t>
      </w:r>
      <w:bookmarkEnd w:id="91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915" w:name="_Toc60992384"/>
      <w:r>
        <w:t>Reach parameters</w:t>
      </w:r>
      <w:bookmarkEnd w:id="915"/>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916" w:name="_Toc60992385"/>
      <w:r>
        <w:t>Loss (or gain) of wetlands</w:t>
      </w:r>
      <w:bookmarkEnd w:id="91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917" w:name="_Toc60992386"/>
      <w:r>
        <w:t>Reality check</w:t>
      </w:r>
      <w:bookmarkEnd w:id="917"/>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6B21AE89" w14:textId="57AE2315" w:rsidR="006D6388" w:rsidDel="00876672" w:rsidRDefault="006D6388" w:rsidP="006D6388">
      <w:pPr>
        <w:rPr>
          <w:del w:id="918" w:author="David Conklin" w:date="2021-01-06T09:37:00Z"/>
        </w:rPr>
      </w:pPr>
    </w:p>
    <w:p w14:paraId="630C60EC" w14:textId="64F9D3C1" w:rsidR="005F3164" w:rsidDel="00876672" w:rsidRDefault="005F3164" w:rsidP="006D6388">
      <w:pPr>
        <w:rPr>
          <w:del w:id="919" w:author="David Conklin" w:date="2021-01-06T09:37:00Z"/>
        </w:rPr>
      </w:pPr>
    </w:p>
    <w:p w14:paraId="7B26BEC6" w14:textId="0631A879" w:rsidR="003655CF" w:rsidRDefault="00914CB4" w:rsidP="006D6388">
      <w:pPr>
        <w:rPr>
          <w:noProof/>
        </w:rPr>
      </w:pPr>
      <w:del w:id="920" w:author="David Conklin" w:date="2021-01-06T09:37:00Z">
        <w:r w:rsidDel="00876672">
          <w:rPr>
            <w:noProof/>
          </w:rPr>
          <w:drawing>
            <wp:inline distT="0" distB="0" distL="0" distR="0" wp14:anchorId="4A840B45" wp14:editId="3A18D03F">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del>
      <w:r>
        <w:rPr>
          <w:noProof/>
        </w:rPr>
        <w:t xml:space="preserve"> </w:t>
      </w:r>
    </w:p>
    <w:p w14:paraId="65FB1B87" w14:textId="6A3DB266" w:rsidR="00E869F7" w:rsidRDefault="00E8193E" w:rsidP="006D6388">
      <w:pPr>
        <w:rPr>
          <w:ins w:id="921" w:author="David Conklin" w:date="2021-01-06T09:46:00Z"/>
        </w:rPr>
      </w:pPr>
      <w:ins w:id="922" w:author="David Conklin" w:date="2021-01-06T09:40:00Z">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5640"/>
                      </a:xfrm>
                      <a:prstGeom prst="rect">
                        <a:avLst/>
                      </a:prstGeom>
                    </pic:spPr>
                  </pic:pic>
                </a:graphicData>
              </a:graphic>
            </wp:inline>
          </w:drawing>
        </w:r>
      </w:ins>
    </w:p>
    <w:p w14:paraId="5BF1DCDA" w14:textId="6536DF43" w:rsidR="00016221" w:rsidRDefault="00016221" w:rsidP="006D6388">
      <w:pPr>
        <w:rPr>
          <w:ins w:id="923" w:author="David Conklin" w:date="2021-01-06T09:46:00Z"/>
        </w:rPr>
      </w:pPr>
    </w:p>
    <w:p w14:paraId="051FEA41" w14:textId="741C15CE" w:rsidR="00016221" w:rsidRDefault="00016221" w:rsidP="006D6388">
      <w:ins w:id="924" w:author="David Conklin" w:date="2021-01-06T09:46:00Z">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5350"/>
                      </a:xfrm>
                      <a:prstGeom prst="rect">
                        <a:avLst/>
                      </a:prstGeom>
                    </pic:spPr>
                  </pic:pic>
                </a:graphicData>
              </a:graphic>
            </wp:inline>
          </w:drawing>
        </w:r>
      </w:ins>
    </w:p>
    <w:p w14:paraId="1845E1E7" w14:textId="09313DF1" w:rsidR="00E869F7" w:rsidRDefault="00E869F7" w:rsidP="006D6388">
      <w:del w:id="925" w:author="David Conklin" w:date="2021-01-06T09:46:00Z">
        <w:r w:rsidDel="00016221">
          <w:rPr>
            <w:noProof/>
          </w:rPr>
          <w:drawing>
            <wp:inline distT="0" distB="0" distL="0" distR="0" wp14:anchorId="62FBDD98" wp14:editId="4121F276">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1540"/>
                      </a:xfrm>
                      <a:prstGeom prst="rect">
                        <a:avLst/>
                      </a:prstGeom>
                    </pic:spPr>
                  </pic:pic>
                </a:graphicData>
              </a:graphic>
            </wp:inline>
          </w:drawing>
        </w:r>
      </w:del>
    </w:p>
    <w:p w14:paraId="38E34BDD" w14:textId="7861F535" w:rsidR="007E57E4" w:rsidRDefault="007E57E4" w:rsidP="006D6388"/>
    <w:p w14:paraId="6108DC47" w14:textId="1FD168E9" w:rsidR="007E57E4" w:rsidRDefault="00B22A8A" w:rsidP="007E57E4">
      <w:pPr>
        <w:pStyle w:val="Heading2"/>
      </w:pPr>
      <w:bookmarkStart w:id="926" w:name="_Toc60992387"/>
      <w:r>
        <w:t>High Cascades Springs</w:t>
      </w:r>
      <w:bookmarkEnd w:id="926"/>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546C9CFE" w:rsidR="001B411C" w:rsidRDefault="009C52BE" w:rsidP="00B22A8A">
      <w:ins w:id="927" w:author="David Conklin" w:date="2021-01-07T09:58:00Z">
        <w:r>
          <w:t>S</w:t>
        </w:r>
      </w:ins>
      <w:del w:id="928" w:author="David Conklin" w:date="2021-01-07T09:58:00Z">
        <w:r w:rsidR="001B411C" w:rsidDel="00284E8A">
          <w:delText xml:space="preserve">As of CW3M version </w:delText>
        </w:r>
      </w:del>
      <w:del w:id="929" w:author="David Conklin" w:date="2021-01-06T10:27:00Z">
        <w:r w:rsidR="001B411C" w:rsidDel="00301C70">
          <w:delText>98</w:delText>
        </w:r>
      </w:del>
      <w:del w:id="930" w:author="David Conklin" w:date="2021-01-07T09:58:00Z">
        <w:r w:rsidR="001B411C" w:rsidDel="00284E8A">
          <w:delText xml:space="preserve"> (</w:delText>
        </w:r>
      </w:del>
      <w:del w:id="931" w:author="David Conklin" w:date="2021-01-06T10:27:00Z">
        <w:r w:rsidR="001B411C" w:rsidDel="00301C70">
          <w:delText>11/2/20</w:delText>
        </w:r>
      </w:del>
      <w:del w:id="932" w:author="David Conklin" w:date="2021-01-07T09:58:00Z">
        <w:r w:rsidR="001B411C" w:rsidDel="00284E8A">
          <w:delText>), s</w:delText>
        </w:r>
      </w:del>
      <w:r w:rsidR="001B411C">
        <w:t>pring water inputs have been added to the McKenzie basin simulation at 8 locations</w:t>
      </w:r>
      <w:ins w:id="933" w:author="David Conklin" w:date="2021-01-06T10:26:00Z">
        <w:r w:rsidR="00E83586">
          <w:t>, shown in the table below.  The seasonal sprin</w:t>
        </w:r>
      </w:ins>
      <w:ins w:id="934" w:author="David Conklin" w:date="2021-01-06T10:27:00Z">
        <w:r w:rsidR="00E83586">
          <w:t>g flows for Clear Lake are a special case which is discussed in a later section.</w:t>
        </w:r>
      </w:ins>
      <w:del w:id="935" w:author="David Conklin" w:date="2021-01-06T10:26:00Z">
        <w:r w:rsidR="001B411C" w:rsidDel="00E83586">
          <w:delText>:</w:delText>
        </w:r>
      </w:del>
    </w:p>
    <w:p w14:paraId="09834198" w14:textId="3A889D24" w:rsidR="00E54F20" w:rsidRDefault="00E54F20">
      <w:pPr>
        <w:rPr>
          <w:ins w:id="936" w:author="David Conklin" w:date="2021-01-06T09:47:00Z"/>
        </w:rPr>
      </w:pPr>
      <w:ins w:id="937" w:author="David Conklin" w:date="2021-01-06T09:47:00Z">
        <w:r>
          <w:br w:type="page"/>
        </w:r>
      </w:ins>
    </w:p>
    <w:p w14:paraId="260134F6" w14:textId="77777777" w:rsidR="001B4B07" w:rsidRDefault="001B4B07" w:rsidP="00B22A8A"/>
    <w:p w14:paraId="1B038463" w14:textId="0A1D2B2E" w:rsidR="001B4B07" w:rsidRDefault="00410F77" w:rsidP="00B22A8A">
      <w:ins w:id="938" w:author="David Conklin" w:date="2021-01-07T09:56:00Z">
        <w:r>
          <w:t>S</w:t>
        </w:r>
      </w:ins>
      <w:ins w:id="939" w:author="David Conklin" w:date="2021-01-07T09:57:00Z">
        <w:r>
          <w:t>pecifications for springs in CW3M ver. 226</w:t>
        </w:r>
      </w:ins>
    </w:p>
    <w:tbl>
      <w:tblPr>
        <w:tblStyle w:val="TableGrid"/>
        <w:tblW w:w="0" w:type="auto"/>
        <w:tblLook w:val="04A0" w:firstRow="1" w:lastRow="0" w:firstColumn="1" w:lastColumn="0" w:noHBand="0" w:noVBand="1"/>
      </w:tblPr>
      <w:tblGrid>
        <w:gridCol w:w="1109"/>
        <w:gridCol w:w="1109"/>
        <w:gridCol w:w="2323"/>
        <w:gridCol w:w="1746"/>
        <w:gridCol w:w="1467"/>
        <w:gridCol w:w="159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pPr>
              <w:rPr>
                <w:ins w:id="940" w:author="David Conklin" w:date="2021-01-06T09:56:00Z"/>
              </w:rPr>
            </w:pPr>
            <w:ins w:id="941" w:author="David Conklin" w:date="2021-01-06T09:57:00Z">
              <w:r>
                <w:t>temperature, deg C</w:t>
              </w:r>
            </w:ins>
          </w:p>
        </w:tc>
        <w:tc>
          <w:tcPr>
            <w:tcW w:w="0" w:type="auto"/>
          </w:tcPr>
          <w:p w14:paraId="1D92D714" w14:textId="2E2829FC" w:rsidR="00E54F20" w:rsidRDefault="00E54F20" w:rsidP="00B22A8A">
            <w:r>
              <w:t>sim rate</w:t>
            </w:r>
            <w:ins w:id="942" w:author="David Conklin" w:date="2021-01-06T09:49:00Z">
              <w:r>
                <w:t>, cms</w:t>
              </w:r>
            </w:ins>
          </w:p>
        </w:tc>
        <w:tc>
          <w:tcPr>
            <w:tcW w:w="0" w:type="auto"/>
          </w:tcPr>
          <w:p w14:paraId="2551DEE7" w14:textId="24515241" w:rsidR="00E54F20" w:rsidRDefault="00E54F20" w:rsidP="00B22A8A">
            <w:r>
              <w:t>gage low flow</w:t>
            </w:r>
            <w:ins w:id="943" w:author="David Conklin" w:date="2021-01-06T09:49:00Z">
              <w:r>
                <w:t>, cms</w:t>
              </w:r>
            </w:ins>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pPr>
              <w:rPr>
                <w:ins w:id="944" w:author="David Conklin" w:date="2021-01-06T10:40:00Z"/>
              </w:rPr>
            </w:pPr>
            <w:r>
              <w:t>Clear Lake</w:t>
            </w:r>
          </w:p>
          <w:p w14:paraId="11EC7C32" w14:textId="34D4DEA4" w:rsidR="00E54F20" w:rsidRDefault="00196A85" w:rsidP="00B22A8A">
            <w:pPr>
              <w:rPr>
                <w:ins w:id="945" w:author="David Conklin" w:date="2021-01-06T10:19:00Z"/>
              </w:rPr>
            </w:pPr>
            <w:ins w:id="946" w:author="David Conklin" w:date="2021-01-06T10:19:00Z">
              <w:r>
                <w:t>constant</w:t>
              </w:r>
            </w:ins>
          </w:p>
          <w:p w14:paraId="56856050" w14:textId="2EAC47DC" w:rsidR="00196A85" w:rsidRDefault="00196A85" w:rsidP="00B22A8A">
            <w:ins w:id="947" w:author="David Conklin" w:date="2021-01-06T10:19:00Z">
              <w:r>
                <w:t>seasonal</w:t>
              </w:r>
            </w:ins>
          </w:p>
        </w:tc>
        <w:tc>
          <w:tcPr>
            <w:tcW w:w="0" w:type="auto"/>
          </w:tcPr>
          <w:p w14:paraId="214B1256" w14:textId="77777777" w:rsidR="00122E42" w:rsidRDefault="00122E42" w:rsidP="00B22A8A">
            <w:pPr>
              <w:rPr>
                <w:ins w:id="948" w:author="David Conklin" w:date="2021-01-06T10:40:00Z"/>
              </w:rPr>
            </w:pPr>
          </w:p>
          <w:p w14:paraId="5A2A905E" w14:textId="11F5E47C" w:rsidR="00E54F20" w:rsidRDefault="00E54F20" w:rsidP="00B22A8A">
            <w:pPr>
              <w:rPr>
                <w:ins w:id="949" w:author="David Conklin" w:date="2021-01-06T10:21:00Z"/>
              </w:rPr>
            </w:pPr>
            <w:ins w:id="950" w:author="David Conklin" w:date="2021-01-06T09:57:00Z">
              <w:r>
                <w:t>4.9</w:t>
              </w:r>
            </w:ins>
          </w:p>
          <w:p w14:paraId="0AF96320" w14:textId="1562F663" w:rsidR="00196A85" w:rsidRDefault="00196A85" w:rsidP="00B22A8A">
            <w:pPr>
              <w:rPr>
                <w:ins w:id="951" w:author="David Conklin" w:date="2021-01-06T09:56:00Z"/>
              </w:rPr>
            </w:pPr>
            <w:ins w:id="952" w:author="David Conklin" w:date="2021-01-06T10:21:00Z">
              <w:r>
                <w:t>4.9</w:t>
              </w:r>
            </w:ins>
          </w:p>
        </w:tc>
        <w:tc>
          <w:tcPr>
            <w:tcW w:w="0" w:type="auto"/>
          </w:tcPr>
          <w:p w14:paraId="3E6E9EF4" w14:textId="77777777" w:rsidR="00122E42" w:rsidRDefault="00122E42" w:rsidP="00B22A8A">
            <w:pPr>
              <w:rPr>
                <w:ins w:id="953" w:author="David Conklin" w:date="2021-01-06T10:40:00Z"/>
              </w:rPr>
            </w:pPr>
          </w:p>
          <w:p w14:paraId="14E00965" w14:textId="580B23F0" w:rsidR="00E54F20" w:rsidRDefault="00E54F20" w:rsidP="00B22A8A">
            <w:pPr>
              <w:rPr>
                <w:ins w:id="954" w:author="David Conklin" w:date="2021-01-06T10:20:00Z"/>
              </w:rPr>
            </w:pPr>
            <w:ins w:id="955" w:author="David Conklin" w:date="2021-01-06T09:48:00Z">
              <w:r>
                <w:t>5.70</w:t>
              </w:r>
            </w:ins>
            <w:del w:id="956" w:author="David Conklin" w:date="2021-01-06T09:48:00Z">
              <w:r w:rsidDel="00E54F20">
                <w:delText>9.71</w:delText>
              </w:r>
            </w:del>
            <w:del w:id="957" w:author="David Conklin" w:date="2021-01-06T09:58:00Z">
              <w:r w:rsidDel="00F451B4">
                <w:delText xml:space="preserve"> cms</w:delText>
              </w:r>
            </w:del>
          </w:p>
          <w:p w14:paraId="55CCCF7A" w14:textId="71D63808" w:rsidR="00196A85" w:rsidRDefault="00196A85" w:rsidP="00B22A8A">
            <w:ins w:id="958" w:author="David Conklin" w:date="2021-01-06T10:20:00Z">
              <w:r>
                <w:t>3.10</w:t>
              </w:r>
            </w:ins>
          </w:p>
        </w:tc>
        <w:tc>
          <w:tcPr>
            <w:tcW w:w="0" w:type="auto"/>
          </w:tcPr>
          <w:p w14:paraId="2D40632C" w14:textId="05323292" w:rsidR="00E54F20" w:rsidRDefault="00E54F20" w:rsidP="00B22A8A">
            <w:r>
              <w:t>~6.60</w:t>
            </w:r>
            <w:del w:id="959" w:author="David Conklin" w:date="2021-01-06T10:41:00Z">
              <w:r w:rsidDel="00122E42">
                <w:delText xml:space="preserve"> cms</w:delText>
              </w:r>
            </w:del>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pPr>
              <w:rPr>
                <w:ins w:id="960" w:author="David Conklin" w:date="2021-01-06T09:56:00Z"/>
              </w:rPr>
            </w:pPr>
            <w:ins w:id="961" w:author="David Conklin" w:date="2021-01-06T09:57:00Z">
              <w:r w:rsidRPr="00B46514">
                <w:t>4.9</w:t>
              </w:r>
            </w:ins>
          </w:p>
        </w:tc>
        <w:tc>
          <w:tcPr>
            <w:tcW w:w="0" w:type="auto"/>
          </w:tcPr>
          <w:p w14:paraId="2E05C778" w14:textId="60369D06" w:rsidR="00F451B4" w:rsidRDefault="00F451B4" w:rsidP="00F451B4">
            <w:r>
              <w:t>0.</w:t>
            </w:r>
            <w:del w:id="962" w:author="David Conklin" w:date="2021-01-06T09:58:00Z">
              <w:r w:rsidDel="00F451B4">
                <w:delText>36 cms</w:delText>
              </w:r>
            </w:del>
            <w:ins w:id="963" w:author="David Conklin" w:date="2021-01-06T09:58:00Z">
              <w:r>
                <w:t>14</w:t>
              </w:r>
            </w:ins>
          </w:p>
        </w:tc>
        <w:tc>
          <w:tcPr>
            <w:tcW w:w="0" w:type="auto"/>
          </w:tcPr>
          <w:p w14:paraId="2EC21199" w14:textId="0A20FDF3" w:rsidR="00F451B4" w:rsidRDefault="00F451B4" w:rsidP="00F451B4">
            <w:r>
              <w:t>~0.35</w:t>
            </w:r>
            <w:del w:id="964" w:author="David Conklin" w:date="2021-01-06T10:41:00Z">
              <w:r w:rsidDel="00122E42">
                <w:delText xml:space="preserve"> cms</w:delText>
              </w:r>
            </w:del>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pPr>
              <w:rPr>
                <w:ins w:id="965" w:author="David Conklin" w:date="2021-01-06T09:56:00Z"/>
              </w:rPr>
            </w:pPr>
            <w:ins w:id="966" w:author="David Conklin" w:date="2021-01-06T09:57:00Z">
              <w:r w:rsidRPr="00B46514">
                <w:t>4.9</w:t>
              </w:r>
            </w:ins>
          </w:p>
        </w:tc>
        <w:tc>
          <w:tcPr>
            <w:tcW w:w="0" w:type="auto"/>
          </w:tcPr>
          <w:p w14:paraId="362C037C" w14:textId="2902D946" w:rsidR="00F451B4" w:rsidRDefault="00F451B4" w:rsidP="00F451B4">
            <w:del w:id="967" w:author="David Conklin" w:date="2021-01-06T09:58:00Z">
              <w:r w:rsidDel="00F451B4">
                <w:delText>7.36 cms</w:delText>
              </w:r>
            </w:del>
            <w:ins w:id="968" w:author="David Conklin" w:date="2021-01-06T09:58:00Z">
              <w:r>
                <w:t>9.67</w:t>
              </w:r>
            </w:ins>
          </w:p>
        </w:tc>
        <w:tc>
          <w:tcPr>
            <w:tcW w:w="0" w:type="auto"/>
          </w:tcPr>
          <w:p w14:paraId="518E8AE8" w14:textId="55A906AF" w:rsidR="00F451B4" w:rsidRDefault="00F451B4" w:rsidP="00F451B4">
            <w:r>
              <w:t>~19.39</w:t>
            </w:r>
            <w:del w:id="969" w:author="David Conklin" w:date="2021-01-06T10:41:00Z">
              <w:r w:rsidDel="00122E42">
                <w:delText xml:space="preserve"> cms</w:delText>
              </w:r>
            </w:del>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pPr>
              <w:rPr>
                <w:ins w:id="970" w:author="David Conklin" w:date="2021-01-06T09:56:00Z"/>
              </w:rPr>
            </w:pPr>
            <w:ins w:id="971" w:author="David Conklin" w:date="2021-01-06T09:57:00Z">
              <w:r w:rsidRPr="00B46514">
                <w:t>4.9</w:t>
              </w:r>
            </w:ins>
          </w:p>
        </w:tc>
        <w:tc>
          <w:tcPr>
            <w:tcW w:w="0" w:type="auto"/>
          </w:tcPr>
          <w:p w14:paraId="72458008" w14:textId="6D560B73" w:rsidR="00F451B4" w:rsidRDefault="00F451B4" w:rsidP="00F451B4">
            <w:r>
              <w:t>3.31</w:t>
            </w:r>
            <w:del w:id="972" w:author="David Conklin" w:date="2021-01-06T09:58:00Z">
              <w:r w:rsidDel="00F451B4">
                <w:delText xml:space="preserve"> cms</w:delText>
              </w:r>
            </w:del>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41C11EDD" w:rsidR="00F451B4" w:rsidRDefault="00F451B4" w:rsidP="00F451B4">
            <w:r>
              <w:t xml:space="preserve">Blue R </w:t>
            </w:r>
            <w:del w:id="973" w:author="David Conklin" w:date="2021-01-06T09:59:00Z">
              <w:r w:rsidDel="00F451B4">
                <w:delText xml:space="preserve">below </w:delText>
              </w:r>
            </w:del>
            <w:ins w:id="974" w:author="David Conklin" w:date="2021-01-06T09:59:00Z">
              <w:r>
                <w:t xml:space="preserve">at </w:t>
              </w:r>
            </w:ins>
            <w:r>
              <w:t>Tidbits Cr</w:t>
            </w:r>
          </w:p>
        </w:tc>
        <w:tc>
          <w:tcPr>
            <w:tcW w:w="0" w:type="auto"/>
          </w:tcPr>
          <w:p w14:paraId="355D74D0" w14:textId="4D7D97D1" w:rsidR="00F451B4" w:rsidRDefault="00F451B4" w:rsidP="00F451B4">
            <w:pPr>
              <w:rPr>
                <w:ins w:id="975" w:author="David Conklin" w:date="2021-01-06T09:56:00Z"/>
              </w:rPr>
            </w:pPr>
            <w:ins w:id="976" w:author="David Conklin" w:date="2021-01-06T09:57:00Z">
              <w:r w:rsidRPr="00B46514">
                <w:t>4.9</w:t>
              </w:r>
            </w:ins>
          </w:p>
        </w:tc>
        <w:tc>
          <w:tcPr>
            <w:tcW w:w="0" w:type="auto"/>
          </w:tcPr>
          <w:p w14:paraId="2C9932A0" w14:textId="19021D63" w:rsidR="00F451B4" w:rsidRDefault="00F451B4" w:rsidP="00F451B4">
            <w:r>
              <w:t>1.60</w:t>
            </w:r>
            <w:del w:id="977" w:author="David Conklin" w:date="2021-01-06T09:59:00Z">
              <w:r w:rsidDel="00F451B4">
                <w:delText xml:space="preserve"> cms</w:delText>
              </w:r>
            </w:del>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pPr>
              <w:rPr>
                <w:ins w:id="978" w:author="David Conklin" w:date="2021-01-06T09:56:00Z"/>
              </w:rPr>
            </w:pPr>
            <w:ins w:id="979" w:author="David Conklin" w:date="2021-01-06T09:57:00Z">
              <w:r w:rsidRPr="00B46514">
                <w:t>4.9</w:t>
              </w:r>
            </w:ins>
          </w:p>
        </w:tc>
        <w:tc>
          <w:tcPr>
            <w:tcW w:w="0" w:type="auto"/>
          </w:tcPr>
          <w:p w14:paraId="686C34EE" w14:textId="28C9D56F" w:rsidR="00F451B4" w:rsidRDefault="00F451B4" w:rsidP="00F451B4">
            <w:r>
              <w:t>0.7</w:t>
            </w:r>
            <w:ins w:id="980" w:author="David Conklin" w:date="2021-01-06T09:59:00Z">
              <w:r>
                <w:t>6</w:t>
              </w:r>
            </w:ins>
            <w:del w:id="981" w:author="David Conklin" w:date="2021-01-06T09:59:00Z">
              <w:r w:rsidDel="00F451B4">
                <w:delText>6 cms</w:delText>
              </w:r>
            </w:del>
          </w:p>
        </w:tc>
        <w:tc>
          <w:tcPr>
            <w:tcW w:w="0" w:type="auto"/>
          </w:tcPr>
          <w:p w14:paraId="1A378141" w14:textId="332689FA" w:rsidR="00F451B4" w:rsidRDefault="00F451B4" w:rsidP="00F451B4">
            <w:r>
              <w:t>~0.15</w:t>
            </w:r>
            <w:del w:id="982" w:author="David Conklin" w:date="2021-01-06T10:41:00Z">
              <w:r w:rsidDel="00122E42">
                <w:delText xml:space="preserve"> cms</w:delText>
              </w:r>
            </w:del>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pPr>
              <w:rPr>
                <w:ins w:id="983" w:author="David Conklin" w:date="2021-01-06T09:56:00Z"/>
              </w:rPr>
            </w:pPr>
            <w:ins w:id="984" w:author="David Conklin" w:date="2021-01-06T09:57:00Z">
              <w:r w:rsidRPr="00B46514">
                <w:t>4.9</w:t>
              </w:r>
            </w:ins>
          </w:p>
        </w:tc>
        <w:tc>
          <w:tcPr>
            <w:tcW w:w="0" w:type="auto"/>
          </w:tcPr>
          <w:p w14:paraId="719B1822" w14:textId="474998AF" w:rsidR="00F451B4" w:rsidRDefault="00F451B4" w:rsidP="00F451B4">
            <w:r>
              <w:t>6.</w:t>
            </w:r>
            <w:ins w:id="985" w:author="David Conklin" w:date="2021-01-06T09:59:00Z">
              <w:r>
                <w:t>06</w:t>
              </w:r>
            </w:ins>
            <w:del w:id="986" w:author="David Conklin" w:date="2021-01-06T09:59:00Z">
              <w:r w:rsidDel="00F451B4">
                <w:delText>37</w:delText>
              </w:r>
            </w:del>
            <w:del w:id="987" w:author="David Conklin" w:date="2021-01-06T10:00:00Z">
              <w:r w:rsidDel="00F451B4">
                <w:delText xml:space="preserve"> cms</w:delText>
              </w:r>
            </w:del>
          </w:p>
        </w:tc>
        <w:tc>
          <w:tcPr>
            <w:tcW w:w="0" w:type="auto"/>
          </w:tcPr>
          <w:p w14:paraId="65F9C6A9" w14:textId="4386762D" w:rsidR="00F451B4" w:rsidRDefault="00F451B4" w:rsidP="00F451B4">
            <w:r>
              <w:t>~6.40</w:t>
            </w:r>
            <w:del w:id="988" w:author="David Conklin" w:date="2021-01-06T10:41:00Z">
              <w:r w:rsidDel="00122E42">
                <w:delText xml:space="preserve"> cms</w:delText>
              </w:r>
            </w:del>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pPr>
              <w:rPr>
                <w:ins w:id="989" w:author="David Conklin" w:date="2021-01-06T09:56:00Z"/>
              </w:rPr>
            </w:pPr>
            <w:ins w:id="990" w:author="David Conklin" w:date="2021-01-06T09:57:00Z">
              <w:r w:rsidRPr="00B46514">
                <w:t>4.9</w:t>
              </w:r>
            </w:ins>
          </w:p>
        </w:tc>
        <w:tc>
          <w:tcPr>
            <w:tcW w:w="0" w:type="auto"/>
          </w:tcPr>
          <w:p w14:paraId="107A303C" w14:textId="26CD98DD" w:rsidR="00F451B4" w:rsidRDefault="00F451B4" w:rsidP="00F451B4">
            <w:r>
              <w:t>1.10</w:t>
            </w:r>
            <w:del w:id="991" w:author="David Conklin" w:date="2021-01-06T10:00:00Z">
              <w:r w:rsidDel="00F451B4">
                <w:delText xml:space="preserve"> cms</w:delText>
              </w:r>
            </w:del>
          </w:p>
        </w:tc>
        <w:tc>
          <w:tcPr>
            <w:tcW w:w="0" w:type="auto"/>
          </w:tcPr>
          <w:p w14:paraId="3A991BCE" w14:textId="2D282479" w:rsidR="00F451B4" w:rsidRDefault="00F451B4" w:rsidP="00F451B4">
            <w:r>
              <w:t>~12.41</w:t>
            </w:r>
            <w:del w:id="992" w:author="David Conklin" w:date="2021-01-06T10:41:00Z">
              <w:r w:rsidDel="00122E42">
                <w:delText xml:space="preserve"> cms</w:delText>
              </w:r>
            </w:del>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pPr>
              <w:rPr>
                <w:ins w:id="993" w:author="David Conklin" w:date="2021-01-06T09:56:00Z"/>
              </w:rPr>
            </w:pPr>
            <w:ins w:id="994" w:author="David Conklin" w:date="2021-01-06T09:57:00Z">
              <w:r w:rsidRPr="00B46514">
                <w:t>4.9</w:t>
              </w:r>
            </w:ins>
          </w:p>
        </w:tc>
        <w:tc>
          <w:tcPr>
            <w:tcW w:w="0" w:type="auto"/>
          </w:tcPr>
          <w:p w14:paraId="59AA375B" w14:textId="6046600C" w:rsidR="00F451B4" w:rsidRDefault="00196A85" w:rsidP="00F451B4">
            <w:ins w:id="995" w:author="David Conklin" w:date="2021-01-06T10:22:00Z">
              <w:r>
                <w:t>31.</w:t>
              </w:r>
            </w:ins>
            <w:ins w:id="996" w:author="David Conklin" w:date="2021-01-06T10:01:00Z">
              <w:r w:rsidR="00F451B4">
                <w:t>4</w:t>
              </w:r>
            </w:ins>
            <w:ins w:id="997" w:author="David Conklin" w:date="2021-01-06T10:22:00Z">
              <w:r>
                <w:t>0</w:t>
              </w:r>
            </w:ins>
            <w:del w:id="998" w:author="David Conklin" w:date="2021-01-06T10:01:00Z">
              <w:r w:rsidR="00F451B4" w:rsidDel="00F451B4">
                <w:delText>30.57</w:delText>
              </w:r>
            </w:del>
            <w:r w:rsidR="00F451B4">
              <w:t xml:space="preserve"> cms</w:t>
            </w:r>
          </w:p>
        </w:tc>
        <w:tc>
          <w:tcPr>
            <w:tcW w:w="0" w:type="auto"/>
          </w:tcPr>
          <w:p w14:paraId="721A7E6A" w14:textId="0084E545" w:rsidR="00F451B4" w:rsidRDefault="00F451B4" w:rsidP="00F451B4">
            <w:r>
              <w:t>~45-50</w:t>
            </w:r>
            <w:del w:id="999" w:author="David Conklin" w:date="2021-01-06T10:41:00Z">
              <w:r w:rsidDel="00122E42">
                <w:delText xml:space="preserve"> cms</w:delText>
              </w:r>
            </w:del>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00" w:name="_Toc60992388"/>
      <w:r>
        <w:t>Calibration</w:t>
      </w:r>
      <w:r w:rsidR="00B06ED6">
        <w:t xml:space="preserve"> and simulation skill</w:t>
      </w:r>
      <w:bookmarkEnd w:id="1000"/>
    </w:p>
    <w:p w14:paraId="72382DEC" w14:textId="221D3210" w:rsidR="00081FEC" w:rsidDel="00950BB8" w:rsidRDefault="00081FEC" w:rsidP="00081FEC">
      <w:pPr>
        <w:rPr>
          <w:del w:id="1001" w:author="David Conklin" w:date="2020-12-26T09:56:00Z"/>
        </w:rPr>
      </w:pPr>
      <w:del w:id="1002" w:author="David Conklin" w:date="2020-12-26T09:56:00Z">
        <w:r w:rsidDel="00950BB8">
          <w:delText>For evaluating the model’s skill at simulating streamflows, we use 4 statistics recommended by Moriasi et al. (2007, 2015; see especially Table 5, pp 1771-2 in the 2015 pub).  These “Moriasi statistics” are NSE, PBIAS, RSR, and R</w:delText>
        </w:r>
        <w:r w:rsidDel="00950BB8">
          <w:rPr>
            <w:vertAlign w:val="superscript"/>
          </w:rPr>
          <w:delText>2</w:delText>
        </w:r>
        <w:r w:rsidDel="00950BB8">
          <w:delText xml:space="preserve">.  For stream temperatures, we </w:delText>
        </w:r>
      </w:del>
      <w:del w:id="1003" w:author="David Conklin" w:date="2020-12-26T09:54:00Z">
        <w:r w:rsidDel="00950BB8">
          <w:delText>substitute MAE for RSR</w:delText>
        </w:r>
      </w:del>
      <w:del w:id="1004" w:author="David Conklin" w:date="2020-12-26T09:56:00Z">
        <w:r w:rsidDel="00950BB8">
          <w:delText>.</w:delText>
        </w:r>
      </w:del>
    </w:p>
    <w:p w14:paraId="4D3E7CB0" w14:textId="55164E9A" w:rsidR="00081FEC" w:rsidRPr="002D591A" w:rsidDel="00950BB8" w:rsidRDefault="00081FEC" w:rsidP="002D591A">
      <w:pPr>
        <w:rPr>
          <w:del w:id="1005" w:author="David Conklin" w:date="2020-12-26T09:56:00Z"/>
        </w:rPr>
      </w:pPr>
    </w:p>
    <w:p w14:paraId="08A0E44B" w14:textId="3165E8A2" w:rsidR="00A81ED1" w:rsidRDefault="00872B5B" w:rsidP="00A81ED1">
      <w:pPr>
        <w:rPr>
          <w:ins w:id="1006" w:author="David Conklin" w:date="2020-12-26T09:56:00Z"/>
        </w:rPr>
      </w:pPr>
      <w:ins w:id="1007" w:author="David Conklin" w:date="2020-12-26T08:25:00Z">
        <w:r>
          <w:t>C</w:t>
        </w:r>
      </w:ins>
      <w:del w:id="1008" w:author="David Conklin" w:date="2020-12-26T08:25:00Z">
        <w:r w:rsidR="00A81ED1" w:rsidDel="00872B5B">
          <w:delText>Initial c</w:delText>
        </w:r>
      </w:del>
      <w:r w:rsidR="00A81ED1">
        <w:t xml:space="preserve">alibration of CW3M for the McKenzie basin, done through </w:t>
      </w:r>
      <w:del w:id="1009" w:author="David Conklin" w:date="2021-01-03T15:43:00Z">
        <w:r w:rsidR="00A81ED1" w:rsidDel="001770A2">
          <w:delText>1</w:delText>
        </w:r>
        <w:r w:rsidR="005160F8" w:rsidDel="001770A2">
          <w:delText>2/</w:delText>
        </w:r>
      </w:del>
      <w:del w:id="1010" w:author="David Conklin" w:date="2020-12-26T08:25:00Z">
        <w:r w:rsidR="00CC3A0F" w:rsidDel="00872B5B">
          <w:delText>7</w:delText>
        </w:r>
      </w:del>
      <w:del w:id="1011" w:author="David Conklin" w:date="2021-01-03T15:43:00Z">
        <w:r w:rsidR="00A81ED1" w:rsidDel="001770A2">
          <w:delText>/20</w:delText>
        </w:r>
      </w:del>
      <w:ins w:id="1012" w:author="David Conklin" w:date="2021-01-03T15:43:00Z">
        <w:r w:rsidR="001770A2">
          <w:t>1/3/21</w:t>
        </w:r>
      </w:ins>
      <w:r w:rsidR="00A81ED1">
        <w:t xml:space="preserve"> for the EPA-funded study, </w:t>
      </w:r>
      <w:r w:rsidR="005160F8">
        <w:t xml:space="preserve">has </w:t>
      </w:r>
      <w:r w:rsidR="00A81ED1">
        <w:t>yield</w:t>
      </w:r>
      <w:r w:rsidR="005160F8">
        <w:t>ed</w:t>
      </w:r>
      <w:del w:id="1013" w:author="David Conklin" w:date="2020-12-26T08:25:00Z">
        <w:r w:rsidR="00A81ED1" w:rsidDel="00872B5B">
          <w:delText xml:space="preserve"> mixed</w:delText>
        </w:r>
      </w:del>
      <w:r w:rsidR="00A81ED1">
        <w:t xml:space="preserve"> </w:t>
      </w:r>
      <w:ins w:id="1014" w:author="David Conklin" w:date="2021-01-06T10:43:00Z">
        <w:r w:rsidR="00830884">
          <w:t xml:space="preserve">satisfactory to very </w:t>
        </w:r>
      </w:ins>
      <w:r w:rsidR="00A81ED1">
        <w:t>good</w:t>
      </w:r>
      <w:del w:id="1015" w:author="David Conklin" w:date="2020-12-26T08:25:00Z">
        <w:r w:rsidR="00A81ED1" w:rsidDel="00872B5B">
          <w:delText xml:space="preserve"> and bad</w:delText>
        </w:r>
      </w:del>
      <w:r w:rsidR="00A81ED1">
        <w:t xml:space="preserve"> skill statistics</w:t>
      </w:r>
      <w:ins w:id="1016" w:author="David Conklin" w:date="2021-01-06T10:43:00Z">
        <w:r w:rsidR="00830884">
          <w:t xml:space="preserve"> for 8 of 13 flow locations and all 6 stream temperature</w:t>
        </w:r>
      </w:ins>
      <w:ins w:id="1017" w:author="David Conklin" w:date="2021-01-06T10:44:00Z">
        <w:r w:rsidR="00830884">
          <w:t xml:space="preserve"> locations</w:t>
        </w:r>
      </w:ins>
      <w:r w:rsidR="00A81ED1">
        <w:t>.</w:t>
      </w:r>
      <w:ins w:id="1018" w:author="David Conklin" w:date="2020-12-26T08:26:00Z">
        <w:r>
          <w:t xml:space="preserve">  </w:t>
        </w:r>
      </w:ins>
      <w:ins w:id="1019" w:author="David Conklin" w:date="2021-01-06T10:44:00Z">
        <w:r w:rsidR="00830884">
          <w:t>The</w:t>
        </w:r>
      </w:ins>
      <w:ins w:id="1020" w:author="David Conklin" w:date="2020-12-26T08:26:00Z">
        <w:r>
          <w:t xml:space="preserve"> exceptions</w:t>
        </w:r>
      </w:ins>
      <w:ins w:id="1021" w:author="David Conklin" w:date="2021-01-06T10:44:00Z">
        <w:r w:rsidR="00830884">
          <w:t xml:space="preserve"> </w:t>
        </w:r>
      </w:ins>
      <w:ins w:id="1022" w:author="David Conklin" w:date="2020-12-26T08:26:00Z">
        <w:r>
          <w:t xml:space="preserve"> are discussed in a later section of this document.</w:t>
        </w:r>
      </w:ins>
      <w:r w:rsidR="00B64193">
        <w:t xml:space="preserve">  </w:t>
      </w:r>
      <w:del w:id="1023" w:author="David Conklin" w:date="2021-01-06T10:44:00Z">
        <w:r w:rsidR="00B64193" w:rsidDel="00830884">
          <w:delText xml:space="preserve">Simulated monthly flows for 2010-18 at </w:delText>
        </w:r>
      </w:del>
      <w:del w:id="1024" w:author="David Conklin" w:date="2020-12-26T08:27:00Z">
        <w:r w:rsidR="00B64193" w:rsidDel="00872B5B">
          <w:delText>7</w:delText>
        </w:r>
      </w:del>
      <w:del w:id="1025" w:author="David Conklin" w:date="2021-01-06T10:44:00Z">
        <w:r w:rsidR="00B64193" w:rsidDel="00830884">
          <w:delText xml:space="preserve"> of the 13 gages listed above match the gage records well enough to rate </w:delText>
        </w:r>
        <w:r w:rsidR="003D64A1" w:rsidDel="00830884">
          <w:delText xml:space="preserve">generally </w:delText>
        </w:r>
        <w:r w:rsidR="00B64193" w:rsidDel="00830884">
          <w:delText>satisfactory or better, using</w:delText>
        </w:r>
      </w:del>
      <w:ins w:id="1026" w:author="David Conklin" w:date="2021-01-06T10:44:00Z">
        <w:r w:rsidR="00830884">
          <w:t>We ass</w:t>
        </w:r>
      </w:ins>
      <w:ins w:id="1027" w:author="David Conklin" w:date="2021-01-06T10:45:00Z">
        <w:r w:rsidR="00830884">
          <w:t>ign grades to the values of the statistics – VG very good, G good, S satisfactory, NS not satisfactory - using</w:t>
        </w:r>
      </w:ins>
      <w:r w:rsidR="00B64193">
        <w:t xml:space="preserve"> the Moriasi skill criteria (Moriasi et al. 2007, 2015).  </w:t>
      </w:r>
      <w:del w:id="1028" w:author="David Conklin" w:date="2021-01-06T10:46:00Z">
        <w:r w:rsidR="00B64193" w:rsidDel="00830884">
          <w:delText xml:space="preserve">Simulated flows at the other </w:delText>
        </w:r>
      </w:del>
      <w:del w:id="1029" w:author="David Conklin" w:date="2020-12-26T08:28:00Z">
        <w:r w:rsidR="00B64193" w:rsidDel="00872B5B">
          <w:delText>6</w:delText>
        </w:r>
      </w:del>
      <w:del w:id="1030" w:author="David Conklin" w:date="2021-01-06T10:46:00Z">
        <w:r w:rsidR="00B64193" w:rsidDel="00830884">
          <w:delText xml:space="preserve"> gages are not satisfactory.  Simulated monthly stream temperatures are</w:delText>
        </w:r>
        <w:r w:rsidR="00CC3A0F" w:rsidDel="00830884">
          <w:delText xml:space="preserve"> generally</w:delText>
        </w:r>
        <w:r w:rsidR="00B64193" w:rsidDel="00830884">
          <w:delText xml:space="preserve"> satisfactory or better at </w:delText>
        </w:r>
        <w:r w:rsidR="005160F8" w:rsidDel="00830884">
          <w:delText>all</w:delText>
        </w:r>
        <w:r w:rsidR="00B64193" w:rsidDel="00830884">
          <w:delText xml:space="preserve"> of the 6 temperature sensor locations.</w:delText>
        </w:r>
        <w:r w:rsidR="00257E8F" w:rsidDel="00830884">
          <w:delText xml:space="preserve"> </w:delText>
        </w:r>
      </w:del>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Pr>
        <w:rPr>
          <w:ins w:id="1031" w:author="David Conklin" w:date="2020-12-26T09:56:00Z"/>
        </w:rPr>
      </w:pPr>
    </w:p>
    <w:p w14:paraId="73B30CD4" w14:textId="4DC4312B" w:rsidR="00950BB8" w:rsidRDefault="00950BB8" w:rsidP="00A81ED1">
      <w:ins w:id="1032" w:author="David Conklin" w:date="2020-12-26T09:56:00Z">
        <w:r>
          <w:t>The four statistics recommended by Moriasi et al. (2007, 2015; see especially Table 5, pp 1771-2 in the 2015 pub) are describe</w:t>
        </w:r>
      </w:ins>
      <w:ins w:id="1033" w:author="David Conklin" w:date="2020-12-26T09:57:00Z">
        <w:r>
          <w:t>d just below</w:t>
        </w:r>
      </w:ins>
      <w:ins w:id="1034" w:author="David Conklin" w:date="2020-12-26T09:56:00Z">
        <w:r>
          <w:t>.  These “Moriasi statistics” are NSE, PBIAS, RSR, and R</w:t>
        </w:r>
        <w:r>
          <w:rPr>
            <w:vertAlign w:val="superscript"/>
          </w:rPr>
          <w:t>2</w:t>
        </w:r>
        <w:r>
          <w:t xml:space="preserve">.  For stream temperatures, we add </w:t>
        </w:r>
      </w:ins>
      <w:ins w:id="1035" w:author="David Conklin" w:date="2020-12-26T09:57:00Z">
        <w:r>
          <w:t xml:space="preserve">a fifth statistic, </w:t>
        </w:r>
      </w:ins>
      <w:ins w:id="1036" w:author="David Conklin" w:date="2020-12-26T09:56:00Z">
        <w:r>
          <w:t>MAE</w:t>
        </w:r>
      </w:ins>
      <w:ins w:id="1037" w:author="David Conklin" w:date="2020-12-26T09:57:00Z">
        <w:r>
          <w:t>, the mean absolute error.</w:t>
        </w:r>
      </w:ins>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CD7787F" w:rsidR="0064217D" w:rsidDel="00800998" w:rsidRDefault="0064217D" w:rsidP="00800998">
      <w:pPr>
        <w:numPr>
          <w:ilvl w:val="0"/>
          <w:numId w:val="3"/>
        </w:numPr>
        <w:rPr>
          <w:del w:id="1038" w:author="David Conklin" w:date="2021-01-03T15:42:00Z"/>
        </w:r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01367EC6" w14:textId="77777777" w:rsidR="00800998" w:rsidRDefault="00800998" w:rsidP="0064217D">
      <w:pPr>
        <w:numPr>
          <w:ilvl w:val="0"/>
          <w:numId w:val="3"/>
        </w:numPr>
        <w:rPr>
          <w:ins w:id="1039" w:author="David Conklin" w:date="2021-01-03T15:42:00Z"/>
        </w:rPr>
      </w:pPr>
    </w:p>
    <w:p w14:paraId="10593BFB" w14:textId="4CFB2A7B" w:rsidR="00081FEC" w:rsidDel="00950BB8" w:rsidRDefault="00081FEC" w:rsidP="006F0CBC">
      <w:pPr>
        <w:numPr>
          <w:ilvl w:val="0"/>
          <w:numId w:val="3"/>
        </w:numPr>
        <w:rPr>
          <w:del w:id="1040" w:author="David Conklin" w:date="2020-12-26T09:59:00Z"/>
        </w:rPr>
      </w:pPr>
      <w:r>
        <w:t xml:space="preserve">MAE – Mean absolute error.  This is </w:t>
      </w:r>
      <w:ins w:id="1041" w:author="David Conklin" w:date="2021-01-03T15:45:00Z">
        <w:r w:rsidR="001770A2">
          <w:t xml:space="preserve">average of </w:t>
        </w:r>
      </w:ins>
      <w:r>
        <w:t>the absolute value</w:t>
      </w:r>
      <w:ins w:id="1042" w:author="David Conklin" w:date="2021-01-03T15:45:00Z">
        <w:r w:rsidR="001770A2">
          <w:t>s</w:t>
        </w:r>
      </w:ins>
      <w:r>
        <w:t xml:space="preserve"> of the</w:t>
      </w:r>
      <w:del w:id="1043" w:author="David Conklin" w:date="2021-01-03T15:45:00Z">
        <w:r w:rsidDel="001770A2">
          <w:delText xml:space="preserve"> average</w:delText>
        </w:r>
      </w:del>
      <w:r>
        <w:t xml:space="preserve"> difference</w:t>
      </w:r>
      <w:ins w:id="1044" w:author="David Conklin" w:date="2021-01-03T15:45:00Z">
        <w:r w:rsidR="001770A2">
          <w:t>s</w:t>
        </w:r>
      </w:ins>
      <w:r>
        <w:t xml:space="preserve"> between the simulated value</w:t>
      </w:r>
      <w:ins w:id="1045" w:author="David Conklin" w:date="2021-01-03T15:46:00Z">
        <w:r w:rsidR="001770A2">
          <w:t>s</w:t>
        </w:r>
      </w:ins>
      <w:r>
        <w:t xml:space="preserve"> and </w:t>
      </w:r>
      <w:ins w:id="1046" w:author="David Conklin" w:date="2021-01-03T15:46:00Z">
        <w:r w:rsidR="001770A2">
          <w:t>the corresponding</w:t>
        </w:r>
      </w:ins>
      <w:del w:id="1047" w:author="David Conklin" w:date="2021-01-03T15:46:00Z">
        <w:r w:rsidDel="001770A2">
          <w:delText>an</w:delText>
        </w:r>
      </w:del>
      <w:r>
        <w:t xml:space="preserve"> observed value</w:t>
      </w:r>
      <w:ins w:id="1048" w:author="David Conklin" w:date="2021-01-03T15:46:00Z">
        <w:r w:rsidR="001770A2">
          <w:t>s</w:t>
        </w:r>
      </w:ins>
      <w:r>
        <w:t>, expressed in the units of the observations.  As such it is useful to</w:t>
      </w:r>
      <w:r w:rsidR="00BE0485">
        <w:t xml:space="preserve"> inform one’s expectation of the accuracy of the simulation</w:t>
      </w:r>
      <w:ins w:id="1049" w:author="David Conklin" w:date="2020-12-26T10:00:00Z">
        <w:r w:rsidR="00950BB8">
          <w:t xml:space="preserve"> at </w:t>
        </w:r>
        <w:r w:rsidR="00242528">
          <w:t>a given</w:t>
        </w:r>
      </w:ins>
      <w:ins w:id="1050" w:author="David Conklin" w:date="2021-01-03T15:46:00Z">
        <w:r w:rsidR="001770A2">
          <w:t xml:space="preserve"> time</w:t>
        </w:r>
      </w:ins>
      <w:r w:rsidR="00BE0485">
        <w:t xml:space="preserve">.  </w:t>
      </w:r>
      <w:del w:id="1051" w:author="David Conklin" w:date="2020-12-26T09:59:00Z">
        <w:r w:rsidR="00BE0485" w:rsidDel="00950BB8">
          <w:delText xml:space="preserve">We use MAE in deg C to indicate the </w:delText>
        </w:r>
      </w:del>
      <w:del w:id="1052" w:author="David Conklin" w:date="2020-12-26T09:58:00Z">
        <w:r w:rsidR="005A069A" w:rsidDel="00950BB8">
          <w:delText>uncertainty</w:delText>
        </w:r>
        <w:r w:rsidR="00BE0485" w:rsidDel="00950BB8">
          <w:delText xml:space="preserve"> </w:delText>
        </w:r>
      </w:del>
      <w:del w:id="1053" w:author="David Conklin" w:date="2020-12-26T09:59:00Z">
        <w:r w:rsidR="00BE0485" w:rsidDel="00950BB8">
          <w:delText>in simulated stream temperatures.</w:delText>
        </w:r>
      </w:del>
    </w:p>
    <w:p w14:paraId="7EE92919" w14:textId="77777777" w:rsidR="00950BB8" w:rsidRPr="0064217D" w:rsidRDefault="00950BB8" w:rsidP="005D0CE5">
      <w:pPr>
        <w:numPr>
          <w:ilvl w:val="0"/>
          <w:numId w:val="3"/>
        </w:numPr>
        <w:rPr>
          <w:ins w:id="1054" w:author="David Conklin" w:date="2020-12-26T09:59:00Z"/>
        </w:rPr>
      </w:pPr>
    </w:p>
    <w:p w14:paraId="30BAC78D" w14:textId="717AA15C" w:rsidR="0064217D" w:rsidRDefault="0064217D">
      <w:pPr>
        <w:ind w:left="720"/>
        <w:pPrChange w:id="1055" w:author="David Conklin" w:date="2021-01-03T15:42:00Z">
          <w:pPr/>
        </w:pPrChange>
      </w:pPr>
    </w:p>
    <w:p w14:paraId="65B24112" w14:textId="10633871" w:rsidR="001F3D28" w:rsidRDefault="001F3D28" w:rsidP="006200EB">
      <w:r>
        <w:t>Moriasi et al. descriptive terms</w:t>
      </w:r>
      <w:ins w:id="1056" w:author="David Conklin" w:date="2021-01-06T10:48:00Z">
        <w:r w:rsidR="00954585">
          <w:t xml:space="preserve"> (Moriasi et al. 2007, 2015)</w:t>
        </w:r>
      </w:ins>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15C7B18C" w:rsidR="00A81ED1" w:rsidRDefault="00F81EFD" w:rsidP="00A81ED1">
      <w:r>
        <w:lastRenderedPageBreak/>
        <w:t xml:space="preserve">Flow locations with </w:t>
      </w:r>
      <w:r w:rsidR="00961DC2">
        <w:t xml:space="preserve">generally </w:t>
      </w:r>
      <w:r>
        <w:t xml:space="preserve">satisfactory or better simulation skill grades, as of </w:t>
      </w:r>
      <w:del w:id="1057" w:author="David Conklin" w:date="2020-12-26T08:41:00Z">
        <w:r w:rsidDel="00610219">
          <w:delText xml:space="preserve">CW3M version </w:delText>
        </w:r>
      </w:del>
      <w:ins w:id="1058" w:author="David Conklin" w:date="2020-12-26T08:41:00Z">
        <w:r w:rsidR="00610219">
          <w:t>1</w:t>
        </w:r>
      </w:ins>
      <w:ins w:id="1059" w:author="David Conklin" w:date="2021-01-06T10:55:00Z">
        <w:r w:rsidR="00954585">
          <w:t>/4/21</w:t>
        </w:r>
      </w:ins>
      <w:del w:id="1060" w:author="David Conklin" w:date="2020-12-26T08:35:00Z">
        <w:r w:rsidR="00CD73D7" w:rsidDel="003C4378">
          <w:delText>1</w:delText>
        </w:r>
        <w:r w:rsidR="009062DF" w:rsidDel="003C4378">
          <w:delText>51</w:delText>
        </w:r>
      </w:del>
    </w:p>
    <w:p w14:paraId="7DE00C0C" w14:textId="1A264C86" w:rsidR="00B06ED6" w:rsidRPr="002854B5" w:rsidRDefault="00B06ED6" w:rsidP="00D14E53">
      <w:r>
        <w:t>(NS = not satisfactory, S = satisfactory, G  = good, VG = very good)</w:t>
      </w:r>
      <w:r w:rsidR="00961DC2">
        <w:t>. Statistics are calculated on 108 monthly flow values for 2010-18.</w:t>
      </w:r>
      <w:ins w:id="1061" w:author="David Conklin" w:date="2021-01-06T10:55:00Z">
        <w:r w:rsidR="00954585">
          <w:t xml:space="preserve">  “(Cnnn)</w:t>
        </w:r>
      </w:ins>
      <w:ins w:id="1062" w:author="David Conklin" w:date="2021-01-06T10:56:00Z">
        <w:r w:rsidR="00954585">
          <w:t>”</w:t>
        </w:r>
      </w:ins>
      <w:ins w:id="1063" w:author="David Conklin" w:date="2021-01-06T10:55:00Z">
        <w:r w:rsidR="00954585">
          <w:t xml:space="preserve"> identifies CW3M version nnn.</w:t>
        </w:r>
      </w:ins>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1064" w:author="David Conklin" w:date="2020-12-26T08:36:00Z"/>
        </w:trPr>
        <w:tc>
          <w:tcPr>
            <w:tcW w:w="0" w:type="auto"/>
          </w:tcPr>
          <w:p w14:paraId="04764EBE" w14:textId="079AC6CF" w:rsidR="003C4378" w:rsidRDefault="003C4378" w:rsidP="003C4378">
            <w:pPr>
              <w:rPr>
                <w:ins w:id="1065" w:author="David Conklin" w:date="2020-12-26T08:36:00Z"/>
              </w:rPr>
            </w:pPr>
            <w:ins w:id="1066" w:author="David Conklin" w:date="2020-12-26T08:36:00Z">
              <w:r>
                <w:t>14158500</w:t>
              </w:r>
            </w:ins>
          </w:p>
        </w:tc>
        <w:tc>
          <w:tcPr>
            <w:tcW w:w="0" w:type="auto"/>
          </w:tcPr>
          <w:p w14:paraId="49B77E14" w14:textId="57C9B1D7" w:rsidR="003C4378" w:rsidRDefault="003C4378" w:rsidP="003C4378">
            <w:pPr>
              <w:rPr>
                <w:ins w:id="1067" w:author="David Conklin" w:date="2020-12-26T08:36:00Z"/>
              </w:rPr>
            </w:pPr>
            <w:ins w:id="1068" w:author="David Conklin" w:date="2020-12-26T08:36:00Z">
              <w:r>
                <w:t>23773373</w:t>
              </w:r>
            </w:ins>
          </w:p>
        </w:tc>
        <w:tc>
          <w:tcPr>
            <w:tcW w:w="0" w:type="auto"/>
          </w:tcPr>
          <w:p w14:paraId="1F6CA1CE" w14:textId="0D831DE9" w:rsidR="003C4378" w:rsidRDefault="003C4378" w:rsidP="003C4378">
            <w:pPr>
              <w:rPr>
                <w:ins w:id="1069" w:author="David Conklin" w:date="2020-12-26T08:36:00Z"/>
              </w:rPr>
            </w:pPr>
            <w:ins w:id="1070" w:author="David Conklin" w:date="2020-12-26T08:36:00Z">
              <w:r>
                <w:t>MCKENZIE RIVER AT OUTLET OF CLEAR LAKE</w:t>
              </w:r>
            </w:ins>
            <w:ins w:id="1071" w:author="David Conklin" w:date="2020-12-26T08:41:00Z">
              <w:r w:rsidR="00610219">
                <w:t xml:space="preserve"> (C2</w:t>
              </w:r>
            </w:ins>
            <w:ins w:id="1072" w:author="David Conklin" w:date="2021-01-03T15:15:00Z">
              <w:r w:rsidR="008E188E">
                <w:t>1</w:t>
              </w:r>
            </w:ins>
            <w:ins w:id="1073" w:author="David Conklin" w:date="2021-01-03T15:38:00Z">
              <w:r w:rsidR="008B4D3D">
                <w:t>9</w:t>
              </w:r>
            </w:ins>
            <w:ins w:id="1074" w:author="David Conklin" w:date="2020-12-26T08:41:00Z">
              <w:r w:rsidR="00610219">
                <w:t>)</w:t>
              </w:r>
            </w:ins>
          </w:p>
        </w:tc>
        <w:tc>
          <w:tcPr>
            <w:tcW w:w="0" w:type="auto"/>
          </w:tcPr>
          <w:p w14:paraId="25881BD4" w14:textId="0F574B12" w:rsidR="003C4378" w:rsidRDefault="003C4378" w:rsidP="003C4378">
            <w:pPr>
              <w:rPr>
                <w:ins w:id="1075" w:author="David Conklin" w:date="2020-12-26T08:36:00Z"/>
              </w:rPr>
            </w:pPr>
            <w:ins w:id="1076" w:author="David Conklin" w:date="2020-12-26T08:36:00Z">
              <w:r>
                <w:t>%bias</w:t>
              </w:r>
            </w:ins>
          </w:p>
        </w:tc>
        <w:tc>
          <w:tcPr>
            <w:tcW w:w="0" w:type="auto"/>
          </w:tcPr>
          <w:p w14:paraId="71A04C22" w14:textId="5D49A493" w:rsidR="003C4378" w:rsidRDefault="003C4378" w:rsidP="003C4378">
            <w:pPr>
              <w:rPr>
                <w:ins w:id="1077" w:author="David Conklin" w:date="2020-12-26T08:36:00Z"/>
              </w:rPr>
            </w:pPr>
            <w:ins w:id="1078" w:author="David Conklin" w:date="2020-12-26T08:36:00Z">
              <w:r>
                <w:t>-0.</w:t>
              </w:r>
            </w:ins>
            <w:ins w:id="1079" w:author="David Conklin" w:date="2020-12-26T08:38:00Z">
              <w:r>
                <w:t>3</w:t>
              </w:r>
            </w:ins>
            <w:ins w:id="1080" w:author="David Conklin" w:date="2020-12-26T08:36:00Z">
              <w:r>
                <w:t>%</w:t>
              </w:r>
            </w:ins>
          </w:p>
        </w:tc>
        <w:tc>
          <w:tcPr>
            <w:tcW w:w="0" w:type="auto"/>
          </w:tcPr>
          <w:p w14:paraId="2D95B66E" w14:textId="2B286256" w:rsidR="003C4378" w:rsidRDefault="003C4378" w:rsidP="003C4378">
            <w:pPr>
              <w:rPr>
                <w:ins w:id="1081" w:author="David Conklin" w:date="2020-12-26T08:36:00Z"/>
              </w:rPr>
            </w:pPr>
            <w:ins w:id="1082" w:author="David Conklin" w:date="2020-12-26T08:36:00Z">
              <w:r>
                <w:t>VG</w:t>
              </w:r>
            </w:ins>
          </w:p>
        </w:tc>
      </w:tr>
      <w:tr w:rsidR="003C4378" w14:paraId="6294A7FE" w14:textId="77777777" w:rsidTr="0064217D">
        <w:trPr>
          <w:ins w:id="1083" w:author="David Conklin" w:date="2020-12-26T08:36:00Z"/>
        </w:trPr>
        <w:tc>
          <w:tcPr>
            <w:tcW w:w="0" w:type="auto"/>
          </w:tcPr>
          <w:p w14:paraId="3AAF592B" w14:textId="77777777" w:rsidR="003C4378" w:rsidRDefault="003C4378" w:rsidP="003C4378">
            <w:pPr>
              <w:rPr>
                <w:ins w:id="1084" w:author="David Conklin" w:date="2020-12-26T08:36:00Z"/>
              </w:rPr>
            </w:pPr>
          </w:p>
        </w:tc>
        <w:tc>
          <w:tcPr>
            <w:tcW w:w="0" w:type="auto"/>
          </w:tcPr>
          <w:p w14:paraId="73FC91C5" w14:textId="77777777" w:rsidR="003C4378" w:rsidRDefault="003C4378" w:rsidP="003C4378">
            <w:pPr>
              <w:rPr>
                <w:ins w:id="1085" w:author="David Conklin" w:date="2020-12-26T08:36:00Z"/>
              </w:rPr>
            </w:pPr>
          </w:p>
        </w:tc>
        <w:tc>
          <w:tcPr>
            <w:tcW w:w="0" w:type="auto"/>
          </w:tcPr>
          <w:p w14:paraId="3B7139E3" w14:textId="77777777" w:rsidR="003C4378" w:rsidRDefault="003C4378" w:rsidP="003C4378">
            <w:pPr>
              <w:rPr>
                <w:ins w:id="1086" w:author="David Conklin" w:date="2020-12-26T08:36:00Z"/>
              </w:rPr>
            </w:pPr>
          </w:p>
        </w:tc>
        <w:tc>
          <w:tcPr>
            <w:tcW w:w="0" w:type="auto"/>
          </w:tcPr>
          <w:p w14:paraId="01C6951B" w14:textId="47513643" w:rsidR="003C4378" w:rsidRDefault="003C4378" w:rsidP="003C4378">
            <w:pPr>
              <w:rPr>
                <w:ins w:id="1087" w:author="David Conklin" w:date="2020-12-26T08:36:00Z"/>
              </w:rPr>
            </w:pPr>
            <w:ins w:id="1088" w:author="David Conklin" w:date="2020-12-26T08:36:00Z">
              <w:r>
                <w:t>NSE</w:t>
              </w:r>
            </w:ins>
          </w:p>
        </w:tc>
        <w:tc>
          <w:tcPr>
            <w:tcW w:w="0" w:type="auto"/>
          </w:tcPr>
          <w:p w14:paraId="3A52E5E8" w14:textId="2E8F4881" w:rsidR="003C4378" w:rsidRDefault="003C4378" w:rsidP="003C4378">
            <w:pPr>
              <w:rPr>
                <w:ins w:id="1089" w:author="David Conklin" w:date="2020-12-26T08:36:00Z"/>
              </w:rPr>
            </w:pPr>
            <w:ins w:id="1090" w:author="David Conklin" w:date="2020-12-26T08:36:00Z">
              <w:r>
                <w:t>0.</w:t>
              </w:r>
            </w:ins>
            <w:ins w:id="1091" w:author="David Conklin" w:date="2020-12-26T08:38:00Z">
              <w:r>
                <w:t>70</w:t>
              </w:r>
            </w:ins>
          </w:p>
        </w:tc>
        <w:tc>
          <w:tcPr>
            <w:tcW w:w="0" w:type="auto"/>
          </w:tcPr>
          <w:p w14:paraId="194AB87F" w14:textId="172E4141" w:rsidR="003C4378" w:rsidRDefault="003C4378" w:rsidP="003C4378">
            <w:pPr>
              <w:rPr>
                <w:ins w:id="1092" w:author="David Conklin" w:date="2020-12-26T08:36:00Z"/>
              </w:rPr>
            </w:pPr>
            <w:ins w:id="1093" w:author="David Conklin" w:date="2020-12-26T08:36:00Z">
              <w:r>
                <w:t>S</w:t>
              </w:r>
            </w:ins>
          </w:p>
        </w:tc>
      </w:tr>
      <w:tr w:rsidR="003C4378" w14:paraId="5ACED436" w14:textId="77777777" w:rsidTr="0064217D">
        <w:trPr>
          <w:ins w:id="1094" w:author="David Conklin" w:date="2020-12-26T08:36:00Z"/>
        </w:trPr>
        <w:tc>
          <w:tcPr>
            <w:tcW w:w="0" w:type="auto"/>
          </w:tcPr>
          <w:p w14:paraId="00F25948" w14:textId="77777777" w:rsidR="003C4378" w:rsidRDefault="003C4378" w:rsidP="003C4378">
            <w:pPr>
              <w:rPr>
                <w:ins w:id="1095" w:author="David Conklin" w:date="2020-12-26T08:36:00Z"/>
              </w:rPr>
            </w:pPr>
          </w:p>
        </w:tc>
        <w:tc>
          <w:tcPr>
            <w:tcW w:w="0" w:type="auto"/>
          </w:tcPr>
          <w:p w14:paraId="6C57E0A4" w14:textId="77777777" w:rsidR="003C4378" w:rsidRDefault="003C4378" w:rsidP="003C4378">
            <w:pPr>
              <w:rPr>
                <w:ins w:id="1096" w:author="David Conklin" w:date="2020-12-26T08:36:00Z"/>
              </w:rPr>
            </w:pPr>
          </w:p>
        </w:tc>
        <w:tc>
          <w:tcPr>
            <w:tcW w:w="0" w:type="auto"/>
          </w:tcPr>
          <w:p w14:paraId="0251EA58" w14:textId="77777777" w:rsidR="003C4378" w:rsidRDefault="003C4378" w:rsidP="003C4378">
            <w:pPr>
              <w:rPr>
                <w:ins w:id="1097" w:author="David Conklin" w:date="2020-12-26T08:36:00Z"/>
              </w:rPr>
            </w:pPr>
          </w:p>
        </w:tc>
        <w:tc>
          <w:tcPr>
            <w:tcW w:w="0" w:type="auto"/>
          </w:tcPr>
          <w:p w14:paraId="1B97ED3D" w14:textId="648A1E32" w:rsidR="003C4378" w:rsidRDefault="003C4378" w:rsidP="003C4378">
            <w:pPr>
              <w:rPr>
                <w:ins w:id="1098" w:author="David Conklin" w:date="2020-12-26T08:36:00Z"/>
              </w:rPr>
            </w:pPr>
            <w:ins w:id="1099" w:author="David Conklin" w:date="2020-12-26T08:36:00Z">
              <w:r>
                <w:t>RSR</w:t>
              </w:r>
            </w:ins>
          </w:p>
        </w:tc>
        <w:tc>
          <w:tcPr>
            <w:tcW w:w="0" w:type="auto"/>
          </w:tcPr>
          <w:p w14:paraId="2E750AA4" w14:textId="49825E03" w:rsidR="003C4378" w:rsidRDefault="003C4378" w:rsidP="003C4378">
            <w:pPr>
              <w:rPr>
                <w:ins w:id="1100" w:author="David Conklin" w:date="2020-12-26T08:36:00Z"/>
              </w:rPr>
            </w:pPr>
            <w:ins w:id="1101" w:author="David Conklin" w:date="2020-12-26T08:36:00Z">
              <w:r>
                <w:t>0.5</w:t>
              </w:r>
            </w:ins>
            <w:ins w:id="1102" w:author="David Conklin" w:date="2020-12-26T08:38:00Z">
              <w:r>
                <w:t>5</w:t>
              </w:r>
            </w:ins>
          </w:p>
        </w:tc>
        <w:tc>
          <w:tcPr>
            <w:tcW w:w="0" w:type="auto"/>
          </w:tcPr>
          <w:p w14:paraId="5B25F903" w14:textId="45EC866D" w:rsidR="003C4378" w:rsidRDefault="003C4378" w:rsidP="003C4378">
            <w:pPr>
              <w:rPr>
                <w:ins w:id="1103" w:author="David Conklin" w:date="2020-12-26T08:36:00Z"/>
              </w:rPr>
            </w:pPr>
            <w:ins w:id="1104" w:author="David Conklin" w:date="2020-12-26T08:36:00Z">
              <w:r>
                <w:t>G</w:t>
              </w:r>
            </w:ins>
          </w:p>
        </w:tc>
      </w:tr>
      <w:tr w:rsidR="003C4378" w14:paraId="5C159B3F" w14:textId="77777777" w:rsidTr="0064217D">
        <w:trPr>
          <w:ins w:id="1105" w:author="David Conklin" w:date="2020-12-26T08:36:00Z"/>
        </w:trPr>
        <w:tc>
          <w:tcPr>
            <w:tcW w:w="0" w:type="auto"/>
          </w:tcPr>
          <w:p w14:paraId="45AE1D77" w14:textId="77777777" w:rsidR="003C4378" w:rsidRDefault="003C4378" w:rsidP="003C4378">
            <w:pPr>
              <w:rPr>
                <w:ins w:id="1106" w:author="David Conklin" w:date="2020-12-26T08:36:00Z"/>
              </w:rPr>
            </w:pPr>
          </w:p>
        </w:tc>
        <w:tc>
          <w:tcPr>
            <w:tcW w:w="0" w:type="auto"/>
          </w:tcPr>
          <w:p w14:paraId="43AD3ED0" w14:textId="77777777" w:rsidR="003C4378" w:rsidRDefault="003C4378" w:rsidP="003C4378">
            <w:pPr>
              <w:rPr>
                <w:ins w:id="1107" w:author="David Conklin" w:date="2020-12-26T08:36:00Z"/>
              </w:rPr>
            </w:pPr>
          </w:p>
        </w:tc>
        <w:tc>
          <w:tcPr>
            <w:tcW w:w="0" w:type="auto"/>
          </w:tcPr>
          <w:p w14:paraId="684F9092" w14:textId="77777777" w:rsidR="003C4378" w:rsidRDefault="003C4378" w:rsidP="003C4378">
            <w:pPr>
              <w:rPr>
                <w:ins w:id="1108" w:author="David Conklin" w:date="2020-12-26T08:36:00Z"/>
              </w:rPr>
            </w:pPr>
          </w:p>
        </w:tc>
        <w:tc>
          <w:tcPr>
            <w:tcW w:w="0" w:type="auto"/>
          </w:tcPr>
          <w:p w14:paraId="4F6A172A" w14:textId="1DEDD5A6" w:rsidR="003C4378" w:rsidRDefault="003C4378" w:rsidP="003C4378">
            <w:pPr>
              <w:rPr>
                <w:ins w:id="1109" w:author="David Conklin" w:date="2020-12-26T08:36:00Z"/>
              </w:rPr>
            </w:pPr>
            <w:ins w:id="1110" w:author="David Conklin" w:date="2020-12-26T08:36:00Z">
              <w:r>
                <w:t>R2</w:t>
              </w:r>
            </w:ins>
          </w:p>
        </w:tc>
        <w:tc>
          <w:tcPr>
            <w:tcW w:w="0" w:type="auto"/>
          </w:tcPr>
          <w:p w14:paraId="34079634" w14:textId="034DCC46" w:rsidR="003C4378" w:rsidRDefault="003C4378" w:rsidP="003C4378">
            <w:pPr>
              <w:rPr>
                <w:ins w:id="1111" w:author="David Conklin" w:date="2020-12-26T08:36:00Z"/>
              </w:rPr>
            </w:pPr>
            <w:ins w:id="1112" w:author="David Conklin" w:date="2020-12-26T08:36:00Z">
              <w:r>
                <w:t>0.7</w:t>
              </w:r>
            </w:ins>
            <w:ins w:id="1113" w:author="David Conklin" w:date="2020-12-26T08:38:00Z">
              <w:r>
                <w:t>0</w:t>
              </w:r>
            </w:ins>
          </w:p>
        </w:tc>
        <w:tc>
          <w:tcPr>
            <w:tcW w:w="0" w:type="auto"/>
          </w:tcPr>
          <w:p w14:paraId="221A0A9B" w14:textId="0C081530" w:rsidR="003C4378" w:rsidRDefault="003C4378" w:rsidP="003C4378">
            <w:pPr>
              <w:rPr>
                <w:ins w:id="1114" w:author="David Conklin" w:date="2020-12-26T08:36:00Z"/>
              </w:rPr>
            </w:pPr>
            <w:ins w:id="1115"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w:t>
            </w:r>
            <w:ins w:id="1116" w:author="David Conklin" w:date="2020-12-26T08:39:00Z">
              <w:r>
                <w:t xml:space="preserve"> (C</w:t>
              </w:r>
            </w:ins>
            <w:ins w:id="1117" w:author="David Conklin" w:date="2021-01-03T15:37:00Z">
              <w:r w:rsidR="002E6989">
                <w:t>219</w:t>
              </w:r>
            </w:ins>
            <w:ins w:id="1118" w:author="David Conklin" w:date="2020-12-26T08:39:00Z">
              <w:r>
                <w:t>)</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1119" w:author="David Conklin" w:date="2020-12-26T08:40:00Z">
              <w:r>
                <w:t>-0.7</w:t>
              </w:r>
            </w:ins>
            <w:del w:id="1120"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1121" w:author="David Conklin" w:date="2020-12-26T08:40:00Z">
              <w:r>
                <w:t>70</w:t>
              </w:r>
            </w:ins>
            <w:del w:id="1122"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1123" w:author="David Conklin" w:date="2020-12-26T08:40:00Z">
              <w:r>
                <w:t>3</w:t>
              </w:r>
            </w:ins>
            <w:del w:id="1124"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ins w:id="1125" w:author="David Conklin" w:date="2020-12-26T08:41:00Z">
              <w:r w:rsidR="00610219">
                <w:t xml:space="preserve"> (C2</w:t>
              </w:r>
            </w:ins>
            <w:ins w:id="1126" w:author="David Conklin" w:date="2021-01-03T15:16:00Z">
              <w:r w:rsidR="008E188E">
                <w:t>19</w:t>
              </w:r>
            </w:ins>
            <w:ins w:id="1127" w:author="David Conklin" w:date="2020-12-26T08:41:00Z">
              <w:r w:rsidR="00610219">
                <w:t>)</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1128" w:author="David Conklin" w:date="2020-12-26T08:42:00Z">
              <w:r w:rsidR="00610219">
                <w:t>0.1</w:t>
              </w:r>
            </w:ins>
            <w:del w:id="1129" w:author="David Conklin" w:date="2020-12-26T08:42:00Z">
              <w:r w:rsidDel="00610219">
                <w:delText>10.8</w:delText>
              </w:r>
            </w:del>
            <w:r>
              <w:t>%</w:t>
            </w:r>
          </w:p>
        </w:tc>
        <w:tc>
          <w:tcPr>
            <w:tcW w:w="0" w:type="auto"/>
          </w:tcPr>
          <w:p w14:paraId="16CDA108" w14:textId="5F618CDF" w:rsidR="003C4378" w:rsidRDefault="00610219" w:rsidP="003C4378">
            <w:ins w:id="1130" w:author="David Conklin" w:date="2020-12-26T08:42:00Z">
              <w:r>
                <w:t>VG</w:t>
              </w:r>
            </w:ins>
            <w:del w:id="1131"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1132" w:author="David Conklin" w:date="2020-12-26T08:42:00Z">
              <w:r w:rsidR="00610219">
                <w:t>84</w:t>
              </w:r>
            </w:ins>
            <w:del w:id="1133" w:author="David Conklin" w:date="2020-12-26T08:41:00Z">
              <w:r w:rsidDel="00610219">
                <w:delText>77</w:delText>
              </w:r>
            </w:del>
          </w:p>
        </w:tc>
        <w:tc>
          <w:tcPr>
            <w:tcW w:w="0" w:type="auto"/>
          </w:tcPr>
          <w:p w14:paraId="5570EC34" w14:textId="34A84123" w:rsidR="003C4378" w:rsidRDefault="00610219" w:rsidP="003C4378">
            <w:ins w:id="1134" w:author="David Conklin" w:date="2020-12-26T08:42:00Z">
              <w:r>
                <w:t>VG</w:t>
              </w:r>
            </w:ins>
            <w:del w:id="1135"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1136" w:author="David Conklin" w:date="2020-12-26T08:42:00Z">
              <w:r w:rsidR="00610219">
                <w:t>0</w:t>
              </w:r>
            </w:ins>
            <w:del w:id="1137"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1138" w:author="David Conklin" w:date="2020-12-26T08:42:00Z">
              <w:r w:rsidR="00610219">
                <w:t>4</w:t>
              </w:r>
            </w:ins>
            <w:del w:id="1139"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ins w:id="1140" w:author="David Conklin" w:date="2020-12-26T08:44:00Z">
              <w:r w:rsidR="00610219">
                <w:t xml:space="preserve"> (C2</w:t>
              </w:r>
            </w:ins>
            <w:ins w:id="1141" w:author="David Conklin" w:date="2021-01-03T15:17:00Z">
              <w:r w:rsidR="008E188E">
                <w:t>19</w:t>
              </w:r>
            </w:ins>
            <w:ins w:id="1142" w:author="David Conklin" w:date="2020-12-26T08:44:00Z">
              <w:r w:rsidR="00610219">
                <w:t>)</w:t>
              </w:r>
            </w:ins>
          </w:p>
        </w:tc>
        <w:tc>
          <w:tcPr>
            <w:tcW w:w="0" w:type="auto"/>
          </w:tcPr>
          <w:p w14:paraId="747FF6B8" w14:textId="58CFA040" w:rsidR="003C4378" w:rsidRDefault="003C4378" w:rsidP="003C4378">
            <w:r>
              <w:t>%bias</w:t>
            </w:r>
          </w:p>
        </w:tc>
        <w:tc>
          <w:tcPr>
            <w:tcW w:w="0" w:type="auto"/>
          </w:tcPr>
          <w:p w14:paraId="6C28E2A8" w14:textId="70506EDC" w:rsidR="003C4378" w:rsidRDefault="008E188E" w:rsidP="003C4378">
            <w:ins w:id="1143" w:author="David Conklin" w:date="2021-01-03T15:17:00Z">
              <w:r>
                <w:t>-0.1</w:t>
              </w:r>
            </w:ins>
            <w:del w:id="1144"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1145" w:author="David Conklin" w:date="2020-12-26T08:45:00Z">
              <w:r w:rsidR="00610219">
                <w:t>6</w:t>
              </w:r>
            </w:ins>
            <w:del w:id="1146"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1147" w:author="David Conklin" w:date="2020-12-26T08:45:00Z">
              <w:r w:rsidR="00610219">
                <w:t>8</w:t>
              </w:r>
            </w:ins>
            <w:del w:id="1148"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1149" w:author="David Conklin" w:date="2020-12-26T08:45:00Z">
              <w:r w:rsidR="00610219">
                <w:t>6</w:t>
              </w:r>
            </w:ins>
            <w:del w:id="1150" w:author="David Conklin" w:date="2020-12-26T08:45:00Z">
              <w:r w:rsidDel="00610219">
                <w:delText>4</w:delText>
              </w:r>
            </w:del>
          </w:p>
        </w:tc>
        <w:tc>
          <w:tcPr>
            <w:tcW w:w="0" w:type="auto"/>
          </w:tcPr>
          <w:p w14:paraId="7F2AC038" w14:textId="7B40A163" w:rsidR="003C4378" w:rsidRDefault="00610219" w:rsidP="003C4378">
            <w:ins w:id="1151"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ins w:id="1152" w:author="David Conklin" w:date="2020-12-26T08:45:00Z">
              <w:r w:rsidR="00610219">
                <w:t xml:space="preserve"> (C2</w:t>
              </w:r>
            </w:ins>
            <w:ins w:id="1153" w:author="David Conklin" w:date="2021-01-03T15:17:00Z">
              <w:r w:rsidR="008E188E">
                <w:t>19</w:t>
              </w:r>
            </w:ins>
            <w:ins w:id="1154" w:author="David Conklin" w:date="2020-12-26T08:45:00Z">
              <w:r w:rsidR="00610219">
                <w:t>)</w:t>
              </w:r>
            </w:ins>
          </w:p>
        </w:tc>
        <w:tc>
          <w:tcPr>
            <w:tcW w:w="0" w:type="auto"/>
          </w:tcPr>
          <w:p w14:paraId="27506014" w14:textId="7618C4AF" w:rsidR="003C4378" w:rsidRDefault="003C4378" w:rsidP="003C4378">
            <w:r>
              <w:t>%bias</w:t>
            </w:r>
          </w:p>
        </w:tc>
        <w:tc>
          <w:tcPr>
            <w:tcW w:w="0" w:type="auto"/>
          </w:tcPr>
          <w:p w14:paraId="5182B9DA" w14:textId="1B5E33E4" w:rsidR="003C4378" w:rsidRDefault="003C4378" w:rsidP="003C4378">
            <w:r>
              <w:t>-</w:t>
            </w:r>
            <w:ins w:id="1155" w:author="David Conklin" w:date="2021-01-03T15:18:00Z">
              <w:r w:rsidR="008E188E">
                <w:t>7.0</w:t>
              </w:r>
            </w:ins>
            <w:del w:id="1156" w:author="David Conklin" w:date="2021-01-03T15:18:00Z">
              <w:r w:rsidDel="008E188E">
                <w:delText>4.</w:delText>
              </w:r>
            </w:del>
            <w:del w:id="1157" w:author="David Conklin" w:date="2020-12-26T08:46:00Z">
              <w:r w:rsidDel="00610219">
                <w:delText>3</w:delText>
              </w:r>
            </w:del>
            <w:r>
              <w:t>%</w:t>
            </w:r>
          </w:p>
        </w:tc>
        <w:tc>
          <w:tcPr>
            <w:tcW w:w="0" w:type="auto"/>
          </w:tcPr>
          <w:p w14:paraId="1F20D131" w14:textId="6E47BD76" w:rsidR="003C4378" w:rsidRDefault="00CE4712" w:rsidP="003C4378">
            <w:ins w:id="1158" w:author="David Conklin" w:date="2021-01-06T10:56:00Z">
              <w:r>
                <w:t>G</w:t>
              </w:r>
            </w:ins>
            <w:del w:id="1159" w:author="David Conklin" w:date="2021-01-03T15:18:00Z">
              <w:r w:rsidR="003C4378" w:rsidDel="008E188E">
                <w:delText>VG</w:delText>
              </w:r>
            </w:del>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7EC39FE" w:rsidR="003C4378" w:rsidRDefault="003C4378" w:rsidP="003C4378">
            <w:r>
              <w:t>0.</w:t>
            </w:r>
            <w:ins w:id="1160" w:author="David Conklin" w:date="2021-01-03T15:18:00Z">
              <w:r w:rsidR="008E188E">
                <w:t>59</w:t>
              </w:r>
            </w:ins>
            <w:del w:id="1161"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6F2AC09A" w:rsidR="003C4378" w:rsidRDefault="003C4378" w:rsidP="003C4378">
            <w:r>
              <w:t>0.6</w:t>
            </w:r>
            <w:ins w:id="1162" w:author="David Conklin" w:date="2021-01-03T15:18:00Z">
              <w:r w:rsidR="008E188E">
                <w:t>4</w:t>
              </w:r>
            </w:ins>
            <w:del w:id="1163"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1164" w:author="David Conklin" w:date="2020-12-26T08:46:00Z">
              <w:r w:rsidR="00610219">
                <w:t>6</w:t>
              </w:r>
            </w:ins>
            <w:del w:id="1165" w:author="David Conklin" w:date="2020-12-26T08:46:00Z">
              <w:r w:rsidDel="00610219">
                <w:delText>0</w:delText>
              </w:r>
            </w:del>
          </w:p>
        </w:tc>
        <w:tc>
          <w:tcPr>
            <w:tcW w:w="0" w:type="auto"/>
          </w:tcPr>
          <w:p w14:paraId="00567A06" w14:textId="21F14F3D" w:rsidR="003C4378" w:rsidRDefault="003C4378" w:rsidP="003C4378">
            <w:del w:id="1166"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ins w:id="1167" w:author="David Conklin" w:date="2020-12-26T08:46:00Z">
              <w:r w:rsidR="00613CE3">
                <w:t xml:space="preserve"> (C2</w:t>
              </w:r>
            </w:ins>
            <w:ins w:id="1168" w:author="David Conklin" w:date="2021-01-03T15:19:00Z">
              <w:r w:rsidR="008E188E">
                <w:t>19</w:t>
              </w:r>
            </w:ins>
            <w:ins w:id="1169"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01734B0C" w:rsidR="003C4378" w:rsidRDefault="008E188E" w:rsidP="003C4378">
            <w:ins w:id="1170" w:author="David Conklin" w:date="2021-01-03T15:18:00Z">
              <w:r>
                <w:t>-</w:t>
              </w:r>
            </w:ins>
            <w:ins w:id="1171" w:author="David Conklin" w:date="2021-01-03T15:19:00Z">
              <w:r>
                <w:t>0.1</w:t>
              </w:r>
            </w:ins>
            <w:del w:id="1172" w:author="David Conklin" w:date="2020-12-26T08:48:00Z">
              <w:r w:rsidR="003C4378" w:rsidDel="00613CE3">
                <w:delText>0.</w:delText>
              </w:r>
            </w:del>
            <w:del w:id="1173"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1138272D" w:rsidR="003C4378" w:rsidRDefault="003C4378" w:rsidP="003C4378">
            <w:r>
              <w:t>0.</w:t>
            </w:r>
            <w:ins w:id="1174" w:author="David Conklin" w:date="2020-12-26T08:49:00Z">
              <w:r w:rsidR="00613CE3">
                <w:t>7</w:t>
              </w:r>
            </w:ins>
            <w:ins w:id="1175" w:author="David Conklin" w:date="2021-01-03T15:19:00Z">
              <w:r w:rsidR="008E188E">
                <w:t>6</w:t>
              </w:r>
            </w:ins>
            <w:del w:id="1176" w:author="David Conklin" w:date="2020-12-26T08:47:00Z">
              <w:r w:rsidDel="00613CE3">
                <w:delText>68</w:delText>
              </w:r>
            </w:del>
          </w:p>
        </w:tc>
        <w:tc>
          <w:tcPr>
            <w:tcW w:w="0" w:type="auto"/>
          </w:tcPr>
          <w:p w14:paraId="3D60D1F3" w14:textId="4050C411" w:rsidR="003C4378" w:rsidRDefault="00613CE3" w:rsidP="003C4378">
            <w:ins w:id="1177" w:author="David Conklin" w:date="2020-12-26T08:47:00Z">
              <w:r>
                <w:t>G</w:t>
              </w:r>
            </w:ins>
            <w:del w:id="1178"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73618DE0" w:rsidR="003C4378" w:rsidRDefault="003C4378" w:rsidP="003C4378">
            <w:r>
              <w:t>0.</w:t>
            </w:r>
            <w:ins w:id="1179" w:author="David Conklin" w:date="2021-01-03T15:19:00Z">
              <w:r w:rsidR="008E188E">
                <w:t>49</w:t>
              </w:r>
            </w:ins>
            <w:del w:id="1180" w:author="David Conklin" w:date="2020-12-26T08:48:00Z">
              <w:r w:rsidDel="00613CE3">
                <w:delText>5</w:delText>
              </w:r>
            </w:del>
            <w:del w:id="1181" w:author="David Conklin" w:date="2020-12-26T08:47:00Z">
              <w:r w:rsidDel="00613CE3">
                <w:delText>7</w:delText>
              </w:r>
            </w:del>
          </w:p>
        </w:tc>
        <w:tc>
          <w:tcPr>
            <w:tcW w:w="0" w:type="auto"/>
          </w:tcPr>
          <w:p w14:paraId="6AB8B65A" w14:textId="034039B0" w:rsidR="003C4378" w:rsidRDefault="00613CE3" w:rsidP="003C4378">
            <w:ins w:id="1182"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3310CF47" w:rsidR="003C4378" w:rsidRDefault="003C4378" w:rsidP="003C4378">
            <w:r>
              <w:t>0.</w:t>
            </w:r>
            <w:ins w:id="1183" w:author="David Conklin" w:date="2020-12-26T08:47:00Z">
              <w:r w:rsidR="00613CE3">
                <w:t>8</w:t>
              </w:r>
            </w:ins>
            <w:ins w:id="1184" w:author="David Conklin" w:date="2021-01-03T15:19:00Z">
              <w:r w:rsidR="008E188E">
                <w:t>1</w:t>
              </w:r>
            </w:ins>
            <w:del w:id="1185"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ins w:id="1186" w:author="David Conklin" w:date="2020-12-26T08:48:00Z">
              <w:r w:rsidR="00613CE3">
                <w:t xml:space="preserve"> (C2</w:t>
              </w:r>
            </w:ins>
            <w:ins w:id="1187" w:author="David Conklin" w:date="2021-01-03T15:20:00Z">
              <w:r w:rsidR="008E188E">
                <w:t>19</w:t>
              </w:r>
            </w:ins>
            <w:ins w:id="1188" w:author="David Conklin" w:date="2020-12-26T08:48:00Z">
              <w:r w:rsidR="00613CE3">
                <w:t>)</w:t>
              </w:r>
            </w:ins>
          </w:p>
        </w:tc>
        <w:tc>
          <w:tcPr>
            <w:tcW w:w="0" w:type="auto"/>
          </w:tcPr>
          <w:p w14:paraId="18689C03" w14:textId="16E261AF" w:rsidR="003C4378" w:rsidRDefault="003C4378" w:rsidP="003C4378">
            <w:r>
              <w:t>%bias</w:t>
            </w:r>
          </w:p>
        </w:tc>
        <w:tc>
          <w:tcPr>
            <w:tcW w:w="0" w:type="auto"/>
          </w:tcPr>
          <w:p w14:paraId="0035DCAF" w14:textId="5E47564B" w:rsidR="003C4378" w:rsidRDefault="003C4378" w:rsidP="003C4378">
            <w:r>
              <w:t>-</w:t>
            </w:r>
            <w:ins w:id="1189" w:author="David Conklin" w:date="2020-12-26T08:49:00Z">
              <w:r w:rsidR="00613CE3">
                <w:t>2.</w:t>
              </w:r>
            </w:ins>
            <w:ins w:id="1190" w:author="David Conklin" w:date="2021-01-03T15:19:00Z">
              <w:r w:rsidR="008E188E">
                <w:t>0</w:t>
              </w:r>
            </w:ins>
            <w:del w:id="1191"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1192" w:author="David Conklin" w:date="2020-12-26T08:49:00Z">
              <w:r w:rsidR="00613CE3">
                <w:t>81</w:t>
              </w:r>
            </w:ins>
            <w:del w:id="1193" w:author="David Conklin" w:date="2020-12-26T08:49:00Z">
              <w:r w:rsidDel="00613CE3">
                <w:delText>77</w:delText>
              </w:r>
            </w:del>
          </w:p>
        </w:tc>
        <w:tc>
          <w:tcPr>
            <w:tcW w:w="0" w:type="auto"/>
          </w:tcPr>
          <w:p w14:paraId="35BB672A" w14:textId="2E50CB56" w:rsidR="003C4378" w:rsidRDefault="00613CE3" w:rsidP="003C4378">
            <w:ins w:id="1194"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1195" w:author="David Conklin" w:date="2020-12-26T08:49:00Z">
              <w:r w:rsidR="00613CE3">
                <w:t>4</w:t>
              </w:r>
            </w:ins>
            <w:del w:id="1196"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658AB735" w:rsidR="003C4378" w:rsidRDefault="003C4378" w:rsidP="003C4378">
            <w:r>
              <w:t>0.</w:t>
            </w:r>
            <w:ins w:id="1197" w:author="David Conklin" w:date="2020-12-26T08:49:00Z">
              <w:r w:rsidR="00613CE3">
                <w:t>8</w:t>
              </w:r>
            </w:ins>
            <w:ins w:id="1198" w:author="David Conklin" w:date="2021-01-03T15:20:00Z">
              <w:r w:rsidR="008E188E">
                <w:t>1</w:t>
              </w:r>
            </w:ins>
            <w:del w:id="1199"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ins w:id="1200" w:author="David Conklin" w:date="2020-12-26T08:51:00Z">
              <w:r w:rsidR="007A6DA3">
                <w:t xml:space="preserve"> (C2</w:t>
              </w:r>
            </w:ins>
            <w:ins w:id="1201" w:author="David Conklin" w:date="2021-01-03T15:20:00Z">
              <w:r w:rsidR="008E188E">
                <w:t>19</w:t>
              </w:r>
            </w:ins>
            <w:ins w:id="1202" w:author="David Conklin" w:date="2020-12-26T08:51:00Z">
              <w:r w:rsidR="007A6DA3">
                <w:t>)</w:t>
              </w:r>
            </w:ins>
          </w:p>
        </w:tc>
        <w:tc>
          <w:tcPr>
            <w:tcW w:w="0" w:type="auto"/>
          </w:tcPr>
          <w:p w14:paraId="3E7378FF" w14:textId="1660A2C9" w:rsidR="003C4378" w:rsidRDefault="003C4378" w:rsidP="003C4378">
            <w:r>
              <w:t>%bias</w:t>
            </w:r>
          </w:p>
        </w:tc>
        <w:tc>
          <w:tcPr>
            <w:tcW w:w="0" w:type="auto"/>
          </w:tcPr>
          <w:p w14:paraId="6EF59584" w14:textId="09C9B821" w:rsidR="003C4378" w:rsidRDefault="007A6DA3" w:rsidP="003C4378">
            <w:ins w:id="1203" w:author="David Conklin" w:date="2020-12-26T08:51:00Z">
              <w:r>
                <w:t>0.1</w:t>
              </w:r>
            </w:ins>
            <w:del w:id="1204"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1205" w:author="David Conklin" w:date="2020-12-26T08:51:00Z">
              <w:r w:rsidR="007A6DA3">
                <w:t>1</w:t>
              </w:r>
            </w:ins>
            <w:del w:id="1206"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1207" w:author="David Conklin" w:date="2020-12-26T08:51:00Z">
              <w:r w:rsidR="007A6DA3">
                <w:t>4</w:t>
              </w:r>
            </w:ins>
            <w:del w:id="1208"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1209" w:author="David Conklin" w:date="2020-12-26T08:51:00Z">
              <w:r w:rsidR="007A6DA3">
                <w:t>5</w:t>
              </w:r>
            </w:ins>
            <w:del w:id="1210" w:author="David Conklin" w:date="2020-12-26T08:51:00Z">
              <w:r w:rsidDel="007A6DA3">
                <w:delText>2</w:delText>
              </w:r>
            </w:del>
          </w:p>
        </w:tc>
        <w:tc>
          <w:tcPr>
            <w:tcW w:w="0" w:type="auto"/>
          </w:tcPr>
          <w:p w14:paraId="5CF5DB88" w14:textId="132C1825" w:rsidR="003C4378" w:rsidRDefault="003C4378" w:rsidP="003C4378">
            <w:del w:id="1211" w:author="David Conklin" w:date="2020-12-26T08:51:00Z">
              <w:r w:rsidDel="007A6DA3">
                <w:delText>G</w:delText>
              </w:r>
            </w:del>
            <w:ins w:id="1212"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1213" w:author="David Conklin" w:date="2020-12-26T08:52:00Z"/>
        </w:trPr>
        <w:tc>
          <w:tcPr>
            <w:tcW w:w="1870" w:type="dxa"/>
          </w:tcPr>
          <w:p w14:paraId="67291E46" w14:textId="04284D95" w:rsidR="00F81EFD" w:rsidDel="00152520" w:rsidRDefault="00F81EFD" w:rsidP="007E57E4">
            <w:pPr>
              <w:rPr>
                <w:del w:id="1214" w:author="David Conklin" w:date="2020-12-26T08:52:00Z"/>
              </w:rPr>
            </w:pPr>
            <w:del w:id="1215" w:author="David Conklin" w:date="2020-12-26T08:52:00Z">
              <w:r w:rsidDel="00152520">
                <w:delText>14158500</w:delText>
              </w:r>
            </w:del>
          </w:p>
        </w:tc>
        <w:tc>
          <w:tcPr>
            <w:tcW w:w="1870" w:type="dxa"/>
          </w:tcPr>
          <w:p w14:paraId="2F7B58FE" w14:textId="1ED5A978" w:rsidR="00F81EFD" w:rsidDel="00152520" w:rsidRDefault="00F81EFD" w:rsidP="007E57E4">
            <w:pPr>
              <w:rPr>
                <w:del w:id="1216" w:author="David Conklin" w:date="2020-12-26T08:52:00Z"/>
              </w:rPr>
            </w:pPr>
            <w:del w:id="1217" w:author="David Conklin" w:date="2020-12-26T08:52:00Z">
              <w:r w:rsidDel="00152520">
                <w:delText>23773373</w:delText>
              </w:r>
            </w:del>
          </w:p>
        </w:tc>
        <w:tc>
          <w:tcPr>
            <w:tcW w:w="4355" w:type="dxa"/>
          </w:tcPr>
          <w:p w14:paraId="2A11E1E4" w14:textId="1078E866" w:rsidR="00F81EFD" w:rsidDel="00152520" w:rsidRDefault="00F81EFD" w:rsidP="007E57E4">
            <w:pPr>
              <w:rPr>
                <w:del w:id="1218" w:author="David Conklin" w:date="2020-12-26T08:52:00Z"/>
              </w:rPr>
            </w:pPr>
            <w:del w:id="1219"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2AA8494" w:rsidR="006200EB" w:rsidDel="00152520" w:rsidRDefault="006200EB">
      <w:pPr>
        <w:rPr>
          <w:del w:id="1220" w:author="David Conklin" w:date="2020-12-26T08:52:00Z"/>
        </w:rPr>
      </w:pPr>
      <w:r>
        <w:br w:type="page"/>
      </w:r>
      <w:ins w:id="1221" w:author="David Conklin" w:date="2021-01-03T15:25:00Z">
        <w:r w:rsidR="00572FA4">
          <w:lastRenderedPageBreak/>
          <w:t xml:space="preserve">All </w:t>
        </w:r>
      </w:ins>
    </w:p>
    <w:p w14:paraId="025588A3" w14:textId="46876863" w:rsidR="00E70EE0" w:rsidRDefault="00572FA4" w:rsidP="007E57E4">
      <w:ins w:id="1222" w:author="David Conklin" w:date="2021-01-03T15:25:00Z">
        <w:r>
          <w:t>t</w:t>
        </w:r>
      </w:ins>
      <w:del w:id="1223" w:author="David Conklin" w:date="2021-01-03T15:25:00Z">
        <w:r w:rsidR="00E70EE0" w:rsidDel="00572FA4">
          <w:delText>T</w:delText>
        </w:r>
      </w:del>
      <w:r w:rsidR="00E70EE0">
        <w:t xml:space="preserve">emperature sensor locations </w:t>
      </w:r>
      <w:del w:id="1224" w:author="David Conklin" w:date="2021-01-03T15:25:00Z">
        <w:r w:rsidR="00E70EE0" w:rsidDel="00572FA4">
          <w:delText xml:space="preserve">with </w:delText>
        </w:r>
        <w:r w:rsidR="0090573C" w:rsidDel="00572FA4">
          <w:delText xml:space="preserve">generally </w:delText>
        </w:r>
        <w:r w:rsidR="00E70EE0" w:rsidDel="00572FA4">
          <w:delText xml:space="preserve">satisfactory or better simulation skill grades, as of ver. </w:delText>
        </w:r>
        <w:r w:rsidR="005160F8" w:rsidDel="00572FA4">
          <w:delText>1</w:delText>
        </w:r>
        <w:r w:rsidR="0025684C" w:rsidDel="00572FA4">
          <w:delText>51</w:delText>
        </w:r>
      </w:del>
    </w:p>
    <w:tbl>
      <w:tblPr>
        <w:tblStyle w:val="TableGrid"/>
        <w:tblW w:w="0" w:type="auto"/>
        <w:tblLook w:val="04A0" w:firstRow="1" w:lastRow="0" w:firstColumn="1" w:lastColumn="0" w:noHBand="0" w:noVBand="1"/>
        <w:tblPrChange w:id="1225" w:author="David Conklin" w:date="2020-12-26T09:53:00Z">
          <w:tblPr>
            <w:tblStyle w:val="TableGrid"/>
            <w:tblW w:w="0" w:type="auto"/>
            <w:tblLook w:val="04A0" w:firstRow="1" w:lastRow="0" w:firstColumn="1" w:lastColumn="0" w:noHBand="0" w:noVBand="1"/>
          </w:tblPr>
        </w:tblPrChange>
      </w:tblPr>
      <w:tblGrid>
        <w:gridCol w:w="1109"/>
        <w:gridCol w:w="1109"/>
        <w:gridCol w:w="4219"/>
        <w:gridCol w:w="969"/>
        <w:gridCol w:w="1200"/>
        <w:gridCol w:w="744"/>
        <w:tblGridChange w:id="1226">
          <w:tblGrid>
            <w:gridCol w:w="1110"/>
            <w:gridCol w:w="1109"/>
            <w:gridCol w:w="3845"/>
            <w:gridCol w:w="1243"/>
            <w:gridCol w:w="1316"/>
            <w:gridCol w:w="727"/>
          </w:tblGrid>
        </w:tblGridChange>
      </w:tblGrid>
      <w:tr w:rsidR="00245C85" w14:paraId="553C1842" w14:textId="1ACF3678" w:rsidTr="00245C85">
        <w:tc>
          <w:tcPr>
            <w:tcW w:w="0" w:type="auto"/>
            <w:tcPrChange w:id="1227" w:author="David Conklin" w:date="2020-12-26T09:53:00Z">
              <w:tcPr>
                <w:tcW w:w="0" w:type="auto"/>
              </w:tcPr>
            </w:tcPrChange>
          </w:tcPr>
          <w:p w14:paraId="5739CB03" w14:textId="7D90C063" w:rsidR="00245C85" w:rsidRDefault="00245C85" w:rsidP="007E57E4">
            <w:r>
              <w:t>gage</w:t>
            </w:r>
          </w:p>
        </w:tc>
        <w:tc>
          <w:tcPr>
            <w:tcW w:w="0" w:type="auto"/>
            <w:tcPrChange w:id="1228" w:author="David Conklin" w:date="2020-12-26T09:53:00Z">
              <w:tcPr>
                <w:tcW w:w="0" w:type="auto"/>
              </w:tcPr>
            </w:tcPrChange>
          </w:tcPr>
          <w:p w14:paraId="5F2E048C" w14:textId="4F0CF0E4" w:rsidR="00245C85" w:rsidRDefault="00245C85" w:rsidP="007E57E4">
            <w:r>
              <w:t>COMID</w:t>
            </w:r>
          </w:p>
        </w:tc>
        <w:tc>
          <w:tcPr>
            <w:tcW w:w="4347" w:type="dxa"/>
            <w:tcPrChange w:id="1229" w:author="David Conklin" w:date="2020-12-26T09:53:00Z">
              <w:tcPr>
                <w:tcW w:w="0" w:type="auto"/>
              </w:tcPr>
            </w:tcPrChange>
          </w:tcPr>
          <w:p w14:paraId="037157EA" w14:textId="663E3C19" w:rsidR="00245C85" w:rsidRDefault="00245C85" w:rsidP="007E57E4">
            <w:r>
              <w:t>location</w:t>
            </w:r>
          </w:p>
        </w:tc>
        <w:tc>
          <w:tcPr>
            <w:tcW w:w="970" w:type="dxa"/>
            <w:tcPrChange w:id="1230" w:author="David Conklin" w:date="2020-12-26T09:53:00Z">
              <w:tcPr>
                <w:tcW w:w="0" w:type="auto"/>
              </w:tcPr>
            </w:tcPrChange>
          </w:tcPr>
          <w:p w14:paraId="2E465273" w14:textId="4A78AA69" w:rsidR="00245C85" w:rsidRDefault="00245C85" w:rsidP="007E57E4">
            <w:r>
              <w:t>statistic</w:t>
            </w:r>
          </w:p>
        </w:tc>
        <w:tc>
          <w:tcPr>
            <w:tcW w:w="1088" w:type="dxa"/>
            <w:tcPrChange w:id="1231" w:author="David Conklin" w:date="2020-12-26T09:53:00Z">
              <w:tcPr>
                <w:tcW w:w="0" w:type="auto"/>
              </w:tcPr>
            </w:tcPrChange>
          </w:tcPr>
          <w:p w14:paraId="5AD5C038" w14:textId="26E12AF2" w:rsidR="00245C85" w:rsidRDefault="00245C85" w:rsidP="007E57E4">
            <w:r>
              <w:t>value</w:t>
            </w:r>
          </w:p>
        </w:tc>
        <w:tc>
          <w:tcPr>
            <w:tcW w:w="0" w:type="auto"/>
            <w:tcPrChange w:id="1232"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1233" w:author="David Conklin" w:date="2020-12-26T09:53:00Z">
              <w:tcPr>
                <w:tcW w:w="0" w:type="auto"/>
              </w:tcPr>
            </w:tcPrChange>
          </w:tcPr>
          <w:p w14:paraId="7D7B75BD" w14:textId="3586976B" w:rsidR="00245C85" w:rsidRDefault="00245C85" w:rsidP="00E70EE0">
            <w:r>
              <w:t>14159200</w:t>
            </w:r>
          </w:p>
        </w:tc>
        <w:tc>
          <w:tcPr>
            <w:tcW w:w="0" w:type="auto"/>
            <w:tcPrChange w:id="1234" w:author="David Conklin" w:date="2020-12-26T09:53:00Z">
              <w:tcPr>
                <w:tcW w:w="0" w:type="auto"/>
              </w:tcPr>
            </w:tcPrChange>
          </w:tcPr>
          <w:p w14:paraId="0460C4BB" w14:textId="0748305B" w:rsidR="00245C85" w:rsidRDefault="00245C85" w:rsidP="00E70EE0">
            <w:r>
              <w:t>23773037</w:t>
            </w:r>
          </w:p>
        </w:tc>
        <w:tc>
          <w:tcPr>
            <w:tcW w:w="4347" w:type="dxa"/>
            <w:tcPrChange w:id="1235" w:author="David Conklin" w:date="2020-12-26T09:53:00Z">
              <w:tcPr>
                <w:tcW w:w="0" w:type="auto"/>
              </w:tcPr>
            </w:tcPrChange>
          </w:tcPr>
          <w:p w14:paraId="0F67F129" w14:textId="7C984DE2" w:rsidR="00245C85" w:rsidRDefault="00245C85" w:rsidP="00E70EE0">
            <w:r>
              <w:t>SO FK MCKENZIE ABOVE COUGAR</w:t>
            </w:r>
            <w:ins w:id="1236" w:author="David Conklin" w:date="2020-12-26T08:55:00Z">
              <w:r>
                <w:t xml:space="preserve"> (C2</w:t>
              </w:r>
            </w:ins>
            <w:ins w:id="1237" w:author="David Conklin" w:date="2021-01-03T15:22:00Z">
              <w:r w:rsidR="00B7410E">
                <w:t>19</w:t>
              </w:r>
            </w:ins>
            <w:ins w:id="1238" w:author="David Conklin" w:date="2020-12-26T08:55:00Z">
              <w:r>
                <w:t>)</w:t>
              </w:r>
            </w:ins>
          </w:p>
        </w:tc>
        <w:tc>
          <w:tcPr>
            <w:tcW w:w="970" w:type="dxa"/>
            <w:tcPrChange w:id="1239" w:author="David Conklin" w:date="2020-12-26T09:53:00Z">
              <w:tcPr>
                <w:tcW w:w="0" w:type="auto"/>
              </w:tcPr>
            </w:tcPrChange>
          </w:tcPr>
          <w:p w14:paraId="219B605A" w14:textId="43B0B515" w:rsidR="00245C85" w:rsidRDefault="00245C85" w:rsidP="00E70EE0">
            <w:r>
              <w:t>%bias</w:t>
            </w:r>
          </w:p>
        </w:tc>
        <w:tc>
          <w:tcPr>
            <w:tcW w:w="1088" w:type="dxa"/>
            <w:tcPrChange w:id="1240" w:author="David Conklin" w:date="2020-12-26T09:53:00Z">
              <w:tcPr>
                <w:tcW w:w="0" w:type="auto"/>
              </w:tcPr>
            </w:tcPrChange>
          </w:tcPr>
          <w:p w14:paraId="60CC27D9" w14:textId="1BFCA2FF" w:rsidR="00245C85" w:rsidRDefault="00245C85" w:rsidP="00E70EE0">
            <w:r>
              <w:t>-</w:t>
            </w:r>
            <w:ins w:id="1241" w:author="David Conklin" w:date="2021-01-03T15:21:00Z">
              <w:r w:rsidR="00B7410E">
                <w:t>10.1</w:t>
              </w:r>
            </w:ins>
            <w:del w:id="1242" w:author="David Conklin" w:date="2021-01-03T15:21:00Z">
              <w:r w:rsidDel="00B7410E">
                <w:delText>1</w:delText>
              </w:r>
            </w:del>
            <w:del w:id="1243" w:author="David Conklin" w:date="2020-12-26T08:53:00Z">
              <w:r w:rsidDel="00152520">
                <w:delText>0.2</w:delText>
              </w:r>
            </w:del>
            <w:r>
              <w:t>%</w:t>
            </w:r>
          </w:p>
        </w:tc>
        <w:tc>
          <w:tcPr>
            <w:tcW w:w="0" w:type="auto"/>
            <w:tcPrChange w:id="1244" w:author="David Conklin" w:date="2020-12-26T09:53:00Z">
              <w:tcPr>
                <w:tcW w:w="0" w:type="auto"/>
              </w:tcPr>
            </w:tcPrChange>
          </w:tcPr>
          <w:p w14:paraId="1E0F0D76" w14:textId="49094400" w:rsidR="00245C85" w:rsidRDefault="00245C85" w:rsidP="00E70EE0">
            <w:ins w:id="1245" w:author="David Conklin" w:date="2020-12-26T08:53:00Z">
              <w:r>
                <w:t>VG</w:t>
              </w:r>
            </w:ins>
            <w:del w:id="1246" w:author="David Conklin" w:date="2020-12-26T08:53:00Z">
              <w:r w:rsidDel="00152520">
                <w:delText>S</w:delText>
              </w:r>
            </w:del>
          </w:p>
        </w:tc>
      </w:tr>
      <w:tr w:rsidR="00245C85" w14:paraId="04236B81" w14:textId="1CC79A54" w:rsidTr="00245C85">
        <w:tc>
          <w:tcPr>
            <w:tcW w:w="0" w:type="auto"/>
            <w:tcPrChange w:id="1247" w:author="David Conklin" w:date="2020-12-26T09:53:00Z">
              <w:tcPr>
                <w:tcW w:w="0" w:type="auto"/>
              </w:tcPr>
            </w:tcPrChange>
          </w:tcPr>
          <w:p w14:paraId="7693C2C2" w14:textId="77777777" w:rsidR="00245C85" w:rsidRDefault="00245C85" w:rsidP="00E70EE0"/>
        </w:tc>
        <w:tc>
          <w:tcPr>
            <w:tcW w:w="0" w:type="auto"/>
            <w:tcPrChange w:id="1248" w:author="David Conklin" w:date="2020-12-26T09:53:00Z">
              <w:tcPr>
                <w:tcW w:w="0" w:type="auto"/>
              </w:tcPr>
            </w:tcPrChange>
          </w:tcPr>
          <w:p w14:paraId="1DA38DF4" w14:textId="77777777" w:rsidR="00245C85" w:rsidRDefault="00245C85" w:rsidP="00E70EE0"/>
        </w:tc>
        <w:tc>
          <w:tcPr>
            <w:tcW w:w="4347" w:type="dxa"/>
            <w:tcPrChange w:id="1249" w:author="David Conklin" w:date="2020-12-26T09:53:00Z">
              <w:tcPr>
                <w:tcW w:w="0" w:type="auto"/>
              </w:tcPr>
            </w:tcPrChange>
          </w:tcPr>
          <w:p w14:paraId="26899EB0" w14:textId="77777777" w:rsidR="00245C85" w:rsidRDefault="00245C85" w:rsidP="00E70EE0"/>
        </w:tc>
        <w:tc>
          <w:tcPr>
            <w:tcW w:w="970" w:type="dxa"/>
            <w:tcPrChange w:id="1250" w:author="David Conklin" w:date="2020-12-26T09:53:00Z">
              <w:tcPr>
                <w:tcW w:w="0" w:type="auto"/>
              </w:tcPr>
            </w:tcPrChange>
          </w:tcPr>
          <w:p w14:paraId="08997FA3" w14:textId="2775D24F" w:rsidR="00245C85" w:rsidRDefault="00245C85" w:rsidP="00E70EE0">
            <w:r>
              <w:t>NSE</w:t>
            </w:r>
          </w:p>
        </w:tc>
        <w:tc>
          <w:tcPr>
            <w:tcW w:w="1088" w:type="dxa"/>
            <w:tcPrChange w:id="1251" w:author="David Conklin" w:date="2020-12-26T09:53:00Z">
              <w:tcPr>
                <w:tcW w:w="0" w:type="auto"/>
              </w:tcPr>
            </w:tcPrChange>
          </w:tcPr>
          <w:p w14:paraId="03C23E73" w14:textId="73BB3AB1" w:rsidR="00245C85" w:rsidRDefault="00245C85" w:rsidP="00E70EE0">
            <w:r>
              <w:t>0.</w:t>
            </w:r>
            <w:ins w:id="1252" w:author="David Conklin" w:date="2021-01-03T15:22:00Z">
              <w:r w:rsidR="00B7410E">
                <w:t>79</w:t>
              </w:r>
            </w:ins>
            <w:del w:id="1253" w:author="David Conklin" w:date="2020-12-26T08:54:00Z">
              <w:r w:rsidDel="00152520">
                <w:delText>64</w:delText>
              </w:r>
            </w:del>
          </w:p>
        </w:tc>
        <w:tc>
          <w:tcPr>
            <w:tcW w:w="0" w:type="auto"/>
            <w:tcPrChange w:id="1254" w:author="David Conklin" w:date="2020-12-26T09:53:00Z">
              <w:tcPr>
                <w:tcW w:w="0" w:type="auto"/>
              </w:tcPr>
            </w:tcPrChange>
          </w:tcPr>
          <w:p w14:paraId="4DE27806" w14:textId="736345F6" w:rsidR="00245C85" w:rsidRDefault="00245C85" w:rsidP="00E70EE0">
            <w:ins w:id="1255" w:author="David Conklin" w:date="2020-12-26T08:54:00Z">
              <w:r>
                <w:t>VG</w:t>
              </w:r>
            </w:ins>
            <w:del w:id="1256" w:author="David Conklin" w:date="2020-12-26T08:54:00Z">
              <w:r w:rsidDel="00152520">
                <w:delText>S</w:delText>
              </w:r>
            </w:del>
          </w:p>
        </w:tc>
      </w:tr>
      <w:tr w:rsidR="00245C85" w14:paraId="217C3DBF" w14:textId="77777777" w:rsidTr="00245C85">
        <w:trPr>
          <w:ins w:id="1257" w:author="David Conklin" w:date="2020-12-26T09:40:00Z"/>
        </w:trPr>
        <w:tc>
          <w:tcPr>
            <w:tcW w:w="0" w:type="auto"/>
            <w:tcPrChange w:id="1258" w:author="David Conklin" w:date="2020-12-26T09:53:00Z">
              <w:tcPr>
                <w:tcW w:w="0" w:type="auto"/>
              </w:tcPr>
            </w:tcPrChange>
          </w:tcPr>
          <w:p w14:paraId="70E142C6" w14:textId="77777777" w:rsidR="00245C85" w:rsidRDefault="00245C85" w:rsidP="00E70EE0">
            <w:pPr>
              <w:rPr>
                <w:ins w:id="1259" w:author="David Conklin" w:date="2020-12-26T09:40:00Z"/>
              </w:rPr>
            </w:pPr>
          </w:p>
        </w:tc>
        <w:tc>
          <w:tcPr>
            <w:tcW w:w="0" w:type="auto"/>
            <w:tcPrChange w:id="1260" w:author="David Conklin" w:date="2020-12-26T09:53:00Z">
              <w:tcPr>
                <w:tcW w:w="0" w:type="auto"/>
              </w:tcPr>
            </w:tcPrChange>
          </w:tcPr>
          <w:p w14:paraId="0CCBA144" w14:textId="77777777" w:rsidR="00245C85" w:rsidRDefault="00245C85" w:rsidP="00E70EE0">
            <w:pPr>
              <w:rPr>
                <w:ins w:id="1261" w:author="David Conklin" w:date="2020-12-26T09:40:00Z"/>
              </w:rPr>
            </w:pPr>
          </w:p>
        </w:tc>
        <w:tc>
          <w:tcPr>
            <w:tcW w:w="4347" w:type="dxa"/>
            <w:tcPrChange w:id="1262" w:author="David Conklin" w:date="2020-12-26T09:53:00Z">
              <w:tcPr>
                <w:tcW w:w="0" w:type="auto"/>
              </w:tcPr>
            </w:tcPrChange>
          </w:tcPr>
          <w:p w14:paraId="7AF66093" w14:textId="77777777" w:rsidR="00245C85" w:rsidRDefault="00245C85" w:rsidP="00E70EE0">
            <w:pPr>
              <w:rPr>
                <w:ins w:id="1263" w:author="David Conklin" w:date="2020-12-26T09:40:00Z"/>
              </w:rPr>
            </w:pPr>
          </w:p>
        </w:tc>
        <w:tc>
          <w:tcPr>
            <w:tcW w:w="970" w:type="dxa"/>
            <w:tcPrChange w:id="1264" w:author="David Conklin" w:date="2020-12-26T09:53:00Z">
              <w:tcPr>
                <w:tcW w:w="0" w:type="auto"/>
              </w:tcPr>
            </w:tcPrChange>
          </w:tcPr>
          <w:p w14:paraId="58E3F46B" w14:textId="333D0448" w:rsidR="00245C85" w:rsidRDefault="00245C85" w:rsidP="00E70EE0">
            <w:pPr>
              <w:rPr>
                <w:ins w:id="1265" w:author="David Conklin" w:date="2020-12-26T09:40:00Z"/>
              </w:rPr>
            </w:pPr>
            <w:ins w:id="1266" w:author="David Conklin" w:date="2020-12-26T09:40:00Z">
              <w:r>
                <w:t>RSR</w:t>
              </w:r>
            </w:ins>
          </w:p>
        </w:tc>
        <w:tc>
          <w:tcPr>
            <w:tcW w:w="1088" w:type="dxa"/>
            <w:tcPrChange w:id="1267" w:author="David Conklin" w:date="2020-12-26T09:53:00Z">
              <w:tcPr>
                <w:tcW w:w="0" w:type="auto"/>
              </w:tcPr>
            </w:tcPrChange>
          </w:tcPr>
          <w:p w14:paraId="3C248104" w14:textId="30022EED" w:rsidR="00245C85" w:rsidRDefault="00245C85" w:rsidP="00E70EE0">
            <w:pPr>
              <w:rPr>
                <w:ins w:id="1268" w:author="David Conklin" w:date="2020-12-26T09:40:00Z"/>
              </w:rPr>
            </w:pPr>
            <w:ins w:id="1269" w:author="David Conklin" w:date="2020-12-26T09:40:00Z">
              <w:r>
                <w:t>0.4</w:t>
              </w:r>
            </w:ins>
            <w:ins w:id="1270" w:author="David Conklin" w:date="2021-01-03T15:22:00Z">
              <w:r w:rsidR="00B7410E">
                <w:t>4</w:t>
              </w:r>
            </w:ins>
          </w:p>
        </w:tc>
        <w:tc>
          <w:tcPr>
            <w:tcW w:w="0" w:type="auto"/>
            <w:tcPrChange w:id="1271" w:author="David Conklin" w:date="2020-12-26T09:53:00Z">
              <w:tcPr>
                <w:tcW w:w="0" w:type="auto"/>
              </w:tcPr>
            </w:tcPrChange>
          </w:tcPr>
          <w:p w14:paraId="5F764F9E" w14:textId="20E41335" w:rsidR="00245C85" w:rsidRDefault="00245C85" w:rsidP="00E70EE0">
            <w:pPr>
              <w:rPr>
                <w:ins w:id="1272" w:author="David Conklin" w:date="2020-12-26T09:40:00Z"/>
              </w:rPr>
            </w:pPr>
            <w:ins w:id="1273" w:author="David Conklin" w:date="2020-12-26T09:40:00Z">
              <w:r>
                <w:t>VG</w:t>
              </w:r>
            </w:ins>
          </w:p>
        </w:tc>
      </w:tr>
      <w:tr w:rsidR="00245C85" w14:paraId="7219706D" w14:textId="43D7C283" w:rsidTr="00245C85">
        <w:tc>
          <w:tcPr>
            <w:tcW w:w="0" w:type="auto"/>
            <w:tcPrChange w:id="1274" w:author="David Conklin" w:date="2020-12-26T09:53:00Z">
              <w:tcPr>
                <w:tcW w:w="0" w:type="auto"/>
              </w:tcPr>
            </w:tcPrChange>
          </w:tcPr>
          <w:p w14:paraId="5701AB61" w14:textId="77777777" w:rsidR="00245C85" w:rsidRDefault="00245C85" w:rsidP="00E70EE0"/>
        </w:tc>
        <w:tc>
          <w:tcPr>
            <w:tcW w:w="0" w:type="auto"/>
            <w:tcPrChange w:id="1275" w:author="David Conklin" w:date="2020-12-26T09:53:00Z">
              <w:tcPr>
                <w:tcW w:w="0" w:type="auto"/>
              </w:tcPr>
            </w:tcPrChange>
          </w:tcPr>
          <w:p w14:paraId="76187D81" w14:textId="77777777" w:rsidR="00245C85" w:rsidRDefault="00245C85" w:rsidP="00E70EE0"/>
        </w:tc>
        <w:tc>
          <w:tcPr>
            <w:tcW w:w="4347" w:type="dxa"/>
            <w:tcPrChange w:id="1276" w:author="David Conklin" w:date="2020-12-26T09:53:00Z">
              <w:tcPr>
                <w:tcW w:w="0" w:type="auto"/>
              </w:tcPr>
            </w:tcPrChange>
          </w:tcPr>
          <w:p w14:paraId="2493B2D4" w14:textId="77777777" w:rsidR="00245C85" w:rsidRDefault="00245C85" w:rsidP="00E70EE0"/>
        </w:tc>
        <w:tc>
          <w:tcPr>
            <w:tcW w:w="970" w:type="dxa"/>
            <w:tcPrChange w:id="1277" w:author="David Conklin" w:date="2020-12-26T09:53:00Z">
              <w:tcPr>
                <w:tcW w:w="0" w:type="auto"/>
              </w:tcPr>
            </w:tcPrChange>
          </w:tcPr>
          <w:p w14:paraId="51403752" w14:textId="1C2582DD" w:rsidR="00245C85" w:rsidRDefault="00245C85" w:rsidP="00E70EE0">
            <w:r>
              <w:t>R2</w:t>
            </w:r>
          </w:p>
        </w:tc>
        <w:tc>
          <w:tcPr>
            <w:tcW w:w="1088" w:type="dxa"/>
            <w:tcPrChange w:id="1278" w:author="David Conklin" w:date="2020-12-26T09:53:00Z">
              <w:tcPr>
                <w:tcW w:w="0" w:type="auto"/>
              </w:tcPr>
            </w:tcPrChange>
          </w:tcPr>
          <w:p w14:paraId="2797297F" w14:textId="427FEFB2" w:rsidR="00245C85" w:rsidRDefault="00245C85" w:rsidP="00E70EE0">
            <w:r>
              <w:t>0.9</w:t>
            </w:r>
            <w:ins w:id="1279" w:author="David Conklin" w:date="2020-12-26T08:54:00Z">
              <w:r>
                <w:t>2</w:t>
              </w:r>
            </w:ins>
            <w:del w:id="1280" w:author="David Conklin" w:date="2020-12-26T08:54:00Z">
              <w:r w:rsidDel="00152520">
                <w:delText>1</w:delText>
              </w:r>
            </w:del>
          </w:p>
        </w:tc>
        <w:tc>
          <w:tcPr>
            <w:tcW w:w="0" w:type="auto"/>
            <w:tcPrChange w:id="1281"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1282" w:author="David Conklin" w:date="2020-12-26T09:53:00Z">
              <w:tcPr>
                <w:tcW w:w="0" w:type="auto"/>
              </w:tcPr>
            </w:tcPrChange>
          </w:tcPr>
          <w:p w14:paraId="3CE9ADC6" w14:textId="77777777" w:rsidR="00245C85" w:rsidRDefault="00245C85" w:rsidP="00E70EE0"/>
        </w:tc>
        <w:tc>
          <w:tcPr>
            <w:tcW w:w="0" w:type="auto"/>
            <w:tcPrChange w:id="1283" w:author="David Conklin" w:date="2020-12-26T09:53:00Z">
              <w:tcPr>
                <w:tcW w:w="0" w:type="auto"/>
              </w:tcPr>
            </w:tcPrChange>
          </w:tcPr>
          <w:p w14:paraId="6BBC69DB" w14:textId="77777777" w:rsidR="00245C85" w:rsidRDefault="00245C85" w:rsidP="00E70EE0"/>
        </w:tc>
        <w:tc>
          <w:tcPr>
            <w:tcW w:w="4347" w:type="dxa"/>
            <w:tcPrChange w:id="1284" w:author="David Conklin" w:date="2020-12-26T09:53:00Z">
              <w:tcPr>
                <w:tcW w:w="0" w:type="auto"/>
              </w:tcPr>
            </w:tcPrChange>
          </w:tcPr>
          <w:p w14:paraId="3635EA19" w14:textId="77777777" w:rsidR="00245C85" w:rsidRDefault="00245C85" w:rsidP="00E70EE0"/>
        </w:tc>
        <w:tc>
          <w:tcPr>
            <w:tcW w:w="970" w:type="dxa"/>
            <w:tcPrChange w:id="1285" w:author="David Conklin" w:date="2020-12-26T09:53:00Z">
              <w:tcPr>
                <w:tcW w:w="0" w:type="auto"/>
              </w:tcPr>
            </w:tcPrChange>
          </w:tcPr>
          <w:p w14:paraId="4D629E84" w14:textId="69062438" w:rsidR="00245C85" w:rsidRDefault="00245C85" w:rsidP="00E70EE0">
            <w:r>
              <w:t>MAE</w:t>
            </w:r>
          </w:p>
        </w:tc>
        <w:tc>
          <w:tcPr>
            <w:tcW w:w="1088" w:type="dxa"/>
            <w:tcPrChange w:id="1286" w:author="David Conklin" w:date="2020-12-26T09:53:00Z">
              <w:tcPr>
                <w:tcW w:w="0" w:type="auto"/>
              </w:tcPr>
            </w:tcPrChange>
          </w:tcPr>
          <w:p w14:paraId="5B681B32" w14:textId="45E9D624" w:rsidR="00245C85" w:rsidRDefault="00245C85" w:rsidP="00E70EE0">
            <w:ins w:id="1287" w:author="David Conklin" w:date="2020-12-26T08:55:00Z">
              <w:r>
                <w:t>0.</w:t>
              </w:r>
            </w:ins>
            <w:ins w:id="1288" w:author="David Conklin" w:date="2021-01-03T15:22:00Z">
              <w:r w:rsidR="00B7410E">
                <w:t>9</w:t>
              </w:r>
            </w:ins>
            <w:del w:id="1289" w:author="David Conklin" w:date="2020-12-26T08:55:00Z">
              <w:r w:rsidDel="00152520">
                <w:delText>1.1</w:delText>
              </w:r>
            </w:del>
            <w:r>
              <w:t xml:space="preserve"> deg C</w:t>
            </w:r>
          </w:p>
        </w:tc>
        <w:tc>
          <w:tcPr>
            <w:tcW w:w="0" w:type="auto"/>
            <w:tcPrChange w:id="1290"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1291" w:author="David Conklin" w:date="2020-12-26T09:53:00Z">
              <w:tcPr>
                <w:tcW w:w="0" w:type="auto"/>
              </w:tcPr>
            </w:tcPrChange>
          </w:tcPr>
          <w:p w14:paraId="384265E2" w14:textId="53A48D49" w:rsidR="00245C85" w:rsidRDefault="00245C85" w:rsidP="00CA1E74">
            <w:r>
              <w:t>14159500</w:t>
            </w:r>
          </w:p>
        </w:tc>
        <w:tc>
          <w:tcPr>
            <w:tcW w:w="0" w:type="auto"/>
            <w:tcPrChange w:id="1292" w:author="David Conklin" w:date="2020-12-26T09:53:00Z">
              <w:tcPr>
                <w:tcW w:w="0" w:type="auto"/>
              </w:tcPr>
            </w:tcPrChange>
          </w:tcPr>
          <w:p w14:paraId="664B6FFB" w14:textId="6ACD1BA2" w:rsidR="00245C85" w:rsidRDefault="00245C85" w:rsidP="00CA1E74">
            <w:r>
              <w:t>23773009</w:t>
            </w:r>
          </w:p>
        </w:tc>
        <w:tc>
          <w:tcPr>
            <w:tcW w:w="4347" w:type="dxa"/>
            <w:tcPrChange w:id="1293" w:author="David Conklin" w:date="2020-12-26T09:53:00Z">
              <w:tcPr>
                <w:tcW w:w="0" w:type="auto"/>
              </w:tcPr>
            </w:tcPrChange>
          </w:tcPr>
          <w:p w14:paraId="7713EB10" w14:textId="495E891D" w:rsidR="00245C85" w:rsidRDefault="00245C85" w:rsidP="00CA1E74">
            <w:r>
              <w:t>SO FK MCKENZIE BELOW COUGAR</w:t>
            </w:r>
            <w:ins w:id="1294" w:author="David Conklin" w:date="2020-12-26T09:40:00Z">
              <w:r>
                <w:t xml:space="preserve"> </w:t>
              </w:r>
            </w:ins>
            <w:ins w:id="1295" w:author="David Conklin" w:date="2020-12-26T09:41:00Z">
              <w:r>
                <w:t>(C2</w:t>
              </w:r>
            </w:ins>
            <w:ins w:id="1296" w:author="David Conklin" w:date="2021-01-03T15:24:00Z">
              <w:r w:rsidR="00572FA4">
                <w:t>19</w:t>
              </w:r>
            </w:ins>
            <w:ins w:id="1297" w:author="David Conklin" w:date="2020-12-26T09:41:00Z">
              <w:r>
                <w:t>)</w:t>
              </w:r>
            </w:ins>
          </w:p>
        </w:tc>
        <w:tc>
          <w:tcPr>
            <w:tcW w:w="970" w:type="dxa"/>
            <w:tcPrChange w:id="1298" w:author="David Conklin" w:date="2020-12-26T09:53:00Z">
              <w:tcPr>
                <w:tcW w:w="0" w:type="auto"/>
              </w:tcPr>
            </w:tcPrChange>
          </w:tcPr>
          <w:p w14:paraId="522DC0D1" w14:textId="2F31C1DC" w:rsidR="00245C85" w:rsidRDefault="00245C85" w:rsidP="00CA1E74">
            <w:r>
              <w:t>%bias</w:t>
            </w:r>
          </w:p>
        </w:tc>
        <w:tc>
          <w:tcPr>
            <w:tcW w:w="1088" w:type="dxa"/>
            <w:tcPrChange w:id="1299" w:author="David Conklin" w:date="2020-12-26T09:53:00Z">
              <w:tcPr>
                <w:tcW w:w="0" w:type="auto"/>
              </w:tcPr>
            </w:tcPrChange>
          </w:tcPr>
          <w:p w14:paraId="404B0371" w14:textId="3CA4F3D3" w:rsidR="00245C85" w:rsidRDefault="00245C85" w:rsidP="00CA1E74">
            <w:del w:id="1300" w:author="David Conklin" w:date="2020-12-26T09:41:00Z">
              <w:r w:rsidDel="00213F92">
                <w:delText>-3.5%</w:delText>
              </w:r>
            </w:del>
            <w:ins w:id="1301" w:author="David Conklin" w:date="2021-01-03T15:23:00Z">
              <w:r w:rsidR="00B7410E">
                <w:t>2.2%</w:t>
              </w:r>
            </w:ins>
          </w:p>
        </w:tc>
        <w:tc>
          <w:tcPr>
            <w:tcW w:w="0" w:type="auto"/>
            <w:tcPrChange w:id="1302"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1303" w:author="David Conklin" w:date="2020-12-26T09:53:00Z">
              <w:tcPr>
                <w:tcW w:w="0" w:type="auto"/>
              </w:tcPr>
            </w:tcPrChange>
          </w:tcPr>
          <w:p w14:paraId="6C658ABC" w14:textId="77777777" w:rsidR="00245C85" w:rsidRDefault="00245C85" w:rsidP="00CA1E74"/>
        </w:tc>
        <w:tc>
          <w:tcPr>
            <w:tcW w:w="0" w:type="auto"/>
            <w:tcPrChange w:id="1304" w:author="David Conklin" w:date="2020-12-26T09:53:00Z">
              <w:tcPr>
                <w:tcW w:w="0" w:type="auto"/>
              </w:tcPr>
            </w:tcPrChange>
          </w:tcPr>
          <w:p w14:paraId="0E884D9A" w14:textId="77777777" w:rsidR="00245C85" w:rsidRDefault="00245C85" w:rsidP="00CA1E74"/>
        </w:tc>
        <w:tc>
          <w:tcPr>
            <w:tcW w:w="4347" w:type="dxa"/>
            <w:tcPrChange w:id="1305" w:author="David Conklin" w:date="2020-12-26T09:53:00Z">
              <w:tcPr>
                <w:tcW w:w="0" w:type="auto"/>
              </w:tcPr>
            </w:tcPrChange>
          </w:tcPr>
          <w:p w14:paraId="1E15D7CD" w14:textId="77777777" w:rsidR="00245C85" w:rsidRDefault="00245C85" w:rsidP="00CA1E74"/>
        </w:tc>
        <w:tc>
          <w:tcPr>
            <w:tcW w:w="970" w:type="dxa"/>
            <w:tcPrChange w:id="1306" w:author="David Conklin" w:date="2020-12-26T09:53:00Z">
              <w:tcPr>
                <w:tcW w:w="0" w:type="auto"/>
              </w:tcPr>
            </w:tcPrChange>
          </w:tcPr>
          <w:p w14:paraId="4704988E" w14:textId="3ECEE007" w:rsidR="00245C85" w:rsidRDefault="00245C85" w:rsidP="00CA1E74">
            <w:r>
              <w:t>NSE</w:t>
            </w:r>
          </w:p>
        </w:tc>
        <w:tc>
          <w:tcPr>
            <w:tcW w:w="1088" w:type="dxa"/>
            <w:tcPrChange w:id="1307" w:author="David Conklin" w:date="2020-12-26T09:53:00Z">
              <w:tcPr>
                <w:tcW w:w="0" w:type="auto"/>
              </w:tcPr>
            </w:tcPrChange>
          </w:tcPr>
          <w:p w14:paraId="165D6B8F" w14:textId="6C8C58EA" w:rsidR="00245C85" w:rsidRDefault="00245C85" w:rsidP="00CA1E74">
            <w:ins w:id="1308" w:author="David Conklin" w:date="2020-12-26T09:42:00Z">
              <w:r>
                <w:t>0</w:t>
              </w:r>
            </w:ins>
            <w:del w:id="1309" w:author="David Conklin" w:date="2020-12-26T09:41:00Z">
              <w:r w:rsidDel="00213F92">
                <w:delText>0.61</w:delText>
              </w:r>
            </w:del>
            <w:ins w:id="1310" w:author="David Conklin" w:date="2020-12-26T09:41:00Z">
              <w:r>
                <w:t>.</w:t>
              </w:r>
            </w:ins>
            <w:ins w:id="1311" w:author="David Conklin" w:date="2021-01-03T15:23:00Z">
              <w:r w:rsidR="00572FA4">
                <w:t>63</w:t>
              </w:r>
            </w:ins>
          </w:p>
        </w:tc>
        <w:tc>
          <w:tcPr>
            <w:tcW w:w="0" w:type="auto"/>
            <w:tcPrChange w:id="1312"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1313" w:author="David Conklin" w:date="2020-12-26T09:40:00Z"/>
        </w:trPr>
        <w:tc>
          <w:tcPr>
            <w:tcW w:w="0" w:type="auto"/>
            <w:tcPrChange w:id="1314" w:author="David Conklin" w:date="2020-12-26T09:53:00Z">
              <w:tcPr>
                <w:tcW w:w="0" w:type="auto"/>
              </w:tcPr>
            </w:tcPrChange>
          </w:tcPr>
          <w:p w14:paraId="0930E249" w14:textId="77777777" w:rsidR="00245C85" w:rsidRDefault="00245C85" w:rsidP="00CA1E74">
            <w:pPr>
              <w:rPr>
                <w:ins w:id="1315" w:author="David Conklin" w:date="2020-12-26T09:40:00Z"/>
              </w:rPr>
            </w:pPr>
          </w:p>
        </w:tc>
        <w:tc>
          <w:tcPr>
            <w:tcW w:w="0" w:type="auto"/>
            <w:tcPrChange w:id="1316" w:author="David Conklin" w:date="2020-12-26T09:53:00Z">
              <w:tcPr>
                <w:tcW w:w="0" w:type="auto"/>
              </w:tcPr>
            </w:tcPrChange>
          </w:tcPr>
          <w:p w14:paraId="3365CB1C" w14:textId="77777777" w:rsidR="00245C85" w:rsidRDefault="00245C85" w:rsidP="00CA1E74">
            <w:pPr>
              <w:rPr>
                <w:ins w:id="1317" w:author="David Conklin" w:date="2020-12-26T09:40:00Z"/>
              </w:rPr>
            </w:pPr>
          </w:p>
        </w:tc>
        <w:tc>
          <w:tcPr>
            <w:tcW w:w="4347" w:type="dxa"/>
            <w:tcPrChange w:id="1318" w:author="David Conklin" w:date="2020-12-26T09:53:00Z">
              <w:tcPr>
                <w:tcW w:w="0" w:type="auto"/>
              </w:tcPr>
            </w:tcPrChange>
          </w:tcPr>
          <w:p w14:paraId="632DBAAD" w14:textId="77777777" w:rsidR="00245C85" w:rsidRDefault="00245C85" w:rsidP="00CA1E74">
            <w:pPr>
              <w:rPr>
                <w:ins w:id="1319" w:author="David Conklin" w:date="2020-12-26T09:40:00Z"/>
              </w:rPr>
            </w:pPr>
          </w:p>
        </w:tc>
        <w:tc>
          <w:tcPr>
            <w:tcW w:w="970" w:type="dxa"/>
            <w:tcPrChange w:id="1320" w:author="David Conklin" w:date="2020-12-26T09:53:00Z">
              <w:tcPr>
                <w:tcW w:w="0" w:type="auto"/>
              </w:tcPr>
            </w:tcPrChange>
          </w:tcPr>
          <w:p w14:paraId="6C5F5FF4" w14:textId="738BB446" w:rsidR="00245C85" w:rsidRDefault="00245C85" w:rsidP="00CA1E74">
            <w:pPr>
              <w:rPr>
                <w:ins w:id="1321" w:author="David Conklin" w:date="2020-12-26T09:40:00Z"/>
              </w:rPr>
            </w:pPr>
            <w:ins w:id="1322" w:author="David Conklin" w:date="2020-12-26T09:41:00Z">
              <w:r>
                <w:t>RSR</w:t>
              </w:r>
            </w:ins>
          </w:p>
        </w:tc>
        <w:tc>
          <w:tcPr>
            <w:tcW w:w="1088" w:type="dxa"/>
            <w:tcPrChange w:id="1323" w:author="David Conklin" w:date="2020-12-26T09:53:00Z">
              <w:tcPr>
                <w:tcW w:w="0" w:type="auto"/>
              </w:tcPr>
            </w:tcPrChange>
          </w:tcPr>
          <w:p w14:paraId="21F0FD11" w14:textId="1AB08B98" w:rsidR="00245C85" w:rsidRDefault="00245C85" w:rsidP="00CA1E74">
            <w:pPr>
              <w:rPr>
                <w:ins w:id="1324" w:author="David Conklin" w:date="2020-12-26T09:40:00Z"/>
              </w:rPr>
            </w:pPr>
            <w:ins w:id="1325" w:author="David Conklin" w:date="2020-12-26T09:41:00Z">
              <w:r>
                <w:t>0.6</w:t>
              </w:r>
            </w:ins>
            <w:ins w:id="1326" w:author="David Conklin" w:date="2021-01-03T15:23:00Z">
              <w:r w:rsidR="00572FA4">
                <w:t>1</w:t>
              </w:r>
            </w:ins>
          </w:p>
        </w:tc>
        <w:tc>
          <w:tcPr>
            <w:tcW w:w="0" w:type="auto"/>
            <w:tcPrChange w:id="1327" w:author="David Conklin" w:date="2020-12-26T09:53:00Z">
              <w:tcPr>
                <w:tcW w:w="0" w:type="auto"/>
              </w:tcPr>
            </w:tcPrChange>
          </w:tcPr>
          <w:p w14:paraId="35293E88" w14:textId="079FDBB9" w:rsidR="00245C85" w:rsidRDefault="00245C85" w:rsidP="00CA1E74">
            <w:pPr>
              <w:rPr>
                <w:ins w:id="1328" w:author="David Conklin" w:date="2020-12-26T09:40:00Z"/>
              </w:rPr>
            </w:pPr>
            <w:ins w:id="1329" w:author="David Conklin" w:date="2020-12-26T09:42:00Z">
              <w:r>
                <w:t>S</w:t>
              </w:r>
            </w:ins>
          </w:p>
        </w:tc>
      </w:tr>
      <w:tr w:rsidR="00245C85" w14:paraId="304EC4C2" w14:textId="77777777" w:rsidTr="00245C85">
        <w:tc>
          <w:tcPr>
            <w:tcW w:w="0" w:type="auto"/>
            <w:tcPrChange w:id="1330" w:author="David Conklin" w:date="2020-12-26T09:53:00Z">
              <w:tcPr>
                <w:tcW w:w="0" w:type="auto"/>
              </w:tcPr>
            </w:tcPrChange>
          </w:tcPr>
          <w:p w14:paraId="1069302A" w14:textId="77777777" w:rsidR="00245C85" w:rsidRDefault="00245C85" w:rsidP="00CA1E74"/>
        </w:tc>
        <w:tc>
          <w:tcPr>
            <w:tcW w:w="0" w:type="auto"/>
            <w:tcPrChange w:id="1331" w:author="David Conklin" w:date="2020-12-26T09:53:00Z">
              <w:tcPr>
                <w:tcW w:w="0" w:type="auto"/>
              </w:tcPr>
            </w:tcPrChange>
          </w:tcPr>
          <w:p w14:paraId="2E696512" w14:textId="77777777" w:rsidR="00245C85" w:rsidRDefault="00245C85" w:rsidP="00CA1E74"/>
        </w:tc>
        <w:tc>
          <w:tcPr>
            <w:tcW w:w="4347" w:type="dxa"/>
            <w:tcPrChange w:id="1332" w:author="David Conklin" w:date="2020-12-26T09:53:00Z">
              <w:tcPr>
                <w:tcW w:w="0" w:type="auto"/>
              </w:tcPr>
            </w:tcPrChange>
          </w:tcPr>
          <w:p w14:paraId="1C5724A7" w14:textId="77777777" w:rsidR="00245C85" w:rsidRDefault="00245C85" w:rsidP="00CA1E74"/>
        </w:tc>
        <w:tc>
          <w:tcPr>
            <w:tcW w:w="970" w:type="dxa"/>
            <w:tcPrChange w:id="1333" w:author="David Conklin" w:date="2020-12-26T09:53:00Z">
              <w:tcPr>
                <w:tcW w:w="0" w:type="auto"/>
              </w:tcPr>
            </w:tcPrChange>
          </w:tcPr>
          <w:p w14:paraId="5625EE96" w14:textId="40EEDC12" w:rsidR="00245C85" w:rsidRDefault="00245C85" w:rsidP="00CA1E74">
            <w:r>
              <w:t>R2</w:t>
            </w:r>
          </w:p>
        </w:tc>
        <w:tc>
          <w:tcPr>
            <w:tcW w:w="1088" w:type="dxa"/>
            <w:tcPrChange w:id="1334" w:author="David Conklin" w:date="2020-12-26T09:53:00Z">
              <w:tcPr>
                <w:tcW w:w="0" w:type="auto"/>
              </w:tcPr>
            </w:tcPrChange>
          </w:tcPr>
          <w:p w14:paraId="083EDB1E" w14:textId="3DF535B9" w:rsidR="00245C85" w:rsidRDefault="00245C85" w:rsidP="00CA1E74">
            <w:del w:id="1335" w:author="David Conklin" w:date="2020-12-26T09:42:00Z">
              <w:r w:rsidDel="00213F92">
                <w:delText>0.68</w:delText>
              </w:r>
            </w:del>
            <w:ins w:id="1336" w:author="David Conklin" w:date="2020-12-26T09:42:00Z">
              <w:r>
                <w:t>0.6</w:t>
              </w:r>
            </w:ins>
            <w:ins w:id="1337" w:author="David Conklin" w:date="2021-01-03T15:23:00Z">
              <w:r w:rsidR="00572FA4">
                <w:t>3</w:t>
              </w:r>
            </w:ins>
          </w:p>
        </w:tc>
        <w:tc>
          <w:tcPr>
            <w:tcW w:w="0" w:type="auto"/>
            <w:tcPrChange w:id="1338"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1339" w:author="David Conklin" w:date="2020-12-26T09:53:00Z">
              <w:tcPr>
                <w:tcW w:w="0" w:type="auto"/>
              </w:tcPr>
            </w:tcPrChange>
          </w:tcPr>
          <w:p w14:paraId="4FAE908E" w14:textId="77777777" w:rsidR="00245C85" w:rsidRDefault="00245C85" w:rsidP="00CA1E74"/>
        </w:tc>
        <w:tc>
          <w:tcPr>
            <w:tcW w:w="0" w:type="auto"/>
            <w:tcPrChange w:id="1340" w:author="David Conklin" w:date="2020-12-26T09:53:00Z">
              <w:tcPr>
                <w:tcW w:w="0" w:type="auto"/>
              </w:tcPr>
            </w:tcPrChange>
          </w:tcPr>
          <w:p w14:paraId="76EC78FD" w14:textId="77777777" w:rsidR="00245C85" w:rsidRDefault="00245C85" w:rsidP="00CA1E74"/>
        </w:tc>
        <w:tc>
          <w:tcPr>
            <w:tcW w:w="4347" w:type="dxa"/>
            <w:tcPrChange w:id="1341" w:author="David Conklin" w:date="2020-12-26T09:53:00Z">
              <w:tcPr>
                <w:tcW w:w="0" w:type="auto"/>
              </w:tcPr>
            </w:tcPrChange>
          </w:tcPr>
          <w:p w14:paraId="68EA8735" w14:textId="77777777" w:rsidR="00245C85" w:rsidRDefault="00245C85" w:rsidP="00CA1E74"/>
        </w:tc>
        <w:tc>
          <w:tcPr>
            <w:tcW w:w="970" w:type="dxa"/>
            <w:tcPrChange w:id="1342" w:author="David Conklin" w:date="2020-12-26T09:53:00Z">
              <w:tcPr>
                <w:tcW w:w="0" w:type="auto"/>
              </w:tcPr>
            </w:tcPrChange>
          </w:tcPr>
          <w:p w14:paraId="0851DB7E" w14:textId="0E6757CF" w:rsidR="00245C85" w:rsidRDefault="00245C85" w:rsidP="00CA1E74">
            <w:r>
              <w:t>MAE</w:t>
            </w:r>
          </w:p>
        </w:tc>
        <w:tc>
          <w:tcPr>
            <w:tcW w:w="1088" w:type="dxa"/>
            <w:tcPrChange w:id="1343" w:author="David Conklin" w:date="2020-12-26T09:53:00Z">
              <w:tcPr>
                <w:tcW w:w="0" w:type="auto"/>
              </w:tcPr>
            </w:tcPrChange>
          </w:tcPr>
          <w:p w14:paraId="475E1F14" w14:textId="33C20184" w:rsidR="00245C85" w:rsidRDefault="00245C85" w:rsidP="00CA1E74">
            <w:r>
              <w:t>1.</w:t>
            </w:r>
            <w:ins w:id="1344" w:author="David Conklin" w:date="2021-01-03T15:24:00Z">
              <w:r w:rsidR="00572FA4">
                <w:t>7</w:t>
              </w:r>
            </w:ins>
            <w:del w:id="1345" w:author="David Conklin" w:date="2020-12-26T09:42:00Z">
              <w:r w:rsidDel="00213F92">
                <w:delText>6</w:delText>
              </w:r>
            </w:del>
            <w:r>
              <w:t xml:space="preserve"> deg C</w:t>
            </w:r>
          </w:p>
        </w:tc>
        <w:tc>
          <w:tcPr>
            <w:tcW w:w="0" w:type="auto"/>
            <w:tcPrChange w:id="1346"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1347" w:author="David Conklin" w:date="2020-12-26T09:53:00Z">
              <w:tcPr>
                <w:tcW w:w="0" w:type="auto"/>
              </w:tcPr>
            </w:tcPrChange>
          </w:tcPr>
          <w:p w14:paraId="215C26DB" w14:textId="3BB3A63C" w:rsidR="00245C85" w:rsidRDefault="00245C85" w:rsidP="00041D27">
            <w:r>
              <w:t>14161100</w:t>
            </w:r>
          </w:p>
        </w:tc>
        <w:tc>
          <w:tcPr>
            <w:tcW w:w="0" w:type="auto"/>
            <w:tcPrChange w:id="1348" w:author="David Conklin" w:date="2020-12-26T09:53:00Z">
              <w:tcPr>
                <w:tcW w:w="0" w:type="auto"/>
              </w:tcPr>
            </w:tcPrChange>
          </w:tcPr>
          <w:p w14:paraId="674B6564" w14:textId="75FD2A5A" w:rsidR="00245C85" w:rsidRDefault="00245C85" w:rsidP="00041D27">
            <w:r>
              <w:t>23773429</w:t>
            </w:r>
          </w:p>
        </w:tc>
        <w:tc>
          <w:tcPr>
            <w:tcW w:w="4347" w:type="dxa"/>
            <w:tcPrChange w:id="1349" w:author="David Conklin" w:date="2020-12-26T09:53:00Z">
              <w:tcPr>
                <w:tcW w:w="0" w:type="auto"/>
              </w:tcPr>
            </w:tcPrChange>
          </w:tcPr>
          <w:p w14:paraId="527D9241" w14:textId="4CC85928" w:rsidR="00245C85" w:rsidRDefault="00245C85" w:rsidP="00041D27">
            <w:r>
              <w:t>BLUE RIVER ABOVE THE RESERVOIR</w:t>
            </w:r>
            <w:ins w:id="1350" w:author="David Conklin" w:date="2020-12-26T09:45:00Z">
              <w:r>
                <w:t xml:space="preserve"> (C2</w:t>
              </w:r>
            </w:ins>
            <w:ins w:id="1351" w:author="David Conklin" w:date="2021-01-03T15:27:00Z">
              <w:r w:rsidR="00572FA4">
                <w:t>19</w:t>
              </w:r>
            </w:ins>
            <w:ins w:id="1352" w:author="David Conklin" w:date="2020-12-26T09:45:00Z">
              <w:r>
                <w:t>)</w:t>
              </w:r>
            </w:ins>
          </w:p>
        </w:tc>
        <w:tc>
          <w:tcPr>
            <w:tcW w:w="970" w:type="dxa"/>
            <w:tcPrChange w:id="1353" w:author="David Conklin" w:date="2020-12-26T09:53:00Z">
              <w:tcPr>
                <w:tcW w:w="0" w:type="auto"/>
              </w:tcPr>
            </w:tcPrChange>
          </w:tcPr>
          <w:p w14:paraId="3660BB27" w14:textId="031AD573" w:rsidR="00245C85" w:rsidRDefault="00245C85" w:rsidP="00041D27">
            <w:r>
              <w:t>%bias</w:t>
            </w:r>
          </w:p>
        </w:tc>
        <w:tc>
          <w:tcPr>
            <w:tcW w:w="1088" w:type="dxa"/>
            <w:tcPrChange w:id="1354" w:author="David Conklin" w:date="2020-12-26T09:53:00Z">
              <w:tcPr>
                <w:tcW w:w="0" w:type="auto"/>
              </w:tcPr>
            </w:tcPrChange>
          </w:tcPr>
          <w:p w14:paraId="37F8A474" w14:textId="12CB8E3D" w:rsidR="00245C85" w:rsidRDefault="00245C85" w:rsidP="00041D27">
            <w:r>
              <w:t>-</w:t>
            </w:r>
            <w:ins w:id="1355" w:author="David Conklin" w:date="2021-01-03T15:25:00Z">
              <w:r w:rsidR="00572FA4">
                <w:t>17.2</w:t>
              </w:r>
            </w:ins>
            <w:ins w:id="1356" w:author="David Conklin" w:date="2020-12-26T09:45:00Z">
              <w:r>
                <w:t>%</w:t>
              </w:r>
            </w:ins>
            <w:del w:id="1357" w:author="David Conklin" w:date="2020-12-26T09:45:00Z">
              <w:r w:rsidDel="00213F92">
                <w:delText>7.5%</w:delText>
              </w:r>
            </w:del>
          </w:p>
        </w:tc>
        <w:tc>
          <w:tcPr>
            <w:tcW w:w="0" w:type="auto"/>
            <w:tcPrChange w:id="1358" w:author="David Conklin" w:date="2020-12-26T09:53:00Z">
              <w:tcPr>
                <w:tcW w:w="0" w:type="auto"/>
              </w:tcPr>
            </w:tcPrChange>
          </w:tcPr>
          <w:p w14:paraId="58C9D573" w14:textId="0E14C393" w:rsidR="00245C85" w:rsidRDefault="00245C85" w:rsidP="00041D27">
            <w:del w:id="1359" w:author="David Conklin" w:date="2020-12-26T09:45:00Z">
              <w:r w:rsidRPr="00CE4712" w:rsidDel="00213F92">
                <w:rPr>
                  <w:highlight w:val="yellow"/>
                  <w:rPrChange w:id="1360" w:author="David Conklin" w:date="2021-01-06T11:00:00Z">
                    <w:rPr/>
                  </w:rPrChange>
                </w:rPr>
                <w:delText>G</w:delText>
              </w:r>
            </w:del>
            <w:ins w:id="1361" w:author="David Conklin" w:date="2021-01-03T15:26:00Z">
              <w:r w:rsidR="00572FA4" w:rsidRPr="00CE4712">
                <w:rPr>
                  <w:highlight w:val="yellow"/>
                  <w:rPrChange w:id="1362" w:author="David Conklin" w:date="2021-01-06T11:00:00Z">
                    <w:rPr/>
                  </w:rPrChange>
                </w:rPr>
                <w:t>NS</w:t>
              </w:r>
            </w:ins>
          </w:p>
        </w:tc>
      </w:tr>
      <w:tr w:rsidR="00245C85" w14:paraId="5FD4644D" w14:textId="77777777" w:rsidTr="00245C85">
        <w:tc>
          <w:tcPr>
            <w:tcW w:w="0" w:type="auto"/>
            <w:tcPrChange w:id="1363" w:author="David Conklin" w:date="2020-12-26T09:53:00Z">
              <w:tcPr>
                <w:tcW w:w="0" w:type="auto"/>
              </w:tcPr>
            </w:tcPrChange>
          </w:tcPr>
          <w:p w14:paraId="2AD5E164" w14:textId="77777777" w:rsidR="00245C85" w:rsidRDefault="00245C85" w:rsidP="00041D27"/>
        </w:tc>
        <w:tc>
          <w:tcPr>
            <w:tcW w:w="0" w:type="auto"/>
            <w:tcPrChange w:id="1364" w:author="David Conklin" w:date="2020-12-26T09:53:00Z">
              <w:tcPr>
                <w:tcW w:w="0" w:type="auto"/>
              </w:tcPr>
            </w:tcPrChange>
          </w:tcPr>
          <w:p w14:paraId="6A34727F" w14:textId="77777777" w:rsidR="00245C85" w:rsidRDefault="00245C85" w:rsidP="00041D27"/>
        </w:tc>
        <w:tc>
          <w:tcPr>
            <w:tcW w:w="4347" w:type="dxa"/>
            <w:tcPrChange w:id="1365" w:author="David Conklin" w:date="2020-12-26T09:53:00Z">
              <w:tcPr>
                <w:tcW w:w="0" w:type="auto"/>
              </w:tcPr>
            </w:tcPrChange>
          </w:tcPr>
          <w:p w14:paraId="791962AD" w14:textId="77777777" w:rsidR="00245C85" w:rsidRDefault="00245C85" w:rsidP="00041D27"/>
        </w:tc>
        <w:tc>
          <w:tcPr>
            <w:tcW w:w="970" w:type="dxa"/>
            <w:tcPrChange w:id="1366" w:author="David Conklin" w:date="2020-12-26T09:53:00Z">
              <w:tcPr>
                <w:tcW w:w="0" w:type="auto"/>
              </w:tcPr>
            </w:tcPrChange>
          </w:tcPr>
          <w:p w14:paraId="5DEB804E" w14:textId="036A16D4" w:rsidR="00245C85" w:rsidRDefault="00245C85" w:rsidP="00041D27">
            <w:r>
              <w:t>NSE</w:t>
            </w:r>
          </w:p>
        </w:tc>
        <w:tc>
          <w:tcPr>
            <w:tcW w:w="1088" w:type="dxa"/>
            <w:tcPrChange w:id="1367" w:author="David Conklin" w:date="2020-12-26T09:53:00Z">
              <w:tcPr>
                <w:tcW w:w="0" w:type="auto"/>
              </w:tcPr>
            </w:tcPrChange>
          </w:tcPr>
          <w:p w14:paraId="2EA61B1C" w14:textId="7C68FA40" w:rsidR="00245C85" w:rsidRDefault="00245C85" w:rsidP="00041D27">
            <w:del w:id="1368" w:author="David Conklin" w:date="2020-12-26T09:46:00Z">
              <w:r w:rsidDel="00213F92">
                <w:delText>0.86</w:delText>
              </w:r>
            </w:del>
            <w:ins w:id="1369" w:author="David Conklin" w:date="2020-12-26T09:46:00Z">
              <w:r>
                <w:t>0.</w:t>
              </w:r>
            </w:ins>
            <w:ins w:id="1370" w:author="David Conklin" w:date="2021-01-03T15:26:00Z">
              <w:r w:rsidR="00572FA4">
                <w:t>74</w:t>
              </w:r>
            </w:ins>
          </w:p>
        </w:tc>
        <w:tc>
          <w:tcPr>
            <w:tcW w:w="0" w:type="auto"/>
            <w:tcPrChange w:id="1371" w:author="David Conklin" w:date="2020-12-26T09:53:00Z">
              <w:tcPr>
                <w:tcW w:w="0" w:type="auto"/>
              </w:tcPr>
            </w:tcPrChange>
          </w:tcPr>
          <w:p w14:paraId="356AD4CB" w14:textId="14FC8B75" w:rsidR="00245C85" w:rsidRDefault="00245C85" w:rsidP="00041D27">
            <w:del w:id="1372" w:author="David Conklin" w:date="2021-01-03T15:26:00Z">
              <w:r w:rsidDel="00572FA4">
                <w:delText>V</w:delText>
              </w:r>
            </w:del>
            <w:r>
              <w:t>G</w:t>
            </w:r>
          </w:p>
        </w:tc>
      </w:tr>
      <w:tr w:rsidR="00245C85" w14:paraId="7D98D051" w14:textId="77777777" w:rsidTr="00245C85">
        <w:tc>
          <w:tcPr>
            <w:tcW w:w="0" w:type="auto"/>
            <w:tcPrChange w:id="1373" w:author="David Conklin" w:date="2020-12-26T09:53:00Z">
              <w:tcPr>
                <w:tcW w:w="0" w:type="auto"/>
              </w:tcPr>
            </w:tcPrChange>
          </w:tcPr>
          <w:p w14:paraId="4BB604F5" w14:textId="77777777" w:rsidR="00245C85" w:rsidRDefault="00245C85" w:rsidP="00041D27"/>
        </w:tc>
        <w:tc>
          <w:tcPr>
            <w:tcW w:w="0" w:type="auto"/>
            <w:tcPrChange w:id="1374" w:author="David Conklin" w:date="2020-12-26T09:53:00Z">
              <w:tcPr>
                <w:tcW w:w="0" w:type="auto"/>
              </w:tcPr>
            </w:tcPrChange>
          </w:tcPr>
          <w:p w14:paraId="20E90C1D" w14:textId="77777777" w:rsidR="00245C85" w:rsidRDefault="00245C85" w:rsidP="00041D27"/>
        </w:tc>
        <w:tc>
          <w:tcPr>
            <w:tcW w:w="4347" w:type="dxa"/>
            <w:tcPrChange w:id="1375" w:author="David Conklin" w:date="2020-12-26T09:53:00Z">
              <w:tcPr>
                <w:tcW w:w="0" w:type="auto"/>
              </w:tcPr>
            </w:tcPrChange>
          </w:tcPr>
          <w:p w14:paraId="27827799" w14:textId="77777777" w:rsidR="00245C85" w:rsidRDefault="00245C85" w:rsidP="00041D27"/>
        </w:tc>
        <w:tc>
          <w:tcPr>
            <w:tcW w:w="970" w:type="dxa"/>
            <w:tcPrChange w:id="1376" w:author="David Conklin" w:date="2020-12-26T09:53:00Z">
              <w:tcPr>
                <w:tcW w:w="0" w:type="auto"/>
              </w:tcPr>
            </w:tcPrChange>
          </w:tcPr>
          <w:p w14:paraId="5332F1DC" w14:textId="5F00CB7B" w:rsidR="00245C85" w:rsidRDefault="00245C85" w:rsidP="00041D27">
            <w:r>
              <w:t>RSR</w:t>
            </w:r>
          </w:p>
        </w:tc>
        <w:tc>
          <w:tcPr>
            <w:tcW w:w="1088" w:type="dxa"/>
            <w:tcPrChange w:id="1377" w:author="David Conklin" w:date="2020-12-26T09:53:00Z">
              <w:tcPr>
                <w:tcW w:w="0" w:type="auto"/>
              </w:tcPr>
            </w:tcPrChange>
          </w:tcPr>
          <w:p w14:paraId="6475777C" w14:textId="512F43A3" w:rsidR="00245C85" w:rsidRDefault="00245C85" w:rsidP="00041D27">
            <w:r>
              <w:t>0.</w:t>
            </w:r>
            <w:ins w:id="1378" w:author="David Conklin" w:date="2021-01-03T15:26:00Z">
              <w:r w:rsidR="00572FA4">
                <w:t>47</w:t>
              </w:r>
            </w:ins>
            <w:del w:id="1379" w:author="David Conklin" w:date="2020-12-26T09:46:00Z">
              <w:r w:rsidDel="00213F92">
                <w:delText>37</w:delText>
              </w:r>
            </w:del>
          </w:p>
        </w:tc>
        <w:tc>
          <w:tcPr>
            <w:tcW w:w="0" w:type="auto"/>
            <w:tcPrChange w:id="1380"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1381" w:author="David Conklin" w:date="2020-12-26T09:53:00Z">
              <w:tcPr>
                <w:tcW w:w="0" w:type="auto"/>
              </w:tcPr>
            </w:tcPrChange>
          </w:tcPr>
          <w:p w14:paraId="7A117CD1" w14:textId="77777777" w:rsidR="00245C85" w:rsidRDefault="00245C85" w:rsidP="00041D27"/>
        </w:tc>
        <w:tc>
          <w:tcPr>
            <w:tcW w:w="0" w:type="auto"/>
            <w:tcPrChange w:id="1382" w:author="David Conklin" w:date="2020-12-26T09:53:00Z">
              <w:tcPr>
                <w:tcW w:w="0" w:type="auto"/>
              </w:tcPr>
            </w:tcPrChange>
          </w:tcPr>
          <w:p w14:paraId="0BEE597C" w14:textId="77777777" w:rsidR="00245C85" w:rsidRDefault="00245C85" w:rsidP="00041D27"/>
        </w:tc>
        <w:tc>
          <w:tcPr>
            <w:tcW w:w="4347" w:type="dxa"/>
            <w:tcPrChange w:id="1383" w:author="David Conklin" w:date="2020-12-26T09:53:00Z">
              <w:tcPr>
                <w:tcW w:w="0" w:type="auto"/>
              </w:tcPr>
            </w:tcPrChange>
          </w:tcPr>
          <w:p w14:paraId="51EBB1C1" w14:textId="77777777" w:rsidR="00245C85" w:rsidRDefault="00245C85" w:rsidP="00041D27"/>
        </w:tc>
        <w:tc>
          <w:tcPr>
            <w:tcW w:w="970" w:type="dxa"/>
            <w:tcPrChange w:id="1384" w:author="David Conklin" w:date="2020-12-26T09:53:00Z">
              <w:tcPr>
                <w:tcW w:w="0" w:type="auto"/>
              </w:tcPr>
            </w:tcPrChange>
          </w:tcPr>
          <w:p w14:paraId="5A0F0C6F" w14:textId="154394DD" w:rsidR="00245C85" w:rsidRDefault="00245C85" w:rsidP="00041D27">
            <w:r>
              <w:t>R2</w:t>
            </w:r>
          </w:p>
        </w:tc>
        <w:tc>
          <w:tcPr>
            <w:tcW w:w="1088" w:type="dxa"/>
            <w:tcPrChange w:id="1385" w:author="David Conklin" w:date="2020-12-26T09:53:00Z">
              <w:tcPr>
                <w:tcW w:w="0" w:type="auto"/>
              </w:tcPr>
            </w:tcPrChange>
          </w:tcPr>
          <w:p w14:paraId="0E5CD791" w14:textId="4D9F8DAE" w:rsidR="00245C85" w:rsidRDefault="00245C85" w:rsidP="00041D27">
            <w:r>
              <w:t>0.9</w:t>
            </w:r>
            <w:ins w:id="1386" w:author="David Conklin" w:date="2021-01-03T15:26:00Z">
              <w:r w:rsidR="00572FA4">
                <w:t>4</w:t>
              </w:r>
            </w:ins>
            <w:del w:id="1387" w:author="David Conklin" w:date="2021-01-03T15:26:00Z">
              <w:r w:rsidDel="00572FA4">
                <w:delText>3</w:delText>
              </w:r>
            </w:del>
          </w:p>
        </w:tc>
        <w:tc>
          <w:tcPr>
            <w:tcW w:w="0" w:type="auto"/>
            <w:tcPrChange w:id="1388"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1389" w:author="David Conklin" w:date="2020-12-26T09:53:00Z">
              <w:tcPr>
                <w:tcW w:w="0" w:type="auto"/>
              </w:tcPr>
            </w:tcPrChange>
          </w:tcPr>
          <w:p w14:paraId="1734501E" w14:textId="77777777" w:rsidR="00245C85" w:rsidRDefault="00245C85" w:rsidP="00041D27"/>
        </w:tc>
        <w:tc>
          <w:tcPr>
            <w:tcW w:w="0" w:type="auto"/>
            <w:tcPrChange w:id="1390" w:author="David Conklin" w:date="2020-12-26T09:53:00Z">
              <w:tcPr>
                <w:tcW w:w="0" w:type="auto"/>
              </w:tcPr>
            </w:tcPrChange>
          </w:tcPr>
          <w:p w14:paraId="4CF254CE" w14:textId="77777777" w:rsidR="00245C85" w:rsidRDefault="00245C85" w:rsidP="00041D27"/>
        </w:tc>
        <w:tc>
          <w:tcPr>
            <w:tcW w:w="4347" w:type="dxa"/>
            <w:tcPrChange w:id="1391" w:author="David Conklin" w:date="2020-12-26T09:53:00Z">
              <w:tcPr>
                <w:tcW w:w="0" w:type="auto"/>
              </w:tcPr>
            </w:tcPrChange>
          </w:tcPr>
          <w:p w14:paraId="07AC4EBD" w14:textId="77777777" w:rsidR="00245C85" w:rsidRDefault="00245C85" w:rsidP="00041D27"/>
        </w:tc>
        <w:tc>
          <w:tcPr>
            <w:tcW w:w="970" w:type="dxa"/>
            <w:tcPrChange w:id="1392" w:author="David Conklin" w:date="2020-12-26T09:53:00Z">
              <w:tcPr>
                <w:tcW w:w="0" w:type="auto"/>
              </w:tcPr>
            </w:tcPrChange>
          </w:tcPr>
          <w:p w14:paraId="78554B59" w14:textId="6C5A3341" w:rsidR="00245C85" w:rsidRDefault="00245C85" w:rsidP="00041D27">
            <w:ins w:id="1393" w:author="David Conklin" w:date="2020-12-26T09:47:00Z">
              <w:r>
                <w:t>MAE</w:t>
              </w:r>
            </w:ins>
            <w:del w:id="1394" w:author="David Conklin" w:date="2020-12-26T09:47:00Z">
              <w:r w:rsidDel="00213F92">
                <w:delText>ave err</w:delText>
              </w:r>
            </w:del>
          </w:p>
        </w:tc>
        <w:tc>
          <w:tcPr>
            <w:tcW w:w="1088" w:type="dxa"/>
            <w:tcPrChange w:id="1395" w:author="David Conklin" w:date="2020-12-26T09:53:00Z">
              <w:tcPr>
                <w:tcW w:w="0" w:type="auto"/>
              </w:tcPr>
            </w:tcPrChange>
          </w:tcPr>
          <w:p w14:paraId="7B38995A" w14:textId="04BFB19A" w:rsidR="00245C85" w:rsidRDefault="00572FA4" w:rsidP="00041D27">
            <w:ins w:id="1396" w:author="David Conklin" w:date="2021-01-03T15:26:00Z">
              <w:r>
                <w:t>1.9</w:t>
              </w:r>
            </w:ins>
            <w:del w:id="1397" w:author="David Conklin" w:date="2021-01-03T15:26:00Z">
              <w:r w:rsidR="00245C85" w:rsidDel="00572FA4">
                <w:delText>0.</w:delText>
              </w:r>
            </w:del>
            <w:del w:id="1398" w:author="David Conklin" w:date="2020-12-26T09:47:00Z">
              <w:r w:rsidR="00245C85" w:rsidDel="00213F92">
                <w:delText>7</w:delText>
              </w:r>
            </w:del>
            <w:r w:rsidR="00245C85">
              <w:t xml:space="preserve"> deg C</w:t>
            </w:r>
          </w:p>
        </w:tc>
        <w:tc>
          <w:tcPr>
            <w:tcW w:w="0" w:type="auto"/>
            <w:tcPrChange w:id="1399"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1400" w:author="David Conklin" w:date="2020-12-26T09:53:00Z">
              <w:tcPr>
                <w:tcW w:w="0" w:type="auto"/>
              </w:tcPr>
            </w:tcPrChange>
          </w:tcPr>
          <w:p w14:paraId="3136AF28" w14:textId="6FA189FF" w:rsidR="00245C85" w:rsidRDefault="00245C85" w:rsidP="00771AAC">
            <w:r>
              <w:t>14162200</w:t>
            </w:r>
          </w:p>
        </w:tc>
        <w:tc>
          <w:tcPr>
            <w:tcW w:w="0" w:type="auto"/>
            <w:tcPrChange w:id="1401" w:author="David Conklin" w:date="2020-12-26T09:53:00Z">
              <w:tcPr>
                <w:tcW w:w="0" w:type="auto"/>
              </w:tcPr>
            </w:tcPrChange>
          </w:tcPr>
          <w:p w14:paraId="19EA5F29" w14:textId="2337E25E" w:rsidR="00245C85" w:rsidRDefault="00245C85" w:rsidP="00771AAC">
            <w:r>
              <w:t>23773405</w:t>
            </w:r>
          </w:p>
        </w:tc>
        <w:tc>
          <w:tcPr>
            <w:tcW w:w="4347" w:type="dxa"/>
            <w:tcPrChange w:id="1402" w:author="David Conklin" w:date="2020-12-26T09:53:00Z">
              <w:tcPr>
                <w:tcW w:w="0" w:type="auto"/>
              </w:tcPr>
            </w:tcPrChange>
          </w:tcPr>
          <w:p w14:paraId="4F516243" w14:textId="3F1115A5" w:rsidR="00245C85" w:rsidRDefault="00245C85" w:rsidP="00771AAC">
            <w:r>
              <w:t>BLUE RIVER BELOW THE RESERVOIR</w:t>
            </w:r>
            <w:ins w:id="1403" w:author="David Conklin" w:date="2020-12-26T09:47:00Z">
              <w:r>
                <w:t xml:space="preserve"> (C2</w:t>
              </w:r>
            </w:ins>
            <w:ins w:id="1404" w:author="David Conklin" w:date="2021-01-03T15:27:00Z">
              <w:r w:rsidR="00572FA4">
                <w:t>19</w:t>
              </w:r>
            </w:ins>
            <w:ins w:id="1405" w:author="David Conklin" w:date="2020-12-26T09:48:00Z">
              <w:r>
                <w:t>)</w:t>
              </w:r>
            </w:ins>
          </w:p>
        </w:tc>
        <w:tc>
          <w:tcPr>
            <w:tcW w:w="970" w:type="dxa"/>
            <w:tcPrChange w:id="1406" w:author="David Conklin" w:date="2020-12-26T09:53:00Z">
              <w:tcPr>
                <w:tcW w:w="0" w:type="auto"/>
              </w:tcPr>
            </w:tcPrChange>
          </w:tcPr>
          <w:p w14:paraId="0033914A" w14:textId="4B9CD9C7" w:rsidR="00245C85" w:rsidRDefault="00245C85" w:rsidP="00771AAC">
            <w:r>
              <w:t>%bias</w:t>
            </w:r>
          </w:p>
        </w:tc>
        <w:tc>
          <w:tcPr>
            <w:tcW w:w="1088" w:type="dxa"/>
            <w:tcPrChange w:id="1407" w:author="David Conklin" w:date="2020-12-26T09:53:00Z">
              <w:tcPr>
                <w:tcW w:w="0" w:type="auto"/>
              </w:tcPr>
            </w:tcPrChange>
          </w:tcPr>
          <w:p w14:paraId="55597B67" w14:textId="735AAFC6" w:rsidR="00245C85" w:rsidRDefault="00572FA4" w:rsidP="00771AAC">
            <w:ins w:id="1408" w:author="David Conklin" w:date="2021-01-03T15:27:00Z">
              <w:r>
                <w:t>4.3</w:t>
              </w:r>
            </w:ins>
            <w:del w:id="1409" w:author="David Conklin" w:date="2020-12-26T09:48:00Z">
              <w:r w:rsidR="00245C85" w:rsidDel="00213F92">
                <w:delText>-0.6</w:delText>
              </w:r>
            </w:del>
            <w:r w:rsidR="00245C85">
              <w:t>%</w:t>
            </w:r>
          </w:p>
        </w:tc>
        <w:tc>
          <w:tcPr>
            <w:tcW w:w="0" w:type="auto"/>
            <w:tcPrChange w:id="1410" w:author="David Conklin" w:date="2020-12-26T09:53:00Z">
              <w:tcPr>
                <w:tcW w:w="0" w:type="auto"/>
              </w:tcPr>
            </w:tcPrChange>
          </w:tcPr>
          <w:p w14:paraId="64E00F1C" w14:textId="2BCF3626" w:rsidR="00245C85" w:rsidRDefault="00245C85" w:rsidP="00771AAC">
            <w:del w:id="1411" w:author="David Conklin" w:date="2020-12-26T09:48:00Z">
              <w:r w:rsidDel="00213F92">
                <w:delText>VG</w:delText>
              </w:r>
            </w:del>
            <w:ins w:id="1412" w:author="David Conklin" w:date="2021-01-03T15:28:00Z">
              <w:r w:rsidR="00572FA4">
                <w:t>VG</w:t>
              </w:r>
            </w:ins>
          </w:p>
        </w:tc>
      </w:tr>
      <w:tr w:rsidR="00245C85" w14:paraId="5538EB9B" w14:textId="77777777" w:rsidTr="00245C85">
        <w:tc>
          <w:tcPr>
            <w:tcW w:w="0" w:type="auto"/>
            <w:tcPrChange w:id="1413" w:author="David Conklin" w:date="2020-12-26T09:53:00Z">
              <w:tcPr>
                <w:tcW w:w="0" w:type="auto"/>
              </w:tcPr>
            </w:tcPrChange>
          </w:tcPr>
          <w:p w14:paraId="2EC94EA2" w14:textId="77777777" w:rsidR="00245C85" w:rsidRDefault="00245C85" w:rsidP="00771AAC"/>
        </w:tc>
        <w:tc>
          <w:tcPr>
            <w:tcW w:w="0" w:type="auto"/>
            <w:tcPrChange w:id="1414" w:author="David Conklin" w:date="2020-12-26T09:53:00Z">
              <w:tcPr>
                <w:tcW w:w="0" w:type="auto"/>
              </w:tcPr>
            </w:tcPrChange>
          </w:tcPr>
          <w:p w14:paraId="7BDA5E1C" w14:textId="77777777" w:rsidR="00245C85" w:rsidRDefault="00245C85" w:rsidP="00771AAC"/>
        </w:tc>
        <w:tc>
          <w:tcPr>
            <w:tcW w:w="4347" w:type="dxa"/>
            <w:tcPrChange w:id="1415" w:author="David Conklin" w:date="2020-12-26T09:53:00Z">
              <w:tcPr>
                <w:tcW w:w="0" w:type="auto"/>
              </w:tcPr>
            </w:tcPrChange>
          </w:tcPr>
          <w:p w14:paraId="03596065" w14:textId="77777777" w:rsidR="00245C85" w:rsidRDefault="00245C85" w:rsidP="00771AAC"/>
        </w:tc>
        <w:tc>
          <w:tcPr>
            <w:tcW w:w="970" w:type="dxa"/>
            <w:tcPrChange w:id="1416" w:author="David Conklin" w:date="2020-12-26T09:53:00Z">
              <w:tcPr>
                <w:tcW w:w="0" w:type="auto"/>
              </w:tcPr>
            </w:tcPrChange>
          </w:tcPr>
          <w:p w14:paraId="16D3BEDD" w14:textId="0D34C854" w:rsidR="00245C85" w:rsidRDefault="00245C85" w:rsidP="00771AAC">
            <w:r>
              <w:t>NSE</w:t>
            </w:r>
          </w:p>
        </w:tc>
        <w:tc>
          <w:tcPr>
            <w:tcW w:w="1088" w:type="dxa"/>
            <w:tcPrChange w:id="1417" w:author="David Conklin" w:date="2020-12-26T09:53:00Z">
              <w:tcPr>
                <w:tcW w:w="0" w:type="auto"/>
              </w:tcPr>
            </w:tcPrChange>
          </w:tcPr>
          <w:p w14:paraId="544DD24A" w14:textId="64B4B634" w:rsidR="00245C85" w:rsidRDefault="00245C85" w:rsidP="00771AAC">
            <w:r>
              <w:t>0.5</w:t>
            </w:r>
            <w:ins w:id="1418" w:author="David Conklin" w:date="2021-01-03T15:28:00Z">
              <w:r w:rsidR="00572FA4">
                <w:t>4</w:t>
              </w:r>
            </w:ins>
            <w:del w:id="1419" w:author="David Conklin" w:date="2020-12-26T09:48:00Z">
              <w:r w:rsidDel="00213F92">
                <w:delText>1</w:delText>
              </w:r>
            </w:del>
          </w:p>
        </w:tc>
        <w:tc>
          <w:tcPr>
            <w:tcW w:w="0" w:type="auto"/>
            <w:tcPrChange w:id="1420"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1421" w:author="David Conklin" w:date="2020-12-26T09:48:00Z"/>
        </w:trPr>
        <w:tc>
          <w:tcPr>
            <w:tcW w:w="0" w:type="auto"/>
            <w:tcPrChange w:id="1422" w:author="David Conklin" w:date="2020-12-26T09:53:00Z">
              <w:tcPr>
                <w:tcW w:w="0" w:type="auto"/>
              </w:tcPr>
            </w:tcPrChange>
          </w:tcPr>
          <w:p w14:paraId="1F6BE7A6" w14:textId="77777777" w:rsidR="00245C85" w:rsidRDefault="00245C85" w:rsidP="00771AAC">
            <w:pPr>
              <w:rPr>
                <w:ins w:id="1423" w:author="David Conklin" w:date="2020-12-26T09:48:00Z"/>
              </w:rPr>
            </w:pPr>
          </w:p>
        </w:tc>
        <w:tc>
          <w:tcPr>
            <w:tcW w:w="0" w:type="auto"/>
            <w:tcPrChange w:id="1424" w:author="David Conklin" w:date="2020-12-26T09:53:00Z">
              <w:tcPr>
                <w:tcW w:w="0" w:type="auto"/>
              </w:tcPr>
            </w:tcPrChange>
          </w:tcPr>
          <w:p w14:paraId="09A280F5" w14:textId="77777777" w:rsidR="00245C85" w:rsidRDefault="00245C85" w:rsidP="00771AAC">
            <w:pPr>
              <w:rPr>
                <w:ins w:id="1425" w:author="David Conklin" w:date="2020-12-26T09:48:00Z"/>
              </w:rPr>
            </w:pPr>
          </w:p>
        </w:tc>
        <w:tc>
          <w:tcPr>
            <w:tcW w:w="4347" w:type="dxa"/>
            <w:tcPrChange w:id="1426" w:author="David Conklin" w:date="2020-12-26T09:53:00Z">
              <w:tcPr>
                <w:tcW w:w="0" w:type="auto"/>
              </w:tcPr>
            </w:tcPrChange>
          </w:tcPr>
          <w:p w14:paraId="3A39EC94" w14:textId="77777777" w:rsidR="00245C85" w:rsidRDefault="00245C85" w:rsidP="00771AAC">
            <w:pPr>
              <w:rPr>
                <w:ins w:id="1427" w:author="David Conklin" w:date="2020-12-26T09:48:00Z"/>
              </w:rPr>
            </w:pPr>
          </w:p>
        </w:tc>
        <w:tc>
          <w:tcPr>
            <w:tcW w:w="970" w:type="dxa"/>
            <w:tcPrChange w:id="1428" w:author="David Conklin" w:date="2020-12-26T09:53:00Z">
              <w:tcPr>
                <w:tcW w:w="0" w:type="auto"/>
              </w:tcPr>
            </w:tcPrChange>
          </w:tcPr>
          <w:p w14:paraId="5B35BEBC" w14:textId="7E3B261E" w:rsidR="00245C85" w:rsidRDefault="00245C85" w:rsidP="00771AAC">
            <w:pPr>
              <w:rPr>
                <w:ins w:id="1429" w:author="David Conklin" w:date="2020-12-26T09:48:00Z"/>
              </w:rPr>
            </w:pPr>
            <w:ins w:id="1430" w:author="David Conklin" w:date="2020-12-26T09:48:00Z">
              <w:r>
                <w:t>RSR</w:t>
              </w:r>
            </w:ins>
          </w:p>
        </w:tc>
        <w:tc>
          <w:tcPr>
            <w:tcW w:w="1088" w:type="dxa"/>
            <w:tcPrChange w:id="1431" w:author="David Conklin" w:date="2020-12-26T09:53:00Z">
              <w:tcPr>
                <w:tcW w:w="0" w:type="auto"/>
              </w:tcPr>
            </w:tcPrChange>
          </w:tcPr>
          <w:p w14:paraId="37E30B63" w14:textId="167BD84B" w:rsidR="00245C85" w:rsidRDefault="00572FA4" w:rsidP="00771AAC">
            <w:pPr>
              <w:rPr>
                <w:ins w:id="1432" w:author="David Conklin" w:date="2020-12-26T09:48:00Z"/>
              </w:rPr>
            </w:pPr>
            <w:ins w:id="1433" w:author="David Conklin" w:date="2021-01-03T15:28:00Z">
              <w:r>
                <w:t>0.67</w:t>
              </w:r>
            </w:ins>
          </w:p>
        </w:tc>
        <w:tc>
          <w:tcPr>
            <w:tcW w:w="0" w:type="auto"/>
            <w:tcPrChange w:id="1434" w:author="David Conklin" w:date="2020-12-26T09:53:00Z">
              <w:tcPr>
                <w:tcW w:w="0" w:type="auto"/>
              </w:tcPr>
            </w:tcPrChange>
          </w:tcPr>
          <w:p w14:paraId="1C38ADAF" w14:textId="5B9BD7E9" w:rsidR="00245C85" w:rsidRDefault="00245C85" w:rsidP="00771AAC">
            <w:pPr>
              <w:rPr>
                <w:ins w:id="1435" w:author="David Conklin" w:date="2020-12-26T09:48:00Z"/>
              </w:rPr>
            </w:pPr>
            <w:ins w:id="1436" w:author="David Conklin" w:date="2020-12-26T09:48:00Z">
              <w:r>
                <w:t>S</w:t>
              </w:r>
            </w:ins>
          </w:p>
        </w:tc>
      </w:tr>
      <w:tr w:rsidR="00245C85" w14:paraId="25069F53" w14:textId="77777777" w:rsidTr="00245C85">
        <w:tc>
          <w:tcPr>
            <w:tcW w:w="0" w:type="auto"/>
            <w:tcPrChange w:id="1437" w:author="David Conklin" w:date="2020-12-26T09:53:00Z">
              <w:tcPr>
                <w:tcW w:w="0" w:type="auto"/>
              </w:tcPr>
            </w:tcPrChange>
          </w:tcPr>
          <w:p w14:paraId="4BFBA33A" w14:textId="77777777" w:rsidR="00245C85" w:rsidRDefault="00245C85" w:rsidP="00771AAC"/>
        </w:tc>
        <w:tc>
          <w:tcPr>
            <w:tcW w:w="0" w:type="auto"/>
            <w:tcPrChange w:id="1438" w:author="David Conklin" w:date="2020-12-26T09:53:00Z">
              <w:tcPr>
                <w:tcW w:w="0" w:type="auto"/>
              </w:tcPr>
            </w:tcPrChange>
          </w:tcPr>
          <w:p w14:paraId="0FB1CD3A" w14:textId="77777777" w:rsidR="00245C85" w:rsidRDefault="00245C85" w:rsidP="00771AAC"/>
        </w:tc>
        <w:tc>
          <w:tcPr>
            <w:tcW w:w="4347" w:type="dxa"/>
            <w:tcPrChange w:id="1439" w:author="David Conklin" w:date="2020-12-26T09:53:00Z">
              <w:tcPr>
                <w:tcW w:w="0" w:type="auto"/>
              </w:tcPr>
            </w:tcPrChange>
          </w:tcPr>
          <w:p w14:paraId="331AE5CA" w14:textId="77777777" w:rsidR="00245C85" w:rsidRDefault="00245C85" w:rsidP="00771AAC"/>
        </w:tc>
        <w:tc>
          <w:tcPr>
            <w:tcW w:w="970" w:type="dxa"/>
            <w:tcPrChange w:id="1440" w:author="David Conklin" w:date="2020-12-26T09:53:00Z">
              <w:tcPr>
                <w:tcW w:w="0" w:type="auto"/>
              </w:tcPr>
            </w:tcPrChange>
          </w:tcPr>
          <w:p w14:paraId="29EE474F" w14:textId="5BD633AC" w:rsidR="00245C85" w:rsidRDefault="00245C85" w:rsidP="00771AAC">
            <w:r>
              <w:t>R2</w:t>
            </w:r>
          </w:p>
        </w:tc>
        <w:tc>
          <w:tcPr>
            <w:tcW w:w="1088" w:type="dxa"/>
            <w:tcPrChange w:id="1441" w:author="David Conklin" w:date="2020-12-26T09:53:00Z">
              <w:tcPr>
                <w:tcW w:w="0" w:type="auto"/>
              </w:tcPr>
            </w:tcPrChange>
          </w:tcPr>
          <w:p w14:paraId="35325BC5" w14:textId="3E20F387" w:rsidR="00245C85" w:rsidRDefault="00245C85" w:rsidP="00771AAC">
            <w:del w:id="1442" w:author="David Conklin" w:date="2020-12-26T09:49:00Z">
              <w:r w:rsidDel="00213F92">
                <w:delText>0.59</w:delText>
              </w:r>
            </w:del>
            <w:ins w:id="1443" w:author="David Conklin" w:date="2020-12-26T09:49:00Z">
              <w:r>
                <w:t>0.6</w:t>
              </w:r>
            </w:ins>
            <w:ins w:id="1444" w:author="David Conklin" w:date="2021-01-03T15:28:00Z">
              <w:r w:rsidR="00572FA4">
                <w:t>0</w:t>
              </w:r>
            </w:ins>
          </w:p>
        </w:tc>
        <w:tc>
          <w:tcPr>
            <w:tcW w:w="0" w:type="auto"/>
            <w:tcPrChange w:id="1445" w:author="David Conklin" w:date="2020-12-26T09:53:00Z">
              <w:tcPr>
                <w:tcW w:w="0" w:type="auto"/>
              </w:tcPr>
            </w:tcPrChange>
          </w:tcPr>
          <w:p w14:paraId="67F765A3" w14:textId="16156A93" w:rsidR="00245C85" w:rsidRDefault="00245C85" w:rsidP="00771AAC">
            <w:del w:id="1446" w:author="David Conklin" w:date="2020-12-26T09:49:00Z">
              <w:r w:rsidDel="00213F92">
                <w:delText>NS</w:delText>
              </w:r>
            </w:del>
            <w:ins w:id="1447" w:author="David Conklin" w:date="2020-12-26T09:49:00Z">
              <w:r>
                <w:t>S</w:t>
              </w:r>
            </w:ins>
          </w:p>
        </w:tc>
      </w:tr>
      <w:tr w:rsidR="00245C85" w14:paraId="4715FEE0" w14:textId="77777777" w:rsidTr="00245C85">
        <w:tc>
          <w:tcPr>
            <w:tcW w:w="0" w:type="auto"/>
            <w:tcPrChange w:id="1448" w:author="David Conklin" w:date="2020-12-26T09:53:00Z">
              <w:tcPr>
                <w:tcW w:w="0" w:type="auto"/>
              </w:tcPr>
            </w:tcPrChange>
          </w:tcPr>
          <w:p w14:paraId="4F524128" w14:textId="77777777" w:rsidR="00245C85" w:rsidRDefault="00245C85" w:rsidP="00771AAC"/>
        </w:tc>
        <w:tc>
          <w:tcPr>
            <w:tcW w:w="0" w:type="auto"/>
            <w:tcPrChange w:id="1449" w:author="David Conklin" w:date="2020-12-26T09:53:00Z">
              <w:tcPr>
                <w:tcW w:w="0" w:type="auto"/>
              </w:tcPr>
            </w:tcPrChange>
          </w:tcPr>
          <w:p w14:paraId="219A8808" w14:textId="77777777" w:rsidR="00245C85" w:rsidRDefault="00245C85" w:rsidP="00771AAC"/>
        </w:tc>
        <w:tc>
          <w:tcPr>
            <w:tcW w:w="4347" w:type="dxa"/>
            <w:tcPrChange w:id="1450" w:author="David Conklin" w:date="2020-12-26T09:53:00Z">
              <w:tcPr>
                <w:tcW w:w="0" w:type="auto"/>
              </w:tcPr>
            </w:tcPrChange>
          </w:tcPr>
          <w:p w14:paraId="40614EFB" w14:textId="77777777" w:rsidR="00245C85" w:rsidRDefault="00245C85" w:rsidP="00771AAC"/>
        </w:tc>
        <w:tc>
          <w:tcPr>
            <w:tcW w:w="970" w:type="dxa"/>
            <w:tcPrChange w:id="1451" w:author="David Conklin" w:date="2020-12-26T09:53:00Z">
              <w:tcPr>
                <w:tcW w:w="0" w:type="auto"/>
              </w:tcPr>
            </w:tcPrChange>
          </w:tcPr>
          <w:p w14:paraId="701FD63C" w14:textId="7349AFA4" w:rsidR="00245C85" w:rsidRDefault="00245C85" w:rsidP="00771AAC">
            <w:r>
              <w:t>MAE</w:t>
            </w:r>
          </w:p>
        </w:tc>
        <w:tc>
          <w:tcPr>
            <w:tcW w:w="1088" w:type="dxa"/>
            <w:tcPrChange w:id="1452" w:author="David Conklin" w:date="2020-12-26T09:53:00Z">
              <w:tcPr>
                <w:tcW w:w="0" w:type="auto"/>
              </w:tcPr>
            </w:tcPrChange>
          </w:tcPr>
          <w:p w14:paraId="106AC0F3" w14:textId="44B63E33" w:rsidR="00245C85" w:rsidRDefault="00245C85" w:rsidP="00771AAC">
            <w:ins w:id="1453" w:author="David Conklin" w:date="2020-12-26T09:49:00Z">
              <w:r>
                <w:t>1.</w:t>
              </w:r>
            </w:ins>
            <w:ins w:id="1454" w:author="David Conklin" w:date="2021-01-03T15:29:00Z">
              <w:r w:rsidR="00572FA4">
                <w:t>6</w:t>
              </w:r>
            </w:ins>
            <w:del w:id="1455" w:author="David Conklin" w:date="2020-12-26T09:49:00Z">
              <w:r w:rsidDel="00213F92">
                <w:delText>2.0</w:delText>
              </w:r>
            </w:del>
            <w:r>
              <w:t xml:space="preserve"> deg C</w:t>
            </w:r>
          </w:p>
        </w:tc>
        <w:tc>
          <w:tcPr>
            <w:tcW w:w="0" w:type="auto"/>
            <w:tcPrChange w:id="1456"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1457" w:author="David Conklin" w:date="2020-12-26T09:53:00Z">
              <w:tcPr>
                <w:tcW w:w="0" w:type="auto"/>
              </w:tcPr>
            </w:tcPrChange>
          </w:tcPr>
          <w:p w14:paraId="5F6BF183" w14:textId="179F5686" w:rsidR="00245C85" w:rsidRDefault="00245C85" w:rsidP="00771AAC">
            <w:r>
              <w:t>14162500</w:t>
            </w:r>
          </w:p>
        </w:tc>
        <w:tc>
          <w:tcPr>
            <w:tcW w:w="0" w:type="auto"/>
            <w:tcPrChange w:id="1458" w:author="David Conklin" w:date="2020-12-26T09:53:00Z">
              <w:tcPr>
                <w:tcW w:w="0" w:type="auto"/>
              </w:tcPr>
            </w:tcPrChange>
          </w:tcPr>
          <w:p w14:paraId="4B1D0EF3" w14:textId="56C721BA" w:rsidR="00245C85" w:rsidRDefault="00245C85" w:rsidP="00771AAC">
            <w:r>
              <w:t>23772909</w:t>
            </w:r>
          </w:p>
        </w:tc>
        <w:tc>
          <w:tcPr>
            <w:tcW w:w="4347" w:type="dxa"/>
            <w:tcPrChange w:id="1459" w:author="David Conklin" w:date="2020-12-26T09:53:00Z">
              <w:tcPr>
                <w:tcW w:w="0" w:type="auto"/>
              </w:tcPr>
            </w:tcPrChange>
          </w:tcPr>
          <w:p w14:paraId="34D34A62" w14:textId="50671A6B" w:rsidR="00245C85" w:rsidRDefault="00245C85" w:rsidP="00771AAC">
            <w:r>
              <w:t>MCKENZIE RIVER NEAR VIDA</w:t>
            </w:r>
            <w:ins w:id="1460" w:author="David Conklin" w:date="2020-12-26T09:49:00Z">
              <w:r>
                <w:t xml:space="preserve"> (C2</w:t>
              </w:r>
            </w:ins>
            <w:ins w:id="1461" w:author="David Conklin" w:date="2021-01-03T15:29:00Z">
              <w:r w:rsidR="003B2506">
                <w:t>19</w:t>
              </w:r>
            </w:ins>
            <w:ins w:id="1462" w:author="David Conklin" w:date="2020-12-26T09:49:00Z">
              <w:r>
                <w:t>)</w:t>
              </w:r>
            </w:ins>
          </w:p>
        </w:tc>
        <w:tc>
          <w:tcPr>
            <w:tcW w:w="970" w:type="dxa"/>
            <w:tcPrChange w:id="1463" w:author="David Conklin" w:date="2020-12-26T09:53:00Z">
              <w:tcPr>
                <w:tcW w:w="0" w:type="auto"/>
              </w:tcPr>
            </w:tcPrChange>
          </w:tcPr>
          <w:p w14:paraId="28D95DBB" w14:textId="4CB4220B" w:rsidR="00245C85" w:rsidRDefault="00245C85" w:rsidP="00771AAC">
            <w:r>
              <w:t>%bias</w:t>
            </w:r>
          </w:p>
        </w:tc>
        <w:tc>
          <w:tcPr>
            <w:tcW w:w="1088" w:type="dxa"/>
            <w:tcPrChange w:id="1464" w:author="David Conklin" w:date="2020-12-26T09:53:00Z">
              <w:tcPr>
                <w:tcW w:w="0" w:type="auto"/>
              </w:tcPr>
            </w:tcPrChange>
          </w:tcPr>
          <w:p w14:paraId="35ED9764" w14:textId="421FFDAC" w:rsidR="00245C85" w:rsidRDefault="00245C85" w:rsidP="00771AAC">
            <w:del w:id="1465" w:author="David Conklin" w:date="2020-12-26T09:50:00Z">
              <w:r w:rsidDel="00213F92">
                <w:delText>-10.9%</w:delText>
              </w:r>
            </w:del>
            <w:ins w:id="1466" w:author="David Conklin" w:date="2020-12-26T09:50:00Z">
              <w:r>
                <w:t>-</w:t>
              </w:r>
            </w:ins>
            <w:ins w:id="1467" w:author="David Conklin" w:date="2021-01-03T15:29:00Z">
              <w:r w:rsidR="003B2506">
                <w:t>0.6</w:t>
              </w:r>
            </w:ins>
            <w:ins w:id="1468" w:author="David Conklin" w:date="2020-12-26T09:50:00Z">
              <w:r>
                <w:t>%</w:t>
              </w:r>
            </w:ins>
          </w:p>
        </w:tc>
        <w:tc>
          <w:tcPr>
            <w:tcW w:w="0" w:type="auto"/>
            <w:tcPrChange w:id="1469" w:author="David Conklin" w:date="2020-12-26T09:53:00Z">
              <w:tcPr>
                <w:tcW w:w="0" w:type="auto"/>
              </w:tcPr>
            </w:tcPrChange>
          </w:tcPr>
          <w:p w14:paraId="76D5A39A" w14:textId="164205BC" w:rsidR="00245C85" w:rsidRDefault="00245C85" w:rsidP="00771AAC">
            <w:del w:id="1470" w:author="David Conklin" w:date="2020-12-26T09:50:00Z">
              <w:r w:rsidDel="00491338">
                <w:delText>S</w:delText>
              </w:r>
            </w:del>
            <w:ins w:id="1471" w:author="David Conklin" w:date="2020-12-26T09:50:00Z">
              <w:r>
                <w:t>VG</w:t>
              </w:r>
            </w:ins>
          </w:p>
        </w:tc>
      </w:tr>
      <w:tr w:rsidR="00245C85" w14:paraId="1ED80062" w14:textId="77777777" w:rsidTr="00245C85">
        <w:tc>
          <w:tcPr>
            <w:tcW w:w="0" w:type="auto"/>
            <w:tcPrChange w:id="1472" w:author="David Conklin" w:date="2020-12-26T09:53:00Z">
              <w:tcPr>
                <w:tcW w:w="0" w:type="auto"/>
              </w:tcPr>
            </w:tcPrChange>
          </w:tcPr>
          <w:p w14:paraId="56B946A0" w14:textId="77777777" w:rsidR="00245C85" w:rsidRDefault="00245C85" w:rsidP="00771AAC"/>
        </w:tc>
        <w:tc>
          <w:tcPr>
            <w:tcW w:w="0" w:type="auto"/>
            <w:tcPrChange w:id="1473" w:author="David Conklin" w:date="2020-12-26T09:53:00Z">
              <w:tcPr>
                <w:tcW w:w="0" w:type="auto"/>
              </w:tcPr>
            </w:tcPrChange>
          </w:tcPr>
          <w:p w14:paraId="1CD74D21" w14:textId="77777777" w:rsidR="00245C85" w:rsidRDefault="00245C85" w:rsidP="00771AAC"/>
        </w:tc>
        <w:tc>
          <w:tcPr>
            <w:tcW w:w="4347" w:type="dxa"/>
            <w:tcPrChange w:id="1474" w:author="David Conklin" w:date="2020-12-26T09:53:00Z">
              <w:tcPr>
                <w:tcW w:w="0" w:type="auto"/>
              </w:tcPr>
            </w:tcPrChange>
          </w:tcPr>
          <w:p w14:paraId="0AB6BF23" w14:textId="77777777" w:rsidR="00245C85" w:rsidRDefault="00245C85" w:rsidP="00771AAC"/>
        </w:tc>
        <w:tc>
          <w:tcPr>
            <w:tcW w:w="970" w:type="dxa"/>
            <w:tcPrChange w:id="1475" w:author="David Conklin" w:date="2020-12-26T09:53:00Z">
              <w:tcPr>
                <w:tcW w:w="0" w:type="auto"/>
              </w:tcPr>
            </w:tcPrChange>
          </w:tcPr>
          <w:p w14:paraId="1FCF5485" w14:textId="5ADF5AFE" w:rsidR="00245C85" w:rsidRDefault="00245C85" w:rsidP="00771AAC">
            <w:r>
              <w:t>NSE</w:t>
            </w:r>
          </w:p>
        </w:tc>
        <w:tc>
          <w:tcPr>
            <w:tcW w:w="1088" w:type="dxa"/>
            <w:tcPrChange w:id="1476" w:author="David Conklin" w:date="2020-12-26T09:53:00Z">
              <w:tcPr>
                <w:tcW w:w="0" w:type="auto"/>
              </w:tcPr>
            </w:tcPrChange>
          </w:tcPr>
          <w:p w14:paraId="6FEA2BA2" w14:textId="12988313" w:rsidR="00245C85" w:rsidRDefault="00245C85" w:rsidP="00771AAC">
            <w:r>
              <w:t>0.</w:t>
            </w:r>
            <w:ins w:id="1477" w:author="David Conklin" w:date="2021-01-03T15:29:00Z">
              <w:r w:rsidR="003B2506">
                <w:t>94</w:t>
              </w:r>
            </w:ins>
            <w:del w:id="1478" w:author="David Conklin" w:date="2020-12-26T09:50:00Z">
              <w:r w:rsidDel="00491338">
                <w:delText>47</w:delText>
              </w:r>
            </w:del>
          </w:p>
        </w:tc>
        <w:tc>
          <w:tcPr>
            <w:tcW w:w="0" w:type="auto"/>
            <w:tcPrChange w:id="1479" w:author="David Conklin" w:date="2020-12-26T09:53:00Z">
              <w:tcPr>
                <w:tcW w:w="0" w:type="auto"/>
              </w:tcPr>
            </w:tcPrChange>
          </w:tcPr>
          <w:p w14:paraId="0598E456" w14:textId="6497CB9C" w:rsidR="00245C85" w:rsidRDefault="00245C85" w:rsidP="00771AAC">
            <w:del w:id="1480" w:author="David Conklin" w:date="2020-12-26T09:50:00Z">
              <w:r w:rsidDel="00491338">
                <w:delText>S</w:delText>
              </w:r>
            </w:del>
            <w:ins w:id="1481" w:author="David Conklin" w:date="2020-12-26T09:50:00Z">
              <w:r>
                <w:t>VG</w:t>
              </w:r>
            </w:ins>
          </w:p>
        </w:tc>
      </w:tr>
      <w:tr w:rsidR="00245C85" w14:paraId="7494CEE0" w14:textId="77777777" w:rsidTr="00245C85">
        <w:trPr>
          <w:ins w:id="1482" w:author="David Conklin" w:date="2020-12-26T09:50:00Z"/>
        </w:trPr>
        <w:tc>
          <w:tcPr>
            <w:tcW w:w="0" w:type="auto"/>
            <w:tcPrChange w:id="1483" w:author="David Conklin" w:date="2020-12-26T09:53:00Z">
              <w:tcPr>
                <w:tcW w:w="0" w:type="auto"/>
              </w:tcPr>
            </w:tcPrChange>
          </w:tcPr>
          <w:p w14:paraId="74C8A362" w14:textId="77777777" w:rsidR="00245C85" w:rsidRDefault="00245C85" w:rsidP="00771AAC">
            <w:pPr>
              <w:rPr>
                <w:ins w:id="1484" w:author="David Conklin" w:date="2020-12-26T09:50:00Z"/>
              </w:rPr>
            </w:pPr>
          </w:p>
        </w:tc>
        <w:tc>
          <w:tcPr>
            <w:tcW w:w="0" w:type="auto"/>
            <w:tcPrChange w:id="1485" w:author="David Conklin" w:date="2020-12-26T09:53:00Z">
              <w:tcPr>
                <w:tcW w:w="0" w:type="auto"/>
              </w:tcPr>
            </w:tcPrChange>
          </w:tcPr>
          <w:p w14:paraId="5030E382" w14:textId="77777777" w:rsidR="00245C85" w:rsidRDefault="00245C85" w:rsidP="00771AAC">
            <w:pPr>
              <w:rPr>
                <w:ins w:id="1486" w:author="David Conklin" w:date="2020-12-26T09:50:00Z"/>
              </w:rPr>
            </w:pPr>
          </w:p>
        </w:tc>
        <w:tc>
          <w:tcPr>
            <w:tcW w:w="4347" w:type="dxa"/>
            <w:tcPrChange w:id="1487" w:author="David Conklin" w:date="2020-12-26T09:53:00Z">
              <w:tcPr>
                <w:tcW w:w="0" w:type="auto"/>
              </w:tcPr>
            </w:tcPrChange>
          </w:tcPr>
          <w:p w14:paraId="7E94C445" w14:textId="77777777" w:rsidR="00245C85" w:rsidRDefault="00245C85" w:rsidP="00771AAC">
            <w:pPr>
              <w:rPr>
                <w:ins w:id="1488" w:author="David Conklin" w:date="2020-12-26T09:50:00Z"/>
              </w:rPr>
            </w:pPr>
          </w:p>
        </w:tc>
        <w:tc>
          <w:tcPr>
            <w:tcW w:w="970" w:type="dxa"/>
            <w:tcPrChange w:id="1489" w:author="David Conklin" w:date="2020-12-26T09:53:00Z">
              <w:tcPr>
                <w:tcW w:w="0" w:type="auto"/>
              </w:tcPr>
            </w:tcPrChange>
          </w:tcPr>
          <w:p w14:paraId="2C3A874D" w14:textId="27257853" w:rsidR="00245C85" w:rsidRDefault="00245C85" w:rsidP="00771AAC">
            <w:pPr>
              <w:rPr>
                <w:ins w:id="1490" w:author="David Conklin" w:date="2020-12-26T09:50:00Z"/>
              </w:rPr>
            </w:pPr>
            <w:ins w:id="1491" w:author="David Conklin" w:date="2020-12-26T09:50:00Z">
              <w:r>
                <w:t>RSR</w:t>
              </w:r>
            </w:ins>
          </w:p>
        </w:tc>
        <w:tc>
          <w:tcPr>
            <w:tcW w:w="1088" w:type="dxa"/>
            <w:tcPrChange w:id="1492" w:author="David Conklin" w:date="2020-12-26T09:53:00Z">
              <w:tcPr>
                <w:tcW w:w="0" w:type="auto"/>
              </w:tcPr>
            </w:tcPrChange>
          </w:tcPr>
          <w:p w14:paraId="5C654EBE" w14:textId="5BE0BF4B" w:rsidR="00245C85" w:rsidRDefault="00245C85" w:rsidP="00771AAC">
            <w:pPr>
              <w:rPr>
                <w:ins w:id="1493" w:author="David Conklin" w:date="2020-12-26T09:50:00Z"/>
              </w:rPr>
            </w:pPr>
            <w:ins w:id="1494" w:author="David Conklin" w:date="2020-12-26T09:50:00Z">
              <w:r>
                <w:t>0.</w:t>
              </w:r>
            </w:ins>
            <w:ins w:id="1495" w:author="David Conklin" w:date="2021-01-03T15:30:00Z">
              <w:r w:rsidR="003B2506">
                <w:t>24</w:t>
              </w:r>
            </w:ins>
          </w:p>
        </w:tc>
        <w:tc>
          <w:tcPr>
            <w:tcW w:w="0" w:type="auto"/>
            <w:tcPrChange w:id="1496" w:author="David Conklin" w:date="2020-12-26T09:53:00Z">
              <w:tcPr>
                <w:tcW w:w="0" w:type="auto"/>
              </w:tcPr>
            </w:tcPrChange>
          </w:tcPr>
          <w:p w14:paraId="358AAA96" w14:textId="07EE1354" w:rsidR="00245C85" w:rsidDel="00491338" w:rsidRDefault="00245C85" w:rsidP="00771AAC">
            <w:pPr>
              <w:rPr>
                <w:ins w:id="1497" w:author="David Conklin" w:date="2020-12-26T09:50:00Z"/>
              </w:rPr>
            </w:pPr>
            <w:ins w:id="1498" w:author="David Conklin" w:date="2020-12-26T09:51:00Z">
              <w:r>
                <w:t>VG</w:t>
              </w:r>
            </w:ins>
          </w:p>
        </w:tc>
      </w:tr>
      <w:tr w:rsidR="00245C85" w14:paraId="018CD271" w14:textId="77777777" w:rsidTr="00245C85">
        <w:tc>
          <w:tcPr>
            <w:tcW w:w="0" w:type="auto"/>
            <w:tcPrChange w:id="1499" w:author="David Conklin" w:date="2020-12-26T09:53:00Z">
              <w:tcPr>
                <w:tcW w:w="0" w:type="auto"/>
              </w:tcPr>
            </w:tcPrChange>
          </w:tcPr>
          <w:p w14:paraId="18529DA2" w14:textId="77777777" w:rsidR="00245C85" w:rsidRDefault="00245C85" w:rsidP="00771AAC"/>
        </w:tc>
        <w:tc>
          <w:tcPr>
            <w:tcW w:w="0" w:type="auto"/>
            <w:tcPrChange w:id="1500" w:author="David Conklin" w:date="2020-12-26T09:53:00Z">
              <w:tcPr>
                <w:tcW w:w="0" w:type="auto"/>
              </w:tcPr>
            </w:tcPrChange>
          </w:tcPr>
          <w:p w14:paraId="34761E01" w14:textId="77777777" w:rsidR="00245C85" w:rsidRDefault="00245C85" w:rsidP="00771AAC"/>
        </w:tc>
        <w:tc>
          <w:tcPr>
            <w:tcW w:w="4347" w:type="dxa"/>
            <w:tcPrChange w:id="1501" w:author="David Conklin" w:date="2020-12-26T09:53:00Z">
              <w:tcPr>
                <w:tcW w:w="0" w:type="auto"/>
              </w:tcPr>
            </w:tcPrChange>
          </w:tcPr>
          <w:p w14:paraId="3269D126" w14:textId="77777777" w:rsidR="00245C85" w:rsidRDefault="00245C85" w:rsidP="00771AAC"/>
        </w:tc>
        <w:tc>
          <w:tcPr>
            <w:tcW w:w="970" w:type="dxa"/>
            <w:tcPrChange w:id="1502" w:author="David Conklin" w:date="2020-12-26T09:53:00Z">
              <w:tcPr>
                <w:tcW w:w="0" w:type="auto"/>
              </w:tcPr>
            </w:tcPrChange>
          </w:tcPr>
          <w:p w14:paraId="20896EE8" w14:textId="626E98EF" w:rsidR="00245C85" w:rsidRDefault="00245C85" w:rsidP="00771AAC">
            <w:r>
              <w:t>R2</w:t>
            </w:r>
          </w:p>
        </w:tc>
        <w:tc>
          <w:tcPr>
            <w:tcW w:w="1088" w:type="dxa"/>
            <w:tcPrChange w:id="1503" w:author="David Conklin" w:date="2020-12-26T09:53:00Z">
              <w:tcPr>
                <w:tcW w:w="0" w:type="auto"/>
              </w:tcPr>
            </w:tcPrChange>
          </w:tcPr>
          <w:p w14:paraId="5370746D" w14:textId="1C6AB95A" w:rsidR="00245C85" w:rsidRDefault="00245C85" w:rsidP="00771AAC">
            <w:r>
              <w:t>0.</w:t>
            </w:r>
            <w:ins w:id="1504" w:author="David Conklin" w:date="2021-01-03T15:30:00Z">
              <w:r w:rsidR="003B2506">
                <w:t>94</w:t>
              </w:r>
            </w:ins>
            <w:del w:id="1505" w:author="David Conklin" w:date="2021-01-03T15:30:00Z">
              <w:r w:rsidDel="003B2506">
                <w:delText>95</w:delText>
              </w:r>
            </w:del>
          </w:p>
        </w:tc>
        <w:tc>
          <w:tcPr>
            <w:tcW w:w="0" w:type="auto"/>
            <w:tcPrChange w:id="1506"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1507" w:author="David Conklin" w:date="2020-12-26T09:53:00Z">
              <w:tcPr>
                <w:tcW w:w="0" w:type="auto"/>
              </w:tcPr>
            </w:tcPrChange>
          </w:tcPr>
          <w:p w14:paraId="3BF99663" w14:textId="77777777" w:rsidR="00245C85" w:rsidRDefault="00245C85" w:rsidP="00771AAC"/>
        </w:tc>
        <w:tc>
          <w:tcPr>
            <w:tcW w:w="0" w:type="auto"/>
            <w:tcPrChange w:id="1508" w:author="David Conklin" w:date="2020-12-26T09:53:00Z">
              <w:tcPr>
                <w:tcW w:w="0" w:type="auto"/>
              </w:tcPr>
            </w:tcPrChange>
          </w:tcPr>
          <w:p w14:paraId="710B3153" w14:textId="77777777" w:rsidR="00245C85" w:rsidRDefault="00245C85" w:rsidP="00771AAC"/>
        </w:tc>
        <w:tc>
          <w:tcPr>
            <w:tcW w:w="4347" w:type="dxa"/>
            <w:tcPrChange w:id="1509" w:author="David Conklin" w:date="2020-12-26T09:53:00Z">
              <w:tcPr>
                <w:tcW w:w="0" w:type="auto"/>
              </w:tcPr>
            </w:tcPrChange>
          </w:tcPr>
          <w:p w14:paraId="5570236E" w14:textId="77777777" w:rsidR="00245C85" w:rsidRDefault="00245C85" w:rsidP="00771AAC"/>
        </w:tc>
        <w:tc>
          <w:tcPr>
            <w:tcW w:w="970" w:type="dxa"/>
            <w:tcPrChange w:id="1510" w:author="David Conklin" w:date="2020-12-26T09:53:00Z">
              <w:tcPr>
                <w:tcW w:w="0" w:type="auto"/>
              </w:tcPr>
            </w:tcPrChange>
          </w:tcPr>
          <w:p w14:paraId="4A0C0A8D" w14:textId="6A0AF3E0" w:rsidR="00245C85" w:rsidRDefault="00245C85" w:rsidP="00771AAC">
            <w:r>
              <w:t>MAE</w:t>
            </w:r>
          </w:p>
        </w:tc>
        <w:tc>
          <w:tcPr>
            <w:tcW w:w="1088" w:type="dxa"/>
            <w:tcPrChange w:id="1511" w:author="David Conklin" w:date="2020-12-26T09:53:00Z">
              <w:tcPr>
                <w:tcW w:w="0" w:type="auto"/>
              </w:tcPr>
            </w:tcPrChange>
          </w:tcPr>
          <w:p w14:paraId="4AFDAA06" w14:textId="0179E828" w:rsidR="00245C85" w:rsidRDefault="00245C85" w:rsidP="00771AAC">
            <w:ins w:id="1512" w:author="David Conklin" w:date="2020-12-26T09:51:00Z">
              <w:r>
                <w:t>0</w:t>
              </w:r>
            </w:ins>
            <w:ins w:id="1513" w:author="David Conklin" w:date="2021-01-03T15:30:00Z">
              <w:r w:rsidR="003B2506">
                <w:t>.5</w:t>
              </w:r>
            </w:ins>
            <w:del w:id="1514" w:author="David Conklin" w:date="2020-12-26T09:51:00Z">
              <w:r w:rsidDel="00491338">
                <w:delText>1.6</w:delText>
              </w:r>
            </w:del>
            <w:r>
              <w:t xml:space="preserve"> deg C</w:t>
            </w:r>
          </w:p>
        </w:tc>
        <w:tc>
          <w:tcPr>
            <w:tcW w:w="0" w:type="auto"/>
            <w:tcPrChange w:id="1515"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1516" w:author="David Conklin" w:date="2020-12-26T09:53:00Z">
              <w:tcPr>
                <w:tcW w:w="0" w:type="auto"/>
              </w:tcPr>
            </w:tcPrChange>
          </w:tcPr>
          <w:p w14:paraId="65F13272" w14:textId="0DAC9DDD" w:rsidR="00245C85" w:rsidRDefault="00245C85" w:rsidP="00771AAC">
            <w:r>
              <w:t>14164900</w:t>
            </w:r>
          </w:p>
        </w:tc>
        <w:tc>
          <w:tcPr>
            <w:tcW w:w="0" w:type="auto"/>
            <w:tcPrChange w:id="1517" w:author="David Conklin" w:date="2020-12-26T09:53:00Z">
              <w:tcPr>
                <w:tcW w:w="0" w:type="auto"/>
              </w:tcPr>
            </w:tcPrChange>
          </w:tcPr>
          <w:p w14:paraId="71292158" w14:textId="0940B5D7" w:rsidR="00245C85" w:rsidRDefault="00245C85" w:rsidP="00771AAC">
            <w:r>
              <w:t>23772751</w:t>
            </w:r>
          </w:p>
        </w:tc>
        <w:tc>
          <w:tcPr>
            <w:tcW w:w="4347" w:type="dxa"/>
            <w:tcPrChange w:id="1518" w:author="David Conklin" w:date="2020-12-26T09:53:00Z">
              <w:tcPr>
                <w:tcW w:w="0" w:type="auto"/>
              </w:tcPr>
            </w:tcPrChange>
          </w:tcPr>
          <w:p w14:paraId="51F11651" w14:textId="2ED073AE" w:rsidR="00245C85" w:rsidRDefault="00245C85" w:rsidP="00771AAC">
            <w:r>
              <w:t>MCKENZIE RIVER ABV HAYDEN BR</w:t>
            </w:r>
            <w:ins w:id="1519" w:author="David Conklin" w:date="2020-12-26T09:51:00Z">
              <w:r>
                <w:t xml:space="preserve"> (C2</w:t>
              </w:r>
            </w:ins>
            <w:ins w:id="1520" w:author="David Conklin" w:date="2021-01-03T15:31:00Z">
              <w:r w:rsidR="003B2506">
                <w:t>19</w:t>
              </w:r>
            </w:ins>
            <w:ins w:id="1521" w:author="David Conklin" w:date="2020-12-26T09:51:00Z">
              <w:r>
                <w:t>)</w:t>
              </w:r>
            </w:ins>
          </w:p>
        </w:tc>
        <w:tc>
          <w:tcPr>
            <w:tcW w:w="970" w:type="dxa"/>
            <w:tcPrChange w:id="1522" w:author="David Conklin" w:date="2020-12-26T09:53:00Z">
              <w:tcPr>
                <w:tcW w:w="0" w:type="auto"/>
              </w:tcPr>
            </w:tcPrChange>
          </w:tcPr>
          <w:p w14:paraId="28F20A41" w14:textId="3A8F165D" w:rsidR="00245C85" w:rsidRDefault="00245C85" w:rsidP="00771AAC">
            <w:r>
              <w:t>%bias</w:t>
            </w:r>
          </w:p>
        </w:tc>
        <w:tc>
          <w:tcPr>
            <w:tcW w:w="1088" w:type="dxa"/>
            <w:tcPrChange w:id="1523" w:author="David Conklin" w:date="2020-12-26T09:53:00Z">
              <w:tcPr>
                <w:tcW w:w="0" w:type="auto"/>
              </w:tcPr>
            </w:tcPrChange>
          </w:tcPr>
          <w:p w14:paraId="68801782" w14:textId="11A37FBD" w:rsidR="00245C85" w:rsidRDefault="00245C85" w:rsidP="00771AAC">
            <w:del w:id="1524" w:author="David Conklin" w:date="2020-12-26T09:52:00Z">
              <w:r w:rsidDel="00491338">
                <w:delText>-</w:delText>
              </w:r>
            </w:del>
            <w:ins w:id="1525" w:author="David Conklin" w:date="2021-01-03T15:31:00Z">
              <w:r w:rsidR="003B2506">
                <w:t>13.8</w:t>
              </w:r>
            </w:ins>
            <w:del w:id="1526" w:author="David Conklin" w:date="2020-12-26T09:52:00Z">
              <w:r w:rsidDel="00491338">
                <w:delText>8</w:delText>
              </w:r>
            </w:del>
            <w:del w:id="1527" w:author="David Conklin" w:date="2021-01-03T15:31:00Z">
              <w:r w:rsidDel="003B2506">
                <w:delText>.6</w:delText>
              </w:r>
            </w:del>
            <w:r>
              <w:t>%</w:t>
            </w:r>
          </w:p>
        </w:tc>
        <w:tc>
          <w:tcPr>
            <w:tcW w:w="0" w:type="auto"/>
            <w:tcPrChange w:id="1528" w:author="David Conklin" w:date="2020-12-26T09:53:00Z">
              <w:tcPr>
                <w:tcW w:w="0" w:type="auto"/>
              </w:tcPr>
            </w:tcPrChange>
          </w:tcPr>
          <w:p w14:paraId="1512C366" w14:textId="4868296F" w:rsidR="00245C85" w:rsidRDefault="003B2506" w:rsidP="00771AAC">
            <w:ins w:id="1529" w:author="David Conklin" w:date="2021-01-03T15:31:00Z">
              <w:r>
                <w:t>S</w:t>
              </w:r>
            </w:ins>
            <w:del w:id="1530" w:author="David Conklin" w:date="2021-01-03T15:31:00Z">
              <w:r w:rsidR="00245C85" w:rsidDel="003B2506">
                <w:delText>G</w:delText>
              </w:r>
            </w:del>
          </w:p>
        </w:tc>
      </w:tr>
      <w:tr w:rsidR="00245C85" w14:paraId="1B5FE809" w14:textId="709EF516" w:rsidTr="00245C85">
        <w:tc>
          <w:tcPr>
            <w:tcW w:w="0" w:type="auto"/>
            <w:tcPrChange w:id="1531" w:author="David Conklin" w:date="2020-12-26T09:53:00Z">
              <w:tcPr>
                <w:tcW w:w="0" w:type="auto"/>
              </w:tcPr>
            </w:tcPrChange>
          </w:tcPr>
          <w:p w14:paraId="23C9832C" w14:textId="77777777" w:rsidR="00245C85" w:rsidRDefault="00245C85" w:rsidP="00771AAC"/>
        </w:tc>
        <w:tc>
          <w:tcPr>
            <w:tcW w:w="0" w:type="auto"/>
            <w:tcPrChange w:id="1532" w:author="David Conklin" w:date="2020-12-26T09:53:00Z">
              <w:tcPr>
                <w:tcW w:w="0" w:type="auto"/>
              </w:tcPr>
            </w:tcPrChange>
          </w:tcPr>
          <w:p w14:paraId="04B9EA8E" w14:textId="77777777" w:rsidR="00245C85" w:rsidRDefault="00245C85" w:rsidP="00771AAC"/>
        </w:tc>
        <w:tc>
          <w:tcPr>
            <w:tcW w:w="4347" w:type="dxa"/>
            <w:tcPrChange w:id="1533" w:author="David Conklin" w:date="2020-12-26T09:53:00Z">
              <w:tcPr>
                <w:tcW w:w="0" w:type="auto"/>
              </w:tcPr>
            </w:tcPrChange>
          </w:tcPr>
          <w:p w14:paraId="6B680C92" w14:textId="77777777" w:rsidR="00245C85" w:rsidRDefault="00245C85" w:rsidP="00771AAC"/>
        </w:tc>
        <w:tc>
          <w:tcPr>
            <w:tcW w:w="970" w:type="dxa"/>
            <w:tcPrChange w:id="1534" w:author="David Conklin" w:date="2020-12-26T09:53:00Z">
              <w:tcPr>
                <w:tcW w:w="0" w:type="auto"/>
              </w:tcPr>
            </w:tcPrChange>
          </w:tcPr>
          <w:p w14:paraId="11B725B8" w14:textId="14EC1CB8" w:rsidR="00245C85" w:rsidRDefault="00245C85" w:rsidP="00771AAC">
            <w:r>
              <w:t>NSE</w:t>
            </w:r>
          </w:p>
        </w:tc>
        <w:tc>
          <w:tcPr>
            <w:tcW w:w="1088" w:type="dxa"/>
            <w:tcPrChange w:id="1535" w:author="David Conklin" w:date="2020-12-26T09:53:00Z">
              <w:tcPr>
                <w:tcW w:w="0" w:type="auto"/>
              </w:tcPr>
            </w:tcPrChange>
          </w:tcPr>
          <w:p w14:paraId="3A2EADE1" w14:textId="6BAF1657" w:rsidR="00245C85" w:rsidRDefault="00245C85" w:rsidP="00771AAC">
            <w:r>
              <w:t>0.</w:t>
            </w:r>
            <w:ins w:id="1536" w:author="David Conklin" w:date="2021-01-03T15:30:00Z">
              <w:r w:rsidR="003B2506">
                <w:t>79</w:t>
              </w:r>
            </w:ins>
            <w:del w:id="1537" w:author="David Conklin" w:date="2020-12-26T09:52:00Z">
              <w:r w:rsidDel="00491338">
                <w:delText>70</w:delText>
              </w:r>
            </w:del>
          </w:p>
        </w:tc>
        <w:tc>
          <w:tcPr>
            <w:tcW w:w="0" w:type="auto"/>
            <w:tcPrChange w:id="1538" w:author="David Conklin" w:date="2020-12-26T09:53:00Z">
              <w:tcPr>
                <w:tcW w:w="0" w:type="auto"/>
              </w:tcPr>
            </w:tcPrChange>
          </w:tcPr>
          <w:p w14:paraId="2BD166C2" w14:textId="36F8FD9E" w:rsidR="00245C85" w:rsidRDefault="00245C85" w:rsidP="00771AAC">
            <w:ins w:id="1539" w:author="David Conklin" w:date="2020-12-26T09:52:00Z">
              <w:r>
                <w:t>G</w:t>
              </w:r>
            </w:ins>
            <w:del w:id="1540" w:author="David Conklin" w:date="2020-12-26T09:52:00Z">
              <w:r w:rsidDel="00491338">
                <w:delText>S</w:delText>
              </w:r>
            </w:del>
          </w:p>
        </w:tc>
      </w:tr>
      <w:tr w:rsidR="00245C85" w14:paraId="6B82F4E2" w14:textId="77777777" w:rsidTr="00245C85">
        <w:trPr>
          <w:ins w:id="1541" w:author="David Conklin" w:date="2020-12-26T09:52:00Z"/>
        </w:trPr>
        <w:tc>
          <w:tcPr>
            <w:tcW w:w="0" w:type="auto"/>
            <w:tcPrChange w:id="1542" w:author="David Conklin" w:date="2020-12-26T09:53:00Z">
              <w:tcPr>
                <w:tcW w:w="0" w:type="auto"/>
              </w:tcPr>
            </w:tcPrChange>
          </w:tcPr>
          <w:p w14:paraId="6DBC22D6" w14:textId="77777777" w:rsidR="00245C85" w:rsidRDefault="00245C85" w:rsidP="00771AAC">
            <w:pPr>
              <w:rPr>
                <w:ins w:id="1543" w:author="David Conklin" w:date="2020-12-26T09:52:00Z"/>
              </w:rPr>
            </w:pPr>
          </w:p>
        </w:tc>
        <w:tc>
          <w:tcPr>
            <w:tcW w:w="0" w:type="auto"/>
            <w:tcPrChange w:id="1544" w:author="David Conklin" w:date="2020-12-26T09:53:00Z">
              <w:tcPr>
                <w:tcW w:w="0" w:type="auto"/>
              </w:tcPr>
            </w:tcPrChange>
          </w:tcPr>
          <w:p w14:paraId="65916CEB" w14:textId="77777777" w:rsidR="00245C85" w:rsidRDefault="00245C85" w:rsidP="00771AAC">
            <w:pPr>
              <w:rPr>
                <w:ins w:id="1545" w:author="David Conklin" w:date="2020-12-26T09:52:00Z"/>
              </w:rPr>
            </w:pPr>
          </w:p>
        </w:tc>
        <w:tc>
          <w:tcPr>
            <w:tcW w:w="4347" w:type="dxa"/>
            <w:tcPrChange w:id="1546" w:author="David Conklin" w:date="2020-12-26T09:53:00Z">
              <w:tcPr>
                <w:tcW w:w="0" w:type="auto"/>
              </w:tcPr>
            </w:tcPrChange>
          </w:tcPr>
          <w:p w14:paraId="170C52E8" w14:textId="77777777" w:rsidR="00245C85" w:rsidRDefault="00245C85" w:rsidP="00771AAC">
            <w:pPr>
              <w:rPr>
                <w:ins w:id="1547" w:author="David Conklin" w:date="2020-12-26T09:52:00Z"/>
              </w:rPr>
            </w:pPr>
          </w:p>
        </w:tc>
        <w:tc>
          <w:tcPr>
            <w:tcW w:w="970" w:type="dxa"/>
            <w:tcPrChange w:id="1548" w:author="David Conklin" w:date="2020-12-26T09:53:00Z">
              <w:tcPr>
                <w:tcW w:w="0" w:type="auto"/>
              </w:tcPr>
            </w:tcPrChange>
          </w:tcPr>
          <w:p w14:paraId="4ED55876" w14:textId="6B49FBE3" w:rsidR="00245C85" w:rsidRDefault="00245C85" w:rsidP="00771AAC">
            <w:pPr>
              <w:rPr>
                <w:ins w:id="1549" w:author="David Conklin" w:date="2020-12-26T09:52:00Z"/>
              </w:rPr>
            </w:pPr>
            <w:ins w:id="1550" w:author="David Conklin" w:date="2020-12-26T09:52:00Z">
              <w:r>
                <w:t>RSR</w:t>
              </w:r>
            </w:ins>
          </w:p>
        </w:tc>
        <w:tc>
          <w:tcPr>
            <w:tcW w:w="1088" w:type="dxa"/>
            <w:tcPrChange w:id="1551" w:author="David Conklin" w:date="2020-12-26T09:53:00Z">
              <w:tcPr>
                <w:tcW w:w="0" w:type="auto"/>
              </w:tcPr>
            </w:tcPrChange>
          </w:tcPr>
          <w:p w14:paraId="69AF79F6" w14:textId="47EC0DF8" w:rsidR="00245C85" w:rsidRDefault="003B2506" w:rsidP="00771AAC">
            <w:pPr>
              <w:rPr>
                <w:ins w:id="1552" w:author="David Conklin" w:date="2020-12-26T09:52:00Z"/>
              </w:rPr>
            </w:pPr>
            <w:ins w:id="1553" w:author="David Conklin" w:date="2021-01-03T15:31:00Z">
              <w:r>
                <w:t>0</w:t>
              </w:r>
            </w:ins>
            <w:ins w:id="1554" w:author="David Conklin" w:date="2020-12-26T09:52:00Z">
              <w:r w:rsidR="00245C85">
                <w:t>.</w:t>
              </w:r>
            </w:ins>
            <w:ins w:id="1555" w:author="David Conklin" w:date="2021-01-03T15:31:00Z">
              <w:r>
                <w:t>43</w:t>
              </w:r>
            </w:ins>
          </w:p>
        </w:tc>
        <w:tc>
          <w:tcPr>
            <w:tcW w:w="0" w:type="auto"/>
            <w:tcPrChange w:id="1556" w:author="David Conklin" w:date="2020-12-26T09:53:00Z">
              <w:tcPr>
                <w:tcW w:w="0" w:type="auto"/>
              </w:tcPr>
            </w:tcPrChange>
          </w:tcPr>
          <w:p w14:paraId="0BE6BD12" w14:textId="48B08650" w:rsidR="00245C85" w:rsidRDefault="00245C85" w:rsidP="00771AAC">
            <w:pPr>
              <w:rPr>
                <w:ins w:id="1557" w:author="David Conklin" w:date="2020-12-26T09:52:00Z"/>
              </w:rPr>
            </w:pPr>
            <w:ins w:id="1558" w:author="David Conklin" w:date="2020-12-26T09:52:00Z">
              <w:r>
                <w:t>VG</w:t>
              </w:r>
            </w:ins>
          </w:p>
        </w:tc>
      </w:tr>
      <w:tr w:rsidR="00245C85" w14:paraId="5326D1E3" w14:textId="592E8A15" w:rsidTr="00245C85">
        <w:tc>
          <w:tcPr>
            <w:tcW w:w="0" w:type="auto"/>
            <w:tcPrChange w:id="1559" w:author="David Conklin" w:date="2020-12-26T09:53:00Z">
              <w:tcPr>
                <w:tcW w:w="0" w:type="auto"/>
              </w:tcPr>
            </w:tcPrChange>
          </w:tcPr>
          <w:p w14:paraId="5851877E" w14:textId="77777777" w:rsidR="00245C85" w:rsidRDefault="00245C85" w:rsidP="00771AAC"/>
        </w:tc>
        <w:tc>
          <w:tcPr>
            <w:tcW w:w="0" w:type="auto"/>
            <w:tcPrChange w:id="1560" w:author="David Conklin" w:date="2020-12-26T09:53:00Z">
              <w:tcPr>
                <w:tcW w:w="0" w:type="auto"/>
              </w:tcPr>
            </w:tcPrChange>
          </w:tcPr>
          <w:p w14:paraId="4AC7E3AF" w14:textId="77777777" w:rsidR="00245C85" w:rsidRDefault="00245C85" w:rsidP="00771AAC"/>
        </w:tc>
        <w:tc>
          <w:tcPr>
            <w:tcW w:w="4347" w:type="dxa"/>
            <w:tcPrChange w:id="1561" w:author="David Conklin" w:date="2020-12-26T09:53:00Z">
              <w:tcPr>
                <w:tcW w:w="0" w:type="auto"/>
              </w:tcPr>
            </w:tcPrChange>
          </w:tcPr>
          <w:p w14:paraId="71769487" w14:textId="77777777" w:rsidR="00245C85" w:rsidRDefault="00245C85" w:rsidP="00771AAC"/>
        </w:tc>
        <w:tc>
          <w:tcPr>
            <w:tcW w:w="970" w:type="dxa"/>
            <w:tcPrChange w:id="1562" w:author="David Conklin" w:date="2020-12-26T09:53:00Z">
              <w:tcPr>
                <w:tcW w:w="0" w:type="auto"/>
              </w:tcPr>
            </w:tcPrChange>
          </w:tcPr>
          <w:p w14:paraId="6D2CE4B8" w14:textId="0C03544D" w:rsidR="00245C85" w:rsidRDefault="00245C85" w:rsidP="00771AAC">
            <w:r>
              <w:t>R2</w:t>
            </w:r>
          </w:p>
        </w:tc>
        <w:tc>
          <w:tcPr>
            <w:tcW w:w="1088" w:type="dxa"/>
            <w:tcPrChange w:id="1563" w:author="David Conklin" w:date="2020-12-26T09:53:00Z">
              <w:tcPr>
                <w:tcW w:w="0" w:type="auto"/>
              </w:tcPr>
            </w:tcPrChange>
          </w:tcPr>
          <w:p w14:paraId="6E4F536A" w14:textId="0EED7D49" w:rsidR="00245C85" w:rsidRDefault="00245C85" w:rsidP="00771AAC">
            <w:r>
              <w:t>0.9</w:t>
            </w:r>
            <w:ins w:id="1564" w:author="David Conklin" w:date="2021-01-03T15:31:00Z">
              <w:r w:rsidR="003B2506">
                <w:t>5</w:t>
              </w:r>
            </w:ins>
            <w:del w:id="1565" w:author="David Conklin" w:date="2020-12-26T09:52:00Z">
              <w:r w:rsidDel="00491338">
                <w:delText>6</w:delText>
              </w:r>
            </w:del>
          </w:p>
        </w:tc>
        <w:tc>
          <w:tcPr>
            <w:tcW w:w="0" w:type="auto"/>
            <w:tcPrChange w:id="1566"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1567" w:author="David Conklin" w:date="2020-12-26T09:53:00Z">
              <w:tcPr>
                <w:tcW w:w="0" w:type="auto"/>
              </w:tcPr>
            </w:tcPrChange>
          </w:tcPr>
          <w:p w14:paraId="475153BC" w14:textId="77777777" w:rsidR="00245C85" w:rsidRDefault="00245C85" w:rsidP="00771AAC"/>
        </w:tc>
        <w:tc>
          <w:tcPr>
            <w:tcW w:w="0" w:type="auto"/>
            <w:tcPrChange w:id="1568" w:author="David Conklin" w:date="2020-12-26T09:53:00Z">
              <w:tcPr>
                <w:tcW w:w="0" w:type="auto"/>
              </w:tcPr>
            </w:tcPrChange>
          </w:tcPr>
          <w:p w14:paraId="16063010" w14:textId="77777777" w:rsidR="00245C85" w:rsidRDefault="00245C85" w:rsidP="00771AAC"/>
        </w:tc>
        <w:tc>
          <w:tcPr>
            <w:tcW w:w="4347" w:type="dxa"/>
            <w:tcPrChange w:id="1569" w:author="David Conklin" w:date="2020-12-26T09:53:00Z">
              <w:tcPr>
                <w:tcW w:w="0" w:type="auto"/>
              </w:tcPr>
            </w:tcPrChange>
          </w:tcPr>
          <w:p w14:paraId="066E8459" w14:textId="77777777" w:rsidR="00245C85" w:rsidRDefault="00245C85" w:rsidP="00771AAC"/>
        </w:tc>
        <w:tc>
          <w:tcPr>
            <w:tcW w:w="970" w:type="dxa"/>
            <w:tcPrChange w:id="1570" w:author="David Conklin" w:date="2020-12-26T09:53:00Z">
              <w:tcPr>
                <w:tcW w:w="0" w:type="auto"/>
              </w:tcPr>
            </w:tcPrChange>
          </w:tcPr>
          <w:p w14:paraId="58D7F617" w14:textId="58355EED" w:rsidR="00245C85" w:rsidRDefault="00245C85" w:rsidP="00771AAC">
            <w:r>
              <w:t>MAE</w:t>
            </w:r>
          </w:p>
        </w:tc>
        <w:tc>
          <w:tcPr>
            <w:tcW w:w="1088" w:type="dxa"/>
            <w:tcPrChange w:id="1571" w:author="David Conklin" w:date="2020-12-26T09:53:00Z">
              <w:tcPr>
                <w:tcW w:w="0" w:type="auto"/>
              </w:tcPr>
            </w:tcPrChange>
          </w:tcPr>
          <w:p w14:paraId="7008AD30" w14:textId="66133CD9" w:rsidR="00245C85" w:rsidRDefault="003B2506" w:rsidP="00771AAC">
            <w:ins w:id="1572" w:author="David Conklin" w:date="2021-01-03T15:30:00Z">
              <w:r>
                <w:t>1.3</w:t>
              </w:r>
            </w:ins>
            <w:del w:id="1573" w:author="David Conklin" w:date="2020-12-26T09:51:00Z">
              <w:r w:rsidR="00245C85" w:rsidDel="00491338">
                <w:delText>1.7</w:delText>
              </w:r>
            </w:del>
            <w:r w:rsidR="00245C85">
              <w:t xml:space="preserve"> deg C</w:t>
            </w:r>
          </w:p>
        </w:tc>
        <w:tc>
          <w:tcPr>
            <w:tcW w:w="0" w:type="auto"/>
            <w:tcPrChange w:id="1574"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11D747B1" w:rsidR="001770A2" w:rsidRDefault="00257E8F" w:rsidP="007E57E4">
      <w:pPr>
        <w:rPr>
          <w:ins w:id="1575" w:author="David Conklin" w:date="2021-01-03T15:53:00Z"/>
        </w:rPr>
      </w:pPr>
      <w:r>
        <w:t>As of 1</w:t>
      </w:r>
      <w:ins w:id="1576" w:author="David Conklin" w:date="2021-01-03T15:48:00Z">
        <w:r w:rsidR="001770A2">
          <w:t>/3</w:t>
        </w:r>
      </w:ins>
      <w:del w:id="1577" w:author="David Conklin" w:date="2021-01-03T15:48:00Z">
        <w:r w:rsidDel="001770A2">
          <w:delText>1/</w:delText>
        </w:r>
        <w:r w:rsidR="003024C9" w:rsidDel="001770A2">
          <w:delText>26</w:delText>
        </w:r>
      </w:del>
      <w:r>
        <w:t>/2</w:t>
      </w:r>
      <w:ins w:id="1578" w:author="David Conklin" w:date="2021-01-03T15:48:00Z">
        <w:r w:rsidR="001770A2">
          <w:t>1</w:t>
        </w:r>
      </w:ins>
      <w:del w:id="1579" w:author="David Conklin" w:date="2021-01-03T15:48:00Z">
        <w:r w:rsidDel="001770A2">
          <w:delText>0</w:delText>
        </w:r>
      </w:del>
      <w:r>
        <w:t>, t</w:t>
      </w:r>
      <w:ins w:id="1580" w:author="David Conklin" w:date="2021-01-03T15:49:00Z">
        <w:r w:rsidR="001770A2">
          <w:t>hree</w:t>
        </w:r>
      </w:ins>
      <w:del w:id="1581" w:author="David Conklin" w:date="2021-01-03T15:49:00Z">
        <w:r w:rsidDel="001770A2">
          <w:delText>wo</w:delText>
        </w:r>
      </w:del>
      <w:r>
        <w:t xml:space="preserve"> </w:t>
      </w:r>
      <w:r w:rsidR="00AB31D0">
        <w:t xml:space="preserve">types of </w:t>
      </w:r>
      <w:r>
        <w:t xml:space="preserve">“tuning knobs” have been used to </w:t>
      </w:r>
      <w:r w:rsidR="00AB31D0">
        <w:t xml:space="preserve">improve CW3M’s simulation skill for flows in the McKenzie basin: </w:t>
      </w:r>
      <w:ins w:id="1582" w:author="David Conklin" w:date="2021-01-03T15:50:00Z">
        <w:r w:rsidR="001770A2">
          <w:t xml:space="preserve">1) the ET_MULT parameter in the HBV.csv parameter set used by the HBV precipitation-runoff submodel, </w:t>
        </w:r>
      </w:ins>
      <w:ins w:id="1583" w:author="David Conklin" w:date="2021-01-03T15:51:00Z">
        <w:r w:rsidR="001770A2">
          <w:t xml:space="preserve">2) </w:t>
        </w:r>
      </w:ins>
      <w:r w:rsidR="00AB31D0">
        <w:t>the placement and flow rates of the springs</w:t>
      </w:r>
      <w:ins w:id="1584" w:author="David Conklin" w:date="2021-01-03T15:51:00Z">
        <w:r w:rsidR="001770A2">
          <w:t>, and 3)</w:t>
        </w:r>
        <w:r w:rsidR="001770A2" w:rsidRPr="001770A2">
          <w:t xml:space="preserve"> </w:t>
        </w:r>
        <w:r w:rsidR="001770A2">
          <w:t>a special case for the springs feeding Clear Lake</w:t>
        </w:r>
      </w:ins>
      <w:ins w:id="1585" w:author="David Conklin" w:date="2021-01-03T15:52:00Z">
        <w:r w:rsidR="001770A2">
          <w:t xml:space="preserve">.  </w:t>
        </w:r>
      </w:ins>
      <w:ins w:id="1586" w:author="David Conklin" w:date="2021-01-03T15:55:00Z">
        <w:r w:rsidR="005677BF">
          <w:t>There are additional tuning knobs for stream temperatures.</w:t>
        </w:r>
      </w:ins>
      <w:del w:id="1587" w:author="David Conklin" w:date="2021-01-03T15:50:00Z">
        <w:r w:rsidR="00AB31D0" w:rsidDel="001770A2">
          <w:delText>, and the ET_MULT parameter in the HBV.csv parameter set used by the HBV precipitation-runoff submodel</w:delText>
        </w:r>
      </w:del>
      <w:del w:id="1588" w:author="David Conklin" w:date="2021-01-03T15:51:00Z">
        <w:r w:rsidR="00AB31D0" w:rsidDel="001770A2">
          <w:delText xml:space="preserve">.  </w:delText>
        </w:r>
      </w:del>
      <w:del w:id="1589" w:author="David Conklin" w:date="2021-01-03T15:52:00Z">
        <w:r w:rsidR="00AB31D0" w:rsidDel="001770A2">
          <w:delText>S</w:delText>
        </w:r>
      </w:del>
      <w:del w:id="1590" w:author="David Conklin" w:date="2021-01-03T15:53:00Z">
        <w:r w:rsidR="00AB31D0" w:rsidDel="001770A2">
          <w:delText xml:space="preserve">pring flows are represented as constant – the same amount of water is added at the same temperature every day of the year, </w:delText>
        </w:r>
      </w:del>
      <w:del w:id="1591" w:author="David Conklin" w:date="2021-01-03T15:52:00Z">
        <w:r w:rsidR="00AB31D0" w:rsidDel="001770A2">
          <w:delText xml:space="preserve">there is no </w:delText>
        </w:r>
      </w:del>
      <w:del w:id="1592" w:author="David Conklin" w:date="2021-01-03T15:53:00Z">
        <w:r w:rsidR="00AB31D0" w:rsidDel="001770A2">
          <w:delText xml:space="preserve">seasonal variation.  </w:delText>
        </w:r>
      </w:del>
    </w:p>
    <w:p w14:paraId="474479BB" w14:textId="77777777" w:rsidR="001770A2" w:rsidRDefault="001770A2" w:rsidP="007E57E4">
      <w:pPr>
        <w:rPr>
          <w:ins w:id="1593" w:author="David Conklin" w:date="2021-01-03T15:53:00Z"/>
        </w:rPr>
      </w:pPr>
    </w:p>
    <w:p w14:paraId="05DF6212" w14:textId="28FEC57D" w:rsidR="002E7078" w:rsidRDefault="00AB31D0" w:rsidP="007E57E4">
      <w:pPr>
        <w:rPr>
          <w:ins w:id="1594" w:author="David Conklin" w:date="2021-01-03T15:53:00Z"/>
        </w:rPr>
      </w:pPr>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Pr>
        <w:rPr>
          <w:ins w:id="1595" w:author="David Conklin" w:date="2021-01-03T15:53:00Z"/>
        </w:rPr>
      </w:pPr>
    </w:p>
    <w:p w14:paraId="3FC42A1A" w14:textId="5D2F2F6D" w:rsidR="001770A2" w:rsidRDefault="001770A2" w:rsidP="007E57E4">
      <w:pPr>
        <w:rPr>
          <w:ins w:id="1596" w:author="David Conklin" w:date="2021-01-03T16:14:00Z"/>
        </w:rPr>
      </w:pPr>
      <w:ins w:id="1597" w:author="David Conklin" w:date="2021-01-03T15:53:00Z">
        <w:r>
          <w:t xml:space="preserve">Generally, spring flows are represented as constant – the same amount of water is added at the same temperature every day of the year, without any seasonal variation. </w:t>
        </w:r>
        <w:r w:rsidR="005677BF">
          <w:t xml:space="preserve"> The amount of flow from the spring is initially</w:t>
        </w:r>
      </w:ins>
      <w:ins w:id="1598" w:author="David Conklin" w:date="2021-01-03T15:54:00Z">
        <w:r w:rsidR="005677BF">
          <w:t xml:space="preserve"> set to approximate the summer low flow in the associated reach, but may be tuned to a </w:t>
        </w:r>
        <w:r w:rsidR="005677BF">
          <w:lastRenderedPageBreak/>
          <w:t>different value during the calibration process.</w:t>
        </w:r>
      </w:ins>
      <w:ins w:id="1599" w:author="David Conklin" w:date="2021-01-03T15:55:00Z">
        <w:r w:rsidR="005677BF">
          <w:t xml:space="preserve">  </w:t>
        </w:r>
      </w:ins>
      <w:ins w:id="1600" w:author="David Conklin" w:date="2021-01-03T15:56:00Z">
        <w:r w:rsidR="005677BF">
          <w:t>In order to get the simulated flows at the outlet of Clear Lake to match the seasonality</w:t>
        </w:r>
      </w:ins>
      <w:ins w:id="1601" w:author="David Conklin" w:date="2021-01-03T15:57:00Z">
        <w:r w:rsidR="005677BF">
          <w:t xml:space="preserve"> of the observations at that location, it was necessary to add a seasonal component to the spr</w:t>
        </w:r>
      </w:ins>
      <w:ins w:id="1602" w:author="David Conklin" w:date="2021-01-03T15:58:00Z">
        <w:r w:rsidR="005677BF">
          <w:t>ings that feed Clear Lake.  As of 1/3/21, the constant portion of the springs at Clear Lake is</w:t>
        </w:r>
      </w:ins>
      <w:ins w:id="1603" w:author="David Conklin" w:date="2021-01-03T16:00:00Z">
        <w:r w:rsidR="005677BF">
          <w:t xml:space="preserve"> 5.7 cms.  The seasonal portion is calculated in each daily timestep as </w:t>
        </w:r>
      </w:ins>
      <w:ins w:id="1604" w:author="David Conklin" w:date="2021-01-03T16:01:00Z">
        <w:r w:rsidR="005677BF" w:rsidRPr="005677BF">
          <w:t>0.8351</w:t>
        </w:r>
      </w:ins>
      <w:ins w:id="1605" w:author="David Conklin" w:date="2021-01-04T16:33:00Z">
        <w:r w:rsidR="00B40657">
          <w:t xml:space="preserve"> of the exponentially averaged</w:t>
        </w:r>
      </w:ins>
      <w:ins w:id="1606" w:author="David Conklin" w:date="2021-01-03T16:02:00Z">
        <w:r w:rsidR="005677BF">
          <w:t xml:space="preserve"> </w:t>
        </w:r>
      </w:ins>
      <w:ins w:id="1607" w:author="David Conklin" w:date="2021-01-04T16:33:00Z">
        <w:r w:rsidR="00B40657">
          <w:t>previous 45</w:t>
        </w:r>
      </w:ins>
      <w:ins w:id="1608" w:author="David Conklin" w:date="2021-01-04T16:34:00Z">
        <w:r w:rsidR="00B40657">
          <w:t xml:space="preserve"> </w:t>
        </w:r>
      </w:ins>
      <w:ins w:id="1609" w:author="David Conklin" w:date="2021-01-04T16:33:00Z">
        <w:r w:rsidR="00B40657">
          <w:t>days</w:t>
        </w:r>
      </w:ins>
      <w:ins w:id="1610" w:author="David Conklin" w:date="2021-01-04T16:34:00Z">
        <w:r w:rsidR="00B40657">
          <w:t>’</w:t>
        </w:r>
      </w:ins>
      <w:ins w:id="1611" w:author="David Conklin" w:date="2021-01-04T16:33:00Z">
        <w:r w:rsidR="00B40657">
          <w:t xml:space="preserve"> </w:t>
        </w:r>
      </w:ins>
      <w:ins w:id="1612" w:author="David Conklin" w:date="2021-01-03T16:02:00Z">
        <w:r w:rsidR="005677BF">
          <w:t>flow into Clear Lake from upstream.</w:t>
        </w:r>
      </w:ins>
    </w:p>
    <w:p w14:paraId="1AB5ECB8" w14:textId="1958DEF2" w:rsidR="005D4DA6" w:rsidRDefault="005D4DA6" w:rsidP="007E57E4">
      <w:pPr>
        <w:rPr>
          <w:ins w:id="1613" w:author="David Conklin" w:date="2021-01-03T16:14:00Z"/>
        </w:rPr>
      </w:pPr>
    </w:p>
    <w:p w14:paraId="016DB1B3" w14:textId="5E65E4AF" w:rsidR="005D4DA6" w:rsidRDefault="005D4DA6" w:rsidP="007E57E4">
      <w:pPr>
        <w:rPr>
          <w:ins w:id="1614" w:author="David Conklin" w:date="2021-01-07T09:41:00Z"/>
        </w:rPr>
      </w:pPr>
      <w:ins w:id="1615" w:author="David Conklin" w:date="2021-01-03T16:14:00Z">
        <w:r>
          <w:t>As of 1/3/21, three tuning knobs are available fo</w:t>
        </w:r>
      </w:ins>
      <w:ins w:id="1616" w:author="David Conklin" w:date="2021-01-03T16:15:00Z">
        <w:r>
          <w:t>r calibrating stream temperatures: 1) the temperature of water running off the land into the stream reaches, 2)</w:t>
        </w:r>
      </w:ins>
      <w:ins w:id="1617" w:author="David Conklin" w:date="2021-01-03T16:16:00Z">
        <w:r>
          <w:t xml:space="preserve"> the temperature of water from springs, and 3) the size</w:t>
        </w:r>
      </w:ins>
      <w:ins w:id="1618" w:author="David Conklin" w:date="2021-01-03T16:17:00Z">
        <w:r>
          <w:t xml:space="preserve"> of the topographic shading effect on the insolation of water in the reservoirs.</w:t>
        </w:r>
      </w:ins>
    </w:p>
    <w:p w14:paraId="0602FA4D" w14:textId="7225D56F" w:rsidR="00E3419D" w:rsidRDefault="00E3419D" w:rsidP="007E57E4">
      <w:pPr>
        <w:rPr>
          <w:ins w:id="1619" w:author="David Conklin" w:date="2021-01-07T09:45:00Z"/>
        </w:rPr>
      </w:pPr>
    </w:p>
    <w:p w14:paraId="3079F3B8" w14:textId="4206182F" w:rsidR="00E3419D" w:rsidRDefault="00E3419D" w:rsidP="007E57E4">
      <w:pPr>
        <w:rPr>
          <w:ins w:id="1620" w:author="David Conklin" w:date="2021-01-07T09:41:00Z"/>
        </w:rPr>
      </w:pPr>
      <w:ins w:id="1621" w:author="David Conklin" w:date="2021-01-07T09:45:00Z">
        <w:r>
          <w:t>Tuning knob values in CW3M version 226</w:t>
        </w:r>
      </w:ins>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rPr>
          <w:ins w:id="1622" w:author="David Conklin" w:date="2021-01-07T09:41:00Z"/>
        </w:trPr>
        <w:tc>
          <w:tcPr>
            <w:tcW w:w="0" w:type="auto"/>
          </w:tcPr>
          <w:p w14:paraId="013F1F3C" w14:textId="73466DC5" w:rsidR="00E3419D" w:rsidRDefault="00E3419D" w:rsidP="007E57E4">
            <w:pPr>
              <w:rPr>
                <w:ins w:id="1623" w:author="David Conklin" w:date="2021-01-07T09:41:00Z"/>
              </w:rPr>
            </w:pPr>
            <w:ins w:id="1624" w:author="David Conklin" w:date="2021-01-07T09:46:00Z">
              <w:r>
                <w:t>HBVCALIB</w:t>
              </w:r>
            </w:ins>
          </w:p>
        </w:tc>
        <w:tc>
          <w:tcPr>
            <w:tcW w:w="0" w:type="auto"/>
          </w:tcPr>
          <w:p w14:paraId="6D9DF9D1" w14:textId="2757BE03" w:rsidR="00E3419D" w:rsidRDefault="00E3419D" w:rsidP="007E57E4">
            <w:pPr>
              <w:rPr>
                <w:ins w:id="1625" w:author="David Conklin" w:date="2021-01-07T09:41:00Z"/>
              </w:rPr>
            </w:pPr>
            <w:ins w:id="1626" w:author="David Conklin" w:date="2021-01-07T09:43:00Z">
              <w:r>
                <w:t>ET_MULT</w:t>
              </w:r>
            </w:ins>
          </w:p>
        </w:tc>
        <w:tc>
          <w:tcPr>
            <w:tcW w:w="0" w:type="auto"/>
          </w:tcPr>
          <w:p w14:paraId="6085A988" w14:textId="0F891F07" w:rsidR="00E3419D" w:rsidRDefault="00E3419D" w:rsidP="007E57E4">
            <w:pPr>
              <w:rPr>
                <w:ins w:id="1627" w:author="David Conklin" w:date="2021-01-07T09:41:00Z"/>
              </w:rPr>
            </w:pPr>
            <w:ins w:id="1628" w:author="David Conklin" w:date="2021-01-07T09:43:00Z">
              <w:r>
                <w:t>solar</w:t>
              </w:r>
            </w:ins>
            <w:ins w:id="1629" w:author="David Conklin" w:date="2021-01-07T09:55:00Z">
              <w:r w:rsidR="00410F77">
                <w:t>_</w:t>
              </w:r>
            </w:ins>
            <w:ins w:id="1630" w:author="David Conklin" w:date="2021-01-07T09:44:00Z">
              <w:r>
                <w:t>rad</w:t>
              </w:r>
            </w:ins>
            <w:ins w:id="1631" w:author="David Conklin" w:date="2021-01-07T09:55:00Z">
              <w:r w:rsidR="00410F77">
                <w:t>iation_</w:t>
              </w:r>
            </w:ins>
            <w:ins w:id="1632" w:author="David Conklin" w:date="2021-01-07T09:44:00Z">
              <w:r>
                <w:t>mult</w:t>
              </w:r>
            </w:ins>
            <w:ins w:id="1633" w:author="David Conklin" w:date="2021-01-07T09:55:00Z">
              <w:r w:rsidR="00410F77">
                <w:t>iplier</w:t>
              </w:r>
            </w:ins>
          </w:p>
        </w:tc>
        <w:tc>
          <w:tcPr>
            <w:tcW w:w="0" w:type="auto"/>
          </w:tcPr>
          <w:p w14:paraId="02C5AD49" w14:textId="399E66CD" w:rsidR="00E3419D" w:rsidRDefault="00E3419D" w:rsidP="007E57E4">
            <w:pPr>
              <w:rPr>
                <w:ins w:id="1634" w:author="David Conklin" w:date="2021-01-07T09:41:00Z"/>
              </w:rPr>
            </w:pPr>
            <w:ins w:id="1635" w:author="David Conklin" w:date="2021-01-07T09:44:00Z">
              <w:r>
                <w:t>W2A_SLP</w:t>
              </w:r>
            </w:ins>
          </w:p>
        </w:tc>
        <w:tc>
          <w:tcPr>
            <w:tcW w:w="0" w:type="auto"/>
          </w:tcPr>
          <w:p w14:paraId="74958C0E" w14:textId="0C6941B3" w:rsidR="00E3419D" w:rsidRDefault="00E3419D" w:rsidP="007E57E4">
            <w:pPr>
              <w:rPr>
                <w:ins w:id="1636" w:author="David Conklin" w:date="2021-01-07T09:41:00Z"/>
              </w:rPr>
            </w:pPr>
            <w:ins w:id="1637" w:author="David Conklin" w:date="2021-01-07T09:44:00Z">
              <w:r>
                <w:t>W2A_INT</w:t>
              </w:r>
            </w:ins>
          </w:p>
        </w:tc>
      </w:tr>
      <w:tr w:rsidR="00E3419D" w14:paraId="12806AE9" w14:textId="77777777" w:rsidTr="00E3419D">
        <w:trPr>
          <w:ins w:id="1638" w:author="David Conklin" w:date="2021-01-07T09:41:00Z"/>
        </w:trPr>
        <w:tc>
          <w:tcPr>
            <w:tcW w:w="0" w:type="auto"/>
          </w:tcPr>
          <w:p w14:paraId="0F062F1E" w14:textId="1AEEB676" w:rsidR="00E3419D" w:rsidRDefault="00E3419D" w:rsidP="007E57E4">
            <w:pPr>
              <w:rPr>
                <w:ins w:id="1639" w:author="David Conklin" w:date="2021-01-07T09:41:00Z"/>
              </w:rPr>
            </w:pPr>
            <w:ins w:id="1640" w:author="David Conklin" w:date="2021-01-07T09:46:00Z">
              <w:r>
                <w:t xml:space="preserve">8 </w:t>
              </w:r>
            </w:ins>
            <w:ins w:id="1641" w:author="David Conklin" w:date="2021-01-07T09:45:00Z">
              <w:r>
                <w:t>CGR</w:t>
              </w:r>
            </w:ins>
          </w:p>
        </w:tc>
        <w:tc>
          <w:tcPr>
            <w:tcW w:w="0" w:type="auto"/>
          </w:tcPr>
          <w:p w14:paraId="7B4A55A1" w14:textId="75ED369A" w:rsidR="00E3419D" w:rsidRDefault="00E3419D">
            <w:pPr>
              <w:jc w:val="center"/>
              <w:rPr>
                <w:ins w:id="1642" w:author="David Conklin" w:date="2021-01-07T09:41:00Z"/>
              </w:rPr>
              <w:pPrChange w:id="1643" w:author="David Conklin" w:date="2021-01-07T09:54:00Z">
                <w:pPr/>
              </w:pPrChange>
            </w:pPr>
            <w:ins w:id="1644" w:author="David Conklin" w:date="2021-01-07T09:47:00Z">
              <w:r>
                <w:t>0.826</w:t>
              </w:r>
            </w:ins>
          </w:p>
        </w:tc>
        <w:tc>
          <w:tcPr>
            <w:tcW w:w="0" w:type="auto"/>
          </w:tcPr>
          <w:p w14:paraId="6DC4097B" w14:textId="6F5EB07B" w:rsidR="00410F77" w:rsidRDefault="00410F77">
            <w:pPr>
              <w:jc w:val="center"/>
              <w:rPr>
                <w:ins w:id="1645" w:author="David Conklin" w:date="2021-01-07T09:41:00Z"/>
              </w:rPr>
              <w:pPrChange w:id="1646" w:author="David Conklin" w:date="2021-01-07T09:54:00Z">
                <w:pPr/>
              </w:pPrChange>
            </w:pPr>
            <w:ins w:id="1647" w:author="David Conklin" w:date="2021-01-07T09:54:00Z">
              <w:r>
                <w:t>1.0</w:t>
              </w:r>
            </w:ins>
          </w:p>
        </w:tc>
        <w:tc>
          <w:tcPr>
            <w:tcW w:w="0" w:type="auto"/>
          </w:tcPr>
          <w:p w14:paraId="14ACA79A" w14:textId="2A8EDDB3" w:rsidR="00E3419D" w:rsidRDefault="00410F77">
            <w:pPr>
              <w:jc w:val="center"/>
              <w:rPr>
                <w:ins w:id="1648" w:author="David Conklin" w:date="2021-01-07T09:41:00Z"/>
              </w:rPr>
              <w:pPrChange w:id="1649" w:author="David Conklin" w:date="2021-01-07T09:54:00Z">
                <w:pPr/>
              </w:pPrChange>
            </w:pPr>
            <w:ins w:id="1650" w:author="David Conklin" w:date="2021-01-07T09:48:00Z">
              <w:r>
                <w:t>0.4185</w:t>
              </w:r>
            </w:ins>
          </w:p>
        </w:tc>
        <w:tc>
          <w:tcPr>
            <w:tcW w:w="0" w:type="auto"/>
          </w:tcPr>
          <w:p w14:paraId="3EA6726C" w14:textId="6D0892BF" w:rsidR="00E3419D" w:rsidRDefault="00410F77">
            <w:pPr>
              <w:jc w:val="center"/>
              <w:rPr>
                <w:ins w:id="1651" w:author="David Conklin" w:date="2021-01-07T09:41:00Z"/>
              </w:rPr>
              <w:pPrChange w:id="1652" w:author="David Conklin" w:date="2021-01-07T09:54:00Z">
                <w:pPr/>
              </w:pPrChange>
            </w:pPr>
            <w:ins w:id="1653" w:author="David Conklin" w:date="2021-01-07T09:48:00Z">
              <w:r>
                <w:t>4.4309</w:t>
              </w:r>
            </w:ins>
          </w:p>
        </w:tc>
      </w:tr>
      <w:tr w:rsidR="00E3419D" w14:paraId="3F38FF0D" w14:textId="77777777" w:rsidTr="00E3419D">
        <w:trPr>
          <w:ins w:id="1654" w:author="David Conklin" w:date="2021-01-07T09:44:00Z"/>
        </w:trPr>
        <w:tc>
          <w:tcPr>
            <w:tcW w:w="0" w:type="auto"/>
          </w:tcPr>
          <w:p w14:paraId="28444FC3" w14:textId="231E85C8" w:rsidR="00E3419D" w:rsidRDefault="00E3419D" w:rsidP="007E57E4">
            <w:pPr>
              <w:rPr>
                <w:ins w:id="1655" w:author="David Conklin" w:date="2021-01-07T09:44:00Z"/>
              </w:rPr>
            </w:pPr>
            <w:ins w:id="1656" w:author="David Conklin" w:date="2021-01-07T09:46:00Z">
              <w:r>
                <w:t xml:space="preserve">9 </w:t>
              </w:r>
            </w:ins>
            <w:ins w:id="1657" w:author="David Conklin" w:date="2021-01-07T09:44:00Z">
              <w:r>
                <w:t>BLU</w:t>
              </w:r>
            </w:ins>
          </w:p>
        </w:tc>
        <w:tc>
          <w:tcPr>
            <w:tcW w:w="0" w:type="auto"/>
          </w:tcPr>
          <w:p w14:paraId="5FB4A130" w14:textId="5322E1E6" w:rsidR="00E3419D" w:rsidRDefault="00410F77">
            <w:pPr>
              <w:jc w:val="center"/>
              <w:rPr>
                <w:ins w:id="1658" w:author="David Conklin" w:date="2021-01-07T09:44:00Z"/>
              </w:rPr>
              <w:pPrChange w:id="1659" w:author="David Conklin" w:date="2021-01-07T09:54:00Z">
                <w:pPr/>
              </w:pPrChange>
            </w:pPr>
            <w:ins w:id="1660" w:author="David Conklin" w:date="2021-01-07T09:48:00Z">
              <w:r>
                <w:t>0.355</w:t>
              </w:r>
            </w:ins>
          </w:p>
        </w:tc>
        <w:tc>
          <w:tcPr>
            <w:tcW w:w="0" w:type="auto"/>
          </w:tcPr>
          <w:p w14:paraId="2F9894DE" w14:textId="0DB3715B" w:rsidR="00E3419D" w:rsidRDefault="00410F77">
            <w:pPr>
              <w:jc w:val="center"/>
              <w:rPr>
                <w:ins w:id="1661" w:author="David Conklin" w:date="2021-01-07T09:44:00Z"/>
              </w:rPr>
              <w:pPrChange w:id="1662" w:author="David Conklin" w:date="2021-01-07T09:54:00Z">
                <w:pPr/>
              </w:pPrChange>
            </w:pPr>
            <w:ins w:id="1663" w:author="David Conklin" w:date="2021-01-07T09:54:00Z">
              <w:r>
                <w:t>0.3</w:t>
              </w:r>
            </w:ins>
          </w:p>
        </w:tc>
        <w:tc>
          <w:tcPr>
            <w:tcW w:w="0" w:type="auto"/>
          </w:tcPr>
          <w:p w14:paraId="0B93C7BE" w14:textId="33981933" w:rsidR="00E3419D" w:rsidRDefault="00410F77">
            <w:pPr>
              <w:jc w:val="center"/>
              <w:rPr>
                <w:ins w:id="1664" w:author="David Conklin" w:date="2021-01-07T09:44:00Z"/>
              </w:rPr>
              <w:pPrChange w:id="1665" w:author="David Conklin" w:date="2021-01-07T09:54:00Z">
                <w:pPr/>
              </w:pPrChange>
            </w:pPr>
            <w:ins w:id="1666" w:author="David Conklin" w:date="2021-01-07T09:48:00Z">
              <w:r>
                <w:t>0.635107</w:t>
              </w:r>
            </w:ins>
          </w:p>
        </w:tc>
        <w:tc>
          <w:tcPr>
            <w:tcW w:w="0" w:type="auto"/>
          </w:tcPr>
          <w:p w14:paraId="3F627540" w14:textId="5CF6965A" w:rsidR="00E3419D" w:rsidRDefault="00410F77">
            <w:pPr>
              <w:jc w:val="center"/>
              <w:rPr>
                <w:ins w:id="1667" w:author="David Conklin" w:date="2021-01-07T09:44:00Z"/>
              </w:rPr>
              <w:pPrChange w:id="1668" w:author="David Conklin" w:date="2021-01-07T09:54:00Z">
                <w:pPr/>
              </w:pPrChange>
            </w:pPr>
            <w:ins w:id="1669" w:author="David Conklin" w:date="2021-01-07T09:48:00Z">
              <w:r>
                <w:t>4.9</w:t>
              </w:r>
            </w:ins>
          </w:p>
        </w:tc>
      </w:tr>
      <w:tr w:rsidR="00410F77" w14:paraId="0286322E" w14:textId="77777777" w:rsidTr="00E3419D">
        <w:trPr>
          <w:ins w:id="1670" w:author="David Conklin" w:date="2021-01-07T09:48:00Z"/>
        </w:trPr>
        <w:tc>
          <w:tcPr>
            <w:tcW w:w="0" w:type="auto"/>
          </w:tcPr>
          <w:p w14:paraId="3E2CCD17" w14:textId="06E040BF" w:rsidR="00410F77" w:rsidRDefault="00410F77" w:rsidP="007E57E4">
            <w:pPr>
              <w:rPr>
                <w:ins w:id="1671" w:author="David Conklin" w:date="2021-01-07T09:48:00Z"/>
              </w:rPr>
            </w:pPr>
            <w:ins w:id="1672" w:author="David Conklin" w:date="2021-01-07T09:48:00Z">
              <w:r>
                <w:t xml:space="preserve">16 </w:t>
              </w:r>
            </w:ins>
            <w:ins w:id="1673" w:author="David Conklin" w:date="2021-01-07T09:49:00Z">
              <w:r>
                <w:t>McKenzie outlet</w:t>
              </w:r>
            </w:ins>
          </w:p>
        </w:tc>
        <w:tc>
          <w:tcPr>
            <w:tcW w:w="0" w:type="auto"/>
          </w:tcPr>
          <w:p w14:paraId="57C4CFAF" w14:textId="29C2260C" w:rsidR="00410F77" w:rsidRDefault="00410F77">
            <w:pPr>
              <w:jc w:val="center"/>
              <w:rPr>
                <w:ins w:id="1674" w:author="David Conklin" w:date="2021-01-07T09:48:00Z"/>
              </w:rPr>
              <w:pPrChange w:id="1675" w:author="David Conklin" w:date="2021-01-07T09:54:00Z">
                <w:pPr/>
              </w:pPrChange>
            </w:pPr>
            <w:ins w:id="1676" w:author="David Conklin" w:date="2021-01-07T09:49:00Z">
              <w:r>
                <w:t>1.9135</w:t>
              </w:r>
            </w:ins>
          </w:p>
        </w:tc>
        <w:tc>
          <w:tcPr>
            <w:tcW w:w="0" w:type="auto"/>
          </w:tcPr>
          <w:p w14:paraId="34604EBB" w14:textId="77777777" w:rsidR="00410F77" w:rsidRDefault="00410F77">
            <w:pPr>
              <w:jc w:val="center"/>
              <w:rPr>
                <w:ins w:id="1677" w:author="David Conklin" w:date="2021-01-07T09:48:00Z"/>
              </w:rPr>
              <w:pPrChange w:id="1678" w:author="David Conklin" w:date="2021-01-07T09:54:00Z">
                <w:pPr/>
              </w:pPrChange>
            </w:pPr>
          </w:p>
        </w:tc>
        <w:tc>
          <w:tcPr>
            <w:tcW w:w="0" w:type="auto"/>
          </w:tcPr>
          <w:p w14:paraId="6DB933D2" w14:textId="0250F50E" w:rsidR="00410F77" w:rsidRDefault="00410F77">
            <w:pPr>
              <w:jc w:val="center"/>
              <w:rPr>
                <w:ins w:id="1679" w:author="David Conklin" w:date="2021-01-07T09:48:00Z"/>
              </w:rPr>
              <w:pPrChange w:id="1680" w:author="David Conklin" w:date="2021-01-07T09:54:00Z">
                <w:pPr/>
              </w:pPrChange>
            </w:pPr>
            <w:ins w:id="1681" w:author="David Conklin" w:date="2021-01-07T09:49:00Z">
              <w:r>
                <w:t>0.598888</w:t>
              </w:r>
            </w:ins>
          </w:p>
        </w:tc>
        <w:tc>
          <w:tcPr>
            <w:tcW w:w="0" w:type="auto"/>
          </w:tcPr>
          <w:p w14:paraId="750601F6" w14:textId="3E81472B" w:rsidR="00410F77" w:rsidRDefault="00410F77">
            <w:pPr>
              <w:jc w:val="center"/>
              <w:rPr>
                <w:ins w:id="1682" w:author="David Conklin" w:date="2021-01-07T09:48:00Z"/>
              </w:rPr>
              <w:pPrChange w:id="1683" w:author="David Conklin" w:date="2021-01-07T09:54:00Z">
                <w:pPr/>
              </w:pPrChange>
            </w:pPr>
            <w:ins w:id="1684" w:author="David Conklin" w:date="2021-01-07T09:49:00Z">
              <w:r>
                <w:t>4.97186</w:t>
              </w:r>
            </w:ins>
          </w:p>
        </w:tc>
      </w:tr>
      <w:tr w:rsidR="00410F77" w14:paraId="0B671F7A" w14:textId="77777777" w:rsidTr="00E3419D">
        <w:trPr>
          <w:ins w:id="1685" w:author="David Conklin" w:date="2021-01-07T09:49:00Z"/>
        </w:trPr>
        <w:tc>
          <w:tcPr>
            <w:tcW w:w="0" w:type="auto"/>
          </w:tcPr>
          <w:p w14:paraId="7B2E22C4" w14:textId="56E2D5C8" w:rsidR="00410F77" w:rsidRDefault="00410F77" w:rsidP="007E57E4">
            <w:pPr>
              <w:rPr>
                <w:ins w:id="1686" w:author="David Conklin" w:date="2021-01-07T09:49:00Z"/>
              </w:rPr>
            </w:pPr>
            <w:ins w:id="1687" w:author="David Conklin" w:date="2021-01-07T09:49:00Z">
              <w:r>
                <w:t>25 Mohawk</w:t>
              </w:r>
            </w:ins>
          </w:p>
        </w:tc>
        <w:tc>
          <w:tcPr>
            <w:tcW w:w="0" w:type="auto"/>
          </w:tcPr>
          <w:p w14:paraId="33F8B8E2" w14:textId="00B1A403" w:rsidR="00410F77" w:rsidRDefault="00410F77">
            <w:pPr>
              <w:jc w:val="center"/>
              <w:rPr>
                <w:ins w:id="1688" w:author="David Conklin" w:date="2021-01-07T09:49:00Z"/>
              </w:rPr>
              <w:pPrChange w:id="1689" w:author="David Conklin" w:date="2021-01-07T09:54:00Z">
                <w:pPr/>
              </w:pPrChange>
            </w:pPr>
            <w:ins w:id="1690" w:author="David Conklin" w:date="2021-01-07T09:50:00Z">
              <w:r>
                <w:t>1.201</w:t>
              </w:r>
            </w:ins>
          </w:p>
        </w:tc>
        <w:tc>
          <w:tcPr>
            <w:tcW w:w="0" w:type="auto"/>
          </w:tcPr>
          <w:p w14:paraId="67D9946F" w14:textId="77777777" w:rsidR="00410F77" w:rsidRDefault="00410F77">
            <w:pPr>
              <w:jc w:val="center"/>
              <w:rPr>
                <w:ins w:id="1691" w:author="David Conklin" w:date="2021-01-07T09:49:00Z"/>
              </w:rPr>
              <w:pPrChange w:id="1692" w:author="David Conklin" w:date="2021-01-07T09:54:00Z">
                <w:pPr/>
              </w:pPrChange>
            </w:pPr>
          </w:p>
        </w:tc>
        <w:tc>
          <w:tcPr>
            <w:tcW w:w="0" w:type="auto"/>
          </w:tcPr>
          <w:p w14:paraId="21205A77" w14:textId="3CAE947E" w:rsidR="00410F77" w:rsidRDefault="00410F77">
            <w:pPr>
              <w:jc w:val="center"/>
              <w:rPr>
                <w:ins w:id="1693" w:author="David Conklin" w:date="2021-01-07T09:49:00Z"/>
              </w:rPr>
              <w:pPrChange w:id="1694" w:author="David Conklin" w:date="2021-01-07T09:54:00Z">
                <w:pPr/>
              </w:pPrChange>
            </w:pPr>
            <w:ins w:id="1695" w:author="David Conklin" w:date="2021-01-07T09:50:00Z">
              <w:r>
                <w:t>0.598888</w:t>
              </w:r>
            </w:ins>
          </w:p>
        </w:tc>
        <w:tc>
          <w:tcPr>
            <w:tcW w:w="0" w:type="auto"/>
          </w:tcPr>
          <w:p w14:paraId="713B4F89" w14:textId="5C8A4BF3" w:rsidR="00410F77" w:rsidRDefault="00410F77">
            <w:pPr>
              <w:jc w:val="center"/>
              <w:rPr>
                <w:ins w:id="1696" w:author="David Conklin" w:date="2021-01-07T09:49:00Z"/>
              </w:rPr>
              <w:pPrChange w:id="1697" w:author="David Conklin" w:date="2021-01-07T09:54:00Z">
                <w:pPr/>
              </w:pPrChange>
            </w:pPr>
            <w:ins w:id="1698" w:author="David Conklin" w:date="2021-01-07T09:50:00Z">
              <w:r>
                <w:t>3.37186</w:t>
              </w:r>
            </w:ins>
          </w:p>
        </w:tc>
      </w:tr>
      <w:tr w:rsidR="00410F77" w14:paraId="6060C23A" w14:textId="77777777" w:rsidTr="00E3419D">
        <w:trPr>
          <w:ins w:id="1699" w:author="David Conklin" w:date="2021-01-07T09:50:00Z"/>
        </w:trPr>
        <w:tc>
          <w:tcPr>
            <w:tcW w:w="0" w:type="auto"/>
          </w:tcPr>
          <w:p w14:paraId="27A43BF8" w14:textId="796372BE" w:rsidR="00410F77" w:rsidRDefault="00410F77" w:rsidP="007E57E4">
            <w:pPr>
              <w:rPr>
                <w:ins w:id="1700" w:author="David Conklin" w:date="2021-01-07T09:50:00Z"/>
              </w:rPr>
            </w:pPr>
            <w:ins w:id="1701" w:author="David Conklin" w:date="2021-01-07T09:51:00Z">
              <w:r>
                <w:t>34 McKenzie above Waltervil</w:t>
              </w:r>
            </w:ins>
            <w:ins w:id="1702" w:author="David Conklin" w:date="2021-01-07T09:52:00Z">
              <w:r>
                <w:t>le</w:t>
              </w:r>
            </w:ins>
          </w:p>
        </w:tc>
        <w:tc>
          <w:tcPr>
            <w:tcW w:w="0" w:type="auto"/>
          </w:tcPr>
          <w:p w14:paraId="629D6AB0" w14:textId="290D5F81" w:rsidR="00410F77" w:rsidRDefault="00410F77">
            <w:pPr>
              <w:jc w:val="center"/>
              <w:rPr>
                <w:ins w:id="1703" w:author="David Conklin" w:date="2021-01-07T09:50:00Z"/>
              </w:rPr>
              <w:pPrChange w:id="1704" w:author="David Conklin" w:date="2021-01-07T09:54:00Z">
                <w:pPr/>
              </w:pPrChange>
            </w:pPr>
            <w:ins w:id="1705" w:author="David Conklin" w:date="2021-01-07T09:52:00Z">
              <w:r>
                <w:t>0.4174</w:t>
              </w:r>
            </w:ins>
          </w:p>
        </w:tc>
        <w:tc>
          <w:tcPr>
            <w:tcW w:w="0" w:type="auto"/>
          </w:tcPr>
          <w:p w14:paraId="4C12DAB9" w14:textId="77777777" w:rsidR="00410F77" w:rsidRDefault="00410F77">
            <w:pPr>
              <w:jc w:val="center"/>
              <w:rPr>
                <w:ins w:id="1706" w:author="David Conklin" w:date="2021-01-07T09:50:00Z"/>
              </w:rPr>
              <w:pPrChange w:id="1707" w:author="David Conklin" w:date="2021-01-07T09:54:00Z">
                <w:pPr/>
              </w:pPrChange>
            </w:pPr>
          </w:p>
        </w:tc>
        <w:tc>
          <w:tcPr>
            <w:tcW w:w="0" w:type="auto"/>
          </w:tcPr>
          <w:p w14:paraId="0A5DBD8F" w14:textId="4AA7E99B" w:rsidR="00410F77" w:rsidRDefault="00410F77">
            <w:pPr>
              <w:jc w:val="center"/>
              <w:rPr>
                <w:ins w:id="1708" w:author="David Conklin" w:date="2021-01-07T09:50:00Z"/>
              </w:rPr>
              <w:pPrChange w:id="1709" w:author="David Conklin" w:date="2021-01-07T09:54:00Z">
                <w:pPr/>
              </w:pPrChange>
            </w:pPr>
            <w:ins w:id="1710" w:author="David Conklin" w:date="2021-01-07T09:52:00Z">
              <w:r>
                <w:t>0.4583</w:t>
              </w:r>
            </w:ins>
          </w:p>
        </w:tc>
        <w:tc>
          <w:tcPr>
            <w:tcW w:w="0" w:type="auto"/>
          </w:tcPr>
          <w:p w14:paraId="493DBBF7" w14:textId="4B7DD69F" w:rsidR="00410F77" w:rsidRDefault="00410F77">
            <w:pPr>
              <w:jc w:val="center"/>
              <w:rPr>
                <w:ins w:id="1711" w:author="David Conklin" w:date="2021-01-07T09:50:00Z"/>
              </w:rPr>
              <w:pPrChange w:id="1712" w:author="David Conklin" w:date="2021-01-07T09:54:00Z">
                <w:pPr/>
              </w:pPrChange>
            </w:pPr>
            <w:ins w:id="1713" w:author="David Conklin" w:date="2021-01-07T09:52:00Z">
              <w:r>
                <w:t>5.2348</w:t>
              </w:r>
            </w:ins>
          </w:p>
        </w:tc>
      </w:tr>
      <w:tr w:rsidR="00410F77" w14:paraId="4CF0B37B" w14:textId="77777777" w:rsidTr="00E3419D">
        <w:trPr>
          <w:ins w:id="1714" w:author="David Conklin" w:date="2021-01-07T09:52:00Z"/>
        </w:trPr>
        <w:tc>
          <w:tcPr>
            <w:tcW w:w="0" w:type="auto"/>
          </w:tcPr>
          <w:p w14:paraId="531B6FD2" w14:textId="7B238CF9" w:rsidR="00410F77" w:rsidRDefault="00410F77" w:rsidP="007E57E4">
            <w:pPr>
              <w:rPr>
                <w:ins w:id="1715" w:author="David Conklin" w:date="2021-01-07T09:52:00Z"/>
              </w:rPr>
            </w:pPr>
            <w:ins w:id="1716" w:author="David Conklin" w:date="2021-01-07T09:52:00Z">
              <w:r>
                <w:t>46 Clear Lake</w:t>
              </w:r>
            </w:ins>
          </w:p>
        </w:tc>
        <w:tc>
          <w:tcPr>
            <w:tcW w:w="0" w:type="auto"/>
          </w:tcPr>
          <w:p w14:paraId="5E9DAFD7" w14:textId="090F56B9" w:rsidR="00410F77" w:rsidRDefault="00410F77">
            <w:pPr>
              <w:jc w:val="center"/>
              <w:rPr>
                <w:ins w:id="1717" w:author="David Conklin" w:date="2021-01-07T09:52:00Z"/>
              </w:rPr>
              <w:pPrChange w:id="1718" w:author="David Conklin" w:date="2021-01-07T09:54:00Z">
                <w:pPr/>
              </w:pPrChange>
            </w:pPr>
            <w:ins w:id="1719" w:author="David Conklin" w:date="2021-01-07T09:53:00Z">
              <w:r>
                <w:t>0.5</w:t>
              </w:r>
            </w:ins>
          </w:p>
        </w:tc>
        <w:tc>
          <w:tcPr>
            <w:tcW w:w="0" w:type="auto"/>
          </w:tcPr>
          <w:p w14:paraId="626FC22A" w14:textId="77777777" w:rsidR="00410F77" w:rsidRDefault="00410F77">
            <w:pPr>
              <w:jc w:val="center"/>
              <w:rPr>
                <w:ins w:id="1720" w:author="David Conklin" w:date="2021-01-07T09:52:00Z"/>
              </w:rPr>
              <w:pPrChange w:id="1721" w:author="David Conklin" w:date="2021-01-07T09:54:00Z">
                <w:pPr/>
              </w:pPrChange>
            </w:pPr>
          </w:p>
        </w:tc>
        <w:tc>
          <w:tcPr>
            <w:tcW w:w="0" w:type="auto"/>
          </w:tcPr>
          <w:p w14:paraId="7478B725" w14:textId="1B146474" w:rsidR="00410F77" w:rsidRDefault="00410F77">
            <w:pPr>
              <w:jc w:val="center"/>
              <w:rPr>
                <w:ins w:id="1722" w:author="David Conklin" w:date="2021-01-07T09:52:00Z"/>
              </w:rPr>
              <w:pPrChange w:id="1723" w:author="David Conklin" w:date="2021-01-07T09:54:00Z">
                <w:pPr/>
              </w:pPrChange>
            </w:pPr>
            <w:ins w:id="1724" w:author="David Conklin" w:date="2021-01-07T09:53:00Z">
              <w:r>
                <w:t>0.376465</w:t>
              </w:r>
            </w:ins>
          </w:p>
        </w:tc>
        <w:tc>
          <w:tcPr>
            <w:tcW w:w="0" w:type="auto"/>
          </w:tcPr>
          <w:p w14:paraId="56170A3D" w14:textId="1047113B" w:rsidR="00410F77" w:rsidRDefault="00410F77">
            <w:pPr>
              <w:jc w:val="center"/>
              <w:rPr>
                <w:ins w:id="1725" w:author="David Conklin" w:date="2021-01-07T09:52:00Z"/>
              </w:rPr>
              <w:pPrChange w:id="1726" w:author="David Conklin" w:date="2021-01-07T09:54:00Z">
                <w:pPr/>
              </w:pPrChange>
            </w:pPr>
            <w:ins w:id="1727" w:author="David Conklin" w:date="2021-01-07T09:53:00Z">
              <w:r>
                <w:t>3.614884</w:t>
              </w:r>
            </w:ins>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728" w:name="_Toc60992389"/>
      <w:r>
        <w:t>Analysis of</w:t>
      </w:r>
      <w:r w:rsidR="003024C9">
        <w:t xml:space="preserve"> locations where the model has low skill</w:t>
      </w:r>
      <w:bookmarkEnd w:id="1728"/>
    </w:p>
    <w:p w14:paraId="57E1DBA4" w14:textId="583EFE60" w:rsidR="00535731" w:rsidRDefault="00535731" w:rsidP="00535731">
      <w:r>
        <w:t>As of 1</w:t>
      </w:r>
      <w:ins w:id="1729" w:author="David Conklin" w:date="2021-01-03T16:03:00Z">
        <w:r w:rsidR="00CE381B">
          <w:t>/3/21</w:t>
        </w:r>
      </w:ins>
      <w:del w:id="1730" w:author="David Conklin" w:date="2021-01-03T16:03:00Z">
        <w:r w:rsidR="00CC3A0F" w:rsidDel="00CE381B">
          <w:delText>2/7</w:delText>
        </w:r>
        <w:r w:rsidDel="00CE381B">
          <w:delText>/20</w:delText>
        </w:r>
      </w:del>
      <w:r w:rsidR="00D14E53">
        <w:t xml:space="preserve"> and CW3M version </w:t>
      </w:r>
      <w:ins w:id="1731" w:author="David Conklin" w:date="2021-01-03T16:03:00Z">
        <w:r w:rsidR="00CE381B">
          <w:t>219</w:t>
        </w:r>
      </w:ins>
      <w:del w:id="1732" w:author="David Conklin" w:date="2021-01-03T16:03:00Z">
        <w:r w:rsidR="00D14E53" w:rsidDel="00CE381B">
          <w:delText>1</w:delText>
        </w:r>
        <w:r w:rsidR="00CC3A0F" w:rsidDel="00CE381B">
          <w:delText>51</w:delText>
        </w:r>
      </w:del>
      <w:r>
        <w:t xml:space="preserve">, </w:t>
      </w:r>
      <w:ins w:id="1733" w:author="David Conklin" w:date="2021-01-03T16:03:00Z">
        <w:r w:rsidR="0060640B">
          <w:t>five</w:t>
        </w:r>
      </w:ins>
      <w:del w:id="1734" w:author="David Conklin" w:date="2021-01-03T16:03:00Z">
        <w:r w:rsidDel="0060640B">
          <w:delText>six</w:delText>
        </w:r>
      </w:del>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ins w:id="1735" w:author="David Conklin" w:date="2021-01-06T11:01:00Z">
        <w:r w:rsidR="00CE4712">
          <w:t xml:space="preserve">the five </w:t>
        </w:r>
      </w:ins>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Del="0060640B" w:rsidRDefault="005271A6" w:rsidP="00535731">
      <w:pPr>
        <w:rPr>
          <w:del w:id="1736" w:author="David Conklin" w:date="2021-01-03T16:06:00Z"/>
        </w:rPr>
      </w:pPr>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Del="0060640B" w:rsidRDefault="005271A6" w:rsidP="00535731">
      <w:pPr>
        <w:rPr>
          <w:del w:id="1737" w:author="David Conklin" w:date="2021-01-03T16:06:00Z"/>
        </w:rPr>
      </w:pPr>
    </w:p>
    <w:p w14:paraId="67BC7B18" w14:textId="77115660" w:rsidR="00767E36" w:rsidDel="0060640B" w:rsidRDefault="005271A6" w:rsidP="00535731">
      <w:pPr>
        <w:rPr>
          <w:del w:id="1738" w:author="David Conklin" w:date="2021-01-03T16:06:00Z"/>
        </w:rPr>
      </w:pPr>
      <w:del w:id="1739" w:author="David Conklin" w:date="2021-01-03T16:06:00Z">
        <w:r w:rsidDel="0060640B">
          <w:delText>The sixth gage location with unsatisfactory simulation skill is</w:delText>
        </w:r>
        <w:r w:rsidR="00767E36" w:rsidDel="0060640B">
          <w:delText xml:space="preserve"> at the outlet of Clear Lake (reach 23773373), the actual source of the McKenzie.  The simulation accurately reproduces the magnitude of the flows (PBIAS 0.</w:delText>
        </w:r>
        <w:r w:rsidR="00D14E53" w:rsidDel="0060640B">
          <w:delText>2</w:delText>
        </w:r>
        <w:r w:rsidR="00767E36" w:rsidDel="0060640B">
          <w:delText>%) but does poorly at reproducing the seasonal variation</w:delText>
        </w:r>
        <w:r w:rsidR="0027285C" w:rsidDel="0060640B">
          <w:delText xml:space="preserve"> (NSE 0.</w:delText>
        </w:r>
        <w:r w:rsidR="000513C0" w:rsidDel="0060640B">
          <w:delText>43</w:delText>
        </w:r>
        <w:r w:rsidR="0027285C" w:rsidDel="0060640B">
          <w:delText>, RSR 0.7</w:delText>
        </w:r>
        <w:r w:rsidR="000513C0" w:rsidDel="0060640B">
          <w:delText>5</w:delText>
        </w:r>
        <w:r w:rsidR="0027285C" w:rsidDel="0060640B">
          <w:delText>, R</w:delText>
        </w:r>
        <w:r w:rsidR="003B76A2" w:rsidDel="0060640B">
          <w:rPr>
            <w:vertAlign w:val="superscript"/>
          </w:rPr>
          <w:delText>2</w:delText>
        </w:r>
        <w:r w:rsidR="0027285C" w:rsidDel="0060640B">
          <w:delText xml:space="preserve"> 0.4</w:delText>
        </w:r>
        <w:r w:rsidR="000513C0" w:rsidDel="0060640B">
          <w:delText>3</w:delText>
        </w:r>
        <w:r w:rsidR="0027285C" w:rsidDel="0060640B">
          <w:delText>)</w:delText>
        </w:r>
        <w:r w:rsidR="00767E36" w:rsidDel="0060640B">
          <w:delText>.</w:delText>
        </w:r>
        <w:r w:rsidR="003B76A2" w:rsidDel="0060640B">
          <w:delText xml:space="preserve">  Improvement of skill at this location will likely require identifying the surface land area drained by Clear Lake and running a PEST calibration for it, to get new values for HBV parameters, including ET_MULT and the </w:delText>
        </w:r>
        <w:r w:rsidR="00CC3A0F" w:rsidDel="0060640B">
          <w:delText>amount of High Cascades groundwater</w:delText>
        </w:r>
        <w:r w:rsidR="003B76A2" w:rsidDel="0060640B">
          <w:delText>, which affect the recession curves and seasonality.</w:delText>
        </w:r>
      </w:del>
    </w:p>
    <w:p w14:paraId="168058C4" w14:textId="35F5146D" w:rsidR="00767E36" w:rsidRDefault="00767E36" w:rsidP="00535731"/>
    <w:p w14:paraId="161D656E" w14:textId="6F2B8DD1" w:rsidR="00767E36" w:rsidDel="0060640B" w:rsidRDefault="004D2DE6" w:rsidP="00535731">
      <w:pPr>
        <w:rPr>
          <w:del w:id="1740" w:author="David Conklin" w:date="2021-01-03T16:06:00Z"/>
        </w:rPr>
      </w:pPr>
      <w:del w:id="1741" w:author="David Conklin" w:date="2021-01-03T16:06:00Z">
        <w:r w:rsidDel="0060640B">
          <w:rPr>
            <w:noProof/>
          </w:rPr>
          <w:drawing>
            <wp:inline distT="0" distB="0" distL="0" distR="0" wp14:anchorId="2857D900" wp14:editId="74EC8F52">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7595"/>
                      </a:xfrm>
                      <a:prstGeom prst="rect">
                        <a:avLst/>
                      </a:prstGeom>
                    </pic:spPr>
                  </pic:pic>
                </a:graphicData>
              </a:graphic>
            </wp:inline>
          </w:drawing>
        </w:r>
      </w:del>
    </w:p>
    <w:p w14:paraId="13949D89" w14:textId="476C5328" w:rsidR="002B6EA4" w:rsidRDefault="002B6EA4" w:rsidP="00535731"/>
    <w:p w14:paraId="21BEFCD3" w14:textId="3AA78402" w:rsidR="002B6EA4" w:rsidRDefault="002B6EA4" w:rsidP="00535731">
      <w:r>
        <w:t xml:space="preserve">As of </w:t>
      </w:r>
      <w:ins w:id="1742" w:author="David Conklin" w:date="2021-01-03T16:07:00Z">
        <w:r w:rsidR="0060640B">
          <w:t>1/3/21</w:t>
        </w:r>
      </w:ins>
      <w:del w:id="1743" w:author="David Conklin" w:date="2021-01-03T16:07:00Z">
        <w:r w:rsidDel="0060640B">
          <w:delText>1</w:delText>
        </w:r>
        <w:r w:rsidR="00034BCE" w:rsidDel="0060640B">
          <w:delText>2/7</w:delText>
        </w:r>
        <w:r w:rsidDel="0060640B">
          <w:delText>/20</w:delText>
        </w:r>
      </w:del>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ins w:id="1744" w:author="David Conklin" w:date="2021-01-03T16:09:00Z">
        <w:r w:rsidR="0060640B">
          <w:t xml:space="preserve"> of water in the reaches</w:t>
        </w:r>
      </w:ins>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ins w:id="1745" w:author="David Conklin" w:date="2021-01-03T16:07:00Z">
        <w:r w:rsidR="0060640B">
          <w:t>Terrain shading of the reservoir</w:t>
        </w:r>
      </w:ins>
      <w:ins w:id="1746" w:author="David Conklin" w:date="2021-01-03T16:08:00Z">
        <w:r w:rsidR="0060640B">
          <w:t xml:space="preserve">s is parameterized with a tuning knob, solar_radiation_multiplier, which is applied to the </w:t>
        </w:r>
      </w:ins>
      <w:ins w:id="1747" w:author="David Conklin" w:date="2021-01-03T16:09:00Z">
        <w:r w:rsidR="0060640B">
          <w:t>shortwave radiation falling on the reservoir water surface</w:t>
        </w:r>
      </w:ins>
      <w:ins w:id="1748" w:author="David Conklin" w:date="2021-01-03T16:10:00Z">
        <w:r w:rsidR="0060640B">
          <w:t>.  In version 219 of the model, solar</w:t>
        </w:r>
      </w:ins>
      <w:ins w:id="1749" w:author="David Conklin" w:date="2021-01-03T16:11:00Z">
        <w:r w:rsidR="0060640B">
          <w:t xml:space="preserve">_radiation_multiplier is set to 1.0 for Cougar and to </w:t>
        </w:r>
      </w:ins>
      <w:ins w:id="1750" w:author="David Conklin" w:date="2021-01-03T16:12:00Z">
        <w:r w:rsidR="0060640B">
          <w:t>0.3 for Blue River.</w:t>
        </w:r>
      </w:ins>
    </w:p>
    <w:p w14:paraId="59FAF5A0" w14:textId="0909CBE3" w:rsidR="0027285C" w:rsidRDefault="0027285C" w:rsidP="00535731"/>
    <w:p w14:paraId="0BE5E201" w14:textId="48D8F18E" w:rsidR="00196A85" w:rsidRDefault="00196A85">
      <w:pPr>
        <w:rPr>
          <w:ins w:id="1751" w:author="David Conklin" w:date="2021-01-06T10:24:00Z"/>
        </w:rPr>
      </w:pPr>
      <w:ins w:id="1752" w:author="David Conklin" w:date="2021-01-06T10:24:00Z">
        <w:r>
          <w:br w:type="page"/>
        </w:r>
      </w:ins>
    </w:p>
    <w:p w14:paraId="45B7ACA0" w14:textId="77777777" w:rsidR="00B47F76" w:rsidRDefault="00B47F76" w:rsidP="00B47F76"/>
    <w:p w14:paraId="0D1BEDC6" w14:textId="034C8026" w:rsidR="00B47F76" w:rsidRDefault="00B47F76" w:rsidP="00B47F76">
      <w:pPr>
        <w:pStyle w:val="Heading2"/>
        <w:rPr>
          <w:ins w:id="1753" w:author="David Conklin" w:date="2021-01-07T10:00:00Z"/>
        </w:rPr>
      </w:pPr>
      <w:bookmarkStart w:id="1754" w:name="_Toc60992390"/>
      <w:r>
        <w:t>Simulated McKenzie basin water budget</w:t>
      </w:r>
      <w:ins w:id="1755" w:author="David Conklin" w:date="2021-01-07T10:00:00Z">
        <w:r w:rsidR="00334ED8">
          <w:t xml:space="preserve"> and thermal energy budget</w:t>
        </w:r>
        <w:bookmarkEnd w:id="1754"/>
      </w:ins>
    </w:p>
    <w:p w14:paraId="28DCD52C" w14:textId="32E880FB" w:rsidR="00334ED8" w:rsidRDefault="00334ED8" w:rsidP="00334ED8">
      <w:pPr>
        <w:rPr>
          <w:ins w:id="1756" w:author="David Conklin" w:date="2021-01-07T10:00:00Z"/>
        </w:rPr>
      </w:pPr>
    </w:p>
    <w:p w14:paraId="1CA8F97F" w14:textId="62051BDE" w:rsidR="00334ED8" w:rsidRDefault="00334ED8" w:rsidP="00334ED8">
      <w:pPr>
        <w:rPr>
          <w:ins w:id="1757" w:author="David Conklin" w:date="2021-01-07T10:06:00Z"/>
        </w:rPr>
      </w:pPr>
      <w:ins w:id="1758" w:author="David Conklin" w:date="2021-01-07T10:00:00Z">
        <w:r>
          <w:t>Entries for “added by model” in these bud</w:t>
        </w:r>
      </w:ins>
      <w:ins w:id="1759" w:author="David Conklin" w:date="2021-01-07T10:01:00Z">
        <w:r>
          <w:t>gets reflect heuristics in the model code to deal with</w:t>
        </w:r>
      </w:ins>
      <w:ins w:id="1760" w:author="David Conklin" w:date="2021-01-07T10:02:00Z">
        <w:r>
          <w:t xml:space="preserve"> mathematical anomalies (e.g. division by zero).  The </w:t>
        </w:r>
      </w:ins>
      <w:ins w:id="1761" w:author="David Conklin" w:date="2021-01-07T10:03:00Z">
        <w:r>
          <w:t>model is built to handle free-flowing perennial streams.  The math i</w:t>
        </w:r>
      </w:ins>
      <w:ins w:id="1762" w:author="David Conklin" w:date="2021-01-07T10:04:00Z">
        <w:r>
          <w:t>n the model encounters anomalies when stream reaches dry up or freeze up</w:t>
        </w:r>
      </w:ins>
      <w:ins w:id="1763" w:author="David Conklin" w:date="2021-01-07T10:05:00Z">
        <w:r>
          <w:t xml:space="preserve">.  Under those conditions, the model adds water or thermal energy as necessary to </w:t>
        </w:r>
      </w:ins>
      <w:ins w:id="1764" w:author="David Conklin" w:date="2021-01-07T10:06:00Z">
        <w:r>
          <w:t>maintain minimum flow rates of liquid water.</w:t>
        </w:r>
      </w:ins>
    </w:p>
    <w:p w14:paraId="790AFDAB" w14:textId="35B28A26" w:rsidR="00334ED8" w:rsidRDefault="00334ED8" w:rsidP="00334ED8">
      <w:pPr>
        <w:rPr>
          <w:ins w:id="1765" w:author="David Conklin" w:date="2021-01-07T10:06:00Z"/>
        </w:rPr>
      </w:pPr>
    </w:p>
    <w:p w14:paraId="1D6AA58E" w14:textId="71449433" w:rsidR="00334ED8" w:rsidRDefault="00334ED8" w:rsidP="00334ED8">
      <w:pPr>
        <w:rPr>
          <w:ins w:id="1766" w:author="David Conklin" w:date="2021-01-07T10:00:00Z"/>
        </w:rPr>
      </w:pPr>
      <w:ins w:id="1767" w:author="David Conklin" w:date="2021-01-07T10:06:00Z">
        <w:r>
          <w:t>I</w:t>
        </w:r>
      </w:ins>
      <w:ins w:id="1768" w:author="David Conklin" w:date="2021-01-07T10:07:00Z">
        <w:r>
          <w:t>deally, the “total in” value should match the “total out” value in ea</w:t>
        </w:r>
      </w:ins>
      <w:ins w:id="1769" w:author="David Conklin" w:date="2021-01-07T10:08:00Z">
        <w:r>
          <w:t>ch budget</w:t>
        </w:r>
        <w:r w:rsidR="00082BCB">
          <w:t>.  As of versions 225 and 226, the</w:t>
        </w:r>
      </w:ins>
      <w:ins w:id="1770" w:author="David Conklin" w:date="2021-01-07T10:11:00Z">
        <w:r w:rsidR="00082BCB">
          <w:t>re are discrepancies of</w:t>
        </w:r>
      </w:ins>
      <w:ins w:id="1771" w:author="David Conklin" w:date="2021-01-07T10:12:00Z">
        <w:r w:rsidR="00082BCB">
          <w:t xml:space="preserve"> less than 1% between the “in” and “out” figures.</w:t>
        </w:r>
      </w:ins>
      <w:ins w:id="1772" w:author="David Conklin" w:date="2021-01-07T10:13:00Z">
        <w:r w:rsidR="00082BCB">
          <w:t xml:space="preserve">  As work continues on the model during the McKenzie wetlands project, we expect to reduce these d</w:t>
        </w:r>
      </w:ins>
      <w:ins w:id="1773" w:author="David Conklin" w:date="2021-01-07T10:14:00Z">
        <w:r w:rsidR="00082BCB">
          <w:t xml:space="preserve">iscrepancies to less than 0.1%.  As a figure of merit, the discrepancy in the </w:t>
        </w:r>
      </w:ins>
      <w:ins w:id="1774" w:author="David Conklin" w:date="2021-01-07T10:15:00Z">
        <w:r w:rsidR="00082BCB">
          <w:t xml:space="preserve">simulated </w:t>
        </w:r>
      </w:ins>
      <w:ins w:id="1775" w:author="David Conklin" w:date="2021-01-07T10:14:00Z">
        <w:r w:rsidR="00082BCB">
          <w:t>overall water budget for the McKenzie b</w:t>
        </w:r>
      </w:ins>
      <w:ins w:id="1776" w:author="David Conklin" w:date="2021-01-07T10:15:00Z">
        <w:r w:rsidR="00082BCB">
          <w:t>asin, including evapotranspiration from upland vegeta</w:t>
        </w:r>
      </w:ins>
      <w:ins w:id="1777" w:author="David Conklin" w:date="2021-01-07T10:16:00Z">
        <w:r w:rsidR="00082BCB">
          <w:t xml:space="preserve">tion and municipal uses, is </w:t>
        </w:r>
      </w:ins>
      <w:ins w:id="1778" w:author="David Conklin" w:date="2021-01-07T10:17:00Z">
        <w:r w:rsidR="00082BCB">
          <w:t>only 0.002%</w:t>
        </w:r>
      </w:ins>
      <w:ins w:id="1779" w:author="David Conklin" w:date="2021-01-07T10:18:00Z">
        <w:r w:rsidR="00DD6158">
          <w:t xml:space="preserve"> for 2010-18 in version 226</w:t>
        </w:r>
      </w:ins>
      <w:ins w:id="1780" w:author="David Conklin" w:date="2021-01-07T10:19:00Z">
        <w:r w:rsidR="00DD6158">
          <w:t>.</w:t>
        </w:r>
      </w:ins>
    </w:p>
    <w:p w14:paraId="5C1FE2EA" w14:textId="77777777" w:rsidR="00334ED8" w:rsidRPr="005D0CE5" w:rsidRDefault="00334ED8">
      <w:pPr>
        <w:pPrChange w:id="1781" w:author="David Conklin" w:date="2021-01-07T10:00:00Z">
          <w:pPr>
            <w:pStyle w:val="Heading2"/>
          </w:pPr>
        </w:pPrChange>
      </w:pPr>
    </w:p>
    <w:p w14:paraId="037D7B42" w14:textId="5CD64AD6" w:rsidR="00B47F76" w:rsidDel="006A525C" w:rsidRDefault="00B47F76" w:rsidP="00B47F76">
      <w:pPr>
        <w:rPr>
          <w:del w:id="1782" w:author="David Conklin" w:date="2021-01-06T11:36:00Z"/>
        </w:rPr>
      </w:pPr>
      <w:del w:id="1783" w:author="David Conklin" w:date="2021-01-06T11:36:00Z">
        <w:r w:rsidDel="006A525C">
          <w:delText>As of 1</w:delText>
        </w:r>
        <w:r w:rsidR="00914CB4" w:rsidDel="006A525C">
          <w:delText>2/7</w:delText>
        </w:r>
        <w:r w:rsidDel="006A525C">
          <w:delText>/20</w:delText>
        </w:r>
        <w:r w:rsidR="004C77EC" w:rsidDel="006A525C">
          <w:delText xml:space="preserve"> CW3M ver. 1</w:delText>
        </w:r>
        <w:r w:rsidR="00914CB4" w:rsidDel="006A525C">
          <w:delText>51</w:delText>
        </w:r>
        <w:r w:rsidDel="006A525C">
          <w:delText>, for the period 2010-18, CW3M simulates this water budget for the McKenzie basin.</w:delText>
        </w:r>
      </w:del>
    </w:p>
    <w:tbl>
      <w:tblPr>
        <w:tblStyle w:val="TableGrid"/>
        <w:tblW w:w="0" w:type="auto"/>
        <w:tblLook w:val="04A0" w:firstRow="1" w:lastRow="0" w:firstColumn="1" w:lastColumn="0" w:noHBand="0" w:noVBand="1"/>
      </w:tblPr>
      <w:tblGrid>
        <w:gridCol w:w="2009"/>
        <w:gridCol w:w="1620"/>
        <w:gridCol w:w="1803"/>
        <w:gridCol w:w="718"/>
        <w:gridCol w:w="2035"/>
      </w:tblGrid>
      <w:tr w:rsidR="00B47F76" w:rsidDel="006A525C" w14:paraId="19978A84" w14:textId="164E408A" w:rsidTr="006636CC">
        <w:trPr>
          <w:del w:id="1784" w:author="David Conklin" w:date="2021-01-06T11:36:00Z"/>
        </w:trPr>
        <w:tc>
          <w:tcPr>
            <w:tcW w:w="0" w:type="auto"/>
          </w:tcPr>
          <w:p w14:paraId="7FEE3A89" w14:textId="74C29897" w:rsidR="00B47F76" w:rsidRPr="00036F50" w:rsidDel="006A525C" w:rsidRDefault="00B47F76" w:rsidP="006636CC">
            <w:pPr>
              <w:jc w:val="center"/>
              <w:rPr>
                <w:del w:id="1785" w:author="David Conklin" w:date="2021-01-06T11:36:00Z"/>
                <w:b/>
                <w:bCs/>
              </w:rPr>
            </w:pPr>
            <w:del w:id="1786" w:author="David Conklin" w:date="2021-01-06T11:36:00Z">
              <w:r w:rsidRPr="00036F50" w:rsidDel="006A525C">
                <w:rPr>
                  <w:b/>
                  <w:bCs/>
                </w:rPr>
                <w:delText>Inputs</w:delText>
              </w:r>
            </w:del>
          </w:p>
        </w:tc>
        <w:tc>
          <w:tcPr>
            <w:tcW w:w="0" w:type="auto"/>
          </w:tcPr>
          <w:p w14:paraId="7148965F" w14:textId="7EF0B151" w:rsidR="00B47F76" w:rsidDel="006A525C" w:rsidRDefault="00B47F76" w:rsidP="006636CC">
            <w:pPr>
              <w:rPr>
                <w:del w:id="1787" w:author="David Conklin" w:date="2021-01-06T11:36:00Z"/>
              </w:rPr>
            </w:pPr>
            <w:del w:id="1788" w:author="David Conklin" w:date="2021-01-06T11:36:00Z">
              <w:r w:rsidDel="006A525C">
                <w:delText>annual mmH2O</w:delText>
              </w:r>
            </w:del>
          </w:p>
        </w:tc>
        <w:tc>
          <w:tcPr>
            <w:tcW w:w="0" w:type="auto"/>
          </w:tcPr>
          <w:p w14:paraId="08BDBD6A" w14:textId="17B9A959" w:rsidR="00B47F76" w:rsidDel="006A525C" w:rsidRDefault="00B47F76" w:rsidP="006636CC">
            <w:pPr>
              <w:rPr>
                <w:del w:id="1789" w:author="David Conklin" w:date="2021-01-06T11:36:00Z"/>
              </w:rPr>
            </w:pPr>
            <w:del w:id="1790" w:author="David Conklin" w:date="2021-01-06T11:36:00Z">
              <w:r w:rsidDel="006A525C">
                <w:delText>% of total inputs</w:delText>
              </w:r>
            </w:del>
          </w:p>
        </w:tc>
        <w:tc>
          <w:tcPr>
            <w:tcW w:w="0" w:type="auto"/>
          </w:tcPr>
          <w:p w14:paraId="72184B92" w14:textId="1D9B292E" w:rsidR="00B47F76" w:rsidDel="006A525C" w:rsidRDefault="00B47F76" w:rsidP="006636CC">
            <w:pPr>
              <w:rPr>
                <w:del w:id="1791" w:author="David Conklin" w:date="2021-01-06T11:36:00Z"/>
              </w:rPr>
            </w:pPr>
            <w:del w:id="1792" w:author="David Conklin" w:date="2021-01-06T11:36:00Z">
              <w:r w:rsidDel="006A525C">
                <w:delText>cms</w:delText>
              </w:r>
            </w:del>
          </w:p>
        </w:tc>
        <w:tc>
          <w:tcPr>
            <w:tcW w:w="0" w:type="auto"/>
          </w:tcPr>
          <w:p w14:paraId="2918057E" w14:textId="3ECE959B" w:rsidR="00B47F76" w:rsidDel="006A525C" w:rsidRDefault="00B47F76" w:rsidP="006636CC">
            <w:pPr>
              <w:rPr>
                <w:del w:id="1793" w:author="David Conklin" w:date="2021-01-06T11:36:00Z"/>
              </w:rPr>
            </w:pPr>
            <w:del w:id="1794" w:author="David Conklin" w:date="2021-01-06T11:36:00Z">
              <w:r w:rsidDel="006A525C">
                <w:delText>% of basin discharge</w:delText>
              </w:r>
            </w:del>
          </w:p>
        </w:tc>
      </w:tr>
      <w:tr w:rsidR="00B47F76" w:rsidDel="006A525C" w14:paraId="012B4F42" w14:textId="23719750" w:rsidTr="006636CC">
        <w:trPr>
          <w:del w:id="1795" w:author="David Conklin" w:date="2021-01-06T11:36:00Z"/>
        </w:trPr>
        <w:tc>
          <w:tcPr>
            <w:tcW w:w="0" w:type="auto"/>
          </w:tcPr>
          <w:p w14:paraId="65A9B853" w14:textId="75A23516" w:rsidR="00B47F76" w:rsidDel="006A525C" w:rsidRDefault="00B47F76" w:rsidP="006636CC">
            <w:pPr>
              <w:rPr>
                <w:del w:id="1796" w:author="David Conklin" w:date="2021-01-06T11:36:00Z"/>
              </w:rPr>
            </w:pPr>
            <w:del w:id="1797" w:author="David Conklin" w:date="2021-01-06T11:36:00Z">
              <w:r w:rsidDel="006A525C">
                <w:delText>precipitation</w:delText>
              </w:r>
            </w:del>
          </w:p>
        </w:tc>
        <w:tc>
          <w:tcPr>
            <w:tcW w:w="0" w:type="auto"/>
          </w:tcPr>
          <w:p w14:paraId="3B114835" w14:textId="3556CB0A" w:rsidR="00B47F76" w:rsidDel="006A525C" w:rsidRDefault="00B47F76" w:rsidP="006636CC">
            <w:pPr>
              <w:jc w:val="right"/>
              <w:rPr>
                <w:del w:id="1798" w:author="David Conklin" w:date="2021-01-06T11:36:00Z"/>
              </w:rPr>
            </w:pPr>
            <w:del w:id="1799" w:author="David Conklin" w:date="2021-01-06T11:36:00Z">
              <w:r w:rsidDel="006A525C">
                <w:delText>190</w:delText>
              </w:r>
              <w:r w:rsidR="00034BCE" w:rsidDel="006A525C">
                <w:delText>2</w:delText>
              </w:r>
            </w:del>
          </w:p>
        </w:tc>
        <w:tc>
          <w:tcPr>
            <w:tcW w:w="0" w:type="auto"/>
          </w:tcPr>
          <w:p w14:paraId="210BDCFE" w14:textId="6E2117DC" w:rsidR="00B47F76" w:rsidDel="006A525C" w:rsidRDefault="00B47F76" w:rsidP="00872B5B">
            <w:pPr>
              <w:jc w:val="right"/>
              <w:rPr>
                <w:del w:id="1800" w:author="David Conklin" w:date="2021-01-06T11:36:00Z"/>
              </w:rPr>
            </w:pPr>
            <w:del w:id="1801" w:author="David Conklin" w:date="2021-01-06T11:36:00Z">
              <w:r w:rsidDel="006A525C">
                <w:delText>8</w:delText>
              </w:r>
              <w:r w:rsidR="00C4268B" w:rsidDel="006A525C">
                <w:delText>6.5</w:delText>
              </w:r>
              <w:r w:rsidDel="006A525C">
                <w:delText>%</w:delText>
              </w:r>
            </w:del>
          </w:p>
        </w:tc>
        <w:tc>
          <w:tcPr>
            <w:tcW w:w="0" w:type="auto"/>
          </w:tcPr>
          <w:p w14:paraId="5F29B78A" w14:textId="069D4544" w:rsidR="00B47F76" w:rsidDel="006A525C" w:rsidRDefault="00B47F76" w:rsidP="00872B5B">
            <w:pPr>
              <w:jc w:val="right"/>
              <w:rPr>
                <w:del w:id="1802" w:author="David Conklin" w:date="2021-01-06T11:36:00Z"/>
              </w:rPr>
            </w:pPr>
          </w:p>
        </w:tc>
        <w:tc>
          <w:tcPr>
            <w:tcW w:w="0" w:type="auto"/>
          </w:tcPr>
          <w:p w14:paraId="5E731CF8" w14:textId="5A7707C3" w:rsidR="00B47F76" w:rsidDel="006A525C" w:rsidRDefault="00B47F76" w:rsidP="006636CC">
            <w:pPr>
              <w:rPr>
                <w:del w:id="1803" w:author="David Conklin" w:date="2021-01-06T11:36:00Z"/>
              </w:rPr>
            </w:pPr>
          </w:p>
        </w:tc>
      </w:tr>
      <w:tr w:rsidR="00B47F76" w:rsidDel="006A525C" w14:paraId="323E3694" w14:textId="0828A665" w:rsidTr="006636CC">
        <w:trPr>
          <w:del w:id="1804" w:author="David Conklin" w:date="2021-01-06T11:36:00Z"/>
        </w:trPr>
        <w:tc>
          <w:tcPr>
            <w:tcW w:w="0" w:type="auto"/>
          </w:tcPr>
          <w:p w14:paraId="758C3F6F" w14:textId="78E3A7C8" w:rsidR="00B47F76" w:rsidDel="006A525C" w:rsidRDefault="00B47F76" w:rsidP="006636CC">
            <w:pPr>
              <w:rPr>
                <w:del w:id="1805" w:author="David Conklin" w:date="2021-01-06T11:36:00Z"/>
              </w:rPr>
            </w:pPr>
            <w:del w:id="1806" w:author="David Conklin" w:date="2021-01-06T11:36:00Z">
              <w:r w:rsidDel="006A525C">
                <w:delText>springs</w:delText>
              </w:r>
            </w:del>
          </w:p>
        </w:tc>
        <w:tc>
          <w:tcPr>
            <w:tcW w:w="0" w:type="auto"/>
          </w:tcPr>
          <w:p w14:paraId="206A88D4" w14:textId="6DA95FE9" w:rsidR="00B47F76" w:rsidDel="006A525C" w:rsidRDefault="00B47F76" w:rsidP="006636CC">
            <w:pPr>
              <w:jc w:val="right"/>
              <w:rPr>
                <w:del w:id="1807" w:author="David Conklin" w:date="2021-01-06T11:36:00Z"/>
              </w:rPr>
            </w:pPr>
            <w:del w:id="1808" w:author="David Conklin" w:date="2021-01-06T11:36:00Z">
              <w:r w:rsidDel="006A525C">
                <w:delText>2</w:delText>
              </w:r>
              <w:r w:rsidR="000513C0" w:rsidDel="006A525C">
                <w:delText>80</w:delText>
              </w:r>
            </w:del>
          </w:p>
        </w:tc>
        <w:tc>
          <w:tcPr>
            <w:tcW w:w="0" w:type="auto"/>
          </w:tcPr>
          <w:p w14:paraId="320FE3A4" w14:textId="0E7C0B6F" w:rsidR="00B47F76" w:rsidDel="006A525C" w:rsidRDefault="00B47F76" w:rsidP="00872B5B">
            <w:pPr>
              <w:jc w:val="right"/>
              <w:rPr>
                <w:del w:id="1809" w:author="David Conklin" w:date="2021-01-06T11:36:00Z"/>
              </w:rPr>
            </w:pPr>
            <w:del w:id="1810" w:author="David Conklin" w:date="2021-01-06T11:36:00Z">
              <w:r w:rsidDel="006A525C">
                <w:delText>1</w:delText>
              </w:r>
              <w:r w:rsidR="00C4268B" w:rsidDel="006A525C">
                <w:delText>2.7</w:delText>
              </w:r>
              <w:r w:rsidDel="006A525C">
                <w:delText>%</w:delText>
              </w:r>
            </w:del>
          </w:p>
        </w:tc>
        <w:tc>
          <w:tcPr>
            <w:tcW w:w="0" w:type="auto"/>
          </w:tcPr>
          <w:p w14:paraId="269CCE04" w14:textId="77A771A2" w:rsidR="00B47F76" w:rsidDel="006A525C" w:rsidRDefault="00161692" w:rsidP="00872B5B">
            <w:pPr>
              <w:jc w:val="right"/>
              <w:rPr>
                <w:del w:id="1811" w:author="David Conklin" w:date="2021-01-06T11:36:00Z"/>
              </w:rPr>
            </w:pPr>
            <w:del w:id="1812" w:author="David Conklin" w:date="2021-01-06T11:36:00Z">
              <w:r w:rsidDel="006A525C">
                <w:delText>29.4</w:delText>
              </w:r>
            </w:del>
          </w:p>
        </w:tc>
        <w:tc>
          <w:tcPr>
            <w:tcW w:w="0" w:type="auto"/>
          </w:tcPr>
          <w:p w14:paraId="68983536" w14:textId="04B0A7F9" w:rsidR="00B47F76" w:rsidDel="006A525C" w:rsidRDefault="00C4268B" w:rsidP="006636CC">
            <w:pPr>
              <w:jc w:val="right"/>
              <w:rPr>
                <w:del w:id="1813" w:author="David Conklin" w:date="2021-01-06T11:36:00Z"/>
              </w:rPr>
            </w:pPr>
            <w:del w:id="1814" w:author="David Conklin" w:date="2021-01-06T11:36:00Z">
              <w:r w:rsidDel="006A525C">
                <w:delText>19.</w:delText>
              </w:r>
              <w:r w:rsidR="000B611E" w:rsidDel="006A525C">
                <w:delText>3</w:delText>
              </w:r>
              <w:r w:rsidR="00B47F76" w:rsidDel="006A525C">
                <w:delText xml:space="preserve"> %</w:delText>
              </w:r>
            </w:del>
          </w:p>
        </w:tc>
      </w:tr>
      <w:tr w:rsidR="00B47F76" w:rsidDel="006A525C" w14:paraId="01234E2C" w14:textId="487D992E" w:rsidTr="006636CC">
        <w:trPr>
          <w:del w:id="1815" w:author="David Conklin" w:date="2021-01-06T11:36:00Z"/>
        </w:trPr>
        <w:tc>
          <w:tcPr>
            <w:tcW w:w="0" w:type="auto"/>
          </w:tcPr>
          <w:p w14:paraId="17C09D11" w14:textId="5AE231FD" w:rsidR="00B47F76" w:rsidDel="006A525C" w:rsidRDefault="00B47F76" w:rsidP="006636CC">
            <w:pPr>
              <w:rPr>
                <w:del w:id="1816" w:author="David Conklin" w:date="2021-01-06T11:36:00Z"/>
              </w:rPr>
            </w:pPr>
            <w:del w:id="1817" w:author="David Conklin" w:date="2021-01-06T11:36:00Z">
              <w:r w:rsidDel="006A525C">
                <w:delText>wells</w:delText>
              </w:r>
            </w:del>
          </w:p>
        </w:tc>
        <w:tc>
          <w:tcPr>
            <w:tcW w:w="0" w:type="auto"/>
          </w:tcPr>
          <w:p w14:paraId="53564BB9" w14:textId="71AD60C0" w:rsidR="00B47F76" w:rsidDel="006A525C" w:rsidRDefault="00B47F76" w:rsidP="006636CC">
            <w:pPr>
              <w:jc w:val="right"/>
              <w:rPr>
                <w:del w:id="1818" w:author="David Conklin" w:date="2021-01-06T11:36:00Z"/>
              </w:rPr>
            </w:pPr>
            <w:del w:id="1819" w:author="David Conklin" w:date="2021-01-06T11:36:00Z">
              <w:r w:rsidDel="006A525C">
                <w:delText>11</w:delText>
              </w:r>
            </w:del>
          </w:p>
        </w:tc>
        <w:tc>
          <w:tcPr>
            <w:tcW w:w="0" w:type="auto"/>
          </w:tcPr>
          <w:p w14:paraId="30A3DB0A" w14:textId="0CDBBBFB" w:rsidR="00B47F76" w:rsidDel="006A525C" w:rsidRDefault="00B47F76" w:rsidP="00872B5B">
            <w:pPr>
              <w:jc w:val="right"/>
              <w:rPr>
                <w:del w:id="1820" w:author="David Conklin" w:date="2021-01-06T11:36:00Z"/>
              </w:rPr>
            </w:pPr>
            <w:del w:id="1821" w:author="David Conklin" w:date="2021-01-06T11:36:00Z">
              <w:r w:rsidDel="006A525C">
                <w:delText>0.5%</w:delText>
              </w:r>
            </w:del>
          </w:p>
        </w:tc>
        <w:tc>
          <w:tcPr>
            <w:tcW w:w="0" w:type="auto"/>
          </w:tcPr>
          <w:p w14:paraId="1916D884" w14:textId="64C746C7" w:rsidR="00B47F76" w:rsidDel="006A525C" w:rsidRDefault="00B47F76" w:rsidP="00872B5B">
            <w:pPr>
              <w:jc w:val="right"/>
              <w:rPr>
                <w:del w:id="1822" w:author="David Conklin" w:date="2021-01-06T11:36:00Z"/>
              </w:rPr>
            </w:pPr>
          </w:p>
        </w:tc>
        <w:tc>
          <w:tcPr>
            <w:tcW w:w="0" w:type="auto"/>
          </w:tcPr>
          <w:p w14:paraId="1C7CF72E" w14:textId="4BF31BC8" w:rsidR="00B47F76" w:rsidDel="006A525C" w:rsidRDefault="00B47F76" w:rsidP="006636CC">
            <w:pPr>
              <w:rPr>
                <w:del w:id="1823" w:author="David Conklin" w:date="2021-01-06T11:36:00Z"/>
              </w:rPr>
            </w:pPr>
          </w:p>
        </w:tc>
      </w:tr>
      <w:tr w:rsidR="00B47F76" w:rsidDel="006A525C" w14:paraId="1287A064" w14:textId="12C68570" w:rsidTr="006636CC">
        <w:trPr>
          <w:del w:id="1824" w:author="David Conklin" w:date="2021-01-06T11:36:00Z"/>
        </w:trPr>
        <w:tc>
          <w:tcPr>
            <w:tcW w:w="0" w:type="auto"/>
          </w:tcPr>
          <w:p w14:paraId="427A92C6" w14:textId="28EC32BA" w:rsidR="00B47F76" w:rsidDel="006A525C" w:rsidRDefault="00B47F76" w:rsidP="006636CC">
            <w:pPr>
              <w:rPr>
                <w:del w:id="1825" w:author="David Conklin" w:date="2021-01-06T11:36:00Z"/>
              </w:rPr>
            </w:pPr>
            <w:del w:id="1826" w:author="David Conklin" w:date="2021-01-06T11:36:00Z">
              <w:r w:rsidDel="006A525C">
                <w:delText>added by model</w:delText>
              </w:r>
            </w:del>
          </w:p>
        </w:tc>
        <w:tc>
          <w:tcPr>
            <w:tcW w:w="0" w:type="auto"/>
          </w:tcPr>
          <w:p w14:paraId="735D96E3" w14:textId="5281DE6C" w:rsidR="00B47F76" w:rsidDel="006A525C" w:rsidRDefault="00C4268B" w:rsidP="006636CC">
            <w:pPr>
              <w:jc w:val="right"/>
              <w:rPr>
                <w:del w:id="1827" w:author="David Conklin" w:date="2021-01-06T11:36:00Z"/>
              </w:rPr>
            </w:pPr>
            <w:del w:id="1828" w:author="David Conklin" w:date="2021-01-06T11:36:00Z">
              <w:r w:rsidDel="006A525C">
                <w:delText>5</w:delText>
              </w:r>
            </w:del>
          </w:p>
        </w:tc>
        <w:tc>
          <w:tcPr>
            <w:tcW w:w="0" w:type="auto"/>
          </w:tcPr>
          <w:p w14:paraId="6872696A" w14:textId="7B2FD9BC" w:rsidR="00B47F76" w:rsidDel="006A525C" w:rsidRDefault="00B47F76" w:rsidP="00872B5B">
            <w:pPr>
              <w:jc w:val="right"/>
              <w:rPr>
                <w:del w:id="1829" w:author="David Conklin" w:date="2021-01-06T11:36:00Z"/>
              </w:rPr>
            </w:pPr>
            <w:del w:id="1830" w:author="David Conklin" w:date="2021-01-06T11:36:00Z">
              <w:r w:rsidDel="006A525C">
                <w:delText>0.</w:delText>
              </w:r>
              <w:r w:rsidR="00C4268B" w:rsidDel="006A525C">
                <w:delText>2</w:delText>
              </w:r>
              <w:r w:rsidDel="006A525C">
                <w:delText>%</w:delText>
              </w:r>
            </w:del>
          </w:p>
        </w:tc>
        <w:tc>
          <w:tcPr>
            <w:tcW w:w="0" w:type="auto"/>
          </w:tcPr>
          <w:p w14:paraId="0842F788" w14:textId="75C0EEEA" w:rsidR="00B47F76" w:rsidDel="006A525C" w:rsidRDefault="00B47F76" w:rsidP="00872B5B">
            <w:pPr>
              <w:jc w:val="right"/>
              <w:rPr>
                <w:del w:id="1831" w:author="David Conklin" w:date="2021-01-06T11:36:00Z"/>
              </w:rPr>
            </w:pPr>
          </w:p>
        </w:tc>
        <w:tc>
          <w:tcPr>
            <w:tcW w:w="0" w:type="auto"/>
          </w:tcPr>
          <w:p w14:paraId="0C1EBEBA" w14:textId="059A7D53" w:rsidR="00B47F76" w:rsidDel="006A525C" w:rsidRDefault="00B47F76" w:rsidP="006636CC">
            <w:pPr>
              <w:rPr>
                <w:del w:id="1832" w:author="David Conklin" w:date="2021-01-06T11:36:00Z"/>
              </w:rPr>
            </w:pPr>
          </w:p>
        </w:tc>
      </w:tr>
      <w:tr w:rsidR="00B47F76" w:rsidDel="006A525C" w14:paraId="5BE499C1" w14:textId="24AE8B2A" w:rsidTr="006636CC">
        <w:trPr>
          <w:del w:id="1833" w:author="David Conklin" w:date="2021-01-06T11:36:00Z"/>
        </w:trPr>
        <w:tc>
          <w:tcPr>
            <w:tcW w:w="0" w:type="auto"/>
          </w:tcPr>
          <w:p w14:paraId="7820E65B" w14:textId="60431EC7" w:rsidR="00B47F76" w:rsidDel="006A525C" w:rsidRDefault="00B47F76" w:rsidP="006636CC">
            <w:pPr>
              <w:jc w:val="right"/>
              <w:rPr>
                <w:del w:id="1834" w:author="David Conklin" w:date="2021-01-06T11:36:00Z"/>
              </w:rPr>
            </w:pPr>
            <w:del w:id="1835" w:author="David Conklin" w:date="2021-01-06T11:36:00Z">
              <w:r w:rsidDel="006A525C">
                <w:delText>total in</w:delText>
              </w:r>
            </w:del>
          </w:p>
        </w:tc>
        <w:tc>
          <w:tcPr>
            <w:tcW w:w="0" w:type="auto"/>
          </w:tcPr>
          <w:p w14:paraId="21321C95" w14:textId="07568525" w:rsidR="00B47F76" w:rsidDel="006A525C" w:rsidRDefault="00B47F76" w:rsidP="006636CC">
            <w:pPr>
              <w:jc w:val="right"/>
              <w:rPr>
                <w:del w:id="1836" w:author="David Conklin" w:date="2021-01-06T11:36:00Z"/>
              </w:rPr>
            </w:pPr>
            <w:del w:id="1837" w:author="David Conklin" w:date="2021-01-06T11:36:00Z">
              <w:r w:rsidDel="006A525C">
                <w:delText>2</w:delText>
              </w:r>
              <w:r w:rsidR="00C4268B" w:rsidDel="006A525C">
                <w:delText>19</w:delText>
              </w:r>
              <w:r w:rsidR="00034BCE" w:rsidDel="006A525C">
                <w:delText>8</w:delText>
              </w:r>
            </w:del>
          </w:p>
        </w:tc>
        <w:tc>
          <w:tcPr>
            <w:tcW w:w="0" w:type="auto"/>
          </w:tcPr>
          <w:p w14:paraId="1A7F4CC8" w14:textId="03B3E117" w:rsidR="00B47F76" w:rsidDel="006A525C" w:rsidRDefault="00B47F76" w:rsidP="00872B5B">
            <w:pPr>
              <w:jc w:val="right"/>
              <w:rPr>
                <w:del w:id="1838" w:author="David Conklin" w:date="2021-01-06T11:36:00Z"/>
              </w:rPr>
            </w:pPr>
            <w:del w:id="1839" w:author="David Conklin" w:date="2021-01-06T11:36:00Z">
              <w:r w:rsidDel="006A525C">
                <w:delText>100.0%</w:delText>
              </w:r>
            </w:del>
          </w:p>
        </w:tc>
        <w:tc>
          <w:tcPr>
            <w:tcW w:w="0" w:type="auto"/>
          </w:tcPr>
          <w:p w14:paraId="20B16787" w14:textId="26CEE9A7" w:rsidR="00B47F76" w:rsidDel="006A525C" w:rsidRDefault="00B47F76" w:rsidP="00872B5B">
            <w:pPr>
              <w:jc w:val="right"/>
              <w:rPr>
                <w:del w:id="1840" w:author="David Conklin" w:date="2021-01-06T11:36:00Z"/>
              </w:rPr>
            </w:pPr>
          </w:p>
        </w:tc>
        <w:tc>
          <w:tcPr>
            <w:tcW w:w="0" w:type="auto"/>
          </w:tcPr>
          <w:p w14:paraId="50DD7BD6" w14:textId="6AE66B48" w:rsidR="00B47F76" w:rsidDel="006A525C" w:rsidRDefault="00B47F76" w:rsidP="006636CC">
            <w:pPr>
              <w:rPr>
                <w:del w:id="1841" w:author="David Conklin" w:date="2021-01-06T11:36:00Z"/>
              </w:rPr>
            </w:pPr>
          </w:p>
        </w:tc>
      </w:tr>
      <w:tr w:rsidR="00B47F76" w:rsidDel="006A525C" w14:paraId="2AE24F52" w14:textId="359DD3FC" w:rsidTr="006636CC">
        <w:trPr>
          <w:del w:id="1842" w:author="David Conklin" w:date="2021-01-06T11:36:00Z"/>
        </w:trPr>
        <w:tc>
          <w:tcPr>
            <w:tcW w:w="0" w:type="auto"/>
          </w:tcPr>
          <w:p w14:paraId="6BEB7939" w14:textId="571D9436" w:rsidR="00B47F76" w:rsidDel="006A525C" w:rsidRDefault="00B47F76" w:rsidP="006636CC">
            <w:pPr>
              <w:jc w:val="right"/>
              <w:rPr>
                <w:del w:id="1843" w:author="David Conklin" w:date="2021-01-06T11:36:00Z"/>
              </w:rPr>
            </w:pPr>
          </w:p>
        </w:tc>
        <w:tc>
          <w:tcPr>
            <w:tcW w:w="0" w:type="auto"/>
          </w:tcPr>
          <w:p w14:paraId="43966011" w14:textId="24CBC02C" w:rsidR="00B47F76" w:rsidDel="006A525C" w:rsidRDefault="00B47F76" w:rsidP="006636CC">
            <w:pPr>
              <w:jc w:val="right"/>
              <w:rPr>
                <w:del w:id="1844" w:author="David Conklin" w:date="2021-01-06T11:36:00Z"/>
              </w:rPr>
            </w:pPr>
          </w:p>
        </w:tc>
        <w:tc>
          <w:tcPr>
            <w:tcW w:w="0" w:type="auto"/>
          </w:tcPr>
          <w:p w14:paraId="7AF0366D" w14:textId="379828AF" w:rsidR="00B47F76" w:rsidDel="006A525C" w:rsidRDefault="00B47F76" w:rsidP="00872B5B">
            <w:pPr>
              <w:jc w:val="right"/>
              <w:rPr>
                <w:del w:id="1845" w:author="David Conklin" w:date="2021-01-06T11:36:00Z"/>
              </w:rPr>
            </w:pPr>
          </w:p>
        </w:tc>
        <w:tc>
          <w:tcPr>
            <w:tcW w:w="0" w:type="auto"/>
          </w:tcPr>
          <w:p w14:paraId="6C64F406" w14:textId="635D8D1A" w:rsidR="00B47F76" w:rsidDel="006A525C" w:rsidRDefault="00B47F76" w:rsidP="00872B5B">
            <w:pPr>
              <w:jc w:val="right"/>
              <w:rPr>
                <w:del w:id="1846" w:author="David Conklin" w:date="2021-01-06T11:36:00Z"/>
              </w:rPr>
            </w:pPr>
          </w:p>
        </w:tc>
        <w:tc>
          <w:tcPr>
            <w:tcW w:w="0" w:type="auto"/>
          </w:tcPr>
          <w:p w14:paraId="77F270E7" w14:textId="16FAFBE2" w:rsidR="00B47F76" w:rsidDel="006A525C" w:rsidRDefault="00B47F76" w:rsidP="006636CC">
            <w:pPr>
              <w:rPr>
                <w:del w:id="1847" w:author="David Conklin" w:date="2021-01-06T11:36:00Z"/>
              </w:rPr>
            </w:pPr>
          </w:p>
        </w:tc>
      </w:tr>
      <w:tr w:rsidR="00B47F76" w:rsidDel="006A525C" w14:paraId="7F331EA6" w14:textId="0F835A47" w:rsidTr="006636CC">
        <w:trPr>
          <w:del w:id="1848" w:author="David Conklin" w:date="2021-01-06T11:36:00Z"/>
        </w:trPr>
        <w:tc>
          <w:tcPr>
            <w:tcW w:w="0" w:type="auto"/>
          </w:tcPr>
          <w:p w14:paraId="4709CAF0" w14:textId="098726C3" w:rsidR="00B47F76" w:rsidRPr="00036F50" w:rsidDel="006A525C" w:rsidRDefault="00B47F76" w:rsidP="006636CC">
            <w:pPr>
              <w:jc w:val="center"/>
              <w:rPr>
                <w:del w:id="1849" w:author="David Conklin" w:date="2021-01-06T11:36:00Z"/>
                <w:b/>
                <w:bCs/>
              </w:rPr>
            </w:pPr>
            <w:del w:id="1850" w:author="David Conklin" w:date="2021-01-06T11:36:00Z">
              <w:r w:rsidRPr="00036F50" w:rsidDel="006A525C">
                <w:rPr>
                  <w:b/>
                  <w:bCs/>
                </w:rPr>
                <w:delText>Outputs</w:delText>
              </w:r>
            </w:del>
          </w:p>
        </w:tc>
        <w:tc>
          <w:tcPr>
            <w:tcW w:w="0" w:type="auto"/>
          </w:tcPr>
          <w:p w14:paraId="5DBB4455" w14:textId="4FD40F17" w:rsidR="00B47F76" w:rsidDel="006A525C" w:rsidRDefault="00B47F76" w:rsidP="006636CC">
            <w:pPr>
              <w:jc w:val="right"/>
              <w:rPr>
                <w:del w:id="1851" w:author="David Conklin" w:date="2021-01-06T11:36:00Z"/>
              </w:rPr>
            </w:pPr>
            <w:del w:id="1852" w:author="David Conklin" w:date="2021-01-06T11:36:00Z">
              <w:r w:rsidDel="006A525C">
                <w:delText>annual mmH2O</w:delText>
              </w:r>
            </w:del>
          </w:p>
        </w:tc>
        <w:tc>
          <w:tcPr>
            <w:tcW w:w="0" w:type="auto"/>
          </w:tcPr>
          <w:p w14:paraId="74396756" w14:textId="0F0F7A07" w:rsidR="00B47F76" w:rsidDel="006A525C" w:rsidRDefault="00B47F76" w:rsidP="00872B5B">
            <w:pPr>
              <w:jc w:val="right"/>
              <w:rPr>
                <w:del w:id="1853" w:author="David Conklin" w:date="2021-01-06T11:36:00Z"/>
              </w:rPr>
            </w:pPr>
            <w:del w:id="1854" w:author="David Conklin" w:date="2021-01-06T11:36:00Z">
              <w:r w:rsidDel="006A525C">
                <w:delText>% of precipitation</w:delText>
              </w:r>
            </w:del>
          </w:p>
        </w:tc>
        <w:tc>
          <w:tcPr>
            <w:tcW w:w="0" w:type="auto"/>
          </w:tcPr>
          <w:p w14:paraId="593E551D" w14:textId="4348D302" w:rsidR="00B47F76" w:rsidDel="006A525C" w:rsidRDefault="00B47F76" w:rsidP="00872B5B">
            <w:pPr>
              <w:jc w:val="right"/>
              <w:rPr>
                <w:del w:id="1855" w:author="David Conklin" w:date="2021-01-06T11:36:00Z"/>
              </w:rPr>
            </w:pPr>
            <w:del w:id="1856" w:author="David Conklin" w:date="2021-01-06T11:36:00Z">
              <w:r w:rsidDel="006A525C">
                <w:delText>cms</w:delText>
              </w:r>
            </w:del>
          </w:p>
        </w:tc>
        <w:tc>
          <w:tcPr>
            <w:tcW w:w="0" w:type="auto"/>
          </w:tcPr>
          <w:p w14:paraId="47541193" w14:textId="699B8D29" w:rsidR="00B47F76" w:rsidDel="006A525C" w:rsidRDefault="00914CB4" w:rsidP="006636CC">
            <w:pPr>
              <w:rPr>
                <w:del w:id="1857" w:author="David Conklin" w:date="2021-01-06T11:36:00Z"/>
              </w:rPr>
            </w:pPr>
            <w:del w:id="1858" w:author="David Conklin" w:date="2021-01-06T11:36:00Z">
              <w:r w:rsidDel="006A525C">
                <w:delText>% of basin discharge</w:delText>
              </w:r>
            </w:del>
          </w:p>
        </w:tc>
      </w:tr>
      <w:tr w:rsidR="00B47F76" w:rsidDel="006A525C" w14:paraId="32F9057F" w14:textId="4CC2B00D" w:rsidTr="006636CC">
        <w:trPr>
          <w:del w:id="1859" w:author="David Conklin" w:date="2021-01-06T11:36:00Z"/>
        </w:trPr>
        <w:tc>
          <w:tcPr>
            <w:tcW w:w="0" w:type="auto"/>
          </w:tcPr>
          <w:p w14:paraId="672BB5DF" w14:textId="3A11CB14" w:rsidR="00B47F76" w:rsidDel="006A525C" w:rsidRDefault="00B47F76" w:rsidP="006636CC">
            <w:pPr>
              <w:rPr>
                <w:del w:id="1860" w:author="David Conklin" w:date="2021-01-06T11:36:00Z"/>
              </w:rPr>
            </w:pPr>
            <w:del w:id="1861" w:author="David Conklin" w:date="2021-01-06T11:36:00Z">
              <w:r w:rsidDel="006A525C">
                <w:delText>basin discharge</w:delText>
              </w:r>
            </w:del>
          </w:p>
        </w:tc>
        <w:tc>
          <w:tcPr>
            <w:tcW w:w="0" w:type="auto"/>
          </w:tcPr>
          <w:p w14:paraId="12ED17B0" w14:textId="14B319EC" w:rsidR="00B47F76" w:rsidDel="006A525C" w:rsidRDefault="00B47F76" w:rsidP="006636CC">
            <w:pPr>
              <w:jc w:val="right"/>
              <w:rPr>
                <w:del w:id="1862" w:author="David Conklin" w:date="2021-01-06T11:36:00Z"/>
              </w:rPr>
            </w:pPr>
            <w:del w:id="1863" w:author="David Conklin" w:date="2021-01-06T11:36:00Z">
              <w:r w:rsidDel="006A525C">
                <w:delText>14</w:delText>
              </w:r>
              <w:r w:rsidR="00C4268B" w:rsidDel="006A525C">
                <w:delText>56</w:delText>
              </w:r>
            </w:del>
          </w:p>
        </w:tc>
        <w:tc>
          <w:tcPr>
            <w:tcW w:w="0" w:type="auto"/>
          </w:tcPr>
          <w:p w14:paraId="2CB26F17" w14:textId="4E77B2D7" w:rsidR="00B47F76" w:rsidDel="006A525C" w:rsidRDefault="00B47F76" w:rsidP="00872B5B">
            <w:pPr>
              <w:jc w:val="right"/>
              <w:rPr>
                <w:del w:id="1864" w:author="David Conklin" w:date="2021-01-06T11:36:00Z"/>
              </w:rPr>
            </w:pPr>
            <w:del w:id="1865" w:author="David Conklin" w:date="2021-01-06T11:36:00Z">
              <w:r w:rsidDel="006A525C">
                <w:delText>7</w:delText>
              </w:r>
              <w:r w:rsidR="00C4268B" w:rsidDel="006A525C">
                <w:delText>6.6</w:delText>
              </w:r>
              <w:r w:rsidDel="006A525C">
                <w:delText>%</w:delText>
              </w:r>
            </w:del>
          </w:p>
        </w:tc>
        <w:tc>
          <w:tcPr>
            <w:tcW w:w="0" w:type="auto"/>
          </w:tcPr>
          <w:p w14:paraId="545C8904" w14:textId="7AD1DA81" w:rsidR="00B47F76" w:rsidDel="006A525C" w:rsidRDefault="00B47F76" w:rsidP="00872B5B">
            <w:pPr>
              <w:jc w:val="right"/>
              <w:rPr>
                <w:del w:id="1866" w:author="David Conklin" w:date="2021-01-06T11:36:00Z"/>
              </w:rPr>
            </w:pPr>
            <w:del w:id="1867" w:author="David Conklin" w:date="2021-01-06T11:36:00Z">
              <w:r w:rsidDel="006A525C">
                <w:delText>15</w:delText>
              </w:r>
              <w:r w:rsidR="004C77EC" w:rsidDel="006A525C">
                <w:delText>2.7</w:delText>
              </w:r>
            </w:del>
          </w:p>
        </w:tc>
        <w:tc>
          <w:tcPr>
            <w:tcW w:w="0" w:type="auto"/>
          </w:tcPr>
          <w:p w14:paraId="7D01391D" w14:textId="420ECC5C" w:rsidR="00B47F76" w:rsidDel="006A525C" w:rsidRDefault="00914CB4" w:rsidP="00872B5B">
            <w:pPr>
              <w:jc w:val="right"/>
              <w:rPr>
                <w:del w:id="1868" w:author="David Conklin" w:date="2021-01-06T11:36:00Z"/>
              </w:rPr>
            </w:pPr>
            <w:del w:id="1869" w:author="David Conklin" w:date="2021-01-06T11:36:00Z">
              <w:r w:rsidDel="006A525C">
                <w:delText>100.0 %</w:delText>
              </w:r>
            </w:del>
          </w:p>
        </w:tc>
      </w:tr>
      <w:tr w:rsidR="00B47F76" w:rsidDel="006A525C" w14:paraId="25FBA19F" w14:textId="55FD5EBD" w:rsidTr="006636CC">
        <w:trPr>
          <w:del w:id="1870" w:author="David Conklin" w:date="2021-01-06T11:36:00Z"/>
        </w:trPr>
        <w:tc>
          <w:tcPr>
            <w:tcW w:w="0" w:type="auto"/>
          </w:tcPr>
          <w:p w14:paraId="1654ABA3" w14:textId="721837AC" w:rsidR="00B47F76" w:rsidDel="006A525C" w:rsidRDefault="00B47F76" w:rsidP="006636CC">
            <w:pPr>
              <w:rPr>
                <w:del w:id="1871" w:author="David Conklin" w:date="2021-01-06T11:36:00Z"/>
              </w:rPr>
            </w:pPr>
            <w:del w:id="1872" w:author="David Conklin" w:date="2021-01-06T11:36:00Z">
              <w:r w:rsidDel="006A525C">
                <w:delText>evapotranspiration</w:delText>
              </w:r>
            </w:del>
          </w:p>
        </w:tc>
        <w:tc>
          <w:tcPr>
            <w:tcW w:w="0" w:type="auto"/>
          </w:tcPr>
          <w:p w14:paraId="49493F2A" w14:textId="369BA191" w:rsidR="00B47F76" w:rsidDel="006A525C" w:rsidRDefault="00034BCE" w:rsidP="006636CC">
            <w:pPr>
              <w:jc w:val="right"/>
              <w:rPr>
                <w:del w:id="1873" w:author="David Conklin" w:date="2021-01-06T11:36:00Z"/>
              </w:rPr>
            </w:pPr>
            <w:del w:id="1874" w:author="David Conklin" w:date="2021-01-06T11:36:00Z">
              <w:r w:rsidDel="006A525C">
                <w:delText>646</w:delText>
              </w:r>
            </w:del>
          </w:p>
        </w:tc>
        <w:tc>
          <w:tcPr>
            <w:tcW w:w="0" w:type="auto"/>
          </w:tcPr>
          <w:p w14:paraId="1A091BE1" w14:textId="5627341F" w:rsidR="00B47F76" w:rsidDel="006A525C" w:rsidRDefault="00B47F76" w:rsidP="00872B5B">
            <w:pPr>
              <w:jc w:val="right"/>
              <w:rPr>
                <w:del w:id="1875" w:author="David Conklin" w:date="2021-01-06T11:36:00Z"/>
              </w:rPr>
            </w:pPr>
            <w:del w:id="1876" w:author="David Conklin" w:date="2021-01-06T11:36:00Z">
              <w:r w:rsidDel="006A525C">
                <w:delText>3</w:delText>
              </w:r>
              <w:r w:rsidR="000B611E" w:rsidDel="006A525C">
                <w:delText>4.0</w:delText>
              </w:r>
              <w:r w:rsidDel="006A525C">
                <w:delText>%</w:delText>
              </w:r>
            </w:del>
          </w:p>
        </w:tc>
        <w:tc>
          <w:tcPr>
            <w:tcW w:w="0" w:type="auto"/>
          </w:tcPr>
          <w:p w14:paraId="6A7F569C" w14:textId="39075E88" w:rsidR="00B47F76" w:rsidDel="006A525C" w:rsidRDefault="00B47F76" w:rsidP="00872B5B">
            <w:pPr>
              <w:jc w:val="right"/>
              <w:rPr>
                <w:del w:id="1877" w:author="David Conklin" w:date="2021-01-06T11:36:00Z"/>
              </w:rPr>
            </w:pPr>
          </w:p>
        </w:tc>
        <w:tc>
          <w:tcPr>
            <w:tcW w:w="0" w:type="auto"/>
          </w:tcPr>
          <w:p w14:paraId="322A90A4" w14:textId="3C6A52F5" w:rsidR="00F631DF" w:rsidDel="006A525C" w:rsidRDefault="00F631DF">
            <w:pPr>
              <w:jc w:val="right"/>
              <w:rPr>
                <w:del w:id="1878" w:author="David Conklin" w:date="2021-01-06T11:36:00Z"/>
              </w:rPr>
              <w:pPrChange w:id="1879" w:author="David Conklin" w:date="2021-01-01T08:51:00Z">
                <w:pPr/>
              </w:pPrChange>
            </w:pPr>
          </w:p>
        </w:tc>
      </w:tr>
      <w:tr w:rsidR="00B47F76" w:rsidDel="006A525C" w14:paraId="38D3FE64" w14:textId="6E2658D2" w:rsidTr="006636CC">
        <w:trPr>
          <w:del w:id="1880" w:author="David Conklin" w:date="2021-01-06T11:36:00Z"/>
        </w:trPr>
        <w:tc>
          <w:tcPr>
            <w:tcW w:w="0" w:type="auto"/>
          </w:tcPr>
          <w:p w14:paraId="41741386" w14:textId="2367001A" w:rsidR="00B47F76" w:rsidDel="006A525C" w:rsidRDefault="00B47F76" w:rsidP="006636CC">
            <w:pPr>
              <w:rPr>
                <w:del w:id="1881" w:author="David Conklin" w:date="2021-01-06T11:36:00Z"/>
              </w:rPr>
            </w:pPr>
            <w:del w:id="1882" w:author="David Conklin" w:date="2021-01-06T11:36:00Z">
              <w:r w:rsidDel="006A525C">
                <w:delText>snow “evaporation”</w:delText>
              </w:r>
            </w:del>
          </w:p>
        </w:tc>
        <w:tc>
          <w:tcPr>
            <w:tcW w:w="0" w:type="auto"/>
          </w:tcPr>
          <w:p w14:paraId="1D1DCF74" w14:textId="411BBF93" w:rsidR="00B47F76" w:rsidDel="006A525C" w:rsidRDefault="00B47F76" w:rsidP="006636CC">
            <w:pPr>
              <w:jc w:val="right"/>
              <w:rPr>
                <w:del w:id="1883" w:author="David Conklin" w:date="2021-01-06T11:36:00Z"/>
              </w:rPr>
            </w:pPr>
            <w:del w:id="1884" w:author="David Conklin" w:date="2021-01-06T11:36:00Z">
              <w:r w:rsidDel="006A525C">
                <w:delText>83</w:delText>
              </w:r>
            </w:del>
          </w:p>
        </w:tc>
        <w:tc>
          <w:tcPr>
            <w:tcW w:w="0" w:type="auto"/>
          </w:tcPr>
          <w:p w14:paraId="1BAC4B77" w14:textId="3F6416A9" w:rsidR="00B47F76" w:rsidDel="006A525C" w:rsidRDefault="00B47F76" w:rsidP="00872B5B">
            <w:pPr>
              <w:jc w:val="right"/>
              <w:rPr>
                <w:del w:id="1885" w:author="David Conklin" w:date="2021-01-06T11:36:00Z"/>
              </w:rPr>
            </w:pPr>
            <w:del w:id="1886" w:author="David Conklin" w:date="2021-01-06T11:36:00Z">
              <w:r w:rsidDel="006A525C">
                <w:delText>4.4%</w:delText>
              </w:r>
            </w:del>
          </w:p>
        </w:tc>
        <w:tc>
          <w:tcPr>
            <w:tcW w:w="0" w:type="auto"/>
          </w:tcPr>
          <w:p w14:paraId="3BD7E228" w14:textId="7DC63904" w:rsidR="00B47F76" w:rsidDel="006A525C" w:rsidRDefault="00B47F76" w:rsidP="00872B5B">
            <w:pPr>
              <w:jc w:val="right"/>
              <w:rPr>
                <w:del w:id="1887" w:author="David Conklin" w:date="2021-01-06T11:36:00Z"/>
              </w:rPr>
            </w:pPr>
          </w:p>
        </w:tc>
        <w:tc>
          <w:tcPr>
            <w:tcW w:w="0" w:type="auto"/>
          </w:tcPr>
          <w:p w14:paraId="640BEEC6" w14:textId="14B7E705" w:rsidR="00B47F76" w:rsidDel="006A525C" w:rsidRDefault="00B47F76">
            <w:pPr>
              <w:jc w:val="right"/>
              <w:rPr>
                <w:del w:id="1888" w:author="David Conklin" w:date="2021-01-06T11:36:00Z"/>
              </w:rPr>
              <w:pPrChange w:id="1889" w:author="David Conklin" w:date="2021-01-01T08:51:00Z">
                <w:pPr/>
              </w:pPrChange>
            </w:pPr>
          </w:p>
        </w:tc>
      </w:tr>
      <w:tr w:rsidR="00B47F76" w:rsidDel="006A525C" w14:paraId="1245F3E5" w14:textId="4F4AE5EC" w:rsidTr="006636CC">
        <w:trPr>
          <w:del w:id="1890" w:author="David Conklin" w:date="2021-01-06T11:36:00Z"/>
        </w:trPr>
        <w:tc>
          <w:tcPr>
            <w:tcW w:w="0" w:type="auto"/>
          </w:tcPr>
          <w:p w14:paraId="37D321B6" w14:textId="0472C2D2" w:rsidR="00B47F76" w:rsidDel="006A525C" w:rsidRDefault="00B47F76" w:rsidP="006636CC">
            <w:pPr>
              <w:rPr>
                <w:del w:id="1891" w:author="David Conklin" w:date="2021-01-06T11:36:00Z"/>
              </w:rPr>
            </w:pPr>
            <w:del w:id="1892" w:author="David Conklin" w:date="2021-01-06T11:36:00Z">
              <w:r w:rsidDel="006A525C">
                <w:delText>piped out</w:delText>
              </w:r>
            </w:del>
          </w:p>
        </w:tc>
        <w:tc>
          <w:tcPr>
            <w:tcW w:w="0" w:type="auto"/>
          </w:tcPr>
          <w:p w14:paraId="39C125B9" w14:textId="7EE076E1" w:rsidR="00B47F76" w:rsidDel="006A525C" w:rsidRDefault="00B47F76" w:rsidP="006636CC">
            <w:pPr>
              <w:jc w:val="right"/>
              <w:rPr>
                <w:del w:id="1893" w:author="David Conklin" w:date="2021-01-06T11:36:00Z"/>
              </w:rPr>
            </w:pPr>
            <w:del w:id="1894" w:author="David Conklin" w:date="2021-01-06T11:36:00Z">
              <w:r w:rsidDel="006A525C">
                <w:delText>8</w:delText>
              </w:r>
            </w:del>
          </w:p>
        </w:tc>
        <w:tc>
          <w:tcPr>
            <w:tcW w:w="0" w:type="auto"/>
          </w:tcPr>
          <w:p w14:paraId="41D1058B" w14:textId="48DC39D0" w:rsidR="00B47F76" w:rsidDel="006A525C" w:rsidRDefault="00B47F76" w:rsidP="00872B5B">
            <w:pPr>
              <w:jc w:val="right"/>
              <w:rPr>
                <w:del w:id="1895" w:author="David Conklin" w:date="2021-01-06T11:36:00Z"/>
              </w:rPr>
            </w:pPr>
            <w:del w:id="1896" w:author="David Conklin" w:date="2021-01-06T11:36:00Z">
              <w:r w:rsidDel="006A525C">
                <w:delText>0.4%</w:delText>
              </w:r>
            </w:del>
          </w:p>
        </w:tc>
        <w:tc>
          <w:tcPr>
            <w:tcW w:w="0" w:type="auto"/>
          </w:tcPr>
          <w:p w14:paraId="0ACE8F73" w14:textId="43A2C1D2" w:rsidR="00B47F76" w:rsidDel="006A525C" w:rsidRDefault="00B47F76" w:rsidP="00872B5B">
            <w:pPr>
              <w:jc w:val="right"/>
              <w:rPr>
                <w:del w:id="1897" w:author="David Conklin" w:date="2021-01-06T11:36:00Z"/>
              </w:rPr>
            </w:pPr>
          </w:p>
        </w:tc>
        <w:tc>
          <w:tcPr>
            <w:tcW w:w="0" w:type="auto"/>
          </w:tcPr>
          <w:p w14:paraId="3161DC1C" w14:textId="55F26649" w:rsidR="00B47F76" w:rsidDel="006A525C" w:rsidRDefault="00B47F76">
            <w:pPr>
              <w:jc w:val="right"/>
              <w:rPr>
                <w:del w:id="1898" w:author="David Conklin" w:date="2021-01-06T11:36:00Z"/>
              </w:rPr>
              <w:pPrChange w:id="1899" w:author="David Conklin" w:date="2021-01-01T08:51:00Z">
                <w:pPr/>
              </w:pPrChange>
            </w:pPr>
          </w:p>
        </w:tc>
      </w:tr>
      <w:tr w:rsidR="00B47F76" w:rsidDel="006A525C" w14:paraId="1A44680C" w14:textId="080984E9" w:rsidTr="006636CC">
        <w:trPr>
          <w:del w:id="1900" w:author="David Conklin" w:date="2021-01-06T11:36:00Z"/>
        </w:trPr>
        <w:tc>
          <w:tcPr>
            <w:tcW w:w="0" w:type="auto"/>
          </w:tcPr>
          <w:p w14:paraId="20AA43E0" w14:textId="09C13752" w:rsidR="00B47F76" w:rsidDel="006A525C" w:rsidRDefault="00B47F76" w:rsidP="006636CC">
            <w:pPr>
              <w:jc w:val="right"/>
              <w:rPr>
                <w:del w:id="1901" w:author="David Conklin" w:date="2021-01-06T11:36:00Z"/>
              </w:rPr>
            </w:pPr>
            <w:del w:id="1902" w:author="David Conklin" w:date="2021-01-06T11:36:00Z">
              <w:r w:rsidDel="006A525C">
                <w:delText>total out</w:delText>
              </w:r>
            </w:del>
          </w:p>
        </w:tc>
        <w:tc>
          <w:tcPr>
            <w:tcW w:w="0" w:type="auto"/>
          </w:tcPr>
          <w:p w14:paraId="3EFABE3E" w14:textId="7764C530" w:rsidR="000B611E" w:rsidDel="006A525C" w:rsidRDefault="00B47F76">
            <w:pPr>
              <w:jc w:val="right"/>
              <w:rPr>
                <w:del w:id="1903" w:author="David Conklin" w:date="2021-01-06T11:36:00Z"/>
              </w:rPr>
            </w:pPr>
            <w:del w:id="1904" w:author="David Conklin" w:date="2021-01-06T11:36:00Z">
              <w:r w:rsidDel="006A525C">
                <w:delText>2</w:delText>
              </w:r>
              <w:r w:rsidR="00034BCE" w:rsidDel="006A525C">
                <w:delText>19</w:delText>
              </w:r>
              <w:r w:rsidR="000B611E" w:rsidDel="006A525C">
                <w:delText>3</w:delText>
              </w:r>
            </w:del>
          </w:p>
        </w:tc>
        <w:tc>
          <w:tcPr>
            <w:tcW w:w="0" w:type="auto"/>
          </w:tcPr>
          <w:p w14:paraId="34613082" w14:textId="542A58CD" w:rsidR="00B47F76" w:rsidDel="006A525C" w:rsidRDefault="00B47F76" w:rsidP="00872B5B">
            <w:pPr>
              <w:jc w:val="right"/>
              <w:rPr>
                <w:del w:id="1905" w:author="David Conklin" w:date="2021-01-06T11:36:00Z"/>
              </w:rPr>
            </w:pPr>
            <w:del w:id="1906" w:author="David Conklin" w:date="2021-01-06T11:36:00Z">
              <w:r w:rsidDel="006A525C">
                <w:delText>11</w:delText>
              </w:r>
              <w:r w:rsidR="000B611E" w:rsidDel="006A525C">
                <w:delText>5.3</w:delText>
              </w:r>
              <w:r w:rsidDel="006A525C">
                <w:delText>%</w:delText>
              </w:r>
            </w:del>
          </w:p>
        </w:tc>
        <w:tc>
          <w:tcPr>
            <w:tcW w:w="0" w:type="auto"/>
          </w:tcPr>
          <w:p w14:paraId="0F8EB8DB" w14:textId="779D9B64" w:rsidR="00B47F76" w:rsidDel="006A525C" w:rsidRDefault="00B47F76" w:rsidP="00872B5B">
            <w:pPr>
              <w:jc w:val="right"/>
              <w:rPr>
                <w:del w:id="1907" w:author="David Conklin" w:date="2021-01-06T11:36:00Z"/>
              </w:rPr>
            </w:pPr>
          </w:p>
        </w:tc>
        <w:tc>
          <w:tcPr>
            <w:tcW w:w="0" w:type="auto"/>
          </w:tcPr>
          <w:p w14:paraId="715663ED" w14:textId="745F533F" w:rsidR="00B47F76" w:rsidDel="006A525C" w:rsidRDefault="00B47F76">
            <w:pPr>
              <w:jc w:val="right"/>
              <w:rPr>
                <w:del w:id="1908" w:author="David Conklin" w:date="2021-01-06T11:36:00Z"/>
              </w:rPr>
              <w:pPrChange w:id="1909" w:author="David Conklin" w:date="2021-01-01T08:51:00Z">
                <w:pPr/>
              </w:pPrChange>
            </w:pPr>
          </w:p>
        </w:tc>
      </w:tr>
    </w:tbl>
    <w:p w14:paraId="4D584C08" w14:textId="77777777" w:rsidR="00B47F76" w:rsidDel="009C6DFD" w:rsidRDefault="00B47F76" w:rsidP="00B47F76">
      <w:pPr>
        <w:rPr>
          <w:del w:id="1910" w:author="David Conklin" w:date="2021-01-04T18:18:00Z"/>
        </w:rPr>
      </w:pPr>
    </w:p>
    <w:p w14:paraId="10E2D6EA" w14:textId="77777777" w:rsidR="00B47F76" w:rsidDel="009C6DFD" w:rsidRDefault="00B47F76" w:rsidP="00535731">
      <w:pPr>
        <w:rPr>
          <w:del w:id="1911" w:author="David Conklin" w:date="2021-01-04T18:18:00Z"/>
        </w:rPr>
      </w:pPr>
    </w:p>
    <w:p w14:paraId="5EBD293D" w14:textId="703C9D35" w:rsidR="00010FCE" w:rsidDel="006A525C" w:rsidRDefault="00010FCE">
      <w:pPr>
        <w:rPr>
          <w:del w:id="1912" w:author="David Conklin" w:date="2021-01-06T11:36:00Z"/>
        </w:rPr>
      </w:pPr>
    </w:p>
    <w:p w14:paraId="22E170AA" w14:textId="3738305E" w:rsidR="00BB7B7B" w:rsidRDefault="00BB7B7B" w:rsidP="00BB7B7B">
      <w:pPr>
        <w:rPr>
          <w:ins w:id="1913" w:author="David Conklin" w:date="2021-01-06T11:15:00Z"/>
        </w:rPr>
      </w:pPr>
      <w:ins w:id="1914" w:author="David Conklin" w:date="2021-01-06T11:15:00Z">
        <w:r>
          <w:t>As of 1/6/21 CW3M ver. 225,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rPr>
          <w:ins w:id="1915" w:author="David Conklin" w:date="2021-01-06T11:15:00Z"/>
        </w:trPr>
        <w:tc>
          <w:tcPr>
            <w:tcW w:w="0" w:type="auto"/>
          </w:tcPr>
          <w:p w14:paraId="3DABF4B0" w14:textId="77777777" w:rsidR="00BB7B7B" w:rsidRPr="00036F50" w:rsidRDefault="00BB7B7B" w:rsidP="00BB7B7B">
            <w:pPr>
              <w:jc w:val="center"/>
              <w:rPr>
                <w:ins w:id="1916" w:author="David Conklin" w:date="2021-01-06T11:15:00Z"/>
                <w:b/>
                <w:bCs/>
              </w:rPr>
            </w:pPr>
            <w:ins w:id="1917" w:author="David Conklin" w:date="2021-01-06T11:15:00Z">
              <w:r w:rsidRPr="00036F50">
                <w:rPr>
                  <w:b/>
                  <w:bCs/>
                </w:rPr>
                <w:t>Inputs</w:t>
              </w:r>
            </w:ins>
          </w:p>
        </w:tc>
        <w:tc>
          <w:tcPr>
            <w:tcW w:w="0" w:type="auto"/>
          </w:tcPr>
          <w:p w14:paraId="08D6CFFE" w14:textId="77777777" w:rsidR="00BB7B7B" w:rsidRDefault="00BB7B7B" w:rsidP="00BB7B7B">
            <w:pPr>
              <w:rPr>
                <w:ins w:id="1918" w:author="David Conklin" w:date="2021-01-06T11:15:00Z"/>
              </w:rPr>
            </w:pPr>
            <w:ins w:id="1919" w:author="David Conklin" w:date="2021-01-06T11:15:00Z">
              <w:r>
                <w:t>annual mmH2O</w:t>
              </w:r>
            </w:ins>
          </w:p>
        </w:tc>
        <w:tc>
          <w:tcPr>
            <w:tcW w:w="0" w:type="auto"/>
          </w:tcPr>
          <w:p w14:paraId="33F604C3" w14:textId="77777777" w:rsidR="00BB7B7B" w:rsidRDefault="00BB7B7B" w:rsidP="00BB7B7B">
            <w:pPr>
              <w:rPr>
                <w:ins w:id="1920" w:author="David Conklin" w:date="2021-01-06T11:15:00Z"/>
              </w:rPr>
            </w:pPr>
            <w:ins w:id="1921" w:author="David Conklin" w:date="2021-01-06T11:15:00Z">
              <w:r>
                <w:t>% of total inputs</w:t>
              </w:r>
            </w:ins>
          </w:p>
        </w:tc>
        <w:tc>
          <w:tcPr>
            <w:tcW w:w="0" w:type="auto"/>
          </w:tcPr>
          <w:p w14:paraId="00217D3E" w14:textId="77777777" w:rsidR="00BB7B7B" w:rsidRDefault="00BB7B7B" w:rsidP="00BB7B7B">
            <w:pPr>
              <w:rPr>
                <w:ins w:id="1922" w:author="David Conklin" w:date="2021-01-06T11:15:00Z"/>
              </w:rPr>
            </w:pPr>
            <w:ins w:id="1923" w:author="David Conklin" w:date="2021-01-06T11:15:00Z">
              <w:r>
                <w:t>cms</w:t>
              </w:r>
            </w:ins>
          </w:p>
        </w:tc>
        <w:tc>
          <w:tcPr>
            <w:tcW w:w="0" w:type="auto"/>
          </w:tcPr>
          <w:p w14:paraId="1FCE632E" w14:textId="77777777" w:rsidR="00BB7B7B" w:rsidRDefault="00BB7B7B" w:rsidP="00BB7B7B">
            <w:pPr>
              <w:rPr>
                <w:ins w:id="1924" w:author="David Conklin" w:date="2021-01-06T11:15:00Z"/>
              </w:rPr>
            </w:pPr>
            <w:ins w:id="1925" w:author="David Conklin" w:date="2021-01-06T11:15:00Z">
              <w:r>
                <w:t>% of basin discharge</w:t>
              </w:r>
            </w:ins>
          </w:p>
        </w:tc>
      </w:tr>
      <w:tr w:rsidR="00BB7B7B" w14:paraId="003A5B85" w14:textId="77777777" w:rsidTr="00BB7B7B">
        <w:trPr>
          <w:ins w:id="1926" w:author="David Conklin" w:date="2021-01-06T11:15:00Z"/>
        </w:trPr>
        <w:tc>
          <w:tcPr>
            <w:tcW w:w="0" w:type="auto"/>
          </w:tcPr>
          <w:p w14:paraId="11E761D7" w14:textId="77777777" w:rsidR="00BB7B7B" w:rsidRDefault="00BB7B7B" w:rsidP="00BB7B7B">
            <w:pPr>
              <w:rPr>
                <w:ins w:id="1927" w:author="David Conklin" w:date="2021-01-06T11:15:00Z"/>
              </w:rPr>
            </w:pPr>
            <w:ins w:id="1928" w:author="David Conklin" w:date="2021-01-06T11:15:00Z">
              <w:r>
                <w:t>precipitation</w:t>
              </w:r>
            </w:ins>
          </w:p>
        </w:tc>
        <w:tc>
          <w:tcPr>
            <w:tcW w:w="0" w:type="auto"/>
          </w:tcPr>
          <w:p w14:paraId="74A12B6D" w14:textId="6AFCA769" w:rsidR="00BB7B7B" w:rsidRDefault="00BB7B7B" w:rsidP="00BB7B7B">
            <w:pPr>
              <w:jc w:val="right"/>
              <w:rPr>
                <w:ins w:id="1929" w:author="David Conklin" w:date="2021-01-06T11:15:00Z"/>
              </w:rPr>
            </w:pPr>
            <w:ins w:id="1930" w:author="David Conklin" w:date="2021-01-06T11:15:00Z">
              <w:r>
                <w:t>1890</w:t>
              </w:r>
            </w:ins>
          </w:p>
        </w:tc>
        <w:tc>
          <w:tcPr>
            <w:tcW w:w="0" w:type="auto"/>
          </w:tcPr>
          <w:p w14:paraId="660BE8E2" w14:textId="7603EDB0" w:rsidR="00BB7B7B" w:rsidRDefault="00BB7B7B" w:rsidP="00BB7B7B">
            <w:pPr>
              <w:jc w:val="right"/>
              <w:rPr>
                <w:ins w:id="1931" w:author="David Conklin" w:date="2021-01-06T11:15:00Z"/>
              </w:rPr>
            </w:pPr>
            <w:ins w:id="1932" w:author="David Conklin" w:date="2021-01-06T11:15:00Z">
              <w:r>
                <w:t>8</w:t>
              </w:r>
            </w:ins>
            <w:ins w:id="1933" w:author="David Conklin" w:date="2021-01-06T11:19:00Z">
              <w:r>
                <w:t>5.6</w:t>
              </w:r>
            </w:ins>
            <w:ins w:id="1934" w:author="David Conklin" w:date="2021-01-06T11:15:00Z">
              <w:r>
                <w:t>%</w:t>
              </w:r>
            </w:ins>
          </w:p>
        </w:tc>
        <w:tc>
          <w:tcPr>
            <w:tcW w:w="0" w:type="auto"/>
          </w:tcPr>
          <w:p w14:paraId="71F222B4" w14:textId="77777777" w:rsidR="00BB7B7B" w:rsidRDefault="00BB7B7B" w:rsidP="00BB7B7B">
            <w:pPr>
              <w:jc w:val="right"/>
              <w:rPr>
                <w:ins w:id="1935" w:author="David Conklin" w:date="2021-01-06T11:15:00Z"/>
              </w:rPr>
            </w:pPr>
          </w:p>
        </w:tc>
        <w:tc>
          <w:tcPr>
            <w:tcW w:w="0" w:type="auto"/>
          </w:tcPr>
          <w:p w14:paraId="712A5636" w14:textId="77777777" w:rsidR="00BB7B7B" w:rsidRDefault="00BB7B7B" w:rsidP="00BB7B7B">
            <w:pPr>
              <w:rPr>
                <w:ins w:id="1936" w:author="David Conklin" w:date="2021-01-06T11:15:00Z"/>
              </w:rPr>
            </w:pPr>
          </w:p>
        </w:tc>
      </w:tr>
      <w:tr w:rsidR="00BB7B7B" w14:paraId="3F6BE939" w14:textId="77777777" w:rsidTr="00BB7B7B">
        <w:trPr>
          <w:ins w:id="1937" w:author="David Conklin" w:date="2021-01-06T11:15:00Z"/>
        </w:trPr>
        <w:tc>
          <w:tcPr>
            <w:tcW w:w="0" w:type="auto"/>
          </w:tcPr>
          <w:p w14:paraId="59D5A135" w14:textId="77777777" w:rsidR="00BB7B7B" w:rsidRDefault="00BB7B7B" w:rsidP="00BB7B7B">
            <w:pPr>
              <w:rPr>
                <w:ins w:id="1938" w:author="David Conklin" w:date="2021-01-06T11:15:00Z"/>
              </w:rPr>
            </w:pPr>
            <w:ins w:id="1939" w:author="David Conklin" w:date="2021-01-06T11:15:00Z">
              <w:r>
                <w:t>springs</w:t>
              </w:r>
            </w:ins>
          </w:p>
        </w:tc>
        <w:tc>
          <w:tcPr>
            <w:tcW w:w="0" w:type="auto"/>
          </w:tcPr>
          <w:p w14:paraId="73964851" w14:textId="73001BA3" w:rsidR="00BB7B7B" w:rsidRDefault="00BB7B7B" w:rsidP="00BB7B7B">
            <w:pPr>
              <w:jc w:val="right"/>
              <w:rPr>
                <w:ins w:id="1940" w:author="David Conklin" w:date="2021-01-06T11:15:00Z"/>
              </w:rPr>
            </w:pPr>
            <w:ins w:id="1941" w:author="David Conklin" w:date="2021-01-06T11:16:00Z">
              <w:r>
                <w:t>300</w:t>
              </w:r>
            </w:ins>
          </w:p>
        </w:tc>
        <w:tc>
          <w:tcPr>
            <w:tcW w:w="0" w:type="auto"/>
          </w:tcPr>
          <w:p w14:paraId="67614063" w14:textId="43220306" w:rsidR="00BB7B7B" w:rsidRDefault="00BB7B7B" w:rsidP="00BB7B7B">
            <w:pPr>
              <w:jc w:val="right"/>
              <w:rPr>
                <w:ins w:id="1942" w:author="David Conklin" w:date="2021-01-06T11:15:00Z"/>
              </w:rPr>
            </w:pPr>
            <w:ins w:id="1943" w:author="David Conklin" w:date="2021-01-06T11:15:00Z">
              <w:r>
                <w:t>1</w:t>
              </w:r>
            </w:ins>
            <w:ins w:id="1944" w:author="David Conklin" w:date="2021-01-06T11:19:00Z">
              <w:r>
                <w:t>3.6</w:t>
              </w:r>
            </w:ins>
            <w:ins w:id="1945" w:author="David Conklin" w:date="2021-01-06T11:15:00Z">
              <w:r>
                <w:t>%</w:t>
              </w:r>
            </w:ins>
          </w:p>
        </w:tc>
        <w:tc>
          <w:tcPr>
            <w:tcW w:w="0" w:type="auto"/>
          </w:tcPr>
          <w:p w14:paraId="18F004A3" w14:textId="22CB547E" w:rsidR="00BB7B7B" w:rsidRDefault="00BB7B7B" w:rsidP="00BB7B7B">
            <w:pPr>
              <w:jc w:val="right"/>
              <w:rPr>
                <w:ins w:id="1946" w:author="David Conklin" w:date="2021-01-06T11:15:00Z"/>
              </w:rPr>
            </w:pPr>
            <w:ins w:id="1947" w:author="David Conklin" w:date="2021-01-06T11:21:00Z">
              <w:r>
                <w:t>31.5</w:t>
              </w:r>
            </w:ins>
          </w:p>
        </w:tc>
        <w:tc>
          <w:tcPr>
            <w:tcW w:w="0" w:type="auto"/>
          </w:tcPr>
          <w:p w14:paraId="4AEE9F8E" w14:textId="77777777" w:rsidR="00BB7B7B" w:rsidRDefault="00BB7B7B" w:rsidP="00BB7B7B">
            <w:pPr>
              <w:jc w:val="right"/>
              <w:rPr>
                <w:ins w:id="1948" w:author="David Conklin" w:date="2021-01-06T11:15:00Z"/>
              </w:rPr>
            </w:pPr>
            <w:ins w:id="1949" w:author="David Conklin" w:date="2021-01-06T11:15:00Z">
              <w:r>
                <w:t>19.3 %</w:t>
              </w:r>
            </w:ins>
          </w:p>
        </w:tc>
      </w:tr>
      <w:tr w:rsidR="00BB7B7B" w14:paraId="54C5F0ED" w14:textId="77777777" w:rsidTr="00BB7B7B">
        <w:trPr>
          <w:ins w:id="1950" w:author="David Conklin" w:date="2021-01-06T11:15:00Z"/>
        </w:trPr>
        <w:tc>
          <w:tcPr>
            <w:tcW w:w="0" w:type="auto"/>
          </w:tcPr>
          <w:p w14:paraId="29DEF2FF" w14:textId="77777777" w:rsidR="00BB7B7B" w:rsidRDefault="00BB7B7B" w:rsidP="00BB7B7B">
            <w:pPr>
              <w:rPr>
                <w:ins w:id="1951" w:author="David Conklin" w:date="2021-01-06T11:15:00Z"/>
              </w:rPr>
            </w:pPr>
            <w:ins w:id="1952" w:author="David Conklin" w:date="2021-01-06T11:15:00Z">
              <w:r>
                <w:t>wells</w:t>
              </w:r>
            </w:ins>
          </w:p>
        </w:tc>
        <w:tc>
          <w:tcPr>
            <w:tcW w:w="0" w:type="auto"/>
          </w:tcPr>
          <w:p w14:paraId="691CD875" w14:textId="77777777" w:rsidR="00BB7B7B" w:rsidRDefault="00BB7B7B" w:rsidP="00BB7B7B">
            <w:pPr>
              <w:jc w:val="right"/>
              <w:rPr>
                <w:ins w:id="1953" w:author="David Conklin" w:date="2021-01-06T11:15:00Z"/>
              </w:rPr>
            </w:pPr>
            <w:ins w:id="1954" w:author="David Conklin" w:date="2021-01-06T11:15:00Z">
              <w:r>
                <w:t>11</w:t>
              </w:r>
            </w:ins>
          </w:p>
        </w:tc>
        <w:tc>
          <w:tcPr>
            <w:tcW w:w="0" w:type="auto"/>
          </w:tcPr>
          <w:p w14:paraId="12A8E6B6" w14:textId="77777777" w:rsidR="00BB7B7B" w:rsidRDefault="00BB7B7B" w:rsidP="00BB7B7B">
            <w:pPr>
              <w:jc w:val="right"/>
              <w:rPr>
                <w:ins w:id="1955" w:author="David Conklin" w:date="2021-01-06T11:15:00Z"/>
              </w:rPr>
            </w:pPr>
            <w:ins w:id="1956" w:author="David Conklin" w:date="2021-01-06T11:15:00Z">
              <w:r>
                <w:t>0.5%</w:t>
              </w:r>
            </w:ins>
          </w:p>
        </w:tc>
        <w:tc>
          <w:tcPr>
            <w:tcW w:w="0" w:type="auto"/>
          </w:tcPr>
          <w:p w14:paraId="74A77E4D" w14:textId="77777777" w:rsidR="00BB7B7B" w:rsidRDefault="00BB7B7B" w:rsidP="00BB7B7B">
            <w:pPr>
              <w:jc w:val="right"/>
              <w:rPr>
                <w:ins w:id="1957" w:author="David Conklin" w:date="2021-01-06T11:15:00Z"/>
              </w:rPr>
            </w:pPr>
          </w:p>
        </w:tc>
        <w:tc>
          <w:tcPr>
            <w:tcW w:w="0" w:type="auto"/>
          </w:tcPr>
          <w:p w14:paraId="58A533ED" w14:textId="77777777" w:rsidR="00BB7B7B" w:rsidRDefault="00BB7B7B" w:rsidP="00BB7B7B">
            <w:pPr>
              <w:rPr>
                <w:ins w:id="1958" w:author="David Conklin" w:date="2021-01-06T11:15:00Z"/>
              </w:rPr>
            </w:pPr>
          </w:p>
        </w:tc>
      </w:tr>
      <w:tr w:rsidR="00BB7B7B" w14:paraId="5AD17C65" w14:textId="77777777" w:rsidTr="00BB7B7B">
        <w:trPr>
          <w:ins w:id="1959" w:author="David Conklin" w:date="2021-01-06T11:15:00Z"/>
        </w:trPr>
        <w:tc>
          <w:tcPr>
            <w:tcW w:w="0" w:type="auto"/>
          </w:tcPr>
          <w:p w14:paraId="48B8882B" w14:textId="77777777" w:rsidR="00BB7B7B" w:rsidRDefault="00BB7B7B" w:rsidP="00BB7B7B">
            <w:pPr>
              <w:rPr>
                <w:ins w:id="1960" w:author="David Conklin" w:date="2021-01-06T11:15:00Z"/>
              </w:rPr>
            </w:pPr>
            <w:ins w:id="1961" w:author="David Conklin" w:date="2021-01-06T11:15:00Z">
              <w:r>
                <w:t>added by model</w:t>
              </w:r>
            </w:ins>
          </w:p>
        </w:tc>
        <w:tc>
          <w:tcPr>
            <w:tcW w:w="0" w:type="auto"/>
          </w:tcPr>
          <w:p w14:paraId="6A4CABD1" w14:textId="08FBF13A" w:rsidR="00BB7B7B" w:rsidRDefault="00BB7B7B" w:rsidP="00BB7B7B">
            <w:pPr>
              <w:jc w:val="right"/>
              <w:rPr>
                <w:ins w:id="1962" w:author="David Conklin" w:date="2021-01-06T11:15:00Z"/>
              </w:rPr>
            </w:pPr>
            <w:ins w:id="1963" w:author="David Conklin" w:date="2021-01-06T11:17:00Z">
              <w:r>
                <w:t>6</w:t>
              </w:r>
            </w:ins>
          </w:p>
        </w:tc>
        <w:tc>
          <w:tcPr>
            <w:tcW w:w="0" w:type="auto"/>
          </w:tcPr>
          <w:p w14:paraId="1A6854BC" w14:textId="083B4F35" w:rsidR="00BB7B7B" w:rsidRDefault="00BB7B7B" w:rsidP="00BB7B7B">
            <w:pPr>
              <w:jc w:val="right"/>
              <w:rPr>
                <w:ins w:id="1964" w:author="David Conklin" w:date="2021-01-06T11:15:00Z"/>
              </w:rPr>
            </w:pPr>
            <w:ins w:id="1965" w:author="David Conklin" w:date="2021-01-06T11:15:00Z">
              <w:r>
                <w:t>0.</w:t>
              </w:r>
            </w:ins>
            <w:ins w:id="1966" w:author="David Conklin" w:date="2021-01-06T11:20:00Z">
              <w:r>
                <w:t>3</w:t>
              </w:r>
            </w:ins>
            <w:ins w:id="1967" w:author="David Conklin" w:date="2021-01-06T11:15:00Z">
              <w:r>
                <w:t>%</w:t>
              </w:r>
            </w:ins>
          </w:p>
        </w:tc>
        <w:tc>
          <w:tcPr>
            <w:tcW w:w="0" w:type="auto"/>
          </w:tcPr>
          <w:p w14:paraId="2F8761AD" w14:textId="77777777" w:rsidR="00BB7B7B" w:rsidRDefault="00BB7B7B" w:rsidP="00BB7B7B">
            <w:pPr>
              <w:jc w:val="right"/>
              <w:rPr>
                <w:ins w:id="1968" w:author="David Conklin" w:date="2021-01-06T11:15:00Z"/>
              </w:rPr>
            </w:pPr>
          </w:p>
        </w:tc>
        <w:tc>
          <w:tcPr>
            <w:tcW w:w="0" w:type="auto"/>
          </w:tcPr>
          <w:p w14:paraId="77BAF838" w14:textId="77777777" w:rsidR="00BB7B7B" w:rsidRDefault="00BB7B7B" w:rsidP="00BB7B7B">
            <w:pPr>
              <w:rPr>
                <w:ins w:id="1969" w:author="David Conklin" w:date="2021-01-06T11:15:00Z"/>
              </w:rPr>
            </w:pPr>
          </w:p>
        </w:tc>
      </w:tr>
      <w:tr w:rsidR="00BB7B7B" w14:paraId="5672B497" w14:textId="77777777" w:rsidTr="00BB7B7B">
        <w:trPr>
          <w:ins w:id="1970" w:author="David Conklin" w:date="2021-01-06T11:15:00Z"/>
        </w:trPr>
        <w:tc>
          <w:tcPr>
            <w:tcW w:w="0" w:type="auto"/>
          </w:tcPr>
          <w:p w14:paraId="319E18DE" w14:textId="77777777" w:rsidR="00BB7B7B" w:rsidRDefault="00BB7B7B" w:rsidP="00BB7B7B">
            <w:pPr>
              <w:jc w:val="right"/>
              <w:rPr>
                <w:ins w:id="1971" w:author="David Conklin" w:date="2021-01-06T11:15:00Z"/>
              </w:rPr>
            </w:pPr>
            <w:ins w:id="1972" w:author="David Conklin" w:date="2021-01-06T11:15:00Z">
              <w:r>
                <w:t>total in</w:t>
              </w:r>
            </w:ins>
          </w:p>
        </w:tc>
        <w:tc>
          <w:tcPr>
            <w:tcW w:w="0" w:type="auto"/>
          </w:tcPr>
          <w:p w14:paraId="192CBEE3" w14:textId="12BB576D" w:rsidR="00BB7B7B" w:rsidRDefault="00BB7B7B" w:rsidP="00BB7B7B">
            <w:pPr>
              <w:jc w:val="right"/>
              <w:rPr>
                <w:ins w:id="1973" w:author="David Conklin" w:date="2021-01-06T11:15:00Z"/>
              </w:rPr>
            </w:pPr>
            <w:ins w:id="1974" w:author="David Conklin" w:date="2021-01-06T11:15:00Z">
              <w:r>
                <w:t>2</w:t>
              </w:r>
            </w:ins>
            <w:ins w:id="1975" w:author="David Conklin" w:date="2021-01-06T11:18:00Z">
              <w:r>
                <w:t>207</w:t>
              </w:r>
            </w:ins>
          </w:p>
        </w:tc>
        <w:tc>
          <w:tcPr>
            <w:tcW w:w="0" w:type="auto"/>
          </w:tcPr>
          <w:p w14:paraId="64A3D3D1" w14:textId="77777777" w:rsidR="00BB7B7B" w:rsidRDefault="00BB7B7B" w:rsidP="00BB7B7B">
            <w:pPr>
              <w:jc w:val="right"/>
              <w:rPr>
                <w:ins w:id="1976" w:author="David Conklin" w:date="2021-01-06T11:15:00Z"/>
              </w:rPr>
            </w:pPr>
            <w:ins w:id="1977" w:author="David Conklin" w:date="2021-01-06T11:15:00Z">
              <w:r>
                <w:t>100.0%</w:t>
              </w:r>
            </w:ins>
          </w:p>
        </w:tc>
        <w:tc>
          <w:tcPr>
            <w:tcW w:w="0" w:type="auto"/>
          </w:tcPr>
          <w:p w14:paraId="7C01F275" w14:textId="77777777" w:rsidR="00BB7B7B" w:rsidRDefault="00BB7B7B" w:rsidP="00BB7B7B">
            <w:pPr>
              <w:jc w:val="right"/>
              <w:rPr>
                <w:ins w:id="1978" w:author="David Conklin" w:date="2021-01-06T11:15:00Z"/>
              </w:rPr>
            </w:pPr>
          </w:p>
        </w:tc>
        <w:tc>
          <w:tcPr>
            <w:tcW w:w="0" w:type="auto"/>
          </w:tcPr>
          <w:p w14:paraId="71BF642B" w14:textId="77777777" w:rsidR="00BB7B7B" w:rsidRDefault="00BB7B7B" w:rsidP="00BB7B7B">
            <w:pPr>
              <w:rPr>
                <w:ins w:id="1979" w:author="David Conklin" w:date="2021-01-06T11:15:00Z"/>
              </w:rPr>
            </w:pPr>
          </w:p>
        </w:tc>
      </w:tr>
      <w:tr w:rsidR="00BB7B7B" w14:paraId="7C24693B" w14:textId="77777777" w:rsidTr="00BB7B7B">
        <w:trPr>
          <w:ins w:id="1980" w:author="David Conklin" w:date="2021-01-06T11:15:00Z"/>
        </w:trPr>
        <w:tc>
          <w:tcPr>
            <w:tcW w:w="0" w:type="auto"/>
          </w:tcPr>
          <w:p w14:paraId="0986DF26" w14:textId="77777777" w:rsidR="00BB7B7B" w:rsidRDefault="00BB7B7B" w:rsidP="00BB7B7B">
            <w:pPr>
              <w:jc w:val="right"/>
              <w:rPr>
                <w:ins w:id="1981" w:author="David Conklin" w:date="2021-01-06T11:15:00Z"/>
              </w:rPr>
            </w:pPr>
          </w:p>
        </w:tc>
        <w:tc>
          <w:tcPr>
            <w:tcW w:w="0" w:type="auto"/>
          </w:tcPr>
          <w:p w14:paraId="162B6390" w14:textId="77777777" w:rsidR="00BB7B7B" w:rsidRDefault="00BB7B7B" w:rsidP="00BB7B7B">
            <w:pPr>
              <w:jc w:val="right"/>
              <w:rPr>
                <w:ins w:id="1982" w:author="David Conklin" w:date="2021-01-06T11:15:00Z"/>
              </w:rPr>
            </w:pPr>
          </w:p>
        </w:tc>
        <w:tc>
          <w:tcPr>
            <w:tcW w:w="0" w:type="auto"/>
          </w:tcPr>
          <w:p w14:paraId="19974BFA" w14:textId="77777777" w:rsidR="00BB7B7B" w:rsidRDefault="00BB7B7B" w:rsidP="00BB7B7B">
            <w:pPr>
              <w:jc w:val="right"/>
              <w:rPr>
                <w:ins w:id="1983" w:author="David Conklin" w:date="2021-01-06T11:15:00Z"/>
              </w:rPr>
            </w:pPr>
          </w:p>
        </w:tc>
        <w:tc>
          <w:tcPr>
            <w:tcW w:w="0" w:type="auto"/>
          </w:tcPr>
          <w:p w14:paraId="5C4A864B" w14:textId="77777777" w:rsidR="00BB7B7B" w:rsidRDefault="00BB7B7B" w:rsidP="00BB7B7B">
            <w:pPr>
              <w:jc w:val="right"/>
              <w:rPr>
                <w:ins w:id="1984" w:author="David Conklin" w:date="2021-01-06T11:15:00Z"/>
              </w:rPr>
            </w:pPr>
          </w:p>
        </w:tc>
        <w:tc>
          <w:tcPr>
            <w:tcW w:w="0" w:type="auto"/>
          </w:tcPr>
          <w:p w14:paraId="320EC83C" w14:textId="77777777" w:rsidR="00BB7B7B" w:rsidRDefault="00BB7B7B" w:rsidP="00BB7B7B">
            <w:pPr>
              <w:rPr>
                <w:ins w:id="1985" w:author="David Conklin" w:date="2021-01-06T11:15:00Z"/>
              </w:rPr>
            </w:pPr>
          </w:p>
        </w:tc>
      </w:tr>
      <w:tr w:rsidR="00BB7B7B" w14:paraId="6C2B5859" w14:textId="77777777" w:rsidTr="00BB7B7B">
        <w:trPr>
          <w:ins w:id="1986" w:author="David Conklin" w:date="2021-01-06T11:15:00Z"/>
        </w:trPr>
        <w:tc>
          <w:tcPr>
            <w:tcW w:w="0" w:type="auto"/>
          </w:tcPr>
          <w:p w14:paraId="1BE5E88F" w14:textId="77777777" w:rsidR="00BB7B7B" w:rsidRPr="00036F50" w:rsidRDefault="00BB7B7B" w:rsidP="00BB7B7B">
            <w:pPr>
              <w:jc w:val="center"/>
              <w:rPr>
                <w:ins w:id="1987" w:author="David Conklin" w:date="2021-01-06T11:15:00Z"/>
                <w:b/>
                <w:bCs/>
              </w:rPr>
            </w:pPr>
            <w:ins w:id="1988" w:author="David Conklin" w:date="2021-01-06T11:15:00Z">
              <w:r w:rsidRPr="00036F50">
                <w:rPr>
                  <w:b/>
                  <w:bCs/>
                </w:rPr>
                <w:t>Outputs</w:t>
              </w:r>
            </w:ins>
          </w:p>
        </w:tc>
        <w:tc>
          <w:tcPr>
            <w:tcW w:w="0" w:type="auto"/>
          </w:tcPr>
          <w:p w14:paraId="5E176D9F" w14:textId="77777777" w:rsidR="00BB7B7B" w:rsidRDefault="00BB7B7B" w:rsidP="00BB7B7B">
            <w:pPr>
              <w:jc w:val="right"/>
              <w:rPr>
                <w:ins w:id="1989" w:author="David Conklin" w:date="2021-01-06T11:15:00Z"/>
              </w:rPr>
            </w:pPr>
            <w:ins w:id="1990" w:author="David Conklin" w:date="2021-01-06T11:15:00Z">
              <w:r>
                <w:t>annual mmH2O</w:t>
              </w:r>
            </w:ins>
          </w:p>
        </w:tc>
        <w:tc>
          <w:tcPr>
            <w:tcW w:w="0" w:type="auto"/>
          </w:tcPr>
          <w:p w14:paraId="43D54507" w14:textId="77777777" w:rsidR="00BB7B7B" w:rsidRDefault="00BB7B7B" w:rsidP="00BB7B7B">
            <w:pPr>
              <w:jc w:val="right"/>
              <w:rPr>
                <w:ins w:id="1991" w:author="David Conklin" w:date="2021-01-06T11:15:00Z"/>
              </w:rPr>
            </w:pPr>
            <w:ins w:id="1992" w:author="David Conklin" w:date="2021-01-06T11:15:00Z">
              <w:r>
                <w:t>% of precipitation</w:t>
              </w:r>
            </w:ins>
          </w:p>
        </w:tc>
        <w:tc>
          <w:tcPr>
            <w:tcW w:w="0" w:type="auto"/>
          </w:tcPr>
          <w:p w14:paraId="67C5F655" w14:textId="77777777" w:rsidR="00BB7B7B" w:rsidRDefault="00BB7B7B" w:rsidP="00BB7B7B">
            <w:pPr>
              <w:jc w:val="right"/>
              <w:rPr>
                <w:ins w:id="1993" w:author="David Conklin" w:date="2021-01-06T11:15:00Z"/>
              </w:rPr>
            </w:pPr>
            <w:ins w:id="1994" w:author="David Conklin" w:date="2021-01-06T11:15:00Z">
              <w:r>
                <w:t>cms</w:t>
              </w:r>
            </w:ins>
          </w:p>
        </w:tc>
        <w:tc>
          <w:tcPr>
            <w:tcW w:w="0" w:type="auto"/>
          </w:tcPr>
          <w:p w14:paraId="3087FE16" w14:textId="77777777" w:rsidR="00BB7B7B" w:rsidRDefault="00BB7B7B" w:rsidP="00BB7B7B">
            <w:pPr>
              <w:rPr>
                <w:ins w:id="1995" w:author="David Conklin" w:date="2021-01-06T11:15:00Z"/>
              </w:rPr>
            </w:pPr>
            <w:ins w:id="1996" w:author="David Conklin" w:date="2021-01-06T11:15:00Z">
              <w:r>
                <w:t>% of basin discharge</w:t>
              </w:r>
            </w:ins>
          </w:p>
        </w:tc>
      </w:tr>
      <w:tr w:rsidR="00BB7B7B" w14:paraId="2E11FA69" w14:textId="77777777" w:rsidTr="00BB7B7B">
        <w:trPr>
          <w:ins w:id="1997" w:author="David Conklin" w:date="2021-01-06T11:15:00Z"/>
        </w:trPr>
        <w:tc>
          <w:tcPr>
            <w:tcW w:w="0" w:type="auto"/>
          </w:tcPr>
          <w:p w14:paraId="55E93DAD" w14:textId="77777777" w:rsidR="00BB7B7B" w:rsidRDefault="00BB7B7B" w:rsidP="00BB7B7B">
            <w:pPr>
              <w:rPr>
                <w:ins w:id="1998" w:author="David Conklin" w:date="2021-01-06T11:15:00Z"/>
              </w:rPr>
            </w:pPr>
            <w:ins w:id="1999" w:author="David Conklin" w:date="2021-01-06T11:15:00Z">
              <w:r>
                <w:t>basin discharge</w:t>
              </w:r>
            </w:ins>
          </w:p>
        </w:tc>
        <w:tc>
          <w:tcPr>
            <w:tcW w:w="0" w:type="auto"/>
          </w:tcPr>
          <w:p w14:paraId="6FEFECB0" w14:textId="43365CD1" w:rsidR="00BB7B7B" w:rsidRDefault="00BB7B7B" w:rsidP="00BB7B7B">
            <w:pPr>
              <w:jc w:val="right"/>
              <w:rPr>
                <w:ins w:id="2000" w:author="David Conklin" w:date="2021-01-06T11:15:00Z"/>
              </w:rPr>
            </w:pPr>
            <w:ins w:id="2001" w:author="David Conklin" w:date="2021-01-06T11:15:00Z">
              <w:r>
                <w:t>145</w:t>
              </w:r>
            </w:ins>
            <w:ins w:id="2002" w:author="David Conklin" w:date="2021-01-06T11:22:00Z">
              <w:r>
                <w:t>9</w:t>
              </w:r>
            </w:ins>
          </w:p>
        </w:tc>
        <w:tc>
          <w:tcPr>
            <w:tcW w:w="0" w:type="auto"/>
          </w:tcPr>
          <w:p w14:paraId="625809C8" w14:textId="40A20763" w:rsidR="00BB7B7B" w:rsidRDefault="00BB7B7B" w:rsidP="00BB7B7B">
            <w:pPr>
              <w:jc w:val="right"/>
              <w:rPr>
                <w:ins w:id="2003" w:author="David Conklin" w:date="2021-01-06T11:15:00Z"/>
              </w:rPr>
            </w:pPr>
            <w:ins w:id="2004" w:author="David Conklin" w:date="2021-01-06T11:15:00Z">
              <w:r>
                <w:t>7</w:t>
              </w:r>
            </w:ins>
            <w:ins w:id="2005" w:author="David Conklin" w:date="2021-01-06T11:31:00Z">
              <w:r w:rsidR="00B752C4">
                <w:t>7.2</w:t>
              </w:r>
            </w:ins>
            <w:ins w:id="2006" w:author="David Conklin" w:date="2021-01-06T11:15:00Z">
              <w:r>
                <w:t>%</w:t>
              </w:r>
            </w:ins>
          </w:p>
        </w:tc>
        <w:tc>
          <w:tcPr>
            <w:tcW w:w="0" w:type="auto"/>
          </w:tcPr>
          <w:p w14:paraId="667C2295" w14:textId="77777777" w:rsidR="00BB7B7B" w:rsidRDefault="00BB7B7B" w:rsidP="00BB7B7B">
            <w:pPr>
              <w:jc w:val="right"/>
              <w:rPr>
                <w:ins w:id="2007" w:author="David Conklin" w:date="2021-01-06T11:15:00Z"/>
              </w:rPr>
            </w:pPr>
            <w:ins w:id="2008" w:author="David Conklin" w:date="2021-01-06T11:15:00Z">
              <w:r>
                <w:t>152.7</w:t>
              </w:r>
            </w:ins>
          </w:p>
        </w:tc>
        <w:tc>
          <w:tcPr>
            <w:tcW w:w="0" w:type="auto"/>
          </w:tcPr>
          <w:p w14:paraId="4347A1AB" w14:textId="77777777" w:rsidR="00BB7B7B" w:rsidRDefault="00BB7B7B" w:rsidP="00BB7B7B">
            <w:pPr>
              <w:jc w:val="right"/>
              <w:rPr>
                <w:ins w:id="2009" w:author="David Conklin" w:date="2021-01-06T11:15:00Z"/>
              </w:rPr>
            </w:pPr>
            <w:ins w:id="2010" w:author="David Conklin" w:date="2021-01-06T11:15:00Z">
              <w:r>
                <w:t>100.0 %</w:t>
              </w:r>
            </w:ins>
          </w:p>
        </w:tc>
      </w:tr>
      <w:tr w:rsidR="00BB7B7B" w14:paraId="763589CE" w14:textId="77777777" w:rsidTr="00BB7B7B">
        <w:trPr>
          <w:ins w:id="2011" w:author="David Conklin" w:date="2021-01-06T11:15:00Z"/>
        </w:trPr>
        <w:tc>
          <w:tcPr>
            <w:tcW w:w="0" w:type="auto"/>
          </w:tcPr>
          <w:p w14:paraId="02C04718" w14:textId="77777777" w:rsidR="00BB7B7B" w:rsidRDefault="00BB7B7B" w:rsidP="00BB7B7B">
            <w:pPr>
              <w:rPr>
                <w:ins w:id="2012" w:author="David Conklin" w:date="2021-01-06T11:15:00Z"/>
              </w:rPr>
            </w:pPr>
            <w:ins w:id="2013" w:author="David Conklin" w:date="2021-01-06T11:15:00Z">
              <w:r>
                <w:t>evapotranspiration</w:t>
              </w:r>
            </w:ins>
          </w:p>
        </w:tc>
        <w:tc>
          <w:tcPr>
            <w:tcW w:w="0" w:type="auto"/>
          </w:tcPr>
          <w:p w14:paraId="257418FF" w14:textId="07AADDB6" w:rsidR="00BB7B7B" w:rsidRDefault="00BB7B7B" w:rsidP="00BB7B7B">
            <w:pPr>
              <w:jc w:val="right"/>
              <w:rPr>
                <w:ins w:id="2014" w:author="David Conklin" w:date="2021-01-06T11:15:00Z"/>
              </w:rPr>
            </w:pPr>
            <w:ins w:id="2015" w:author="David Conklin" w:date="2021-01-06T11:15:00Z">
              <w:r>
                <w:t>6</w:t>
              </w:r>
            </w:ins>
            <w:ins w:id="2016" w:author="David Conklin" w:date="2021-01-06T11:22:00Z">
              <w:r>
                <w:t>74</w:t>
              </w:r>
            </w:ins>
          </w:p>
        </w:tc>
        <w:tc>
          <w:tcPr>
            <w:tcW w:w="0" w:type="auto"/>
          </w:tcPr>
          <w:p w14:paraId="71EFA7BB" w14:textId="5DB95406" w:rsidR="00BB7B7B" w:rsidRDefault="00BB7B7B" w:rsidP="00BB7B7B">
            <w:pPr>
              <w:jc w:val="right"/>
              <w:rPr>
                <w:ins w:id="2017" w:author="David Conklin" w:date="2021-01-06T11:15:00Z"/>
              </w:rPr>
            </w:pPr>
            <w:ins w:id="2018" w:author="David Conklin" w:date="2021-01-06T11:15:00Z">
              <w:r>
                <w:t>3</w:t>
              </w:r>
            </w:ins>
            <w:ins w:id="2019" w:author="David Conklin" w:date="2021-01-06T11:32:00Z">
              <w:r w:rsidR="00B752C4">
                <w:t>5.7</w:t>
              </w:r>
            </w:ins>
            <w:ins w:id="2020" w:author="David Conklin" w:date="2021-01-06T11:15:00Z">
              <w:r>
                <w:t>%</w:t>
              </w:r>
            </w:ins>
          </w:p>
        </w:tc>
        <w:tc>
          <w:tcPr>
            <w:tcW w:w="0" w:type="auto"/>
          </w:tcPr>
          <w:p w14:paraId="1202B183" w14:textId="77777777" w:rsidR="00BB7B7B" w:rsidRDefault="00BB7B7B" w:rsidP="00BB7B7B">
            <w:pPr>
              <w:jc w:val="right"/>
              <w:rPr>
                <w:ins w:id="2021" w:author="David Conklin" w:date="2021-01-06T11:15:00Z"/>
              </w:rPr>
            </w:pPr>
          </w:p>
        </w:tc>
        <w:tc>
          <w:tcPr>
            <w:tcW w:w="0" w:type="auto"/>
          </w:tcPr>
          <w:p w14:paraId="0C60BCBE" w14:textId="071888BF" w:rsidR="00BB7B7B" w:rsidRDefault="00BB7B7B" w:rsidP="00BB7B7B">
            <w:pPr>
              <w:jc w:val="right"/>
              <w:rPr>
                <w:ins w:id="2022" w:author="David Conklin" w:date="2021-01-06T11:15:00Z"/>
              </w:rPr>
            </w:pPr>
            <w:ins w:id="2023" w:author="David Conklin" w:date="2021-01-06T11:15:00Z">
              <w:r>
                <w:t>4</w:t>
              </w:r>
            </w:ins>
            <w:ins w:id="2024" w:author="David Conklin" w:date="2021-01-06T11:33:00Z">
              <w:r w:rsidR="00B752C4">
                <w:t>6.2</w:t>
              </w:r>
            </w:ins>
            <w:ins w:id="2025" w:author="David Conklin" w:date="2021-01-06T11:15:00Z">
              <w:r>
                <w:t>%</w:t>
              </w:r>
            </w:ins>
          </w:p>
        </w:tc>
      </w:tr>
      <w:tr w:rsidR="00BB7B7B" w14:paraId="5D1A57FF" w14:textId="77777777" w:rsidTr="00BB7B7B">
        <w:trPr>
          <w:ins w:id="2026" w:author="David Conklin" w:date="2021-01-06T11:15:00Z"/>
        </w:trPr>
        <w:tc>
          <w:tcPr>
            <w:tcW w:w="0" w:type="auto"/>
          </w:tcPr>
          <w:p w14:paraId="7EF49A4B" w14:textId="77777777" w:rsidR="00BB7B7B" w:rsidRDefault="00BB7B7B" w:rsidP="00BB7B7B">
            <w:pPr>
              <w:rPr>
                <w:ins w:id="2027" w:author="David Conklin" w:date="2021-01-06T11:15:00Z"/>
              </w:rPr>
            </w:pPr>
            <w:ins w:id="2028" w:author="David Conklin" w:date="2021-01-06T11:15:00Z">
              <w:r>
                <w:t>snow “evaporation”</w:t>
              </w:r>
            </w:ins>
          </w:p>
        </w:tc>
        <w:tc>
          <w:tcPr>
            <w:tcW w:w="0" w:type="auto"/>
          </w:tcPr>
          <w:p w14:paraId="08D03632" w14:textId="77CF71C8" w:rsidR="00BB7B7B" w:rsidRDefault="00BB7B7B" w:rsidP="00BB7B7B">
            <w:pPr>
              <w:jc w:val="right"/>
              <w:rPr>
                <w:ins w:id="2029" w:author="David Conklin" w:date="2021-01-06T11:15:00Z"/>
              </w:rPr>
            </w:pPr>
            <w:ins w:id="2030" w:author="David Conklin" w:date="2021-01-06T11:15:00Z">
              <w:r>
                <w:t>8</w:t>
              </w:r>
            </w:ins>
            <w:ins w:id="2031" w:author="David Conklin" w:date="2021-01-06T11:23:00Z">
              <w:r>
                <w:t>2</w:t>
              </w:r>
            </w:ins>
          </w:p>
        </w:tc>
        <w:tc>
          <w:tcPr>
            <w:tcW w:w="0" w:type="auto"/>
          </w:tcPr>
          <w:p w14:paraId="36BBD4E3" w14:textId="11A867BF" w:rsidR="00BB7B7B" w:rsidRDefault="00BB7B7B" w:rsidP="00BB7B7B">
            <w:pPr>
              <w:jc w:val="right"/>
              <w:rPr>
                <w:ins w:id="2032" w:author="David Conklin" w:date="2021-01-06T11:15:00Z"/>
              </w:rPr>
            </w:pPr>
            <w:ins w:id="2033" w:author="David Conklin" w:date="2021-01-06T11:15:00Z">
              <w:r>
                <w:t>4.</w:t>
              </w:r>
            </w:ins>
            <w:ins w:id="2034" w:author="David Conklin" w:date="2021-01-06T11:32:00Z">
              <w:r w:rsidR="00B752C4">
                <w:t>3</w:t>
              </w:r>
            </w:ins>
            <w:ins w:id="2035" w:author="David Conklin" w:date="2021-01-06T11:15:00Z">
              <w:r>
                <w:t>%</w:t>
              </w:r>
            </w:ins>
          </w:p>
        </w:tc>
        <w:tc>
          <w:tcPr>
            <w:tcW w:w="0" w:type="auto"/>
          </w:tcPr>
          <w:p w14:paraId="5EE2CF32" w14:textId="77777777" w:rsidR="00BB7B7B" w:rsidRDefault="00BB7B7B" w:rsidP="00BB7B7B">
            <w:pPr>
              <w:jc w:val="right"/>
              <w:rPr>
                <w:ins w:id="2036" w:author="David Conklin" w:date="2021-01-06T11:15:00Z"/>
              </w:rPr>
            </w:pPr>
          </w:p>
        </w:tc>
        <w:tc>
          <w:tcPr>
            <w:tcW w:w="0" w:type="auto"/>
          </w:tcPr>
          <w:p w14:paraId="3E339CFC" w14:textId="649DA836" w:rsidR="00BB7B7B" w:rsidRDefault="00BB7B7B" w:rsidP="005D0CE5">
            <w:pPr>
              <w:jc w:val="right"/>
              <w:rPr>
                <w:ins w:id="2037" w:author="David Conklin" w:date="2021-01-06T11:15:00Z"/>
              </w:rPr>
            </w:pPr>
            <w:ins w:id="2038" w:author="David Conklin" w:date="2021-01-06T11:15:00Z">
              <w:r>
                <w:t>5.</w:t>
              </w:r>
            </w:ins>
            <w:ins w:id="2039" w:author="David Conklin" w:date="2021-01-06T11:33:00Z">
              <w:r w:rsidR="00B752C4">
                <w:t>6</w:t>
              </w:r>
            </w:ins>
            <w:ins w:id="2040" w:author="David Conklin" w:date="2021-01-06T11:15:00Z">
              <w:r>
                <w:t>%</w:t>
              </w:r>
            </w:ins>
          </w:p>
        </w:tc>
      </w:tr>
      <w:tr w:rsidR="00BB7B7B" w14:paraId="64420108" w14:textId="77777777" w:rsidTr="00BB7B7B">
        <w:trPr>
          <w:ins w:id="2041" w:author="David Conklin" w:date="2021-01-06T11:15:00Z"/>
        </w:trPr>
        <w:tc>
          <w:tcPr>
            <w:tcW w:w="0" w:type="auto"/>
          </w:tcPr>
          <w:p w14:paraId="56AEB36B" w14:textId="77777777" w:rsidR="00BB7B7B" w:rsidRDefault="00BB7B7B" w:rsidP="00BB7B7B">
            <w:pPr>
              <w:rPr>
                <w:ins w:id="2042" w:author="David Conklin" w:date="2021-01-06T11:15:00Z"/>
              </w:rPr>
            </w:pPr>
            <w:ins w:id="2043" w:author="David Conklin" w:date="2021-01-06T11:15:00Z">
              <w:r>
                <w:t>piped out</w:t>
              </w:r>
            </w:ins>
          </w:p>
        </w:tc>
        <w:tc>
          <w:tcPr>
            <w:tcW w:w="0" w:type="auto"/>
          </w:tcPr>
          <w:p w14:paraId="0725EB4A" w14:textId="77777777" w:rsidR="00BB7B7B" w:rsidRDefault="00BB7B7B" w:rsidP="00BB7B7B">
            <w:pPr>
              <w:jc w:val="right"/>
              <w:rPr>
                <w:ins w:id="2044" w:author="David Conklin" w:date="2021-01-06T11:15:00Z"/>
              </w:rPr>
            </w:pPr>
            <w:ins w:id="2045" w:author="David Conklin" w:date="2021-01-06T11:15:00Z">
              <w:r>
                <w:t>8</w:t>
              </w:r>
            </w:ins>
          </w:p>
        </w:tc>
        <w:tc>
          <w:tcPr>
            <w:tcW w:w="0" w:type="auto"/>
          </w:tcPr>
          <w:p w14:paraId="54C01A12" w14:textId="273E8656" w:rsidR="00BB7B7B" w:rsidRDefault="00BB7B7B" w:rsidP="00BB7B7B">
            <w:pPr>
              <w:jc w:val="right"/>
              <w:rPr>
                <w:ins w:id="2046" w:author="David Conklin" w:date="2021-01-06T11:15:00Z"/>
              </w:rPr>
            </w:pPr>
            <w:ins w:id="2047" w:author="David Conklin" w:date="2021-01-06T11:15:00Z">
              <w:r>
                <w:t>0.</w:t>
              </w:r>
            </w:ins>
            <w:ins w:id="2048" w:author="David Conklin" w:date="2021-01-06T11:32:00Z">
              <w:r w:rsidR="00B752C4">
                <w:t>5</w:t>
              </w:r>
            </w:ins>
            <w:ins w:id="2049" w:author="David Conklin" w:date="2021-01-06T11:15:00Z">
              <w:r>
                <w:t>%</w:t>
              </w:r>
            </w:ins>
          </w:p>
        </w:tc>
        <w:tc>
          <w:tcPr>
            <w:tcW w:w="0" w:type="auto"/>
          </w:tcPr>
          <w:p w14:paraId="68B51A79" w14:textId="77777777" w:rsidR="00BB7B7B" w:rsidRDefault="00BB7B7B" w:rsidP="00BB7B7B">
            <w:pPr>
              <w:jc w:val="right"/>
              <w:rPr>
                <w:ins w:id="2050" w:author="David Conklin" w:date="2021-01-06T11:15:00Z"/>
              </w:rPr>
            </w:pPr>
          </w:p>
        </w:tc>
        <w:tc>
          <w:tcPr>
            <w:tcW w:w="0" w:type="auto"/>
          </w:tcPr>
          <w:p w14:paraId="06C5906B" w14:textId="4CF682E3" w:rsidR="00BB7B7B" w:rsidRDefault="00B752C4" w:rsidP="00BB7B7B">
            <w:pPr>
              <w:jc w:val="right"/>
              <w:rPr>
                <w:ins w:id="2051" w:author="David Conklin" w:date="2021-01-06T11:15:00Z"/>
              </w:rPr>
            </w:pPr>
            <w:ins w:id="2052" w:author="David Conklin" w:date="2021-01-06T11:34:00Z">
              <w:r>
                <w:t>0.5%</w:t>
              </w:r>
            </w:ins>
          </w:p>
        </w:tc>
      </w:tr>
      <w:tr w:rsidR="00BB7B7B" w14:paraId="5D4E359D" w14:textId="77777777" w:rsidTr="00BB7B7B">
        <w:trPr>
          <w:ins w:id="2053" w:author="David Conklin" w:date="2021-01-06T11:15:00Z"/>
        </w:trPr>
        <w:tc>
          <w:tcPr>
            <w:tcW w:w="0" w:type="auto"/>
          </w:tcPr>
          <w:p w14:paraId="532E7788" w14:textId="77777777" w:rsidR="00BB7B7B" w:rsidRDefault="00BB7B7B" w:rsidP="00BB7B7B">
            <w:pPr>
              <w:jc w:val="right"/>
              <w:rPr>
                <w:ins w:id="2054" w:author="David Conklin" w:date="2021-01-06T11:15:00Z"/>
              </w:rPr>
            </w:pPr>
            <w:ins w:id="2055" w:author="David Conklin" w:date="2021-01-06T11:15:00Z">
              <w:r>
                <w:t>total out</w:t>
              </w:r>
            </w:ins>
          </w:p>
        </w:tc>
        <w:tc>
          <w:tcPr>
            <w:tcW w:w="0" w:type="auto"/>
          </w:tcPr>
          <w:p w14:paraId="38AC7E43" w14:textId="1201298F" w:rsidR="00BB7B7B" w:rsidRDefault="00BB7B7B" w:rsidP="00BB7B7B">
            <w:pPr>
              <w:jc w:val="right"/>
              <w:rPr>
                <w:ins w:id="2056" w:author="David Conklin" w:date="2021-01-06T11:15:00Z"/>
              </w:rPr>
            </w:pPr>
            <w:ins w:id="2057" w:author="David Conklin" w:date="2021-01-06T11:15:00Z">
              <w:r>
                <w:t>2</w:t>
              </w:r>
            </w:ins>
            <w:ins w:id="2058" w:author="David Conklin" w:date="2021-01-06T11:30:00Z">
              <w:r w:rsidR="00B752C4">
                <w:t>223</w:t>
              </w:r>
            </w:ins>
          </w:p>
        </w:tc>
        <w:tc>
          <w:tcPr>
            <w:tcW w:w="0" w:type="auto"/>
          </w:tcPr>
          <w:p w14:paraId="4C74B2B8" w14:textId="62083876" w:rsidR="00BB7B7B" w:rsidRDefault="00BB7B7B" w:rsidP="00BB7B7B">
            <w:pPr>
              <w:jc w:val="right"/>
              <w:rPr>
                <w:ins w:id="2059" w:author="David Conklin" w:date="2021-01-06T11:15:00Z"/>
              </w:rPr>
            </w:pPr>
            <w:ins w:id="2060" w:author="David Conklin" w:date="2021-01-06T11:15:00Z">
              <w:r>
                <w:t>11</w:t>
              </w:r>
            </w:ins>
            <w:ins w:id="2061" w:author="David Conklin" w:date="2021-01-06T11:33:00Z">
              <w:r w:rsidR="00B752C4">
                <w:t>7.6</w:t>
              </w:r>
            </w:ins>
            <w:ins w:id="2062" w:author="David Conklin" w:date="2021-01-06T11:15:00Z">
              <w:r>
                <w:t>%</w:t>
              </w:r>
            </w:ins>
          </w:p>
        </w:tc>
        <w:tc>
          <w:tcPr>
            <w:tcW w:w="0" w:type="auto"/>
          </w:tcPr>
          <w:p w14:paraId="33F929A4" w14:textId="77777777" w:rsidR="00BB7B7B" w:rsidRDefault="00BB7B7B" w:rsidP="00BB7B7B">
            <w:pPr>
              <w:jc w:val="right"/>
              <w:rPr>
                <w:ins w:id="2063" w:author="David Conklin" w:date="2021-01-06T11:15:00Z"/>
              </w:rPr>
            </w:pPr>
          </w:p>
        </w:tc>
        <w:tc>
          <w:tcPr>
            <w:tcW w:w="0" w:type="auto"/>
          </w:tcPr>
          <w:p w14:paraId="78BF4886" w14:textId="77777777" w:rsidR="00BB7B7B" w:rsidRDefault="00BB7B7B" w:rsidP="00BB7B7B">
            <w:pPr>
              <w:jc w:val="right"/>
              <w:rPr>
                <w:ins w:id="2064" w:author="David Conklin" w:date="2021-01-06T11:15:00Z"/>
              </w:rPr>
            </w:pPr>
          </w:p>
        </w:tc>
      </w:tr>
    </w:tbl>
    <w:p w14:paraId="449CDF51" w14:textId="03C52259" w:rsidR="009C6DFD" w:rsidRDefault="009C6DFD" w:rsidP="009C6DFD">
      <w:pPr>
        <w:rPr>
          <w:ins w:id="2065" w:author="David Conklin" w:date="2021-01-07T09:37:00Z"/>
        </w:rPr>
      </w:pPr>
    </w:p>
    <w:p w14:paraId="0B84674F" w14:textId="67489D14" w:rsidR="00044BB7" w:rsidRDefault="00044BB7">
      <w:pPr>
        <w:rPr>
          <w:ins w:id="2066" w:author="David Conklin" w:date="2021-01-07T12:34:00Z"/>
        </w:rPr>
      </w:pPr>
      <w:ins w:id="2067" w:author="David Conklin" w:date="2021-01-07T12:34:00Z">
        <w:r>
          <w:br w:type="page"/>
        </w:r>
      </w:ins>
    </w:p>
    <w:p w14:paraId="67BEEF24" w14:textId="77777777" w:rsidR="00E3419D" w:rsidRDefault="00E3419D" w:rsidP="006D0662">
      <w:pPr>
        <w:rPr>
          <w:ins w:id="2068" w:author="David Conklin" w:date="2021-01-07T09:37:00Z"/>
        </w:rPr>
      </w:pPr>
    </w:p>
    <w:p w14:paraId="2F494B0A" w14:textId="2E3D94DB" w:rsidR="006D0662" w:rsidRDefault="006D0662" w:rsidP="006D0662">
      <w:pPr>
        <w:rPr>
          <w:ins w:id="2069" w:author="David Conklin" w:date="2021-01-06T12:58:00Z"/>
        </w:rPr>
      </w:pPr>
      <w:ins w:id="2070" w:author="David Conklin" w:date="2021-01-06T12:58:00Z">
        <w:r>
          <w:t>As of 1/6/21 CW3M ver. 226, for the 9 years 2010-18, CW3M simulates this yearly thermal energy budget for the stream network, including reservoirs, in the McKenzie basin.</w:t>
        </w:r>
      </w:ins>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rPr>
          <w:ins w:id="2071" w:author="David Conklin" w:date="2021-01-06T12:58:00Z"/>
        </w:trPr>
        <w:tc>
          <w:tcPr>
            <w:tcW w:w="0" w:type="auto"/>
          </w:tcPr>
          <w:p w14:paraId="29D0976D" w14:textId="77777777" w:rsidR="006D0662" w:rsidRPr="00036F50" w:rsidRDefault="006D0662" w:rsidP="00E3419D">
            <w:pPr>
              <w:jc w:val="center"/>
              <w:rPr>
                <w:ins w:id="2072" w:author="David Conklin" w:date="2021-01-06T12:58:00Z"/>
                <w:b/>
                <w:bCs/>
              </w:rPr>
            </w:pPr>
            <w:ins w:id="2073" w:author="David Conklin" w:date="2021-01-06T12:58:00Z">
              <w:r w:rsidRPr="00036F50">
                <w:rPr>
                  <w:b/>
                  <w:bCs/>
                </w:rPr>
                <w:t>Inputs</w:t>
              </w:r>
            </w:ins>
          </w:p>
        </w:tc>
        <w:tc>
          <w:tcPr>
            <w:tcW w:w="0" w:type="auto"/>
          </w:tcPr>
          <w:p w14:paraId="424DED71" w14:textId="77777777" w:rsidR="006D0662" w:rsidRPr="00787EC2" w:rsidRDefault="006D0662" w:rsidP="00E3419D">
            <w:pPr>
              <w:rPr>
                <w:ins w:id="2074" w:author="David Conklin" w:date="2021-01-06T12:58:00Z"/>
              </w:rPr>
            </w:pPr>
            <w:ins w:id="2075" w:author="David Conklin" w:date="2021-01-06T12:58:00Z">
              <w:r>
                <w:t>volume, m</w:t>
              </w:r>
              <w:r>
                <w:rPr>
                  <w:vertAlign w:val="superscript"/>
                </w:rPr>
                <w:t>3</w:t>
              </w:r>
              <w:r>
                <w:t xml:space="preserve"> </w:t>
              </w:r>
            </w:ins>
          </w:p>
        </w:tc>
        <w:tc>
          <w:tcPr>
            <w:tcW w:w="0" w:type="auto"/>
          </w:tcPr>
          <w:p w14:paraId="429ACE69" w14:textId="77777777" w:rsidR="006D0662" w:rsidRDefault="006D0662" w:rsidP="00E3419D">
            <w:pPr>
              <w:rPr>
                <w:ins w:id="2076" w:author="David Conklin" w:date="2021-01-06T12:58:00Z"/>
              </w:rPr>
            </w:pPr>
            <w:ins w:id="2077" w:author="David Conklin" w:date="2021-01-06T12:58:00Z">
              <w:r>
                <w:rPr>
                  <w:rFonts w:cstheme="minorHAnsi"/>
                </w:rPr>
                <w:t>average temperature, °</w:t>
              </w:r>
              <w:r>
                <w:t>C</w:t>
              </w:r>
            </w:ins>
          </w:p>
        </w:tc>
        <w:tc>
          <w:tcPr>
            <w:tcW w:w="0" w:type="auto"/>
          </w:tcPr>
          <w:p w14:paraId="47ED5B20" w14:textId="77777777" w:rsidR="006D0662" w:rsidRDefault="006D0662" w:rsidP="00E3419D">
            <w:pPr>
              <w:rPr>
                <w:ins w:id="2078" w:author="David Conklin" w:date="2021-01-06T12:58:00Z"/>
              </w:rPr>
            </w:pPr>
            <w:ins w:id="2079" w:author="David Conklin" w:date="2021-01-06T12:58:00Z">
              <w:r>
                <w:t>thermal energy, MJ</w:t>
              </w:r>
            </w:ins>
          </w:p>
        </w:tc>
      </w:tr>
      <w:tr w:rsidR="00BF3872" w14:paraId="3F4C4ADE" w14:textId="77777777" w:rsidTr="00E3419D">
        <w:trPr>
          <w:ins w:id="2080" w:author="David Conklin" w:date="2021-01-07T12:04:00Z"/>
        </w:trPr>
        <w:tc>
          <w:tcPr>
            <w:tcW w:w="0" w:type="auto"/>
          </w:tcPr>
          <w:p w14:paraId="732D704D" w14:textId="7017877B" w:rsidR="00BF3872" w:rsidRDefault="00BF3872" w:rsidP="00E3419D">
            <w:pPr>
              <w:rPr>
                <w:ins w:id="2081" w:author="David Conklin" w:date="2021-01-07T12:04:00Z"/>
              </w:rPr>
            </w:pPr>
            <w:ins w:id="2082" w:author="David Conklin" w:date="2021-01-07T12:04:00Z">
              <w:r>
                <w:t>water i</w:t>
              </w:r>
            </w:ins>
            <w:ins w:id="2083" w:author="David Conklin" w:date="2021-01-07T12:05:00Z">
              <w:r>
                <w:t>n reaches</w:t>
              </w:r>
            </w:ins>
          </w:p>
        </w:tc>
        <w:tc>
          <w:tcPr>
            <w:tcW w:w="0" w:type="auto"/>
          </w:tcPr>
          <w:p w14:paraId="313A3A67" w14:textId="477CCD33" w:rsidR="00BF3872" w:rsidRDefault="00BF3872" w:rsidP="00E3419D">
            <w:pPr>
              <w:jc w:val="right"/>
              <w:rPr>
                <w:ins w:id="2084" w:author="David Conklin" w:date="2021-01-07T12:04:00Z"/>
              </w:rPr>
            </w:pPr>
            <w:ins w:id="2085" w:author="David Conklin" w:date="2021-01-07T12:10:00Z">
              <w:r>
                <w:t>0.01</w:t>
              </w:r>
            </w:ins>
            <w:ins w:id="2086" w:author="David Conklin" w:date="2021-01-07T12:11:00Z">
              <w:r>
                <w:t>6</w:t>
              </w:r>
            </w:ins>
            <w:ins w:id="2087" w:author="David Conklin" w:date="2021-01-07T12:10:00Z">
              <w:r>
                <w:t>e9</w:t>
              </w:r>
            </w:ins>
          </w:p>
        </w:tc>
        <w:tc>
          <w:tcPr>
            <w:tcW w:w="0" w:type="auto"/>
          </w:tcPr>
          <w:p w14:paraId="21DF41C9" w14:textId="77777777" w:rsidR="00BF3872" w:rsidRDefault="00BF3872" w:rsidP="00E3419D">
            <w:pPr>
              <w:jc w:val="right"/>
              <w:rPr>
                <w:ins w:id="2088" w:author="David Conklin" w:date="2021-01-07T12:04:00Z"/>
              </w:rPr>
            </w:pPr>
          </w:p>
        </w:tc>
        <w:tc>
          <w:tcPr>
            <w:tcW w:w="0" w:type="auto"/>
          </w:tcPr>
          <w:p w14:paraId="0CEB709F" w14:textId="59FC9625" w:rsidR="00BF3872" w:rsidRDefault="00BF3872" w:rsidP="00E3419D">
            <w:pPr>
              <w:jc w:val="right"/>
              <w:rPr>
                <w:ins w:id="2089" w:author="David Conklin" w:date="2021-01-07T12:04:00Z"/>
              </w:rPr>
            </w:pPr>
            <w:ins w:id="2090" w:author="David Conklin" w:date="2021-01-07T12:09:00Z">
              <w:r>
                <w:t>0.4e9</w:t>
              </w:r>
            </w:ins>
          </w:p>
        </w:tc>
      </w:tr>
      <w:tr w:rsidR="00BF3872" w14:paraId="3FD73038" w14:textId="77777777" w:rsidTr="00E3419D">
        <w:trPr>
          <w:ins w:id="2091" w:author="David Conklin" w:date="2021-01-07T12:04:00Z"/>
        </w:trPr>
        <w:tc>
          <w:tcPr>
            <w:tcW w:w="0" w:type="auto"/>
          </w:tcPr>
          <w:p w14:paraId="20231D08" w14:textId="1F9228E5" w:rsidR="00BF3872" w:rsidRDefault="00BF3872" w:rsidP="00E3419D">
            <w:pPr>
              <w:rPr>
                <w:ins w:id="2092" w:author="David Conklin" w:date="2021-01-07T12:04:00Z"/>
              </w:rPr>
            </w:pPr>
            <w:ins w:id="2093" w:author="David Conklin" w:date="2021-01-07T12:05:00Z">
              <w:r>
                <w:t>water in reservoirs</w:t>
              </w:r>
            </w:ins>
          </w:p>
        </w:tc>
        <w:tc>
          <w:tcPr>
            <w:tcW w:w="0" w:type="auto"/>
          </w:tcPr>
          <w:p w14:paraId="7E1D840F" w14:textId="183D16EA" w:rsidR="00BF3872" w:rsidRDefault="00BF3872" w:rsidP="00E3419D">
            <w:pPr>
              <w:jc w:val="right"/>
              <w:rPr>
                <w:ins w:id="2094" w:author="David Conklin" w:date="2021-01-07T12:04:00Z"/>
              </w:rPr>
            </w:pPr>
            <w:ins w:id="2095" w:author="David Conklin" w:date="2021-01-07T12:12:00Z">
              <w:r>
                <w:t>0.070e9</w:t>
              </w:r>
            </w:ins>
          </w:p>
        </w:tc>
        <w:tc>
          <w:tcPr>
            <w:tcW w:w="0" w:type="auto"/>
          </w:tcPr>
          <w:p w14:paraId="4D603094" w14:textId="77777777" w:rsidR="00BF3872" w:rsidRDefault="00BF3872" w:rsidP="00E3419D">
            <w:pPr>
              <w:jc w:val="right"/>
              <w:rPr>
                <w:ins w:id="2096" w:author="David Conklin" w:date="2021-01-07T12:04:00Z"/>
              </w:rPr>
            </w:pPr>
          </w:p>
        </w:tc>
        <w:tc>
          <w:tcPr>
            <w:tcW w:w="0" w:type="auto"/>
          </w:tcPr>
          <w:p w14:paraId="7E3484CA" w14:textId="61D625BE" w:rsidR="00BF3872" w:rsidRDefault="00BF3872" w:rsidP="00E3419D">
            <w:pPr>
              <w:jc w:val="right"/>
              <w:rPr>
                <w:ins w:id="2097" w:author="David Conklin" w:date="2021-01-07T12:04:00Z"/>
              </w:rPr>
            </w:pPr>
            <w:ins w:id="2098" w:author="David Conklin" w:date="2021-01-07T12:09:00Z">
              <w:r>
                <w:t>1.5e9</w:t>
              </w:r>
            </w:ins>
          </w:p>
        </w:tc>
      </w:tr>
      <w:tr w:rsidR="006D0662" w14:paraId="566E711A" w14:textId="77777777" w:rsidTr="00E3419D">
        <w:trPr>
          <w:ins w:id="2099" w:author="David Conklin" w:date="2021-01-06T12:58:00Z"/>
        </w:trPr>
        <w:tc>
          <w:tcPr>
            <w:tcW w:w="0" w:type="auto"/>
          </w:tcPr>
          <w:p w14:paraId="29185056" w14:textId="77777777" w:rsidR="006D0662" w:rsidRDefault="006D0662" w:rsidP="00E3419D">
            <w:pPr>
              <w:rPr>
                <w:ins w:id="2100" w:author="David Conklin" w:date="2021-01-06T12:58:00Z"/>
              </w:rPr>
            </w:pPr>
            <w:ins w:id="2101" w:author="David Conklin" w:date="2021-01-06T12:58:00Z">
              <w:r>
                <w:t>runoff from land surface</w:t>
              </w:r>
            </w:ins>
          </w:p>
        </w:tc>
        <w:tc>
          <w:tcPr>
            <w:tcW w:w="0" w:type="auto"/>
          </w:tcPr>
          <w:p w14:paraId="24CEB9E7" w14:textId="77777777" w:rsidR="006D0662" w:rsidRDefault="006D0662" w:rsidP="00E3419D">
            <w:pPr>
              <w:jc w:val="right"/>
              <w:rPr>
                <w:ins w:id="2102" w:author="David Conklin" w:date="2021-01-06T12:58:00Z"/>
              </w:rPr>
            </w:pPr>
            <w:ins w:id="2103" w:author="David Conklin" w:date="2021-01-06T12:58:00Z">
              <w:r>
                <w:t xml:space="preserve">3.829e9 </w:t>
              </w:r>
            </w:ins>
          </w:p>
        </w:tc>
        <w:tc>
          <w:tcPr>
            <w:tcW w:w="0" w:type="auto"/>
          </w:tcPr>
          <w:p w14:paraId="29BE9169" w14:textId="77777777" w:rsidR="006D0662" w:rsidRDefault="006D0662" w:rsidP="00E3419D">
            <w:pPr>
              <w:jc w:val="right"/>
              <w:rPr>
                <w:ins w:id="2104" w:author="David Conklin" w:date="2021-01-06T12:58:00Z"/>
              </w:rPr>
            </w:pPr>
            <w:ins w:id="2105" w:author="David Conklin" w:date="2021-01-06T12:58:00Z">
              <w:r>
                <w:t>8.9</w:t>
              </w:r>
            </w:ins>
          </w:p>
        </w:tc>
        <w:tc>
          <w:tcPr>
            <w:tcW w:w="0" w:type="auto"/>
          </w:tcPr>
          <w:p w14:paraId="0EDD2F5B" w14:textId="77777777" w:rsidR="006D0662" w:rsidRDefault="006D0662" w:rsidP="00E3419D">
            <w:pPr>
              <w:jc w:val="right"/>
              <w:rPr>
                <w:ins w:id="2106" w:author="David Conklin" w:date="2021-01-06T12:58:00Z"/>
              </w:rPr>
            </w:pPr>
            <w:ins w:id="2107" w:author="David Conklin" w:date="2021-01-06T12:58:00Z">
              <w:r>
                <w:t>142.0e9</w:t>
              </w:r>
            </w:ins>
          </w:p>
        </w:tc>
      </w:tr>
      <w:tr w:rsidR="006D0662" w14:paraId="0B8AAA64" w14:textId="77777777" w:rsidTr="00E3419D">
        <w:trPr>
          <w:ins w:id="2108" w:author="David Conklin" w:date="2021-01-06T12:58:00Z"/>
        </w:trPr>
        <w:tc>
          <w:tcPr>
            <w:tcW w:w="0" w:type="auto"/>
          </w:tcPr>
          <w:p w14:paraId="65F5D161" w14:textId="77777777" w:rsidR="006D0662" w:rsidRDefault="006D0662" w:rsidP="00E3419D">
            <w:pPr>
              <w:rPr>
                <w:ins w:id="2109" w:author="David Conklin" w:date="2021-01-06T12:58:00Z"/>
              </w:rPr>
            </w:pPr>
            <w:ins w:id="2110" w:author="David Conklin" w:date="2021-01-06T12:58:00Z">
              <w:r>
                <w:t>springs</w:t>
              </w:r>
            </w:ins>
          </w:p>
        </w:tc>
        <w:tc>
          <w:tcPr>
            <w:tcW w:w="0" w:type="auto"/>
          </w:tcPr>
          <w:p w14:paraId="226E5566" w14:textId="77777777" w:rsidR="006D0662" w:rsidRDefault="006D0662" w:rsidP="00E3419D">
            <w:pPr>
              <w:jc w:val="right"/>
              <w:rPr>
                <w:ins w:id="2111" w:author="David Conklin" w:date="2021-01-06T12:58:00Z"/>
              </w:rPr>
            </w:pPr>
            <w:ins w:id="2112" w:author="David Conklin" w:date="2021-01-06T12:58:00Z">
              <w:r>
                <w:t>0.992e9</w:t>
              </w:r>
            </w:ins>
          </w:p>
        </w:tc>
        <w:tc>
          <w:tcPr>
            <w:tcW w:w="0" w:type="auto"/>
          </w:tcPr>
          <w:p w14:paraId="7DCEF7C0" w14:textId="77777777" w:rsidR="006D0662" w:rsidRDefault="006D0662" w:rsidP="00E3419D">
            <w:pPr>
              <w:jc w:val="right"/>
              <w:rPr>
                <w:ins w:id="2113" w:author="David Conklin" w:date="2021-01-06T12:58:00Z"/>
              </w:rPr>
            </w:pPr>
            <w:ins w:id="2114" w:author="David Conklin" w:date="2021-01-06T12:58:00Z">
              <w:r>
                <w:t>4.9</w:t>
              </w:r>
            </w:ins>
          </w:p>
        </w:tc>
        <w:tc>
          <w:tcPr>
            <w:tcW w:w="0" w:type="auto"/>
          </w:tcPr>
          <w:p w14:paraId="08038ED1" w14:textId="77777777" w:rsidR="006D0662" w:rsidRDefault="006D0662" w:rsidP="00E3419D">
            <w:pPr>
              <w:jc w:val="right"/>
              <w:rPr>
                <w:ins w:id="2115" w:author="David Conklin" w:date="2021-01-06T12:58:00Z"/>
              </w:rPr>
            </w:pPr>
            <w:ins w:id="2116" w:author="David Conklin" w:date="2021-01-06T12:58:00Z">
              <w:r>
                <w:t>20.3e9</w:t>
              </w:r>
            </w:ins>
          </w:p>
        </w:tc>
      </w:tr>
      <w:tr w:rsidR="006D0662" w14:paraId="2DB3BCA6" w14:textId="77777777" w:rsidTr="00E3419D">
        <w:trPr>
          <w:ins w:id="2117" w:author="David Conklin" w:date="2021-01-06T12:58:00Z"/>
        </w:trPr>
        <w:tc>
          <w:tcPr>
            <w:tcW w:w="0" w:type="auto"/>
          </w:tcPr>
          <w:p w14:paraId="61B77639" w14:textId="77777777" w:rsidR="006D0662" w:rsidRDefault="006D0662" w:rsidP="00E3419D">
            <w:pPr>
              <w:rPr>
                <w:ins w:id="2118" w:author="David Conklin" w:date="2021-01-06T12:58:00Z"/>
              </w:rPr>
            </w:pPr>
            <w:ins w:id="2119" w:author="David Conklin" w:date="2021-01-06T12:58:00Z">
              <w:r>
                <w:t>insolation of reaches</w:t>
              </w:r>
            </w:ins>
          </w:p>
        </w:tc>
        <w:tc>
          <w:tcPr>
            <w:tcW w:w="0" w:type="auto"/>
          </w:tcPr>
          <w:p w14:paraId="563F55E0" w14:textId="77777777" w:rsidR="006D0662" w:rsidRDefault="006D0662" w:rsidP="00E3419D">
            <w:pPr>
              <w:jc w:val="right"/>
              <w:rPr>
                <w:ins w:id="2120" w:author="David Conklin" w:date="2021-01-06T12:58:00Z"/>
              </w:rPr>
            </w:pPr>
          </w:p>
        </w:tc>
        <w:tc>
          <w:tcPr>
            <w:tcW w:w="0" w:type="auto"/>
          </w:tcPr>
          <w:p w14:paraId="56CE652A" w14:textId="77777777" w:rsidR="006D0662" w:rsidRDefault="006D0662" w:rsidP="00E3419D">
            <w:pPr>
              <w:jc w:val="right"/>
              <w:rPr>
                <w:ins w:id="2121" w:author="David Conklin" w:date="2021-01-06T12:58:00Z"/>
              </w:rPr>
            </w:pPr>
          </w:p>
        </w:tc>
        <w:tc>
          <w:tcPr>
            <w:tcW w:w="0" w:type="auto"/>
          </w:tcPr>
          <w:p w14:paraId="470BE096" w14:textId="77777777" w:rsidR="006D0662" w:rsidRDefault="006D0662" w:rsidP="00E3419D">
            <w:pPr>
              <w:jc w:val="right"/>
              <w:rPr>
                <w:ins w:id="2122" w:author="David Conklin" w:date="2021-01-06T12:58:00Z"/>
              </w:rPr>
            </w:pPr>
            <w:ins w:id="2123" w:author="David Conklin" w:date="2021-01-06T12:58:00Z">
              <w:r>
                <w:t>32.1e9</w:t>
              </w:r>
            </w:ins>
          </w:p>
        </w:tc>
      </w:tr>
      <w:tr w:rsidR="006D0662" w14:paraId="30455650" w14:textId="77777777" w:rsidTr="00E3419D">
        <w:trPr>
          <w:ins w:id="2124" w:author="David Conklin" w:date="2021-01-06T12:58:00Z"/>
        </w:trPr>
        <w:tc>
          <w:tcPr>
            <w:tcW w:w="0" w:type="auto"/>
          </w:tcPr>
          <w:p w14:paraId="63590432" w14:textId="77777777" w:rsidR="006D0662" w:rsidRDefault="006D0662" w:rsidP="00E3419D">
            <w:pPr>
              <w:rPr>
                <w:ins w:id="2125" w:author="David Conklin" w:date="2021-01-06T12:58:00Z"/>
              </w:rPr>
            </w:pPr>
            <w:ins w:id="2126" w:author="David Conklin" w:date="2021-01-06T12:58:00Z">
              <w:r>
                <w:t>insolation of reservoirs</w:t>
              </w:r>
            </w:ins>
          </w:p>
        </w:tc>
        <w:tc>
          <w:tcPr>
            <w:tcW w:w="0" w:type="auto"/>
          </w:tcPr>
          <w:p w14:paraId="6902CE79" w14:textId="77777777" w:rsidR="006D0662" w:rsidRDefault="006D0662" w:rsidP="00E3419D">
            <w:pPr>
              <w:jc w:val="right"/>
              <w:rPr>
                <w:ins w:id="2127" w:author="David Conklin" w:date="2021-01-06T12:58:00Z"/>
              </w:rPr>
            </w:pPr>
          </w:p>
        </w:tc>
        <w:tc>
          <w:tcPr>
            <w:tcW w:w="0" w:type="auto"/>
          </w:tcPr>
          <w:p w14:paraId="2BB7EFC5" w14:textId="77777777" w:rsidR="006D0662" w:rsidRDefault="006D0662" w:rsidP="00E3419D">
            <w:pPr>
              <w:jc w:val="right"/>
              <w:rPr>
                <w:ins w:id="2128" w:author="David Conklin" w:date="2021-01-06T12:58:00Z"/>
              </w:rPr>
            </w:pPr>
          </w:p>
        </w:tc>
        <w:tc>
          <w:tcPr>
            <w:tcW w:w="0" w:type="auto"/>
          </w:tcPr>
          <w:p w14:paraId="4A761D0D" w14:textId="77777777" w:rsidR="006D0662" w:rsidRDefault="006D0662" w:rsidP="00E3419D">
            <w:pPr>
              <w:jc w:val="right"/>
              <w:rPr>
                <w:ins w:id="2129" w:author="David Conklin" w:date="2021-01-06T12:58:00Z"/>
              </w:rPr>
            </w:pPr>
            <w:ins w:id="2130" w:author="David Conklin" w:date="2021-01-06T12:58:00Z">
              <w:r>
                <w:t>31.7e9</w:t>
              </w:r>
            </w:ins>
          </w:p>
        </w:tc>
      </w:tr>
      <w:tr w:rsidR="006D0662" w14:paraId="7286F245" w14:textId="77777777" w:rsidTr="00E3419D">
        <w:trPr>
          <w:ins w:id="2131" w:author="David Conklin" w:date="2021-01-06T12:58:00Z"/>
        </w:trPr>
        <w:tc>
          <w:tcPr>
            <w:tcW w:w="0" w:type="auto"/>
          </w:tcPr>
          <w:p w14:paraId="6F0D05B0" w14:textId="77777777" w:rsidR="006D0662" w:rsidRDefault="006D0662" w:rsidP="00E3419D">
            <w:pPr>
              <w:rPr>
                <w:ins w:id="2132" w:author="David Conklin" w:date="2021-01-06T12:58:00Z"/>
              </w:rPr>
            </w:pPr>
            <w:ins w:id="2133" w:author="David Conklin" w:date="2021-01-06T12:58:00Z">
              <w:r>
                <w:t>added by model</w:t>
              </w:r>
            </w:ins>
          </w:p>
        </w:tc>
        <w:tc>
          <w:tcPr>
            <w:tcW w:w="0" w:type="auto"/>
          </w:tcPr>
          <w:p w14:paraId="61A02DD7" w14:textId="77777777" w:rsidR="006D0662" w:rsidRDefault="006D0662" w:rsidP="00E3419D">
            <w:pPr>
              <w:jc w:val="right"/>
              <w:rPr>
                <w:ins w:id="2134" w:author="David Conklin" w:date="2021-01-06T12:58:00Z"/>
              </w:rPr>
            </w:pPr>
            <w:ins w:id="2135" w:author="David Conklin" w:date="2021-01-06T12:58:00Z">
              <w:r>
                <w:t>0.008e9</w:t>
              </w:r>
            </w:ins>
          </w:p>
        </w:tc>
        <w:tc>
          <w:tcPr>
            <w:tcW w:w="0" w:type="auto"/>
          </w:tcPr>
          <w:p w14:paraId="590B8984" w14:textId="77777777" w:rsidR="006D0662" w:rsidRDefault="006D0662" w:rsidP="00E3419D">
            <w:pPr>
              <w:jc w:val="right"/>
              <w:rPr>
                <w:ins w:id="2136" w:author="David Conklin" w:date="2021-01-06T12:58:00Z"/>
              </w:rPr>
            </w:pPr>
          </w:p>
        </w:tc>
        <w:tc>
          <w:tcPr>
            <w:tcW w:w="0" w:type="auto"/>
          </w:tcPr>
          <w:p w14:paraId="2AA762D3" w14:textId="77777777" w:rsidR="006D0662" w:rsidRDefault="006D0662" w:rsidP="00E3419D">
            <w:pPr>
              <w:jc w:val="right"/>
              <w:rPr>
                <w:ins w:id="2137" w:author="David Conklin" w:date="2021-01-06T12:58:00Z"/>
              </w:rPr>
            </w:pPr>
            <w:ins w:id="2138" w:author="David Conklin" w:date="2021-01-06T12:58:00Z">
              <w:r>
                <w:t>0.3e9</w:t>
              </w:r>
            </w:ins>
          </w:p>
        </w:tc>
      </w:tr>
      <w:tr w:rsidR="005D40B9" w14:paraId="2619B095" w14:textId="77777777" w:rsidTr="00E3419D">
        <w:trPr>
          <w:ins w:id="2139" w:author="David Conklin" w:date="2021-01-07T12:18:00Z"/>
        </w:trPr>
        <w:tc>
          <w:tcPr>
            <w:tcW w:w="0" w:type="auto"/>
          </w:tcPr>
          <w:p w14:paraId="1A0853E5" w14:textId="79BCC972" w:rsidR="005D40B9" w:rsidRDefault="006F0906">
            <w:pPr>
              <w:jc w:val="right"/>
              <w:rPr>
                <w:ins w:id="2140" w:author="David Conklin" w:date="2021-01-07T12:18:00Z"/>
              </w:rPr>
              <w:pPrChange w:id="2141" w:author="David Conklin" w:date="2021-01-07T12:33:00Z">
                <w:pPr/>
              </w:pPrChange>
            </w:pPr>
            <w:ins w:id="2142" w:author="David Conklin" w:date="2021-01-07T12:32:00Z">
              <w:r>
                <w:t>total in</w:t>
              </w:r>
            </w:ins>
          </w:p>
        </w:tc>
        <w:tc>
          <w:tcPr>
            <w:tcW w:w="0" w:type="auto"/>
          </w:tcPr>
          <w:p w14:paraId="4C873E53" w14:textId="70207159" w:rsidR="005D40B9" w:rsidRDefault="005D40B9" w:rsidP="00E3419D">
            <w:pPr>
              <w:jc w:val="right"/>
              <w:rPr>
                <w:ins w:id="2143" w:author="David Conklin" w:date="2021-01-07T12:18:00Z"/>
              </w:rPr>
            </w:pPr>
            <w:ins w:id="2144" w:author="David Conklin" w:date="2021-01-07T12:19:00Z">
              <w:r>
                <w:t>4.915e9</w:t>
              </w:r>
            </w:ins>
          </w:p>
        </w:tc>
        <w:tc>
          <w:tcPr>
            <w:tcW w:w="0" w:type="auto"/>
          </w:tcPr>
          <w:p w14:paraId="7B6ED096" w14:textId="77777777" w:rsidR="005D40B9" w:rsidRDefault="005D40B9" w:rsidP="00E3419D">
            <w:pPr>
              <w:jc w:val="right"/>
              <w:rPr>
                <w:ins w:id="2145" w:author="David Conklin" w:date="2021-01-07T12:18:00Z"/>
              </w:rPr>
            </w:pPr>
          </w:p>
        </w:tc>
        <w:tc>
          <w:tcPr>
            <w:tcW w:w="0" w:type="auto"/>
          </w:tcPr>
          <w:p w14:paraId="654513E9" w14:textId="3F67FF7E" w:rsidR="005D40B9" w:rsidRDefault="006F0906" w:rsidP="00E3419D">
            <w:pPr>
              <w:jc w:val="right"/>
              <w:rPr>
                <w:ins w:id="2146" w:author="David Conklin" w:date="2021-01-07T12:18:00Z"/>
              </w:rPr>
            </w:pPr>
            <w:ins w:id="2147" w:author="David Conklin" w:date="2021-01-07T12:26:00Z">
              <w:r>
                <w:t>228.3e9</w:t>
              </w:r>
            </w:ins>
          </w:p>
        </w:tc>
      </w:tr>
      <w:tr w:rsidR="006D0662" w14:paraId="13CA3628" w14:textId="77777777" w:rsidTr="00E3419D">
        <w:trPr>
          <w:ins w:id="2148" w:author="David Conklin" w:date="2021-01-06T12:58:00Z"/>
        </w:trPr>
        <w:tc>
          <w:tcPr>
            <w:tcW w:w="0" w:type="auto"/>
          </w:tcPr>
          <w:p w14:paraId="6417EC6E" w14:textId="77777777" w:rsidR="006D0662" w:rsidRDefault="006D0662" w:rsidP="00E3419D">
            <w:pPr>
              <w:jc w:val="right"/>
              <w:rPr>
                <w:ins w:id="2149" w:author="David Conklin" w:date="2021-01-06T12:58:00Z"/>
              </w:rPr>
            </w:pPr>
          </w:p>
        </w:tc>
        <w:tc>
          <w:tcPr>
            <w:tcW w:w="0" w:type="auto"/>
          </w:tcPr>
          <w:p w14:paraId="04D61B3F" w14:textId="77777777" w:rsidR="006D0662" w:rsidRDefault="006D0662" w:rsidP="00E3419D">
            <w:pPr>
              <w:jc w:val="right"/>
              <w:rPr>
                <w:ins w:id="2150" w:author="David Conklin" w:date="2021-01-06T12:58:00Z"/>
              </w:rPr>
            </w:pPr>
          </w:p>
        </w:tc>
        <w:tc>
          <w:tcPr>
            <w:tcW w:w="0" w:type="auto"/>
          </w:tcPr>
          <w:p w14:paraId="24DFE6DA" w14:textId="77777777" w:rsidR="006D0662" w:rsidRDefault="006D0662" w:rsidP="00E3419D">
            <w:pPr>
              <w:jc w:val="right"/>
              <w:rPr>
                <w:ins w:id="2151" w:author="David Conklin" w:date="2021-01-06T12:58:00Z"/>
              </w:rPr>
            </w:pPr>
          </w:p>
        </w:tc>
        <w:tc>
          <w:tcPr>
            <w:tcW w:w="0" w:type="auto"/>
          </w:tcPr>
          <w:p w14:paraId="3CA7FE0E" w14:textId="77777777" w:rsidR="006D0662" w:rsidRDefault="006D0662" w:rsidP="00E3419D">
            <w:pPr>
              <w:jc w:val="right"/>
              <w:rPr>
                <w:ins w:id="2152" w:author="David Conklin" w:date="2021-01-06T12:58:00Z"/>
              </w:rPr>
            </w:pPr>
          </w:p>
        </w:tc>
      </w:tr>
      <w:tr w:rsidR="006D0662" w14:paraId="18AF08E1" w14:textId="77777777" w:rsidTr="00E3419D">
        <w:trPr>
          <w:ins w:id="2153" w:author="David Conklin" w:date="2021-01-06T12:58:00Z"/>
        </w:trPr>
        <w:tc>
          <w:tcPr>
            <w:tcW w:w="0" w:type="auto"/>
          </w:tcPr>
          <w:p w14:paraId="4F8C528E" w14:textId="77777777" w:rsidR="006D0662" w:rsidRPr="00036F50" w:rsidRDefault="006D0662" w:rsidP="00E3419D">
            <w:pPr>
              <w:jc w:val="center"/>
              <w:rPr>
                <w:ins w:id="2154" w:author="David Conklin" w:date="2021-01-06T12:58:00Z"/>
                <w:b/>
                <w:bCs/>
              </w:rPr>
            </w:pPr>
            <w:ins w:id="2155" w:author="David Conklin" w:date="2021-01-06T12:58:00Z">
              <w:r w:rsidRPr="00036F50">
                <w:rPr>
                  <w:b/>
                  <w:bCs/>
                </w:rPr>
                <w:t>Outputs</w:t>
              </w:r>
            </w:ins>
          </w:p>
        </w:tc>
        <w:tc>
          <w:tcPr>
            <w:tcW w:w="0" w:type="auto"/>
          </w:tcPr>
          <w:p w14:paraId="5547EA00" w14:textId="77777777" w:rsidR="006D0662" w:rsidRDefault="006D0662" w:rsidP="00E3419D">
            <w:pPr>
              <w:jc w:val="right"/>
              <w:rPr>
                <w:ins w:id="2156" w:author="David Conklin" w:date="2021-01-06T12:58:00Z"/>
              </w:rPr>
            </w:pPr>
            <w:ins w:id="2157" w:author="David Conklin" w:date="2021-01-06T12:58:00Z">
              <w:r>
                <w:t>volume, m</w:t>
              </w:r>
              <w:r>
                <w:rPr>
                  <w:vertAlign w:val="superscript"/>
                </w:rPr>
                <w:t>3</w:t>
              </w:r>
              <w:r>
                <w:t xml:space="preserve"> </w:t>
              </w:r>
            </w:ins>
          </w:p>
        </w:tc>
        <w:tc>
          <w:tcPr>
            <w:tcW w:w="0" w:type="auto"/>
          </w:tcPr>
          <w:p w14:paraId="42E8E8BA" w14:textId="77777777" w:rsidR="006D0662" w:rsidRDefault="006D0662" w:rsidP="00E3419D">
            <w:pPr>
              <w:jc w:val="right"/>
              <w:rPr>
                <w:ins w:id="2158" w:author="David Conklin" w:date="2021-01-06T12:58:00Z"/>
              </w:rPr>
            </w:pPr>
            <w:ins w:id="2159" w:author="David Conklin" w:date="2021-01-06T12:58:00Z">
              <w:r>
                <w:rPr>
                  <w:rFonts w:cstheme="minorHAnsi"/>
                </w:rPr>
                <w:t>average temperature, °</w:t>
              </w:r>
              <w:r>
                <w:t>C</w:t>
              </w:r>
            </w:ins>
          </w:p>
        </w:tc>
        <w:tc>
          <w:tcPr>
            <w:tcW w:w="0" w:type="auto"/>
          </w:tcPr>
          <w:p w14:paraId="7C350288" w14:textId="77777777" w:rsidR="006D0662" w:rsidRDefault="006D0662" w:rsidP="00E3419D">
            <w:pPr>
              <w:jc w:val="right"/>
              <w:rPr>
                <w:ins w:id="2160" w:author="David Conklin" w:date="2021-01-06T12:58:00Z"/>
              </w:rPr>
            </w:pPr>
            <w:ins w:id="2161" w:author="David Conklin" w:date="2021-01-06T12:58:00Z">
              <w:r>
                <w:t>thermal energy, MJ</w:t>
              </w:r>
            </w:ins>
          </w:p>
        </w:tc>
      </w:tr>
      <w:tr w:rsidR="00BF3872" w14:paraId="08838678" w14:textId="77777777" w:rsidTr="00E3419D">
        <w:trPr>
          <w:ins w:id="2162" w:author="David Conklin" w:date="2021-01-07T12:12:00Z"/>
        </w:trPr>
        <w:tc>
          <w:tcPr>
            <w:tcW w:w="0" w:type="auto"/>
          </w:tcPr>
          <w:p w14:paraId="16A0ACE9" w14:textId="63282279" w:rsidR="00BF3872" w:rsidRDefault="00BF3872" w:rsidP="00BF3872">
            <w:pPr>
              <w:rPr>
                <w:ins w:id="2163" w:author="David Conklin" w:date="2021-01-07T12:12:00Z"/>
              </w:rPr>
            </w:pPr>
            <w:ins w:id="2164" w:author="David Conklin" w:date="2021-01-07T12:12:00Z">
              <w:r>
                <w:t>water in reaches</w:t>
              </w:r>
            </w:ins>
          </w:p>
        </w:tc>
        <w:tc>
          <w:tcPr>
            <w:tcW w:w="0" w:type="auto"/>
          </w:tcPr>
          <w:p w14:paraId="2D162BF4" w14:textId="3140E971" w:rsidR="00BF3872" w:rsidRDefault="00BF3872" w:rsidP="00BF3872">
            <w:pPr>
              <w:jc w:val="right"/>
              <w:rPr>
                <w:ins w:id="2165" w:author="David Conklin" w:date="2021-01-07T12:12:00Z"/>
              </w:rPr>
            </w:pPr>
            <w:ins w:id="2166" w:author="David Conklin" w:date="2021-01-07T12:12:00Z">
              <w:r>
                <w:t>0.01</w:t>
              </w:r>
            </w:ins>
            <w:ins w:id="2167" w:author="David Conklin" w:date="2021-01-07T12:16:00Z">
              <w:r w:rsidR="005D40B9">
                <w:t>2</w:t>
              </w:r>
            </w:ins>
            <w:ins w:id="2168" w:author="David Conklin" w:date="2021-01-07T12:12:00Z">
              <w:r>
                <w:t>e9</w:t>
              </w:r>
            </w:ins>
          </w:p>
        </w:tc>
        <w:tc>
          <w:tcPr>
            <w:tcW w:w="0" w:type="auto"/>
          </w:tcPr>
          <w:p w14:paraId="46A10A27" w14:textId="77777777" w:rsidR="00BF3872" w:rsidRDefault="00BF3872" w:rsidP="00BF3872">
            <w:pPr>
              <w:jc w:val="right"/>
              <w:rPr>
                <w:ins w:id="2169" w:author="David Conklin" w:date="2021-01-07T12:12:00Z"/>
              </w:rPr>
            </w:pPr>
          </w:p>
        </w:tc>
        <w:tc>
          <w:tcPr>
            <w:tcW w:w="0" w:type="auto"/>
          </w:tcPr>
          <w:p w14:paraId="2B0F6431" w14:textId="17D89CC5" w:rsidR="00BF3872" w:rsidRDefault="00BF3872" w:rsidP="00BF3872">
            <w:pPr>
              <w:jc w:val="right"/>
              <w:rPr>
                <w:ins w:id="2170" w:author="David Conklin" w:date="2021-01-07T12:12:00Z"/>
              </w:rPr>
            </w:pPr>
            <w:ins w:id="2171" w:author="David Conklin" w:date="2021-01-07T12:12:00Z">
              <w:r>
                <w:t>0.</w:t>
              </w:r>
            </w:ins>
            <w:ins w:id="2172" w:author="David Conklin" w:date="2021-01-07T12:14:00Z">
              <w:r>
                <w:t>2</w:t>
              </w:r>
            </w:ins>
            <w:ins w:id="2173" w:author="David Conklin" w:date="2021-01-07T12:12:00Z">
              <w:r>
                <w:t>e9</w:t>
              </w:r>
            </w:ins>
          </w:p>
        </w:tc>
      </w:tr>
      <w:tr w:rsidR="00BF3872" w14:paraId="23E369E4" w14:textId="77777777" w:rsidTr="00E3419D">
        <w:trPr>
          <w:ins w:id="2174" w:author="David Conklin" w:date="2021-01-07T12:12:00Z"/>
        </w:trPr>
        <w:tc>
          <w:tcPr>
            <w:tcW w:w="0" w:type="auto"/>
          </w:tcPr>
          <w:p w14:paraId="561E3B39" w14:textId="7350E42A" w:rsidR="00BF3872" w:rsidRDefault="00BF3872" w:rsidP="00BF3872">
            <w:pPr>
              <w:rPr>
                <w:ins w:id="2175" w:author="David Conklin" w:date="2021-01-07T12:12:00Z"/>
              </w:rPr>
            </w:pPr>
            <w:ins w:id="2176" w:author="David Conklin" w:date="2021-01-07T12:13:00Z">
              <w:r>
                <w:t>water in reservoirs</w:t>
              </w:r>
            </w:ins>
          </w:p>
        </w:tc>
        <w:tc>
          <w:tcPr>
            <w:tcW w:w="0" w:type="auto"/>
          </w:tcPr>
          <w:p w14:paraId="60D2D245" w14:textId="014E20F6" w:rsidR="00BF3872" w:rsidRDefault="00BF3872" w:rsidP="00BF3872">
            <w:pPr>
              <w:jc w:val="right"/>
              <w:rPr>
                <w:ins w:id="2177" w:author="David Conklin" w:date="2021-01-07T12:12:00Z"/>
              </w:rPr>
            </w:pPr>
            <w:ins w:id="2178" w:author="David Conklin" w:date="2021-01-07T12:13:00Z">
              <w:r>
                <w:t>0.070e9</w:t>
              </w:r>
            </w:ins>
          </w:p>
        </w:tc>
        <w:tc>
          <w:tcPr>
            <w:tcW w:w="0" w:type="auto"/>
          </w:tcPr>
          <w:p w14:paraId="12D995BC" w14:textId="77777777" w:rsidR="00BF3872" w:rsidRDefault="00BF3872" w:rsidP="00BF3872">
            <w:pPr>
              <w:jc w:val="right"/>
              <w:rPr>
                <w:ins w:id="2179" w:author="David Conklin" w:date="2021-01-07T12:12:00Z"/>
              </w:rPr>
            </w:pPr>
          </w:p>
        </w:tc>
        <w:tc>
          <w:tcPr>
            <w:tcW w:w="0" w:type="auto"/>
          </w:tcPr>
          <w:p w14:paraId="4051F9A8" w14:textId="5938A6FA" w:rsidR="00BF3872" w:rsidRDefault="005D40B9" w:rsidP="00BF3872">
            <w:pPr>
              <w:jc w:val="right"/>
              <w:rPr>
                <w:ins w:id="2180" w:author="David Conklin" w:date="2021-01-07T12:12:00Z"/>
              </w:rPr>
            </w:pPr>
            <w:ins w:id="2181" w:author="David Conklin" w:date="2021-01-07T12:15:00Z">
              <w:r>
                <w:t>1.8</w:t>
              </w:r>
            </w:ins>
            <w:ins w:id="2182" w:author="David Conklin" w:date="2021-01-07T12:13:00Z">
              <w:r w:rsidR="00BF3872">
                <w:t>e9</w:t>
              </w:r>
            </w:ins>
          </w:p>
        </w:tc>
      </w:tr>
      <w:tr w:rsidR="00BF3872" w14:paraId="028D750F" w14:textId="77777777" w:rsidTr="00E3419D">
        <w:trPr>
          <w:ins w:id="2183" w:author="David Conklin" w:date="2021-01-06T12:58:00Z"/>
        </w:trPr>
        <w:tc>
          <w:tcPr>
            <w:tcW w:w="0" w:type="auto"/>
          </w:tcPr>
          <w:p w14:paraId="0DF461C1" w14:textId="77777777" w:rsidR="00BF3872" w:rsidRDefault="00BF3872" w:rsidP="00BF3872">
            <w:pPr>
              <w:rPr>
                <w:ins w:id="2184" w:author="David Conklin" w:date="2021-01-06T12:58:00Z"/>
              </w:rPr>
            </w:pPr>
            <w:ins w:id="2185" w:author="David Conklin" w:date="2021-01-06T12:58:00Z">
              <w:r>
                <w:t>basin discharge</w:t>
              </w:r>
            </w:ins>
          </w:p>
        </w:tc>
        <w:tc>
          <w:tcPr>
            <w:tcW w:w="0" w:type="auto"/>
          </w:tcPr>
          <w:p w14:paraId="7356DD8F" w14:textId="77777777" w:rsidR="00BF3872" w:rsidRDefault="00BF3872" w:rsidP="00BF3872">
            <w:pPr>
              <w:jc w:val="right"/>
              <w:rPr>
                <w:ins w:id="2186" w:author="David Conklin" w:date="2021-01-06T12:58:00Z"/>
              </w:rPr>
            </w:pPr>
            <w:ins w:id="2187" w:author="David Conklin" w:date="2021-01-06T12:58:00Z">
              <w:r>
                <w:t>4.824e9</w:t>
              </w:r>
            </w:ins>
          </w:p>
        </w:tc>
        <w:tc>
          <w:tcPr>
            <w:tcW w:w="0" w:type="auto"/>
          </w:tcPr>
          <w:p w14:paraId="667EBCD8" w14:textId="77777777" w:rsidR="00BF3872" w:rsidRDefault="00BF3872" w:rsidP="00BF3872">
            <w:pPr>
              <w:jc w:val="right"/>
              <w:rPr>
                <w:ins w:id="2188" w:author="David Conklin" w:date="2021-01-06T12:58:00Z"/>
              </w:rPr>
            </w:pPr>
            <w:ins w:id="2189" w:author="David Conklin" w:date="2021-01-06T12:58:00Z">
              <w:r>
                <w:t>8.1</w:t>
              </w:r>
            </w:ins>
          </w:p>
        </w:tc>
        <w:tc>
          <w:tcPr>
            <w:tcW w:w="0" w:type="auto"/>
          </w:tcPr>
          <w:p w14:paraId="271F9B16" w14:textId="77777777" w:rsidR="00BF3872" w:rsidRDefault="00BF3872" w:rsidP="00BF3872">
            <w:pPr>
              <w:jc w:val="right"/>
              <w:rPr>
                <w:ins w:id="2190" w:author="David Conklin" w:date="2021-01-06T12:58:00Z"/>
              </w:rPr>
            </w:pPr>
            <w:ins w:id="2191" w:author="David Conklin" w:date="2021-01-06T12:58:00Z">
              <w:r>
                <w:t>163.3e9</w:t>
              </w:r>
            </w:ins>
          </w:p>
        </w:tc>
      </w:tr>
      <w:tr w:rsidR="00BF3872" w14:paraId="23BD6E2A" w14:textId="77777777" w:rsidTr="00E3419D">
        <w:trPr>
          <w:ins w:id="2192" w:author="David Conklin" w:date="2021-01-06T12:58:00Z"/>
        </w:trPr>
        <w:tc>
          <w:tcPr>
            <w:tcW w:w="0" w:type="auto"/>
          </w:tcPr>
          <w:p w14:paraId="07D080AB" w14:textId="77777777" w:rsidR="00BF3872" w:rsidRDefault="00BF3872" w:rsidP="00BF3872">
            <w:pPr>
              <w:rPr>
                <w:ins w:id="2193" w:author="David Conklin" w:date="2021-01-06T12:58:00Z"/>
              </w:rPr>
            </w:pPr>
            <w:ins w:id="2194" w:author="David Conklin" w:date="2021-01-06T12:58:00Z">
              <w:r>
                <w:t>irrigation withdrawals</w:t>
              </w:r>
            </w:ins>
          </w:p>
        </w:tc>
        <w:tc>
          <w:tcPr>
            <w:tcW w:w="0" w:type="auto"/>
          </w:tcPr>
          <w:p w14:paraId="64E4C6C9" w14:textId="77777777" w:rsidR="00BF3872" w:rsidRDefault="00BF3872" w:rsidP="00BF3872">
            <w:pPr>
              <w:jc w:val="right"/>
              <w:rPr>
                <w:ins w:id="2195" w:author="David Conklin" w:date="2021-01-06T12:58:00Z"/>
              </w:rPr>
            </w:pPr>
            <w:ins w:id="2196" w:author="David Conklin" w:date="2021-01-06T12:58:00Z">
              <w:r>
                <w:t>0.005e9</w:t>
              </w:r>
            </w:ins>
          </w:p>
        </w:tc>
        <w:tc>
          <w:tcPr>
            <w:tcW w:w="0" w:type="auto"/>
          </w:tcPr>
          <w:p w14:paraId="37AAF35D" w14:textId="77777777" w:rsidR="00BF3872" w:rsidRDefault="00BF3872" w:rsidP="00BF3872">
            <w:pPr>
              <w:jc w:val="right"/>
              <w:rPr>
                <w:ins w:id="2197" w:author="David Conklin" w:date="2021-01-06T12:58:00Z"/>
              </w:rPr>
            </w:pPr>
            <w:ins w:id="2198" w:author="David Conklin" w:date="2021-01-06T12:58:00Z">
              <w:r>
                <w:t>15.0</w:t>
              </w:r>
            </w:ins>
          </w:p>
        </w:tc>
        <w:tc>
          <w:tcPr>
            <w:tcW w:w="0" w:type="auto"/>
          </w:tcPr>
          <w:p w14:paraId="344705FC" w14:textId="77777777" w:rsidR="00BF3872" w:rsidRDefault="00BF3872" w:rsidP="00BF3872">
            <w:pPr>
              <w:jc w:val="right"/>
              <w:rPr>
                <w:ins w:id="2199" w:author="David Conklin" w:date="2021-01-06T12:58:00Z"/>
              </w:rPr>
            </w:pPr>
            <w:ins w:id="2200" w:author="David Conklin" w:date="2021-01-06T12:58:00Z">
              <w:r>
                <w:t>0.3e9</w:t>
              </w:r>
            </w:ins>
          </w:p>
        </w:tc>
      </w:tr>
      <w:tr w:rsidR="00BF3872" w14:paraId="61E311F0" w14:textId="77777777" w:rsidTr="00E3419D">
        <w:trPr>
          <w:ins w:id="2201" w:author="David Conklin" w:date="2021-01-06T12:58:00Z"/>
        </w:trPr>
        <w:tc>
          <w:tcPr>
            <w:tcW w:w="0" w:type="auto"/>
          </w:tcPr>
          <w:p w14:paraId="3537FE07" w14:textId="77777777" w:rsidR="00BF3872" w:rsidRDefault="00BF3872" w:rsidP="00BF3872">
            <w:pPr>
              <w:rPr>
                <w:ins w:id="2202" w:author="David Conklin" w:date="2021-01-06T12:58:00Z"/>
              </w:rPr>
            </w:pPr>
            <w:ins w:id="2203" w:author="David Conklin" w:date="2021-01-06T12:58:00Z">
              <w:r>
                <w:t>longwave radiation from reaches</w:t>
              </w:r>
            </w:ins>
          </w:p>
        </w:tc>
        <w:tc>
          <w:tcPr>
            <w:tcW w:w="0" w:type="auto"/>
          </w:tcPr>
          <w:p w14:paraId="401911EF" w14:textId="77777777" w:rsidR="00BF3872" w:rsidRDefault="00BF3872" w:rsidP="00BF3872">
            <w:pPr>
              <w:jc w:val="right"/>
              <w:rPr>
                <w:ins w:id="2204" w:author="David Conklin" w:date="2021-01-06T12:58:00Z"/>
              </w:rPr>
            </w:pPr>
          </w:p>
        </w:tc>
        <w:tc>
          <w:tcPr>
            <w:tcW w:w="0" w:type="auto"/>
          </w:tcPr>
          <w:p w14:paraId="1CD1CAEE" w14:textId="77777777" w:rsidR="00BF3872" w:rsidRDefault="00BF3872" w:rsidP="00BF3872">
            <w:pPr>
              <w:jc w:val="center"/>
              <w:rPr>
                <w:ins w:id="2205" w:author="David Conklin" w:date="2021-01-06T12:58:00Z"/>
              </w:rPr>
            </w:pPr>
          </w:p>
        </w:tc>
        <w:tc>
          <w:tcPr>
            <w:tcW w:w="0" w:type="auto"/>
          </w:tcPr>
          <w:p w14:paraId="3762BC6A" w14:textId="77777777" w:rsidR="00BF3872" w:rsidRDefault="00BF3872" w:rsidP="00BF3872">
            <w:pPr>
              <w:jc w:val="right"/>
              <w:rPr>
                <w:ins w:id="2206" w:author="David Conklin" w:date="2021-01-06T12:58:00Z"/>
              </w:rPr>
            </w:pPr>
            <w:ins w:id="2207" w:author="David Conklin" w:date="2021-01-06T12:58:00Z">
              <w:r>
                <w:t>18.7e9</w:t>
              </w:r>
            </w:ins>
          </w:p>
        </w:tc>
      </w:tr>
      <w:tr w:rsidR="00BF3872" w14:paraId="2F4B7F6D" w14:textId="77777777" w:rsidTr="00E3419D">
        <w:trPr>
          <w:ins w:id="2208" w:author="David Conklin" w:date="2021-01-06T12:58:00Z"/>
        </w:trPr>
        <w:tc>
          <w:tcPr>
            <w:tcW w:w="0" w:type="auto"/>
          </w:tcPr>
          <w:p w14:paraId="5F33FF73" w14:textId="77777777" w:rsidR="00BF3872" w:rsidRDefault="00BF3872" w:rsidP="00BF3872">
            <w:pPr>
              <w:rPr>
                <w:ins w:id="2209" w:author="David Conklin" w:date="2021-01-06T12:58:00Z"/>
              </w:rPr>
            </w:pPr>
            <w:ins w:id="2210" w:author="David Conklin" w:date="2021-01-06T12:58:00Z">
              <w:r>
                <w:t>evaporation from reaches</w:t>
              </w:r>
            </w:ins>
          </w:p>
        </w:tc>
        <w:tc>
          <w:tcPr>
            <w:tcW w:w="0" w:type="auto"/>
          </w:tcPr>
          <w:p w14:paraId="68DBC1C1" w14:textId="77777777" w:rsidR="00BF3872" w:rsidRDefault="00BF3872" w:rsidP="00BF3872">
            <w:pPr>
              <w:jc w:val="right"/>
              <w:rPr>
                <w:ins w:id="2211" w:author="David Conklin" w:date="2021-01-06T12:58:00Z"/>
              </w:rPr>
            </w:pPr>
            <w:ins w:id="2212" w:author="David Conklin" w:date="2021-01-06T12:58:00Z">
              <w:r>
                <w:t xml:space="preserve">0.007e9 </w:t>
              </w:r>
            </w:ins>
          </w:p>
        </w:tc>
        <w:tc>
          <w:tcPr>
            <w:tcW w:w="0" w:type="auto"/>
          </w:tcPr>
          <w:p w14:paraId="51A5074B" w14:textId="77777777" w:rsidR="00BF3872" w:rsidRDefault="00BF3872" w:rsidP="00BF3872">
            <w:pPr>
              <w:jc w:val="right"/>
              <w:rPr>
                <w:ins w:id="2213" w:author="David Conklin" w:date="2021-01-06T12:58:00Z"/>
              </w:rPr>
            </w:pPr>
          </w:p>
        </w:tc>
        <w:tc>
          <w:tcPr>
            <w:tcW w:w="0" w:type="auto"/>
          </w:tcPr>
          <w:p w14:paraId="43159D97" w14:textId="77777777" w:rsidR="00BF3872" w:rsidRDefault="00BF3872" w:rsidP="00BF3872">
            <w:pPr>
              <w:jc w:val="right"/>
              <w:rPr>
                <w:ins w:id="2214" w:author="David Conklin" w:date="2021-01-06T12:58:00Z"/>
              </w:rPr>
            </w:pPr>
            <w:ins w:id="2215" w:author="David Conklin" w:date="2021-01-06T12:58:00Z">
              <w:r>
                <w:t>17.1e9</w:t>
              </w:r>
            </w:ins>
          </w:p>
        </w:tc>
      </w:tr>
      <w:tr w:rsidR="00BF3872" w14:paraId="3132B321" w14:textId="77777777" w:rsidTr="00E3419D">
        <w:trPr>
          <w:ins w:id="2216" w:author="David Conklin" w:date="2021-01-06T12:58:00Z"/>
        </w:trPr>
        <w:tc>
          <w:tcPr>
            <w:tcW w:w="0" w:type="auto"/>
          </w:tcPr>
          <w:p w14:paraId="7E643CB4" w14:textId="77777777" w:rsidR="00BF3872" w:rsidRDefault="00BF3872" w:rsidP="00BF3872">
            <w:pPr>
              <w:rPr>
                <w:ins w:id="2217" w:author="David Conklin" w:date="2021-01-06T12:58:00Z"/>
              </w:rPr>
            </w:pPr>
            <w:ins w:id="2218" w:author="David Conklin" w:date="2021-01-06T12:58:00Z">
              <w:r>
                <w:t>longwave radiation from reservoirs</w:t>
              </w:r>
            </w:ins>
          </w:p>
        </w:tc>
        <w:tc>
          <w:tcPr>
            <w:tcW w:w="0" w:type="auto"/>
          </w:tcPr>
          <w:p w14:paraId="6679C9DD" w14:textId="77777777" w:rsidR="00BF3872" w:rsidRDefault="00BF3872" w:rsidP="00BF3872">
            <w:pPr>
              <w:jc w:val="right"/>
              <w:rPr>
                <w:ins w:id="2219" w:author="David Conklin" w:date="2021-01-06T12:58:00Z"/>
              </w:rPr>
            </w:pPr>
          </w:p>
        </w:tc>
        <w:tc>
          <w:tcPr>
            <w:tcW w:w="0" w:type="auto"/>
          </w:tcPr>
          <w:p w14:paraId="69420284" w14:textId="77777777" w:rsidR="00BF3872" w:rsidRDefault="00BF3872" w:rsidP="00BF3872">
            <w:pPr>
              <w:jc w:val="right"/>
              <w:rPr>
                <w:ins w:id="2220" w:author="David Conklin" w:date="2021-01-06T12:58:00Z"/>
              </w:rPr>
            </w:pPr>
          </w:p>
        </w:tc>
        <w:tc>
          <w:tcPr>
            <w:tcW w:w="0" w:type="auto"/>
          </w:tcPr>
          <w:p w14:paraId="24677CFD" w14:textId="77777777" w:rsidR="00BF3872" w:rsidRDefault="00BF3872" w:rsidP="00BF3872">
            <w:pPr>
              <w:jc w:val="right"/>
              <w:rPr>
                <w:ins w:id="2221" w:author="David Conklin" w:date="2021-01-06T12:58:00Z"/>
              </w:rPr>
            </w:pPr>
            <w:ins w:id="2222" w:author="David Conklin" w:date="2021-01-06T12:58:00Z">
              <w:r>
                <w:t>9.4e9</w:t>
              </w:r>
            </w:ins>
          </w:p>
        </w:tc>
      </w:tr>
      <w:tr w:rsidR="00BF3872" w14:paraId="2798AFAF" w14:textId="77777777" w:rsidTr="00E3419D">
        <w:trPr>
          <w:ins w:id="2223" w:author="David Conklin" w:date="2021-01-06T12:58:00Z"/>
        </w:trPr>
        <w:tc>
          <w:tcPr>
            <w:tcW w:w="0" w:type="auto"/>
          </w:tcPr>
          <w:p w14:paraId="010EBBD4" w14:textId="77777777" w:rsidR="00BF3872" w:rsidRDefault="00BF3872" w:rsidP="00BF3872">
            <w:pPr>
              <w:rPr>
                <w:ins w:id="2224" w:author="David Conklin" w:date="2021-01-06T12:58:00Z"/>
              </w:rPr>
            </w:pPr>
            <w:ins w:id="2225" w:author="David Conklin" w:date="2021-01-06T12:58:00Z">
              <w:r>
                <w:t>evaporation from reservoirs</w:t>
              </w:r>
            </w:ins>
          </w:p>
        </w:tc>
        <w:tc>
          <w:tcPr>
            <w:tcW w:w="0" w:type="auto"/>
          </w:tcPr>
          <w:p w14:paraId="2D486864" w14:textId="77777777" w:rsidR="00BF3872" w:rsidRDefault="00BF3872" w:rsidP="00BF3872">
            <w:pPr>
              <w:jc w:val="right"/>
              <w:rPr>
                <w:ins w:id="2226" w:author="David Conklin" w:date="2021-01-06T12:58:00Z"/>
              </w:rPr>
            </w:pPr>
            <w:ins w:id="2227" w:author="David Conklin" w:date="2021-01-06T12:58:00Z">
              <w:r>
                <w:t>0.008e9</w:t>
              </w:r>
            </w:ins>
          </w:p>
        </w:tc>
        <w:tc>
          <w:tcPr>
            <w:tcW w:w="0" w:type="auto"/>
          </w:tcPr>
          <w:p w14:paraId="4DD99CE5" w14:textId="77777777" w:rsidR="00BF3872" w:rsidRDefault="00BF3872" w:rsidP="00BF3872">
            <w:pPr>
              <w:jc w:val="right"/>
              <w:rPr>
                <w:ins w:id="2228" w:author="David Conklin" w:date="2021-01-06T12:58:00Z"/>
              </w:rPr>
            </w:pPr>
          </w:p>
        </w:tc>
        <w:tc>
          <w:tcPr>
            <w:tcW w:w="0" w:type="auto"/>
          </w:tcPr>
          <w:p w14:paraId="3064D6FF" w14:textId="65622201" w:rsidR="00BF3872" w:rsidRDefault="00BF3872" w:rsidP="00BF3872">
            <w:pPr>
              <w:jc w:val="right"/>
              <w:rPr>
                <w:ins w:id="2229" w:author="David Conklin" w:date="2021-01-06T12:58:00Z"/>
              </w:rPr>
            </w:pPr>
            <w:ins w:id="2230" w:author="David Conklin" w:date="2021-01-06T12:58:00Z">
              <w:r>
                <w:t>1</w:t>
              </w:r>
            </w:ins>
            <w:ins w:id="2231" w:author="David Conklin" w:date="2021-01-06T13:07:00Z">
              <w:r>
                <w:t>9.5</w:t>
              </w:r>
            </w:ins>
            <w:ins w:id="2232" w:author="David Conklin" w:date="2021-01-06T12:58:00Z">
              <w:r>
                <w:t>e9</w:t>
              </w:r>
            </w:ins>
          </w:p>
        </w:tc>
      </w:tr>
      <w:tr w:rsidR="005D40B9" w14:paraId="7633DA37" w14:textId="77777777" w:rsidTr="00E3419D">
        <w:trPr>
          <w:ins w:id="2233" w:author="David Conklin" w:date="2021-01-07T12:18:00Z"/>
        </w:trPr>
        <w:tc>
          <w:tcPr>
            <w:tcW w:w="0" w:type="auto"/>
          </w:tcPr>
          <w:p w14:paraId="2447ADA6" w14:textId="29F810DC" w:rsidR="005D40B9" w:rsidRDefault="006F0906">
            <w:pPr>
              <w:jc w:val="right"/>
              <w:rPr>
                <w:ins w:id="2234" w:author="David Conklin" w:date="2021-01-07T12:18:00Z"/>
              </w:rPr>
              <w:pPrChange w:id="2235" w:author="David Conklin" w:date="2021-01-07T12:33:00Z">
                <w:pPr/>
              </w:pPrChange>
            </w:pPr>
            <w:ins w:id="2236" w:author="David Conklin" w:date="2021-01-07T12:33:00Z">
              <w:r>
                <w:t>total out</w:t>
              </w:r>
            </w:ins>
          </w:p>
        </w:tc>
        <w:tc>
          <w:tcPr>
            <w:tcW w:w="0" w:type="auto"/>
          </w:tcPr>
          <w:p w14:paraId="6CDD7E16" w14:textId="008F39FF" w:rsidR="005D40B9" w:rsidRDefault="005D40B9" w:rsidP="00BF3872">
            <w:pPr>
              <w:jc w:val="right"/>
              <w:rPr>
                <w:ins w:id="2237" w:author="David Conklin" w:date="2021-01-07T12:18:00Z"/>
              </w:rPr>
            </w:pPr>
            <w:ins w:id="2238" w:author="David Conklin" w:date="2021-01-07T12:18:00Z">
              <w:r>
                <w:t>4.926e9</w:t>
              </w:r>
            </w:ins>
          </w:p>
        </w:tc>
        <w:tc>
          <w:tcPr>
            <w:tcW w:w="0" w:type="auto"/>
          </w:tcPr>
          <w:p w14:paraId="083B0875" w14:textId="77777777" w:rsidR="005D40B9" w:rsidRDefault="005D40B9" w:rsidP="00BF3872">
            <w:pPr>
              <w:jc w:val="right"/>
              <w:rPr>
                <w:ins w:id="2239" w:author="David Conklin" w:date="2021-01-07T12:18:00Z"/>
              </w:rPr>
            </w:pPr>
          </w:p>
        </w:tc>
        <w:tc>
          <w:tcPr>
            <w:tcW w:w="0" w:type="auto"/>
          </w:tcPr>
          <w:p w14:paraId="5BC02AB9" w14:textId="25EFF9D7" w:rsidR="005D40B9" w:rsidRDefault="005D40B9" w:rsidP="00BF3872">
            <w:pPr>
              <w:jc w:val="right"/>
              <w:rPr>
                <w:ins w:id="2240" w:author="David Conklin" w:date="2021-01-07T12:18:00Z"/>
              </w:rPr>
            </w:pPr>
            <w:ins w:id="2241" w:author="David Conklin" w:date="2021-01-07T12:22:00Z">
              <w:r>
                <w:t>230.1e9</w:t>
              </w:r>
            </w:ins>
          </w:p>
        </w:tc>
      </w:tr>
      <w:tr w:rsidR="006F0906" w14:paraId="7947F1AD" w14:textId="77777777" w:rsidTr="00E3419D">
        <w:trPr>
          <w:ins w:id="2242" w:author="David Conklin" w:date="2021-01-07T12:29:00Z"/>
        </w:trPr>
        <w:tc>
          <w:tcPr>
            <w:tcW w:w="0" w:type="auto"/>
          </w:tcPr>
          <w:p w14:paraId="1F401A3A" w14:textId="4783BFC3" w:rsidR="006F0906" w:rsidRDefault="006F0906" w:rsidP="00BF3872">
            <w:pPr>
              <w:jc w:val="right"/>
              <w:rPr>
                <w:ins w:id="2243" w:author="David Conklin" w:date="2021-01-07T12:29:00Z"/>
              </w:rPr>
            </w:pPr>
            <w:ins w:id="2244" w:author="David Conklin" w:date="2021-01-07T12:29:00Z">
              <w:r>
                <w:t>discrepancy</w:t>
              </w:r>
            </w:ins>
          </w:p>
        </w:tc>
        <w:tc>
          <w:tcPr>
            <w:tcW w:w="0" w:type="auto"/>
          </w:tcPr>
          <w:p w14:paraId="793AF02B" w14:textId="0A642261" w:rsidR="006F0906" w:rsidRDefault="006F0906" w:rsidP="00BF3872">
            <w:pPr>
              <w:jc w:val="right"/>
              <w:rPr>
                <w:ins w:id="2245" w:author="David Conklin" w:date="2021-01-07T12:29:00Z"/>
              </w:rPr>
            </w:pPr>
            <w:ins w:id="2246" w:author="David Conklin" w:date="2021-01-07T12:30:00Z">
              <w:r>
                <w:t>+0.011e9</w:t>
              </w:r>
            </w:ins>
          </w:p>
        </w:tc>
        <w:tc>
          <w:tcPr>
            <w:tcW w:w="0" w:type="auto"/>
          </w:tcPr>
          <w:p w14:paraId="651C9E4D" w14:textId="77777777" w:rsidR="006F0906" w:rsidRDefault="006F0906" w:rsidP="00BF3872">
            <w:pPr>
              <w:jc w:val="right"/>
              <w:rPr>
                <w:ins w:id="2247" w:author="David Conklin" w:date="2021-01-07T12:29:00Z"/>
              </w:rPr>
            </w:pPr>
          </w:p>
        </w:tc>
        <w:tc>
          <w:tcPr>
            <w:tcW w:w="0" w:type="auto"/>
          </w:tcPr>
          <w:p w14:paraId="15F1D368" w14:textId="2716AFEF" w:rsidR="006F0906" w:rsidRDefault="006F0906" w:rsidP="00BF3872">
            <w:pPr>
              <w:jc w:val="right"/>
              <w:rPr>
                <w:ins w:id="2248" w:author="David Conklin" w:date="2021-01-07T12:29:00Z"/>
              </w:rPr>
            </w:pPr>
            <w:ins w:id="2249" w:author="David Conklin" w:date="2021-01-07T12:32:00Z">
              <w:r>
                <w:t>+1.8e9</w:t>
              </w:r>
            </w:ins>
          </w:p>
        </w:tc>
      </w:tr>
      <w:tr w:rsidR="005D40B9" w14:paraId="6140B5CA" w14:textId="77777777" w:rsidTr="00E3419D">
        <w:trPr>
          <w:ins w:id="2250" w:author="David Conklin" w:date="2021-01-07T12:20:00Z"/>
        </w:trPr>
        <w:tc>
          <w:tcPr>
            <w:tcW w:w="0" w:type="auto"/>
          </w:tcPr>
          <w:p w14:paraId="17DE0B7C" w14:textId="154DD718" w:rsidR="005D40B9" w:rsidRDefault="005D40B9" w:rsidP="00BF3872">
            <w:pPr>
              <w:jc w:val="right"/>
              <w:rPr>
                <w:ins w:id="2251" w:author="David Conklin" w:date="2021-01-07T12:20:00Z"/>
              </w:rPr>
            </w:pPr>
            <w:ins w:id="2252" w:author="David Conklin" w:date="2021-01-07T12:20:00Z">
              <w:r>
                <w:t>discrepancy</w:t>
              </w:r>
            </w:ins>
            <w:ins w:id="2253" w:author="David Conklin" w:date="2021-01-07T12:34:00Z">
              <w:r w:rsidR="006F0906">
                <w:t>, %</w:t>
              </w:r>
            </w:ins>
          </w:p>
        </w:tc>
        <w:tc>
          <w:tcPr>
            <w:tcW w:w="0" w:type="auto"/>
          </w:tcPr>
          <w:p w14:paraId="3C6B5503" w14:textId="3E8786E8" w:rsidR="005D40B9" w:rsidRDefault="006F0906" w:rsidP="00BF3872">
            <w:pPr>
              <w:jc w:val="right"/>
              <w:rPr>
                <w:ins w:id="2254" w:author="David Conklin" w:date="2021-01-07T12:20:00Z"/>
              </w:rPr>
            </w:pPr>
            <w:ins w:id="2255" w:author="David Conklin" w:date="2021-01-07T12:31:00Z">
              <w:r>
                <w:t>+</w:t>
              </w:r>
            </w:ins>
            <w:ins w:id="2256" w:author="David Conklin" w:date="2021-01-07T12:28:00Z">
              <w:r>
                <w:t>0.2%</w:t>
              </w:r>
            </w:ins>
          </w:p>
        </w:tc>
        <w:tc>
          <w:tcPr>
            <w:tcW w:w="0" w:type="auto"/>
          </w:tcPr>
          <w:p w14:paraId="7CA91A12" w14:textId="77777777" w:rsidR="005D40B9" w:rsidRDefault="005D40B9" w:rsidP="00BF3872">
            <w:pPr>
              <w:jc w:val="right"/>
              <w:rPr>
                <w:ins w:id="2257" w:author="David Conklin" w:date="2021-01-07T12:20:00Z"/>
              </w:rPr>
            </w:pPr>
          </w:p>
        </w:tc>
        <w:tc>
          <w:tcPr>
            <w:tcW w:w="0" w:type="auto"/>
          </w:tcPr>
          <w:p w14:paraId="2762CE4F" w14:textId="2C682B62" w:rsidR="005D40B9" w:rsidRDefault="006F0906" w:rsidP="00BF3872">
            <w:pPr>
              <w:jc w:val="right"/>
              <w:rPr>
                <w:ins w:id="2258" w:author="David Conklin" w:date="2021-01-07T12:23:00Z"/>
              </w:rPr>
            </w:pPr>
            <w:ins w:id="2259" w:author="David Conklin" w:date="2021-01-07T12:32:00Z">
              <w:r>
                <w:t>+</w:t>
              </w:r>
            </w:ins>
            <w:ins w:id="2260" w:author="David Conklin" w:date="2021-01-07T12:27:00Z">
              <w:r>
                <w:t>0.8</w:t>
              </w:r>
            </w:ins>
            <w:ins w:id="2261" w:author="David Conklin" w:date="2021-01-07T12:24:00Z">
              <w:r w:rsidR="005D40B9">
                <w:t>%</w:t>
              </w:r>
            </w:ins>
          </w:p>
          <w:p w14:paraId="7E5A1767" w14:textId="425A9068" w:rsidR="005D40B9" w:rsidRDefault="005D40B9" w:rsidP="00BF3872">
            <w:pPr>
              <w:jc w:val="right"/>
              <w:rPr>
                <w:ins w:id="2262" w:author="David Conklin" w:date="2021-01-07T12:20:00Z"/>
              </w:rPr>
            </w:pPr>
          </w:p>
        </w:tc>
      </w:tr>
    </w:tbl>
    <w:p w14:paraId="1493D2AE" w14:textId="37E70BF8" w:rsidR="006D0662" w:rsidRDefault="006D0662" w:rsidP="006D0662">
      <w:pPr>
        <w:rPr>
          <w:ins w:id="2263" w:author="David Conklin [2]" w:date="2021-01-12T06:08:00Z"/>
        </w:rPr>
      </w:pPr>
    </w:p>
    <w:p w14:paraId="35C2EF01" w14:textId="1257BEE6" w:rsidR="00AE22E0" w:rsidRDefault="00AE22E0" w:rsidP="006D0662">
      <w:pPr>
        <w:rPr>
          <w:ins w:id="2264" w:author="David Conklin [2]" w:date="2021-01-12T06:08:00Z"/>
        </w:rPr>
      </w:pPr>
    </w:p>
    <w:p w14:paraId="4B43469C" w14:textId="1230EC78" w:rsidR="00AE22E0" w:rsidRDefault="00AE22E0" w:rsidP="00AE22E0">
      <w:pPr>
        <w:pStyle w:val="Heading2"/>
        <w:rPr>
          <w:ins w:id="2265" w:author="David Conklin [2]" w:date="2021-01-12T06:09:00Z"/>
        </w:rPr>
      </w:pPr>
      <w:ins w:id="2266" w:author="David Conklin [2]" w:date="2021-01-12T06:08:00Z">
        <w:r>
          <w:t>CW3M v. Shade-a-lator</w:t>
        </w:r>
      </w:ins>
    </w:p>
    <w:p w14:paraId="79EC739C" w14:textId="7F1C1477" w:rsidR="00AE22E0" w:rsidRDefault="00AE22E0" w:rsidP="00AE22E0">
      <w:pPr>
        <w:rPr>
          <w:ins w:id="2267" w:author="David Conklin [2]" w:date="2021-01-12T06:09:00Z"/>
        </w:rPr>
      </w:pPr>
    </w:p>
    <w:p w14:paraId="734A0F8A" w14:textId="042DE2F3" w:rsidR="00AE22E0" w:rsidRDefault="00AE22E0" w:rsidP="00AE22E0">
      <w:pPr>
        <w:rPr>
          <w:ins w:id="2268" w:author="David Conklin [2]" w:date="2021-01-12T06:25:00Z"/>
        </w:rPr>
      </w:pPr>
      <w:ins w:id="2269" w:author="David Conklin [2]" w:date="2021-01-12T06:11:00Z">
        <w:r>
          <w:t xml:space="preserve">Shade-a-lator </w:t>
        </w:r>
        <w:r w:rsidR="001A093E">
          <w:t>output was obtained from T</w:t>
        </w:r>
      </w:ins>
      <w:ins w:id="2270" w:author="David Conklin [2]" w:date="2021-01-12T06:12:00Z">
        <w:r w:rsidR="001A093E">
          <w:t xml:space="preserve">ommy Franzen at </w:t>
        </w:r>
      </w:ins>
      <w:ins w:id="2271" w:author="David Conklin [2]" w:date="2021-01-12T06:31:00Z">
        <w:r w:rsidR="00FD1323">
          <w:t>T</w:t>
        </w:r>
      </w:ins>
      <w:ins w:id="2272" w:author="David Conklin [2]" w:date="2021-01-12T06:12:00Z">
        <w:r w:rsidR="001A093E">
          <w:t>he Freshwater Trust</w:t>
        </w:r>
      </w:ins>
      <w:ins w:id="2273" w:author="David Conklin [2]" w:date="2021-01-12T06:31:00Z">
        <w:r w:rsidR="00FD1323">
          <w:t xml:space="preserve"> (TFT)</w:t>
        </w:r>
      </w:ins>
      <w:ins w:id="2274" w:author="David Conklin [2]" w:date="2021-01-12T06:12:00Z">
        <w:r w:rsidR="001A093E">
          <w:t xml:space="preserve"> for comparison to CW3M output</w:t>
        </w:r>
      </w:ins>
      <w:ins w:id="2275" w:author="David Conklin [2]" w:date="2021-01-12T06:13:00Z">
        <w:r w:rsidR="001A093E">
          <w:t xml:space="preserve">.  (Despite the similarity in their names, there is no connection between </w:t>
        </w:r>
      </w:ins>
      <w:ins w:id="2276" w:author="David Conklin [2]" w:date="2021-01-12T06:31:00Z">
        <w:r w:rsidR="00FD1323">
          <w:t>TFT</w:t>
        </w:r>
      </w:ins>
      <w:ins w:id="2277" w:author="David Conklin [2]" w:date="2021-01-12T06:14:00Z">
        <w:r w:rsidR="001A093E">
          <w:t xml:space="preserve"> and Oregon Freshwater Simulations.)  The Shade-a-lator study</w:t>
        </w:r>
      </w:ins>
      <w:ins w:id="2278" w:author="David Conklin [2]" w:date="2021-01-12T06:15:00Z">
        <w:r w:rsidR="001A093E">
          <w:t xml:space="preserve"> area is the final 56.2</w:t>
        </w:r>
      </w:ins>
      <w:ins w:id="2279" w:author="David Conklin [2]" w:date="2021-01-12T06:22:00Z">
        <w:r w:rsidR="00FD1323">
          <w:t>75</w:t>
        </w:r>
      </w:ins>
      <w:ins w:id="2280" w:author="David Conklin [2]" w:date="2021-01-12T06:15:00Z">
        <w:r w:rsidR="001A093E">
          <w:t xml:space="preserve"> km of the </w:t>
        </w:r>
      </w:ins>
      <w:ins w:id="2281" w:author="David Conklin [2]" w:date="2021-01-12T06:16:00Z">
        <w:r w:rsidR="001A093E">
          <w:t xml:space="preserve">McKenzie River, before its confluence with the Willamette River.  </w:t>
        </w:r>
      </w:ins>
      <w:ins w:id="2282" w:author="David Conklin [2]" w:date="2021-01-12T06:17:00Z">
        <w:r w:rsidR="001A093E">
          <w:t>This stretch of the river was divided into 25 m segments</w:t>
        </w:r>
      </w:ins>
      <w:ins w:id="2283" w:author="David Conklin [2]" w:date="2021-01-12T06:22:00Z">
        <w:r w:rsidR="00FD1323">
          <w:t>, 2,251 segments in all.</w:t>
        </w:r>
      </w:ins>
      <w:ins w:id="2284" w:author="David Conklin [2]" w:date="2021-01-12T06:24:00Z">
        <w:r w:rsidR="00FD1323">
          <w:t xml:space="preserve">  </w:t>
        </w:r>
      </w:ins>
      <w:ins w:id="2285" w:author="David Conklin [2]" w:date="2021-01-12T06:25:00Z">
        <w:r w:rsidR="00FD1323">
          <w:t>Shade-a-lator output was provided for 4 cases:</w:t>
        </w:r>
      </w:ins>
    </w:p>
    <w:p w14:paraId="6124EF0A" w14:textId="655F2E0B" w:rsidR="00FD1323" w:rsidRDefault="00FD1323" w:rsidP="00FD1323">
      <w:pPr>
        <w:pStyle w:val="ListParagraph"/>
        <w:numPr>
          <w:ilvl w:val="0"/>
          <w:numId w:val="9"/>
        </w:numPr>
        <w:rPr>
          <w:ins w:id="2286" w:author="David Conklin [2]" w:date="2021-01-12T06:27:00Z"/>
        </w:rPr>
      </w:pPr>
      <w:ins w:id="2287" w:author="David Conklin [2]" w:date="2021-01-12T06:25:00Z">
        <w:r>
          <w:t>current conditions</w:t>
        </w:r>
      </w:ins>
      <w:ins w:id="2288" w:author="David Conklin [2]" w:date="2021-01-12T06:26:00Z">
        <w:r>
          <w:t>, 11/1/19-3/31/20, 36% canopy density, representative of leaf off</w:t>
        </w:r>
      </w:ins>
    </w:p>
    <w:p w14:paraId="0F765203" w14:textId="1ADA4516" w:rsidR="00FD1323" w:rsidRDefault="00FD1323" w:rsidP="00FD1323">
      <w:pPr>
        <w:pStyle w:val="ListParagraph"/>
        <w:numPr>
          <w:ilvl w:val="0"/>
          <w:numId w:val="9"/>
        </w:numPr>
        <w:rPr>
          <w:ins w:id="2289" w:author="David Conklin [2]" w:date="2021-01-12T06:28:00Z"/>
        </w:rPr>
      </w:pPr>
      <w:ins w:id="2290" w:author="David Conklin [2]" w:date="2021-01-12T06:27:00Z">
        <w:r>
          <w:t xml:space="preserve">current conditions, 4/1/20-10/31/20, 75% canopy density, </w:t>
        </w:r>
      </w:ins>
      <w:ins w:id="2291" w:author="David Conklin [2]" w:date="2021-01-12T06:28:00Z">
        <w:r>
          <w:t>representative of leaf on</w:t>
        </w:r>
      </w:ins>
    </w:p>
    <w:p w14:paraId="42992AFE" w14:textId="676990E8" w:rsidR="00FD1323" w:rsidRDefault="00FD1323" w:rsidP="00FD1323">
      <w:pPr>
        <w:pStyle w:val="ListParagraph"/>
        <w:numPr>
          <w:ilvl w:val="0"/>
          <w:numId w:val="9"/>
        </w:numPr>
        <w:rPr>
          <w:ins w:id="2292" w:author="David Conklin [2]" w:date="2021-01-12T06:29:00Z"/>
        </w:rPr>
      </w:pPr>
      <w:ins w:id="2293" w:author="David Conklin [2]" w:date="2021-01-12T06:28:00Z">
        <w:r>
          <w:t>future conditions, 11/1-3/31, 36% canopy densi</w:t>
        </w:r>
      </w:ins>
      <w:ins w:id="2294" w:author="David Conklin [2]" w:date="2021-01-12T06:29:00Z">
        <w:r>
          <w:t>ty</w:t>
        </w:r>
      </w:ins>
    </w:p>
    <w:p w14:paraId="57E90B1E" w14:textId="04B7B778" w:rsidR="00FD1323" w:rsidRDefault="00FD1323" w:rsidP="00FD1323">
      <w:pPr>
        <w:pStyle w:val="ListParagraph"/>
        <w:numPr>
          <w:ilvl w:val="0"/>
          <w:numId w:val="9"/>
        </w:numPr>
        <w:rPr>
          <w:ins w:id="2295" w:author="David Conklin [2]" w:date="2021-01-12T06:30:00Z"/>
        </w:rPr>
      </w:pPr>
      <w:ins w:id="2296" w:author="David Conklin [2]" w:date="2021-01-12T06:29:00Z">
        <w:r>
          <w:t>future conditions, 4/1-10/31, 75% canopy density</w:t>
        </w:r>
      </w:ins>
    </w:p>
    <w:p w14:paraId="17061FBB" w14:textId="03B5839E" w:rsidR="00FD1323" w:rsidRDefault="00FD1323" w:rsidP="00FD1323">
      <w:pPr>
        <w:rPr>
          <w:ins w:id="2297" w:author="David Conklin [2]" w:date="2021-01-12T06:33:00Z"/>
        </w:rPr>
      </w:pPr>
      <w:ins w:id="2298" w:author="David Conklin [2]" w:date="2021-01-12T06:30:00Z">
        <w:r>
          <w:t>An email dated</w:t>
        </w:r>
      </w:ins>
      <w:ins w:id="2299" w:author="David Conklin [2]" w:date="2021-01-12T06:32:00Z">
        <w:r>
          <w:t xml:space="preserve"> 12/9/20 from Olivia Duren at TFT</w:t>
        </w:r>
        <w:r w:rsidR="00CB4C77">
          <w:t xml:space="preserve"> described the Shade-a-lator study:</w:t>
        </w:r>
      </w:ins>
    </w:p>
    <w:p w14:paraId="6586E597" w14:textId="4E58302C" w:rsidR="00CB4C77" w:rsidRDefault="00CB4C77" w:rsidP="00CB4C77">
      <w:pPr>
        <w:ind w:left="720"/>
        <w:rPr>
          <w:ins w:id="2300" w:author="David Conklin [2]" w:date="2021-01-12T06:36:00Z"/>
          <w:rFonts w:ascii="Times New Roman" w:hAnsi="Times New Roman" w:cs="Times New Roman"/>
          <w:color w:val="1F4E79"/>
          <w:sz w:val="20"/>
          <w:szCs w:val="20"/>
        </w:rPr>
      </w:pPr>
      <w:ins w:id="2301" w:author="David Conklin [2]" w:date="2021-01-12T06:34:00Z">
        <w:r>
          <w:rPr>
            <w:rFonts w:ascii="Times New Roman" w:hAnsi="Times New Roman" w:cs="Times New Roman"/>
            <w:color w:val="1F4E79"/>
            <w:sz w:val="20"/>
            <w:szCs w:val="20"/>
          </w:rPr>
          <w:t>“...</w:t>
        </w:r>
      </w:ins>
      <w:ins w:id="2302" w:author="David Conklin [2]" w:date="2021-01-12T06:33:00Z">
        <w:r w:rsidRPr="00CB4C77">
          <w:rPr>
            <w:rFonts w:ascii="Times New Roman" w:hAnsi="Times New Roman" w:cs="Times New Roman"/>
            <w:color w:val="1F4E79"/>
            <w:sz w:val="20"/>
            <w:szCs w:val="20"/>
            <w:rPrChange w:id="2303" w:author="David Conklin [2]" w:date="2021-01-12T06:34:00Z">
              <w:rPr>
                <w:color w:val="1F4E79"/>
              </w:rPr>
            </w:rPrChange>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ins>
      <w:ins w:id="2304" w:author="David Conklin [2]" w:date="2021-01-12T06:35:00Z">
        <w:r>
          <w:rPr>
            <w:rFonts w:ascii="Times New Roman" w:hAnsi="Times New Roman" w:cs="Times New Roman"/>
            <w:color w:val="1F4E79"/>
            <w:sz w:val="20"/>
            <w:szCs w:val="20"/>
          </w:rPr>
          <w:t>...</w:t>
        </w:r>
      </w:ins>
      <w:ins w:id="2305" w:author="David Conklin [2]" w:date="2021-01-12T06:33:00Z">
        <w:r w:rsidRPr="00CB4C77">
          <w:rPr>
            <w:rFonts w:ascii="Times New Roman" w:hAnsi="Times New Roman" w:cs="Times New Roman"/>
            <w:color w:val="1F4E79"/>
            <w:sz w:val="20"/>
            <w:szCs w:val="20"/>
            <w:rPrChange w:id="2306" w:author="David Conklin [2]" w:date="2021-01-12T06:34:00Z">
              <w:rPr>
                <w:color w:val="1F4E79"/>
              </w:rPr>
            </w:rPrChange>
          </w:rPr>
          <w:t xml:space="preserve"> The ‘future conditions’ scenario assumes that any canopy 5m or shorter will grow to 100 ft.</w:t>
        </w:r>
      </w:ins>
      <w:ins w:id="2307" w:author="David Conklin [2]" w:date="2021-01-12T06:35:00Z">
        <w:r>
          <w:rPr>
            <w:rFonts w:ascii="Times New Roman" w:hAnsi="Times New Roman" w:cs="Times New Roman"/>
            <w:color w:val="1F4E79"/>
            <w:sz w:val="20"/>
            <w:szCs w:val="20"/>
          </w:rPr>
          <w:t>”</w:t>
        </w:r>
      </w:ins>
    </w:p>
    <w:p w14:paraId="283CEC17" w14:textId="4439FB9B" w:rsidR="00CB4C77" w:rsidRDefault="00CB4C77" w:rsidP="00CB4C77">
      <w:pPr>
        <w:ind w:left="720"/>
        <w:rPr>
          <w:ins w:id="2308" w:author="David Conklin [2]" w:date="2021-01-12T06:36:00Z"/>
          <w:rFonts w:ascii="Times New Roman" w:hAnsi="Times New Roman" w:cs="Times New Roman"/>
          <w:color w:val="1F4E79"/>
          <w:sz w:val="20"/>
          <w:szCs w:val="20"/>
        </w:rPr>
      </w:pPr>
    </w:p>
    <w:p w14:paraId="12EDCCC7" w14:textId="343B8ADA" w:rsidR="00CB4C77" w:rsidRDefault="00CB4C77" w:rsidP="00CB4C77">
      <w:pPr>
        <w:rPr>
          <w:ins w:id="2309" w:author="David Conklin [2]" w:date="2021-01-12T06:42:00Z"/>
        </w:rPr>
      </w:pPr>
      <w:ins w:id="2310" w:author="David Conklin [2]" w:date="2021-01-12T06:36:00Z">
        <w:r>
          <w:lastRenderedPageBreak/>
          <w:t>Shade-a-lator</w:t>
        </w:r>
      </w:ins>
      <w:ins w:id="2311" w:author="David Conklin [2]" w:date="2021-01-12T06:37:00Z">
        <w:r>
          <w:t xml:space="preserve"> works at finer spatial and temporal scales than CW3M.</w:t>
        </w:r>
      </w:ins>
      <w:ins w:id="2312" w:author="David Conklin [2]" w:date="2021-01-12T06:38:00Z">
        <w:r>
          <w:t xml:space="preserve">  CW3M’s temporal unit of computation is one day, while the temporal unit for Sh</w:t>
        </w:r>
      </w:ins>
      <w:ins w:id="2313" w:author="David Conklin [2]" w:date="2021-01-12T06:39:00Z">
        <w:r>
          <w:t xml:space="preserve">ade-a-lator is one hour.  </w:t>
        </w:r>
      </w:ins>
      <w:ins w:id="2314" w:author="David Conklin [2]" w:date="2021-01-12T06:40:00Z">
        <w:r>
          <w:t xml:space="preserve">In its stream thermal energy submodel, </w:t>
        </w:r>
      </w:ins>
      <w:ins w:id="2315" w:author="David Conklin [2]" w:date="2021-01-12T06:39:00Z">
        <w:r>
          <w:t>CW3M</w:t>
        </w:r>
      </w:ins>
      <w:ins w:id="2316" w:author="David Conklin [2]" w:date="2021-01-12T06:40:00Z">
        <w:r>
          <w:t>’s spatial unit of computation i</w:t>
        </w:r>
      </w:ins>
      <w:ins w:id="2317" w:author="David Conklin [2]" w:date="2021-01-12T06:41:00Z">
        <w:r>
          <w:t xml:space="preserve">s the subreach. </w:t>
        </w:r>
      </w:ins>
      <w:ins w:id="2318" w:author="David Conklin [2]" w:date="2021-01-12T06:48:00Z">
        <w:r w:rsidR="00E26179">
          <w:t xml:space="preserve"> For each subreach, </w:t>
        </w:r>
      </w:ins>
      <w:ins w:id="2319" w:author="David Conklin [2]" w:date="2021-01-12T07:01:00Z">
        <w:r w:rsidR="00486F96">
          <w:t>in CW</w:t>
        </w:r>
      </w:ins>
      <w:ins w:id="2320" w:author="David Conklin [2]" w:date="2021-01-12T07:02:00Z">
        <w:r w:rsidR="00486F96">
          <w:t xml:space="preserve">3M </w:t>
        </w:r>
      </w:ins>
      <w:ins w:id="2321" w:author="David Conklin [2]" w:date="2021-01-12T06:48:00Z">
        <w:r w:rsidR="00E26179">
          <w:t>the a</w:t>
        </w:r>
      </w:ins>
      <w:ins w:id="2322" w:author="David Conklin [2]" w:date="2021-01-12T06:41:00Z">
        <w:r>
          <w:t>vailable d</w:t>
        </w:r>
      </w:ins>
      <w:ins w:id="2323" w:author="David Conklin [2]" w:date="2021-01-12T06:42:00Z">
        <w:r>
          <w:t>ata</w:t>
        </w:r>
      </w:ins>
      <w:ins w:id="2324" w:author="David Conklin [2]" w:date="2021-01-12T06:47:00Z">
        <w:r w:rsidR="00E26179">
          <w:t xml:space="preserve"> pertinent to the insolation es</w:t>
        </w:r>
      </w:ins>
      <w:ins w:id="2325" w:author="David Conklin [2]" w:date="2021-01-12T06:48:00Z">
        <w:r w:rsidR="00E26179">
          <w:t>timate</w:t>
        </w:r>
      </w:ins>
      <w:ins w:id="2326" w:author="David Conklin [2]" w:date="2021-01-12T06:42:00Z">
        <w:r>
          <w:t xml:space="preserve"> is limited to:</w:t>
        </w:r>
      </w:ins>
    </w:p>
    <w:p w14:paraId="71562193" w14:textId="01EFAF1F" w:rsidR="00E26179" w:rsidRDefault="00E26179" w:rsidP="00E26179">
      <w:pPr>
        <w:pStyle w:val="ListParagraph"/>
        <w:numPr>
          <w:ilvl w:val="0"/>
          <w:numId w:val="9"/>
        </w:numPr>
        <w:rPr>
          <w:ins w:id="2327" w:author="David Conklin [2]" w:date="2021-01-12T06:42:00Z"/>
        </w:rPr>
      </w:pPr>
      <w:ins w:id="2328" w:author="David Conklin [2]" w:date="2021-01-12T06:45:00Z">
        <w:r>
          <w:t xml:space="preserve">subreach </w:t>
        </w:r>
      </w:ins>
      <w:ins w:id="2329" w:author="David Conklin [2]" w:date="2021-01-12T06:42:00Z">
        <w:r>
          <w:t>length</w:t>
        </w:r>
      </w:ins>
      <w:ins w:id="2330" w:author="David Conklin [2]" w:date="2021-01-12T06:46:00Z">
        <w:r>
          <w:t xml:space="preserve">, </w:t>
        </w:r>
      </w:ins>
      <w:ins w:id="2331" w:author="David Conklin [2]" w:date="2021-01-12T06:47:00Z">
        <w:r>
          <w:t>width, and aspect</w:t>
        </w:r>
      </w:ins>
      <w:ins w:id="2332" w:author="David Conklin [2]" w:date="2021-01-12T06:44:00Z">
        <w:r>
          <w:t xml:space="preserve"> </w:t>
        </w:r>
      </w:ins>
    </w:p>
    <w:p w14:paraId="488A4353" w14:textId="4663C18B" w:rsidR="00E26179" w:rsidRDefault="00E26179" w:rsidP="00E26179">
      <w:pPr>
        <w:pStyle w:val="ListParagraph"/>
        <w:numPr>
          <w:ilvl w:val="0"/>
          <w:numId w:val="9"/>
        </w:numPr>
        <w:rPr>
          <w:ins w:id="2333" w:author="David Conklin [2]" w:date="2021-01-12T06:52:00Z"/>
        </w:rPr>
      </w:pPr>
      <w:ins w:id="2334" w:author="David Conklin [2]" w:date="2021-01-12T06:43:00Z">
        <w:r>
          <w:t>a representative VEGCLASS</w:t>
        </w:r>
      </w:ins>
      <w:ins w:id="2335" w:author="David Conklin [2]" w:date="2021-01-12T09:47:00Z">
        <w:r w:rsidR="00C33A2C">
          <w:t xml:space="preserve"> and AGECLASS value</w:t>
        </w:r>
      </w:ins>
      <w:ins w:id="2336" w:author="David Conklin [2]" w:date="2021-01-12T06:44:00Z">
        <w:r>
          <w:t xml:space="preserve"> for each stream bank</w:t>
        </w:r>
      </w:ins>
      <w:ins w:id="2337" w:author="David Conklin [2]" w:date="2021-01-12T06:45:00Z">
        <w:r>
          <w:t>, for the reach to which the subreach belongs</w:t>
        </w:r>
      </w:ins>
    </w:p>
    <w:p w14:paraId="07172E28" w14:textId="3E9F6C0C" w:rsidR="00E26179" w:rsidRDefault="00E26179" w:rsidP="00E26179">
      <w:pPr>
        <w:pStyle w:val="ListParagraph"/>
        <w:numPr>
          <w:ilvl w:val="0"/>
          <w:numId w:val="9"/>
        </w:numPr>
        <w:rPr>
          <w:ins w:id="2338" w:author="David Conklin [2]" w:date="2021-01-12T06:44:00Z"/>
        </w:rPr>
      </w:pPr>
      <w:ins w:id="2339" w:author="David Conklin [2]" w:date="2021-01-12T06:52:00Z">
        <w:r>
          <w:t>topographic elevation</w:t>
        </w:r>
        <w:r w:rsidR="006752BA">
          <w:t xml:space="preserve"> E, S, and W for the reach, in degrees </w:t>
        </w:r>
      </w:ins>
    </w:p>
    <w:p w14:paraId="7F764D8F" w14:textId="2415CF29" w:rsidR="00CB4C77" w:rsidRDefault="00E26179" w:rsidP="00E26179">
      <w:pPr>
        <w:rPr>
          <w:ins w:id="2340" w:author="David Conklin [2]" w:date="2021-01-12T06:54:00Z"/>
        </w:rPr>
      </w:pPr>
      <w:ins w:id="2341" w:author="David Conklin [2]" w:date="2021-01-12T06:49:00Z">
        <w:r>
          <w:t>The LIDAR data provides a more detailed spatial dat</w:t>
        </w:r>
      </w:ins>
      <w:ins w:id="2342" w:author="David Conklin [2]" w:date="2021-01-12T06:50:00Z">
        <w:r>
          <w:t>aset for Shade-a-lator</w:t>
        </w:r>
      </w:ins>
      <w:ins w:id="2343" w:author="David Conklin [2]" w:date="2021-01-12T06:58:00Z">
        <w:r w:rsidR="006752BA">
          <w:t xml:space="preserve">.  For each 25 m </w:t>
        </w:r>
      </w:ins>
      <w:ins w:id="2344" w:author="David Conklin [2]" w:date="2021-01-12T06:59:00Z">
        <w:r w:rsidR="006752BA">
          <w:t xml:space="preserve">segment, these data values are </w:t>
        </w:r>
      </w:ins>
      <w:ins w:id="2345" w:author="David Conklin [2]" w:date="2021-01-12T07:00:00Z">
        <w:r w:rsidR="006752BA">
          <w:t>present in Shade-a-lator:</w:t>
        </w:r>
      </w:ins>
      <w:ins w:id="2346" w:author="David Conklin [2]" w:date="2021-01-12T06:40:00Z">
        <w:r w:rsidR="00CB4C77">
          <w:t xml:space="preserve"> </w:t>
        </w:r>
      </w:ins>
    </w:p>
    <w:p w14:paraId="0E3A6CF8" w14:textId="661306B7" w:rsidR="006752BA" w:rsidRDefault="006752BA" w:rsidP="006752BA">
      <w:pPr>
        <w:pStyle w:val="ListParagraph"/>
        <w:numPr>
          <w:ilvl w:val="0"/>
          <w:numId w:val="9"/>
        </w:numPr>
        <w:rPr>
          <w:ins w:id="2347" w:author="David Conklin [2]" w:date="2021-01-12T06:57:00Z"/>
        </w:rPr>
      </w:pPr>
      <w:ins w:id="2348" w:author="David Conklin [2]" w:date="2021-01-12T06:54:00Z">
        <w:r>
          <w:t>vegetation heights</w:t>
        </w:r>
      </w:ins>
      <w:ins w:id="2349" w:author="David Conklin [2]" w:date="2021-01-12T06:56:00Z">
        <w:r>
          <w:t xml:space="preserve"> and ground elevations</w:t>
        </w:r>
      </w:ins>
      <w:ins w:id="2350" w:author="David Conklin [2]" w:date="2021-01-12T06:54:00Z">
        <w:r>
          <w:t xml:space="preserve"> at 9 distances from the</w:t>
        </w:r>
      </w:ins>
      <w:ins w:id="2351" w:author="David Conklin [2]" w:date="2021-01-12T06:55:00Z">
        <w:r>
          <w:t xml:space="preserve"> stream center in each of </w:t>
        </w:r>
      </w:ins>
      <w:ins w:id="2352" w:author="David Conklin [2]" w:date="2021-01-12T06:56:00Z">
        <w:r>
          <w:t xml:space="preserve">7 directions </w:t>
        </w:r>
      </w:ins>
      <w:ins w:id="2353" w:author="David Conklin [2]" w:date="2021-01-12T06:55:00Z">
        <w:r>
          <w:t xml:space="preserve">(NE, E, SE, S, SW, </w:t>
        </w:r>
      </w:ins>
      <w:ins w:id="2354" w:author="David Conklin [2]" w:date="2021-01-12T06:56:00Z">
        <w:r>
          <w:t>W, NW)</w:t>
        </w:r>
      </w:ins>
    </w:p>
    <w:p w14:paraId="02F5785F" w14:textId="6276CDDE" w:rsidR="006752BA" w:rsidRDefault="006752BA" w:rsidP="006752BA">
      <w:pPr>
        <w:pStyle w:val="ListParagraph"/>
        <w:numPr>
          <w:ilvl w:val="0"/>
          <w:numId w:val="9"/>
        </w:numPr>
        <w:rPr>
          <w:ins w:id="2355" w:author="David Conklin [2]" w:date="2021-01-12T09:25:00Z"/>
        </w:rPr>
      </w:pPr>
      <w:ins w:id="2356" w:author="David Conklin [2]" w:date="2021-01-12T07:00:00Z">
        <w:r>
          <w:t>bottom width, elevation, and gradient</w:t>
        </w:r>
      </w:ins>
    </w:p>
    <w:p w14:paraId="02C4B490" w14:textId="7C03CDB4" w:rsidR="008F53A3" w:rsidRDefault="008F53A3" w:rsidP="008F53A3">
      <w:pPr>
        <w:rPr>
          <w:ins w:id="2357" w:author="David Conklin [2]" w:date="2021-01-12T09:25:00Z"/>
        </w:rPr>
      </w:pPr>
    </w:p>
    <w:p w14:paraId="55794AE5" w14:textId="77777777" w:rsidR="008F53A3" w:rsidRDefault="008F53A3" w:rsidP="008F53A3">
      <w:pPr>
        <w:rPr>
          <w:ins w:id="2358" w:author="David Conklin [2]" w:date="2021-01-12T09:35:00Z"/>
        </w:rPr>
      </w:pPr>
      <w:ins w:id="2359" w:author="David Conklin [2]" w:date="2021-01-12T09:26:00Z">
        <w:r>
          <w:t>Shade-a-lator calculates the intensity of the incoming solar shortwave radiation at each</w:t>
        </w:r>
      </w:ins>
      <w:ins w:id="2360" w:author="David Conklin [2]" w:date="2021-01-12T09:27:00Z">
        <w:r>
          <w:t xml:space="preserve"> hour of the day as it varies seasonally.  The shor</w:t>
        </w:r>
      </w:ins>
      <w:ins w:id="2361" w:author="David Conklin [2]" w:date="2021-01-12T09:28:00Z">
        <w:r>
          <w:t xml:space="preserve">twave flux is attenuated by its passage through the canopy; the attenuation </w:t>
        </w:r>
      </w:ins>
      <w:ins w:id="2362" w:author="David Conklin [2]" w:date="2021-01-12T09:29:00Z">
        <w:r>
          <w:t>varies over the course of the day with the sun’s compass</w:t>
        </w:r>
      </w:ins>
      <w:ins w:id="2363" w:author="David Conklin [2]" w:date="2021-01-12T09:30:00Z">
        <w:r>
          <w:t xml:space="preserve"> direction and height above the horizon.  Shade-a-lator has the ability to take cloudiness into account, but </w:t>
        </w:r>
      </w:ins>
      <w:ins w:id="2364" w:author="David Conklin [2]" w:date="2021-01-12T09:31:00Z">
        <w:r>
          <w:t>it seems that no cloudiness data wa</w:t>
        </w:r>
      </w:ins>
      <w:ins w:id="2365" w:author="David Conklin [2]" w:date="2021-01-12T09:32:00Z">
        <w:r>
          <w:t xml:space="preserve">s available for use with </w:t>
        </w:r>
      </w:ins>
      <w:ins w:id="2366" w:author="David Conklin [2]" w:date="2021-01-12T09:33:00Z">
        <w:r>
          <w:t>TFT’s</w:t>
        </w:r>
      </w:ins>
      <w:ins w:id="2367" w:author="David Conklin [2]" w:date="2021-01-12T09:32:00Z">
        <w:r>
          <w:t xml:space="preserve"> Shade-a-lator</w:t>
        </w:r>
      </w:ins>
      <w:ins w:id="2368" w:author="David Conklin [2]" w:date="2021-01-12T09:33:00Z">
        <w:r>
          <w:t xml:space="preserve"> study (the Cloudiness</w:t>
        </w:r>
      </w:ins>
      <w:ins w:id="2369" w:author="David Conklin [2]" w:date="2021-01-12T09:34:00Z">
        <w:r>
          <w:t xml:space="preserve"> column in the Continuous Data tab of the McKenzieRiver_cc.xlsm spreadsheet is empt</w:t>
        </w:r>
      </w:ins>
      <w:ins w:id="2370" w:author="David Conklin [2]" w:date="2021-01-12T09:35:00Z">
        <w:r>
          <w:t>y).</w:t>
        </w:r>
      </w:ins>
    </w:p>
    <w:p w14:paraId="5867497A" w14:textId="77777777" w:rsidR="008F53A3" w:rsidRDefault="008F53A3" w:rsidP="008F53A3">
      <w:pPr>
        <w:rPr>
          <w:ins w:id="2371" w:author="David Conklin [2]" w:date="2021-01-12T09:35:00Z"/>
        </w:rPr>
      </w:pPr>
    </w:p>
    <w:p w14:paraId="38F76A0D" w14:textId="563D5523" w:rsidR="008F53A3" w:rsidRDefault="008F53A3" w:rsidP="008F53A3">
      <w:pPr>
        <w:rPr>
          <w:ins w:id="2372" w:author="David Conklin [2]" w:date="2021-01-12T09:45:00Z"/>
        </w:rPr>
      </w:pPr>
      <w:ins w:id="2373" w:author="David Conklin [2]" w:date="2021-01-12T09:35:00Z">
        <w:r>
          <w:t xml:space="preserve">CW3M gets its </w:t>
        </w:r>
      </w:ins>
      <w:ins w:id="2374" w:author="David Conklin [2]" w:date="2021-01-12T09:36:00Z">
        <w:r w:rsidR="006D41D5">
          <w:t xml:space="preserve">shortwave radiation data from the climate dataset (e.g. </w:t>
        </w:r>
      </w:ins>
      <w:ins w:id="2375" w:author="David Conklin [2]" w:date="2021-01-12T09:37:00Z">
        <w:r w:rsidR="006D41D5">
          <w:t xml:space="preserve">from the file </w:t>
        </w:r>
        <w:r w:rsidR="006D41D5" w:rsidRPr="006D41D5">
          <w:t>UofIMETDATA_surface_downwelling_shortwave_flux_in_air_2010-2019.n</w:t>
        </w:r>
        <w:r w:rsidR="006D41D5">
          <w:t>c</w:t>
        </w:r>
      </w:ins>
      <w:ins w:id="2376" w:author="David Conklin [2]" w:date="2021-01-12T09:32:00Z">
        <w:r>
          <w:t xml:space="preserve"> </w:t>
        </w:r>
      </w:ins>
      <w:ins w:id="2377" w:author="David Conklin [2]" w:date="2021-01-12T09:37:00Z">
        <w:r w:rsidR="006D41D5">
          <w:t>in climate scenario</w:t>
        </w:r>
      </w:ins>
      <w:ins w:id="2378" w:author="David Conklin [2]" w:date="2021-01-12T09:38:00Z">
        <w:r w:rsidR="006D41D5">
          <w:t xml:space="preserve"> 8 </w:t>
        </w:r>
        <w:r w:rsidR="006D41D5" w:rsidRPr="006D41D5">
          <w:t>"Baseline_2019versionOfGridMET_2010-current"</w:t>
        </w:r>
        <w:r w:rsidR="006D41D5">
          <w:t>).  The values</w:t>
        </w:r>
      </w:ins>
      <w:ins w:id="2379" w:author="David Conklin [2]" w:date="2021-01-12T09:39:00Z">
        <w:r w:rsidR="006D41D5">
          <w:t>, in W/m</w:t>
        </w:r>
        <w:r w:rsidR="006D41D5">
          <w:rPr>
            <w:vertAlign w:val="superscript"/>
          </w:rPr>
          <w:t>2</w:t>
        </w:r>
        <w:r w:rsidR="006D41D5">
          <w:t>, have already been atte</w:t>
        </w:r>
      </w:ins>
      <w:ins w:id="2380" w:author="David Conklin [2]" w:date="2021-01-12T09:40:00Z">
        <w:r w:rsidR="006D41D5">
          <w:t>nuated by atmospheric conditions, and represent 24-hour</w:t>
        </w:r>
      </w:ins>
      <w:ins w:id="2381" w:author="David Conklin [2]" w:date="2021-01-12T09:41:00Z">
        <w:r w:rsidR="006D41D5">
          <w:t xml:space="preserve"> averages for each calendar date</w:t>
        </w:r>
      </w:ins>
      <w:ins w:id="2382" w:author="David Conklin [2]" w:date="2021-01-12T09:42:00Z">
        <w:r w:rsidR="006D41D5">
          <w:t>, of radiation falling on a flat surface without topo</w:t>
        </w:r>
      </w:ins>
      <w:ins w:id="2383" w:author="David Conklin [2]" w:date="2021-01-12T09:43:00Z">
        <w:r w:rsidR="006D41D5">
          <w:t>graphic shading</w:t>
        </w:r>
      </w:ins>
      <w:ins w:id="2384" w:author="David Conklin [2]" w:date="2021-01-12T09:41:00Z">
        <w:r w:rsidR="006D41D5">
          <w:t xml:space="preserve">.  CW3M </w:t>
        </w:r>
      </w:ins>
      <w:ins w:id="2385" w:author="David Conklin [2]" w:date="2021-01-12T09:43:00Z">
        <w:r w:rsidR="006D41D5">
          <w:t>will reduce the shortwave radiation va</w:t>
        </w:r>
      </w:ins>
      <w:ins w:id="2386" w:author="David Conklin [2]" w:date="2021-01-12T09:44:00Z">
        <w:r w:rsidR="006D41D5">
          <w:t>lue by taking into account topographic shading, but that has not yet been implemented as of 1/1</w:t>
        </w:r>
      </w:ins>
      <w:ins w:id="2387" w:author="David Conklin [2]" w:date="2021-01-12T09:45:00Z">
        <w:r w:rsidR="006D41D5">
          <w:t>2/21.</w:t>
        </w:r>
      </w:ins>
    </w:p>
    <w:p w14:paraId="09F80CAA" w14:textId="0C0A98BF" w:rsidR="006D41D5" w:rsidRDefault="006D41D5" w:rsidP="008F53A3">
      <w:pPr>
        <w:rPr>
          <w:ins w:id="2388" w:author="David Conklin [2]" w:date="2021-01-12T09:45:00Z"/>
        </w:rPr>
      </w:pPr>
    </w:p>
    <w:p w14:paraId="0D9299B4" w14:textId="0787A891" w:rsidR="006D41D5" w:rsidRPr="006D41D5" w:rsidRDefault="00C33A2C" w:rsidP="008F53A3">
      <w:pPr>
        <w:rPr>
          <w:ins w:id="2389" w:author="David Conklin" w:date="2021-01-06T12:58:00Z"/>
          <w:rPrChange w:id="2390" w:author="David Conklin [2]" w:date="2021-01-12T09:39:00Z">
            <w:rPr>
              <w:ins w:id="2391" w:author="David Conklin" w:date="2021-01-06T12:58:00Z"/>
            </w:rPr>
          </w:rPrChange>
        </w:rPr>
        <w:pPrChange w:id="2392" w:author="David Conklin [2]" w:date="2021-01-12T09:25:00Z">
          <w:pPr/>
        </w:pPrChange>
      </w:pPr>
      <w:ins w:id="2393" w:author="David Conklin [2]" w:date="2021-01-12T09:46:00Z">
        <w:r>
          <w:t>The information about streamside vegetation is much more limited in CW3M tha</w:t>
        </w:r>
      </w:ins>
      <w:ins w:id="2394" w:author="David Conklin [2]" w:date="2021-01-12T09:47:00Z">
        <w:r>
          <w:t xml:space="preserve">n in Shade-a-lator.  </w:t>
        </w:r>
      </w:ins>
      <w:ins w:id="2395" w:author="David Conklin [2]" w:date="2021-01-12T09:48:00Z">
        <w:r>
          <w:t xml:space="preserve">For each bank, </w:t>
        </w:r>
      </w:ins>
      <w:ins w:id="2396" w:author="David Conklin [2]" w:date="2021-01-12T09:47:00Z">
        <w:r>
          <w:t xml:space="preserve">CW3M </w:t>
        </w:r>
      </w:ins>
      <w:ins w:id="2397" w:author="David Conklin [2]" w:date="2021-01-12T09:49:00Z">
        <w:r>
          <w:t>will infer</w:t>
        </w:r>
      </w:ins>
      <w:ins w:id="2398" w:author="David Conklin [2]" w:date="2021-01-12T09:48:00Z">
        <w:r>
          <w:t xml:space="preserve"> the vegetation height from the </w:t>
        </w:r>
      </w:ins>
      <w:ins w:id="2399" w:author="David Conklin [2]" w:date="2021-01-12T09:49:00Z">
        <w:r>
          <w:t>VEGCLASS and AGECLASS of the</w:t>
        </w:r>
      </w:ins>
      <w:ins w:id="2400" w:author="David Conklin [2]" w:date="2021-01-12T09:50:00Z">
        <w:r>
          <w:t xml:space="preserve"> representative streamside IDU, and will infer the canopy density from the VEGCLASS and the calendar date.</w:t>
        </w:r>
      </w:ins>
      <w:ins w:id="2401" w:author="David Conklin [2]" w:date="2021-01-12T09:52:00Z">
        <w:r>
          <w:t xml:space="preserve">  Attenuation by streamside </w:t>
        </w:r>
      </w:ins>
      <w:ins w:id="2402" w:author="David Conklin [2]" w:date="2021-01-12T09:53:00Z">
        <w:r>
          <w:t>conditions will be estimated as a function of stream width, bank height, vegetation height, and canopy density</w:t>
        </w:r>
      </w:ins>
      <w:ins w:id="2403" w:author="David Conklin [2]" w:date="2021-01-12T09:54:00Z">
        <w:r>
          <w:t>; this has not yet been implemented as of 1/12/21.</w:t>
        </w:r>
      </w:ins>
    </w:p>
    <w:p w14:paraId="5A25DF07" w14:textId="717BFBB1" w:rsidR="00010FCE" w:rsidRPr="002854B5" w:rsidDel="00E3419D" w:rsidRDefault="00010FCE" w:rsidP="002854B5">
      <w:pPr>
        <w:rPr>
          <w:del w:id="2404" w:author="David Conklin" w:date="2021-01-07T09:37:00Z"/>
        </w:rPr>
      </w:pPr>
    </w:p>
    <w:p w14:paraId="2C48710D" w14:textId="7FFE344F" w:rsidR="00E90646" w:rsidDel="00E3419D" w:rsidRDefault="00E90646" w:rsidP="00E90646">
      <w:pPr>
        <w:pStyle w:val="Heading2"/>
        <w:rPr>
          <w:del w:id="2405" w:author="David Conklin" w:date="2021-01-07T09:37:00Z"/>
        </w:rPr>
      </w:pPr>
      <w:del w:id="2406" w:author="David Conklin" w:date="2021-01-07T09:37:00Z">
        <w:r w:rsidDel="00E3419D">
          <w:delText>Clackamas wetlands v. McKenzie wetlands</w:delText>
        </w:r>
      </w:del>
    </w:p>
    <w:p w14:paraId="067AD90B" w14:textId="7D0F9B5E" w:rsidR="00E90646" w:rsidDel="00E3419D" w:rsidRDefault="00E90646" w:rsidP="00E90646">
      <w:pPr>
        <w:rPr>
          <w:del w:id="2407" w:author="David Conklin" w:date="2021-01-07T09:37:00Z"/>
        </w:rPr>
      </w:pPr>
      <w:del w:id="2408" w:author="David Conklin" w:date="2021-01-07T09:37:00Z">
        <w:r w:rsidDel="00E3419D">
          <w:delText>At least in the initial phase of the study, simulations of the Clackamas basin</w:delText>
        </w:r>
        <w:r w:rsidR="005C537E" w:rsidDel="00E3419D">
          <w:delText xml:space="preserve"> (</w:delText>
        </w:r>
        <w:r w:rsidR="005C537E" w:rsidDel="00E3419D">
          <w:fldChar w:fldCharType="begin"/>
        </w:r>
        <w:r w:rsidR="005C537E" w:rsidDel="00E3419D">
          <w:delInstrText xml:space="preserve"> REF _Ref48286765 \h </w:delInstrText>
        </w:r>
        <w:r w:rsidR="005C537E" w:rsidDel="00E3419D">
          <w:fldChar w:fldCharType="separate"/>
        </w:r>
        <w:r w:rsidR="006F0CBC" w:rsidDel="00E3419D">
          <w:delText xml:space="preserve">Figure </w:delText>
        </w:r>
        <w:r w:rsidR="006F0CBC" w:rsidDel="00E3419D">
          <w:rPr>
            <w:noProof/>
          </w:rPr>
          <w:delText>9</w:delText>
        </w:r>
        <w:r w:rsidR="005C537E" w:rsidDel="00E3419D">
          <w:fldChar w:fldCharType="end"/>
        </w:r>
        <w:r w:rsidR="005C537E" w:rsidDel="00E3419D">
          <w:delText>)</w:delText>
        </w:r>
        <w:r w:rsidDel="00E3419D">
          <w:delText xml:space="preserve"> and its wetlands will be run in addition to those of the McKenzie basin, for comparison and calibration purposes.  The Clackamas basin study area and simulations are described in a separate chapter of this document.</w:delText>
        </w:r>
      </w:del>
    </w:p>
    <w:p w14:paraId="32370016" w14:textId="6B7D283E" w:rsidR="005C537E" w:rsidDel="00AE22E0" w:rsidRDefault="005C537E">
      <w:pPr>
        <w:rPr>
          <w:del w:id="2409" w:author="David Conklin [2]" w:date="2021-01-12T06:07:00Z"/>
        </w:rPr>
      </w:pPr>
    </w:p>
    <w:p w14:paraId="42309989" w14:textId="5C0FBB29" w:rsidR="00B76B73" w:rsidDel="00AE22E0" w:rsidRDefault="00B76B73" w:rsidP="00E90646">
      <w:pPr>
        <w:rPr>
          <w:del w:id="2410" w:author="David Conklin [2]" w:date="2021-01-12T06:07:00Z"/>
        </w:rPr>
      </w:pPr>
    </w:p>
    <w:p w14:paraId="03783116" w14:textId="08EA9A84" w:rsidR="005C537E" w:rsidRDefault="005C537E" w:rsidP="00AE22E0">
      <w:pPr>
        <w:pStyle w:val="Heading2"/>
        <w:pPrChange w:id="2411" w:author="David Conklin [2]" w:date="2021-01-12T06:07:00Z">
          <w:pPr/>
        </w:pPrChange>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2412" w:name="_Ref48286765"/>
      <w:bookmarkStart w:id="2413" w:name="_Toc53219841"/>
      <w:r>
        <w:t xml:space="preserve">Figure </w:t>
      </w:r>
      <w:fldSimple w:instr=" SEQ Figure \* ARABIC ">
        <w:r w:rsidR="006F0CBC">
          <w:rPr>
            <w:noProof/>
          </w:rPr>
          <w:t>9</w:t>
        </w:r>
      </w:fldSimple>
      <w:bookmarkEnd w:id="2412"/>
      <w:r>
        <w:t>. Clackamas basin in CW3M screen capture</w:t>
      </w:r>
      <w:bookmarkEnd w:id="241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414" w:name="_Toc60992391"/>
      <w:r>
        <w:t>The Clackamas Basin</w:t>
      </w:r>
      <w:bookmarkEnd w:id="2414"/>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415" w:name="_Toc60992392"/>
      <w:r>
        <w:t>Directory structure and file names</w:t>
      </w:r>
      <w:bookmarkEnd w:id="241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416" w:name="_Toc60992393"/>
      <w:r>
        <w:lastRenderedPageBreak/>
        <w:t xml:space="preserve">Release </w:t>
      </w:r>
      <w:r w:rsidR="00E735F4">
        <w:t>Log</w:t>
      </w:r>
      <w:bookmarkEnd w:id="241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ins w:id="2417" w:author="David Conklin" w:date="2020-12-27T15:53:00Z"/>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ins w:id="2418" w:author="David Conklin" w:date="2020-12-27T15:53:00Z"/>
          <w:rFonts w:cs="Times New Roman"/>
          <w:szCs w:val="24"/>
        </w:rPr>
      </w:pPr>
    </w:p>
    <w:p w14:paraId="7B96493F" w14:textId="5A72538E" w:rsidR="00D66025" w:rsidRDefault="00D66025" w:rsidP="002D591A">
      <w:pPr>
        <w:pStyle w:val="Body"/>
        <w:rPr>
          <w:ins w:id="2419" w:author="David Conklin" w:date="2021-01-08T09:26:00Z"/>
          <w:rFonts w:cs="Times New Roman"/>
          <w:szCs w:val="24"/>
        </w:rPr>
      </w:pPr>
      <w:ins w:id="2420" w:author="David Conklin" w:date="2020-12-27T15:53:00Z">
        <w:r>
          <w:rPr>
            <w:rFonts w:cs="Times New Roman"/>
            <w:szCs w:val="24"/>
          </w:rPr>
          <w:t xml:space="preserve">CW3M_Installer_McKenzie_0.4.3.exe </w:t>
        </w:r>
      </w:ins>
      <w:ins w:id="2421" w:author="David Conklin" w:date="2020-12-27T15:54:00Z">
        <w:r>
          <w:rPr>
            <w:rFonts w:cs="Times New Roman"/>
            <w:szCs w:val="24"/>
          </w:rPr>
          <w:t>12/27/20 from CW3M ver. 20</w:t>
        </w:r>
      </w:ins>
      <w:ins w:id="2422" w:author="David Conklin" w:date="2021-01-08T09:29:00Z">
        <w:r w:rsidR="005D0CE5">
          <w:rPr>
            <w:rFonts w:cs="Times New Roman"/>
            <w:szCs w:val="24"/>
          </w:rPr>
          <w:t>6</w:t>
        </w:r>
      </w:ins>
      <w:ins w:id="2423" w:author="David Conklin" w:date="2020-12-27T15:54:00Z">
        <w:r>
          <w:rPr>
            <w:rFonts w:cs="Times New Roman"/>
            <w:szCs w:val="24"/>
          </w:rPr>
          <w:t xml:space="preserve"> on GitHub.  McKenzie s</w:t>
        </w:r>
      </w:ins>
      <w:ins w:id="2424" w:author="David Conklin" w:date="2020-12-27T15:55:00Z">
        <w:r>
          <w:rPr>
            <w:rFonts w:cs="Times New Roman"/>
            <w:szCs w:val="24"/>
          </w:rPr>
          <w:t>tream flows and temperatures have been calibrated to USGS gage data for 2010-18.</w:t>
        </w:r>
      </w:ins>
      <w:ins w:id="2425" w:author="David Conklin" w:date="2020-12-27T15:56:00Z">
        <w:r>
          <w:rPr>
            <w:rFonts w:cs="Times New Roman"/>
            <w:szCs w:val="24"/>
          </w:rPr>
          <w:t xml:space="preserve">  Special logic was added for the springs which feed Clear Lake</w:t>
        </w:r>
      </w:ins>
      <w:ins w:id="2426" w:author="David Conklin" w:date="2020-12-27T15:57:00Z">
        <w:r>
          <w:rPr>
            <w:rFonts w:cs="Times New Roman"/>
            <w:szCs w:val="24"/>
          </w:rPr>
          <w:t>.  The special logic provides for a constant</w:t>
        </w:r>
      </w:ins>
      <w:ins w:id="2427" w:author="David Conklin" w:date="2020-12-27T15:58:00Z">
        <w:r>
          <w:rPr>
            <w:rFonts w:cs="Times New Roman"/>
            <w:szCs w:val="24"/>
          </w:rPr>
          <w:t xml:space="preserve"> spring flow of 5.7 cms  plus a seasonally-varying additional spring flow of </w:t>
        </w:r>
      </w:ins>
      <w:ins w:id="2428" w:author="David Conklin" w:date="2020-12-27T16:00:00Z">
        <w:r w:rsidRPr="00D66025">
          <w:rPr>
            <w:rFonts w:cs="Times New Roman"/>
            <w:szCs w:val="24"/>
          </w:rPr>
          <w:t>0.8351</w:t>
        </w:r>
        <w:r>
          <w:rPr>
            <w:rFonts w:cs="Times New Roman"/>
            <w:szCs w:val="24"/>
          </w:rPr>
          <w:t xml:space="preserve"> times the amount simulated as flowing into Clear from upstream.</w:t>
        </w:r>
      </w:ins>
      <w:ins w:id="2429" w:author="David Conklin" w:date="2020-12-27T16:06:00Z">
        <w:r w:rsidR="009630C2">
          <w:rPr>
            <w:rFonts w:cs="Times New Roman"/>
            <w:szCs w:val="24"/>
          </w:rPr>
          <w:t xml:space="preserve">  The Demo and Baseline scenarios have been combined into a single Demo_Baseline scenario.  This release</w:t>
        </w:r>
      </w:ins>
      <w:ins w:id="2430" w:author="David Conklin" w:date="2020-12-27T16:07:00Z">
        <w:r w:rsidR="009630C2">
          <w:rPr>
            <w:rFonts w:cs="Times New Roman"/>
            <w:szCs w:val="24"/>
          </w:rPr>
          <w:t xml:space="preserve"> includes files for the Clackamas and North Santiam basins as well as for the McKenzie.</w:t>
        </w:r>
      </w:ins>
    </w:p>
    <w:p w14:paraId="65EC9D3D" w14:textId="4159293E" w:rsidR="005D0CE5" w:rsidRDefault="005D0CE5" w:rsidP="002D591A">
      <w:pPr>
        <w:pStyle w:val="Body"/>
        <w:rPr>
          <w:ins w:id="2431" w:author="David Conklin" w:date="2021-01-08T09:26:00Z"/>
          <w:rFonts w:cs="Times New Roman"/>
          <w:szCs w:val="24"/>
        </w:rPr>
      </w:pPr>
    </w:p>
    <w:p w14:paraId="14900193" w14:textId="2EA9F824" w:rsidR="005D0CE5" w:rsidRDefault="005D0CE5" w:rsidP="002D591A">
      <w:pPr>
        <w:pStyle w:val="Body"/>
        <w:rPr>
          <w:rFonts w:cs="Times New Roman"/>
          <w:szCs w:val="24"/>
        </w:rPr>
      </w:pPr>
      <w:ins w:id="2432" w:author="David Conklin" w:date="2021-01-08T09:26:00Z">
        <w:r>
          <w:rPr>
            <w:rFonts w:cs="Times New Roman"/>
            <w:szCs w:val="24"/>
          </w:rPr>
          <w:t>CW3M_Installer_McKenzie_0.4.4.exe 1/8/21 from CW3M ver. ~</w:t>
        </w:r>
      </w:ins>
      <w:ins w:id="2433" w:author="David Conklin" w:date="2021-01-08T09:27:00Z">
        <w:r>
          <w:rPr>
            <w:rFonts w:cs="Times New Roman"/>
            <w:szCs w:val="24"/>
          </w:rPr>
          <w:t>232 on GitHub.</w:t>
        </w:r>
      </w:ins>
      <w:ins w:id="2434" w:author="David Conklin" w:date="2021-01-08T09:32:00Z">
        <w:r>
          <w:rPr>
            <w:rFonts w:cs="Times New Roman"/>
            <w:szCs w:val="24"/>
          </w:rPr>
          <w:t xml:space="preserve">  More of the stream temperature logic is working now.  </w:t>
        </w:r>
      </w:ins>
      <w:ins w:id="2435" w:author="David Conklin" w:date="2021-01-08T09:33:00Z">
        <w:r>
          <w:rPr>
            <w:rFonts w:cs="Times New Roman"/>
            <w:szCs w:val="24"/>
          </w:rPr>
          <w:t>A lot of details about the flow and stream temperature models</w:t>
        </w:r>
      </w:ins>
      <w:ins w:id="2436" w:author="David Conklin" w:date="2021-01-08T09:34:00Z">
        <w:r>
          <w:rPr>
            <w:rFonts w:cs="Times New Roman"/>
            <w:szCs w:val="24"/>
          </w:rPr>
          <w:t xml:space="preserve"> have been added to the digital handbook.</w:t>
        </w:r>
      </w:ins>
      <w:ins w:id="2437" w:author="David Conklin" w:date="2021-01-08T09:35:00Z">
        <w:r>
          <w:rPr>
            <w:rFonts w:cs="Times New Roman"/>
            <w:szCs w:val="24"/>
          </w:rPr>
          <w:t xml:space="preserve"> </w:t>
        </w:r>
        <w:r w:rsidR="002C06A1">
          <w:rPr>
            <w:rFonts w:cs="Times New Roman"/>
            <w:szCs w:val="24"/>
          </w:rPr>
          <w:t>The McKenzie flow and stream temperature models were</w:t>
        </w:r>
      </w:ins>
      <w:ins w:id="2438" w:author="David Conklin" w:date="2021-01-08T09:36:00Z">
        <w:r w:rsidR="002C06A1">
          <w:rPr>
            <w:rFonts w:cs="Times New Roman"/>
            <w:szCs w:val="24"/>
          </w:rPr>
          <w:t xml:space="preserve"> calibrated one more time.</w:t>
        </w:r>
      </w:ins>
      <w:ins w:id="2439" w:author="David Conklin" w:date="2021-01-08T09:53:00Z">
        <w:r w:rsidR="001B5785">
          <w:rPr>
            <w:rFonts w:cs="Times New Roman"/>
            <w:szCs w:val="24"/>
          </w:rPr>
          <w:t xml:space="preserve">  Preliminary </w:t>
        </w:r>
      </w:ins>
      <w:ins w:id="2440" w:author="David Conklin" w:date="2021-01-08T09:54:00Z">
        <w:r w:rsidR="001B5785">
          <w:rPr>
            <w:rFonts w:cs="Times New Roman"/>
            <w:szCs w:val="24"/>
          </w:rPr>
          <w:t xml:space="preserve">estimates of the </w:t>
        </w:r>
      </w:ins>
      <w:ins w:id="2441" w:author="David Conklin" w:date="2021-01-08T09:53:00Z">
        <w:r w:rsidR="001B5785">
          <w:rPr>
            <w:rFonts w:cs="Times New Roman"/>
            <w:szCs w:val="24"/>
          </w:rPr>
          <w:t>stream flow and thermal energy budgets for the McKenzie basin</w:t>
        </w:r>
      </w:ins>
      <w:ins w:id="2442" w:author="David Conklin" w:date="2021-01-08T09:54:00Z">
        <w:r w:rsidR="001B5785">
          <w:rPr>
            <w:rFonts w:cs="Times New Roman"/>
            <w:szCs w:val="24"/>
          </w:rPr>
          <w:t xml:space="preserve"> have been made, and added</w:t>
        </w:r>
      </w:ins>
      <w:ins w:id="2443" w:author="David Conklin" w:date="2021-01-08T09:32:00Z">
        <w:r>
          <w:rPr>
            <w:rFonts w:cs="Times New Roman"/>
            <w:szCs w:val="24"/>
          </w:rPr>
          <w:t xml:space="preserve"> </w:t>
        </w:r>
      </w:ins>
      <w:ins w:id="2444" w:author="David Conklin" w:date="2021-01-08T09:54:00Z">
        <w:r w:rsidR="001B5785">
          <w:rPr>
            <w:rFonts w:cs="Times New Roman"/>
            <w:szCs w:val="24"/>
          </w:rPr>
          <w:t>to the digital handbook.</w:t>
        </w:r>
      </w:ins>
      <w:ins w:id="2445" w:author="David Conklin" w:date="2021-01-08T09:55:00Z">
        <w:r w:rsidR="001B5785">
          <w:rPr>
            <w:rFonts w:cs="Times New Roman"/>
            <w:szCs w:val="24"/>
          </w:rPr>
          <w:t xml:space="preserve">  Files and </w:t>
        </w:r>
      </w:ins>
      <w:ins w:id="2446" w:author="David Conklin" w:date="2021-01-08T11:35:00Z">
        <w:r w:rsidR="002A0456">
          <w:rPr>
            <w:rFonts w:cs="Times New Roman"/>
            <w:szCs w:val="24"/>
          </w:rPr>
          <w:t xml:space="preserve">a </w:t>
        </w:r>
      </w:ins>
      <w:ins w:id="2447" w:author="David Conklin" w:date="2021-01-08T09:55:00Z">
        <w:r w:rsidR="001B5785">
          <w:rPr>
            <w:rFonts w:cs="Times New Roman"/>
            <w:szCs w:val="24"/>
          </w:rPr>
          <w:t>folder related to running PEST on the BLU drainage have been added.  Files for the</w:t>
        </w:r>
      </w:ins>
      <w:ins w:id="2448" w:author="David Conklin" w:date="2021-01-08T09:56:00Z">
        <w:r w:rsidR="001B5785">
          <w:rPr>
            <w:rFonts w:cs="Times New Roman"/>
            <w:szCs w:val="24"/>
          </w:rPr>
          <w:t xml:space="preserve"> McKenzie and North Santiam basins are in this rele</w:t>
        </w:r>
      </w:ins>
      <w:ins w:id="2449" w:author="David Conklin" w:date="2021-01-08T09:57:00Z">
        <w:r w:rsidR="001B5785">
          <w:rPr>
            <w:rFonts w:cs="Times New Roman"/>
            <w:szCs w:val="24"/>
          </w:rPr>
          <w:t xml:space="preserve">ase, but the files for the </w:t>
        </w:r>
      </w:ins>
      <w:ins w:id="2450" w:author="David Conklin" w:date="2021-01-08T09:56:00Z">
        <w:r w:rsidR="001B5785">
          <w:rPr>
            <w:rFonts w:cs="Times New Roman"/>
            <w:szCs w:val="24"/>
          </w:rPr>
          <w:t xml:space="preserve">Clackamas basin </w:t>
        </w:r>
      </w:ins>
      <w:ins w:id="2451" w:author="David Conklin" w:date="2021-01-08T09:57:00Z">
        <w:r w:rsidR="001B5785">
          <w:rPr>
            <w:rFonts w:cs="Times New Roman"/>
            <w:szCs w:val="24"/>
          </w:rPr>
          <w:t>have been left out.</w:t>
        </w:r>
      </w:ins>
    </w:p>
    <w:p w14:paraId="5A89EB77" w14:textId="77777777" w:rsidR="002D591A" w:rsidRDefault="002D591A" w:rsidP="002D591A">
      <w:pPr>
        <w:pStyle w:val="Body"/>
      </w:pPr>
    </w:p>
    <w:p w14:paraId="7840B9A7" w14:textId="77777777" w:rsidR="005F3D22" w:rsidRDefault="005F3D22" w:rsidP="005F3D22">
      <w:pPr>
        <w:pStyle w:val="Heading1"/>
      </w:pPr>
      <w:bookmarkStart w:id="2452" w:name="_Toc60992394"/>
      <w:r>
        <w:lastRenderedPageBreak/>
        <w:t>References</w:t>
      </w:r>
      <w:bookmarkEnd w:id="2452"/>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lastRenderedPageBreak/>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ins w:id="2453" w:author="David Conklin" w:date="2020-12-28T09:57: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ins w:id="2454" w:author="David Conklin" w:date="2020-12-28T09:57:00Z"/>
          <w:rStyle w:val="Hyperlink"/>
          <w:rFonts w:cstheme="minorHAnsi"/>
          <w:color w:val="auto"/>
          <w:u w:val="none"/>
        </w:rPr>
      </w:pPr>
    </w:p>
    <w:p w14:paraId="7015A0E4" w14:textId="63CC491B" w:rsidR="004B34E8" w:rsidRPr="003F7628" w:rsidRDefault="004B34E8">
      <w:pPr>
        <w:rPr>
          <w:rStyle w:val="Hyperlink"/>
          <w:color w:val="auto"/>
          <w:u w:val="none"/>
        </w:rPr>
        <w:pPrChange w:id="2455" w:author="David Conklin" w:date="2020-12-28T09:57:00Z">
          <w:pPr>
            <w:autoSpaceDE w:val="0"/>
            <w:autoSpaceDN w:val="0"/>
            <w:adjustRightInd w:val="0"/>
          </w:pPr>
        </w:pPrChange>
      </w:pPr>
      <w:ins w:id="2456" w:author="David Conklin" w:date="2020-12-28T09:57:00Z">
        <w:r>
          <w:t>Seibert J (1997).  Estimation of Parameter Uncertainty in the HBV Model.  Nordic Hydrology, 28 (4/5): 247-262.</w:t>
        </w:r>
      </w:ins>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457" w:name="_Toc60992395"/>
      <w:r>
        <w:rPr>
          <w:rFonts w:eastAsiaTheme="minorHAnsi"/>
        </w:rPr>
        <w:t>Acronyms</w:t>
      </w:r>
      <w:r w:rsidR="009D540F">
        <w:rPr>
          <w:rFonts w:eastAsiaTheme="minorHAnsi"/>
        </w:rPr>
        <w:t xml:space="preserve"> and Abbreviations</w:t>
      </w:r>
      <w:bookmarkEnd w:id="2457"/>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Pr>
        <w:rPr>
          <w:ins w:id="2458" w:author="David Conklin" w:date="2020-12-28T09:56:00Z"/>
        </w:rPr>
      </w:pPr>
    </w:p>
    <w:p w14:paraId="163772A5" w14:textId="6DDCE089" w:rsidR="004B34E8" w:rsidRPr="003F7628" w:rsidRDefault="004B34E8" w:rsidP="00A06758">
      <w:pPr>
        <w:rPr>
          <w:ins w:id="2459" w:author="David Conklin" w:date="2020-12-28T09:56:00Z"/>
          <w:rFonts w:cstheme="minorHAnsi"/>
        </w:rPr>
      </w:pPr>
      <w:ins w:id="2460" w:author="David Conklin" w:date="2020-12-28T09:56:00Z">
        <w:r w:rsidRPr="004B34E8">
          <w:rPr>
            <w:rFonts w:cstheme="minorHAnsi"/>
            <w:b/>
            <w:bCs/>
            <w:rPrChange w:id="2461" w:author="David Conklin" w:date="2020-12-28T10:00:00Z">
              <w:rPr/>
            </w:rPrChange>
          </w:rPr>
          <w:t>HBV</w:t>
        </w:r>
        <w:r w:rsidRPr="003F7628">
          <w:rPr>
            <w:rFonts w:cstheme="minorHAnsi"/>
          </w:rPr>
          <w:t xml:space="preserve"> </w:t>
        </w:r>
        <w:r w:rsidRPr="006F0CBC">
          <w:rPr>
            <w:rFonts w:cstheme="minorHAnsi"/>
          </w:rPr>
          <w:t>–</w:t>
        </w:r>
      </w:ins>
      <w:ins w:id="2462" w:author="David Conklin" w:date="2020-12-28T09:58:00Z">
        <w:r w:rsidRPr="005D0CE5">
          <w:rPr>
            <w:rFonts w:cstheme="minorHAnsi"/>
          </w:rPr>
          <w:t xml:space="preserve"> </w:t>
        </w:r>
        <w:r w:rsidRPr="004B34E8">
          <w:rPr>
            <w:rFonts w:cstheme="minorHAnsi"/>
            <w:color w:val="202122"/>
            <w:shd w:val="clear" w:color="auto" w:fill="FFFFFF"/>
            <w:rPrChange w:id="2463" w:author="David Conklin" w:date="2020-12-28T10:00:00Z">
              <w:rPr>
                <w:rFonts w:ascii="Arial" w:hAnsi="Arial" w:cs="Arial"/>
                <w:color w:val="202122"/>
                <w:sz w:val="21"/>
                <w:szCs w:val="21"/>
                <w:shd w:val="clear" w:color="auto" w:fill="FFFFFF"/>
              </w:rPr>
            </w:rPrChange>
          </w:rPr>
          <w:t>Hydrologiska Byråns Vattenbalansavdelning mode</w:t>
        </w:r>
      </w:ins>
      <w:ins w:id="2464" w:author="David Conklin" w:date="2020-12-28T09:59:00Z">
        <w:r w:rsidRPr="004B34E8">
          <w:rPr>
            <w:rFonts w:cstheme="minorHAnsi"/>
            <w:color w:val="202122"/>
            <w:shd w:val="clear" w:color="auto" w:fill="FFFFFF"/>
            <w:rPrChange w:id="2465" w:author="David Conklin" w:date="2020-12-28T10:00:00Z">
              <w:rPr>
                <w:rFonts w:ascii="Arial" w:hAnsi="Arial" w:cs="Arial"/>
                <w:color w:val="202122"/>
                <w:sz w:val="21"/>
                <w:szCs w:val="21"/>
                <w:shd w:val="clear" w:color="auto" w:fill="FFFFFF"/>
              </w:rPr>
            </w:rPrChange>
          </w:rPr>
          <w:t>l (Seibert 1997)</w:t>
        </w:r>
      </w:ins>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pPr>
        <w:rPr>
          <w:ins w:id="2466" w:author="David Conklin" w:date="2020-12-28T10:27:00Z"/>
        </w:rPr>
      </w:pPr>
      <w:r>
        <w:rPr>
          <w:b/>
          <w:bCs/>
        </w:rPr>
        <w:t>MOU</w:t>
      </w:r>
      <w:r>
        <w:t xml:space="preserve"> – Memorandum of Understanding</w:t>
      </w:r>
    </w:p>
    <w:p w14:paraId="54F8ECD1" w14:textId="6CA202F6" w:rsidR="00997364" w:rsidRDefault="00997364" w:rsidP="00A06758">
      <w:pPr>
        <w:rPr>
          <w:ins w:id="2467" w:author="David Conklin" w:date="2020-12-28T10:27:00Z"/>
        </w:rPr>
      </w:pPr>
    </w:p>
    <w:p w14:paraId="1E588CEF" w14:textId="4A4EDBD1" w:rsidR="00997364" w:rsidRPr="003F7628" w:rsidRDefault="00997364" w:rsidP="00A06758">
      <w:pPr>
        <w:rPr>
          <w:ins w:id="2468" w:author="David Conklin" w:date="2020-12-28T09:22:00Z"/>
        </w:rPr>
      </w:pPr>
      <w:ins w:id="2469" w:author="David Conklin" w:date="2020-12-28T10:27:00Z">
        <w:r>
          <w:rPr>
            <w:b/>
            <w:bCs/>
          </w:rPr>
          <w:t>NRNI</w:t>
        </w:r>
      </w:ins>
      <w:ins w:id="2470" w:author="David Conklin" w:date="2020-12-28T10:28:00Z">
        <w:r>
          <w:t xml:space="preserve"> – No Reservoirs, No Irrigation</w:t>
        </w:r>
      </w:ins>
    </w:p>
    <w:p w14:paraId="3E1696D6" w14:textId="03A560AB" w:rsidR="00230B46" w:rsidRDefault="00230B46" w:rsidP="00A06758">
      <w:pPr>
        <w:rPr>
          <w:ins w:id="2471" w:author="David Conklin" w:date="2020-12-28T09:22:00Z"/>
        </w:rPr>
      </w:pPr>
    </w:p>
    <w:p w14:paraId="64587127" w14:textId="6ACFEE83" w:rsidR="00230B46" w:rsidRDefault="00230B46">
      <w:pPr>
        <w:rPr>
          <w:ins w:id="2472" w:author="David Conklin" w:date="2020-12-28T09:24:00Z"/>
        </w:rPr>
        <w:pPrChange w:id="2473" w:author="David Conklin" w:date="2020-12-28T09:25:00Z">
          <w:pPr>
            <w:pStyle w:val="Heading2"/>
            <w:shd w:val="clear" w:color="auto" w:fill="FFFFFF"/>
            <w:spacing w:before="300" w:after="150"/>
          </w:pPr>
        </w:pPrChange>
      </w:pPr>
      <w:ins w:id="2474" w:author="David Conklin" w:date="2020-12-28T09:22:00Z">
        <w:r w:rsidRPr="00230B46">
          <w:rPr>
            <w:b/>
            <w:bCs/>
            <w:rPrChange w:id="2475" w:author="David Conklin" w:date="2020-12-28T09:22:00Z">
              <w:rPr/>
            </w:rPrChange>
          </w:rPr>
          <w:t>PEST</w:t>
        </w:r>
        <w:r>
          <w:t xml:space="preserve"> – </w:t>
        </w:r>
      </w:ins>
      <w:ins w:id="2476" w:author="David Conklin" w:date="2020-12-28T09:24:00Z">
        <w:r>
          <w:t>Model-Independent Parameter Estimation and Uncertainty Analysis</w:t>
        </w:r>
      </w:ins>
    </w:p>
    <w:p w14:paraId="7A7A3A30" w14:textId="2FF9E06D" w:rsidR="00230B46" w:rsidRDefault="00230B46" w:rsidP="003F7628">
      <w:ins w:id="2477" w:author="David Conklin" w:date="2020-12-28T09:22:00Z">
        <w:r>
          <w:t>Parameter Estimation Program (</w:t>
        </w:r>
      </w:ins>
      <w:ins w:id="2478" w:author="David Conklin" w:date="2020-12-28T09:24:00Z">
        <w:r w:rsidRPr="00230B46">
          <w:t>https://pesthomepage.org/</w:t>
        </w:r>
      </w:ins>
      <w:ins w:id="2479" w:author="David Conklin" w:date="2020-12-28T09:22:00Z">
        <w:r>
          <w:t>)</w:t>
        </w:r>
      </w:ins>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A5014" w14:textId="77777777" w:rsidR="001A17DF" w:rsidRDefault="001A17DF" w:rsidP="00064E77">
      <w:r>
        <w:separator/>
      </w:r>
    </w:p>
  </w:endnote>
  <w:endnote w:type="continuationSeparator" w:id="0">
    <w:p w14:paraId="735FD147" w14:textId="77777777" w:rsidR="001A17DF" w:rsidRDefault="001A17DF"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AE22E0" w:rsidRDefault="00AE22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AE22E0" w:rsidRDefault="00AE2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0130F" w14:textId="77777777" w:rsidR="001A17DF" w:rsidRDefault="001A17DF" w:rsidP="00064E77">
      <w:r>
        <w:separator/>
      </w:r>
    </w:p>
  </w:footnote>
  <w:footnote w:type="continuationSeparator" w:id="0">
    <w:p w14:paraId="36545898" w14:textId="77777777" w:rsidR="001A17DF" w:rsidRDefault="001A17DF"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8"/>
  </w:num>
  <w:num w:numId="5">
    <w:abstractNumId w:val="1"/>
  </w:num>
  <w:num w:numId="6">
    <w:abstractNumId w:val="6"/>
  </w:num>
  <w:num w:numId="7">
    <w:abstractNumId w:val="4"/>
  </w:num>
  <w:num w:numId="8">
    <w:abstractNumId w:val="5"/>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rson w15:author="David Conklin [2]">
    <w15:presenceInfo w15:providerId="Windows Live" w15:userId="be8d8da76c4b03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E6B2C"/>
    <w:rsid w:val="000F3107"/>
    <w:rsid w:val="000F5E41"/>
    <w:rsid w:val="0010247C"/>
    <w:rsid w:val="001051D3"/>
    <w:rsid w:val="00105F73"/>
    <w:rsid w:val="00107FC0"/>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5ADC"/>
    <w:rsid w:val="001A6DC9"/>
    <w:rsid w:val="001B0E2B"/>
    <w:rsid w:val="001B411C"/>
    <w:rsid w:val="001B42FA"/>
    <w:rsid w:val="001B4B07"/>
    <w:rsid w:val="001B5785"/>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4E8A"/>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A61FF"/>
    <w:rsid w:val="003A7CFD"/>
    <w:rsid w:val="003B2506"/>
    <w:rsid w:val="003B3B98"/>
    <w:rsid w:val="003B5FA8"/>
    <w:rsid w:val="003B76A2"/>
    <w:rsid w:val="003C109D"/>
    <w:rsid w:val="003C3116"/>
    <w:rsid w:val="003C3181"/>
    <w:rsid w:val="003C4378"/>
    <w:rsid w:val="003C5919"/>
    <w:rsid w:val="003D0B14"/>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0C63"/>
    <w:rsid w:val="005160F8"/>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52BA"/>
    <w:rsid w:val="006764F3"/>
    <w:rsid w:val="006809DE"/>
    <w:rsid w:val="00683502"/>
    <w:rsid w:val="00684B5F"/>
    <w:rsid w:val="00685DF6"/>
    <w:rsid w:val="0068783A"/>
    <w:rsid w:val="00690ED2"/>
    <w:rsid w:val="00690F4F"/>
    <w:rsid w:val="00691D6A"/>
    <w:rsid w:val="006A06E4"/>
    <w:rsid w:val="006A1260"/>
    <w:rsid w:val="006A13B7"/>
    <w:rsid w:val="006A1CF2"/>
    <w:rsid w:val="006A525C"/>
    <w:rsid w:val="006B0F78"/>
    <w:rsid w:val="006B20AF"/>
    <w:rsid w:val="006B5B79"/>
    <w:rsid w:val="006B6EE1"/>
    <w:rsid w:val="006B7F4E"/>
    <w:rsid w:val="006C2435"/>
    <w:rsid w:val="006C64CF"/>
    <w:rsid w:val="006D0662"/>
    <w:rsid w:val="006D28E9"/>
    <w:rsid w:val="006D40C9"/>
    <w:rsid w:val="006D41D5"/>
    <w:rsid w:val="006D4FDF"/>
    <w:rsid w:val="006D5AFD"/>
    <w:rsid w:val="006D6388"/>
    <w:rsid w:val="006E3BFF"/>
    <w:rsid w:val="006F0906"/>
    <w:rsid w:val="006F0CBC"/>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0884"/>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4D3D"/>
    <w:rsid w:val="008B556E"/>
    <w:rsid w:val="008B7F8E"/>
    <w:rsid w:val="008C0B03"/>
    <w:rsid w:val="008C41BA"/>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5D55"/>
    <w:rsid w:val="00937647"/>
    <w:rsid w:val="00940A74"/>
    <w:rsid w:val="009425BC"/>
    <w:rsid w:val="00943389"/>
    <w:rsid w:val="009440A8"/>
    <w:rsid w:val="00950765"/>
    <w:rsid w:val="00950BB8"/>
    <w:rsid w:val="00950F74"/>
    <w:rsid w:val="00953D2B"/>
    <w:rsid w:val="00954585"/>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6758"/>
    <w:rsid w:val="00A0759A"/>
    <w:rsid w:val="00A111D9"/>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22E0"/>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73DE"/>
    <w:rsid w:val="00C13229"/>
    <w:rsid w:val="00C1322F"/>
    <w:rsid w:val="00C163DA"/>
    <w:rsid w:val="00C26282"/>
    <w:rsid w:val="00C2652D"/>
    <w:rsid w:val="00C3243C"/>
    <w:rsid w:val="00C33A2C"/>
    <w:rsid w:val="00C34EBD"/>
    <w:rsid w:val="00C36217"/>
    <w:rsid w:val="00C364E7"/>
    <w:rsid w:val="00C4199C"/>
    <w:rsid w:val="00C4268B"/>
    <w:rsid w:val="00C46F0A"/>
    <w:rsid w:val="00C52579"/>
    <w:rsid w:val="00C551F9"/>
    <w:rsid w:val="00C5526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4C77"/>
    <w:rsid w:val="00CB7A37"/>
    <w:rsid w:val="00CC2A40"/>
    <w:rsid w:val="00CC3A0F"/>
    <w:rsid w:val="00CC41FC"/>
    <w:rsid w:val="00CD73D7"/>
    <w:rsid w:val="00CE0F6E"/>
    <w:rsid w:val="00CE3459"/>
    <w:rsid w:val="00CE381B"/>
    <w:rsid w:val="00CE4712"/>
    <w:rsid w:val="00CE7551"/>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66025"/>
    <w:rsid w:val="00D717A3"/>
    <w:rsid w:val="00D74473"/>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18D"/>
    <w:rsid w:val="00E11E6C"/>
    <w:rsid w:val="00E148C3"/>
    <w:rsid w:val="00E148E2"/>
    <w:rsid w:val="00E26179"/>
    <w:rsid w:val="00E27506"/>
    <w:rsid w:val="00E3419D"/>
    <w:rsid w:val="00E3424C"/>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3B5B"/>
    <w:rsid w:val="00F263EA"/>
    <w:rsid w:val="00F275A8"/>
    <w:rsid w:val="00F30940"/>
    <w:rsid w:val="00F31665"/>
    <w:rsid w:val="00F32242"/>
    <w:rsid w:val="00F336E4"/>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89636</TotalTime>
  <Pages>64</Pages>
  <Words>24486</Words>
  <Characters>139573</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428</cp:revision>
  <cp:lastPrinted>2021-01-05T00:42:00Z</cp:lastPrinted>
  <dcterms:created xsi:type="dcterms:W3CDTF">2018-11-09T13:56:00Z</dcterms:created>
  <dcterms:modified xsi:type="dcterms:W3CDTF">2021-01-12T17:54:00Z</dcterms:modified>
</cp:coreProperties>
</file>