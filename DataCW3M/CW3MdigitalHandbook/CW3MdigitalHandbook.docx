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06B8DB98" w:rsidR="00064E77" w:rsidRPr="00064E77" w:rsidRDefault="007B1928" w:rsidP="00064E77">
      <w:pPr>
        <w:pStyle w:val="Subtitle"/>
      </w:pPr>
      <w:r>
        <w:t>1</w:t>
      </w:r>
      <w:ins w:id="2" w:author="David Conklin" w:date="2020-11-09T05:43:00Z">
        <w:r w:rsidR="0031526F">
          <w:t>1/</w:t>
        </w:r>
      </w:ins>
      <w:ins w:id="3" w:author="David Conklin" w:date="2020-11-20T11:27:00Z">
        <w:r w:rsidR="00D9019C">
          <w:t>20</w:t>
        </w:r>
      </w:ins>
      <w:del w:id="4"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5" w:author="David Conklin" w:date="2020-11-09T05:43:00Z">
        <w:r w:rsidR="0031526F">
          <w:rPr>
            <w:rStyle w:val="Hyperlink"/>
            <w:color w:val="auto"/>
          </w:rPr>
          <w:t>10/27</w:t>
        </w:r>
      </w:ins>
      <w:del w:id="6"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7" w:author="David Conklin" w:date="2020-11-09T15:27:00Z"/>
          <w:rStyle w:val="Hyperlink"/>
          <w:color w:val="auto"/>
          <w:u w:val="none"/>
        </w:rPr>
      </w:pPr>
      <w:ins w:id="8"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9" w:author="David Conklin" w:date="2020-11-09T17:33:00Z"/>
          <w:rStyle w:val="Hyperlink"/>
          <w:color w:val="auto"/>
          <w:u w:val="none"/>
        </w:rPr>
      </w:pPr>
      <w:ins w:id="10"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1" w:author="David Conklin" w:date="2020-11-10T18:20:00Z"/>
          <w:rStyle w:val="Hyperlink"/>
          <w:color w:val="auto"/>
          <w:u w:val="none"/>
        </w:rPr>
      </w:pPr>
      <w:ins w:id="12"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3" w:author="David Conklin" w:date="2020-11-10T18:22:00Z"/>
          <w:rStyle w:val="Hyperlink"/>
          <w:color w:val="auto"/>
          <w:u w:val="none"/>
        </w:rPr>
      </w:pPr>
      <w:ins w:id="14"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5" w:author="David Conklin" w:date="2020-11-11T05:32:00Z"/>
          <w:rStyle w:val="Hyperlink"/>
          <w:color w:val="auto"/>
          <w:u w:val="none"/>
        </w:rPr>
      </w:pPr>
      <w:ins w:id="16" w:author="David Conklin" w:date="2020-11-10T18:22:00Z">
        <w:r>
          <w:rPr>
            <w:rStyle w:val="Hyperlink"/>
            <w:color w:val="auto"/>
            <w:u w:val="none"/>
          </w:rPr>
          <w:t>- Added the McKenzie Basin Wetlands Study/</w:t>
        </w:r>
      </w:ins>
      <w:ins w:id="17" w:author="David Conklin" w:date="2020-11-10T18:23:00Z">
        <w:r>
          <w:rPr>
            <w:rStyle w:val="Hyperlink"/>
            <w:color w:val="auto"/>
            <w:u w:val="none"/>
          </w:rPr>
          <w:t>Simulated McKenzie basin water budget</w:t>
        </w:r>
      </w:ins>
      <w:ins w:id="18" w:author="David Conklin" w:date="2020-11-10T18:22:00Z">
        <w:r>
          <w:rPr>
            <w:rStyle w:val="Hyperlink"/>
            <w:color w:val="auto"/>
            <w:u w:val="none"/>
          </w:rPr>
          <w:t xml:space="preserve"> section.</w:t>
        </w:r>
      </w:ins>
    </w:p>
    <w:p w14:paraId="40B1CB34" w14:textId="293B54EC" w:rsidR="00022B0F" w:rsidRDefault="002854B5" w:rsidP="00372E03">
      <w:pPr>
        <w:rPr>
          <w:ins w:id="19" w:author="David Conklin" w:date="2020-11-18T08:15:00Z"/>
          <w:rStyle w:val="Hyperlink"/>
          <w:color w:val="auto"/>
          <w:u w:val="none"/>
        </w:rPr>
      </w:pPr>
      <w:ins w:id="20" w:author="David Conklin" w:date="2020-11-11T05:32:00Z">
        <w:r>
          <w:rPr>
            <w:rStyle w:val="Hyperlink"/>
            <w:color w:val="auto"/>
            <w:u w:val="none"/>
          </w:rPr>
          <w:t>- Added the McKenzie Basin Wetlands Study/Analysis of calibration and skill section.</w:t>
        </w:r>
      </w:ins>
    </w:p>
    <w:p w14:paraId="64359D9A" w14:textId="7CCD19E0" w:rsidR="006636CC" w:rsidRDefault="005E090B" w:rsidP="00372E03">
      <w:pPr>
        <w:rPr>
          <w:ins w:id="21" w:author="David Conklin" w:date="2020-11-20T11:27:00Z"/>
          <w:rStyle w:val="Hyperlink"/>
          <w:color w:val="auto"/>
          <w:u w:val="none"/>
        </w:rPr>
      </w:pPr>
      <w:ins w:id="22" w:author="David Conklin" w:date="2020-11-18T14:49:00Z">
        <w:r>
          <w:rPr>
            <w:rStyle w:val="Hyperlink"/>
            <w:color w:val="auto"/>
            <w:u w:val="none"/>
          </w:rPr>
          <w:t>- Added Reservoir Data section.</w:t>
        </w:r>
      </w:ins>
    </w:p>
    <w:p w14:paraId="6366A766" w14:textId="09576918" w:rsidR="00D9019C" w:rsidRDefault="00D9019C" w:rsidP="00372E03">
      <w:pPr>
        <w:rPr>
          <w:ins w:id="23" w:author="David Conklin" w:date="2020-11-18T08:15:00Z"/>
          <w:rStyle w:val="Hyperlink"/>
          <w:color w:val="auto"/>
          <w:u w:val="none"/>
        </w:rPr>
      </w:pPr>
      <w:ins w:id="24" w:author="David Conklin" w:date="2020-11-20T11:28:00Z">
        <w:r>
          <w:rPr>
            <w:rStyle w:val="Hyperlink"/>
            <w:color w:val="auto"/>
            <w:u w:val="none"/>
          </w:rPr>
          <w:t xml:space="preserve">- Added a Limitations subsection to the </w:t>
        </w:r>
      </w:ins>
      <w:ins w:id="25" w:author="David Conklin" w:date="2020-11-20T11:29:00Z">
        <w:r>
          <w:rPr>
            <w:rStyle w:val="Hyperlink"/>
            <w:color w:val="auto"/>
            <w:u w:val="none"/>
          </w:rPr>
          <w:t>Creating a new study area</w:t>
        </w:r>
      </w:ins>
      <w:ins w:id="26" w:author="David Conklin" w:date="2020-11-20T11:30:00Z">
        <w:r>
          <w:rPr>
            <w:rStyle w:val="Hyperlink"/>
            <w:color w:val="auto"/>
            <w:u w:val="none"/>
          </w:rPr>
          <w:t xml:space="preserve"> from a watershed... section</w:t>
        </w:r>
      </w:ins>
    </w:p>
    <w:p w14:paraId="3327E607" w14:textId="77777777" w:rsidR="006636CC" w:rsidRPr="00A8214A" w:rsidRDefault="006636CC" w:rsidP="00372E03">
      <w:pPr>
        <w:rPr>
          <w:ins w:id="27" w:author="David Conklin" w:date="2020-11-10T18:22:00Z"/>
          <w:rStyle w:val="Hyperlink"/>
          <w:color w:val="auto"/>
          <w:u w:val="none"/>
        </w:rPr>
      </w:pPr>
    </w:p>
    <w:customXmlInsRangeStart w:id="28" w:author="David Conklin" w:date="2020-11-18T08:15:00Z"/>
    <w:sdt>
      <w:sdtPr>
        <w:id w:val="-17437085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customXmlInsRangeEnd w:id="28"/>
        <w:p w14:paraId="45E48E97" w14:textId="6C852C7F" w:rsidR="006636CC" w:rsidRDefault="006636CC">
          <w:pPr>
            <w:pStyle w:val="TOCHeading"/>
            <w:rPr>
              <w:ins w:id="29" w:author="David Conklin" w:date="2020-11-18T08:15:00Z"/>
            </w:rPr>
          </w:pPr>
          <w:ins w:id="30" w:author="David Conklin" w:date="2020-11-18T08:15:00Z">
            <w:r>
              <w:t>Contents</w:t>
            </w:r>
          </w:ins>
        </w:p>
        <w:p w14:paraId="441C10E3" w14:textId="3D54BCE3" w:rsidR="00D9019C" w:rsidRDefault="006636CC">
          <w:pPr>
            <w:pStyle w:val="TOC1"/>
            <w:tabs>
              <w:tab w:val="right" w:leader="dot" w:pos="9350"/>
            </w:tabs>
            <w:rPr>
              <w:ins w:id="31" w:author="David Conklin" w:date="2020-11-20T11:30:00Z"/>
              <w:rFonts w:eastAsiaTheme="minorEastAsia"/>
              <w:noProof/>
            </w:rPr>
          </w:pPr>
          <w:ins w:id="32" w:author="David Conklin" w:date="2020-11-18T08:15:00Z">
            <w:r>
              <w:fldChar w:fldCharType="begin"/>
            </w:r>
            <w:r>
              <w:instrText xml:space="preserve"> TOC \o "1-3" \h \z \u </w:instrText>
            </w:r>
            <w:r>
              <w:fldChar w:fldCharType="separate"/>
            </w:r>
          </w:ins>
          <w:ins w:id="33" w:author="David Conklin" w:date="2020-11-20T11:30:00Z">
            <w:r w:rsidR="00D9019C" w:rsidRPr="002F2067">
              <w:rPr>
                <w:rStyle w:val="Hyperlink"/>
                <w:noProof/>
              </w:rPr>
              <w:fldChar w:fldCharType="begin"/>
            </w:r>
            <w:r w:rsidR="00D9019C" w:rsidRPr="002F2067">
              <w:rPr>
                <w:rStyle w:val="Hyperlink"/>
                <w:noProof/>
              </w:rPr>
              <w:instrText xml:space="preserve"> </w:instrText>
            </w:r>
            <w:r w:rsidR="00D9019C">
              <w:rPr>
                <w:noProof/>
              </w:rPr>
              <w:instrText>HYPERLINK \l "_Toc56764232"</w:instrText>
            </w:r>
            <w:r w:rsidR="00D9019C" w:rsidRPr="002F2067">
              <w:rPr>
                <w:rStyle w:val="Hyperlink"/>
                <w:noProof/>
              </w:rPr>
              <w:instrText xml:space="preserve"> </w:instrText>
            </w:r>
            <w:r w:rsidR="00D9019C" w:rsidRPr="002F2067">
              <w:rPr>
                <w:rStyle w:val="Hyperlink"/>
                <w:noProof/>
              </w:rPr>
            </w:r>
            <w:r w:rsidR="00D9019C" w:rsidRPr="002F2067">
              <w:rPr>
                <w:rStyle w:val="Hyperlink"/>
                <w:noProof/>
              </w:rPr>
              <w:fldChar w:fldCharType="separate"/>
            </w:r>
            <w:r w:rsidR="00D9019C" w:rsidRPr="002F2067">
              <w:rPr>
                <w:rStyle w:val="Hyperlink"/>
                <w:noProof/>
              </w:rPr>
              <w:t>What is a digital handbook?</w:t>
            </w:r>
            <w:r w:rsidR="00D9019C">
              <w:rPr>
                <w:noProof/>
                <w:webHidden/>
              </w:rPr>
              <w:tab/>
            </w:r>
            <w:r w:rsidR="00D9019C">
              <w:rPr>
                <w:noProof/>
                <w:webHidden/>
              </w:rPr>
              <w:fldChar w:fldCharType="begin"/>
            </w:r>
            <w:r w:rsidR="00D9019C">
              <w:rPr>
                <w:noProof/>
                <w:webHidden/>
              </w:rPr>
              <w:instrText xml:space="preserve"> PAGEREF _Toc56764232 \h </w:instrText>
            </w:r>
            <w:r w:rsidR="00D9019C">
              <w:rPr>
                <w:noProof/>
                <w:webHidden/>
              </w:rPr>
            </w:r>
          </w:ins>
          <w:r w:rsidR="00D9019C">
            <w:rPr>
              <w:noProof/>
              <w:webHidden/>
            </w:rPr>
            <w:fldChar w:fldCharType="separate"/>
          </w:r>
          <w:ins w:id="34" w:author="David Conklin" w:date="2020-11-20T11:30:00Z">
            <w:r w:rsidR="00D9019C">
              <w:rPr>
                <w:noProof/>
                <w:webHidden/>
              </w:rPr>
              <w:t>3</w:t>
            </w:r>
            <w:r w:rsidR="00D9019C">
              <w:rPr>
                <w:noProof/>
                <w:webHidden/>
              </w:rPr>
              <w:fldChar w:fldCharType="end"/>
            </w:r>
            <w:r w:rsidR="00D9019C" w:rsidRPr="002F2067">
              <w:rPr>
                <w:rStyle w:val="Hyperlink"/>
                <w:noProof/>
              </w:rPr>
              <w:fldChar w:fldCharType="end"/>
            </w:r>
          </w:ins>
        </w:p>
        <w:p w14:paraId="03C0AB50" w14:textId="567B069F" w:rsidR="00D9019C" w:rsidRDefault="00D9019C">
          <w:pPr>
            <w:pStyle w:val="TOC1"/>
            <w:tabs>
              <w:tab w:val="right" w:leader="dot" w:pos="9350"/>
            </w:tabs>
            <w:rPr>
              <w:ins w:id="35" w:author="David Conklin" w:date="2020-11-20T11:30:00Z"/>
              <w:rFonts w:eastAsiaTheme="minorEastAsia"/>
              <w:noProof/>
            </w:rPr>
          </w:pPr>
          <w:ins w:id="3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"_Toc56764233"</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CW3M concept</w:t>
            </w:r>
            <w:r>
              <w:rPr>
                <w:noProof/>
                <w:webHidden/>
              </w:rPr>
              <w:tab/>
            </w:r>
            <w:r>
              <w:rPr>
                <w:noProof/>
                <w:webHidden/>
              </w:rPr>
              <w:fldChar w:fldCharType="begin"/>
            </w:r>
            <w:r>
              <w:rPr>
                <w:noProof/>
                <w:webHidden/>
              </w:rPr>
              <w:instrText xml:space="preserve"> PAGEREF _Toc56764233 \h </w:instrText>
            </w:r>
            <w:r>
              <w:rPr>
                <w:noProof/>
                <w:webHidden/>
              </w:rPr>
            </w:r>
          </w:ins>
          <w:r>
            <w:rPr>
              <w:noProof/>
              <w:webHidden/>
            </w:rPr>
            <w:fldChar w:fldCharType="separate"/>
          </w:r>
          <w:ins w:id="37" w:author="David Conklin" w:date="2020-11-20T11:30:00Z">
            <w:r>
              <w:rPr>
                <w:noProof/>
                <w:webHidden/>
              </w:rPr>
              <w:t>3</w:t>
            </w:r>
            <w:r>
              <w:rPr>
                <w:noProof/>
                <w:webHidden/>
              </w:rPr>
              <w:fldChar w:fldCharType="end"/>
            </w:r>
            <w:r w:rsidRPr="002F2067">
              <w:rPr>
                <w:rStyle w:val="Hyperlink"/>
                <w:noProof/>
              </w:rPr>
              <w:fldChar w:fldCharType="end"/>
            </w:r>
          </w:ins>
        </w:p>
        <w:p w14:paraId="1178BD2F" w14:textId="608A9624" w:rsidR="00D9019C" w:rsidRDefault="00D9019C">
          <w:pPr>
            <w:pStyle w:val="TOC2"/>
            <w:tabs>
              <w:tab w:val="right" w:leader="dot" w:pos="9350"/>
            </w:tabs>
            <w:rPr>
              <w:ins w:id="38" w:author="David Conklin" w:date="2020-11-20T11:30:00Z"/>
              <w:rFonts w:eastAsiaTheme="minorEastAsia"/>
              <w:noProof/>
            </w:rPr>
          </w:pPr>
          <w:ins w:id="3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"_Toc56764234"</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A different kind of community model</w:t>
            </w:r>
            <w:r>
              <w:rPr>
                <w:noProof/>
                <w:webHidden/>
              </w:rPr>
              <w:tab/>
            </w:r>
            <w:r>
              <w:rPr>
                <w:noProof/>
                <w:webHidden/>
              </w:rPr>
              <w:fldChar w:fldCharType="begin"/>
            </w:r>
            <w:r>
              <w:rPr>
                <w:noProof/>
                <w:webHidden/>
              </w:rPr>
              <w:instrText xml:space="preserve"> PAGEREF _Toc56764234 \h </w:instrText>
            </w:r>
            <w:r>
              <w:rPr>
                <w:noProof/>
                <w:webHidden/>
              </w:rPr>
            </w:r>
          </w:ins>
          <w:r>
            <w:rPr>
              <w:noProof/>
              <w:webHidden/>
            </w:rPr>
            <w:fldChar w:fldCharType="separate"/>
          </w:r>
          <w:ins w:id="40" w:author="David Conklin" w:date="2020-11-20T11:30:00Z">
            <w:r>
              <w:rPr>
                <w:noProof/>
                <w:webHidden/>
              </w:rPr>
              <w:t>4</w:t>
            </w:r>
            <w:r>
              <w:rPr>
                <w:noProof/>
                <w:webHidden/>
              </w:rPr>
              <w:fldChar w:fldCharType="end"/>
            </w:r>
            <w:r w:rsidRPr="002F2067">
              <w:rPr>
                <w:rStyle w:val="Hyperlink"/>
                <w:noProof/>
              </w:rPr>
              <w:fldChar w:fldCharType="end"/>
            </w:r>
          </w:ins>
        </w:p>
        <w:p w14:paraId="5FFE727D" w14:textId="1F059AA9" w:rsidR="00D9019C" w:rsidRDefault="00D9019C">
          <w:pPr>
            <w:pStyle w:val="TOC2"/>
            <w:tabs>
              <w:tab w:val="right" w:leader="dot" w:pos="9350"/>
            </w:tabs>
            <w:rPr>
              <w:ins w:id="41" w:author="David Conklin" w:date="2020-11-20T11:30:00Z"/>
              <w:rFonts w:eastAsiaTheme="minorEastAsia"/>
              <w:noProof/>
            </w:rPr>
          </w:pPr>
          <w:ins w:id="4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"_Toc56764235"</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What CW3M is for</w:t>
            </w:r>
            <w:r>
              <w:rPr>
                <w:noProof/>
                <w:webHidden/>
              </w:rPr>
              <w:tab/>
            </w:r>
            <w:r>
              <w:rPr>
                <w:noProof/>
                <w:webHidden/>
              </w:rPr>
              <w:fldChar w:fldCharType="begin"/>
            </w:r>
            <w:r>
              <w:rPr>
                <w:noProof/>
                <w:webHidden/>
              </w:rPr>
              <w:instrText xml:space="preserve"> PAGEREF _Toc56764235 \h </w:instrText>
            </w:r>
            <w:r>
              <w:rPr>
                <w:noProof/>
                <w:webHidden/>
              </w:rPr>
            </w:r>
          </w:ins>
          <w:r>
            <w:rPr>
              <w:noProof/>
              <w:webHidden/>
            </w:rPr>
            <w:fldChar w:fldCharType="separate"/>
          </w:r>
          <w:ins w:id="43" w:author="David Conklin" w:date="2020-11-20T11:30:00Z">
            <w:r>
              <w:rPr>
                <w:noProof/>
                <w:webHidden/>
              </w:rPr>
              <w:t>4</w:t>
            </w:r>
            <w:r>
              <w:rPr>
                <w:noProof/>
                <w:webHidden/>
              </w:rPr>
              <w:fldChar w:fldCharType="end"/>
            </w:r>
            <w:r w:rsidRPr="002F2067">
              <w:rPr>
                <w:rStyle w:val="Hyperlink"/>
                <w:noProof/>
              </w:rPr>
              <w:fldChar w:fldCharType="end"/>
            </w:r>
          </w:ins>
        </w:p>
        <w:p w14:paraId="3F7B0B03" w14:textId="0935F5C3" w:rsidR="00D9019C" w:rsidRDefault="00D9019C">
          <w:pPr>
            <w:pStyle w:val="TOC2"/>
            <w:tabs>
              <w:tab w:val="right" w:leader="dot" w:pos="9350"/>
            </w:tabs>
            <w:rPr>
              <w:ins w:id="44" w:author="David Conklin" w:date="2020-11-20T11:30:00Z"/>
              <w:rFonts w:eastAsiaTheme="minorEastAsia"/>
              <w:noProof/>
            </w:rPr>
          </w:pPr>
          <w:ins w:id="4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"_Toc56764236"</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Management and maintenance</w:t>
            </w:r>
            <w:r>
              <w:rPr>
                <w:noProof/>
                <w:webHidden/>
              </w:rPr>
              <w:tab/>
            </w:r>
            <w:r>
              <w:rPr>
                <w:noProof/>
                <w:webHidden/>
              </w:rPr>
              <w:fldChar w:fldCharType="begin"/>
            </w:r>
            <w:r>
              <w:rPr>
                <w:noProof/>
                <w:webHidden/>
              </w:rPr>
              <w:instrText xml:space="preserve"> PAGEREF _Toc56764236 \h </w:instrText>
            </w:r>
            <w:r>
              <w:rPr>
                <w:noProof/>
                <w:webHidden/>
              </w:rPr>
            </w:r>
          </w:ins>
          <w:r>
            <w:rPr>
              <w:noProof/>
              <w:webHidden/>
            </w:rPr>
            <w:fldChar w:fldCharType="separate"/>
          </w:r>
          <w:ins w:id="46" w:author="David Conklin" w:date="2020-11-20T11:30:00Z">
            <w:r>
              <w:rPr>
                <w:noProof/>
                <w:webHidden/>
              </w:rPr>
              <w:t>4</w:t>
            </w:r>
            <w:r>
              <w:rPr>
                <w:noProof/>
                <w:webHidden/>
              </w:rPr>
              <w:fldChar w:fldCharType="end"/>
            </w:r>
            <w:r w:rsidRPr="002F2067">
              <w:rPr>
                <w:rStyle w:val="Hyperlink"/>
                <w:noProof/>
              </w:rPr>
              <w:fldChar w:fldCharType="end"/>
            </w:r>
          </w:ins>
        </w:p>
        <w:p w14:paraId="6E62579D" w14:textId="10AB6CF0" w:rsidR="00D9019C" w:rsidRDefault="00D9019C">
          <w:pPr>
            <w:pStyle w:val="TOC1"/>
            <w:tabs>
              <w:tab w:val="right" w:leader="dot" w:pos="9350"/>
            </w:tabs>
            <w:rPr>
              <w:ins w:id="47" w:author="David Conklin" w:date="2020-11-20T11:30:00Z"/>
              <w:rFonts w:eastAsiaTheme="minorEastAsia"/>
              <w:noProof/>
            </w:rPr>
          </w:pPr>
          <w:ins w:id="4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"_Toc56764237"</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Study areas</w:t>
            </w:r>
            <w:r>
              <w:rPr>
                <w:noProof/>
                <w:webHidden/>
              </w:rPr>
              <w:tab/>
            </w:r>
            <w:r>
              <w:rPr>
                <w:noProof/>
                <w:webHidden/>
              </w:rPr>
              <w:fldChar w:fldCharType="begin"/>
            </w:r>
            <w:r>
              <w:rPr>
                <w:noProof/>
                <w:webHidden/>
              </w:rPr>
              <w:instrText xml:space="preserve"> PAGEREF _Toc56764237 \h </w:instrText>
            </w:r>
            <w:r>
              <w:rPr>
                <w:noProof/>
                <w:webHidden/>
              </w:rPr>
            </w:r>
          </w:ins>
          <w:r>
            <w:rPr>
              <w:noProof/>
              <w:webHidden/>
            </w:rPr>
            <w:fldChar w:fldCharType="separate"/>
          </w:r>
          <w:ins w:id="49" w:author="David Conklin" w:date="2020-11-20T11:30:00Z">
            <w:r>
              <w:rPr>
                <w:noProof/>
                <w:webHidden/>
              </w:rPr>
              <w:t>5</w:t>
            </w:r>
            <w:r>
              <w:rPr>
                <w:noProof/>
                <w:webHidden/>
              </w:rPr>
              <w:fldChar w:fldCharType="end"/>
            </w:r>
            <w:r w:rsidRPr="002F2067">
              <w:rPr>
                <w:rStyle w:val="Hyperlink"/>
                <w:noProof/>
              </w:rPr>
              <w:fldChar w:fldCharType="end"/>
            </w:r>
          </w:ins>
        </w:p>
        <w:p w14:paraId="4DC826F5" w14:textId="0D9CE1A6" w:rsidR="00D9019C" w:rsidRDefault="00D9019C">
          <w:pPr>
            <w:pStyle w:val="TOC2"/>
            <w:tabs>
              <w:tab w:val="right" w:leader="dot" w:pos="9350"/>
            </w:tabs>
            <w:rPr>
              <w:ins w:id="50" w:author="David Conklin" w:date="2020-11-20T11:30:00Z"/>
              <w:rFonts w:eastAsiaTheme="minorEastAsia"/>
              <w:noProof/>
            </w:rPr>
          </w:pPr>
          <w:ins w:id="5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"_Toc56764238"</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DataCW3M directory structure</w:t>
            </w:r>
            <w:r>
              <w:rPr>
                <w:noProof/>
                <w:webHidden/>
              </w:rPr>
              <w:tab/>
            </w:r>
            <w:r>
              <w:rPr>
                <w:noProof/>
                <w:webHidden/>
              </w:rPr>
              <w:fldChar w:fldCharType="begin"/>
            </w:r>
            <w:r>
              <w:rPr>
                <w:noProof/>
                <w:webHidden/>
              </w:rPr>
              <w:instrText xml:space="preserve"> PAGEREF _Toc56764238 \h </w:instrText>
            </w:r>
            <w:r>
              <w:rPr>
                <w:noProof/>
                <w:webHidden/>
              </w:rPr>
            </w:r>
          </w:ins>
          <w:r>
            <w:rPr>
              <w:noProof/>
              <w:webHidden/>
            </w:rPr>
            <w:fldChar w:fldCharType="separate"/>
          </w:r>
          <w:ins w:id="52" w:author="David Conklin" w:date="2020-11-20T11:30:00Z">
            <w:r>
              <w:rPr>
                <w:noProof/>
                <w:webHidden/>
              </w:rPr>
              <w:t>5</w:t>
            </w:r>
            <w:r>
              <w:rPr>
                <w:noProof/>
                <w:webHidden/>
              </w:rPr>
              <w:fldChar w:fldCharType="end"/>
            </w:r>
            <w:r w:rsidRPr="002F2067">
              <w:rPr>
                <w:rStyle w:val="Hyperlink"/>
                <w:noProof/>
              </w:rPr>
              <w:fldChar w:fldCharType="end"/>
            </w:r>
          </w:ins>
        </w:p>
        <w:p w14:paraId="128B67D6" w14:textId="2688BCA8" w:rsidR="00D9019C" w:rsidRDefault="00D9019C">
          <w:pPr>
            <w:pStyle w:val="TOC2"/>
            <w:tabs>
              <w:tab w:val="right" w:leader="dot" w:pos="9350"/>
            </w:tabs>
            <w:rPr>
              <w:ins w:id="53" w:author="David Conklin" w:date="2020-11-20T11:30:00Z"/>
              <w:rFonts w:eastAsiaTheme="minorEastAsia"/>
              <w:noProof/>
            </w:rPr>
          </w:pPr>
          <w:ins w:id="5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"_Toc56764239"</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DataCW3M\ScenarioData directory structure</w:t>
            </w:r>
            <w:r>
              <w:rPr>
                <w:noProof/>
                <w:webHidden/>
              </w:rPr>
              <w:tab/>
            </w:r>
            <w:r>
              <w:rPr>
                <w:noProof/>
                <w:webHidden/>
              </w:rPr>
              <w:fldChar w:fldCharType="begin"/>
            </w:r>
            <w:r>
              <w:rPr>
                <w:noProof/>
                <w:webHidden/>
              </w:rPr>
              <w:instrText xml:space="preserve"> PAGEREF _Toc56764239 \h </w:instrText>
            </w:r>
            <w:r>
              <w:rPr>
                <w:noProof/>
                <w:webHidden/>
              </w:rPr>
            </w:r>
          </w:ins>
          <w:r>
            <w:rPr>
              <w:noProof/>
              <w:webHidden/>
            </w:rPr>
            <w:fldChar w:fldCharType="separate"/>
          </w:r>
          <w:ins w:id="55" w:author="David Conklin" w:date="2020-11-20T11:30:00Z">
            <w:r>
              <w:rPr>
                <w:noProof/>
                <w:webHidden/>
              </w:rPr>
              <w:t>6</w:t>
            </w:r>
            <w:r>
              <w:rPr>
                <w:noProof/>
                <w:webHidden/>
              </w:rPr>
              <w:fldChar w:fldCharType="end"/>
            </w:r>
            <w:r w:rsidRPr="002F2067">
              <w:rPr>
                <w:rStyle w:val="Hyperlink"/>
                <w:noProof/>
              </w:rPr>
              <w:fldChar w:fldCharType="end"/>
            </w:r>
          </w:ins>
        </w:p>
        <w:p w14:paraId="091B46A0" w14:textId="65FFAF69" w:rsidR="00D9019C" w:rsidRDefault="00D9019C">
          <w:pPr>
            <w:pStyle w:val="TOC2"/>
            <w:tabs>
              <w:tab w:val="right" w:leader="dot" w:pos="9350"/>
            </w:tabs>
            <w:rPr>
              <w:ins w:id="56" w:author="David Conklin" w:date="2020-11-20T11:30:00Z"/>
              <w:rFonts w:eastAsiaTheme="minorEastAsia"/>
              <w:noProof/>
            </w:rPr>
          </w:pPr>
          <w:ins w:id="5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"_Toc56764240"</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DataCW3M\ScenarioData\&lt;scenario&gt; folder contents</w:t>
            </w:r>
            <w:r>
              <w:rPr>
                <w:noProof/>
                <w:webHidden/>
              </w:rPr>
              <w:tab/>
            </w:r>
            <w:r>
              <w:rPr>
                <w:noProof/>
                <w:webHidden/>
              </w:rPr>
              <w:fldChar w:fldCharType="begin"/>
            </w:r>
            <w:r>
              <w:rPr>
                <w:noProof/>
                <w:webHidden/>
              </w:rPr>
              <w:instrText xml:space="preserve"> PAGEREF _Toc56764240 \h </w:instrText>
            </w:r>
            <w:r>
              <w:rPr>
                <w:noProof/>
                <w:webHidden/>
              </w:rPr>
            </w:r>
          </w:ins>
          <w:r>
            <w:rPr>
              <w:noProof/>
              <w:webHidden/>
            </w:rPr>
            <w:fldChar w:fldCharType="separate"/>
          </w:r>
          <w:ins w:id="58" w:author="David Conklin" w:date="2020-11-20T11:30:00Z">
            <w:r>
              <w:rPr>
                <w:noProof/>
                <w:webHidden/>
              </w:rPr>
              <w:t>6</w:t>
            </w:r>
            <w:r>
              <w:rPr>
                <w:noProof/>
                <w:webHidden/>
              </w:rPr>
              <w:fldChar w:fldCharType="end"/>
            </w:r>
            <w:r w:rsidRPr="002F2067">
              <w:rPr>
                <w:rStyle w:val="Hyperlink"/>
                <w:noProof/>
              </w:rPr>
              <w:fldChar w:fldCharType="end"/>
            </w:r>
          </w:ins>
        </w:p>
        <w:p w14:paraId="76711F58" w14:textId="40C0157A" w:rsidR="00D9019C" w:rsidRDefault="00D9019C">
          <w:pPr>
            <w:pStyle w:val="TOC2"/>
            <w:tabs>
              <w:tab w:val="right" w:leader="dot" w:pos="9350"/>
            </w:tabs>
            <w:rPr>
              <w:ins w:id="59" w:author="David Conklin" w:date="2020-11-20T11:30:00Z"/>
              <w:rFonts w:eastAsiaTheme="minorEastAsia"/>
              <w:noProof/>
            </w:rPr>
          </w:pPr>
          <w:ins w:id="6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"_Toc56764241"</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DataCW3M\&lt;study area&gt; folder contents</w:t>
            </w:r>
            <w:r>
              <w:rPr>
                <w:noProof/>
                <w:webHidden/>
              </w:rPr>
              <w:tab/>
            </w:r>
            <w:r>
              <w:rPr>
                <w:noProof/>
                <w:webHidden/>
              </w:rPr>
              <w:fldChar w:fldCharType="begin"/>
            </w:r>
            <w:r>
              <w:rPr>
                <w:noProof/>
                <w:webHidden/>
              </w:rPr>
              <w:instrText xml:space="preserve"> PAGEREF _Toc56764241 \h </w:instrText>
            </w:r>
            <w:r>
              <w:rPr>
                <w:noProof/>
                <w:webHidden/>
              </w:rPr>
            </w:r>
          </w:ins>
          <w:r>
            <w:rPr>
              <w:noProof/>
              <w:webHidden/>
            </w:rPr>
            <w:fldChar w:fldCharType="separate"/>
          </w:r>
          <w:ins w:id="61" w:author="David Conklin" w:date="2020-11-20T11:30:00Z">
            <w:r>
              <w:rPr>
                <w:noProof/>
                <w:webHidden/>
              </w:rPr>
              <w:t>6</w:t>
            </w:r>
            <w:r>
              <w:rPr>
                <w:noProof/>
                <w:webHidden/>
              </w:rPr>
              <w:fldChar w:fldCharType="end"/>
            </w:r>
            <w:r w:rsidRPr="002F2067">
              <w:rPr>
                <w:rStyle w:val="Hyperlink"/>
                <w:noProof/>
              </w:rPr>
              <w:fldChar w:fldCharType="end"/>
            </w:r>
          </w:ins>
        </w:p>
        <w:p w14:paraId="6CCC6E26" w14:textId="6DC1670B" w:rsidR="00D9019C" w:rsidRDefault="00D9019C">
          <w:pPr>
            <w:pStyle w:val="TOC1"/>
            <w:tabs>
              <w:tab w:val="right" w:leader="dot" w:pos="9350"/>
            </w:tabs>
            <w:rPr>
              <w:ins w:id="62" w:author="David Conklin" w:date="2020-11-20T11:30:00Z"/>
              <w:rFonts w:eastAsiaTheme="minorEastAsia"/>
              <w:noProof/>
            </w:rPr>
          </w:pPr>
          <w:ins w:id="6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"_Toc56764242"</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Calendar conventions</w:t>
            </w:r>
            <w:r>
              <w:rPr>
                <w:noProof/>
                <w:webHidden/>
              </w:rPr>
              <w:tab/>
            </w:r>
            <w:r>
              <w:rPr>
                <w:noProof/>
                <w:webHidden/>
              </w:rPr>
              <w:fldChar w:fldCharType="begin"/>
            </w:r>
            <w:r>
              <w:rPr>
                <w:noProof/>
                <w:webHidden/>
              </w:rPr>
              <w:instrText xml:space="preserve"> PAGEREF _Toc56764242 \h </w:instrText>
            </w:r>
            <w:r>
              <w:rPr>
                <w:noProof/>
                <w:webHidden/>
              </w:rPr>
            </w:r>
          </w:ins>
          <w:r>
            <w:rPr>
              <w:noProof/>
              <w:webHidden/>
            </w:rPr>
            <w:fldChar w:fldCharType="separate"/>
          </w:r>
          <w:ins w:id="64" w:author="David Conklin" w:date="2020-11-20T11:30:00Z">
            <w:r>
              <w:rPr>
                <w:noProof/>
                <w:webHidden/>
              </w:rPr>
              <w:t>12</w:t>
            </w:r>
            <w:r>
              <w:rPr>
                <w:noProof/>
                <w:webHidden/>
              </w:rPr>
              <w:fldChar w:fldCharType="end"/>
            </w:r>
            <w:r w:rsidRPr="002F2067">
              <w:rPr>
                <w:rStyle w:val="Hyperlink"/>
                <w:noProof/>
              </w:rPr>
              <w:fldChar w:fldCharType="end"/>
            </w:r>
          </w:ins>
        </w:p>
        <w:p w14:paraId="79AA9951" w14:textId="514584D9" w:rsidR="00D9019C" w:rsidRDefault="00D9019C">
          <w:pPr>
            <w:pStyle w:val="TOC2"/>
            <w:tabs>
              <w:tab w:val="right" w:leader="dot" w:pos="9350"/>
            </w:tabs>
            <w:rPr>
              <w:ins w:id="65" w:author="David Conklin" w:date="2020-11-20T11:30:00Z"/>
              <w:rFonts w:eastAsiaTheme="minorEastAsia"/>
              <w:noProof/>
            </w:rPr>
          </w:pPr>
          <w:ins w:id="6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"_Toc56764243"</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Water years</w:t>
            </w:r>
            <w:r>
              <w:rPr>
                <w:noProof/>
                <w:webHidden/>
              </w:rPr>
              <w:tab/>
            </w:r>
            <w:r>
              <w:rPr>
                <w:noProof/>
                <w:webHidden/>
              </w:rPr>
              <w:fldChar w:fldCharType="begin"/>
            </w:r>
            <w:r>
              <w:rPr>
                <w:noProof/>
                <w:webHidden/>
              </w:rPr>
              <w:instrText xml:space="preserve"> PAGEREF _Toc56764243 \h </w:instrText>
            </w:r>
            <w:r>
              <w:rPr>
                <w:noProof/>
                <w:webHidden/>
              </w:rPr>
            </w:r>
          </w:ins>
          <w:r>
            <w:rPr>
              <w:noProof/>
              <w:webHidden/>
            </w:rPr>
            <w:fldChar w:fldCharType="separate"/>
          </w:r>
          <w:ins w:id="67" w:author="David Conklin" w:date="2020-11-20T11:30:00Z">
            <w:r>
              <w:rPr>
                <w:noProof/>
                <w:webHidden/>
              </w:rPr>
              <w:t>12</w:t>
            </w:r>
            <w:r>
              <w:rPr>
                <w:noProof/>
                <w:webHidden/>
              </w:rPr>
              <w:fldChar w:fldCharType="end"/>
            </w:r>
            <w:r w:rsidRPr="002F2067">
              <w:rPr>
                <w:rStyle w:val="Hyperlink"/>
                <w:noProof/>
              </w:rPr>
              <w:fldChar w:fldCharType="end"/>
            </w:r>
          </w:ins>
        </w:p>
        <w:p w14:paraId="20C8BFD3" w14:textId="214A776D" w:rsidR="00D9019C" w:rsidRDefault="00D9019C">
          <w:pPr>
            <w:pStyle w:val="TOC1"/>
            <w:tabs>
              <w:tab w:val="right" w:leader="dot" w:pos="9350"/>
            </w:tabs>
            <w:rPr>
              <w:ins w:id="68" w:author="David Conklin" w:date="2020-11-20T11:30:00Z"/>
              <w:rFonts w:eastAsiaTheme="minorEastAsia"/>
              <w:noProof/>
            </w:rPr>
          </w:pPr>
          <w:ins w:id="6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"_Toc56764244"</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Climate data</w:t>
            </w:r>
            <w:r>
              <w:rPr>
                <w:noProof/>
                <w:webHidden/>
              </w:rPr>
              <w:tab/>
            </w:r>
            <w:r>
              <w:rPr>
                <w:noProof/>
                <w:webHidden/>
              </w:rPr>
              <w:fldChar w:fldCharType="begin"/>
            </w:r>
            <w:r>
              <w:rPr>
                <w:noProof/>
                <w:webHidden/>
              </w:rPr>
              <w:instrText xml:space="preserve"> PAGEREF _Toc56764244 \h </w:instrText>
            </w:r>
            <w:r>
              <w:rPr>
                <w:noProof/>
                <w:webHidden/>
              </w:rPr>
            </w:r>
          </w:ins>
          <w:r>
            <w:rPr>
              <w:noProof/>
              <w:webHidden/>
            </w:rPr>
            <w:fldChar w:fldCharType="separate"/>
          </w:r>
          <w:ins w:id="70" w:author="David Conklin" w:date="2020-11-20T11:30:00Z">
            <w:r>
              <w:rPr>
                <w:noProof/>
                <w:webHidden/>
              </w:rPr>
              <w:t>12</w:t>
            </w:r>
            <w:r>
              <w:rPr>
                <w:noProof/>
                <w:webHidden/>
              </w:rPr>
              <w:fldChar w:fldCharType="end"/>
            </w:r>
            <w:r w:rsidRPr="002F2067">
              <w:rPr>
                <w:rStyle w:val="Hyperlink"/>
                <w:noProof/>
              </w:rPr>
              <w:fldChar w:fldCharType="end"/>
            </w:r>
          </w:ins>
        </w:p>
        <w:p w14:paraId="5073BDD2" w14:textId="7A5EFA9A" w:rsidR="00D9019C" w:rsidRDefault="00D9019C">
          <w:pPr>
            <w:pStyle w:val="TOC2"/>
            <w:tabs>
              <w:tab w:val="right" w:leader="dot" w:pos="9350"/>
            </w:tabs>
            <w:rPr>
              <w:ins w:id="71" w:author="David Conklin" w:date="2020-11-20T11:30:00Z"/>
              <w:rFonts w:eastAsiaTheme="minorEastAsia"/>
              <w:noProof/>
            </w:rPr>
          </w:pPr>
          <w:ins w:id="7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"_Toc56764245"</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Numbered climate scenarios in the model</w:t>
            </w:r>
            <w:r>
              <w:rPr>
                <w:noProof/>
                <w:webHidden/>
              </w:rPr>
              <w:tab/>
            </w:r>
            <w:r>
              <w:rPr>
                <w:noProof/>
                <w:webHidden/>
              </w:rPr>
              <w:fldChar w:fldCharType="begin"/>
            </w:r>
            <w:r>
              <w:rPr>
                <w:noProof/>
                <w:webHidden/>
              </w:rPr>
              <w:instrText xml:space="preserve"> PAGEREF _Toc56764245 \h </w:instrText>
            </w:r>
            <w:r>
              <w:rPr>
                <w:noProof/>
                <w:webHidden/>
              </w:rPr>
            </w:r>
          </w:ins>
          <w:r>
            <w:rPr>
              <w:noProof/>
              <w:webHidden/>
            </w:rPr>
            <w:fldChar w:fldCharType="separate"/>
          </w:r>
          <w:ins w:id="73" w:author="David Conklin" w:date="2020-11-20T11:30:00Z">
            <w:r>
              <w:rPr>
                <w:noProof/>
                <w:webHidden/>
              </w:rPr>
              <w:t>12</w:t>
            </w:r>
            <w:r>
              <w:rPr>
                <w:noProof/>
                <w:webHidden/>
              </w:rPr>
              <w:fldChar w:fldCharType="end"/>
            </w:r>
            <w:r w:rsidRPr="002F2067">
              <w:rPr>
                <w:rStyle w:val="Hyperlink"/>
                <w:noProof/>
              </w:rPr>
              <w:fldChar w:fldCharType="end"/>
            </w:r>
          </w:ins>
        </w:p>
        <w:p w14:paraId="0345F5AA" w14:textId="71250A7F" w:rsidR="00D9019C" w:rsidRDefault="00D9019C">
          <w:pPr>
            <w:pStyle w:val="TOC2"/>
            <w:tabs>
              <w:tab w:val="right" w:leader="dot" w:pos="9350"/>
            </w:tabs>
            <w:rPr>
              <w:ins w:id="74" w:author="David Conklin" w:date="2020-11-20T11:30:00Z"/>
              <w:rFonts w:eastAsiaTheme="minorEastAsia"/>
              <w:noProof/>
            </w:rPr>
          </w:pPr>
          <w:ins w:id="7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"_Toc56764246"</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Monthly and seasonal weather data</w:t>
            </w:r>
            <w:r>
              <w:rPr>
                <w:noProof/>
                <w:webHidden/>
              </w:rPr>
              <w:tab/>
            </w:r>
            <w:r>
              <w:rPr>
                <w:noProof/>
                <w:webHidden/>
              </w:rPr>
              <w:fldChar w:fldCharType="begin"/>
            </w:r>
            <w:r>
              <w:rPr>
                <w:noProof/>
                <w:webHidden/>
              </w:rPr>
              <w:instrText xml:space="preserve"> PAGEREF _Toc56764246 \h </w:instrText>
            </w:r>
            <w:r>
              <w:rPr>
                <w:noProof/>
                <w:webHidden/>
              </w:rPr>
            </w:r>
          </w:ins>
          <w:r>
            <w:rPr>
              <w:noProof/>
              <w:webHidden/>
            </w:rPr>
            <w:fldChar w:fldCharType="separate"/>
          </w:r>
          <w:ins w:id="76" w:author="David Conklin" w:date="2020-11-20T11:30:00Z">
            <w:r>
              <w:rPr>
                <w:noProof/>
                <w:webHidden/>
              </w:rPr>
              <w:t>13</w:t>
            </w:r>
            <w:r>
              <w:rPr>
                <w:noProof/>
                <w:webHidden/>
              </w:rPr>
              <w:fldChar w:fldCharType="end"/>
            </w:r>
            <w:r w:rsidRPr="002F2067">
              <w:rPr>
                <w:rStyle w:val="Hyperlink"/>
                <w:noProof/>
              </w:rPr>
              <w:fldChar w:fldCharType="end"/>
            </w:r>
          </w:ins>
        </w:p>
        <w:p w14:paraId="2DEE1C1A" w14:textId="383C0CD2" w:rsidR="00D9019C" w:rsidRDefault="00D9019C">
          <w:pPr>
            <w:pStyle w:val="TOC2"/>
            <w:tabs>
              <w:tab w:val="right" w:leader="dot" w:pos="9350"/>
            </w:tabs>
            <w:rPr>
              <w:ins w:id="77" w:author="David Conklin" w:date="2020-11-20T11:30:00Z"/>
              <w:rFonts w:eastAsiaTheme="minorEastAsia"/>
              <w:noProof/>
            </w:rPr>
          </w:pPr>
          <w:ins w:id="7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"_Toc56764247"</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Climate data grids</w:t>
            </w:r>
            <w:r>
              <w:rPr>
                <w:noProof/>
                <w:webHidden/>
              </w:rPr>
              <w:tab/>
            </w:r>
            <w:r>
              <w:rPr>
                <w:noProof/>
                <w:webHidden/>
              </w:rPr>
              <w:fldChar w:fldCharType="begin"/>
            </w:r>
            <w:r>
              <w:rPr>
                <w:noProof/>
                <w:webHidden/>
              </w:rPr>
              <w:instrText xml:space="preserve"> PAGEREF _Toc56764247 \h </w:instrText>
            </w:r>
            <w:r>
              <w:rPr>
                <w:noProof/>
                <w:webHidden/>
              </w:rPr>
            </w:r>
          </w:ins>
          <w:r>
            <w:rPr>
              <w:noProof/>
              <w:webHidden/>
            </w:rPr>
            <w:fldChar w:fldCharType="separate"/>
          </w:r>
          <w:ins w:id="79" w:author="David Conklin" w:date="2020-11-20T11:30:00Z">
            <w:r>
              <w:rPr>
                <w:noProof/>
                <w:webHidden/>
              </w:rPr>
              <w:t>14</w:t>
            </w:r>
            <w:r>
              <w:rPr>
                <w:noProof/>
                <w:webHidden/>
              </w:rPr>
              <w:fldChar w:fldCharType="end"/>
            </w:r>
            <w:r w:rsidRPr="002F2067">
              <w:rPr>
                <w:rStyle w:val="Hyperlink"/>
                <w:noProof/>
              </w:rPr>
              <w:fldChar w:fldCharType="end"/>
            </w:r>
          </w:ins>
        </w:p>
        <w:p w14:paraId="22B8E4C5" w14:textId="06B8E651" w:rsidR="00D9019C" w:rsidRDefault="00D9019C">
          <w:pPr>
            <w:pStyle w:val="TOC3"/>
            <w:tabs>
              <w:tab w:val="right" w:leader="dot" w:pos="9350"/>
            </w:tabs>
            <w:rPr>
              <w:ins w:id="80" w:author="David Conklin" w:date="2020-11-20T11:30:00Z"/>
              <w:rFonts w:eastAsiaTheme="minorEastAsia"/>
              <w:noProof/>
            </w:rPr>
          </w:pPr>
          <w:ins w:id="8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"_Toc56764248"</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The WW2100 climate grid</w:t>
            </w:r>
            <w:r>
              <w:rPr>
                <w:noProof/>
                <w:webHidden/>
              </w:rPr>
              <w:tab/>
            </w:r>
            <w:r>
              <w:rPr>
                <w:noProof/>
                <w:webHidden/>
              </w:rPr>
              <w:fldChar w:fldCharType="begin"/>
            </w:r>
            <w:r>
              <w:rPr>
                <w:noProof/>
                <w:webHidden/>
              </w:rPr>
              <w:instrText xml:space="preserve"> PAGEREF _Toc56764248 \h </w:instrText>
            </w:r>
            <w:r>
              <w:rPr>
                <w:noProof/>
                <w:webHidden/>
              </w:rPr>
            </w:r>
          </w:ins>
          <w:r>
            <w:rPr>
              <w:noProof/>
              <w:webHidden/>
            </w:rPr>
            <w:fldChar w:fldCharType="separate"/>
          </w:r>
          <w:ins w:id="82" w:author="David Conklin" w:date="2020-11-20T11:30:00Z">
            <w:r>
              <w:rPr>
                <w:noProof/>
                <w:webHidden/>
              </w:rPr>
              <w:t>14</w:t>
            </w:r>
            <w:r>
              <w:rPr>
                <w:noProof/>
                <w:webHidden/>
              </w:rPr>
              <w:fldChar w:fldCharType="end"/>
            </w:r>
            <w:r w:rsidRPr="002F2067">
              <w:rPr>
                <w:rStyle w:val="Hyperlink"/>
                <w:noProof/>
              </w:rPr>
              <w:fldChar w:fldCharType="end"/>
            </w:r>
          </w:ins>
        </w:p>
        <w:p w14:paraId="2A2D2373" w14:textId="0027885B" w:rsidR="00D9019C" w:rsidRDefault="00D9019C">
          <w:pPr>
            <w:pStyle w:val="TOC3"/>
            <w:tabs>
              <w:tab w:val="right" w:leader="dot" w:pos="9350"/>
            </w:tabs>
            <w:rPr>
              <w:ins w:id="83" w:author="David Conklin" w:date="2020-11-20T11:30:00Z"/>
              <w:rFonts w:eastAsiaTheme="minorEastAsia"/>
              <w:noProof/>
            </w:rPr>
          </w:pPr>
          <w:ins w:id="8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"_Toc56764249"</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The v2 climate grid</w:t>
            </w:r>
            <w:r>
              <w:rPr>
                <w:noProof/>
                <w:webHidden/>
              </w:rPr>
              <w:tab/>
            </w:r>
            <w:r>
              <w:rPr>
                <w:noProof/>
                <w:webHidden/>
              </w:rPr>
              <w:fldChar w:fldCharType="begin"/>
            </w:r>
            <w:r>
              <w:rPr>
                <w:noProof/>
                <w:webHidden/>
              </w:rPr>
              <w:instrText xml:space="preserve"> PAGEREF _Toc56764249 \h </w:instrText>
            </w:r>
            <w:r>
              <w:rPr>
                <w:noProof/>
                <w:webHidden/>
              </w:rPr>
            </w:r>
          </w:ins>
          <w:r>
            <w:rPr>
              <w:noProof/>
              <w:webHidden/>
            </w:rPr>
            <w:fldChar w:fldCharType="separate"/>
          </w:r>
          <w:ins w:id="85" w:author="David Conklin" w:date="2020-11-20T11:30:00Z">
            <w:r>
              <w:rPr>
                <w:noProof/>
                <w:webHidden/>
              </w:rPr>
              <w:t>15</w:t>
            </w:r>
            <w:r>
              <w:rPr>
                <w:noProof/>
                <w:webHidden/>
              </w:rPr>
              <w:fldChar w:fldCharType="end"/>
            </w:r>
            <w:r w:rsidRPr="002F2067">
              <w:rPr>
                <w:rStyle w:val="Hyperlink"/>
                <w:noProof/>
              </w:rPr>
              <w:fldChar w:fldCharType="end"/>
            </w:r>
          </w:ins>
        </w:p>
        <w:p w14:paraId="20B5AA00" w14:textId="7415C961" w:rsidR="00D9019C" w:rsidRDefault="00D9019C">
          <w:pPr>
            <w:pStyle w:val="TOC2"/>
            <w:tabs>
              <w:tab w:val="right" w:leader="dot" w:pos="9350"/>
            </w:tabs>
            <w:rPr>
              <w:ins w:id="86" w:author="David Conklin" w:date="2020-11-20T11:30:00Z"/>
              <w:rFonts w:eastAsiaTheme="minorEastAsia"/>
              <w:noProof/>
            </w:rPr>
          </w:pPr>
          <w:ins w:id="87" w:author="David Conklin" w:date="2020-11-20T11:30:00Z">
            <w:r w:rsidRPr="002F2067">
              <w:rPr>
                <w:rStyle w:val="Hyperlink"/>
                <w:noProof/>
              </w:rPr>
              <w:lastRenderedPageBreak/>
              <w:fldChar w:fldCharType="begin"/>
            </w:r>
            <w:r w:rsidRPr="002F2067">
              <w:rPr>
                <w:rStyle w:val="Hyperlink"/>
                <w:noProof/>
              </w:rPr>
              <w:instrText xml:space="preserve"> </w:instrText>
            </w:r>
            <w:r>
              <w:rPr>
                <w:noProof/>
              </w:rPr>
              <w:instrText>HYPERLINK \l "_Toc56764250"</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How climate data is looked up</w:t>
            </w:r>
            <w:r>
              <w:rPr>
                <w:noProof/>
                <w:webHidden/>
              </w:rPr>
              <w:tab/>
            </w:r>
            <w:r>
              <w:rPr>
                <w:noProof/>
                <w:webHidden/>
              </w:rPr>
              <w:fldChar w:fldCharType="begin"/>
            </w:r>
            <w:r>
              <w:rPr>
                <w:noProof/>
                <w:webHidden/>
              </w:rPr>
              <w:instrText xml:space="preserve"> PAGEREF _Toc56764250 \h </w:instrText>
            </w:r>
            <w:r>
              <w:rPr>
                <w:noProof/>
                <w:webHidden/>
              </w:rPr>
            </w:r>
          </w:ins>
          <w:r>
            <w:rPr>
              <w:noProof/>
              <w:webHidden/>
            </w:rPr>
            <w:fldChar w:fldCharType="separate"/>
          </w:r>
          <w:ins w:id="88" w:author="David Conklin" w:date="2020-11-20T11:30:00Z">
            <w:r>
              <w:rPr>
                <w:noProof/>
                <w:webHidden/>
              </w:rPr>
              <w:t>15</w:t>
            </w:r>
            <w:r>
              <w:rPr>
                <w:noProof/>
                <w:webHidden/>
              </w:rPr>
              <w:fldChar w:fldCharType="end"/>
            </w:r>
            <w:r w:rsidRPr="002F2067">
              <w:rPr>
                <w:rStyle w:val="Hyperlink"/>
                <w:noProof/>
              </w:rPr>
              <w:fldChar w:fldCharType="end"/>
            </w:r>
          </w:ins>
        </w:p>
        <w:p w14:paraId="744796D1" w14:textId="5B4F4E5B" w:rsidR="00D9019C" w:rsidRDefault="00D9019C">
          <w:pPr>
            <w:pStyle w:val="TOC2"/>
            <w:tabs>
              <w:tab w:val="right" w:leader="dot" w:pos="9350"/>
            </w:tabs>
            <w:rPr>
              <w:ins w:id="89" w:author="David Conklin" w:date="2020-11-20T11:30:00Z"/>
              <w:rFonts w:eastAsiaTheme="minorEastAsia"/>
              <w:noProof/>
            </w:rPr>
          </w:pPr>
          <w:ins w:id="9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"_Toc56764251"</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What is in a climate dataset</w:t>
            </w:r>
            <w:r>
              <w:rPr>
                <w:noProof/>
                <w:webHidden/>
              </w:rPr>
              <w:tab/>
            </w:r>
            <w:r>
              <w:rPr>
                <w:noProof/>
                <w:webHidden/>
              </w:rPr>
              <w:fldChar w:fldCharType="begin"/>
            </w:r>
            <w:r>
              <w:rPr>
                <w:noProof/>
                <w:webHidden/>
              </w:rPr>
              <w:instrText xml:space="preserve"> PAGEREF _Toc56764251 \h </w:instrText>
            </w:r>
            <w:r>
              <w:rPr>
                <w:noProof/>
                <w:webHidden/>
              </w:rPr>
            </w:r>
          </w:ins>
          <w:r>
            <w:rPr>
              <w:noProof/>
              <w:webHidden/>
            </w:rPr>
            <w:fldChar w:fldCharType="separate"/>
          </w:r>
          <w:ins w:id="91" w:author="David Conklin" w:date="2020-11-20T11:30:00Z">
            <w:r>
              <w:rPr>
                <w:noProof/>
                <w:webHidden/>
              </w:rPr>
              <w:t>15</w:t>
            </w:r>
            <w:r>
              <w:rPr>
                <w:noProof/>
                <w:webHidden/>
              </w:rPr>
              <w:fldChar w:fldCharType="end"/>
            </w:r>
            <w:r w:rsidRPr="002F2067">
              <w:rPr>
                <w:rStyle w:val="Hyperlink"/>
                <w:noProof/>
              </w:rPr>
              <w:fldChar w:fldCharType="end"/>
            </w:r>
          </w:ins>
        </w:p>
        <w:p w14:paraId="7971C170" w14:textId="7C7D16AC" w:rsidR="00D9019C" w:rsidRDefault="00D9019C">
          <w:pPr>
            <w:pStyle w:val="TOC1"/>
            <w:tabs>
              <w:tab w:val="right" w:leader="dot" w:pos="9350"/>
            </w:tabs>
            <w:rPr>
              <w:ins w:id="92" w:author="David Conklin" w:date="2020-11-20T11:30:00Z"/>
              <w:rFonts w:eastAsiaTheme="minorEastAsia"/>
              <w:noProof/>
            </w:rPr>
          </w:pPr>
          <w:ins w:id="9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"_Toc56764252"</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Water rights</w:t>
            </w:r>
            <w:r>
              <w:rPr>
                <w:noProof/>
                <w:webHidden/>
              </w:rPr>
              <w:tab/>
            </w:r>
            <w:r>
              <w:rPr>
                <w:noProof/>
                <w:webHidden/>
              </w:rPr>
              <w:fldChar w:fldCharType="begin"/>
            </w:r>
            <w:r>
              <w:rPr>
                <w:noProof/>
                <w:webHidden/>
              </w:rPr>
              <w:instrText xml:space="preserve"> PAGEREF _Toc56764252 \h </w:instrText>
            </w:r>
            <w:r>
              <w:rPr>
                <w:noProof/>
                <w:webHidden/>
              </w:rPr>
            </w:r>
          </w:ins>
          <w:r>
            <w:rPr>
              <w:noProof/>
              <w:webHidden/>
            </w:rPr>
            <w:fldChar w:fldCharType="separate"/>
          </w:r>
          <w:ins w:id="94" w:author="David Conklin" w:date="2020-11-20T11:30:00Z">
            <w:r>
              <w:rPr>
                <w:noProof/>
                <w:webHidden/>
              </w:rPr>
              <w:t>16</w:t>
            </w:r>
            <w:r>
              <w:rPr>
                <w:noProof/>
                <w:webHidden/>
              </w:rPr>
              <w:fldChar w:fldCharType="end"/>
            </w:r>
            <w:r w:rsidRPr="002F2067">
              <w:rPr>
                <w:rStyle w:val="Hyperlink"/>
                <w:noProof/>
              </w:rPr>
              <w:fldChar w:fldCharType="end"/>
            </w:r>
          </w:ins>
        </w:p>
        <w:p w14:paraId="1C16ED16" w14:textId="204BCD01" w:rsidR="00D9019C" w:rsidRDefault="00D9019C">
          <w:pPr>
            <w:pStyle w:val="TOC2"/>
            <w:tabs>
              <w:tab w:val="right" w:leader="dot" w:pos="9350"/>
            </w:tabs>
            <w:rPr>
              <w:ins w:id="95" w:author="David Conklin" w:date="2020-11-20T11:30:00Z"/>
              <w:rFonts w:eastAsiaTheme="minorEastAsia"/>
              <w:noProof/>
            </w:rPr>
          </w:pPr>
          <w:ins w:id="9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"_Toc56764253"</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Water rights data</w:t>
            </w:r>
            <w:r>
              <w:rPr>
                <w:noProof/>
                <w:webHidden/>
              </w:rPr>
              <w:tab/>
            </w:r>
            <w:r>
              <w:rPr>
                <w:noProof/>
                <w:webHidden/>
              </w:rPr>
              <w:fldChar w:fldCharType="begin"/>
            </w:r>
            <w:r>
              <w:rPr>
                <w:noProof/>
                <w:webHidden/>
              </w:rPr>
              <w:instrText xml:space="preserve"> PAGEREF _Toc56764253 \h </w:instrText>
            </w:r>
            <w:r>
              <w:rPr>
                <w:noProof/>
                <w:webHidden/>
              </w:rPr>
            </w:r>
          </w:ins>
          <w:r>
            <w:rPr>
              <w:noProof/>
              <w:webHidden/>
            </w:rPr>
            <w:fldChar w:fldCharType="separate"/>
          </w:r>
          <w:ins w:id="97" w:author="David Conklin" w:date="2020-11-20T11:30:00Z">
            <w:r>
              <w:rPr>
                <w:noProof/>
                <w:webHidden/>
              </w:rPr>
              <w:t>16</w:t>
            </w:r>
            <w:r>
              <w:rPr>
                <w:noProof/>
                <w:webHidden/>
              </w:rPr>
              <w:fldChar w:fldCharType="end"/>
            </w:r>
            <w:r w:rsidRPr="002F2067">
              <w:rPr>
                <w:rStyle w:val="Hyperlink"/>
                <w:noProof/>
              </w:rPr>
              <w:fldChar w:fldCharType="end"/>
            </w:r>
          </w:ins>
        </w:p>
        <w:p w14:paraId="36922129" w14:textId="7A91D02E" w:rsidR="00D9019C" w:rsidRDefault="00D9019C">
          <w:pPr>
            <w:pStyle w:val="TOC2"/>
            <w:tabs>
              <w:tab w:val="right" w:leader="dot" w:pos="9350"/>
            </w:tabs>
            <w:rPr>
              <w:ins w:id="98" w:author="David Conklin" w:date="2020-11-20T11:30:00Z"/>
              <w:rFonts w:eastAsiaTheme="minorEastAsia"/>
              <w:noProof/>
            </w:rPr>
          </w:pPr>
          <w:ins w:id="9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"_Toc56764254"</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The wr_pods.csv file</w:t>
            </w:r>
            <w:r>
              <w:rPr>
                <w:noProof/>
                <w:webHidden/>
              </w:rPr>
              <w:tab/>
            </w:r>
            <w:r>
              <w:rPr>
                <w:noProof/>
                <w:webHidden/>
              </w:rPr>
              <w:fldChar w:fldCharType="begin"/>
            </w:r>
            <w:r>
              <w:rPr>
                <w:noProof/>
                <w:webHidden/>
              </w:rPr>
              <w:instrText xml:space="preserve"> PAGEREF _Toc56764254 \h </w:instrText>
            </w:r>
            <w:r>
              <w:rPr>
                <w:noProof/>
                <w:webHidden/>
              </w:rPr>
            </w:r>
          </w:ins>
          <w:r>
            <w:rPr>
              <w:noProof/>
              <w:webHidden/>
            </w:rPr>
            <w:fldChar w:fldCharType="separate"/>
          </w:r>
          <w:ins w:id="100" w:author="David Conklin" w:date="2020-11-20T11:30:00Z">
            <w:r>
              <w:rPr>
                <w:noProof/>
                <w:webHidden/>
              </w:rPr>
              <w:t>17</w:t>
            </w:r>
            <w:r>
              <w:rPr>
                <w:noProof/>
                <w:webHidden/>
              </w:rPr>
              <w:fldChar w:fldCharType="end"/>
            </w:r>
            <w:r w:rsidRPr="002F2067">
              <w:rPr>
                <w:rStyle w:val="Hyperlink"/>
                <w:noProof/>
              </w:rPr>
              <w:fldChar w:fldCharType="end"/>
            </w:r>
          </w:ins>
        </w:p>
        <w:p w14:paraId="1F0EF644" w14:textId="17CFB4D6" w:rsidR="00D9019C" w:rsidRDefault="00D9019C">
          <w:pPr>
            <w:pStyle w:val="TOC2"/>
            <w:tabs>
              <w:tab w:val="right" w:leader="dot" w:pos="9350"/>
            </w:tabs>
            <w:rPr>
              <w:ins w:id="101" w:author="David Conklin" w:date="2020-11-20T11:30:00Z"/>
              <w:rFonts w:eastAsiaTheme="minorEastAsia"/>
              <w:noProof/>
            </w:rPr>
          </w:pPr>
          <w:ins w:id="10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"_Toc56764255"</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The wr_pous.csv file</w:t>
            </w:r>
            <w:r>
              <w:rPr>
                <w:noProof/>
                <w:webHidden/>
              </w:rPr>
              <w:tab/>
            </w:r>
            <w:r>
              <w:rPr>
                <w:noProof/>
                <w:webHidden/>
              </w:rPr>
              <w:fldChar w:fldCharType="begin"/>
            </w:r>
            <w:r>
              <w:rPr>
                <w:noProof/>
                <w:webHidden/>
              </w:rPr>
              <w:instrText xml:space="preserve"> PAGEREF _Toc56764255 \h </w:instrText>
            </w:r>
            <w:r>
              <w:rPr>
                <w:noProof/>
                <w:webHidden/>
              </w:rPr>
            </w:r>
          </w:ins>
          <w:r>
            <w:rPr>
              <w:noProof/>
              <w:webHidden/>
            </w:rPr>
            <w:fldChar w:fldCharType="separate"/>
          </w:r>
          <w:ins w:id="103" w:author="David Conklin" w:date="2020-11-20T11:30:00Z">
            <w:r>
              <w:rPr>
                <w:noProof/>
                <w:webHidden/>
              </w:rPr>
              <w:t>17</w:t>
            </w:r>
            <w:r>
              <w:rPr>
                <w:noProof/>
                <w:webHidden/>
              </w:rPr>
              <w:fldChar w:fldCharType="end"/>
            </w:r>
            <w:r w:rsidRPr="002F2067">
              <w:rPr>
                <w:rStyle w:val="Hyperlink"/>
                <w:noProof/>
              </w:rPr>
              <w:fldChar w:fldCharType="end"/>
            </w:r>
          </w:ins>
        </w:p>
        <w:p w14:paraId="1C0A5669" w14:textId="3BAB4657" w:rsidR="00D9019C" w:rsidRDefault="00D9019C">
          <w:pPr>
            <w:pStyle w:val="TOC2"/>
            <w:tabs>
              <w:tab w:val="right" w:leader="dot" w:pos="9350"/>
            </w:tabs>
            <w:rPr>
              <w:ins w:id="104" w:author="David Conklin" w:date="2020-11-20T11:30:00Z"/>
              <w:rFonts w:eastAsiaTheme="minorEastAsia"/>
              <w:noProof/>
            </w:rPr>
          </w:pPr>
          <w:ins w:id="10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"_Toc56764256"</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Adding a water right</w:t>
            </w:r>
            <w:r>
              <w:rPr>
                <w:noProof/>
                <w:webHidden/>
              </w:rPr>
              <w:tab/>
            </w:r>
            <w:r>
              <w:rPr>
                <w:noProof/>
                <w:webHidden/>
              </w:rPr>
              <w:fldChar w:fldCharType="begin"/>
            </w:r>
            <w:r>
              <w:rPr>
                <w:noProof/>
                <w:webHidden/>
              </w:rPr>
              <w:instrText xml:space="preserve"> PAGEREF _Toc56764256 \h </w:instrText>
            </w:r>
            <w:r>
              <w:rPr>
                <w:noProof/>
                <w:webHidden/>
              </w:rPr>
            </w:r>
          </w:ins>
          <w:r>
            <w:rPr>
              <w:noProof/>
              <w:webHidden/>
            </w:rPr>
            <w:fldChar w:fldCharType="separate"/>
          </w:r>
          <w:ins w:id="106" w:author="David Conklin" w:date="2020-11-20T11:30:00Z">
            <w:r>
              <w:rPr>
                <w:noProof/>
                <w:webHidden/>
              </w:rPr>
              <w:t>18</w:t>
            </w:r>
            <w:r>
              <w:rPr>
                <w:noProof/>
                <w:webHidden/>
              </w:rPr>
              <w:fldChar w:fldCharType="end"/>
            </w:r>
            <w:r w:rsidRPr="002F2067">
              <w:rPr>
                <w:rStyle w:val="Hyperlink"/>
                <w:noProof/>
              </w:rPr>
              <w:fldChar w:fldCharType="end"/>
            </w:r>
          </w:ins>
        </w:p>
        <w:p w14:paraId="53A1CD77" w14:textId="6EDBCB2C" w:rsidR="00D9019C" w:rsidRDefault="00D9019C">
          <w:pPr>
            <w:pStyle w:val="TOC1"/>
            <w:tabs>
              <w:tab w:val="right" w:leader="dot" w:pos="9350"/>
            </w:tabs>
            <w:rPr>
              <w:ins w:id="107" w:author="David Conklin" w:date="2020-11-20T11:30:00Z"/>
              <w:rFonts w:eastAsiaTheme="minorEastAsia"/>
              <w:noProof/>
            </w:rPr>
          </w:pPr>
          <w:ins w:id="10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"_Toc56764257"</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Stream flow and stream temperature</w:t>
            </w:r>
            <w:r>
              <w:rPr>
                <w:noProof/>
                <w:webHidden/>
              </w:rPr>
              <w:tab/>
            </w:r>
            <w:r>
              <w:rPr>
                <w:noProof/>
                <w:webHidden/>
              </w:rPr>
              <w:fldChar w:fldCharType="begin"/>
            </w:r>
            <w:r>
              <w:rPr>
                <w:noProof/>
                <w:webHidden/>
              </w:rPr>
              <w:instrText xml:space="preserve"> PAGEREF _Toc56764257 \h </w:instrText>
            </w:r>
            <w:r>
              <w:rPr>
                <w:noProof/>
                <w:webHidden/>
              </w:rPr>
            </w:r>
          </w:ins>
          <w:r>
            <w:rPr>
              <w:noProof/>
              <w:webHidden/>
            </w:rPr>
            <w:fldChar w:fldCharType="separate"/>
          </w:r>
          <w:ins w:id="109" w:author="David Conklin" w:date="2020-11-20T11:30:00Z">
            <w:r>
              <w:rPr>
                <w:noProof/>
                <w:webHidden/>
              </w:rPr>
              <w:t>19</w:t>
            </w:r>
            <w:r>
              <w:rPr>
                <w:noProof/>
                <w:webHidden/>
              </w:rPr>
              <w:fldChar w:fldCharType="end"/>
            </w:r>
            <w:r w:rsidRPr="002F2067">
              <w:rPr>
                <w:rStyle w:val="Hyperlink"/>
                <w:noProof/>
              </w:rPr>
              <w:fldChar w:fldCharType="end"/>
            </w:r>
          </w:ins>
        </w:p>
        <w:p w14:paraId="01542779" w14:textId="0A3968BE" w:rsidR="00D9019C" w:rsidRDefault="00D9019C">
          <w:pPr>
            <w:pStyle w:val="TOC2"/>
            <w:tabs>
              <w:tab w:val="right" w:leader="dot" w:pos="9350"/>
            </w:tabs>
            <w:rPr>
              <w:ins w:id="110" w:author="David Conklin" w:date="2020-11-20T11:30:00Z"/>
              <w:rFonts w:eastAsiaTheme="minorEastAsia"/>
              <w:noProof/>
            </w:rPr>
          </w:pPr>
          <w:ins w:id="11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"_Toc56764258"</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Water parcels</w:t>
            </w:r>
            <w:r>
              <w:rPr>
                <w:noProof/>
                <w:webHidden/>
              </w:rPr>
              <w:tab/>
            </w:r>
            <w:r>
              <w:rPr>
                <w:noProof/>
                <w:webHidden/>
              </w:rPr>
              <w:fldChar w:fldCharType="begin"/>
            </w:r>
            <w:r>
              <w:rPr>
                <w:noProof/>
                <w:webHidden/>
              </w:rPr>
              <w:instrText xml:space="preserve"> PAGEREF _Toc56764258 \h </w:instrText>
            </w:r>
            <w:r>
              <w:rPr>
                <w:noProof/>
                <w:webHidden/>
              </w:rPr>
            </w:r>
          </w:ins>
          <w:r>
            <w:rPr>
              <w:noProof/>
              <w:webHidden/>
            </w:rPr>
            <w:fldChar w:fldCharType="separate"/>
          </w:r>
          <w:ins w:id="112" w:author="David Conklin" w:date="2020-11-20T11:30:00Z">
            <w:r>
              <w:rPr>
                <w:noProof/>
                <w:webHidden/>
              </w:rPr>
              <w:t>19</w:t>
            </w:r>
            <w:r>
              <w:rPr>
                <w:noProof/>
                <w:webHidden/>
              </w:rPr>
              <w:fldChar w:fldCharType="end"/>
            </w:r>
            <w:r w:rsidRPr="002F2067">
              <w:rPr>
                <w:rStyle w:val="Hyperlink"/>
                <w:noProof/>
              </w:rPr>
              <w:fldChar w:fldCharType="end"/>
            </w:r>
          </w:ins>
        </w:p>
        <w:p w14:paraId="147B0D40" w14:textId="467D833D" w:rsidR="00D9019C" w:rsidRDefault="00D9019C">
          <w:pPr>
            <w:pStyle w:val="TOC2"/>
            <w:tabs>
              <w:tab w:val="right" w:leader="dot" w:pos="9350"/>
            </w:tabs>
            <w:rPr>
              <w:ins w:id="113" w:author="David Conklin" w:date="2020-11-20T11:30:00Z"/>
              <w:rFonts w:eastAsiaTheme="minorEastAsia"/>
              <w:noProof/>
            </w:rPr>
          </w:pPr>
          <w:ins w:id="11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"_Toc56764259"</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Daily water mass and energy balance</w:t>
            </w:r>
            <w:r>
              <w:rPr>
                <w:noProof/>
                <w:webHidden/>
              </w:rPr>
              <w:tab/>
            </w:r>
            <w:r>
              <w:rPr>
                <w:noProof/>
                <w:webHidden/>
              </w:rPr>
              <w:fldChar w:fldCharType="begin"/>
            </w:r>
            <w:r>
              <w:rPr>
                <w:noProof/>
                <w:webHidden/>
              </w:rPr>
              <w:instrText xml:space="preserve"> PAGEREF _Toc56764259 \h </w:instrText>
            </w:r>
            <w:r>
              <w:rPr>
                <w:noProof/>
                <w:webHidden/>
              </w:rPr>
            </w:r>
          </w:ins>
          <w:r>
            <w:rPr>
              <w:noProof/>
              <w:webHidden/>
            </w:rPr>
            <w:fldChar w:fldCharType="separate"/>
          </w:r>
          <w:ins w:id="115" w:author="David Conklin" w:date="2020-11-20T11:30:00Z">
            <w:r>
              <w:rPr>
                <w:noProof/>
                <w:webHidden/>
              </w:rPr>
              <w:t>19</w:t>
            </w:r>
            <w:r>
              <w:rPr>
                <w:noProof/>
                <w:webHidden/>
              </w:rPr>
              <w:fldChar w:fldCharType="end"/>
            </w:r>
            <w:r w:rsidRPr="002F2067">
              <w:rPr>
                <w:rStyle w:val="Hyperlink"/>
                <w:noProof/>
              </w:rPr>
              <w:fldChar w:fldCharType="end"/>
            </w:r>
          </w:ins>
        </w:p>
        <w:p w14:paraId="4FB7FDE2" w14:textId="5B43EB80" w:rsidR="00D9019C" w:rsidRDefault="00D9019C">
          <w:pPr>
            <w:pStyle w:val="TOC2"/>
            <w:tabs>
              <w:tab w:val="right" w:leader="dot" w:pos="9350"/>
            </w:tabs>
            <w:rPr>
              <w:ins w:id="116" w:author="David Conklin" w:date="2020-11-20T11:30:00Z"/>
              <w:rFonts w:eastAsiaTheme="minorEastAsia"/>
              <w:noProof/>
            </w:rPr>
          </w:pPr>
          <w:ins w:id="11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"_Toc56764260"</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Estimating the rate of flow in a stream reach</w:t>
            </w:r>
            <w:r>
              <w:rPr>
                <w:noProof/>
                <w:webHidden/>
              </w:rPr>
              <w:tab/>
            </w:r>
            <w:r>
              <w:rPr>
                <w:noProof/>
                <w:webHidden/>
              </w:rPr>
              <w:fldChar w:fldCharType="begin"/>
            </w:r>
            <w:r>
              <w:rPr>
                <w:noProof/>
                <w:webHidden/>
              </w:rPr>
              <w:instrText xml:space="preserve"> PAGEREF _Toc56764260 \h </w:instrText>
            </w:r>
            <w:r>
              <w:rPr>
                <w:noProof/>
                <w:webHidden/>
              </w:rPr>
            </w:r>
          </w:ins>
          <w:r>
            <w:rPr>
              <w:noProof/>
              <w:webHidden/>
            </w:rPr>
            <w:fldChar w:fldCharType="separate"/>
          </w:r>
          <w:ins w:id="118" w:author="David Conklin" w:date="2020-11-20T11:30:00Z">
            <w:r>
              <w:rPr>
                <w:noProof/>
                <w:webHidden/>
              </w:rPr>
              <w:t>20</w:t>
            </w:r>
            <w:r>
              <w:rPr>
                <w:noProof/>
                <w:webHidden/>
              </w:rPr>
              <w:fldChar w:fldCharType="end"/>
            </w:r>
            <w:r w:rsidRPr="002F2067">
              <w:rPr>
                <w:rStyle w:val="Hyperlink"/>
                <w:noProof/>
              </w:rPr>
              <w:fldChar w:fldCharType="end"/>
            </w:r>
          </w:ins>
        </w:p>
        <w:p w14:paraId="60939DD4" w14:textId="38B2C7A2" w:rsidR="00D9019C" w:rsidRDefault="00D9019C">
          <w:pPr>
            <w:pStyle w:val="TOC2"/>
            <w:tabs>
              <w:tab w:val="right" w:leader="dot" w:pos="9350"/>
            </w:tabs>
            <w:rPr>
              <w:ins w:id="119" w:author="David Conklin" w:date="2020-11-20T11:30:00Z"/>
              <w:rFonts w:eastAsiaTheme="minorEastAsia"/>
              <w:noProof/>
            </w:rPr>
          </w:pPr>
          <w:ins w:id="12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"_Toc56764261"</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_Toc56764261 \h </w:instrText>
            </w:r>
            <w:r>
              <w:rPr>
                <w:noProof/>
                <w:webHidden/>
              </w:rPr>
            </w:r>
          </w:ins>
          <w:r>
            <w:rPr>
              <w:noProof/>
              <w:webHidden/>
            </w:rPr>
            <w:fldChar w:fldCharType="separate"/>
          </w:r>
          <w:ins w:id="121" w:author="David Conklin" w:date="2020-11-20T11:30:00Z">
            <w:r>
              <w:rPr>
                <w:noProof/>
                <w:webHidden/>
              </w:rPr>
              <w:t>21</w:t>
            </w:r>
            <w:r>
              <w:rPr>
                <w:noProof/>
                <w:webHidden/>
              </w:rPr>
              <w:fldChar w:fldCharType="end"/>
            </w:r>
            <w:r w:rsidRPr="002F2067">
              <w:rPr>
                <w:rStyle w:val="Hyperlink"/>
                <w:noProof/>
              </w:rPr>
              <w:fldChar w:fldCharType="end"/>
            </w:r>
          </w:ins>
        </w:p>
        <w:p w14:paraId="1A1AC48E" w14:textId="7D7EB34E" w:rsidR="00D9019C" w:rsidRDefault="00D9019C">
          <w:pPr>
            <w:pStyle w:val="TOC2"/>
            <w:tabs>
              <w:tab w:val="right" w:leader="dot" w:pos="9350"/>
            </w:tabs>
            <w:rPr>
              <w:ins w:id="122" w:author="David Conklin" w:date="2020-11-20T11:30:00Z"/>
              <w:rFonts w:eastAsiaTheme="minorEastAsia"/>
              <w:noProof/>
            </w:rPr>
          </w:pPr>
          <w:ins w:id="12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"_Toc56764262"</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Water temperature from thermal energy</w:t>
            </w:r>
            <w:r>
              <w:rPr>
                <w:noProof/>
                <w:webHidden/>
              </w:rPr>
              <w:tab/>
            </w:r>
            <w:r>
              <w:rPr>
                <w:noProof/>
                <w:webHidden/>
              </w:rPr>
              <w:fldChar w:fldCharType="begin"/>
            </w:r>
            <w:r>
              <w:rPr>
                <w:noProof/>
                <w:webHidden/>
              </w:rPr>
              <w:instrText xml:space="preserve"> PAGEREF _Toc56764262 \h </w:instrText>
            </w:r>
            <w:r>
              <w:rPr>
                <w:noProof/>
                <w:webHidden/>
              </w:rPr>
            </w:r>
          </w:ins>
          <w:r>
            <w:rPr>
              <w:noProof/>
              <w:webHidden/>
            </w:rPr>
            <w:fldChar w:fldCharType="separate"/>
          </w:r>
          <w:ins w:id="124" w:author="David Conklin" w:date="2020-11-20T11:30:00Z">
            <w:r>
              <w:rPr>
                <w:noProof/>
                <w:webHidden/>
              </w:rPr>
              <w:t>21</w:t>
            </w:r>
            <w:r>
              <w:rPr>
                <w:noProof/>
                <w:webHidden/>
              </w:rPr>
              <w:fldChar w:fldCharType="end"/>
            </w:r>
            <w:r w:rsidRPr="002F2067">
              <w:rPr>
                <w:rStyle w:val="Hyperlink"/>
                <w:noProof/>
              </w:rPr>
              <w:fldChar w:fldCharType="end"/>
            </w:r>
          </w:ins>
        </w:p>
        <w:p w14:paraId="0FF33CB4" w14:textId="4F64833C" w:rsidR="00D9019C" w:rsidRDefault="00D9019C">
          <w:pPr>
            <w:pStyle w:val="TOC2"/>
            <w:tabs>
              <w:tab w:val="right" w:leader="dot" w:pos="9350"/>
            </w:tabs>
            <w:rPr>
              <w:ins w:id="125" w:author="David Conklin" w:date="2020-11-20T11:30:00Z"/>
              <w:rFonts w:eastAsiaTheme="minorEastAsia"/>
              <w:noProof/>
            </w:rPr>
          </w:pPr>
          <w:ins w:id="12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"_Toc56764263"</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Initial conditions for Flow: the IC file</w:t>
            </w:r>
            <w:r>
              <w:rPr>
                <w:noProof/>
                <w:webHidden/>
              </w:rPr>
              <w:tab/>
            </w:r>
            <w:r>
              <w:rPr>
                <w:noProof/>
                <w:webHidden/>
              </w:rPr>
              <w:fldChar w:fldCharType="begin"/>
            </w:r>
            <w:r>
              <w:rPr>
                <w:noProof/>
                <w:webHidden/>
              </w:rPr>
              <w:instrText xml:space="preserve"> PAGEREF _Toc56764263 \h </w:instrText>
            </w:r>
            <w:r>
              <w:rPr>
                <w:noProof/>
                <w:webHidden/>
              </w:rPr>
            </w:r>
          </w:ins>
          <w:r>
            <w:rPr>
              <w:noProof/>
              <w:webHidden/>
            </w:rPr>
            <w:fldChar w:fldCharType="separate"/>
          </w:r>
          <w:ins w:id="127" w:author="David Conklin" w:date="2020-11-20T11:30:00Z">
            <w:r>
              <w:rPr>
                <w:noProof/>
                <w:webHidden/>
              </w:rPr>
              <w:t>21</w:t>
            </w:r>
            <w:r>
              <w:rPr>
                <w:noProof/>
                <w:webHidden/>
              </w:rPr>
              <w:fldChar w:fldCharType="end"/>
            </w:r>
            <w:r w:rsidRPr="002F2067">
              <w:rPr>
                <w:rStyle w:val="Hyperlink"/>
                <w:noProof/>
              </w:rPr>
              <w:fldChar w:fldCharType="end"/>
            </w:r>
          </w:ins>
        </w:p>
        <w:p w14:paraId="016C72F4" w14:textId="6EC06076" w:rsidR="00D9019C" w:rsidRDefault="00D9019C">
          <w:pPr>
            <w:pStyle w:val="TOC2"/>
            <w:tabs>
              <w:tab w:val="right" w:leader="dot" w:pos="9350"/>
            </w:tabs>
            <w:rPr>
              <w:ins w:id="128" w:author="David Conklin" w:date="2020-11-20T11:30:00Z"/>
              <w:rFonts w:eastAsiaTheme="minorEastAsia"/>
              <w:noProof/>
            </w:rPr>
          </w:pPr>
          <w:ins w:id="12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"_Toc56764264"</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Boundary conditions for stream water temperature</w:t>
            </w:r>
            <w:r>
              <w:rPr>
                <w:noProof/>
                <w:webHidden/>
              </w:rPr>
              <w:tab/>
            </w:r>
            <w:r>
              <w:rPr>
                <w:noProof/>
                <w:webHidden/>
              </w:rPr>
              <w:fldChar w:fldCharType="begin"/>
            </w:r>
            <w:r>
              <w:rPr>
                <w:noProof/>
                <w:webHidden/>
              </w:rPr>
              <w:instrText xml:space="preserve"> PAGEREF _Toc56764264 \h </w:instrText>
            </w:r>
            <w:r>
              <w:rPr>
                <w:noProof/>
                <w:webHidden/>
              </w:rPr>
            </w:r>
          </w:ins>
          <w:r>
            <w:rPr>
              <w:noProof/>
              <w:webHidden/>
            </w:rPr>
            <w:fldChar w:fldCharType="separate"/>
          </w:r>
          <w:ins w:id="130" w:author="David Conklin" w:date="2020-11-20T11:30:00Z">
            <w:r>
              <w:rPr>
                <w:noProof/>
                <w:webHidden/>
              </w:rPr>
              <w:t>22</w:t>
            </w:r>
            <w:r>
              <w:rPr>
                <w:noProof/>
                <w:webHidden/>
              </w:rPr>
              <w:fldChar w:fldCharType="end"/>
            </w:r>
            <w:r w:rsidRPr="002F2067">
              <w:rPr>
                <w:rStyle w:val="Hyperlink"/>
                <w:noProof/>
              </w:rPr>
              <w:fldChar w:fldCharType="end"/>
            </w:r>
          </w:ins>
        </w:p>
        <w:p w14:paraId="3882988A" w14:textId="612580E7" w:rsidR="00D9019C" w:rsidRDefault="00D9019C">
          <w:pPr>
            <w:pStyle w:val="TOC2"/>
            <w:tabs>
              <w:tab w:val="right" w:leader="dot" w:pos="9350"/>
            </w:tabs>
            <w:rPr>
              <w:ins w:id="131" w:author="David Conklin" w:date="2020-11-20T11:30:00Z"/>
              <w:rFonts w:eastAsiaTheme="minorEastAsia"/>
              <w:noProof/>
            </w:rPr>
          </w:pPr>
          <w:ins w:id="13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"_Toc56764265"</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Thermal stratification in reservoirs</w:t>
            </w:r>
            <w:r>
              <w:rPr>
                <w:noProof/>
                <w:webHidden/>
              </w:rPr>
              <w:tab/>
            </w:r>
            <w:r>
              <w:rPr>
                <w:noProof/>
                <w:webHidden/>
              </w:rPr>
              <w:fldChar w:fldCharType="begin"/>
            </w:r>
            <w:r>
              <w:rPr>
                <w:noProof/>
                <w:webHidden/>
              </w:rPr>
              <w:instrText xml:space="preserve"> PAGEREF _Toc56764265 \h </w:instrText>
            </w:r>
            <w:r>
              <w:rPr>
                <w:noProof/>
                <w:webHidden/>
              </w:rPr>
            </w:r>
          </w:ins>
          <w:r>
            <w:rPr>
              <w:noProof/>
              <w:webHidden/>
            </w:rPr>
            <w:fldChar w:fldCharType="separate"/>
          </w:r>
          <w:ins w:id="133" w:author="David Conklin" w:date="2020-11-20T11:30:00Z">
            <w:r>
              <w:rPr>
                <w:noProof/>
                <w:webHidden/>
              </w:rPr>
              <w:t>22</w:t>
            </w:r>
            <w:r>
              <w:rPr>
                <w:noProof/>
                <w:webHidden/>
              </w:rPr>
              <w:fldChar w:fldCharType="end"/>
            </w:r>
            <w:r w:rsidRPr="002F2067">
              <w:rPr>
                <w:rStyle w:val="Hyperlink"/>
                <w:noProof/>
              </w:rPr>
              <w:fldChar w:fldCharType="end"/>
            </w:r>
          </w:ins>
        </w:p>
        <w:p w14:paraId="0522ABD2" w14:textId="7A33FC45" w:rsidR="00D9019C" w:rsidRDefault="00D9019C">
          <w:pPr>
            <w:pStyle w:val="TOC2"/>
            <w:tabs>
              <w:tab w:val="right" w:leader="dot" w:pos="9350"/>
            </w:tabs>
            <w:rPr>
              <w:ins w:id="134" w:author="David Conklin" w:date="2020-11-20T11:30:00Z"/>
              <w:rFonts w:eastAsiaTheme="minorEastAsia"/>
              <w:noProof/>
            </w:rPr>
          </w:pPr>
          <w:ins w:id="13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"_Toc56764266"</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Thermal loading</w:t>
            </w:r>
            <w:r>
              <w:rPr>
                <w:noProof/>
                <w:webHidden/>
              </w:rPr>
              <w:tab/>
            </w:r>
            <w:r>
              <w:rPr>
                <w:noProof/>
                <w:webHidden/>
              </w:rPr>
              <w:fldChar w:fldCharType="begin"/>
            </w:r>
            <w:r>
              <w:rPr>
                <w:noProof/>
                <w:webHidden/>
              </w:rPr>
              <w:instrText xml:space="preserve"> PAGEREF _Toc56764266 \h </w:instrText>
            </w:r>
            <w:r>
              <w:rPr>
                <w:noProof/>
                <w:webHidden/>
              </w:rPr>
            </w:r>
          </w:ins>
          <w:r>
            <w:rPr>
              <w:noProof/>
              <w:webHidden/>
            </w:rPr>
            <w:fldChar w:fldCharType="separate"/>
          </w:r>
          <w:ins w:id="136" w:author="David Conklin" w:date="2020-11-20T11:30:00Z">
            <w:r>
              <w:rPr>
                <w:noProof/>
                <w:webHidden/>
              </w:rPr>
              <w:t>22</w:t>
            </w:r>
            <w:r>
              <w:rPr>
                <w:noProof/>
                <w:webHidden/>
              </w:rPr>
              <w:fldChar w:fldCharType="end"/>
            </w:r>
            <w:r w:rsidRPr="002F2067">
              <w:rPr>
                <w:rStyle w:val="Hyperlink"/>
                <w:noProof/>
              </w:rPr>
              <w:fldChar w:fldCharType="end"/>
            </w:r>
          </w:ins>
        </w:p>
        <w:p w14:paraId="1E265362" w14:textId="2C15721C" w:rsidR="00D9019C" w:rsidRDefault="00D9019C">
          <w:pPr>
            <w:pStyle w:val="TOC1"/>
            <w:tabs>
              <w:tab w:val="right" w:leader="dot" w:pos="9350"/>
            </w:tabs>
            <w:rPr>
              <w:ins w:id="137" w:author="David Conklin" w:date="2020-11-20T11:30:00Z"/>
              <w:rFonts w:eastAsiaTheme="minorEastAsia"/>
              <w:noProof/>
            </w:rPr>
          </w:pPr>
          <w:ins w:id="13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"_Toc56764267"</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Reservoir data</w:t>
            </w:r>
            <w:r>
              <w:rPr>
                <w:noProof/>
                <w:webHidden/>
              </w:rPr>
              <w:tab/>
            </w:r>
            <w:r>
              <w:rPr>
                <w:noProof/>
                <w:webHidden/>
              </w:rPr>
              <w:fldChar w:fldCharType="begin"/>
            </w:r>
            <w:r>
              <w:rPr>
                <w:noProof/>
                <w:webHidden/>
              </w:rPr>
              <w:instrText xml:space="preserve"> PAGEREF _Toc56764267 \h </w:instrText>
            </w:r>
            <w:r>
              <w:rPr>
                <w:noProof/>
                <w:webHidden/>
              </w:rPr>
            </w:r>
          </w:ins>
          <w:r>
            <w:rPr>
              <w:noProof/>
              <w:webHidden/>
            </w:rPr>
            <w:fldChar w:fldCharType="separate"/>
          </w:r>
          <w:ins w:id="139" w:author="David Conklin" w:date="2020-11-20T11:30:00Z">
            <w:r>
              <w:rPr>
                <w:noProof/>
                <w:webHidden/>
              </w:rPr>
              <w:t>24</w:t>
            </w:r>
            <w:r>
              <w:rPr>
                <w:noProof/>
                <w:webHidden/>
              </w:rPr>
              <w:fldChar w:fldCharType="end"/>
            </w:r>
            <w:r w:rsidRPr="002F2067">
              <w:rPr>
                <w:rStyle w:val="Hyperlink"/>
                <w:noProof/>
              </w:rPr>
              <w:fldChar w:fldCharType="end"/>
            </w:r>
          </w:ins>
        </w:p>
        <w:p w14:paraId="3F59A401" w14:textId="5110D6B5" w:rsidR="00D9019C" w:rsidRDefault="00D9019C">
          <w:pPr>
            <w:pStyle w:val="TOC2"/>
            <w:tabs>
              <w:tab w:val="right" w:leader="dot" w:pos="9350"/>
            </w:tabs>
            <w:rPr>
              <w:ins w:id="140" w:author="David Conklin" w:date="2020-11-20T11:30:00Z"/>
              <w:rFonts w:eastAsiaTheme="minorEastAsia"/>
              <w:noProof/>
            </w:rPr>
          </w:pPr>
          <w:ins w:id="14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"_Toc56764268"</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Reservoir data sources</w:t>
            </w:r>
            <w:r>
              <w:rPr>
                <w:noProof/>
                <w:webHidden/>
              </w:rPr>
              <w:tab/>
            </w:r>
            <w:r>
              <w:rPr>
                <w:noProof/>
                <w:webHidden/>
              </w:rPr>
              <w:fldChar w:fldCharType="begin"/>
            </w:r>
            <w:r>
              <w:rPr>
                <w:noProof/>
                <w:webHidden/>
              </w:rPr>
              <w:instrText xml:space="preserve"> PAGEREF _Toc56764268 \h </w:instrText>
            </w:r>
            <w:r>
              <w:rPr>
                <w:noProof/>
                <w:webHidden/>
              </w:rPr>
            </w:r>
          </w:ins>
          <w:r>
            <w:rPr>
              <w:noProof/>
              <w:webHidden/>
            </w:rPr>
            <w:fldChar w:fldCharType="separate"/>
          </w:r>
          <w:ins w:id="142" w:author="David Conklin" w:date="2020-11-20T11:30:00Z">
            <w:r>
              <w:rPr>
                <w:noProof/>
                <w:webHidden/>
              </w:rPr>
              <w:t>26</w:t>
            </w:r>
            <w:r>
              <w:rPr>
                <w:noProof/>
                <w:webHidden/>
              </w:rPr>
              <w:fldChar w:fldCharType="end"/>
            </w:r>
            <w:r w:rsidRPr="002F2067">
              <w:rPr>
                <w:rStyle w:val="Hyperlink"/>
                <w:noProof/>
              </w:rPr>
              <w:fldChar w:fldCharType="end"/>
            </w:r>
          </w:ins>
        </w:p>
        <w:p w14:paraId="6CF58630" w14:textId="1064A750" w:rsidR="00D9019C" w:rsidRDefault="00D9019C">
          <w:pPr>
            <w:pStyle w:val="TOC1"/>
            <w:tabs>
              <w:tab w:val="right" w:leader="dot" w:pos="9350"/>
            </w:tabs>
            <w:rPr>
              <w:ins w:id="143" w:author="David Conklin" w:date="2020-11-20T11:30:00Z"/>
              <w:rFonts w:eastAsiaTheme="minorEastAsia"/>
              <w:noProof/>
            </w:rPr>
          </w:pPr>
          <w:ins w:id="14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"_Toc56764269"</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_Toc56764269 \h </w:instrText>
            </w:r>
            <w:r>
              <w:rPr>
                <w:noProof/>
                <w:webHidden/>
              </w:rPr>
            </w:r>
          </w:ins>
          <w:r>
            <w:rPr>
              <w:noProof/>
              <w:webHidden/>
            </w:rPr>
            <w:fldChar w:fldCharType="separate"/>
          </w:r>
          <w:ins w:id="145" w:author="David Conklin" w:date="2020-11-20T11:30:00Z">
            <w:r>
              <w:rPr>
                <w:noProof/>
                <w:webHidden/>
              </w:rPr>
              <w:t>26</w:t>
            </w:r>
            <w:r>
              <w:rPr>
                <w:noProof/>
                <w:webHidden/>
              </w:rPr>
              <w:fldChar w:fldCharType="end"/>
            </w:r>
            <w:r w:rsidRPr="002F2067">
              <w:rPr>
                <w:rStyle w:val="Hyperlink"/>
                <w:noProof/>
              </w:rPr>
              <w:fldChar w:fldCharType="end"/>
            </w:r>
          </w:ins>
        </w:p>
        <w:p w14:paraId="2229D8C0" w14:textId="71CEEC23" w:rsidR="00D9019C" w:rsidRDefault="00D9019C">
          <w:pPr>
            <w:pStyle w:val="TOC2"/>
            <w:tabs>
              <w:tab w:val="right" w:leader="dot" w:pos="9350"/>
            </w:tabs>
            <w:rPr>
              <w:ins w:id="146" w:author="David Conklin" w:date="2020-11-20T11:30:00Z"/>
              <w:rFonts w:eastAsiaTheme="minorEastAsia"/>
              <w:noProof/>
            </w:rPr>
          </w:pPr>
          <w:ins w:id="14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"_Toc56764270"</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Limitations of subbasin simulations</w:t>
            </w:r>
            <w:r>
              <w:rPr>
                <w:noProof/>
                <w:webHidden/>
              </w:rPr>
              <w:tab/>
            </w:r>
            <w:r>
              <w:rPr>
                <w:noProof/>
                <w:webHidden/>
              </w:rPr>
              <w:fldChar w:fldCharType="begin"/>
            </w:r>
            <w:r>
              <w:rPr>
                <w:noProof/>
                <w:webHidden/>
              </w:rPr>
              <w:instrText xml:space="preserve"> PAGEREF _Toc56764270 \h </w:instrText>
            </w:r>
            <w:r>
              <w:rPr>
                <w:noProof/>
                <w:webHidden/>
              </w:rPr>
            </w:r>
          </w:ins>
          <w:r>
            <w:rPr>
              <w:noProof/>
              <w:webHidden/>
            </w:rPr>
            <w:fldChar w:fldCharType="separate"/>
          </w:r>
          <w:ins w:id="148" w:author="David Conklin" w:date="2020-11-20T11:30:00Z">
            <w:r>
              <w:rPr>
                <w:noProof/>
                <w:webHidden/>
              </w:rPr>
              <w:t>28</w:t>
            </w:r>
            <w:r>
              <w:rPr>
                <w:noProof/>
                <w:webHidden/>
              </w:rPr>
              <w:fldChar w:fldCharType="end"/>
            </w:r>
            <w:r w:rsidRPr="002F2067">
              <w:rPr>
                <w:rStyle w:val="Hyperlink"/>
                <w:noProof/>
              </w:rPr>
              <w:fldChar w:fldCharType="end"/>
            </w:r>
          </w:ins>
        </w:p>
        <w:p w14:paraId="3A6CF439" w14:textId="56B86629" w:rsidR="00D9019C" w:rsidRDefault="00D9019C">
          <w:pPr>
            <w:pStyle w:val="TOC1"/>
            <w:tabs>
              <w:tab w:val="right" w:leader="dot" w:pos="9350"/>
            </w:tabs>
            <w:rPr>
              <w:ins w:id="149" w:author="David Conklin" w:date="2020-11-20T11:30:00Z"/>
              <w:rFonts w:eastAsiaTheme="minorEastAsia"/>
              <w:noProof/>
            </w:rPr>
          </w:pPr>
          <w:ins w:id="15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"_Toc56764271"</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North Santiam study area</w:t>
            </w:r>
            <w:r>
              <w:rPr>
                <w:noProof/>
                <w:webHidden/>
              </w:rPr>
              <w:tab/>
            </w:r>
            <w:r>
              <w:rPr>
                <w:noProof/>
                <w:webHidden/>
              </w:rPr>
              <w:fldChar w:fldCharType="begin"/>
            </w:r>
            <w:r>
              <w:rPr>
                <w:noProof/>
                <w:webHidden/>
              </w:rPr>
              <w:instrText xml:space="preserve"> PAGEREF _Toc56764271 \h </w:instrText>
            </w:r>
            <w:r>
              <w:rPr>
                <w:noProof/>
                <w:webHidden/>
              </w:rPr>
            </w:r>
          </w:ins>
          <w:r>
            <w:rPr>
              <w:noProof/>
              <w:webHidden/>
            </w:rPr>
            <w:fldChar w:fldCharType="separate"/>
          </w:r>
          <w:ins w:id="151" w:author="David Conklin" w:date="2020-11-20T11:30:00Z">
            <w:r>
              <w:rPr>
                <w:noProof/>
                <w:webHidden/>
              </w:rPr>
              <w:t>28</w:t>
            </w:r>
            <w:r>
              <w:rPr>
                <w:noProof/>
                <w:webHidden/>
              </w:rPr>
              <w:fldChar w:fldCharType="end"/>
            </w:r>
            <w:r w:rsidRPr="002F2067">
              <w:rPr>
                <w:rStyle w:val="Hyperlink"/>
                <w:noProof/>
              </w:rPr>
              <w:fldChar w:fldCharType="end"/>
            </w:r>
          </w:ins>
        </w:p>
        <w:p w14:paraId="00E20A93" w14:textId="65BB9E9E" w:rsidR="00D9019C" w:rsidRDefault="00D9019C">
          <w:pPr>
            <w:pStyle w:val="TOC2"/>
            <w:tabs>
              <w:tab w:val="right" w:leader="dot" w:pos="9350"/>
            </w:tabs>
            <w:rPr>
              <w:ins w:id="152" w:author="David Conklin" w:date="2020-11-20T11:30:00Z"/>
              <w:rFonts w:eastAsiaTheme="minorEastAsia"/>
              <w:noProof/>
            </w:rPr>
          </w:pPr>
          <w:ins w:id="15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"_Toc56764272"</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_Toc56764272 \h </w:instrText>
            </w:r>
            <w:r>
              <w:rPr>
                <w:noProof/>
                <w:webHidden/>
              </w:rPr>
            </w:r>
          </w:ins>
          <w:r>
            <w:rPr>
              <w:noProof/>
              <w:webHidden/>
            </w:rPr>
            <w:fldChar w:fldCharType="separate"/>
          </w:r>
          <w:ins w:id="154" w:author="David Conklin" w:date="2020-11-20T11:30:00Z">
            <w:r>
              <w:rPr>
                <w:noProof/>
                <w:webHidden/>
              </w:rPr>
              <w:t>29</w:t>
            </w:r>
            <w:r>
              <w:rPr>
                <w:noProof/>
                <w:webHidden/>
              </w:rPr>
              <w:fldChar w:fldCharType="end"/>
            </w:r>
            <w:r w:rsidRPr="002F2067">
              <w:rPr>
                <w:rStyle w:val="Hyperlink"/>
                <w:noProof/>
              </w:rPr>
              <w:fldChar w:fldCharType="end"/>
            </w:r>
          </w:ins>
        </w:p>
        <w:p w14:paraId="7ABC5109" w14:textId="299E70D0" w:rsidR="00D9019C" w:rsidRDefault="00D9019C">
          <w:pPr>
            <w:pStyle w:val="TOC2"/>
            <w:tabs>
              <w:tab w:val="right" w:leader="dot" w:pos="9350"/>
            </w:tabs>
            <w:rPr>
              <w:ins w:id="155" w:author="David Conklin" w:date="2020-11-20T11:30:00Z"/>
              <w:rFonts w:eastAsiaTheme="minorEastAsia"/>
              <w:noProof/>
            </w:rPr>
          </w:pPr>
          <w:ins w:id="15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"_Toc56764273"</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Municipal water rights</w:t>
            </w:r>
            <w:r>
              <w:rPr>
                <w:noProof/>
                <w:webHidden/>
              </w:rPr>
              <w:tab/>
            </w:r>
            <w:r>
              <w:rPr>
                <w:noProof/>
                <w:webHidden/>
              </w:rPr>
              <w:fldChar w:fldCharType="begin"/>
            </w:r>
            <w:r>
              <w:rPr>
                <w:noProof/>
                <w:webHidden/>
              </w:rPr>
              <w:instrText xml:space="preserve"> PAGEREF _Toc56764273 \h </w:instrText>
            </w:r>
            <w:r>
              <w:rPr>
                <w:noProof/>
                <w:webHidden/>
              </w:rPr>
            </w:r>
          </w:ins>
          <w:r>
            <w:rPr>
              <w:noProof/>
              <w:webHidden/>
            </w:rPr>
            <w:fldChar w:fldCharType="separate"/>
          </w:r>
          <w:ins w:id="157" w:author="David Conklin" w:date="2020-11-20T11:30:00Z">
            <w:r>
              <w:rPr>
                <w:noProof/>
                <w:webHidden/>
              </w:rPr>
              <w:t>30</w:t>
            </w:r>
            <w:r>
              <w:rPr>
                <w:noProof/>
                <w:webHidden/>
              </w:rPr>
              <w:fldChar w:fldCharType="end"/>
            </w:r>
            <w:r w:rsidRPr="002F2067">
              <w:rPr>
                <w:rStyle w:val="Hyperlink"/>
                <w:noProof/>
              </w:rPr>
              <w:fldChar w:fldCharType="end"/>
            </w:r>
          </w:ins>
        </w:p>
        <w:p w14:paraId="257DC9D9" w14:textId="5D85C39B" w:rsidR="00D9019C" w:rsidRDefault="00D9019C">
          <w:pPr>
            <w:pStyle w:val="TOC1"/>
            <w:tabs>
              <w:tab w:val="right" w:leader="dot" w:pos="9350"/>
            </w:tabs>
            <w:rPr>
              <w:ins w:id="158" w:author="David Conklin" w:date="2020-11-20T11:30:00Z"/>
              <w:rFonts w:eastAsiaTheme="minorEastAsia"/>
              <w:noProof/>
            </w:rPr>
          </w:pPr>
          <w:ins w:id="15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"_Toc56764274"</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McKenzie Basin Wetlands Study</w:t>
            </w:r>
            <w:r>
              <w:rPr>
                <w:noProof/>
                <w:webHidden/>
              </w:rPr>
              <w:tab/>
            </w:r>
            <w:r>
              <w:rPr>
                <w:noProof/>
                <w:webHidden/>
              </w:rPr>
              <w:fldChar w:fldCharType="begin"/>
            </w:r>
            <w:r>
              <w:rPr>
                <w:noProof/>
                <w:webHidden/>
              </w:rPr>
              <w:instrText xml:space="preserve"> PAGEREF _Toc56764274 \h </w:instrText>
            </w:r>
            <w:r>
              <w:rPr>
                <w:noProof/>
                <w:webHidden/>
              </w:rPr>
            </w:r>
          </w:ins>
          <w:r>
            <w:rPr>
              <w:noProof/>
              <w:webHidden/>
            </w:rPr>
            <w:fldChar w:fldCharType="separate"/>
          </w:r>
          <w:ins w:id="160" w:author="David Conklin" w:date="2020-11-20T11:30:00Z">
            <w:r>
              <w:rPr>
                <w:noProof/>
                <w:webHidden/>
              </w:rPr>
              <w:t>30</w:t>
            </w:r>
            <w:r>
              <w:rPr>
                <w:noProof/>
                <w:webHidden/>
              </w:rPr>
              <w:fldChar w:fldCharType="end"/>
            </w:r>
            <w:r w:rsidRPr="002F2067">
              <w:rPr>
                <w:rStyle w:val="Hyperlink"/>
                <w:noProof/>
              </w:rPr>
              <w:fldChar w:fldCharType="end"/>
            </w:r>
          </w:ins>
        </w:p>
        <w:p w14:paraId="65B54759" w14:textId="56151988" w:rsidR="00D9019C" w:rsidRDefault="00D9019C">
          <w:pPr>
            <w:pStyle w:val="TOC2"/>
            <w:tabs>
              <w:tab w:val="right" w:leader="dot" w:pos="9350"/>
            </w:tabs>
            <w:rPr>
              <w:ins w:id="161" w:author="David Conklin" w:date="2020-11-20T11:30:00Z"/>
              <w:rFonts w:eastAsiaTheme="minorEastAsia"/>
              <w:noProof/>
            </w:rPr>
          </w:pPr>
          <w:ins w:id="16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"_Toc56764275"</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Project Overview</w:t>
            </w:r>
            <w:r>
              <w:rPr>
                <w:noProof/>
                <w:webHidden/>
              </w:rPr>
              <w:tab/>
            </w:r>
            <w:r>
              <w:rPr>
                <w:noProof/>
                <w:webHidden/>
              </w:rPr>
              <w:fldChar w:fldCharType="begin"/>
            </w:r>
            <w:r>
              <w:rPr>
                <w:noProof/>
                <w:webHidden/>
              </w:rPr>
              <w:instrText xml:space="preserve"> PAGEREF _Toc56764275 \h </w:instrText>
            </w:r>
            <w:r>
              <w:rPr>
                <w:noProof/>
                <w:webHidden/>
              </w:rPr>
            </w:r>
          </w:ins>
          <w:r>
            <w:rPr>
              <w:noProof/>
              <w:webHidden/>
            </w:rPr>
            <w:fldChar w:fldCharType="separate"/>
          </w:r>
          <w:ins w:id="163" w:author="David Conklin" w:date="2020-11-20T11:30:00Z">
            <w:r>
              <w:rPr>
                <w:noProof/>
                <w:webHidden/>
              </w:rPr>
              <w:t>30</w:t>
            </w:r>
            <w:r>
              <w:rPr>
                <w:noProof/>
                <w:webHidden/>
              </w:rPr>
              <w:fldChar w:fldCharType="end"/>
            </w:r>
            <w:r w:rsidRPr="002F2067">
              <w:rPr>
                <w:rStyle w:val="Hyperlink"/>
                <w:noProof/>
              </w:rPr>
              <w:fldChar w:fldCharType="end"/>
            </w:r>
          </w:ins>
        </w:p>
        <w:p w14:paraId="767F000A" w14:textId="08BBD886" w:rsidR="00D9019C" w:rsidRDefault="00D9019C">
          <w:pPr>
            <w:pStyle w:val="TOC2"/>
            <w:tabs>
              <w:tab w:val="right" w:leader="dot" w:pos="9350"/>
            </w:tabs>
            <w:rPr>
              <w:ins w:id="164" w:author="David Conklin" w:date="2020-11-20T11:30:00Z"/>
              <w:rFonts w:eastAsiaTheme="minorEastAsia"/>
              <w:noProof/>
            </w:rPr>
          </w:pPr>
          <w:ins w:id="16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"_Toc56764276"</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Model and Simulation Overview</w:t>
            </w:r>
            <w:r>
              <w:rPr>
                <w:noProof/>
                <w:webHidden/>
              </w:rPr>
              <w:tab/>
            </w:r>
            <w:r>
              <w:rPr>
                <w:noProof/>
                <w:webHidden/>
              </w:rPr>
              <w:fldChar w:fldCharType="begin"/>
            </w:r>
            <w:r>
              <w:rPr>
                <w:noProof/>
                <w:webHidden/>
              </w:rPr>
              <w:instrText xml:space="preserve"> PAGEREF _Toc56764276 \h </w:instrText>
            </w:r>
            <w:r>
              <w:rPr>
                <w:noProof/>
                <w:webHidden/>
              </w:rPr>
            </w:r>
          </w:ins>
          <w:r>
            <w:rPr>
              <w:noProof/>
              <w:webHidden/>
            </w:rPr>
            <w:fldChar w:fldCharType="separate"/>
          </w:r>
          <w:ins w:id="166" w:author="David Conklin" w:date="2020-11-20T11:30:00Z">
            <w:r>
              <w:rPr>
                <w:noProof/>
                <w:webHidden/>
              </w:rPr>
              <w:t>32</w:t>
            </w:r>
            <w:r>
              <w:rPr>
                <w:noProof/>
                <w:webHidden/>
              </w:rPr>
              <w:fldChar w:fldCharType="end"/>
            </w:r>
            <w:r w:rsidRPr="002F2067">
              <w:rPr>
                <w:rStyle w:val="Hyperlink"/>
                <w:noProof/>
              </w:rPr>
              <w:fldChar w:fldCharType="end"/>
            </w:r>
          </w:ins>
        </w:p>
        <w:p w14:paraId="01317041" w14:textId="7821AB2E" w:rsidR="00D9019C" w:rsidRDefault="00D9019C">
          <w:pPr>
            <w:pStyle w:val="TOC2"/>
            <w:tabs>
              <w:tab w:val="right" w:leader="dot" w:pos="9350"/>
            </w:tabs>
            <w:rPr>
              <w:ins w:id="167" w:author="David Conklin" w:date="2020-11-20T11:30:00Z"/>
              <w:rFonts w:eastAsiaTheme="minorEastAsia"/>
              <w:noProof/>
            </w:rPr>
          </w:pPr>
          <w:ins w:id="16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"_Toc56764277"</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_Toc56764277 \h </w:instrText>
            </w:r>
            <w:r>
              <w:rPr>
                <w:noProof/>
                <w:webHidden/>
              </w:rPr>
            </w:r>
          </w:ins>
          <w:r>
            <w:rPr>
              <w:noProof/>
              <w:webHidden/>
            </w:rPr>
            <w:fldChar w:fldCharType="separate"/>
          </w:r>
          <w:ins w:id="169" w:author="David Conklin" w:date="2020-11-20T11:30:00Z">
            <w:r>
              <w:rPr>
                <w:noProof/>
                <w:webHidden/>
              </w:rPr>
              <w:t>33</w:t>
            </w:r>
            <w:r>
              <w:rPr>
                <w:noProof/>
                <w:webHidden/>
              </w:rPr>
              <w:fldChar w:fldCharType="end"/>
            </w:r>
            <w:r w:rsidRPr="002F2067">
              <w:rPr>
                <w:rStyle w:val="Hyperlink"/>
                <w:noProof/>
              </w:rPr>
              <w:fldChar w:fldCharType="end"/>
            </w:r>
          </w:ins>
        </w:p>
        <w:p w14:paraId="60AC2163" w14:textId="7ECA790E" w:rsidR="00D9019C" w:rsidRDefault="00D9019C">
          <w:pPr>
            <w:pStyle w:val="TOC2"/>
            <w:tabs>
              <w:tab w:val="right" w:leader="dot" w:pos="9350"/>
            </w:tabs>
            <w:rPr>
              <w:ins w:id="170" w:author="David Conklin" w:date="2020-11-20T11:30:00Z"/>
              <w:rFonts w:eastAsiaTheme="minorEastAsia"/>
              <w:noProof/>
            </w:rPr>
          </w:pPr>
          <w:ins w:id="17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"_Toc56764278"</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Data changes for better representation of wetlands</w:t>
            </w:r>
            <w:r>
              <w:rPr>
                <w:noProof/>
                <w:webHidden/>
              </w:rPr>
              <w:tab/>
            </w:r>
            <w:r>
              <w:rPr>
                <w:noProof/>
                <w:webHidden/>
              </w:rPr>
              <w:fldChar w:fldCharType="begin"/>
            </w:r>
            <w:r>
              <w:rPr>
                <w:noProof/>
                <w:webHidden/>
              </w:rPr>
              <w:instrText xml:space="preserve"> PAGEREF _Toc56764278 \h </w:instrText>
            </w:r>
            <w:r>
              <w:rPr>
                <w:noProof/>
                <w:webHidden/>
              </w:rPr>
            </w:r>
          </w:ins>
          <w:r>
            <w:rPr>
              <w:noProof/>
              <w:webHidden/>
            </w:rPr>
            <w:fldChar w:fldCharType="separate"/>
          </w:r>
          <w:ins w:id="172" w:author="David Conklin" w:date="2020-11-20T11:30:00Z">
            <w:r>
              <w:rPr>
                <w:noProof/>
                <w:webHidden/>
              </w:rPr>
              <w:t>33</w:t>
            </w:r>
            <w:r>
              <w:rPr>
                <w:noProof/>
                <w:webHidden/>
              </w:rPr>
              <w:fldChar w:fldCharType="end"/>
            </w:r>
            <w:r w:rsidRPr="002F2067">
              <w:rPr>
                <w:rStyle w:val="Hyperlink"/>
                <w:noProof/>
              </w:rPr>
              <w:fldChar w:fldCharType="end"/>
            </w:r>
          </w:ins>
        </w:p>
        <w:p w14:paraId="4689C083" w14:textId="49FAF678" w:rsidR="00D9019C" w:rsidRDefault="00D9019C">
          <w:pPr>
            <w:pStyle w:val="TOC2"/>
            <w:tabs>
              <w:tab w:val="right" w:leader="dot" w:pos="9350"/>
            </w:tabs>
            <w:rPr>
              <w:ins w:id="173" w:author="David Conklin" w:date="2020-11-20T11:30:00Z"/>
              <w:rFonts w:eastAsiaTheme="minorEastAsia"/>
              <w:noProof/>
            </w:rPr>
          </w:pPr>
          <w:ins w:id="17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"_Toc56764279"</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Projection, Calendar, and Units</w:t>
            </w:r>
            <w:r>
              <w:rPr>
                <w:noProof/>
                <w:webHidden/>
              </w:rPr>
              <w:tab/>
            </w:r>
            <w:r>
              <w:rPr>
                <w:noProof/>
                <w:webHidden/>
              </w:rPr>
              <w:fldChar w:fldCharType="begin"/>
            </w:r>
            <w:r>
              <w:rPr>
                <w:noProof/>
                <w:webHidden/>
              </w:rPr>
              <w:instrText xml:space="preserve"> PAGEREF _Toc56764279 \h </w:instrText>
            </w:r>
            <w:r>
              <w:rPr>
                <w:noProof/>
                <w:webHidden/>
              </w:rPr>
            </w:r>
          </w:ins>
          <w:r>
            <w:rPr>
              <w:noProof/>
              <w:webHidden/>
            </w:rPr>
            <w:fldChar w:fldCharType="separate"/>
          </w:r>
          <w:ins w:id="175" w:author="David Conklin" w:date="2020-11-20T11:30:00Z">
            <w:r>
              <w:rPr>
                <w:noProof/>
                <w:webHidden/>
              </w:rPr>
              <w:t>34</w:t>
            </w:r>
            <w:r>
              <w:rPr>
                <w:noProof/>
                <w:webHidden/>
              </w:rPr>
              <w:fldChar w:fldCharType="end"/>
            </w:r>
            <w:r w:rsidRPr="002F2067">
              <w:rPr>
                <w:rStyle w:val="Hyperlink"/>
                <w:noProof/>
              </w:rPr>
              <w:fldChar w:fldCharType="end"/>
            </w:r>
          </w:ins>
        </w:p>
        <w:p w14:paraId="2DAB35F6" w14:textId="795D2DE7" w:rsidR="00D9019C" w:rsidRDefault="00D9019C">
          <w:pPr>
            <w:pStyle w:val="TOC2"/>
            <w:tabs>
              <w:tab w:val="right" w:leader="dot" w:pos="9350"/>
            </w:tabs>
            <w:rPr>
              <w:ins w:id="176" w:author="David Conklin" w:date="2020-11-20T11:30:00Z"/>
              <w:rFonts w:eastAsiaTheme="minorEastAsia"/>
              <w:noProof/>
            </w:rPr>
          </w:pPr>
          <w:ins w:id="17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"_Toc56764280"</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Simulation of changes in wetlands over time</w:t>
            </w:r>
            <w:r>
              <w:rPr>
                <w:noProof/>
                <w:webHidden/>
              </w:rPr>
              <w:tab/>
            </w:r>
            <w:r>
              <w:rPr>
                <w:noProof/>
                <w:webHidden/>
              </w:rPr>
              <w:fldChar w:fldCharType="begin"/>
            </w:r>
            <w:r>
              <w:rPr>
                <w:noProof/>
                <w:webHidden/>
              </w:rPr>
              <w:instrText xml:space="preserve"> PAGEREF _Toc56764280 \h </w:instrText>
            </w:r>
            <w:r>
              <w:rPr>
                <w:noProof/>
                <w:webHidden/>
              </w:rPr>
            </w:r>
          </w:ins>
          <w:r>
            <w:rPr>
              <w:noProof/>
              <w:webHidden/>
            </w:rPr>
            <w:fldChar w:fldCharType="separate"/>
          </w:r>
          <w:ins w:id="178" w:author="David Conklin" w:date="2020-11-20T11:30:00Z">
            <w:r>
              <w:rPr>
                <w:noProof/>
                <w:webHidden/>
              </w:rPr>
              <w:t>34</w:t>
            </w:r>
            <w:r>
              <w:rPr>
                <w:noProof/>
                <w:webHidden/>
              </w:rPr>
              <w:fldChar w:fldCharType="end"/>
            </w:r>
            <w:r w:rsidRPr="002F2067">
              <w:rPr>
                <w:rStyle w:val="Hyperlink"/>
                <w:noProof/>
              </w:rPr>
              <w:fldChar w:fldCharType="end"/>
            </w:r>
          </w:ins>
        </w:p>
        <w:p w14:paraId="1C41E613" w14:textId="0A8C297A" w:rsidR="00D9019C" w:rsidRDefault="00D9019C">
          <w:pPr>
            <w:pStyle w:val="TOC2"/>
            <w:tabs>
              <w:tab w:val="right" w:leader="dot" w:pos="9350"/>
            </w:tabs>
            <w:rPr>
              <w:ins w:id="179" w:author="David Conklin" w:date="2020-11-20T11:30:00Z"/>
              <w:rFonts w:eastAsiaTheme="minorEastAsia"/>
              <w:noProof/>
            </w:rPr>
          </w:pPr>
          <w:ins w:id="18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"_Toc56764281"</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How wetlands are represented in the model</w:t>
            </w:r>
            <w:r>
              <w:rPr>
                <w:noProof/>
                <w:webHidden/>
              </w:rPr>
              <w:tab/>
            </w:r>
            <w:r>
              <w:rPr>
                <w:noProof/>
                <w:webHidden/>
              </w:rPr>
              <w:fldChar w:fldCharType="begin"/>
            </w:r>
            <w:r>
              <w:rPr>
                <w:noProof/>
                <w:webHidden/>
              </w:rPr>
              <w:instrText xml:space="preserve"> PAGEREF _Toc56764281 \h </w:instrText>
            </w:r>
            <w:r>
              <w:rPr>
                <w:noProof/>
                <w:webHidden/>
              </w:rPr>
            </w:r>
          </w:ins>
          <w:r>
            <w:rPr>
              <w:noProof/>
              <w:webHidden/>
            </w:rPr>
            <w:fldChar w:fldCharType="separate"/>
          </w:r>
          <w:ins w:id="181" w:author="David Conklin" w:date="2020-11-20T11:30:00Z">
            <w:r>
              <w:rPr>
                <w:noProof/>
                <w:webHidden/>
              </w:rPr>
              <w:t>34</w:t>
            </w:r>
            <w:r>
              <w:rPr>
                <w:noProof/>
                <w:webHidden/>
              </w:rPr>
              <w:fldChar w:fldCharType="end"/>
            </w:r>
            <w:r w:rsidRPr="002F2067">
              <w:rPr>
                <w:rStyle w:val="Hyperlink"/>
                <w:noProof/>
              </w:rPr>
              <w:fldChar w:fldCharType="end"/>
            </w:r>
          </w:ins>
        </w:p>
        <w:p w14:paraId="27243A39" w14:textId="52AB6266" w:rsidR="00D9019C" w:rsidRDefault="00D9019C">
          <w:pPr>
            <w:pStyle w:val="TOC2"/>
            <w:tabs>
              <w:tab w:val="right" w:leader="dot" w:pos="9350"/>
            </w:tabs>
            <w:rPr>
              <w:ins w:id="182" w:author="David Conklin" w:date="2020-11-20T11:30:00Z"/>
              <w:rFonts w:eastAsiaTheme="minorEastAsia"/>
              <w:noProof/>
            </w:rPr>
          </w:pPr>
          <w:ins w:id="18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"_Toc56764282"</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Attributes of interest in the wetlands study</w:t>
            </w:r>
            <w:r>
              <w:rPr>
                <w:noProof/>
                <w:webHidden/>
              </w:rPr>
              <w:tab/>
            </w:r>
            <w:r>
              <w:rPr>
                <w:noProof/>
                <w:webHidden/>
              </w:rPr>
              <w:fldChar w:fldCharType="begin"/>
            </w:r>
            <w:r>
              <w:rPr>
                <w:noProof/>
                <w:webHidden/>
              </w:rPr>
              <w:instrText xml:space="preserve"> PAGEREF _Toc56764282 \h </w:instrText>
            </w:r>
            <w:r>
              <w:rPr>
                <w:noProof/>
                <w:webHidden/>
              </w:rPr>
            </w:r>
          </w:ins>
          <w:r>
            <w:rPr>
              <w:noProof/>
              <w:webHidden/>
            </w:rPr>
            <w:fldChar w:fldCharType="separate"/>
          </w:r>
          <w:ins w:id="184" w:author="David Conklin" w:date="2020-11-20T11:30:00Z">
            <w:r>
              <w:rPr>
                <w:noProof/>
                <w:webHidden/>
              </w:rPr>
              <w:t>36</w:t>
            </w:r>
            <w:r>
              <w:rPr>
                <w:noProof/>
                <w:webHidden/>
              </w:rPr>
              <w:fldChar w:fldCharType="end"/>
            </w:r>
            <w:r w:rsidRPr="002F2067">
              <w:rPr>
                <w:rStyle w:val="Hyperlink"/>
                <w:noProof/>
              </w:rPr>
              <w:fldChar w:fldCharType="end"/>
            </w:r>
          </w:ins>
        </w:p>
        <w:p w14:paraId="33DA75F3" w14:textId="3A12DD02" w:rsidR="00D9019C" w:rsidRDefault="00D9019C">
          <w:pPr>
            <w:pStyle w:val="TOC2"/>
            <w:tabs>
              <w:tab w:val="right" w:leader="dot" w:pos="9350"/>
            </w:tabs>
            <w:rPr>
              <w:ins w:id="185" w:author="David Conklin" w:date="2020-11-20T11:30:00Z"/>
              <w:rFonts w:eastAsiaTheme="minorEastAsia"/>
              <w:noProof/>
            </w:rPr>
          </w:pPr>
          <w:ins w:id="18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"_Toc56764283"</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A WETNESS attribute</w:t>
            </w:r>
            <w:r>
              <w:rPr>
                <w:noProof/>
                <w:webHidden/>
              </w:rPr>
              <w:tab/>
            </w:r>
            <w:r>
              <w:rPr>
                <w:noProof/>
                <w:webHidden/>
              </w:rPr>
              <w:fldChar w:fldCharType="begin"/>
            </w:r>
            <w:r>
              <w:rPr>
                <w:noProof/>
                <w:webHidden/>
              </w:rPr>
              <w:instrText xml:space="preserve"> PAGEREF _Toc56764283 \h </w:instrText>
            </w:r>
            <w:r>
              <w:rPr>
                <w:noProof/>
                <w:webHidden/>
              </w:rPr>
            </w:r>
          </w:ins>
          <w:r>
            <w:rPr>
              <w:noProof/>
              <w:webHidden/>
            </w:rPr>
            <w:fldChar w:fldCharType="separate"/>
          </w:r>
          <w:ins w:id="187" w:author="David Conklin" w:date="2020-11-20T11:30:00Z">
            <w:r>
              <w:rPr>
                <w:noProof/>
                <w:webHidden/>
              </w:rPr>
              <w:t>36</w:t>
            </w:r>
            <w:r>
              <w:rPr>
                <w:noProof/>
                <w:webHidden/>
              </w:rPr>
              <w:fldChar w:fldCharType="end"/>
            </w:r>
            <w:r w:rsidRPr="002F2067">
              <w:rPr>
                <w:rStyle w:val="Hyperlink"/>
                <w:noProof/>
              </w:rPr>
              <w:fldChar w:fldCharType="end"/>
            </w:r>
          </w:ins>
        </w:p>
        <w:p w14:paraId="5EEBAB90" w14:textId="2A915DFF" w:rsidR="00D9019C" w:rsidRDefault="00D9019C">
          <w:pPr>
            <w:pStyle w:val="TOC2"/>
            <w:tabs>
              <w:tab w:val="right" w:leader="dot" w:pos="9350"/>
            </w:tabs>
            <w:rPr>
              <w:ins w:id="188" w:author="David Conklin" w:date="2020-11-20T11:30:00Z"/>
              <w:rFonts w:eastAsiaTheme="minorEastAsia"/>
              <w:noProof/>
            </w:rPr>
          </w:pPr>
          <w:ins w:id="18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"_Toc56764284"</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_Toc56764284 \h </w:instrText>
            </w:r>
            <w:r>
              <w:rPr>
                <w:noProof/>
                <w:webHidden/>
              </w:rPr>
            </w:r>
          </w:ins>
          <w:r>
            <w:rPr>
              <w:noProof/>
              <w:webHidden/>
            </w:rPr>
            <w:fldChar w:fldCharType="separate"/>
          </w:r>
          <w:ins w:id="190" w:author="David Conklin" w:date="2020-11-20T11:30:00Z">
            <w:r>
              <w:rPr>
                <w:noProof/>
                <w:webHidden/>
              </w:rPr>
              <w:t>37</w:t>
            </w:r>
            <w:r>
              <w:rPr>
                <w:noProof/>
                <w:webHidden/>
              </w:rPr>
              <w:fldChar w:fldCharType="end"/>
            </w:r>
            <w:r w:rsidRPr="002F2067">
              <w:rPr>
                <w:rStyle w:val="Hyperlink"/>
                <w:noProof/>
              </w:rPr>
              <w:fldChar w:fldCharType="end"/>
            </w:r>
          </w:ins>
        </w:p>
        <w:p w14:paraId="1221ADAC" w14:textId="0AF2AF03" w:rsidR="00D9019C" w:rsidRDefault="00D9019C">
          <w:pPr>
            <w:pStyle w:val="TOC3"/>
            <w:tabs>
              <w:tab w:val="right" w:leader="dot" w:pos="9350"/>
            </w:tabs>
            <w:rPr>
              <w:ins w:id="191" w:author="David Conklin" w:date="2020-11-20T11:30:00Z"/>
              <w:rFonts w:eastAsiaTheme="minorEastAsia"/>
              <w:noProof/>
            </w:rPr>
          </w:pPr>
          <w:ins w:id="192" w:author="David Conklin" w:date="2020-11-20T11:30:00Z">
            <w:r w:rsidRPr="002F2067">
              <w:rPr>
                <w:rStyle w:val="Hyperlink"/>
                <w:noProof/>
              </w:rPr>
              <w:lastRenderedPageBreak/>
              <w:fldChar w:fldCharType="begin"/>
            </w:r>
            <w:r w:rsidRPr="002F2067">
              <w:rPr>
                <w:rStyle w:val="Hyperlink"/>
                <w:noProof/>
              </w:rPr>
              <w:instrText xml:space="preserve"> </w:instrText>
            </w:r>
            <w:r>
              <w:rPr>
                <w:noProof/>
              </w:rPr>
              <w:instrText>HYPERLINK \l "_Toc56764285"</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Wetland IDU parameters</w:t>
            </w:r>
            <w:r>
              <w:rPr>
                <w:noProof/>
                <w:webHidden/>
              </w:rPr>
              <w:tab/>
            </w:r>
            <w:r>
              <w:rPr>
                <w:noProof/>
                <w:webHidden/>
              </w:rPr>
              <w:fldChar w:fldCharType="begin"/>
            </w:r>
            <w:r>
              <w:rPr>
                <w:noProof/>
                <w:webHidden/>
              </w:rPr>
              <w:instrText xml:space="preserve"> PAGEREF _Toc56764285 \h </w:instrText>
            </w:r>
            <w:r>
              <w:rPr>
                <w:noProof/>
                <w:webHidden/>
              </w:rPr>
            </w:r>
          </w:ins>
          <w:r>
            <w:rPr>
              <w:noProof/>
              <w:webHidden/>
            </w:rPr>
            <w:fldChar w:fldCharType="separate"/>
          </w:r>
          <w:ins w:id="193" w:author="David Conklin" w:date="2020-11-20T11:30:00Z">
            <w:r>
              <w:rPr>
                <w:noProof/>
                <w:webHidden/>
              </w:rPr>
              <w:t>37</w:t>
            </w:r>
            <w:r>
              <w:rPr>
                <w:noProof/>
                <w:webHidden/>
              </w:rPr>
              <w:fldChar w:fldCharType="end"/>
            </w:r>
            <w:r w:rsidRPr="002F2067">
              <w:rPr>
                <w:rStyle w:val="Hyperlink"/>
                <w:noProof/>
              </w:rPr>
              <w:fldChar w:fldCharType="end"/>
            </w:r>
          </w:ins>
        </w:p>
        <w:p w14:paraId="31106AB7" w14:textId="01939244" w:rsidR="00D9019C" w:rsidRDefault="00D9019C">
          <w:pPr>
            <w:pStyle w:val="TOC3"/>
            <w:tabs>
              <w:tab w:val="right" w:leader="dot" w:pos="9350"/>
            </w:tabs>
            <w:rPr>
              <w:ins w:id="194" w:author="David Conklin" w:date="2020-11-20T11:30:00Z"/>
              <w:rFonts w:eastAsiaTheme="minorEastAsia"/>
              <w:noProof/>
            </w:rPr>
          </w:pPr>
          <w:ins w:id="19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"_Toc56764286"</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Reach parameters</w:t>
            </w:r>
            <w:r>
              <w:rPr>
                <w:noProof/>
                <w:webHidden/>
              </w:rPr>
              <w:tab/>
            </w:r>
            <w:r>
              <w:rPr>
                <w:noProof/>
                <w:webHidden/>
              </w:rPr>
              <w:fldChar w:fldCharType="begin"/>
            </w:r>
            <w:r>
              <w:rPr>
                <w:noProof/>
                <w:webHidden/>
              </w:rPr>
              <w:instrText xml:space="preserve"> PAGEREF _Toc56764286 \h </w:instrText>
            </w:r>
            <w:r>
              <w:rPr>
                <w:noProof/>
                <w:webHidden/>
              </w:rPr>
            </w:r>
          </w:ins>
          <w:r>
            <w:rPr>
              <w:noProof/>
              <w:webHidden/>
            </w:rPr>
            <w:fldChar w:fldCharType="separate"/>
          </w:r>
          <w:ins w:id="196" w:author="David Conklin" w:date="2020-11-20T11:30:00Z">
            <w:r>
              <w:rPr>
                <w:noProof/>
                <w:webHidden/>
              </w:rPr>
              <w:t>37</w:t>
            </w:r>
            <w:r>
              <w:rPr>
                <w:noProof/>
                <w:webHidden/>
              </w:rPr>
              <w:fldChar w:fldCharType="end"/>
            </w:r>
            <w:r w:rsidRPr="002F2067">
              <w:rPr>
                <w:rStyle w:val="Hyperlink"/>
                <w:noProof/>
              </w:rPr>
              <w:fldChar w:fldCharType="end"/>
            </w:r>
          </w:ins>
        </w:p>
        <w:p w14:paraId="5DDAB00B" w14:textId="08660253" w:rsidR="00D9019C" w:rsidRDefault="00D9019C">
          <w:pPr>
            <w:pStyle w:val="TOC2"/>
            <w:tabs>
              <w:tab w:val="right" w:leader="dot" w:pos="9350"/>
            </w:tabs>
            <w:rPr>
              <w:ins w:id="197" w:author="David Conklin" w:date="2020-11-20T11:30:00Z"/>
              <w:rFonts w:eastAsiaTheme="minorEastAsia"/>
              <w:noProof/>
            </w:rPr>
          </w:pPr>
          <w:ins w:id="19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"_Toc56764287"</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Loss (or gain) of wetlands</w:t>
            </w:r>
            <w:r>
              <w:rPr>
                <w:noProof/>
                <w:webHidden/>
              </w:rPr>
              <w:tab/>
            </w:r>
            <w:r>
              <w:rPr>
                <w:noProof/>
                <w:webHidden/>
              </w:rPr>
              <w:fldChar w:fldCharType="begin"/>
            </w:r>
            <w:r>
              <w:rPr>
                <w:noProof/>
                <w:webHidden/>
              </w:rPr>
              <w:instrText xml:space="preserve"> PAGEREF _Toc56764287 \h </w:instrText>
            </w:r>
            <w:r>
              <w:rPr>
                <w:noProof/>
                <w:webHidden/>
              </w:rPr>
            </w:r>
          </w:ins>
          <w:r>
            <w:rPr>
              <w:noProof/>
              <w:webHidden/>
            </w:rPr>
            <w:fldChar w:fldCharType="separate"/>
          </w:r>
          <w:ins w:id="199" w:author="David Conklin" w:date="2020-11-20T11:30:00Z">
            <w:r>
              <w:rPr>
                <w:noProof/>
                <w:webHidden/>
              </w:rPr>
              <w:t>38</w:t>
            </w:r>
            <w:r>
              <w:rPr>
                <w:noProof/>
                <w:webHidden/>
              </w:rPr>
              <w:fldChar w:fldCharType="end"/>
            </w:r>
            <w:r w:rsidRPr="002F2067">
              <w:rPr>
                <w:rStyle w:val="Hyperlink"/>
                <w:noProof/>
              </w:rPr>
              <w:fldChar w:fldCharType="end"/>
            </w:r>
          </w:ins>
        </w:p>
        <w:p w14:paraId="29A06D5D" w14:textId="3723F532" w:rsidR="00D9019C" w:rsidRDefault="00D9019C">
          <w:pPr>
            <w:pStyle w:val="TOC2"/>
            <w:tabs>
              <w:tab w:val="right" w:leader="dot" w:pos="9350"/>
            </w:tabs>
            <w:rPr>
              <w:ins w:id="200" w:author="David Conklin" w:date="2020-11-20T11:30:00Z"/>
              <w:rFonts w:eastAsiaTheme="minorEastAsia"/>
              <w:noProof/>
            </w:rPr>
          </w:pPr>
          <w:ins w:id="20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"_Toc56764288"</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Reality check</w:t>
            </w:r>
            <w:r>
              <w:rPr>
                <w:noProof/>
                <w:webHidden/>
              </w:rPr>
              <w:tab/>
            </w:r>
            <w:r>
              <w:rPr>
                <w:noProof/>
                <w:webHidden/>
              </w:rPr>
              <w:fldChar w:fldCharType="begin"/>
            </w:r>
            <w:r>
              <w:rPr>
                <w:noProof/>
                <w:webHidden/>
              </w:rPr>
              <w:instrText xml:space="preserve"> PAGEREF _Toc56764288 \h </w:instrText>
            </w:r>
            <w:r>
              <w:rPr>
                <w:noProof/>
                <w:webHidden/>
              </w:rPr>
            </w:r>
          </w:ins>
          <w:r>
            <w:rPr>
              <w:noProof/>
              <w:webHidden/>
            </w:rPr>
            <w:fldChar w:fldCharType="separate"/>
          </w:r>
          <w:ins w:id="202" w:author="David Conklin" w:date="2020-11-20T11:30:00Z">
            <w:r>
              <w:rPr>
                <w:noProof/>
                <w:webHidden/>
              </w:rPr>
              <w:t>38</w:t>
            </w:r>
            <w:r>
              <w:rPr>
                <w:noProof/>
                <w:webHidden/>
              </w:rPr>
              <w:fldChar w:fldCharType="end"/>
            </w:r>
            <w:r w:rsidRPr="002F2067">
              <w:rPr>
                <w:rStyle w:val="Hyperlink"/>
                <w:noProof/>
              </w:rPr>
              <w:fldChar w:fldCharType="end"/>
            </w:r>
          </w:ins>
        </w:p>
        <w:p w14:paraId="0A905AAF" w14:textId="2D1DFA82" w:rsidR="00D9019C" w:rsidRDefault="00D9019C">
          <w:pPr>
            <w:pStyle w:val="TOC2"/>
            <w:tabs>
              <w:tab w:val="right" w:leader="dot" w:pos="9350"/>
            </w:tabs>
            <w:rPr>
              <w:ins w:id="203" w:author="David Conklin" w:date="2020-11-20T11:30:00Z"/>
              <w:rFonts w:eastAsiaTheme="minorEastAsia"/>
              <w:noProof/>
            </w:rPr>
          </w:pPr>
          <w:ins w:id="20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"_Toc56764289"</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High Cascades Springs</w:t>
            </w:r>
            <w:r>
              <w:rPr>
                <w:noProof/>
                <w:webHidden/>
              </w:rPr>
              <w:tab/>
            </w:r>
            <w:r>
              <w:rPr>
                <w:noProof/>
                <w:webHidden/>
              </w:rPr>
              <w:fldChar w:fldCharType="begin"/>
            </w:r>
            <w:r>
              <w:rPr>
                <w:noProof/>
                <w:webHidden/>
              </w:rPr>
              <w:instrText xml:space="preserve"> PAGEREF _Toc56764289 \h </w:instrText>
            </w:r>
            <w:r>
              <w:rPr>
                <w:noProof/>
                <w:webHidden/>
              </w:rPr>
            </w:r>
          </w:ins>
          <w:r>
            <w:rPr>
              <w:noProof/>
              <w:webHidden/>
            </w:rPr>
            <w:fldChar w:fldCharType="separate"/>
          </w:r>
          <w:ins w:id="205" w:author="David Conklin" w:date="2020-11-20T11:30:00Z">
            <w:r>
              <w:rPr>
                <w:noProof/>
                <w:webHidden/>
              </w:rPr>
              <w:t>40</w:t>
            </w:r>
            <w:r>
              <w:rPr>
                <w:noProof/>
                <w:webHidden/>
              </w:rPr>
              <w:fldChar w:fldCharType="end"/>
            </w:r>
            <w:r w:rsidRPr="002F2067">
              <w:rPr>
                <w:rStyle w:val="Hyperlink"/>
                <w:noProof/>
              </w:rPr>
              <w:fldChar w:fldCharType="end"/>
            </w:r>
          </w:ins>
        </w:p>
        <w:p w14:paraId="5EF3B381" w14:textId="1D6FF657" w:rsidR="00D9019C" w:rsidRDefault="00D9019C">
          <w:pPr>
            <w:pStyle w:val="TOC2"/>
            <w:tabs>
              <w:tab w:val="right" w:leader="dot" w:pos="9350"/>
            </w:tabs>
            <w:rPr>
              <w:ins w:id="206" w:author="David Conklin" w:date="2020-11-20T11:30:00Z"/>
              <w:rFonts w:eastAsiaTheme="minorEastAsia"/>
              <w:noProof/>
            </w:rPr>
          </w:pPr>
          <w:ins w:id="20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"_Toc56764290"</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Calibration and simulation skill</w:t>
            </w:r>
            <w:r>
              <w:rPr>
                <w:noProof/>
                <w:webHidden/>
              </w:rPr>
              <w:tab/>
            </w:r>
            <w:r>
              <w:rPr>
                <w:noProof/>
                <w:webHidden/>
              </w:rPr>
              <w:fldChar w:fldCharType="begin"/>
            </w:r>
            <w:r>
              <w:rPr>
                <w:noProof/>
                <w:webHidden/>
              </w:rPr>
              <w:instrText xml:space="preserve"> PAGEREF _Toc56764290 \h </w:instrText>
            </w:r>
            <w:r>
              <w:rPr>
                <w:noProof/>
                <w:webHidden/>
              </w:rPr>
            </w:r>
          </w:ins>
          <w:r>
            <w:rPr>
              <w:noProof/>
              <w:webHidden/>
            </w:rPr>
            <w:fldChar w:fldCharType="separate"/>
          </w:r>
          <w:ins w:id="208" w:author="David Conklin" w:date="2020-11-20T11:30:00Z">
            <w:r>
              <w:rPr>
                <w:noProof/>
                <w:webHidden/>
              </w:rPr>
              <w:t>41</w:t>
            </w:r>
            <w:r>
              <w:rPr>
                <w:noProof/>
                <w:webHidden/>
              </w:rPr>
              <w:fldChar w:fldCharType="end"/>
            </w:r>
            <w:r w:rsidRPr="002F2067">
              <w:rPr>
                <w:rStyle w:val="Hyperlink"/>
                <w:noProof/>
              </w:rPr>
              <w:fldChar w:fldCharType="end"/>
            </w:r>
          </w:ins>
        </w:p>
        <w:p w14:paraId="463A4417" w14:textId="3DA0D74D" w:rsidR="00D9019C" w:rsidRDefault="00D9019C">
          <w:pPr>
            <w:pStyle w:val="TOC2"/>
            <w:tabs>
              <w:tab w:val="right" w:leader="dot" w:pos="9350"/>
            </w:tabs>
            <w:rPr>
              <w:ins w:id="209" w:author="David Conklin" w:date="2020-11-20T11:30:00Z"/>
              <w:rFonts w:eastAsiaTheme="minorEastAsia"/>
              <w:noProof/>
            </w:rPr>
          </w:pPr>
          <w:ins w:id="21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"_Toc56764291"</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Analysis of calibration and skill</w:t>
            </w:r>
            <w:r>
              <w:rPr>
                <w:noProof/>
                <w:webHidden/>
              </w:rPr>
              <w:tab/>
            </w:r>
            <w:r>
              <w:rPr>
                <w:noProof/>
                <w:webHidden/>
              </w:rPr>
              <w:fldChar w:fldCharType="begin"/>
            </w:r>
            <w:r>
              <w:rPr>
                <w:noProof/>
                <w:webHidden/>
              </w:rPr>
              <w:instrText xml:space="preserve"> PAGEREF _Toc56764291 \h </w:instrText>
            </w:r>
            <w:r>
              <w:rPr>
                <w:noProof/>
                <w:webHidden/>
              </w:rPr>
            </w:r>
          </w:ins>
          <w:r>
            <w:rPr>
              <w:noProof/>
              <w:webHidden/>
            </w:rPr>
            <w:fldChar w:fldCharType="separate"/>
          </w:r>
          <w:ins w:id="211" w:author="David Conklin" w:date="2020-11-20T11:30:00Z">
            <w:r>
              <w:rPr>
                <w:noProof/>
                <w:webHidden/>
              </w:rPr>
              <w:t>43</w:t>
            </w:r>
            <w:r>
              <w:rPr>
                <w:noProof/>
                <w:webHidden/>
              </w:rPr>
              <w:fldChar w:fldCharType="end"/>
            </w:r>
            <w:r w:rsidRPr="002F2067">
              <w:rPr>
                <w:rStyle w:val="Hyperlink"/>
                <w:noProof/>
              </w:rPr>
              <w:fldChar w:fldCharType="end"/>
            </w:r>
          </w:ins>
        </w:p>
        <w:p w14:paraId="4452F33B" w14:textId="0E97A9EC" w:rsidR="00D9019C" w:rsidRDefault="00D9019C">
          <w:pPr>
            <w:pStyle w:val="TOC2"/>
            <w:tabs>
              <w:tab w:val="right" w:leader="dot" w:pos="9350"/>
            </w:tabs>
            <w:rPr>
              <w:ins w:id="212" w:author="David Conklin" w:date="2020-11-20T11:30:00Z"/>
              <w:rFonts w:eastAsiaTheme="minorEastAsia"/>
              <w:noProof/>
            </w:rPr>
          </w:pPr>
          <w:ins w:id="21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"_Toc56764292"</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Simulated McKenzie basin water budget</w:t>
            </w:r>
            <w:r>
              <w:rPr>
                <w:noProof/>
                <w:webHidden/>
              </w:rPr>
              <w:tab/>
            </w:r>
            <w:r>
              <w:rPr>
                <w:noProof/>
                <w:webHidden/>
              </w:rPr>
              <w:fldChar w:fldCharType="begin"/>
            </w:r>
            <w:r>
              <w:rPr>
                <w:noProof/>
                <w:webHidden/>
              </w:rPr>
              <w:instrText xml:space="preserve"> PAGEREF _Toc56764292 \h </w:instrText>
            </w:r>
            <w:r>
              <w:rPr>
                <w:noProof/>
                <w:webHidden/>
              </w:rPr>
            </w:r>
          </w:ins>
          <w:r>
            <w:rPr>
              <w:noProof/>
              <w:webHidden/>
            </w:rPr>
            <w:fldChar w:fldCharType="separate"/>
          </w:r>
          <w:ins w:id="214" w:author="David Conklin" w:date="2020-11-20T11:30:00Z">
            <w:r>
              <w:rPr>
                <w:noProof/>
                <w:webHidden/>
              </w:rPr>
              <w:t>44</w:t>
            </w:r>
            <w:r>
              <w:rPr>
                <w:noProof/>
                <w:webHidden/>
              </w:rPr>
              <w:fldChar w:fldCharType="end"/>
            </w:r>
            <w:r w:rsidRPr="002F2067">
              <w:rPr>
                <w:rStyle w:val="Hyperlink"/>
                <w:noProof/>
              </w:rPr>
              <w:fldChar w:fldCharType="end"/>
            </w:r>
          </w:ins>
        </w:p>
        <w:p w14:paraId="3D4A0636" w14:textId="5B478731" w:rsidR="00D9019C" w:rsidRDefault="00D9019C">
          <w:pPr>
            <w:pStyle w:val="TOC2"/>
            <w:tabs>
              <w:tab w:val="right" w:leader="dot" w:pos="9350"/>
            </w:tabs>
            <w:rPr>
              <w:ins w:id="215" w:author="David Conklin" w:date="2020-11-20T11:30:00Z"/>
              <w:rFonts w:eastAsiaTheme="minorEastAsia"/>
              <w:noProof/>
            </w:rPr>
          </w:pPr>
          <w:ins w:id="21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"_Toc56764293"</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Clackamas wetlands v. McKenzie wetlands</w:t>
            </w:r>
            <w:r>
              <w:rPr>
                <w:noProof/>
                <w:webHidden/>
              </w:rPr>
              <w:tab/>
            </w:r>
            <w:r>
              <w:rPr>
                <w:noProof/>
                <w:webHidden/>
              </w:rPr>
              <w:fldChar w:fldCharType="begin"/>
            </w:r>
            <w:r>
              <w:rPr>
                <w:noProof/>
                <w:webHidden/>
              </w:rPr>
              <w:instrText xml:space="preserve"> PAGEREF _Toc56764293 \h </w:instrText>
            </w:r>
            <w:r>
              <w:rPr>
                <w:noProof/>
                <w:webHidden/>
              </w:rPr>
            </w:r>
          </w:ins>
          <w:r>
            <w:rPr>
              <w:noProof/>
              <w:webHidden/>
            </w:rPr>
            <w:fldChar w:fldCharType="separate"/>
          </w:r>
          <w:ins w:id="217" w:author="David Conklin" w:date="2020-11-20T11:30:00Z">
            <w:r>
              <w:rPr>
                <w:noProof/>
                <w:webHidden/>
              </w:rPr>
              <w:t>46</w:t>
            </w:r>
            <w:r>
              <w:rPr>
                <w:noProof/>
                <w:webHidden/>
              </w:rPr>
              <w:fldChar w:fldCharType="end"/>
            </w:r>
            <w:r w:rsidRPr="002F2067">
              <w:rPr>
                <w:rStyle w:val="Hyperlink"/>
                <w:noProof/>
              </w:rPr>
              <w:fldChar w:fldCharType="end"/>
            </w:r>
          </w:ins>
        </w:p>
        <w:p w14:paraId="5BDD0F0C" w14:textId="017421D8" w:rsidR="00D9019C" w:rsidRDefault="00D9019C">
          <w:pPr>
            <w:pStyle w:val="TOC1"/>
            <w:tabs>
              <w:tab w:val="right" w:leader="dot" w:pos="9350"/>
            </w:tabs>
            <w:rPr>
              <w:ins w:id="218" w:author="David Conklin" w:date="2020-11-20T11:30:00Z"/>
              <w:rFonts w:eastAsiaTheme="minorEastAsia"/>
              <w:noProof/>
            </w:rPr>
          </w:pPr>
          <w:ins w:id="21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"_Toc56764294"</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The Clackamas Basin</w:t>
            </w:r>
            <w:r>
              <w:rPr>
                <w:noProof/>
                <w:webHidden/>
              </w:rPr>
              <w:tab/>
            </w:r>
            <w:r>
              <w:rPr>
                <w:noProof/>
                <w:webHidden/>
              </w:rPr>
              <w:fldChar w:fldCharType="begin"/>
            </w:r>
            <w:r>
              <w:rPr>
                <w:noProof/>
                <w:webHidden/>
              </w:rPr>
              <w:instrText xml:space="preserve"> PAGEREF _Toc56764294 \h </w:instrText>
            </w:r>
            <w:r>
              <w:rPr>
                <w:noProof/>
                <w:webHidden/>
              </w:rPr>
            </w:r>
          </w:ins>
          <w:r>
            <w:rPr>
              <w:noProof/>
              <w:webHidden/>
            </w:rPr>
            <w:fldChar w:fldCharType="separate"/>
          </w:r>
          <w:ins w:id="220" w:author="David Conklin" w:date="2020-11-20T11:30:00Z">
            <w:r>
              <w:rPr>
                <w:noProof/>
                <w:webHidden/>
              </w:rPr>
              <w:t>47</w:t>
            </w:r>
            <w:r>
              <w:rPr>
                <w:noProof/>
                <w:webHidden/>
              </w:rPr>
              <w:fldChar w:fldCharType="end"/>
            </w:r>
            <w:r w:rsidRPr="002F2067">
              <w:rPr>
                <w:rStyle w:val="Hyperlink"/>
                <w:noProof/>
              </w:rPr>
              <w:fldChar w:fldCharType="end"/>
            </w:r>
          </w:ins>
        </w:p>
        <w:p w14:paraId="4A97197F" w14:textId="3A08D41E" w:rsidR="00D9019C" w:rsidRDefault="00D9019C">
          <w:pPr>
            <w:pStyle w:val="TOC1"/>
            <w:tabs>
              <w:tab w:val="right" w:leader="dot" w:pos="9350"/>
            </w:tabs>
            <w:rPr>
              <w:ins w:id="221" w:author="David Conklin" w:date="2020-11-20T11:30:00Z"/>
              <w:rFonts w:eastAsiaTheme="minorEastAsia"/>
              <w:noProof/>
            </w:rPr>
          </w:pPr>
          <w:ins w:id="22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"_Toc56764295"</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Directory structure and file names</w:t>
            </w:r>
            <w:r>
              <w:rPr>
                <w:noProof/>
                <w:webHidden/>
              </w:rPr>
              <w:tab/>
            </w:r>
            <w:r>
              <w:rPr>
                <w:noProof/>
                <w:webHidden/>
              </w:rPr>
              <w:fldChar w:fldCharType="begin"/>
            </w:r>
            <w:r>
              <w:rPr>
                <w:noProof/>
                <w:webHidden/>
              </w:rPr>
              <w:instrText xml:space="preserve"> PAGEREF _Toc56764295 \h </w:instrText>
            </w:r>
            <w:r>
              <w:rPr>
                <w:noProof/>
                <w:webHidden/>
              </w:rPr>
            </w:r>
          </w:ins>
          <w:r>
            <w:rPr>
              <w:noProof/>
              <w:webHidden/>
            </w:rPr>
            <w:fldChar w:fldCharType="separate"/>
          </w:r>
          <w:ins w:id="223" w:author="David Conklin" w:date="2020-11-20T11:30:00Z">
            <w:r>
              <w:rPr>
                <w:noProof/>
                <w:webHidden/>
              </w:rPr>
              <w:t>48</w:t>
            </w:r>
            <w:r>
              <w:rPr>
                <w:noProof/>
                <w:webHidden/>
              </w:rPr>
              <w:fldChar w:fldCharType="end"/>
            </w:r>
            <w:r w:rsidRPr="002F2067">
              <w:rPr>
                <w:rStyle w:val="Hyperlink"/>
                <w:noProof/>
              </w:rPr>
              <w:fldChar w:fldCharType="end"/>
            </w:r>
          </w:ins>
        </w:p>
        <w:p w14:paraId="21BA0AAF" w14:textId="6F9DCAE7" w:rsidR="00D9019C" w:rsidRDefault="00D9019C">
          <w:pPr>
            <w:pStyle w:val="TOC1"/>
            <w:tabs>
              <w:tab w:val="right" w:leader="dot" w:pos="9350"/>
            </w:tabs>
            <w:rPr>
              <w:ins w:id="224" w:author="David Conklin" w:date="2020-11-20T11:30:00Z"/>
              <w:rFonts w:eastAsiaTheme="minorEastAsia"/>
              <w:noProof/>
            </w:rPr>
          </w:pPr>
          <w:ins w:id="22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"_Toc56764296"</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Release Log</w:t>
            </w:r>
            <w:r>
              <w:rPr>
                <w:noProof/>
                <w:webHidden/>
              </w:rPr>
              <w:tab/>
            </w:r>
            <w:r>
              <w:rPr>
                <w:noProof/>
                <w:webHidden/>
              </w:rPr>
              <w:fldChar w:fldCharType="begin"/>
            </w:r>
            <w:r>
              <w:rPr>
                <w:noProof/>
                <w:webHidden/>
              </w:rPr>
              <w:instrText xml:space="preserve"> PAGEREF _Toc56764296 \h </w:instrText>
            </w:r>
            <w:r>
              <w:rPr>
                <w:noProof/>
                <w:webHidden/>
              </w:rPr>
            </w:r>
          </w:ins>
          <w:r>
            <w:rPr>
              <w:noProof/>
              <w:webHidden/>
            </w:rPr>
            <w:fldChar w:fldCharType="separate"/>
          </w:r>
          <w:ins w:id="226" w:author="David Conklin" w:date="2020-11-20T11:30:00Z">
            <w:r>
              <w:rPr>
                <w:noProof/>
                <w:webHidden/>
              </w:rPr>
              <w:t>49</w:t>
            </w:r>
            <w:r>
              <w:rPr>
                <w:noProof/>
                <w:webHidden/>
              </w:rPr>
              <w:fldChar w:fldCharType="end"/>
            </w:r>
            <w:r w:rsidRPr="002F2067">
              <w:rPr>
                <w:rStyle w:val="Hyperlink"/>
                <w:noProof/>
              </w:rPr>
              <w:fldChar w:fldCharType="end"/>
            </w:r>
          </w:ins>
        </w:p>
        <w:p w14:paraId="7938A47A" w14:textId="5C121582" w:rsidR="00D9019C" w:rsidRDefault="00D9019C">
          <w:pPr>
            <w:pStyle w:val="TOC1"/>
            <w:tabs>
              <w:tab w:val="right" w:leader="dot" w:pos="9350"/>
            </w:tabs>
            <w:rPr>
              <w:ins w:id="227" w:author="David Conklin" w:date="2020-11-20T11:30:00Z"/>
              <w:rFonts w:eastAsiaTheme="minorEastAsia"/>
              <w:noProof/>
            </w:rPr>
          </w:pPr>
          <w:ins w:id="22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"_Toc56764297"</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References</w:t>
            </w:r>
            <w:r>
              <w:rPr>
                <w:noProof/>
                <w:webHidden/>
              </w:rPr>
              <w:tab/>
            </w:r>
            <w:r>
              <w:rPr>
                <w:noProof/>
                <w:webHidden/>
              </w:rPr>
              <w:fldChar w:fldCharType="begin"/>
            </w:r>
            <w:r>
              <w:rPr>
                <w:noProof/>
                <w:webHidden/>
              </w:rPr>
              <w:instrText xml:space="preserve"> PAGEREF _Toc56764297 \h </w:instrText>
            </w:r>
            <w:r>
              <w:rPr>
                <w:noProof/>
                <w:webHidden/>
              </w:rPr>
            </w:r>
          </w:ins>
          <w:r>
            <w:rPr>
              <w:noProof/>
              <w:webHidden/>
            </w:rPr>
            <w:fldChar w:fldCharType="separate"/>
          </w:r>
          <w:ins w:id="229" w:author="David Conklin" w:date="2020-11-20T11:30:00Z">
            <w:r>
              <w:rPr>
                <w:noProof/>
                <w:webHidden/>
              </w:rPr>
              <w:t>51</w:t>
            </w:r>
            <w:r>
              <w:rPr>
                <w:noProof/>
                <w:webHidden/>
              </w:rPr>
              <w:fldChar w:fldCharType="end"/>
            </w:r>
            <w:r w:rsidRPr="002F2067">
              <w:rPr>
                <w:rStyle w:val="Hyperlink"/>
                <w:noProof/>
              </w:rPr>
              <w:fldChar w:fldCharType="end"/>
            </w:r>
          </w:ins>
        </w:p>
        <w:p w14:paraId="0D0AD269" w14:textId="1CE8A8DB" w:rsidR="00D9019C" w:rsidRDefault="00D9019C">
          <w:pPr>
            <w:pStyle w:val="TOC1"/>
            <w:tabs>
              <w:tab w:val="right" w:leader="dot" w:pos="9350"/>
            </w:tabs>
            <w:rPr>
              <w:ins w:id="230" w:author="David Conklin" w:date="2020-11-20T11:30:00Z"/>
              <w:rFonts w:eastAsiaTheme="minorEastAsia"/>
              <w:noProof/>
            </w:rPr>
          </w:pPr>
          <w:ins w:id="23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"_Toc56764298"</w:instrText>
            </w:r>
            <w:r w:rsidRPr="002F2067">
              <w:rPr>
                <w:rStyle w:val="Hyperlink"/>
                <w:noProof/>
              </w:rPr>
              <w:instrText xml:space="preserve"> </w:instrText>
            </w:r>
            <w:r w:rsidRPr="002F2067">
              <w:rPr>
                <w:rStyle w:val="Hyperlink"/>
                <w:noProof/>
              </w:rPr>
            </w:r>
            <w:r w:rsidRPr="002F2067">
              <w:rPr>
                <w:rStyle w:val="Hyperlink"/>
                <w:noProof/>
              </w:rPr>
              <w:fldChar w:fldCharType="separate"/>
            </w:r>
            <w:r w:rsidRPr="002F2067">
              <w:rPr>
                <w:rStyle w:val="Hyperlink"/>
                <w:noProof/>
              </w:rPr>
              <w:t>Acronyms and Abbreviations</w:t>
            </w:r>
            <w:r>
              <w:rPr>
                <w:noProof/>
                <w:webHidden/>
              </w:rPr>
              <w:tab/>
            </w:r>
            <w:r>
              <w:rPr>
                <w:noProof/>
                <w:webHidden/>
              </w:rPr>
              <w:fldChar w:fldCharType="begin"/>
            </w:r>
            <w:r>
              <w:rPr>
                <w:noProof/>
                <w:webHidden/>
              </w:rPr>
              <w:instrText xml:space="preserve"> PAGEREF _Toc56764298 \h </w:instrText>
            </w:r>
            <w:r>
              <w:rPr>
                <w:noProof/>
                <w:webHidden/>
              </w:rPr>
            </w:r>
          </w:ins>
          <w:r>
            <w:rPr>
              <w:noProof/>
              <w:webHidden/>
            </w:rPr>
            <w:fldChar w:fldCharType="separate"/>
          </w:r>
          <w:ins w:id="232" w:author="David Conklin" w:date="2020-11-20T11:30:00Z">
            <w:r>
              <w:rPr>
                <w:noProof/>
                <w:webHidden/>
              </w:rPr>
              <w:t>52</w:t>
            </w:r>
            <w:r>
              <w:rPr>
                <w:noProof/>
                <w:webHidden/>
              </w:rPr>
              <w:fldChar w:fldCharType="end"/>
            </w:r>
            <w:r w:rsidRPr="002F2067">
              <w:rPr>
                <w:rStyle w:val="Hyperlink"/>
                <w:noProof/>
              </w:rPr>
              <w:fldChar w:fldCharType="end"/>
            </w:r>
          </w:ins>
        </w:p>
        <w:p w14:paraId="795FD265" w14:textId="0B6DFF6B" w:rsidR="006636CC" w:rsidDel="005E090B" w:rsidRDefault="006636CC">
          <w:pPr>
            <w:pStyle w:val="TOC1"/>
            <w:tabs>
              <w:tab w:val="right" w:leader="dot" w:pos="9350"/>
            </w:tabs>
            <w:rPr>
              <w:del w:id="233" w:author="David Conklin" w:date="2020-11-18T14:49:00Z"/>
              <w:rFonts w:eastAsiaTheme="minorEastAsia"/>
              <w:noProof/>
            </w:rPr>
          </w:pPr>
          <w:del w:id="23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"_Toc56579815"</w:delInstrText>
            </w:r>
            <w:r w:rsidRPr="00FC70A4" w:rsidDel="005E090B">
              <w:rPr>
                <w:rStyle w:val="Hyperlink"/>
                <w:noProof/>
              </w:rPr>
              <w:delInstrText xml:space="preserve"> </w:delInstrText>
            </w:r>
            <w:r w:rsidRPr="00FC70A4" w:rsidDel="005E090B">
              <w:rPr>
                <w:rStyle w:val="Hyperlink"/>
                <w:noProof/>
              </w:rPr>
              <w:fldChar w:fldCharType="separate"/>
            </w:r>
          </w:del>
          <w:ins w:id="235" w:author="David Conklin" w:date="2020-11-20T11:30:00Z">
            <w:r w:rsidR="00D9019C">
              <w:rPr>
                <w:rStyle w:val="Hyperlink"/>
                <w:b/>
                <w:bCs/>
                <w:noProof/>
              </w:rPr>
              <w:t>Error! Hyperlink reference not valid.</w:t>
            </w:r>
          </w:ins>
          <w:del w:id="236" w:author="David Conklin" w:date="2020-11-18T14:49:00Z">
            <w:r w:rsidRPr="00FC70A4" w:rsidDel="005E090B">
              <w:rPr>
                <w:rStyle w:val="Hyperlink"/>
                <w:noProof/>
              </w:rPr>
              <w:delText>What is a digital handbook?</w:delText>
            </w:r>
            <w:r w:rsidDel="005E090B">
              <w:rPr>
                <w:noProof/>
                <w:webHidden/>
              </w:rPr>
              <w:tab/>
            </w:r>
            <w:r w:rsidDel="005E090B">
              <w:rPr>
                <w:noProof/>
                <w:webHidden/>
              </w:rPr>
              <w:fldChar w:fldCharType="begin"/>
            </w:r>
            <w:r w:rsidDel="005E090B">
              <w:rPr>
                <w:noProof/>
                <w:webHidden/>
              </w:rPr>
              <w:delInstrText xml:space="preserve"> PAGEREF _Toc56579815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6C175D28" w14:textId="2962FBE0" w:rsidR="006636CC" w:rsidDel="005E090B" w:rsidRDefault="006636CC">
          <w:pPr>
            <w:pStyle w:val="TOC1"/>
            <w:tabs>
              <w:tab w:val="right" w:leader="dot" w:pos="9350"/>
            </w:tabs>
            <w:rPr>
              <w:del w:id="237" w:author="David Conklin" w:date="2020-11-18T14:49:00Z"/>
              <w:rFonts w:eastAsiaTheme="minorEastAsia"/>
              <w:noProof/>
            </w:rPr>
          </w:pPr>
          <w:del w:id="23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"_Toc56579816"</w:delInstrText>
            </w:r>
            <w:r w:rsidRPr="00FC70A4" w:rsidDel="005E090B">
              <w:rPr>
                <w:rStyle w:val="Hyperlink"/>
                <w:noProof/>
              </w:rPr>
              <w:delInstrText xml:space="preserve"> </w:delInstrText>
            </w:r>
            <w:r w:rsidRPr="00FC70A4" w:rsidDel="005E090B">
              <w:rPr>
                <w:rStyle w:val="Hyperlink"/>
                <w:noProof/>
              </w:rPr>
              <w:fldChar w:fldCharType="separate"/>
            </w:r>
          </w:del>
          <w:ins w:id="239" w:author="David Conklin" w:date="2020-11-20T11:30:00Z">
            <w:r w:rsidR="00D9019C">
              <w:rPr>
                <w:rStyle w:val="Hyperlink"/>
                <w:b/>
                <w:bCs/>
                <w:noProof/>
              </w:rPr>
              <w:t>Error! Hyperlink reference not valid.</w:t>
            </w:r>
          </w:ins>
          <w:del w:id="240" w:author="David Conklin" w:date="2020-11-18T14:49:00Z">
            <w:r w:rsidRPr="00FC70A4" w:rsidDel="005E090B">
              <w:rPr>
                <w:rStyle w:val="Hyperlink"/>
                <w:noProof/>
              </w:rPr>
              <w:delText>CW3M concept</w:delText>
            </w:r>
            <w:r w:rsidDel="005E090B">
              <w:rPr>
                <w:noProof/>
                <w:webHidden/>
              </w:rPr>
              <w:tab/>
            </w:r>
            <w:r w:rsidDel="005E090B">
              <w:rPr>
                <w:noProof/>
                <w:webHidden/>
              </w:rPr>
              <w:fldChar w:fldCharType="begin"/>
            </w:r>
            <w:r w:rsidDel="005E090B">
              <w:rPr>
                <w:noProof/>
                <w:webHidden/>
              </w:rPr>
              <w:delInstrText xml:space="preserve"> PAGEREF _Toc56579816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575DBA18" w14:textId="32844810" w:rsidR="006636CC" w:rsidDel="005E090B" w:rsidRDefault="006636CC">
          <w:pPr>
            <w:pStyle w:val="TOC2"/>
            <w:tabs>
              <w:tab w:val="right" w:leader="dot" w:pos="9350"/>
            </w:tabs>
            <w:rPr>
              <w:del w:id="241" w:author="David Conklin" w:date="2020-11-18T14:49:00Z"/>
              <w:rFonts w:eastAsiaTheme="minorEastAsia"/>
              <w:noProof/>
            </w:rPr>
          </w:pPr>
          <w:del w:id="24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"_Toc56579817"</w:delInstrText>
            </w:r>
            <w:r w:rsidRPr="00FC70A4" w:rsidDel="005E090B">
              <w:rPr>
                <w:rStyle w:val="Hyperlink"/>
                <w:noProof/>
              </w:rPr>
              <w:delInstrText xml:space="preserve"> </w:delInstrText>
            </w:r>
            <w:r w:rsidRPr="00FC70A4" w:rsidDel="005E090B">
              <w:rPr>
                <w:rStyle w:val="Hyperlink"/>
                <w:noProof/>
              </w:rPr>
              <w:fldChar w:fldCharType="separate"/>
            </w:r>
          </w:del>
          <w:ins w:id="243" w:author="David Conklin" w:date="2020-11-20T11:30:00Z">
            <w:r w:rsidR="00D9019C">
              <w:rPr>
                <w:rStyle w:val="Hyperlink"/>
                <w:b/>
                <w:bCs/>
                <w:noProof/>
              </w:rPr>
              <w:t>Error! Hyperlink reference not valid.</w:t>
            </w:r>
          </w:ins>
          <w:del w:id="244" w:author="David Conklin" w:date="2020-11-18T14:49:00Z">
            <w:r w:rsidRPr="00FC70A4" w:rsidDel="005E090B">
              <w:rPr>
                <w:rStyle w:val="Hyperlink"/>
                <w:noProof/>
              </w:rPr>
              <w:delText>A different kind of community model</w:delText>
            </w:r>
            <w:r w:rsidDel="005E090B">
              <w:rPr>
                <w:noProof/>
                <w:webHidden/>
              </w:rPr>
              <w:tab/>
            </w:r>
            <w:r w:rsidDel="005E090B">
              <w:rPr>
                <w:noProof/>
                <w:webHidden/>
              </w:rPr>
              <w:fldChar w:fldCharType="begin"/>
            </w:r>
            <w:r w:rsidDel="005E090B">
              <w:rPr>
                <w:noProof/>
                <w:webHidden/>
              </w:rPr>
              <w:delInstrText xml:space="preserve"> PAGEREF _Toc56579817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41B92095" w14:textId="3D702A74" w:rsidR="006636CC" w:rsidDel="005E090B" w:rsidRDefault="006636CC">
          <w:pPr>
            <w:pStyle w:val="TOC2"/>
            <w:tabs>
              <w:tab w:val="right" w:leader="dot" w:pos="9350"/>
            </w:tabs>
            <w:rPr>
              <w:del w:id="245" w:author="David Conklin" w:date="2020-11-18T14:49:00Z"/>
              <w:rFonts w:eastAsiaTheme="minorEastAsia"/>
              <w:noProof/>
            </w:rPr>
          </w:pPr>
          <w:del w:id="24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"_Toc56579818"</w:delInstrText>
            </w:r>
            <w:r w:rsidRPr="00FC70A4" w:rsidDel="005E090B">
              <w:rPr>
                <w:rStyle w:val="Hyperlink"/>
                <w:noProof/>
              </w:rPr>
              <w:delInstrText xml:space="preserve"> </w:delInstrText>
            </w:r>
            <w:r w:rsidRPr="00FC70A4" w:rsidDel="005E090B">
              <w:rPr>
                <w:rStyle w:val="Hyperlink"/>
                <w:noProof/>
              </w:rPr>
              <w:fldChar w:fldCharType="separate"/>
            </w:r>
          </w:del>
          <w:ins w:id="247" w:author="David Conklin" w:date="2020-11-20T11:30:00Z">
            <w:r w:rsidR="00D9019C">
              <w:rPr>
                <w:rStyle w:val="Hyperlink"/>
                <w:b/>
                <w:bCs/>
                <w:noProof/>
              </w:rPr>
              <w:t>Error! Hyperlink reference not valid.</w:t>
            </w:r>
          </w:ins>
          <w:del w:id="248" w:author="David Conklin" w:date="2020-11-18T14:49:00Z">
            <w:r w:rsidRPr="00FC70A4" w:rsidDel="005E090B">
              <w:rPr>
                <w:rStyle w:val="Hyperlink"/>
                <w:noProof/>
              </w:rPr>
              <w:delText>What CW3M is for</w:delText>
            </w:r>
            <w:r w:rsidDel="005E090B">
              <w:rPr>
                <w:noProof/>
                <w:webHidden/>
              </w:rPr>
              <w:tab/>
            </w:r>
            <w:r w:rsidDel="005E090B">
              <w:rPr>
                <w:noProof/>
                <w:webHidden/>
              </w:rPr>
              <w:fldChar w:fldCharType="begin"/>
            </w:r>
            <w:r w:rsidDel="005E090B">
              <w:rPr>
                <w:noProof/>
                <w:webHidden/>
              </w:rPr>
              <w:delInstrText xml:space="preserve"> PAGEREF _Toc56579818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7623C340" w14:textId="536A7EB5" w:rsidR="006636CC" w:rsidDel="005E090B" w:rsidRDefault="006636CC">
          <w:pPr>
            <w:pStyle w:val="TOC2"/>
            <w:tabs>
              <w:tab w:val="right" w:leader="dot" w:pos="9350"/>
            </w:tabs>
            <w:rPr>
              <w:del w:id="249" w:author="David Conklin" w:date="2020-11-18T14:49:00Z"/>
              <w:rFonts w:eastAsiaTheme="minorEastAsia"/>
              <w:noProof/>
            </w:rPr>
          </w:pPr>
          <w:del w:id="25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"_Toc56579819"</w:delInstrText>
            </w:r>
            <w:r w:rsidRPr="00FC70A4" w:rsidDel="005E090B">
              <w:rPr>
                <w:rStyle w:val="Hyperlink"/>
                <w:noProof/>
              </w:rPr>
              <w:delInstrText xml:space="preserve"> </w:delInstrText>
            </w:r>
            <w:r w:rsidRPr="00FC70A4" w:rsidDel="005E090B">
              <w:rPr>
                <w:rStyle w:val="Hyperlink"/>
                <w:noProof/>
              </w:rPr>
              <w:fldChar w:fldCharType="separate"/>
            </w:r>
          </w:del>
          <w:ins w:id="251" w:author="David Conklin" w:date="2020-11-20T11:30:00Z">
            <w:r w:rsidR="00D9019C">
              <w:rPr>
                <w:rStyle w:val="Hyperlink"/>
                <w:b/>
                <w:bCs/>
                <w:noProof/>
              </w:rPr>
              <w:t>Error! Hyperlink reference not valid.</w:t>
            </w:r>
          </w:ins>
          <w:del w:id="252" w:author="David Conklin" w:date="2020-11-18T14:49:00Z">
            <w:r w:rsidRPr="00FC70A4" w:rsidDel="005E090B">
              <w:rPr>
                <w:rStyle w:val="Hyperlink"/>
                <w:noProof/>
              </w:rPr>
              <w:delText>Management and maintenance</w:delText>
            </w:r>
            <w:r w:rsidDel="005E090B">
              <w:rPr>
                <w:noProof/>
                <w:webHidden/>
              </w:rPr>
              <w:tab/>
            </w:r>
            <w:r w:rsidDel="005E090B">
              <w:rPr>
                <w:noProof/>
                <w:webHidden/>
              </w:rPr>
              <w:fldChar w:fldCharType="begin"/>
            </w:r>
            <w:r w:rsidDel="005E090B">
              <w:rPr>
                <w:noProof/>
                <w:webHidden/>
              </w:rPr>
              <w:delInstrText xml:space="preserve"> PAGEREF _Toc56579819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55066742" w14:textId="0B2D2EC2" w:rsidR="006636CC" w:rsidDel="005E090B" w:rsidRDefault="006636CC">
          <w:pPr>
            <w:pStyle w:val="TOC1"/>
            <w:tabs>
              <w:tab w:val="right" w:leader="dot" w:pos="9350"/>
            </w:tabs>
            <w:rPr>
              <w:del w:id="253" w:author="David Conklin" w:date="2020-11-18T14:49:00Z"/>
              <w:rFonts w:eastAsiaTheme="minorEastAsia"/>
              <w:noProof/>
            </w:rPr>
          </w:pPr>
          <w:del w:id="25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"_Toc56579820"</w:delInstrText>
            </w:r>
            <w:r w:rsidRPr="00FC70A4" w:rsidDel="005E090B">
              <w:rPr>
                <w:rStyle w:val="Hyperlink"/>
                <w:noProof/>
              </w:rPr>
              <w:delInstrText xml:space="preserve"> </w:delInstrText>
            </w:r>
            <w:r w:rsidRPr="00FC70A4" w:rsidDel="005E090B">
              <w:rPr>
                <w:rStyle w:val="Hyperlink"/>
                <w:noProof/>
              </w:rPr>
              <w:fldChar w:fldCharType="separate"/>
            </w:r>
          </w:del>
          <w:ins w:id="255" w:author="David Conklin" w:date="2020-11-20T11:30:00Z">
            <w:r w:rsidR="00D9019C">
              <w:rPr>
                <w:rStyle w:val="Hyperlink"/>
                <w:b/>
                <w:bCs/>
                <w:noProof/>
              </w:rPr>
              <w:t>Error! Hyperlink reference not valid.</w:t>
            </w:r>
          </w:ins>
          <w:del w:id="256" w:author="David Conklin" w:date="2020-11-18T14:49:00Z">
            <w:r w:rsidRPr="00FC70A4" w:rsidDel="005E090B">
              <w:rPr>
                <w:rStyle w:val="Hyperlink"/>
                <w:noProof/>
              </w:rPr>
              <w:delText>Study areas</w:delText>
            </w:r>
            <w:r w:rsidDel="005E090B">
              <w:rPr>
                <w:noProof/>
                <w:webHidden/>
              </w:rPr>
              <w:tab/>
            </w:r>
            <w:r w:rsidDel="005E090B">
              <w:rPr>
                <w:noProof/>
                <w:webHidden/>
              </w:rPr>
              <w:fldChar w:fldCharType="begin"/>
            </w:r>
            <w:r w:rsidDel="005E090B">
              <w:rPr>
                <w:noProof/>
                <w:webHidden/>
              </w:rPr>
              <w:delInstrText xml:space="preserve"> PAGEREF _Toc56579820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71B4364D" w14:textId="22E81056" w:rsidR="006636CC" w:rsidDel="005E090B" w:rsidRDefault="006636CC">
          <w:pPr>
            <w:pStyle w:val="TOC2"/>
            <w:tabs>
              <w:tab w:val="right" w:leader="dot" w:pos="9350"/>
            </w:tabs>
            <w:rPr>
              <w:del w:id="257" w:author="David Conklin" w:date="2020-11-18T14:49:00Z"/>
              <w:rFonts w:eastAsiaTheme="minorEastAsia"/>
              <w:noProof/>
            </w:rPr>
          </w:pPr>
          <w:del w:id="25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"_Toc56579821"</w:delInstrText>
            </w:r>
            <w:r w:rsidRPr="00FC70A4" w:rsidDel="005E090B">
              <w:rPr>
                <w:rStyle w:val="Hyperlink"/>
                <w:noProof/>
              </w:rPr>
              <w:delInstrText xml:space="preserve"> </w:delInstrText>
            </w:r>
            <w:r w:rsidRPr="00FC70A4" w:rsidDel="005E090B">
              <w:rPr>
                <w:rStyle w:val="Hyperlink"/>
                <w:noProof/>
              </w:rPr>
              <w:fldChar w:fldCharType="separate"/>
            </w:r>
          </w:del>
          <w:ins w:id="259" w:author="David Conklin" w:date="2020-11-20T11:30:00Z">
            <w:r w:rsidR="00D9019C">
              <w:rPr>
                <w:rStyle w:val="Hyperlink"/>
                <w:b/>
                <w:bCs/>
                <w:noProof/>
              </w:rPr>
              <w:t>Error! Hyperlink reference not valid.</w:t>
            </w:r>
          </w:ins>
          <w:del w:id="260" w:author="David Conklin" w:date="2020-11-18T14:49:00Z">
            <w:r w:rsidRPr="00FC70A4" w:rsidDel="005E090B">
              <w:rPr>
                <w:rStyle w:val="Hyperlink"/>
                <w:noProof/>
              </w:rPr>
              <w:delText>DataCW3M directory structure</w:delText>
            </w:r>
            <w:r w:rsidDel="005E090B">
              <w:rPr>
                <w:noProof/>
                <w:webHidden/>
              </w:rPr>
              <w:tab/>
            </w:r>
            <w:r w:rsidDel="005E090B">
              <w:rPr>
                <w:noProof/>
                <w:webHidden/>
              </w:rPr>
              <w:fldChar w:fldCharType="begin"/>
            </w:r>
            <w:r w:rsidDel="005E090B">
              <w:rPr>
                <w:noProof/>
                <w:webHidden/>
              </w:rPr>
              <w:delInstrText xml:space="preserve"> PAGEREF _Toc56579821 \h </w:delInstrText>
            </w:r>
            <w:r w:rsidDel="005E090B">
              <w:rPr>
                <w:noProof/>
                <w:webHidden/>
              </w:rPr>
            </w:r>
            <w:r w:rsidDel="005E090B">
              <w:rPr>
                <w:noProof/>
                <w:webHidden/>
              </w:rPr>
              <w:fldChar w:fldCharType="separate"/>
            </w:r>
            <w:r w:rsidR="00F90C07" w:rsidDel="005E090B">
              <w:rPr>
                <w:noProof/>
                <w:webHidden/>
              </w:rPr>
              <w:delText>5</w:delText>
            </w:r>
            <w:r w:rsidDel="005E090B">
              <w:rPr>
                <w:noProof/>
                <w:webHidden/>
              </w:rPr>
              <w:fldChar w:fldCharType="end"/>
            </w:r>
            <w:r w:rsidRPr="00FC70A4" w:rsidDel="005E090B">
              <w:rPr>
                <w:rStyle w:val="Hyperlink"/>
                <w:noProof/>
              </w:rPr>
              <w:fldChar w:fldCharType="end"/>
            </w:r>
          </w:del>
        </w:p>
        <w:p w14:paraId="29941452" w14:textId="6F292B12" w:rsidR="006636CC" w:rsidDel="005E090B" w:rsidRDefault="006636CC">
          <w:pPr>
            <w:pStyle w:val="TOC2"/>
            <w:tabs>
              <w:tab w:val="right" w:leader="dot" w:pos="9350"/>
            </w:tabs>
            <w:rPr>
              <w:del w:id="261" w:author="David Conklin" w:date="2020-11-18T14:49:00Z"/>
              <w:rFonts w:eastAsiaTheme="minorEastAsia"/>
              <w:noProof/>
            </w:rPr>
          </w:pPr>
          <w:del w:id="26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"_Toc56579822"</w:delInstrText>
            </w:r>
            <w:r w:rsidRPr="00FC70A4" w:rsidDel="005E090B">
              <w:rPr>
                <w:rStyle w:val="Hyperlink"/>
                <w:noProof/>
              </w:rPr>
              <w:delInstrText xml:space="preserve"> </w:delInstrText>
            </w:r>
            <w:r w:rsidRPr="00FC70A4" w:rsidDel="005E090B">
              <w:rPr>
                <w:rStyle w:val="Hyperlink"/>
                <w:noProof/>
              </w:rPr>
              <w:fldChar w:fldCharType="separate"/>
            </w:r>
          </w:del>
          <w:ins w:id="263" w:author="David Conklin" w:date="2020-11-20T11:30:00Z">
            <w:r w:rsidR="00D9019C">
              <w:rPr>
                <w:rStyle w:val="Hyperlink"/>
                <w:b/>
                <w:bCs/>
                <w:noProof/>
              </w:rPr>
              <w:t>Error! Hyperlink reference not valid.</w:t>
            </w:r>
          </w:ins>
          <w:del w:id="264" w:author="David Conklin" w:date="2020-11-18T14:49:00Z">
            <w:r w:rsidRPr="00FC70A4" w:rsidDel="005E090B">
              <w:rPr>
                <w:rStyle w:val="Hyperlink"/>
                <w:noProof/>
              </w:rPr>
              <w:delText>DataCW3M\ScenarioData directory structure</w:delText>
            </w:r>
            <w:r w:rsidDel="005E090B">
              <w:rPr>
                <w:noProof/>
                <w:webHidden/>
              </w:rPr>
              <w:tab/>
            </w:r>
            <w:r w:rsidDel="005E090B">
              <w:rPr>
                <w:noProof/>
                <w:webHidden/>
              </w:rPr>
              <w:fldChar w:fldCharType="begin"/>
            </w:r>
            <w:r w:rsidDel="005E090B">
              <w:rPr>
                <w:noProof/>
                <w:webHidden/>
              </w:rPr>
              <w:delInstrText xml:space="preserve"> PAGEREF _Toc56579822 \h </w:delInstrText>
            </w:r>
            <w:r w:rsidDel="005E090B">
              <w:rPr>
                <w:noProof/>
                <w:webHidden/>
              </w:rPr>
            </w:r>
            <w:r w:rsidDel="005E090B">
              <w:rPr>
                <w:noProof/>
                <w:webHidden/>
              </w:rPr>
              <w:fldChar w:fldCharType="separate"/>
            </w:r>
            <w:r w:rsidR="00F90C07" w:rsidDel="005E090B">
              <w:rPr>
                <w:noProof/>
                <w:webHidden/>
              </w:rPr>
              <w:delText>5</w:delText>
            </w:r>
            <w:r w:rsidDel="005E090B">
              <w:rPr>
                <w:noProof/>
                <w:webHidden/>
              </w:rPr>
              <w:fldChar w:fldCharType="end"/>
            </w:r>
            <w:r w:rsidRPr="00FC70A4" w:rsidDel="005E090B">
              <w:rPr>
                <w:rStyle w:val="Hyperlink"/>
                <w:noProof/>
              </w:rPr>
              <w:fldChar w:fldCharType="end"/>
            </w:r>
          </w:del>
        </w:p>
        <w:p w14:paraId="30DC5A71" w14:textId="00E58B31" w:rsidR="006636CC" w:rsidDel="005E090B" w:rsidRDefault="006636CC">
          <w:pPr>
            <w:pStyle w:val="TOC2"/>
            <w:tabs>
              <w:tab w:val="right" w:leader="dot" w:pos="9350"/>
            </w:tabs>
            <w:rPr>
              <w:del w:id="265" w:author="David Conklin" w:date="2020-11-18T14:49:00Z"/>
              <w:rFonts w:eastAsiaTheme="minorEastAsia"/>
              <w:noProof/>
            </w:rPr>
          </w:pPr>
          <w:del w:id="26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"_Toc56579823"</w:delInstrText>
            </w:r>
            <w:r w:rsidRPr="00FC70A4" w:rsidDel="005E090B">
              <w:rPr>
                <w:rStyle w:val="Hyperlink"/>
                <w:noProof/>
              </w:rPr>
              <w:delInstrText xml:space="preserve"> </w:delInstrText>
            </w:r>
            <w:r w:rsidRPr="00FC70A4" w:rsidDel="005E090B">
              <w:rPr>
                <w:rStyle w:val="Hyperlink"/>
                <w:noProof/>
              </w:rPr>
              <w:fldChar w:fldCharType="separate"/>
            </w:r>
          </w:del>
          <w:ins w:id="267" w:author="David Conklin" w:date="2020-11-20T11:30:00Z">
            <w:r w:rsidR="00D9019C">
              <w:rPr>
                <w:rStyle w:val="Hyperlink"/>
                <w:b/>
                <w:bCs/>
                <w:noProof/>
              </w:rPr>
              <w:t>Error! Hyperlink reference not valid.</w:t>
            </w:r>
          </w:ins>
          <w:del w:id="268" w:author="David Conklin" w:date="2020-11-18T14:49:00Z">
            <w:r w:rsidRPr="00FC70A4" w:rsidDel="005E090B">
              <w:rPr>
                <w:rStyle w:val="Hyperlink"/>
                <w:noProof/>
              </w:rPr>
              <w:delText>DataCW3M\ScenarioData\&lt;scenario&gt; folder contents</w:delText>
            </w:r>
            <w:r w:rsidDel="005E090B">
              <w:rPr>
                <w:noProof/>
                <w:webHidden/>
              </w:rPr>
              <w:tab/>
            </w:r>
            <w:r w:rsidDel="005E090B">
              <w:rPr>
                <w:noProof/>
                <w:webHidden/>
              </w:rPr>
              <w:fldChar w:fldCharType="begin"/>
            </w:r>
            <w:r w:rsidDel="005E090B">
              <w:rPr>
                <w:noProof/>
                <w:webHidden/>
              </w:rPr>
              <w:delInstrText xml:space="preserve"> PAGEREF _Toc56579823 \h </w:delInstrText>
            </w:r>
            <w:r w:rsidDel="005E090B">
              <w:rPr>
                <w:noProof/>
                <w:webHidden/>
              </w:rPr>
            </w:r>
            <w:r w:rsidDel="005E090B">
              <w:rPr>
                <w:noProof/>
                <w:webHidden/>
              </w:rPr>
              <w:fldChar w:fldCharType="separate"/>
            </w:r>
            <w:r w:rsidR="00F90C07" w:rsidDel="005E090B">
              <w:rPr>
                <w:noProof/>
                <w:webHidden/>
              </w:rPr>
              <w:delText>6</w:delText>
            </w:r>
            <w:r w:rsidDel="005E090B">
              <w:rPr>
                <w:noProof/>
                <w:webHidden/>
              </w:rPr>
              <w:fldChar w:fldCharType="end"/>
            </w:r>
            <w:r w:rsidRPr="00FC70A4" w:rsidDel="005E090B">
              <w:rPr>
                <w:rStyle w:val="Hyperlink"/>
                <w:noProof/>
              </w:rPr>
              <w:fldChar w:fldCharType="end"/>
            </w:r>
          </w:del>
        </w:p>
        <w:p w14:paraId="108673ED" w14:textId="4BD7B798" w:rsidR="006636CC" w:rsidDel="005E090B" w:rsidRDefault="006636CC">
          <w:pPr>
            <w:pStyle w:val="TOC2"/>
            <w:tabs>
              <w:tab w:val="right" w:leader="dot" w:pos="9350"/>
            </w:tabs>
            <w:rPr>
              <w:del w:id="269" w:author="David Conklin" w:date="2020-11-18T14:49:00Z"/>
              <w:rFonts w:eastAsiaTheme="minorEastAsia"/>
              <w:noProof/>
            </w:rPr>
          </w:pPr>
          <w:del w:id="27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"_Toc56579824"</w:delInstrText>
            </w:r>
            <w:r w:rsidRPr="00FC70A4" w:rsidDel="005E090B">
              <w:rPr>
                <w:rStyle w:val="Hyperlink"/>
                <w:noProof/>
              </w:rPr>
              <w:delInstrText xml:space="preserve"> </w:delInstrText>
            </w:r>
            <w:r w:rsidRPr="00FC70A4" w:rsidDel="005E090B">
              <w:rPr>
                <w:rStyle w:val="Hyperlink"/>
                <w:noProof/>
              </w:rPr>
              <w:fldChar w:fldCharType="separate"/>
            </w:r>
          </w:del>
          <w:ins w:id="271" w:author="David Conklin" w:date="2020-11-20T11:30:00Z">
            <w:r w:rsidR="00D9019C">
              <w:rPr>
                <w:rStyle w:val="Hyperlink"/>
                <w:b/>
                <w:bCs/>
                <w:noProof/>
              </w:rPr>
              <w:t>Error! Hyperlink reference not valid.</w:t>
            </w:r>
          </w:ins>
          <w:del w:id="272" w:author="David Conklin" w:date="2020-11-18T14:49:00Z">
            <w:r w:rsidRPr="00FC70A4" w:rsidDel="005E090B">
              <w:rPr>
                <w:rStyle w:val="Hyperlink"/>
                <w:noProof/>
              </w:rPr>
              <w:delText>DataCW3M\&lt;study area&gt; folder contents</w:delText>
            </w:r>
            <w:r w:rsidDel="005E090B">
              <w:rPr>
                <w:noProof/>
                <w:webHidden/>
              </w:rPr>
              <w:tab/>
            </w:r>
            <w:r w:rsidDel="005E090B">
              <w:rPr>
                <w:noProof/>
                <w:webHidden/>
              </w:rPr>
              <w:fldChar w:fldCharType="begin"/>
            </w:r>
            <w:r w:rsidDel="005E090B">
              <w:rPr>
                <w:noProof/>
                <w:webHidden/>
              </w:rPr>
              <w:delInstrText xml:space="preserve"> PAGEREF _Toc56579824 \h </w:delInstrText>
            </w:r>
            <w:r w:rsidDel="005E090B">
              <w:rPr>
                <w:noProof/>
                <w:webHidden/>
              </w:rPr>
            </w:r>
            <w:r w:rsidDel="005E090B">
              <w:rPr>
                <w:noProof/>
                <w:webHidden/>
              </w:rPr>
              <w:fldChar w:fldCharType="separate"/>
            </w:r>
            <w:r w:rsidR="00F90C07" w:rsidDel="005E090B">
              <w:rPr>
                <w:noProof/>
                <w:webHidden/>
              </w:rPr>
              <w:delText>6</w:delText>
            </w:r>
            <w:r w:rsidDel="005E090B">
              <w:rPr>
                <w:noProof/>
                <w:webHidden/>
              </w:rPr>
              <w:fldChar w:fldCharType="end"/>
            </w:r>
            <w:r w:rsidRPr="00FC70A4" w:rsidDel="005E090B">
              <w:rPr>
                <w:rStyle w:val="Hyperlink"/>
                <w:noProof/>
              </w:rPr>
              <w:fldChar w:fldCharType="end"/>
            </w:r>
          </w:del>
        </w:p>
        <w:p w14:paraId="1119FA88" w14:textId="1AA63BF8" w:rsidR="006636CC" w:rsidDel="005E090B" w:rsidRDefault="006636CC">
          <w:pPr>
            <w:pStyle w:val="TOC1"/>
            <w:tabs>
              <w:tab w:val="right" w:leader="dot" w:pos="9350"/>
            </w:tabs>
            <w:rPr>
              <w:del w:id="273" w:author="David Conklin" w:date="2020-11-18T14:49:00Z"/>
              <w:rFonts w:eastAsiaTheme="minorEastAsia"/>
              <w:noProof/>
            </w:rPr>
          </w:pPr>
          <w:del w:id="27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"_Toc56579825"</w:delInstrText>
            </w:r>
            <w:r w:rsidRPr="00FC70A4" w:rsidDel="005E090B">
              <w:rPr>
                <w:rStyle w:val="Hyperlink"/>
                <w:noProof/>
              </w:rPr>
              <w:delInstrText xml:space="preserve"> </w:delInstrText>
            </w:r>
            <w:r w:rsidRPr="00FC70A4" w:rsidDel="005E090B">
              <w:rPr>
                <w:rStyle w:val="Hyperlink"/>
                <w:noProof/>
              </w:rPr>
              <w:fldChar w:fldCharType="separate"/>
            </w:r>
          </w:del>
          <w:ins w:id="275" w:author="David Conklin" w:date="2020-11-20T11:30:00Z">
            <w:r w:rsidR="00D9019C">
              <w:rPr>
                <w:rStyle w:val="Hyperlink"/>
                <w:b/>
                <w:bCs/>
                <w:noProof/>
              </w:rPr>
              <w:t>Error! Hyperlink reference not valid.</w:t>
            </w:r>
          </w:ins>
          <w:del w:id="276" w:author="David Conklin" w:date="2020-11-18T14:49:00Z">
            <w:r w:rsidRPr="00FC70A4" w:rsidDel="005E090B">
              <w:rPr>
                <w:rStyle w:val="Hyperlink"/>
                <w:noProof/>
              </w:rPr>
              <w:delText>Calendar conventions</w:delText>
            </w:r>
            <w:r w:rsidDel="005E090B">
              <w:rPr>
                <w:noProof/>
                <w:webHidden/>
              </w:rPr>
              <w:tab/>
            </w:r>
            <w:r w:rsidDel="005E090B">
              <w:rPr>
                <w:noProof/>
                <w:webHidden/>
              </w:rPr>
              <w:fldChar w:fldCharType="begin"/>
            </w:r>
            <w:r w:rsidDel="005E090B">
              <w:rPr>
                <w:noProof/>
                <w:webHidden/>
              </w:rPr>
              <w:delInstrText xml:space="preserve"> PAGEREF _Toc56579825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2CACE60F" w14:textId="115D2978" w:rsidR="006636CC" w:rsidDel="005E090B" w:rsidRDefault="006636CC">
          <w:pPr>
            <w:pStyle w:val="TOC2"/>
            <w:tabs>
              <w:tab w:val="right" w:leader="dot" w:pos="9350"/>
            </w:tabs>
            <w:rPr>
              <w:del w:id="277" w:author="David Conklin" w:date="2020-11-18T14:49:00Z"/>
              <w:rFonts w:eastAsiaTheme="minorEastAsia"/>
              <w:noProof/>
            </w:rPr>
          </w:pPr>
          <w:del w:id="27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"_Toc56579826"</w:delInstrText>
            </w:r>
            <w:r w:rsidRPr="00FC70A4" w:rsidDel="005E090B">
              <w:rPr>
                <w:rStyle w:val="Hyperlink"/>
                <w:noProof/>
              </w:rPr>
              <w:delInstrText xml:space="preserve"> </w:delInstrText>
            </w:r>
            <w:r w:rsidRPr="00FC70A4" w:rsidDel="005E090B">
              <w:rPr>
                <w:rStyle w:val="Hyperlink"/>
                <w:noProof/>
              </w:rPr>
              <w:fldChar w:fldCharType="separate"/>
            </w:r>
          </w:del>
          <w:ins w:id="279" w:author="David Conklin" w:date="2020-11-20T11:30:00Z">
            <w:r w:rsidR="00D9019C">
              <w:rPr>
                <w:rStyle w:val="Hyperlink"/>
                <w:b/>
                <w:bCs/>
                <w:noProof/>
              </w:rPr>
              <w:t>Error! Hyperlink reference not valid.</w:t>
            </w:r>
          </w:ins>
          <w:del w:id="280" w:author="David Conklin" w:date="2020-11-18T14:49:00Z">
            <w:r w:rsidRPr="00FC70A4" w:rsidDel="005E090B">
              <w:rPr>
                <w:rStyle w:val="Hyperlink"/>
                <w:noProof/>
              </w:rPr>
              <w:delText>Water years</w:delText>
            </w:r>
            <w:r w:rsidDel="005E090B">
              <w:rPr>
                <w:noProof/>
                <w:webHidden/>
              </w:rPr>
              <w:tab/>
            </w:r>
            <w:r w:rsidDel="005E090B">
              <w:rPr>
                <w:noProof/>
                <w:webHidden/>
              </w:rPr>
              <w:fldChar w:fldCharType="begin"/>
            </w:r>
            <w:r w:rsidDel="005E090B">
              <w:rPr>
                <w:noProof/>
                <w:webHidden/>
              </w:rPr>
              <w:delInstrText xml:space="preserve"> PAGEREF _Toc56579826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00029F33" w14:textId="03E9C498" w:rsidR="006636CC" w:rsidDel="005E090B" w:rsidRDefault="006636CC">
          <w:pPr>
            <w:pStyle w:val="TOC1"/>
            <w:tabs>
              <w:tab w:val="right" w:leader="dot" w:pos="9350"/>
            </w:tabs>
            <w:rPr>
              <w:del w:id="281" w:author="David Conklin" w:date="2020-11-18T14:49:00Z"/>
              <w:rFonts w:eastAsiaTheme="minorEastAsia"/>
              <w:noProof/>
            </w:rPr>
          </w:pPr>
          <w:del w:id="28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"_Toc56579827"</w:delInstrText>
            </w:r>
            <w:r w:rsidRPr="00FC70A4" w:rsidDel="005E090B">
              <w:rPr>
                <w:rStyle w:val="Hyperlink"/>
                <w:noProof/>
              </w:rPr>
              <w:delInstrText xml:space="preserve"> </w:delInstrText>
            </w:r>
            <w:r w:rsidRPr="00FC70A4" w:rsidDel="005E090B">
              <w:rPr>
                <w:rStyle w:val="Hyperlink"/>
                <w:noProof/>
              </w:rPr>
              <w:fldChar w:fldCharType="separate"/>
            </w:r>
          </w:del>
          <w:ins w:id="283" w:author="David Conklin" w:date="2020-11-20T11:30:00Z">
            <w:r w:rsidR="00D9019C">
              <w:rPr>
                <w:rStyle w:val="Hyperlink"/>
                <w:b/>
                <w:bCs/>
                <w:noProof/>
              </w:rPr>
              <w:t>Error! Hyperlink reference not valid.</w:t>
            </w:r>
          </w:ins>
          <w:del w:id="284" w:author="David Conklin" w:date="2020-11-18T14:49:00Z">
            <w:r w:rsidRPr="00FC70A4" w:rsidDel="005E090B">
              <w:rPr>
                <w:rStyle w:val="Hyperlink"/>
                <w:noProof/>
              </w:rPr>
              <w:delText>Climate data</w:delText>
            </w:r>
            <w:r w:rsidDel="005E090B">
              <w:rPr>
                <w:noProof/>
                <w:webHidden/>
              </w:rPr>
              <w:tab/>
            </w:r>
            <w:r w:rsidDel="005E090B">
              <w:rPr>
                <w:noProof/>
                <w:webHidden/>
              </w:rPr>
              <w:fldChar w:fldCharType="begin"/>
            </w:r>
            <w:r w:rsidDel="005E090B">
              <w:rPr>
                <w:noProof/>
                <w:webHidden/>
              </w:rPr>
              <w:delInstrText xml:space="preserve"> PAGEREF _Toc56579827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7FA22185" w14:textId="1F48F5A2" w:rsidR="006636CC" w:rsidDel="005E090B" w:rsidRDefault="006636CC">
          <w:pPr>
            <w:pStyle w:val="TOC2"/>
            <w:tabs>
              <w:tab w:val="right" w:leader="dot" w:pos="9350"/>
            </w:tabs>
            <w:rPr>
              <w:del w:id="285" w:author="David Conklin" w:date="2020-11-18T14:49:00Z"/>
              <w:rFonts w:eastAsiaTheme="minorEastAsia"/>
              <w:noProof/>
            </w:rPr>
          </w:pPr>
          <w:del w:id="28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"_Toc56579828"</w:delInstrText>
            </w:r>
            <w:r w:rsidRPr="00FC70A4" w:rsidDel="005E090B">
              <w:rPr>
                <w:rStyle w:val="Hyperlink"/>
                <w:noProof/>
              </w:rPr>
              <w:delInstrText xml:space="preserve"> </w:delInstrText>
            </w:r>
            <w:r w:rsidRPr="00FC70A4" w:rsidDel="005E090B">
              <w:rPr>
                <w:rStyle w:val="Hyperlink"/>
                <w:noProof/>
              </w:rPr>
              <w:fldChar w:fldCharType="separate"/>
            </w:r>
          </w:del>
          <w:ins w:id="287" w:author="David Conklin" w:date="2020-11-20T11:30:00Z">
            <w:r w:rsidR="00D9019C">
              <w:rPr>
                <w:rStyle w:val="Hyperlink"/>
                <w:b/>
                <w:bCs/>
                <w:noProof/>
              </w:rPr>
              <w:t>Error! Hyperlink reference not valid.</w:t>
            </w:r>
          </w:ins>
          <w:del w:id="288" w:author="David Conklin" w:date="2020-11-18T14:49:00Z">
            <w:r w:rsidRPr="00FC70A4" w:rsidDel="005E090B">
              <w:rPr>
                <w:rStyle w:val="Hyperlink"/>
                <w:noProof/>
              </w:rPr>
              <w:delText>Numbered climate scenarios in the model</w:delText>
            </w:r>
            <w:r w:rsidDel="005E090B">
              <w:rPr>
                <w:noProof/>
                <w:webHidden/>
              </w:rPr>
              <w:tab/>
            </w:r>
            <w:r w:rsidDel="005E090B">
              <w:rPr>
                <w:noProof/>
                <w:webHidden/>
              </w:rPr>
              <w:fldChar w:fldCharType="begin"/>
            </w:r>
            <w:r w:rsidDel="005E090B">
              <w:rPr>
                <w:noProof/>
                <w:webHidden/>
              </w:rPr>
              <w:delInstrText xml:space="preserve"> PAGEREF _Toc56579828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09ECDBCA" w14:textId="2D29930D" w:rsidR="006636CC" w:rsidDel="005E090B" w:rsidRDefault="006636CC">
          <w:pPr>
            <w:pStyle w:val="TOC2"/>
            <w:tabs>
              <w:tab w:val="right" w:leader="dot" w:pos="9350"/>
            </w:tabs>
            <w:rPr>
              <w:del w:id="289" w:author="David Conklin" w:date="2020-11-18T14:49:00Z"/>
              <w:rFonts w:eastAsiaTheme="minorEastAsia"/>
              <w:noProof/>
            </w:rPr>
          </w:pPr>
          <w:del w:id="29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"_Toc56579829"</w:delInstrText>
            </w:r>
            <w:r w:rsidRPr="00FC70A4" w:rsidDel="005E090B">
              <w:rPr>
                <w:rStyle w:val="Hyperlink"/>
                <w:noProof/>
              </w:rPr>
              <w:delInstrText xml:space="preserve"> </w:delInstrText>
            </w:r>
            <w:r w:rsidRPr="00FC70A4" w:rsidDel="005E090B">
              <w:rPr>
                <w:rStyle w:val="Hyperlink"/>
                <w:noProof/>
              </w:rPr>
              <w:fldChar w:fldCharType="separate"/>
            </w:r>
          </w:del>
          <w:ins w:id="291" w:author="David Conklin" w:date="2020-11-20T11:30:00Z">
            <w:r w:rsidR="00D9019C">
              <w:rPr>
                <w:rStyle w:val="Hyperlink"/>
                <w:b/>
                <w:bCs/>
                <w:noProof/>
              </w:rPr>
              <w:t>Error! Hyperlink reference not valid.</w:t>
            </w:r>
          </w:ins>
          <w:del w:id="292" w:author="David Conklin" w:date="2020-11-18T14:49:00Z">
            <w:r w:rsidRPr="00FC70A4" w:rsidDel="005E090B">
              <w:rPr>
                <w:rStyle w:val="Hyperlink"/>
                <w:noProof/>
              </w:rPr>
              <w:delText>Monthly and seasonal weather data</w:delText>
            </w:r>
            <w:r w:rsidDel="005E090B">
              <w:rPr>
                <w:noProof/>
                <w:webHidden/>
              </w:rPr>
              <w:tab/>
            </w:r>
            <w:r w:rsidDel="005E090B">
              <w:rPr>
                <w:noProof/>
                <w:webHidden/>
              </w:rPr>
              <w:fldChar w:fldCharType="begin"/>
            </w:r>
            <w:r w:rsidDel="005E090B">
              <w:rPr>
                <w:noProof/>
                <w:webHidden/>
              </w:rPr>
              <w:delInstrText xml:space="preserve"> PAGEREF _Toc56579829 \h </w:delInstrText>
            </w:r>
            <w:r w:rsidDel="005E090B">
              <w:rPr>
                <w:noProof/>
                <w:webHidden/>
              </w:rPr>
            </w:r>
            <w:r w:rsidDel="005E090B">
              <w:rPr>
                <w:noProof/>
                <w:webHidden/>
              </w:rPr>
              <w:fldChar w:fldCharType="separate"/>
            </w:r>
            <w:r w:rsidR="00F90C07" w:rsidDel="005E090B">
              <w:rPr>
                <w:noProof/>
                <w:webHidden/>
              </w:rPr>
              <w:delText>13</w:delText>
            </w:r>
            <w:r w:rsidDel="005E090B">
              <w:rPr>
                <w:noProof/>
                <w:webHidden/>
              </w:rPr>
              <w:fldChar w:fldCharType="end"/>
            </w:r>
            <w:r w:rsidRPr="00FC70A4" w:rsidDel="005E090B">
              <w:rPr>
                <w:rStyle w:val="Hyperlink"/>
                <w:noProof/>
              </w:rPr>
              <w:fldChar w:fldCharType="end"/>
            </w:r>
          </w:del>
        </w:p>
        <w:p w14:paraId="5EB88802" w14:textId="7360CABA" w:rsidR="006636CC" w:rsidDel="005E090B" w:rsidRDefault="006636CC">
          <w:pPr>
            <w:pStyle w:val="TOC2"/>
            <w:tabs>
              <w:tab w:val="right" w:leader="dot" w:pos="9350"/>
            </w:tabs>
            <w:rPr>
              <w:del w:id="293" w:author="David Conklin" w:date="2020-11-18T14:49:00Z"/>
              <w:rFonts w:eastAsiaTheme="minorEastAsia"/>
              <w:noProof/>
            </w:rPr>
          </w:pPr>
          <w:del w:id="29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"_Toc56579830"</w:delInstrText>
            </w:r>
            <w:r w:rsidRPr="00FC70A4" w:rsidDel="005E090B">
              <w:rPr>
                <w:rStyle w:val="Hyperlink"/>
                <w:noProof/>
              </w:rPr>
              <w:delInstrText xml:space="preserve"> </w:delInstrText>
            </w:r>
            <w:r w:rsidRPr="00FC70A4" w:rsidDel="005E090B">
              <w:rPr>
                <w:rStyle w:val="Hyperlink"/>
                <w:noProof/>
              </w:rPr>
              <w:fldChar w:fldCharType="separate"/>
            </w:r>
          </w:del>
          <w:ins w:id="295" w:author="David Conklin" w:date="2020-11-20T11:30:00Z">
            <w:r w:rsidR="00D9019C">
              <w:rPr>
                <w:rStyle w:val="Hyperlink"/>
                <w:b/>
                <w:bCs/>
                <w:noProof/>
              </w:rPr>
              <w:t>Error! Hyperlink reference not valid.</w:t>
            </w:r>
          </w:ins>
          <w:del w:id="296" w:author="David Conklin" w:date="2020-11-18T14:49:00Z">
            <w:r w:rsidRPr="00FC70A4" w:rsidDel="005E090B">
              <w:rPr>
                <w:rStyle w:val="Hyperlink"/>
                <w:noProof/>
              </w:rPr>
              <w:delText>Climate data grids</w:delText>
            </w:r>
            <w:r w:rsidDel="005E090B">
              <w:rPr>
                <w:noProof/>
                <w:webHidden/>
              </w:rPr>
              <w:tab/>
            </w:r>
            <w:r w:rsidDel="005E090B">
              <w:rPr>
                <w:noProof/>
                <w:webHidden/>
              </w:rPr>
              <w:fldChar w:fldCharType="begin"/>
            </w:r>
            <w:r w:rsidDel="005E090B">
              <w:rPr>
                <w:noProof/>
                <w:webHidden/>
              </w:rPr>
              <w:delInstrText xml:space="preserve"> PAGEREF _Toc56579830 \h </w:delInstrText>
            </w:r>
            <w:r w:rsidDel="005E090B">
              <w:rPr>
                <w:noProof/>
                <w:webHidden/>
              </w:rPr>
            </w:r>
            <w:r w:rsidDel="005E090B">
              <w:rPr>
                <w:noProof/>
                <w:webHidden/>
              </w:rPr>
              <w:fldChar w:fldCharType="separate"/>
            </w:r>
            <w:r w:rsidR="00F90C07" w:rsidDel="005E090B">
              <w:rPr>
                <w:noProof/>
                <w:webHidden/>
              </w:rPr>
              <w:delText>14</w:delText>
            </w:r>
            <w:r w:rsidDel="005E090B">
              <w:rPr>
                <w:noProof/>
                <w:webHidden/>
              </w:rPr>
              <w:fldChar w:fldCharType="end"/>
            </w:r>
            <w:r w:rsidRPr="00FC70A4" w:rsidDel="005E090B">
              <w:rPr>
                <w:rStyle w:val="Hyperlink"/>
                <w:noProof/>
              </w:rPr>
              <w:fldChar w:fldCharType="end"/>
            </w:r>
          </w:del>
        </w:p>
        <w:p w14:paraId="68469455" w14:textId="4A7DAEDA" w:rsidR="006636CC" w:rsidDel="005E090B" w:rsidRDefault="006636CC">
          <w:pPr>
            <w:pStyle w:val="TOC3"/>
            <w:tabs>
              <w:tab w:val="right" w:leader="dot" w:pos="9350"/>
            </w:tabs>
            <w:rPr>
              <w:del w:id="297" w:author="David Conklin" w:date="2020-11-18T14:49:00Z"/>
              <w:rFonts w:eastAsiaTheme="minorEastAsia"/>
              <w:noProof/>
            </w:rPr>
          </w:pPr>
          <w:del w:id="29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"_Toc56579831"</w:delInstrText>
            </w:r>
            <w:r w:rsidRPr="00FC70A4" w:rsidDel="005E090B">
              <w:rPr>
                <w:rStyle w:val="Hyperlink"/>
                <w:noProof/>
              </w:rPr>
              <w:delInstrText xml:space="preserve"> </w:delInstrText>
            </w:r>
            <w:r w:rsidRPr="00FC70A4" w:rsidDel="005E090B">
              <w:rPr>
                <w:rStyle w:val="Hyperlink"/>
                <w:noProof/>
              </w:rPr>
              <w:fldChar w:fldCharType="separate"/>
            </w:r>
          </w:del>
          <w:ins w:id="299" w:author="David Conklin" w:date="2020-11-20T11:30:00Z">
            <w:r w:rsidR="00D9019C">
              <w:rPr>
                <w:rStyle w:val="Hyperlink"/>
                <w:b/>
                <w:bCs/>
                <w:noProof/>
              </w:rPr>
              <w:t>Error! Hyperlink reference not valid.</w:t>
            </w:r>
          </w:ins>
          <w:del w:id="300" w:author="David Conklin" w:date="2020-11-18T14:49:00Z">
            <w:r w:rsidRPr="00FC70A4" w:rsidDel="005E090B">
              <w:rPr>
                <w:rStyle w:val="Hyperlink"/>
                <w:noProof/>
              </w:rPr>
              <w:delText>The WW2100 climate grid</w:delText>
            </w:r>
            <w:r w:rsidDel="005E090B">
              <w:rPr>
                <w:noProof/>
                <w:webHidden/>
              </w:rPr>
              <w:tab/>
            </w:r>
            <w:r w:rsidDel="005E090B">
              <w:rPr>
                <w:noProof/>
                <w:webHidden/>
              </w:rPr>
              <w:fldChar w:fldCharType="begin"/>
            </w:r>
            <w:r w:rsidDel="005E090B">
              <w:rPr>
                <w:noProof/>
                <w:webHidden/>
              </w:rPr>
              <w:delInstrText xml:space="preserve"> PAGEREF _Toc56579831 \h </w:delInstrText>
            </w:r>
            <w:r w:rsidDel="005E090B">
              <w:rPr>
                <w:noProof/>
                <w:webHidden/>
              </w:rPr>
            </w:r>
            <w:r w:rsidDel="005E090B">
              <w:rPr>
                <w:noProof/>
                <w:webHidden/>
              </w:rPr>
              <w:fldChar w:fldCharType="separate"/>
            </w:r>
            <w:r w:rsidR="00F90C07" w:rsidDel="005E090B">
              <w:rPr>
                <w:noProof/>
                <w:webHidden/>
              </w:rPr>
              <w:delText>14</w:delText>
            </w:r>
            <w:r w:rsidDel="005E090B">
              <w:rPr>
                <w:noProof/>
                <w:webHidden/>
              </w:rPr>
              <w:fldChar w:fldCharType="end"/>
            </w:r>
            <w:r w:rsidRPr="00FC70A4" w:rsidDel="005E090B">
              <w:rPr>
                <w:rStyle w:val="Hyperlink"/>
                <w:noProof/>
              </w:rPr>
              <w:fldChar w:fldCharType="end"/>
            </w:r>
          </w:del>
        </w:p>
        <w:p w14:paraId="76B57863" w14:textId="540EBEBA" w:rsidR="006636CC" w:rsidDel="005E090B" w:rsidRDefault="006636CC">
          <w:pPr>
            <w:pStyle w:val="TOC3"/>
            <w:tabs>
              <w:tab w:val="right" w:leader="dot" w:pos="9350"/>
            </w:tabs>
            <w:rPr>
              <w:del w:id="301" w:author="David Conklin" w:date="2020-11-18T14:49:00Z"/>
              <w:rFonts w:eastAsiaTheme="minorEastAsia"/>
              <w:noProof/>
            </w:rPr>
          </w:pPr>
          <w:del w:id="30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"_Toc56579832"</w:delInstrText>
            </w:r>
            <w:r w:rsidRPr="00FC70A4" w:rsidDel="005E090B">
              <w:rPr>
                <w:rStyle w:val="Hyperlink"/>
                <w:noProof/>
              </w:rPr>
              <w:delInstrText xml:space="preserve"> </w:delInstrText>
            </w:r>
            <w:r w:rsidRPr="00FC70A4" w:rsidDel="005E090B">
              <w:rPr>
                <w:rStyle w:val="Hyperlink"/>
                <w:noProof/>
              </w:rPr>
              <w:fldChar w:fldCharType="separate"/>
            </w:r>
          </w:del>
          <w:ins w:id="303" w:author="David Conklin" w:date="2020-11-20T11:30:00Z">
            <w:r w:rsidR="00D9019C">
              <w:rPr>
                <w:rStyle w:val="Hyperlink"/>
                <w:b/>
                <w:bCs/>
                <w:noProof/>
              </w:rPr>
              <w:t>Error! Hyperlink reference not valid.</w:t>
            </w:r>
          </w:ins>
          <w:del w:id="304" w:author="David Conklin" w:date="2020-11-18T14:49:00Z">
            <w:r w:rsidRPr="00FC70A4" w:rsidDel="005E090B">
              <w:rPr>
                <w:rStyle w:val="Hyperlink"/>
                <w:noProof/>
              </w:rPr>
              <w:delText>The v2 climate grid</w:delText>
            </w:r>
            <w:r w:rsidDel="005E090B">
              <w:rPr>
                <w:noProof/>
                <w:webHidden/>
              </w:rPr>
              <w:tab/>
            </w:r>
            <w:r w:rsidDel="005E090B">
              <w:rPr>
                <w:noProof/>
                <w:webHidden/>
              </w:rPr>
              <w:fldChar w:fldCharType="begin"/>
            </w:r>
            <w:r w:rsidDel="005E090B">
              <w:rPr>
                <w:noProof/>
                <w:webHidden/>
              </w:rPr>
              <w:delInstrText xml:space="preserve"> PAGEREF _Toc56579832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2AD8634E" w14:textId="28005346" w:rsidR="006636CC" w:rsidDel="005E090B" w:rsidRDefault="006636CC">
          <w:pPr>
            <w:pStyle w:val="TOC2"/>
            <w:tabs>
              <w:tab w:val="right" w:leader="dot" w:pos="9350"/>
            </w:tabs>
            <w:rPr>
              <w:del w:id="305" w:author="David Conklin" w:date="2020-11-18T14:49:00Z"/>
              <w:rFonts w:eastAsiaTheme="minorEastAsia"/>
              <w:noProof/>
            </w:rPr>
          </w:pPr>
          <w:del w:id="30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"_Toc56579833"</w:delInstrText>
            </w:r>
            <w:r w:rsidRPr="00FC70A4" w:rsidDel="005E090B">
              <w:rPr>
                <w:rStyle w:val="Hyperlink"/>
                <w:noProof/>
              </w:rPr>
              <w:delInstrText xml:space="preserve"> </w:delInstrText>
            </w:r>
            <w:r w:rsidRPr="00FC70A4" w:rsidDel="005E090B">
              <w:rPr>
                <w:rStyle w:val="Hyperlink"/>
                <w:noProof/>
              </w:rPr>
              <w:fldChar w:fldCharType="separate"/>
            </w:r>
          </w:del>
          <w:ins w:id="307" w:author="David Conklin" w:date="2020-11-20T11:30:00Z">
            <w:r w:rsidR="00D9019C">
              <w:rPr>
                <w:rStyle w:val="Hyperlink"/>
                <w:b/>
                <w:bCs/>
                <w:noProof/>
              </w:rPr>
              <w:t>Error! Hyperlink reference not valid.</w:t>
            </w:r>
          </w:ins>
          <w:del w:id="308" w:author="David Conklin" w:date="2020-11-18T14:49:00Z">
            <w:r w:rsidRPr="00FC70A4" w:rsidDel="005E090B">
              <w:rPr>
                <w:rStyle w:val="Hyperlink"/>
                <w:noProof/>
              </w:rPr>
              <w:delText>How climate data is looked up</w:delText>
            </w:r>
            <w:r w:rsidDel="005E090B">
              <w:rPr>
                <w:noProof/>
                <w:webHidden/>
              </w:rPr>
              <w:tab/>
            </w:r>
            <w:r w:rsidDel="005E090B">
              <w:rPr>
                <w:noProof/>
                <w:webHidden/>
              </w:rPr>
              <w:fldChar w:fldCharType="begin"/>
            </w:r>
            <w:r w:rsidDel="005E090B">
              <w:rPr>
                <w:noProof/>
                <w:webHidden/>
              </w:rPr>
              <w:delInstrText xml:space="preserve"> PAGEREF _Toc56579833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4A666C32" w14:textId="7C2F0CCC" w:rsidR="006636CC" w:rsidDel="005E090B" w:rsidRDefault="006636CC">
          <w:pPr>
            <w:pStyle w:val="TOC2"/>
            <w:tabs>
              <w:tab w:val="right" w:leader="dot" w:pos="9350"/>
            </w:tabs>
            <w:rPr>
              <w:del w:id="309" w:author="David Conklin" w:date="2020-11-18T14:49:00Z"/>
              <w:rFonts w:eastAsiaTheme="minorEastAsia"/>
              <w:noProof/>
            </w:rPr>
          </w:pPr>
          <w:del w:id="31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"_Toc56579834"</w:delInstrText>
            </w:r>
            <w:r w:rsidRPr="00FC70A4" w:rsidDel="005E090B">
              <w:rPr>
                <w:rStyle w:val="Hyperlink"/>
                <w:noProof/>
              </w:rPr>
              <w:delInstrText xml:space="preserve"> </w:delInstrText>
            </w:r>
            <w:r w:rsidRPr="00FC70A4" w:rsidDel="005E090B">
              <w:rPr>
                <w:rStyle w:val="Hyperlink"/>
                <w:noProof/>
              </w:rPr>
              <w:fldChar w:fldCharType="separate"/>
            </w:r>
          </w:del>
          <w:ins w:id="311" w:author="David Conklin" w:date="2020-11-20T11:30:00Z">
            <w:r w:rsidR="00D9019C">
              <w:rPr>
                <w:rStyle w:val="Hyperlink"/>
                <w:b/>
                <w:bCs/>
                <w:noProof/>
              </w:rPr>
              <w:t>Error! Hyperlink reference not valid.</w:t>
            </w:r>
          </w:ins>
          <w:del w:id="312" w:author="David Conklin" w:date="2020-11-18T14:49:00Z">
            <w:r w:rsidRPr="00FC70A4" w:rsidDel="005E090B">
              <w:rPr>
                <w:rStyle w:val="Hyperlink"/>
                <w:noProof/>
              </w:rPr>
              <w:delText>What is in a climate dataset</w:delText>
            </w:r>
            <w:r w:rsidDel="005E090B">
              <w:rPr>
                <w:noProof/>
                <w:webHidden/>
              </w:rPr>
              <w:tab/>
            </w:r>
            <w:r w:rsidDel="005E090B">
              <w:rPr>
                <w:noProof/>
                <w:webHidden/>
              </w:rPr>
              <w:fldChar w:fldCharType="begin"/>
            </w:r>
            <w:r w:rsidDel="005E090B">
              <w:rPr>
                <w:noProof/>
                <w:webHidden/>
              </w:rPr>
              <w:delInstrText xml:space="preserve"> PAGEREF _Toc56579834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5651913B" w14:textId="1ED04DFE" w:rsidR="006636CC" w:rsidDel="005E090B" w:rsidRDefault="006636CC">
          <w:pPr>
            <w:pStyle w:val="TOC1"/>
            <w:tabs>
              <w:tab w:val="right" w:leader="dot" w:pos="9350"/>
            </w:tabs>
            <w:rPr>
              <w:del w:id="313" w:author="David Conklin" w:date="2020-11-18T14:49:00Z"/>
              <w:rFonts w:eastAsiaTheme="minorEastAsia"/>
              <w:noProof/>
            </w:rPr>
          </w:pPr>
          <w:del w:id="31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"_Toc56579835"</w:delInstrText>
            </w:r>
            <w:r w:rsidRPr="00FC70A4" w:rsidDel="005E090B">
              <w:rPr>
                <w:rStyle w:val="Hyperlink"/>
                <w:noProof/>
              </w:rPr>
              <w:delInstrText xml:space="preserve"> </w:delInstrText>
            </w:r>
            <w:r w:rsidRPr="00FC70A4" w:rsidDel="005E090B">
              <w:rPr>
                <w:rStyle w:val="Hyperlink"/>
                <w:noProof/>
              </w:rPr>
              <w:fldChar w:fldCharType="separate"/>
            </w:r>
          </w:del>
          <w:ins w:id="315" w:author="David Conklin" w:date="2020-11-20T11:30:00Z">
            <w:r w:rsidR="00D9019C">
              <w:rPr>
                <w:rStyle w:val="Hyperlink"/>
                <w:b/>
                <w:bCs/>
                <w:noProof/>
              </w:rPr>
              <w:t>Error! Hyperlink reference not valid.</w:t>
            </w:r>
          </w:ins>
          <w:del w:id="316" w:author="David Conklin" w:date="2020-11-18T14:49:00Z">
            <w:r w:rsidRPr="00FC70A4" w:rsidDel="005E090B">
              <w:rPr>
                <w:rStyle w:val="Hyperlink"/>
                <w:noProof/>
              </w:rPr>
              <w:delText>Water rights</w:delText>
            </w:r>
            <w:r w:rsidDel="005E090B">
              <w:rPr>
                <w:noProof/>
                <w:webHidden/>
              </w:rPr>
              <w:tab/>
            </w:r>
            <w:r w:rsidDel="005E090B">
              <w:rPr>
                <w:noProof/>
                <w:webHidden/>
              </w:rPr>
              <w:fldChar w:fldCharType="begin"/>
            </w:r>
            <w:r w:rsidDel="005E090B">
              <w:rPr>
                <w:noProof/>
                <w:webHidden/>
              </w:rPr>
              <w:delInstrText xml:space="preserve"> PAGEREF _Toc56579835 \h </w:delInstrText>
            </w:r>
            <w:r w:rsidDel="005E090B">
              <w:rPr>
                <w:noProof/>
                <w:webHidden/>
              </w:rPr>
            </w:r>
            <w:r w:rsidDel="005E090B">
              <w:rPr>
                <w:noProof/>
                <w:webHidden/>
              </w:rPr>
              <w:fldChar w:fldCharType="separate"/>
            </w:r>
            <w:r w:rsidR="00F90C07" w:rsidDel="005E090B">
              <w:rPr>
                <w:noProof/>
                <w:webHidden/>
              </w:rPr>
              <w:delText>16</w:delText>
            </w:r>
            <w:r w:rsidDel="005E090B">
              <w:rPr>
                <w:noProof/>
                <w:webHidden/>
              </w:rPr>
              <w:fldChar w:fldCharType="end"/>
            </w:r>
            <w:r w:rsidRPr="00FC70A4" w:rsidDel="005E090B">
              <w:rPr>
                <w:rStyle w:val="Hyperlink"/>
                <w:noProof/>
              </w:rPr>
              <w:fldChar w:fldCharType="end"/>
            </w:r>
          </w:del>
        </w:p>
        <w:p w14:paraId="123D60D3" w14:textId="746A727A" w:rsidR="006636CC" w:rsidDel="005E090B" w:rsidRDefault="006636CC">
          <w:pPr>
            <w:pStyle w:val="TOC2"/>
            <w:tabs>
              <w:tab w:val="right" w:leader="dot" w:pos="9350"/>
            </w:tabs>
            <w:rPr>
              <w:del w:id="317" w:author="David Conklin" w:date="2020-11-18T14:49:00Z"/>
              <w:rFonts w:eastAsiaTheme="minorEastAsia"/>
              <w:noProof/>
            </w:rPr>
          </w:pPr>
          <w:del w:id="31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"_Toc56579836"</w:delInstrText>
            </w:r>
            <w:r w:rsidRPr="00FC70A4" w:rsidDel="005E090B">
              <w:rPr>
                <w:rStyle w:val="Hyperlink"/>
                <w:noProof/>
              </w:rPr>
              <w:delInstrText xml:space="preserve"> </w:delInstrText>
            </w:r>
            <w:r w:rsidRPr="00FC70A4" w:rsidDel="005E090B">
              <w:rPr>
                <w:rStyle w:val="Hyperlink"/>
                <w:noProof/>
              </w:rPr>
              <w:fldChar w:fldCharType="separate"/>
            </w:r>
          </w:del>
          <w:ins w:id="319" w:author="David Conklin" w:date="2020-11-20T11:30:00Z">
            <w:r w:rsidR="00D9019C">
              <w:rPr>
                <w:rStyle w:val="Hyperlink"/>
                <w:b/>
                <w:bCs/>
                <w:noProof/>
              </w:rPr>
              <w:t>Error! Hyperlink reference not valid.</w:t>
            </w:r>
          </w:ins>
          <w:del w:id="320" w:author="David Conklin" w:date="2020-11-18T14:49:00Z">
            <w:r w:rsidRPr="00FC70A4" w:rsidDel="005E090B">
              <w:rPr>
                <w:rStyle w:val="Hyperlink"/>
                <w:noProof/>
              </w:rPr>
              <w:delText>Water rights data</w:delText>
            </w:r>
            <w:r w:rsidDel="005E090B">
              <w:rPr>
                <w:noProof/>
                <w:webHidden/>
              </w:rPr>
              <w:tab/>
            </w:r>
            <w:r w:rsidDel="005E090B">
              <w:rPr>
                <w:noProof/>
                <w:webHidden/>
              </w:rPr>
              <w:fldChar w:fldCharType="begin"/>
            </w:r>
            <w:r w:rsidDel="005E090B">
              <w:rPr>
                <w:noProof/>
                <w:webHidden/>
              </w:rPr>
              <w:delInstrText xml:space="preserve"> PAGEREF _Toc56579836 \h </w:delInstrText>
            </w:r>
            <w:r w:rsidDel="005E090B">
              <w:rPr>
                <w:noProof/>
                <w:webHidden/>
              </w:rPr>
            </w:r>
            <w:r w:rsidDel="005E090B">
              <w:rPr>
                <w:noProof/>
                <w:webHidden/>
              </w:rPr>
              <w:fldChar w:fldCharType="separate"/>
            </w:r>
            <w:r w:rsidR="00F90C07" w:rsidDel="005E090B">
              <w:rPr>
                <w:noProof/>
                <w:webHidden/>
              </w:rPr>
              <w:delText>16</w:delText>
            </w:r>
            <w:r w:rsidDel="005E090B">
              <w:rPr>
                <w:noProof/>
                <w:webHidden/>
              </w:rPr>
              <w:fldChar w:fldCharType="end"/>
            </w:r>
            <w:r w:rsidRPr="00FC70A4" w:rsidDel="005E090B">
              <w:rPr>
                <w:rStyle w:val="Hyperlink"/>
                <w:noProof/>
              </w:rPr>
              <w:fldChar w:fldCharType="end"/>
            </w:r>
          </w:del>
        </w:p>
        <w:p w14:paraId="57B830B4" w14:textId="256FF5EA" w:rsidR="006636CC" w:rsidDel="005E090B" w:rsidRDefault="006636CC">
          <w:pPr>
            <w:pStyle w:val="TOC2"/>
            <w:tabs>
              <w:tab w:val="right" w:leader="dot" w:pos="9350"/>
            </w:tabs>
            <w:rPr>
              <w:del w:id="321" w:author="David Conklin" w:date="2020-11-18T14:49:00Z"/>
              <w:rFonts w:eastAsiaTheme="minorEastAsia"/>
              <w:noProof/>
            </w:rPr>
          </w:pPr>
          <w:del w:id="32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"_Toc56579837"</w:delInstrText>
            </w:r>
            <w:r w:rsidRPr="00FC70A4" w:rsidDel="005E090B">
              <w:rPr>
                <w:rStyle w:val="Hyperlink"/>
                <w:noProof/>
              </w:rPr>
              <w:delInstrText xml:space="preserve"> </w:delInstrText>
            </w:r>
            <w:r w:rsidRPr="00FC70A4" w:rsidDel="005E090B">
              <w:rPr>
                <w:rStyle w:val="Hyperlink"/>
                <w:noProof/>
              </w:rPr>
              <w:fldChar w:fldCharType="separate"/>
            </w:r>
          </w:del>
          <w:ins w:id="323" w:author="David Conklin" w:date="2020-11-20T11:30:00Z">
            <w:r w:rsidR="00D9019C">
              <w:rPr>
                <w:rStyle w:val="Hyperlink"/>
                <w:b/>
                <w:bCs/>
                <w:noProof/>
              </w:rPr>
              <w:t>Error! Hyperlink reference not valid.</w:t>
            </w:r>
          </w:ins>
          <w:del w:id="324" w:author="David Conklin" w:date="2020-11-18T14:49:00Z">
            <w:r w:rsidRPr="00FC70A4" w:rsidDel="005E090B">
              <w:rPr>
                <w:rStyle w:val="Hyperlink"/>
                <w:noProof/>
              </w:rPr>
              <w:delText>The wr_pods.csv file</w:delText>
            </w:r>
            <w:r w:rsidDel="005E090B">
              <w:rPr>
                <w:noProof/>
                <w:webHidden/>
              </w:rPr>
              <w:tab/>
            </w:r>
            <w:r w:rsidDel="005E090B">
              <w:rPr>
                <w:noProof/>
                <w:webHidden/>
              </w:rPr>
              <w:fldChar w:fldCharType="begin"/>
            </w:r>
            <w:r w:rsidDel="005E090B">
              <w:rPr>
                <w:noProof/>
                <w:webHidden/>
              </w:rPr>
              <w:delInstrText xml:space="preserve"> PAGEREF _Toc56579837 \h </w:delInstrText>
            </w:r>
            <w:r w:rsidDel="005E090B">
              <w:rPr>
                <w:noProof/>
                <w:webHidden/>
              </w:rPr>
            </w:r>
            <w:r w:rsidDel="005E090B">
              <w:rPr>
                <w:noProof/>
                <w:webHidden/>
              </w:rPr>
              <w:fldChar w:fldCharType="separate"/>
            </w:r>
            <w:r w:rsidR="00F90C07" w:rsidDel="005E090B">
              <w:rPr>
                <w:noProof/>
                <w:webHidden/>
              </w:rPr>
              <w:delText>17</w:delText>
            </w:r>
            <w:r w:rsidDel="005E090B">
              <w:rPr>
                <w:noProof/>
                <w:webHidden/>
              </w:rPr>
              <w:fldChar w:fldCharType="end"/>
            </w:r>
            <w:r w:rsidRPr="00FC70A4" w:rsidDel="005E090B">
              <w:rPr>
                <w:rStyle w:val="Hyperlink"/>
                <w:noProof/>
              </w:rPr>
              <w:fldChar w:fldCharType="end"/>
            </w:r>
          </w:del>
        </w:p>
        <w:p w14:paraId="5031501E" w14:textId="6DD7EF7F" w:rsidR="006636CC" w:rsidDel="005E090B" w:rsidRDefault="006636CC">
          <w:pPr>
            <w:pStyle w:val="TOC2"/>
            <w:tabs>
              <w:tab w:val="right" w:leader="dot" w:pos="9350"/>
            </w:tabs>
            <w:rPr>
              <w:del w:id="325" w:author="David Conklin" w:date="2020-11-18T14:49:00Z"/>
              <w:rFonts w:eastAsiaTheme="minorEastAsia"/>
              <w:noProof/>
            </w:rPr>
          </w:pPr>
          <w:del w:id="32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"_Toc56579838"</w:delInstrText>
            </w:r>
            <w:r w:rsidRPr="00FC70A4" w:rsidDel="005E090B">
              <w:rPr>
                <w:rStyle w:val="Hyperlink"/>
                <w:noProof/>
              </w:rPr>
              <w:delInstrText xml:space="preserve"> </w:delInstrText>
            </w:r>
            <w:r w:rsidRPr="00FC70A4" w:rsidDel="005E090B">
              <w:rPr>
                <w:rStyle w:val="Hyperlink"/>
                <w:noProof/>
              </w:rPr>
              <w:fldChar w:fldCharType="separate"/>
            </w:r>
          </w:del>
          <w:ins w:id="327" w:author="David Conklin" w:date="2020-11-20T11:30:00Z">
            <w:r w:rsidR="00D9019C">
              <w:rPr>
                <w:rStyle w:val="Hyperlink"/>
                <w:b/>
                <w:bCs/>
                <w:noProof/>
              </w:rPr>
              <w:t>Error! Hyperlink reference not valid.</w:t>
            </w:r>
          </w:ins>
          <w:del w:id="328" w:author="David Conklin" w:date="2020-11-18T14:49:00Z">
            <w:r w:rsidRPr="00FC70A4" w:rsidDel="005E090B">
              <w:rPr>
                <w:rStyle w:val="Hyperlink"/>
                <w:noProof/>
              </w:rPr>
              <w:delText>The wr_pous.csv file</w:delText>
            </w:r>
            <w:r w:rsidDel="005E090B">
              <w:rPr>
                <w:noProof/>
                <w:webHidden/>
              </w:rPr>
              <w:tab/>
            </w:r>
            <w:r w:rsidDel="005E090B">
              <w:rPr>
                <w:noProof/>
                <w:webHidden/>
              </w:rPr>
              <w:fldChar w:fldCharType="begin"/>
            </w:r>
            <w:r w:rsidDel="005E090B">
              <w:rPr>
                <w:noProof/>
                <w:webHidden/>
              </w:rPr>
              <w:delInstrText xml:space="preserve"> PAGEREF _Toc56579838 \h </w:delInstrText>
            </w:r>
            <w:r w:rsidDel="005E090B">
              <w:rPr>
                <w:noProof/>
                <w:webHidden/>
              </w:rPr>
            </w:r>
            <w:r w:rsidDel="005E090B">
              <w:rPr>
                <w:noProof/>
                <w:webHidden/>
              </w:rPr>
              <w:fldChar w:fldCharType="separate"/>
            </w:r>
            <w:r w:rsidR="00F90C07" w:rsidDel="005E090B">
              <w:rPr>
                <w:noProof/>
                <w:webHidden/>
              </w:rPr>
              <w:delText>17</w:delText>
            </w:r>
            <w:r w:rsidDel="005E090B">
              <w:rPr>
                <w:noProof/>
                <w:webHidden/>
              </w:rPr>
              <w:fldChar w:fldCharType="end"/>
            </w:r>
            <w:r w:rsidRPr="00FC70A4" w:rsidDel="005E090B">
              <w:rPr>
                <w:rStyle w:val="Hyperlink"/>
                <w:noProof/>
              </w:rPr>
              <w:fldChar w:fldCharType="end"/>
            </w:r>
          </w:del>
        </w:p>
        <w:p w14:paraId="0EDB69DD" w14:textId="2F806615" w:rsidR="006636CC" w:rsidDel="005E090B" w:rsidRDefault="006636CC">
          <w:pPr>
            <w:pStyle w:val="TOC2"/>
            <w:tabs>
              <w:tab w:val="right" w:leader="dot" w:pos="9350"/>
            </w:tabs>
            <w:rPr>
              <w:del w:id="329" w:author="David Conklin" w:date="2020-11-18T14:49:00Z"/>
              <w:rFonts w:eastAsiaTheme="minorEastAsia"/>
              <w:noProof/>
            </w:rPr>
          </w:pPr>
          <w:del w:id="33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"_Toc56579839"</w:delInstrText>
            </w:r>
            <w:r w:rsidRPr="00FC70A4" w:rsidDel="005E090B">
              <w:rPr>
                <w:rStyle w:val="Hyperlink"/>
                <w:noProof/>
              </w:rPr>
              <w:delInstrText xml:space="preserve"> </w:delInstrText>
            </w:r>
            <w:r w:rsidRPr="00FC70A4" w:rsidDel="005E090B">
              <w:rPr>
                <w:rStyle w:val="Hyperlink"/>
                <w:noProof/>
              </w:rPr>
              <w:fldChar w:fldCharType="separate"/>
            </w:r>
          </w:del>
          <w:ins w:id="331" w:author="David Conklin" w:date="2020-11-20T11:30:00Z">
            <w:r w:rsidR="00D9019C">
              <w:rPr>
                <w:rStyle w:val="Hyperlink"/>
                <w:b/>
                <w:bCs/>
                <w:noProof/>
              </w:rPr>
              <w:t>Error! Hyperlink reference not valid.</w:t>
            </w:r>
          </w:ins>
          <w:del w:id="332" w:author="David Conklin" w:date="2020-11-18T14:49:00Z">
            <w:r w:rsidRPr="00FC70A4" w:rsidDel="005E090B">
              <w:rPr>
                <w:rStyle w:val="Hyperlink"/>
                <w:noProof/>
              </w:rPr>
              <w:delText>Adding a water right</w:delText>
            </w:r>
            <w:r w:rsidDel="005E090B">
              <w:rPr>
                <w:noProof/>
                <w:webHidden/>
              </w:rPr>
              <w:tab/>
            </w:r>
            <w:r w:rsidDel="005E090B">
              <w:rPr>
                <w:noProof/>
                <w:webHidden/>
              </w:rPr>
              <w:fldChar w:fldCharType="begin"/>
            </w:r>
            <w:r w:rsidDel="005E090B">
              <w:rPr>
                <w:noProof/>
                <w:webHidden/>
              </w:rPr>
              <w:delInstrText xml:space="preserve"> PAGEREF _Toc56579839 \h </w:delInstrText>
            </w:r>
            <w:r w:rsidDel="005E090B">
              <w:rPr>
                <w:noProof/>
                <w:webHidden/>
              </w:rPr>
            </w:r>
            <w:r w:rsidDel="005E090B">
              <w:rPr>
                <w:noProof/>
                <w:webHidden/>
              </w:rPr>
              <w:fldChar w:fldCharType="separate"/>
            </w:r>
            <w:r w:rsidR="00F90C07" w:rsidDel="005E090B">
              <w:rPr>
                <w:noProof/>
                <w:webHidden/>
              </w:rPr>
              <w:delText>18</w:delText>
            </w:r>
            <w:r w:rsidDel="005E090B">
              <w:rPr>
                <w:noProof/>
                <w:webHidden/>
              </w:rPr>
              <w:fldChar w:fldCharType="end"/>
            </w:r>
            <w:r w:rsidRPr="00FC70A4" w:rsidDel="005E090B">
              <w:rPr>
                <w:rStyle w:val="Hyperlink"/>
                <w:noProof/>
              </w:rPr>
              <w:fldChar w:fldCharType="end"/>
            </w:r>
          </w:del>
        </w:p>
        <w:p w14:paraId="12790A65" w14:textId="016220B5" w:rsidR="006636CC" w:rsidDel="005E090B" w:rsidRDefault="006636CC">
          <w:pPr>
            <w:pStyle w:val="TOC1"/>
            <w:tabs>
              <w:tab w:val="right" w:leader="dot" w:pos="9350"/>
            </w:tabs>
            <w:rPr>
              <w:del w:id="333" w:author="David Conklin" w:date="2020-11-18T14:49:00Z"/>
              <w:rFonts w:eastAsiaTheme="minorEastAsia"/>
              <w:noProof/>
            </w:rPr>
          </w:pPr>
          <w:del w:id="33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"_Toc56579840"</w:delInstrText>
            </w:r>
            <w:r w:rsidRPr="00FC70A4" w:rsidDel="005E090B">
              <w:rPr>
                <w:rStyle w:val="Hyperlink"/>
                <w:noProof/>
              </w:rPr>
              <w:delInstrText xml:space="preserve"> </w:delInstrText>
            </w:r>
            <w:r w:rsidRPr="00FC70A4" w:rsidDel="005E090B">
              <w:rPr>
                <w:rStyle w:val="Hyperlink"/>
                <w:noProof/>
              </w:rPr>
              <w:fldChar w:fldCharType="separate"/>
            </w:r>
          </w:del>
          <w:ins w:id="335" w:author="David Conklin" w:date="2020-11-20T11:30:00Z">
            <w:r w:rsidR="00D9019C">
              <w:rPr>
                <w:rStyle w:val="Hyperlink"/>
                <w:b/>
                <w:bCs/>
                <w:noProof/>
              </w:rPr>
              <w:t>Error! Hyperlink reference not valid.</w:t>
            </w:r>
          </w:ins>
          <w:del w:id="336" w:author="David Conklin" w:date="2020-11-18T14:49:00Z">
            <w:r w:rsidRPr="00FC70A4" w:rsidDel="005E090B">
              <w:rPr>
                <w:rStyle w:val="Hyperlink"/>
                <w:noProof/>
              </w:rPr>
              <w:delText>Stream flow and stream temperature</w:delText>
            </w:r>
            <w:r w:rsidDel="005E090B">
              <w:rPr>
                <w:noProof/>
                <w:webHidden/>
              </w:rPr>
              <w:tab/>
            </w:r>
            <w:r w:rsidDel="005E090B">
              <w:rPr>
                <w:noProof/>
                <w:webHidden/>
              </w:rPr>
              <w:fldChar w:fldCharType="begin"/>
            </w:r>
            <w:r w:rsidDel="005E090B">
              <w:rPr>
                <w:noProof/>
                <w:webHidden/>
              </w:rPr>
              <w:delInstrText xml:space="preserve"> PAGEREF _Toc56579840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489086A1" w14:textId="4BAC9789" w:rsidR="006636CC" w:rsidDel="005E090B" w:rsidRDefault="006636CC">
          <w:pPr>
            <w:pStyle w:val="TOC2"/>
            <w:tabs>
              <w:tab w:val="right" w:leader="dot" w:pos="9350"/>
            </w:tabs>
            <w:rPr>
              <w:del w:id="337" w:author="David Conklin" w:date="2020-11-18T14:49:00Z"/>
              <w:rFonts w:eastAsiaTheme="minorEastAsia"/>
              <w:noProof/>
            </w:rPr>
          </w:pPr>
          <w:del w:id="33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"_Toc56579841"</w:delInstrText>
            </w:r>
            <w:r w:rsidRPr="00FC70A4" w:rsidDel="005E090B">
              <w:rPr>
                <w:rStyle w:val="Hyperlink"/>
                <w:noProof/>
              </w:rPr>
              <w:delInstrText xml:space="preserve"> </w:delInstrText>
            </w:r>
            <w:r w:rsidRPr="00FC70A4" w:rsidDel="005E090B">
              <w:rPr>
                <w:rStyle w:val="Hyperlink"/>
                <w:noProof/>
              </w:rPr>
              <w:fldChar w:fldCharType="separate"/>
            </w:r>
          </w:del>
          <w:ins w:id="339" w:author="David Conklin" w:date="2020-11-20T11:30:00Z">
            <w:r w:rsidR="00D9019C">
              <w:rPr>
                <w:rStyle w:val="Hyperlink"/>
                <w:b/>
                <w:bCs/>
                <w:noProof/>
              </w:rPr>
              <w:t>Error! Hyperlink reference not valid.</w:t>
            </w:r>
          </w:ins>
          <w:del w:id="340" w:author="David Conklin" w:date="2020-11-18T14:49:00Z">
            <w:r w:rsidRPr="00FC70A4" w:rsidDel="005E090B">
              <w:rPr>
                <w:rStyle w:val="Hyperlink"/>
                <w:noProof/>
              </w:rPr>
              <w:delText>Water parcels</w:delText>
            </w:r>
            <w:r w:rsidDel="005E090B">
              <w:rPr>
                <w:noProof/>
                <w:webHidden/>
              </w:rPr>
              <w:tab/>
            </w:r>
            <w:r w:rsidDel="005E090B">
              <w:rPr>
                <w:noProof/>
                <w:webHidden/>
              </w:rPr>
              <w:fldChar w:fldCharType="begin"/>
            </w:r>
            <w:r w:rsidDel="005E090B">
              <w:rPr>
                <w:noProof/>
                <w:webHidden/>
              </w:rPr>
              <w:delInstrText xml:space="preserve"> PAGEREF _Toc56579841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6B89A255" w14:textId="68F45676" w:rsidR="006636CC" w:rsidDel="005E090B" w:rsidRDefault="006636CC">
          <w:pPr>
            <w:pStyle w:val="TOC2"/>
            <w:tabs>
              <w:tab w:val="right" w:leader="dot" w:pos="9350"/>
            </w:tabs>
            <w:rPr>
              <w:del w:id="341" w:author="David Conklin" w:date="2020-11-18T14:49:00Z"/>
              <w:rFonts w:eastAsiaTheme="minorEastAsia"/>
              <w:noProof/>
            </w:rPr>
          </w:pPr>
          <w:del w:id="34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"_Toc56579842"</w:delInstrText>
            </w:r>
            <w:r w:rsidRPr="00FC70A4" w:rsidDel="005E090B">
              <w:rPr>
                <w:rStyle w:val="Hyperlink"/>
                <w:noProof/>
              </w:rPr>
              <w:delInstrText xml:space="preserve"> </w:delInstrText>
            </w:r>
            <w:r w:rsidRPr="00FC70A4" w:rsidDel="005E090B">
              <w:rPr>
                <w:rStyle w:val="Hyperlink"/>
                <w:noProof/>
              </w:rPr>
              <w:fldChar w:fldCharType="separate"/>
            </w:r>
          </w:del>
          <w:ins w:id="343" w:author="David Conklin" w:date="2020-11-20T11:30:00Z">
            <w:r w:rsidR="00D9019C">
              <w:rPr>
                <w:rStyle w:val="Hyperlink"/>
                <w:b/>
                <w:bCs/>
                <w:noProof/>
              </w:rPr>
              <w:t>Error! Hyperlink reference not valid.</w:t>
            </w:r>
          </w:ins>
          <w:del w:id="344" w:author="David Conklin" w:date="2020-11-18T14:49:00Z">
            <w:r w:rsidRPr="00FC70A4" w:rsidDel="005E090B">
              <w:rPr>
                <w:rStyle w:val="Hyperlink"/>
                <w:noProof/>
              </w:rPr>
              <w:delText>Daily water mass and energy balance</w:delText>
            </w:r>
            <w:r w:rsidDel="005E090B">
              <w:rPr>
                <w:noProof/>
                <w:webHidden/>
              </w:rPr>
              <w:tab/>
            </w:r>
            <w:r w:rsidDel="005E090B">
              <w:rPr>
                <w:noProof/>
                <w:webHidden/>
              </w:rPr>
              <w:fldChar w:fldCharType="begin"/>
            </w:r>
            <w:r w:rsidDel="005E090B">
              <w:rPr>
                <w:noProof/>
                <w:webHidden/>
              </w:rPr>
              <w:delInstrText xml:space="preserve"> PAGEREF _Toc56579842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1A257A89" w14:textId="7753EAEB" w:rsidR="006636CC" w:rsidDel="005E090B" w:rsidRDefault="006636CC">
          <w:pPr>
            <w:pStyle w:val="TOC2"/>
            <w:tabs>
              <w:tab w:val="right" w:leader="dot" w:pos="9350"/>
            </w:tabs>
            <w:rPr>
              <w:del w:id="345" w:author="David Conklin" w:date="2020-11-18T14:49:00Z"/>
              <w:rFonts w:eastAsiaTheme="minorEastAsia"/>
              <w:noProof/>
            </w:rPr>
          </w:pPr>
          <w:del w:id="34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"_Toc56579843"</w:delInstrText>
            </w:r>
            <w:r w:rsidRPr="00FC70A4" w:rsidDel="005E090B">
              <w:rPr>
                <w:rStyle w:val="Hyperlink"/>
                <w:noProof/>
              </w:rPr>
              <w:delInstrText xml:space="preserve"> </w:delInstrText>
            </w:r>
            <w:r w:rsidRPr="00FC70A4" w:rsidDel="005E090B">
              <w:rPr>
                <w:rStyle w:val="Hyperlink"/>
                <w:noProof/>
              </w:rPr>
              <w:fldChar w:fldCharType="separate"/>
            </w:r>
          </w:del>
          <w:ins w:id="347" w:author="David Conklin" w:date="2020-11-20T11:30:00Z">
            <w:r w:rsidR="00D9019C">
              <w:rPr>
                <w:rStyle w:val="Hyperlink"/>
                <w:b/>
                <w:bCs/>
                <w:noProof/>
              </w:rPr>
              <w:t>Error! Hyperlink reference not valid.</w:t>
            </w:r>
          </w:ins>
          <w:del w:id="348" w:author="David Conklin" w:date="2020-11-18T14:49:00Z">
            <w:r w:rsidRPr="00FC70A4" w:rsidDel="005E090B">
              <w:rPr>
                <w:rStyle w:val="Hyperlink"/>
                <w:noProof/>
              </w:rPr>
              <w:delText>Estimating the rate of flow in a stream reach</w:delText>
            </w:r>
            <w:r w:rsidDel="005E090B">
              <w:rPr>
                <w:noProof/>
                <w:webHidden/>
              </w:rPr>
              <w:tab/>
            </w:r>
            <w:r w:rsidDel="005E090B">
              <w:rPr>
                <w:noProof/>
                <w:webHidden/>
              </w:rPr>
              <w:fldChar w:fldCharType="begin"/>
            </w:r>
            <w:r w:rsidDel="005E090B">
              <w:rPr>
                <w:noProof/>
                <w:webHidden/>
              </w:rPr>
              <w:delInstrText xml:space="preserve"> PAGEREF _Toc56579843 \h </w:delInstrText>
            </w:r>
            <w:r w:rsidDel="005E090B">
              <w:rPr>
                <w:noProof/>
                <w:webHidden/>
              </w:rPr>
            </w:r>
            <w:r w:rsidDel="005E090B">
              <w:rPr>
                <w:noProof/>
                <w:webHidden/>
              </w:rPr>
              <w:fldChar w:fldCharType="separate"/>
            </w:r>
            <w:r w:rsidR="00F90C07" w:rsidDel="005E090B">
              <w:rPr>
                <w:noProof/>
                <w:webHidden/>
              </w:rPr>
              <w:delText>20</w:delText>
            </w:r>
            <w:r w:rsidDel="005E090B">
              <w:rPr>
                <w:noProof/>
                <w:webHidden/>
              </w:rPr>
              <w:fldChar w:fldCharType="end"/>
            </w:r>
            <w:r w:rsidRPr="00FC70A4" w:rsidDel="005E090B">
              <w:rPr>
                <w:rStyle w:val="Hyperlink"/>
                <w:noProof/>
              </w:rPr>
              <w:fldChar w:fldCharType="end"/>
            </w:r>
          </w:del>
        </w:p>
        <w:p w14:paraId="2ADAA3BA" w14:textId="5ADDC312" w:rsidR="006636CC" w:rsidDel="005E090B" w:rsidRDefault="006636CC">
          <w:pPr>
            <w:pStyle w:val="TOC2"/>
            <w:tabs>
              <w:tab w:val="right" w:leader="dot" w:pos="9350"/>
            </w:tabs>
            <w:rPr>
              <w:del w:id="349" w:author="David Conklin" w:date="2020-11-18T14:49:00Z"/>
              <w:rFonts w:eastAsiaTheme="minorEastAsia"/>
              <w:noProof/>
            </w:rPr>
          </w:pPr>
          <w:del w:id="35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"_Toc56579844"</w:delInstrText>
            </w:r>
            <w:r w:rsidRPr="00FC70A4" w:rsidDel="005E090B">
              <w:rPr>
                <w:rStyle w:val="Hyperlink"/>
                <w:noProof/>
              </w:rPr>
              <w:delInstrText xml:space="preserve"> </w:delInstrText>
            </w:r>
            <w:r w:rsidRPr="00FC70A4" w:rsidDel="005E090B">
              <w:rPr>
                <w:rStyle w:val="Hyperlink"/>
                <w:noProof/>
              </w:rPr>
              <w:fldChar w:fldCharType="separate"/>
            </w:r>
          </w:del>
          <w:ins w:id="351" w:author="David Conklin" w:date="2020-11-20T11:30:00Z">
            <w:r w:rsidR="00D9019C">
              <w:rPr>
                <w:rStyle w:val="Hyperlink"/>
                <w:b/>
                <w:bCs/>
                <w:noProof/>
              </w:rPr>
              <w:t>Error! Hyperlink reference not valid.</w:t>
            </w:r>
          </w:ins>
          <w:del w:id="352" w:author="David Conklin" w:date="2020-11-18T14:49:00Z">
            <w:r w:rsidRPr="00FC70A4" w:rsidDel="005E090B">
              <w:rPr>
                <w:rStyle w:val="Hyperlink"/>
                <w:noProof/>
              </w:rPr>
              <w:delText>Estimating the surface area of the water in a subreach</w:delText>
            </w:r>
            <w:r w:rsidDel="005E090B">
              <w:rPr>
                <w:noProof/>
                <w:webHidden/>
              </w:rPr>
              <w:tab/>
            </w:r>
            <w:r w:rsidDel="005E090B">
              <w:rPr>
                <w:noProof/>
                <w:webHidden/>
              </w:rPr>
              <w:fldChar w:fldCharType="begin"/>
            </w:r>
            <w:r w:rsidDel="005E090B">
              <w:rPr>
                <w:noProof/>
                <w:webHidden/>
              </w:rPr>
              <w:delInstrText xml:space="preserve"> PAGEREF _Toc56579844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0C7D4C3" w14:textId="4F980FA3" w:rsidR="006636CC" w:rsidDel="005E090B" w:rsidRDefault="006636CC">
          <w:pPr>
            <w:pStyle w:val="TOC2"/>
            <w:tabs>
              <w:tab w:val="right" w:leader="dot" w:pos="9350"/>
            </w:tabs>
            <w:rPr>
              <w:del w:id="353" w:author="David Conklin" w:date="2020-11-18T14:49:00Z"/>
              <w:rFonts w:eastAsiaTheme="minorEastAsia"/>
              <w:noProof/>
            </w:rPr>
          </w:pPr>
          <w:del w:id="35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"_Toc56579845"</w:delInstrText>
            </w:r>
            <w:r w:rsidRPr="00FC70A4" w:rsidDel="005E090B">
              <w:rPr>
                <w:rStyle w:val="Hyperlink"/>
                <w:noProof/>
              </w:rPr>
              <w:delInstrText xml:space="preserve"> </w:delInstrText>
            </w:r>
            <w:r w:rsidRPr="00FC70A4" w:rsidDel="005E090B">
              <w:rPr>
                <w:rStyle w:val="Hyperlink"/>
                <w:noProof/>
              </w:rPr>
              <w:fldChar w:fldCharType="separate"/>
            </w:r>
          </w:del>
          <w:ins w:id="355" w:author="David Conklin" w:date="2020-11-20T11:30:00Z">
            <w:r w:rsidR="00D9019C">
              <w:rPr>
                <w:rStyle w:val="Hyperlink"/>
                <w:b/>
                <w:bCs/>
                <w:noProof/>
              </w:rPr>
              <w:t>Error! Hyperlink reference not valid.</w:t>
            </w:r>
          </w:ins>
          <w:del w:id="356" w:author="David Conklin" w:date="2020-11-18T14:49:00Z">
            <w:r w:rsidRPr="00FC70A4" w:rsidDel="005E090B">
              <w:rPr>
                <w:rStyle w:val="Hyperlink"/>
                <w:noProof/>
              </w:rPr>
              <w:delText>Water temperature from thermal energy</w:delText>
            </w:r>
            <w:r w:rsidDel="005E090B">
              <w:rPr>
                <w:noProof/>
                <w:webHidden/>
              </w:rPr>
              <w:tab/>
            </w:r>
            <w:r w:rsidDel="005E090B">
              <w:rPr>
                <w:noProof/>
                <w:webHidden/>
              </w:rPr>
              <w:fldChar w:fldCharType="begin"/>
            </w:r>
            <w:r w:rsidDel="005E090B">
              <w:rPr>
                <w:noProof/>
                <w:webHidden/>
              </w:rPr>
              <w:delInstrText xml:space="preserve"> PAGEREF _Toc56579845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D3A0D8A" w14:textId="7599FA3A" w:rsidR="006636CC" w:rsidDel="005E090B" w:rsidRDefault="006636CC">
          <w:pPr>
            <w:pStyle w:val="TOC2"/>
            <w:tabs>
              <w:tab w:val="right" w:leader="dot" w:pos="9350"/>
            </w:tabs>
            <w:rPr>
              <w:del w:id="357" w:author="David Conklin" w:date="2020-11-18T14:49:00Z"/>
              <w:rFonts w:eastAsiaTheme="minorEastAsia"/>
              <w:noProof/>
            </w:rPr>
          </w:pPr>
          <w:del w:id="35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"_Toc56579846"</w:delInstrText>
            </w:r>
            <w:r w:rsidRPr="00FC70A4" w:rsidDel="005E090B">
              <w:rPr>
                <w:rStyle w:val="Hyperlink"/>
                <w:noProof/>
              </w:rPr>
              <w:delInstrText xml:space="preserve"> </w:delInstrText>
            </w:r>
            <w:r w:rsidRPr="00FC70A4" w:rsidDel="005E090B">
              <w:rPr>
                <w:rStyle w:val="Hyperlink"/>
                <w:noProof/>
              </w:rPr>
              <w:fldChar w:fldCharType="separate"/>
            </w:r>
          </w:del>
          <w:ins w:id="359" w:author="David Conklin" w:date="2020-11-20T11:30:00Z">
            <w:r w:rsidR="00D9019C">
              <w:rPr>
                <w:rStyle w:val="Hyperlink"/>
                <w:b/>
                <w:bCs/>
                <w:noProof/>
              </w:rPr>
              <w:t>Error! Hyperlink reference not valid.</w:t>
            </w:r>
          </w:ins>
          <w:del w:id="360" w:author="David Conklin" w:date="2020-11-18T14:49:00Z">
            <w:r w:rsidRPr="00FC70A4" w:rsidDel="005E090B">
              <w:rPr>
                <w:rStyle w:val="Hyperlink"/>
                <w:noProof/>
              </w:rPr>
              <w:delText>Initial conditions for Flow: the IC file</w:delText>
            </w:r>
            <w:r w:rsidDel="005E090B">
              <w:rPr>
                <w:noProof/>
                <w:webHidden/>
              </w:rPr>
              <w:tab/>
            </w:r>
            <w:r w:rsidDel="005E090B">
              <w:rPr>
                <w:noProof/>
                <w:webHidden/>
              </w:rPr>
              <w:fldChar w:fldCharType="begin"/>
            </w:r>
            <w:r w:rsidDel="005E090B">
              <w:rPr>
                <w:noProof/>
                <w:webHidden/>
              </w:rPr>
              <w:delInstrText xml:space="preserve"> PAGEREF _Toc56579846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72632AA" w14:textId="2FB97403" w:rsidR="006636CC" w:rsidDel="005E090B" w:rsidRDefault="006636CC">
          <w:pPr>
            <w:pStyle w:val="TOC2"/>
            <w:tabs>
              <w:tab w:val="right" w:leader="dot" w:pos="9350"/>
            </w:tabs>
            <w:rPr>
              <w:del w:id="361" w:author="David Conklin" w:date="2020-11-18T14:49:00Z"/>
              <w:rFonts w:eastAsiaTheme="minorEastAsia"/>
              <w:noProof/>
            </w:rPr>
          </w:pPr>
          <w:del w:id="36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"_Toc56579847"</w:delInstrText>
            </w:r>
            <w:r w:rsidRPr="00FC70A4" w:rsidDel="005E090B">
              <w:rPr>
                <w:rStyle w:val="Hyperlink"/>
                <w:noProof/>
              </w:rPr>
              <w:delInstrText xml:space="preserve"> </w:delInstrText>
            </w:r>
            <w:r w:rsidRPr="00FC70A4" w:rsidDel="005E090B">
              <w:rPr>
                <w:rStyle w:val="Hyperlink"/>
                <w:noProof/>
              </w:rPr>
              <w:fldChar w:fldCharType="separate"/>
            </w:r>
          </w:del>
          <w:ins w:id="363" w:author="David Conklin" w:date="2020-11-20T11:30:00Z">
            <w:r w:rsidR="00D9019C">
              <w:rPr>
                <w:rStyle w:val="Hyperlink"/>
                <w:b/>
                <w:bCs/>
                <w:noProof/>
              </w:rPr>
              <w:t>Error! Hyperlink reference not valid.</w:t>
            </w:r>
          </w:ins>
          <w:del w:id="364" w:author="David Conklin" w:date="2020-11-18T14:49:00Z">
            <w:r w:rsidRPr="00FC70A4" w:rsidDel="005E090B">
              <w:rPr>
                <w:rStyle w:val="Hyperlink"/>
                <w:noProof/>
              </w:rPr>
              <w:delText>Boundary conditions for stream water temperature</w:delText>
            </w:r>
            <w:r w:rsidDel="005E090B">
              <w:rPr>
                <w:noProof/>
                <w:webHidden/>
              </w:rPr>
              <w:tab/>
            </w:r>
            <w:r w:rsidDel="005E090B">
              <w:rPr>
                <w:noProof/>
                <w:webHidden/>
              </w:rPr>
              <w:fldChar w:fldCharType="begin"/>
            </w:r>
            <w:r w:rsidDel="005E090B">
              <w:rPr>
                <w:noProof/>
                <w:webHidden/>
              </w:rPr>
              <w:delInstrText xml:space="preserve"> PAGEREF _Toc56579847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7F725AD4" w14:textId="584243FC" w:rsidR="006636CC" w:rsidDel="005E090B" w:rsidRDefault="006636CC">
          <w:pPr>
            <w:pStyle w:val="TOC2"/>
            <w:tabs>
              <w:tab w:val="right" w:leader="dot" w:pos="9350"/>
            </w:tabs>
            <w:rPr>
              <w:del w:id="365" w:author="David Conklin" w:date="2020-11-18T14:49:00Z"/>
              <w:rFonts w:eastAsiaTheme="minorEastAsia"/>
              <w:noProof/>
            </w:rPr>
          </w:pPr>
          <w:del w:id="36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"_Toc56579848"</w:delInstrText>
            </w:r>
            <w:r w:rsidRPr="00FC70A4" w:rsidDel="005E090B">
              <w:rPr>
                <w:rStyle w:val="Hyperlink"/>
                <w:noProof/>
              </w:rPr>
              <w:delInstrText xml:space="preserve"> </w:delInstrText>
            </w:r>
            <w:r w:rsidRPr="00FC70A4" w:rsidDel="005E090B">
              <w:rPr>
                <w:rStyle w:val="Hyperlink"/>
                <w:noProof/>
              </w:rPr>
              <w:fldChar w:fldCharType="separate"/>
            </w:r>
          </w:del>
          <w:ins w:id="367" w:author="David Conklin" w:date="2020-11-20T11:30:00Z">
            <w:r w:rsidR="00D9019C">
              <w:rPr>
                <w:rStyle w:val="Hyperlink"/>
                <w:b/>
                <w:bCs/>
                <w:noProof/>
              </w:rPr>
              <w:t>Error! Hyperlink reference not valid.</w:t>
            </w:r>
          </w:ins>
          <w:del w:id="368" w:author="David Conklin" w:date="2020-11-18T14:49:00Z">
            <w:r w:rsidRPr="00FC70A4" w:rsidDel="005E090B">
              <w:rPr>
                <w:rStyle w:val="Hyperlink"/>
                <w:noProof/>
              </w:rPr>
              <w:delText>Thermal stratification in reservoirs</w:delText>
            </w:r>
            <w:r w:rsidDel="005E090B">
              <w:rPr>
                <w:noProof/>
                <w:webHidden/>
              </w:rPr>
              <w:tab/>
            </w:r>
            <w:r w:rsidDel="005E090B">
              <w:rPr>
                <w:noProof/>
                <w:webHidden/>
              </w:rPr>
              <w:fldChar w:fldCharType="begin"/>
            </w:r>
            <w:r w:rsidDel="005E090B">
              <w:rPr>
                <w:noProof/>
                <w:webHidden/>
              </w:rPr>
              <w:delInstrText xml:space="preserve"> PAGEREF _Toc56579848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61136442" w14:textId="3591FCE5" w:rsidR="006636CC" w:rsidDel="005E090B" w:rsidRDefault="006636CC">
          <w:pPr>
            <w:pStyle w:val="TOC2"/>
            <w:tabs>
              <w:tab w:val="right" w:leader="dot" w:pos="9350"/>
            </w:tabs>
            <w:rPr>
              <w:del w:id="369" w:author="David Conklin" w:date="2020-11-18T14:49:00Z"/>
              <w:rFonts w:eastAsiaTheme="minorEastAsia"/>
              <w:noProof/>
            </w:rPr>
          </w:pPr>
          <w:del w:id="37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"_Toc56579849"</w:delInstrText>
            </w:r>
            <w:r w:rsidRPr="00FC70A4" w:rsidDel="005E090B">
              <w:rPr>
                <w:rStyle w:val="Hyperlink"/>
                <w:noProof/>
              </w:rPr>
              <w:delInstrText xml:space="preserve"> </w:delInstrText>
            </w:r>
            <w:r w:rsidRPr="00FC70A4" w:rsidDel="005E090B">
              <w:rPr>
                <w:rStyle w:val="Hyperlink"/>
                <w:noProof/>
              </w:rPr>
              <w:fldChar w:fldCharType="separate"/>
            </w:r>
          </w:del>
          <w:ins w:id="371" w:author="David Conklin" w:date="2020-11-20T11:30:00Z">
            <w:r w:rsidR="00D9019C">
              <w:rPr>
                <w:rStyle w:val="Hyperlink"/>
                <w:b/>
                <w:bCs/>
                <w:noProof/>
              </w:rPr>
              <w:t>Error! Hyperlink reference not valid.</w:t>
            </w:r>
          </w:ins>
          <w:del w:id="372" w:author="David Conklin" w:date="2020-11-18T14:49:00Z">
            <w:r w:rsidRPr="00FC70A4" w:rsidDel="005E090B">
              <w:rPr>
                <w:rStyle w:val="Hyperlink"/>
                <w:noProof/>
              </w:rPr>
              <w:delText>Thermal loading</w:delText>
            </w:r>
            <w:r w:rsidDel="005E090B">
              <w:rPr>
                <w:noProof/>
                <w:webHidden/>
              </w:rPr>
              <w:tab/>
            </w:r>
            <w:r w:rsidDel="005E090B">
              <w:rPr>
                <w:noProof/>
                <w:webHidden/>
              </w:rPr>
              <w:fldChar w:fldCharType="begin"/>
            </w:r>
            <w:r w:rsidDel="005E090B">
              <w:rPr>
                <w:noProof/>
                <w:webHidden/>
              </w:rPr>
              <w:delInstrText xml:space="preserve"> PAGEREF _Toc56579849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3FFA31E3" w14:textId="54C21C1D" w:rsidR="006636CC" w:rsidDel="005E090B" w:rsidRDefault="006636CC">
          <w:pPr>
            <w:pStyle w:val="TOC1"/>
            <w:tabs>
              <w:tab w:val="right" w:leader="dot" w:pos="9350"/>
            </w:tabs>
            <w:rPr>
              <w:del w:id="373" w:author="David Conklin" w:date="2020-11-18T14:49:00Z"/>
              <w:rFonts w:eastAsiaTheme="minorEastAsia"/>
              <w:noProof/>
            </w:rPr>
          </w:pPr>
          <w:del w:id="37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"_Toc56579850"</w:delInstrText>
            </w:r>
            <w:r w:rsidRPr="00FC70A4" w:rsidDel="005E090B">
              <w:rPr>
                <w:rStyle w:val="Hyperlink"/>
                <w:noProof/>
              </w:rPr>
              <w:delInstrText xml:space="preserve"> </w:delInstrText>
            </w:r>
            <w:r w:rsidRPr="00FC70A4" w:rsidDel="005E090B">
              <w:rPr>
                <w:rStyle w:val="Hyperlink"/>
                <w:noProof/>
              </w:rPr>
              <w:fldChar w:fldCharType="separate"/>
            </w:r>
          </w:del>
          <w:ins w:id="375" w:author="David Conklin" w:date="2020-11-20T11:30:00Z">
            <w:r w:rsidR="00D9019C">
              <w:rPr>
                <w:rStyle w:val="Hyperlink"/>
                <w:b/>
                <w:bCs/>
                <w:noProof/>
              </w:rPr>
              <w:t>Error! Hyperlink reference not valid.</w:t>
            </w:r>
          </w:ins>
          <w:del w:id="376" w:author="David Conklin" w:date="2020-11-18T14:49:00Z">
            <w:r w:rsidRPr="00FC70A4" w:rsidDel="005E090B">
              <w:rPr>
                <w:rStyle w:val="Hyperlink"/>
                <w:noProof/>
              </w:rPr>
              <w:delText>Creating a new study area from a watershed within the WRB</w:delText>
            </w:r>
            <w:r w:rsidDel="005E090B">
              <w:rPr>
                <w:noProof/>
                <w:webHidden/>
              </w:rPr>
              <w:tab/>
            </w:r>
            <w:r w:rsidDel="005E090B">
              <w:rPr>
                <w:noProof/>
                <w:webHidden/>
              </w:rPr>
              <w:fldChar w:fldCharType="begin"/>
            </w:r>
            <w:r w:rsidDel="005E090B">
              <w:rPr>
                <w:noProof/>
                <w:webHidden/>
              </w:rPr>
              <w:delInstrText xml:space="preserve"> PAGEREF _Toc56579850 \h </w:delInstrText>
            </w:r>
            <w:r w:rsidDel="005E090B">
              <w:rPr>
                <w:noProof/>
                <w:webHidden/>
              </w:rPr>
            </w:r>
            <w:r w:rsidDel="005E090B">
              <w:rPr>
                <w:noProof/>
                <w:webHidden/>
              </w:rPr>
              <w:fldChar w:fldCharType="separate"/>
            </w:r>
          </w:del>
          <w:del w:id="377" w:author="David Conklin" w:date="2020-11-18T09:03:00Z">
            <w:r w:rsidDel="005875B4">
              <w:rPr>
                <w:noProof/>
                <w:webHidden/>
              </w:rPr>
              <w:delText>2</w:delText>
            </w:r>
            <w:r w:rsidDel="005875B4">
              <w:rPr>
                <w:noProof/>
                <w:webHidden/>
              </w:rPr>
              <w:delText>4</w:delText>
            </w:r>
          </w:del>
          <w:del w:id="378" w:author="David Conklin" w:date="2020-11-18T14:49:00Z">
            <w:r w:rsidDel="005E090B">
              <w:rPr>
                <w:noProof/>
                <w:webHidden/>
              </w:rPr>
              <w:fldChar w:fldCharType="end"/>
            </w:r>
            <w:r w:rsidRPr="00FC70A4" w:rsidDel="005E090B">
              <w:rPr>
                <w:rStyle w:val="Hyperlink"/>
                <w:noProof/>
              </w:rPr>
              <w:fldChar w:fldCharType="end"/>
            </w:r>
          </w:del>
        </w:p>
        <w:p w14:paraId="7C58993E" w14:textId="3C9DFD43" w:rsidR="006636CC" w:rsidDel="005E090B" w:rsidRDefault="006636CC">
          <w:pPr>
            <w:pStyle w:val="TOC1"/>
            <w:tabs>
              <w:tab w:val="right" w:leader="dot" w:pos="9350"/>
            </w:tabs>
            <w:rPr>
              <w:del w:id="379" w:author="David Conklin" w:date="2020-11-18T14:49:00Z"/>
              <w:rFonts w:eastAsiaTheme="minorEastAsia"/>
              <w:noProof/>
            </w:rPr>
          </w:pPr>
          <w:del w:id="38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"_Toc56579851"</w:delInstrText>
            </w:r>
            <w:r w:rsidRPr="00FC70A4" w:rsidDel="005E090B">
              <w:rPr>
                <w:rStyle w:val="Hyperlink"/>
                <w:noProof/>
              </w:rPr>
              <w:delInstrText xml:space="preserve"> </w:delInstrText>
            </w:r>
            <w:r w:rsidRPr="00FC70A4" w:rsidDel="005E090B">
              <w:rPr>
                <w:rStyle w:val="Hyperlink"/>
                <w:noProof/>
              </w:rPr>
              <w:fldChar w:fldCharType="separate"/>
            </w:r>
          </w:del>
          <w:ins w:id="381" w:author="David Conklin" w:date="2020-11-20T11:30:00Z">
            <w:r w:rsidR="00D9019C">
              <w:rPr>
                <w:rStyle w:val="Hyperlink"/>
                <w:b/>
                <w:bCs/>
                <w:noProof/>
              </w:rPr>
              <w:t>Error! Hyperlink reference not valid.</w:t>
            </w:r>
          </w:ins>
          <w:del w:id="382" w:author="David Conklin" w:date="2020-11-18T14:49:00Z">
            <w:r w:rsidRPr="00FC70A4" w:rsidDel="005E090B">
              <w:rPr>
                <w:rStyle w:val="Hyperlink"/>
                <w:noProof/>
              </w:rPr>
              <w:delText>North Santiam study area</w:delText>
            </w:r>
            <w:r w:rsidDel="005E090B">
              <w:rPr>
                <w:noProof/>
                <w:webHidden/>
              </w:rPr>
              <w:tab/>
            </w:r>
            <w:r w:rsidDel="005E090B">
              <w:rPr>
                <w:noProof/>
                <w:webHidden/>
              </w:rPr>
              <w:fldChar w:fldCharType="begin"/>
            </w:r>
            <w:r w:rsidDel="005E090B">
              <w:rPr>
                <w:noProof/>
                <w:webHidden/>
              </w:rPr>
              <w:delInstrText xml:space="preserve"> PAGEREF _Toc56579851 \h </w:delInstrText>
            </w:r>
            <w:r w:rsidDel="005E090B">
              <w:rPr>
                <w:noProof/>
                <w:webHidden/>
              </w:rPr>
            </w:r>
            <w:r w:rsidDel="005E090B">
              <w:rPr>
                <w:noProof/>
                <w:webHidden/>
              </w:rPr>
              <w:fldChar w:fldCharType="separate"/>
            </w:r>
          </w:del>
          <w:del w:id="383" w:author="David Conklin" w:date="2020-11-18T09:03:00Z">
            <w:r w:rsidDel="005875B4">
              <w:rPr>
                <w:noProof/>
                <w:webHidden/>
              </w:rPr>
              <w:delText>25</w:delText>
            </w:r>
          </w:del>
          <w:del w:id="384" w:author="David Conklin" w:date="2020-11-18T14:49:00Z">
            <w:r w:rsidDel="005E090B">
              <w:rPr>
                <w:noProof/>
                <w:webHidden/>
              </w:rPr>
              <w:fldChar w:fldCharType="end"/>
            </w:r>
            <w:r w:rsidRPr="00FC70A4" w:rsidDel="005E090B">
              <w:rPr>
                <w:rStyle w:val="Hyperlink"/>
                <w:noProof/>
              </w:rPr>
              <w:fldChar w:fldCharType="end"/>
            </w:r>
          </w:del>
        </w:p>
        <w:p w14:paraId="6DFBE02C" w14:textId="58787F37" w:rsidR="006636CC" w:rsidDel="005E090B" w:rsidRDefault="006636CC">
          <w:pPr>
            <w:pStyle w:val="TOC2"/>
            <w:tabs>
              <w:tab w:val="right" w:leader="dot" w:pos="9350"/>
            </w:tabs>
            <w:rPr>
              <w:del w:id="385" w:author="David Conklin" w:date="2020-11-18T14:49:00Z"/>
              <w:rFonts w:eastAsiaTheme="minorEastAsia"/>
              <w:noProof/>
            </w:rPr>
          </w:pPr>
          <w:del w:id="38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"_Toc56579852"</w:delInstrText>
            </w:r>
            <w:r w:rsidRPr="00FC70A4" w:rsidDel="005E090B">
              <w:rPr>
                <w:rStyle w:val="Hyperlink"/>
                <w:noProof/>
              </w:rPr>
              <w:delInstrText xml:space="preserve"> </w:delInstrText>
            </w:r>
            <w:r w:rsidRPr="00FC70A4" w:rsidDel="005E090B">
              <w:rPr>
                <w:rStyle w:val="Hyperlink"/>
                <w:noProof/>
              </w:rPr>
              <w:fldChar w:fldCharType="separate"/>
            </w:r>
          </w:del>
          <w:ins w:id="387" w:author="David Conklin" w:date="2020-11-20T11:30:00Z">
            <w:r w:rsidR="00D9019C">
              <w:rPr>
                <w:rStyle w:val="Hyperlink"/>
                <w:b/>
                <w:bCs/>
                <w:noProof/>
              </w:rPr>
              <w:t>Error! Hyperlink reference not valid.</w:t>
            </w:r>
          </w:ins>
          <w:del w:id="388" w:author="David Conklin" w:date="2020-11-18T14:49:00Z">
            <w:r w:rsidRPr="00FC70A4" w:rsidDel="005E090B">
              <w:rPr>
                <w:rStyle w:val="Hyperlink"/>
                <w:rFonts w:eastAsia="Times New Roman"/>
                <w:noProof/>
              </w:rPr>
              <w:delText>Instream water rights</w:delText>
            </w:r>
            <w:r w:rsidDel="005E090B">
              <w:rPr>
                <w:noProof/>
                <w:webHidden/>
              </w:rPr>
              <w:tab/>
            </w:r>
            <w:r w:rsidDel="005E090B">
              <w:rPr>
                <w:noProof/>
                <w:webHidden/>
              </w:rPr>
              <w:fldChar w:fldCharType="begin"/>
            </w:r>
            <w:r w:rsidDel="005E090B">
              <w:rPr>
                <w:noProof/>
                <w:webHidden/>
              </w:rPr>
              <w:delInstrText xml:space="preserve"> PAGEREF _Toc56579852 \h </w:delInstrText>
            </w:r>
            <w:r w:rsidDel="005E090B">
              <w:rPr>
                <w:noProof/>
                <w:webHidden/>
              </w:rPr>
            </w:r>
            <w:r w:rsidDel="005E090B">
              <w:rPr>
                <w:noProof/>
                <w:webHidden/>
              </w:rPr>
              <w:fldChar w:fldCharType="separate"/>
            </w:r>
          </w:del>
          <w:del w:id="389" w:author="David Conklin" w:date="2020-11-18T09:03:00Z">
            <w:r w:rsidDel="005875B4">
              <w:rPr>
                <w:noProof/>
                <w:webHidden/>
              </w:rPr>
              <w:delText>26</w:delText>
            </w:r>
          </w:del>
          <w:del w:id="390" w:author="David Conklin" w:date="2020-11-18T14:49:00Z">
            <w:r w:rsidDel="005E090B">
              <w:rPr>
                <w:noProof/>
                <w:webHidden/>
              </w:rPr>
              <w:fldChar w:fldCharType="end"/>
            </w:r>
            <w:r w:rsidRPr="00FC70A4" w:rsidDel="005E090B">
              <w:rPr>
                <w:rStyle w:val="Hyperlink"/>
                <w:noProof/>
              </w:rPr>
              <w:fldChar w:fldCharType="end"/>
            </w:r>
          </w:del>
        </w:p>
        <w:p w14:paraId="72D3F38A" w14:textId="43D756D8" w:rsidR="006636CC" w:rsidDel="005E090B" w:rsidRDefault="006636CC">
          <w:pPr>
            <w:pStyle w:val="TOC2"/>
            <w:tabs>
              <w:tab w:val="right" w:leader="dot" w:pos="9350"/>
            </w:tabs>
            <w:rPr>
              <w:del w:id="391" w:author="David Conklin" w:date="2020-11-18T14:49:00Z"/>
              <w:rFonts w:eastAsiaTheme="minorEastAsia"/>
              <w:noProof/>
            </w:rPr>
          </w:pPr>
          <w:del w:id="39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"_Toc56579853"</w:delInstrText>
            </w:r>
            <w:r w:rsidRPr="00FC70A4" w:rsidDel="005E090B">
              <w:rPr>
                <w:rStyle w:val="Hyperlink"/>
                <w:noProof/>
              </w:rPr>
              <w:delInstrText xml:space="preserve"> </w:delInstrText>
            </w:r>
            <w:r w:rsidRPr="00FC70A4" w:rsidDel="005E090B">
              <w:rPr>
                <w:rStyle w:val="Hyperlink"/>
                <w:noProof/>
              </w:rPr>
              <w:fldChar w:fldCharType="separate"/>
            </w:r>
          </w:del>
          <w:ins w:id="393" w:author="David Conklin" w:date="2020-11-20T11:30:00Z">
            <w:r w:rsidR="00D9019C">
              <w:rPr>
                <w:rStyle w:val="Hyperlink"/>
                <w:b/>
                <w:bCs/>
                <w:noProof/>
              </w:rPr>
              <w:t>Error! Hyperlink reference not valid.</w:t>
            </w:r>
          </w:ins>
          <w:del w:id="394" w:author="David Conklin" w:date="2020-11-18T14:49:00Z">
            <w:r w:rsidRPr="00FC70A4" w:rsidDel="005E090B">
              <w:rPr>
                <w:rStyle w:val="Hyperlink"/>
                <w:noProof/>
              </w:rPr>
              <w:delText>Municipal water rights</w:delText>
            </w:r>
            <w:r w:rsidDel="005E090B">
              <w:rPr>
                <w:noProof/>
                <w:webHidden/>
              </w:rPr>
              <w:tab/>
            </w:r>
            <w:r w:rsidDel="005E090B">
              <w:rPr>
                <w:noProof/>
                <w:webHidden/>
              </w:rPr>
              <w:fldChar w:fldCharType="begin"/>
            </w:r>
            <w:r w:rsidDel="005E090B">
              <w:rPr>
                <w:noProof/>
                <w:webHidden/>
              </w:rPr>
              <w:delInstrText xml:space="preserve"> PAGEREF _Toc56579853 \h </w:delInstrText>
            </w:r>
            <w:r w:rsidDel="005E090B">
              <w:rPr>
                <w:noProof/>
                <w:webHidden/>
              </w:rPr>
            </w:r>
            <w:r w:rsidDel="005E090B">
              <w:rPr>
                <w:noProof/>
                <w:webHidden/>
              </w:rPr>
              <w:fldChar w:fldCharType="separate"/>
            </w:r>
          </w:del>
          <w:del w:id="395" w:author="David Conklin" w:date="2020-11-18T09:03:00Z">
            <w:r w:rsidDel="005875B4">
              <w:rPr>
                <w:noProof/>
                <w:webHidden/>
              </w:rPr>
              <w:delText>27</w:delText>
            </w:r>
          </w:del>
          <w:del w:id="396" w:author="David Conklin" w:date="2020-11-18T14:49:00Z">
            <w:r w:rsidDel="005E090B">
              <w:rPr>
                <w:noProof/>
                <w:webHidden/>
              </w:rPr>
              <w:fldChar w:fldCharType="end"/>
            </w:r>
            <w:r w:rsidRPr="00FC70A4" w:rsidDel="005E090B">
              <w:rPr>
                <w:rStyle w:val="Hyperlink"/>
                <w:noProof/>
              </w:rPr>
              <w:fldChar w:fldCharType="end"/>
            </w:r>
          </w:del>
        </w:p>
        <w:p w14:paraId="4832E334" w14:textId="1A4F5BE6" w:rsidR="006636CC" w:rsidDel="005E090B" w:rsidRDefault="006636CC">
          <w:pPr>
            <w:pStyle w:val="TOC1"/>
            <w:tabs>
              <w:tab w:val="right" w:leader="dot" w:pos="9350"/>
            </w:tabs>
            <w:rPr>
              <w:del w:id="397" w:author="David Conklin" w:date="2020-11-18T14:49:00Z"/>
              <w:rFonts w:eastAsiaTheme="minorEastAsia"/>
              <w:noProof/>
            </w:rPr>
          </w:pPr>
          <w:del w:id="39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"_Toc56579854"</w:delInstrText>
            </w:r>
            <w:r w:rsidRPr="00FC70A4" w:rsidDel="005E090B">
              <w:rPr>
                <w:rStyle w:val="Hyperlink"/>
                <w:noProof/>
              </w:rPr>
              <w:delInstrText xml:space="preserve"> </w:delInstrText>
            </w:r>
            <w:r w:rsidRPr="00FC70A4" w:rsidDel="005E090B">
              <w:rPr>
                <w:rStyle w:val="Hyperlink"/>
                <w:noProof/>
              </w:rPr>
              <w:fldChar w:fldCharType="separate"/>
            </w:r>
          </w:del>
          <w:ins w:id="399" w:author="David Conklin" w:date="2020-11-20T11:30:00Z">
            <w:r w:rsidR="00D9019C">
              <w:rPr>
                <w:rStyle w:val="Hyperlink"/>
                <w:b/>
                <w:bCs/>
                <w:noProof/>
              </w:rPr>
              <w:t>Error! Hyperlink reference not valid.</w:t>
            </w:r>
          </w:ins>
          <w:del w:id="400" w:author="David Conklin" w:date="2020-11-18T14:49:00Z">
            <w:r w:rsidRPr="00FC70A4" w:rsidDel="005E090B">
              <w:rPr>
                <w:rStyle w:val="Hyperlink"/>
                <w:noProof/>
              </w:rPr>
              <w:delText>McKenzie Basin Wetlands Study</w:delText>
            </w:r>
            <w:r w:rsidDel="005E090B">
              <w:rPr>
                <w:noProof/>
                <w:webHidden/>
              </w:rPr>
              <w:tab/>
            </w:r>
            <w:r w:rsidDel="005E090B">
              <w:rPr>
                <w:noProof/>
                <w:webHidden/>
              </w:rPr>
              <w:fldChar w:fldCharType="begin"/>
            </w:r>
            <w:r w:rsidDel="005E090B">
              <w:rPr>
                <w:noProof/>
                <w:webHidden/>
              </w:rPr>
              <w:delInstrText xml:space="preserve"> PAGEREF _Toc56579854 \h </w:delInstrText>
            </w:r>
            <w:r w:rsidDel="005E090B">
              <w:rPr>
                <w:noProof/>
                <w:webHidden/>
              </w:rPr>
            </w:r>
            <w:r w:rsidDel="005E090B">
              <w:rPr>
                <w:noProof/>
                <w:webHidden/>
              </w:rPr>
              <w:fldChar w:fldCharType="separate"/>
            </w:r>
          </w:del>
          <w:del w:id="401" w:author="David Conklin" w:date="2020-11-18T09:03:00Z">
            <w:r w:rsidDel="005875B4">
              <w:rPr>
                <w:noProof/>
                <w:webHidden/>
              </w:rPr>
              <w:delText>27</w:delText>
            </w:r>
          </w:del>
          <w:del w:id="402" w:author="David Conklin" w:date="2020-11-18T14:49:00Z">
            <w:r w:rsidDel="005E090B">
              <w:rPr>
                <w:noProof/>
                <w:webHidden/>
              </w:rPr>
              <w:fldChar w:fldCharType="end"/>
            </w:r>
            <w:r w:rsidRPr="00FC70A4" w:rsidDel="005E090B">
              <w:rPr>
                <w:rStyle w:val="Hyperlink"/>
                <w:noProof/>
              </w:rPr>
              <w:fldChar w:fldCharType="end"/>
            </w:r>
          </w:del>
        </w:p>
        <w:p w14:paraId="63431549" w14:textId="20B6A392" w:rsidR="006636CC" w:rsidDel="005E090B" w:rsidRDefault="006636CC">
          <w:pPr>
            <w:pStyle w:val="TOC2"/>
            <w:tabs>
              <w:tab w:val="right" w:leader="dot" w:pos="9350"/>
            </w:tabs>
            <w:rPr>
              <w:del w:id="403" w:author="David Conklin" w:date="2020-11-18T14:49:00Z"/>
              <w:rFonts w:eastAsiaTheme="minorEastAsia"/>
              <w:noProof/>
            </w:rPr>
          </w:pPr>
          <w:del w:id="40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"_Toc56579855"</w:delInstrText>
            </w:r>
            <w:r w:rsidRPr="00FC70A4" w:rsidDel="005E090B">
              <w:rPr>
                <w:rStyle w:val="Hyperlink"/>
                <w:noProof/>
              </w:rPr>
              <w:delInstrText xml:space="preserve"> </w:delInstrText>
            </w:r>
            <w:r w:rsidRPr="00FC70A4" w:rsidDel="005E090B">
              <w:rPr>
                <w:rStyle w:val="Hyperlink"/>
                <w:noProof/>
              </w:rPr>
              <w:fldChar w:fldCharType="separate"/>
            </w:r>
          </w:del>
          <w:ins w:id="405" w:author="David Conklin" w:date="2020-11-20T11:30:00Z">
            <w:r w:rsidR="00D9019C">
              <w:rPr>
                <w:rStyle w:val="Hyperlink"/>
                <w:b/>
                <w:bCs/>
                <w:noProof/>
              </w:rPr>
              <w:t>Error! Hyperlink reference not valid.</w:t>
            </w:r>
          </w:ins>
          <w:del w:id="406" w:author="David Conklin" w:date="2020-11-18T14:49:00Z">
            <w:r w:rsidRPr="00FC70A4" w:rsidDel="005E090B">
              <w:rPr>
                <w:rStyle w:val="Hyperlink"/>
                <w:noProof/>
              </w:rPr>
              <w:delText>Project Overview</w:delText>
            </w:r>
            <w:r w:rsidDel="005E090B">
              <w:rPr>
                <w:noProof/>
                <w:webHidden/>
              </w:rPr>
              <w:tab/>
            </w:r>
            <w:r w:rsidDel="005E090B">
              <w:rPr>
                <w:noProof/>
                <w:webHidden/>
              </w:rPr>
              <w:fldChar w:fldCharType="begin"/>
            </w:r>
            <w:r w:rsidDel="005E090B">
              <w:rPr>
                <w:noProof/>
                <w:webHidden/>
              </w:rPr>
              <w:delInstrText xml:space="preserve"> PAGEREF _Toc56579855 \h </w:delInstrText>
            </w:r>
            <w:r w:rsidDel="005E090B">
              <w:rPr>
                <w:noProof/>
                <w:webHidden/>
              </w:rPr>
            </w:r>
            <w:r w:rsidDel="005E090B">
              <w:rPr>
                <w:noProof/>
                <w:webHidden/>
              </w:rPr>
              <w:fldChar w:fldCharType="separate"/>
            </w:r>
          </w:del>
          <w:del w:id="407" w:author="David Conklin" w:date="2020-11-18T09:03:00Z">
            <w:r w:rsidDel="005875B4">
              <w:rPr>
                <w:noProof/>
                <w:webHidden/>
              </w:rPr>
              <w:delText>27</w:delText>
            </w:r>
          </w:del>
          <w:del w:id="408" w:author="David Conklin" w:date="2020-11-18T14:49:00Z">
            <w:r w:rsidDel="005E090B">
              <w:rPr>
                <w:noProof/>
                <w:webHidden/>
              </w:rPr>
              <w:fldChar w:fldCharType="end"/>
            </w:r>
            <w:r w:rsidRPr="00FC70A4" w:rsidDel="005E090B">
              <w:rPr>
                <w:rStyle w:val="Hyperlink"/>
                <w:noProof/>
              </w:rPr>
              <w:fldChar w:fldCharType="end"/>
            </w:r>
          </w:del>
        </w:p>
        <w:p w14:paraId="1F9471BB" w14:textId="3C8A8B6F" w:rsidR="006636CC" w:rsidDel="005E090B" w:rsidRDefault="006636CC">
          <w:pPr>
            <w:pStyle w:val="TOC2"/>
            <w:tabs>
              <w:tab w:val="right" w:leader="dot" w:pos="9350"/>
            </w:tabs>
            <w:rPr>
              <w:del w:id="409" w:author="David Conklin" w:date="2020-11-18T14:49:00Z"/>
              <w:rFonts w:eastAsiaTheme="minorEastAsia"/>
              <w:noProof/>
            </w:rPr>
          </w:pPr>
          <w:del w:id="41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"_Toc56579856"</w:delInstrText>
            </w:r>
            <w:r w:rsidRPr="00FC70A4" w:rsidDel="005E090B">
              <w:rPr>
                <w:rStyle w:val="Hyperlink"/>
                <w:noProof/>
              </w:rPr>
              <w:delInstrText xml:space="preserve"> </w:delInstrText>
            </w:r>
            <w:r w:rsidRPr="00FC70A4" w:rsidDel="005E090B">
              <w:rPr>
                <w:rStyle w:val="Hyperlink"/>
                <w:noProof/>
              </w:rPr>
              <w:fldChar w:fldCharType="separate"/>
            </w:r>
          </w:del>
          <w:ins w:id="411" w:author="David Conklin" w:date="2020-11-20T11:30:00Z">
            <w:r w:rsidR="00D9019C">
              <w:rPr>
                <w:rStyle w:val="Hyperlink"/>
                <w:b/>
                <w:bCs/>
                <w:noProof/>
              </w:rPr>
              <w:t>Error! Hyperlink reference not valid.</w:t>
            </w:r>
          </w:ins>
          <w:del w:id="412" w:author="David Conklin" w:date="2020-11-18T14:49:00Z">
            <w:r w:rsidRPr="00FC70A4" w:rsidDel="005E090B">
              <w:rPr>
                <w:rStyle w:val="Hyperlink"/>
                <w:noProof/>
              </w:rPr>
              <w:delText>Model and Simulation Overview</w:delText>
            </w:r>
            <w:r w:rsidDel="005E090B">
              <w:rPr>
                <w:noProof/>
                <w:webHidden/>
              </w:rPr>
              <w:tab/>
            </w:r>
            <w:r w:rsidDel="005E090B">
              <w:rPr>
                <w:noProof/>
                <w:webHidden/>
              </w:rPr>
              <w:fldChar w:fldCharType="begin"/>
            </w:r>
            <w:r w:rsidDel="005E090B">
              <w:rPr>
                <w:noProof/>
                <w:webHidden/>
              </w:rPr>
              <w:delInstrText xml:space="preserve"> PAGEREF _Toc56579856 \h </w:delInstrText>
            </w:r>
            <w:r w:rsidDel="005E090B">
              <w:rPr>
                <w:noProof/>
                <w:webHidden/>
              </w:rPr>
            </w:r>
            <w:r w:rsidDel="005E090B">
              <w:rPr>
                <w:noProof/>
                <w:webHidden/>
              </w:rPr>
              <w:fldChar w:fldCharType="separate"/>
            </w:r>
          </w:del>
          <w:del w:id="413" w:author="David Conklin" w:date="2020-11-18T09:03:00Z">
            <w:r w:rsidDel="005875B4">
              <w:rPr>
                <w:noProof/>
                <w:webHidden/>
              </w:rPr>
              <w:delText>30</w:delText>
            </w:r>
          </w:del>
          <w:del w:id="414" w:author="David Conklin" w:date="2020-11-18T14:49:00Z">
            <w:r w:rsidDel="005E090B">
              <w:rPr>
                <w:noProof/>
                <w:webHidden/>
              </w:rPr>
              <w:fldChar w:fldCharType="end"/>
            </w:r>
            <w:r w:rsidRPr="00FC70A4" w:rsidDel="005E090B">
              <w:rPr>
                <w:rStyle w:val="Hyperlink"/>
                <w:noProof/>
              </w:rPr>
              <w:fldChar w:fldCharType="end"/>
            </w:r>
          </w:del>
        </w:p>
        <w:p w14:paraId="1CDBCF1A" w14:textId="5BC549DC" w:rsidR="006636CC" w:rsidDel="005E090B" w:rsidRDefault="006636CC">
          <w:pPr>
            <w:pStyle w:val="TOC2"/>
            <w:tabs>
              <w:tab w:val="right" w:leader="dot" w:pos="9350"/>
            </w:tabs>
            <w:rPr>
              <w:del w:id="415" w:author="David Conklin" w:date="2020-11-18T14:49:00Z"/>
              <w:rFonts w:eastAsiaTheme="minorEastAsia"/>
              <w:noProof/>
            </w:rPr>
          </w:pPr>
          <w:del w:id="41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"_Toc56579857"</w:delInstrText>
            </w:r>
            <w:r w:rsidRPr="00FC70A4" w:rsidDel="005E090B">
              <w:rPr>
                <w:rStyle w:val="Hyperlink"/>
                <w:noProof/>
              </w:rPr>
              <w:delInstrText xml:space="preserve"> </w:delInstrText>
            </w:r>
            <w:r w:rsidRPr="00FC70A4" w:rsidDel="005E090B">
              <w:rPr>
                <w:rStyle w:val="Hyperlink"/>
                <w:noProof/>
              </w:rPr>
              <w:fldChar w:fldCharType="separate"/>
            </w:r>
          </w:del>
          <w:ins w:id="417" w:author="David Conklin" w:date="2020-11-20T11:30:00Z">
            <w:r w:rsidR="00D9019C">
              <w:rPr>
                <w:rStyle w:val="Hyperlink"/>
                <w:b/>
                <w:bCs/>
                <w:noProof/>
              </w:rPr>
              <w:t>Error! Hyperlink reference not valid.</w:t>
            </w:r>
          </w:ins>
          <w:del w:id="418" w:author="David Conklin" w:date="2020-11-18T14:49:00Z">
            <w:r w:rsidRPr="00FC70A4" w:rsidDel="005E090B">
              <w:rPr>
                <w:rStyle w:val="Hyperlink"/>
                <w:noProof/>
              </w:rPr>
              <w:delText>McKenzie wetlands in the initial versions of the IDU, HRU, and Reach data layers</w:delText>
            </w:r>
            <w:r w:rsidDel="005E090B">
              <w:rPr>
                <w:noProof/>
                <w:webHidden/>
              </w:rPr>
              <w:tab/>
            </w:r>
            <w:r w:rsidDel="005E090B">
              <w:rPr>
                <w:noProof/>
                <w:webHidden/>
              </w:rPr>
              <w:fldChar w:fldCharType="begin"/>
            </w:r>
            <w:r w:rsidDel="005E090B">
              <w:rPr>
                <w:noProof/>
                <w:webHidden/>
              </w:rPr>
              <w:delInstrText xml:space="preserve"> PAGEREF _Toc56579857 \h </w:delInstrText>
            </w:r>
            <w:r w:rsidDel="005E090B">
              <w:rPr>
                <w:noProof/>
                <w:webHidden/>
              </w:rPr>
            </w:r>
            <w:r w:rsidDel="005E090B">
              <w:rPr>
                <w:noProof/>
                <w:webHidden/>
              </w:rPr>
              <w:fldChar w:fldCharType="separate"/>
            </w:r>
          </w:del>
          <w:del w:id="419" w:author="David Conklin" w:date="2020-11-18T09:03:00Z">
            <w:r w:rsidDel="005875B4">
              <w:rPr>
                <w:noProof/>
                <w:webHidden/>
              </w:rPr>
              <w:delText>31</w:delText>
            </w:r>
          </w:del>
          <w:del w:id="420" w:author="David Conklin" w:date="2020-11-18T14:49:00Z">
            <w:r w:rsidDel="005E090B">
              <w:rPr>
                <w:noProof/>
                <w:webHidden/>
              </w:rPr>
              <w:fldChar w:fldCharType="end"/>
            </w:r>
            <w:r w:rsidRPr="00FC70A4" w:rsidDel="005E090B">
              <w:rPr>
                <w:rStyle w:val="Hyperlink"/>
                <w:noProof/>
              </w:rPr>
              <w:fldChar w:fldCharType="end"/>
            </w:r>
          </w:del>
        </w:p>
        <w:p w14:paraId="37A4ECD1" w14:textId="752CF6A9" w:rsidR="006636CC" w:rsidDel="005E090B" w:rsidRDefault="006636CC">
          <w:pPr>
            <w:pStyle w:val="TOC2"/>
            <w:tabs>
              <w:tab w:val="right" w:leader="dot" w:pos="9350"/>
            </w:tabs>
            <w:rPr>
              <w:del w:id="421" w:author="David Conklin" w:date="2020-11-18T14:49:00Z"/>
              <w:rFonts w:eastAsiaTheme="minorEastAsia"/>
              <w:noProof/>
            </w:rPr>
          </w:pPr>
          <w:del w:id="42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"_Toc56579858"</w:delInstrText>
            </w:r>
            <w:r w:rsidRPr="00FC70A4" w:rsidDel="005E090B">
              <w:rPr>
                <w:rStyle w:val="Hyperlink"/>
                <w:noProof/>
              </w:rPr>
              <w:delInstrText xml:space="preserve"> </w:delInstrText>
            </w:r>
            <w:r w:rsidRPr="00FC70A4" w:rsidDel="005E090B">
              <w:rPr>
                <w:rStyle w:val="Hyperlink"/>
                <w:noProof/>
              </w:rPr>
              <w:fldChar w:fldCharType="separate"/>
            </w:r>
          </w:del>
          <w:ins w:id="423" w:author="David Conklin" w:date="2020-11-20T11:30:00Z">
            <w:r w:rsidR="00D9019C">
              <w:rPr>
                <w:rStyle w:val="Hyperlink"/>
                <w:b/>
                <w:bCs/>
                <w:noProof/>
              </w:rPr>
              <w:t>Error! Hyperlink reference not valid.</w:t>
            </w:r>
          </w:ins>
          <w:del w:id="424" w:author="David Conklin" w:date="2020-11-18T14:49:00Z">
            <w:r w:rsidRPr="00FC70A4" w:rsidDel="005E090B">
              <w:rPr>
                <w:rStyle w:val="Hyperlink"/>
                <w:noProof/>
              </w:rPr>
              <w:delText>Data changes for better representation of wetlands</w:delText>
            </w:r>
            <w:r w:rsidDel="005E090B">
              <w:rPr>
                <w:noProof/>
                <w:webHidden/>
              </w:rPr>
              <w:tab/>
            </w:r>
            <w:r w:rsidDel="005E090B">
              <w:rPr>
                <w:noProof/>
                <w:webHidden/>
              </w:rPr>
              <w:fldChar w:fldCharType="begin"/>
            </w:r>
            <w:r w:rsidDel="005E090B">
              <w:rPr>
                <w:noProof/>
                <w:webHidden/>
              </w:rPr>
              <w:delInstrText xml:space="preserve"> PAGEREF _Toc56579858 \h </w:delInstrText>
            </w:r>
            <w:r w:rsidDel="005E090B">
              <w:rPr>
                <w:noProof/>
                <w:webHidden/>
              </w:rPr>
            </w:r>
            <w:r w:rsidDel="005E090B">
              <w:rPr>
                <w:noProof/>
                <w:webHidden/>
              </w:rPr>
              <w:fldChar w:fldCharType="separate"/>
            </w:r>
          </w:del>
          <w:del w:id="425" w:author="David Conklin" w:date="2020-11-18T09:03:00Z">
            <w:r w:rsidDel="005875B4">
              <w:rPr>
                <w:noProof/>
                <w:webHidden/>
              </w:rPr>
              <w:delText>31</w:delText>
            </w:r>
          </w:del>
          <w:del w:id="426" w:author="David Conklin" w:date="2020-11-18T14:49:00Z">
            <w:r w:rsidDel="005E090B">
              <w:rPr>
                <w:noProof/>
                <w:webHidden/>
              </w:rPr>
              <w:fldChar w:fldCharType="end"/>
            </w:r>
            <w:r w:rsidRPr="00FC70A4" w:rsidDel="005E090B">
              <w:rPr>
                <w:rStyle w:val="Hyperlink"/>
                <w:noProof/>
              </w:rPr>
              <w:fldChar w:fldCharType="end"/>
            </w:r>
          </w:del>
        </w:p>
        <w:p w14:paraId="4D1DD5A2" w14:textId="653E8177" w:rsidR="006636CC" w:rsidDel="005E090B" w:rsidRDefault="006636CC">
          <w:pPr>
            <w:pStyle w:val="TOC2"/>
            <w:tabs>
              <w:tab w:val="right" w:leader="dot" w:pos="9350"/>
            </w:tabs>
            <w:rPr>
              <w:del w:id="427" w:author="David Conklin" w:date="2020-11-18T14:49:00Z"/>
              <w:rFonts w:eastAsiaTheme="minorEastAsia"/>
              <w:noProof/>
            </w:rPr>
          </w:pPr>
          <w:del w:id="42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"_Toc56579859"</w:delInstrText>
            </w:r>
            <w:r w:rsidRPr="00FC70A4" w:rsidDel="005E090B">
              <w:rPr>
                <w:rStyle w:val="Hyperlink"/>
                <w:noProof/>
              </w:rPr>
              <w:delInstrText xml:space="preserve"> </w:delInstrText>
            </w:r>
            <w:r w:rsidRPr="00FC70A4" w:rsidDel="005E090B">
              <w:rPr>
                <w:rStyle w:val="Hyperlink"/>
                <w:noProof/>
              </w:rPr>
              <w:fldChar w:fldCharType="separate"/>
            </w:r>
          </w:del>
          <w:ins w:id="429" w:author="David Conklin" w:date="2020-11-20T11:30:00Z">
            <w:r w:rsidR="00D9019C">
              <w:rPr>
                <w:rStyle w:val="Hyperlink"/>
                <w:b/>
                <w:bCs/>
                <w:noProof/>
              </w:rPr>
              <w:t>Error! Hyperlink reference not valid.</w:t>
            </w:r>
          </w:ins>
          <w:del w:id="430" w:author="David Conklin" w:date="2020-11-18T14:49:00Z">
            <w:r w:rsidRPr="00FC70A4" w:rsidDel="005E090B">
              <w:rPr>
                <w:rStyle w:val="Hyperlink"/>
                <w:noProof/>
              </w:rPr>
              <w:delText>Projection, Calendar, and Units</w:delText>
            </w:r>
            <w:r w:rsidDel="005E090B">
              <w:rPr>
                <w:noProof/>
                <w:webHidden/>
              </w:rPr>
              <w:tab/>
            </w:r>
            <w:r w:rsidDel="005E090B">
              <w:rPr>
                <w:noProof/>
                <w:webHidden/>
              </w:rPr>
              <w:fldChar w:fldCharType="begin"/>
            </w:r>
            <w:r w:rsidDel="005E090B">
              <w:rPr>
                <w:noProof/>
                <w:webHidden/>
              </w:rPr>
              <w:delInstrText xml:space="preserve"> PAGEREF _Toc56579859 \h </w:delInstrText>
            </w:r>
            <w:r w:rsidDel="005E090B">
              <w:rPr>
                <w:noProof/>
                <w:webHidden/>
              </w:rPr>
            </w:r>
            <w:r w:rsidDel="005E090B">
              <w:rPr>
                <w:noProof/>
                <w:webHidden/>
              </w:rPr>
              <w:fldChar w:fldCharType="separate"/>
            </w:r>
          </w:del>
          <w:del w:id="431" w:author="David Conklin" w:date="2020-11-18T09:03:00Z">
            <w:r w:rsidDel="005875B4">
              <w:rPr>
                <w:noProof/>
                <w:webHidden/>
              </w:rPr>
              <w:delText>32</w:delText>
            </w:r>
          </w:del>
          <w:del w:id="432" w:author="David Conklin" w:date="2020-11-18T14:49:00Z">
            <w:r w:rsidDel="005E090B">
              <w:rPr>
                <w:noProof/>
                <w:webHidden/>
              </w:rPr>
              <w:fldChar w:fldCharType="end"/>
            </w:r>
            <w:r w:rsidRPr="00FC70A4" w:rsidDel="005E090B">
              <w:rPr>
                <w:rStyle w:val="Hyperlink"/>
                <w:noProof/>
              </w:rPr>
              <w:fldChar w:fldCharType="end"/>
            </w:r>
          </w:del>
        </w:p>
        <w:p w14:paraId="0C997B2D" w14:textId="6656F682" w:rsidR="006636CC" w:rsidDel="005E090B" w:rsidRDefault="006636CC">
          <w:pPr>
            <w:pStyle w:val="TOC2"/>
            <w:tabs>
              <w:tab w:val="right" w:leader="dot" w:pos="9350"/>
            </w:tabs>
            <w:rPr>
              <w:del w:id="433" w:author="David Conklin" w:date="2020-11-18T14:49:00Z"/>
              <w:rFonts w:eastAsiaTheme="minorEastAsia"/>
              <w:noProof/>
            </w:rPr>
          </w:pPr>
          <w:del w:id="43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"_Toc56579860"</w:delInstrText>
            </w:r>
            <w:r w:rsidRPr="00FC70A4" w:rsidDel="005E090B">
              <w:rPr>
                <w:rStyle w:val="Hyperlink"/>
                <w:noProof/>
              </w:rPr>
              <w:delInstrText xml:space="preserve"> </w:delInstrText>
            </w:r>
            <w:r w:rsidRPr="00FC70A4" w:rsidDel="005E090B">
              <w:rPr>
                <w:rStyle w:val="Hyperlink"/>
                <w:noProof/>
              </w:rPr>
              <w:fldChar w:fldCharType="separate"/>
            </w:r>
          </w:del>
          <w:ins w:id="435" w:author="David Conklin" w:date="2020-11-20T11:30:00Z">
            <w:r w:rsidR="00D9019C">
              <w:rPr>
                <w:rStyle w:val="Hyperlink"/>
                <w:b/>
                <w:bCs/>
                <w:noProof/>
              </w:rPr>
              <w:t>Error! Hyperlink reference not valid.</w:t>
            </w:r>
          </w:ins>
          <w:del w:id="436" w:author="David Conklin" w:date="2020-11-18T14:49:00Z">
            <w:r w:rsidRPr="00FC70A4" w:rsidDel="005E090B">
              <w:rPr>
                <w:rStyle w:val="Hyperlink"/>
                <w:noProof/>
              </w:rPr>
              <w:delText>Simulation of changes in wetlands over time</w:delText>
            </w:r>
            <w:r w:rsidDel="005E090B">
              <w:rPr>
                <w:noProof/>
                <w:webHidden/>
              </w:rPr>
              <w:tab/>
            </w:r>
            <w:r w:rsidDel="005E090B">
              <w:rPr>
                <w:noProof/>
                <w:webHidden/>
              </w:rPr>
              <w:fldChar w:fldCharType="begin"/>
            </w:r>
            <w:r w:rsidDel="005E090B">
              <w:rPr>
                <w:noProof/>
                <w:webHidden/>
              </w:rPr>
              <w:delInstrText xml:space="preserve"> PAGEREF _Toc56579860 \h </w:delInstrText>
            </w:r>
            <w:r w:rsidDel="005E090B">
              <w:rPr>
                <w:noProof/>
                <w:webHidden/>
              </w:rPr>
            </w:r>
            <w:r w:rsidDel="005E090B">
              <w:rPr>
                <w:noProof/>
                <w:webHidden/>
              </w:rPr>
              <w:fldChar w:fldCharType="separate"/>
            </w:r>
          </w:del>
          <w:del w:id="437" w:author="David Conklin" w:date="2020-11-18T09:03:00Z">
            <w:r w:rsidDel="005875B4">
              <w:rPr>
                <w:noProof/>
                <w:webHidden/>
              </w:rPr>
              <w:delText>32</w:delText>
            </w:r>
          </w:del>
          <w:del w:id="438" w:author="David Conklin" w:date="2020-11-18T14:49:00Z">
            <w:r w:rsidDel="005E090B">
              <w:rPr>
                <w:noProof/>
                <w:webHidden/>
              </w:rPr>
              <w:fldChar w:fldCharType="end"/>
            </w:r>
            <w:r w:rsidRPr="00FC70A4" w:rsidDel="005E090B">
              <w:rPr>
                <w:rStyle w:val="Hyperlink"/>
                <w:noProof/>
              </w:rPr>
              <w:fldChar w:fldCharType="end"/>
            </w:r>
          </w:del>
        </w:p>
        <w:p w14:paraId="77172039" w14:textId="5FAC8728" w:rsidR="006636CC" w:rsidDel="005E090B" w:rsidRDefault="006636CC">
          <w:pPr>
            <w:pStyle w:val="TOC2"/>
            <w:tabs>
              <w:tab w:val="right" w:leader="dot" w:pos="9350"/>
            </w:tabs>
            <w:rPr>
              <w:del w:id="439" w:author="David Conklin" w:date="2020-11-18T14:49:00Z"/>
              <w:rFonts w:eastAsiaTheme="minorEastAsia"/>
              <w:noProof/>
            </w:rPr>
          </w:pPr>
          <w:del w:id="44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"_Toc56579861"</w:delInstrText>
            </w:r>
            <w:r w:rsidRPr="00FC70A4" w:rsidDel="005E090B">
              <w:rPr>
                <w:rStyle w:val="Hyperlink"/>
                <w:noProof/>
              </w:rPr>
              <w:delInstrText xml:space="preserve"> </w:delInstrText>
            </w:r>
            <w:r w:rsidRPr="00FC70A4" w:rsidDel="005E090B">
              <w:rPr>
                <w:rStyle w:val="Hyperlink"/>
                <w:noProof/>
              </w:rPr>
              <w:fldChar w:fldCharType="separate"/>
            </w:r>
          </w:del>
          <w:ins w:id="441" w:author="David Conklin" w:date="2020-11-20T11:30:00Z">
            <w:r w:rsidR="00D9019C">
              <w:rPr>
                <w:rStyle w:val="Hyperlink"/>
                <w:b/>
                <w:bCs/>
                <w:noProof/>
              </w:rPr>
              <w:t>Error! Hyperlink reference not valid.</w:t>
            </w:r>
          </w:ins>
          <w:del w:id="442" w:author="David Conklin" w:date="2020-11-18T14:49:00Z">
            <w:r w:rsidRPr="00FC70A4" w:rsidDel="005E090B">
              <w:rPr>
                <w:rStyle w:val="Hyperlink"/>
                <w:noProof/>
              </w:rPr>
              <w:delText>How wetlands are represented in the model</w:delText>
            </w:r>
            <w:r w:rsidDel="005E090B">
              <w:rPr>
                <w:noProof/>
                <w:webHidden/>
              </w:rPr>
              <w:tab/>
            </w:r>
            <w:r w:rsidDel="005E090B">
              <w:rPr>
                <w:noProof/>
                <w:webHidden/>
              </w:rPr>
              <w:fldChar w:fldCharType="begin"/>
            </w:r>
            <w:r w:rsidDel="005E090B">
              <w:rPr>
                <w:noProof/>
                <w:webHidden/>
              </w:rPr>
              <w:delInstrText xml:space="preserve"> PAGEREF _Toc56579861 \h </w:delInstrText>
            </w:r>
            <w:r w:rsidDel="005E090B">
              <w:rPr>
                <w:noProof/>
                <w:webHidden/>
              </w:rPr>
            </w:r>
            <w:r w:rsidDel="005E090B">
              <w:rPr>
                <w:noProof/>
                <w:webHidden/>
              </w:rPr>
              <w:fldChar w:fldCharType="separate"/>
            </w:r>
          </w:del>
          <w:del w:id="443" w:author="David Conklin" w:date="2020-11-18T09:03:00Z">
            <w:r w:rsidDel="005875B4">
              <w:rPr>
                <w:noProof/>
                <w:webHidden/>
              </w:rPr>
              <w:delText>32</w:delText>
            </w:r>
          </w:del>
          <w:del w:id="444" w:author="David Conklin" w:date="2020-11-18T14:49:00Z">
            <w:r w:rsidDel="005E090B">
              <w:rPr>
                <w:noProof/>
                <w:webHidden/>
              </w:rPr>
              <w:fldChar w:fldCharType="end"/>
            </w:r>
            <w:r w:rsidRPr="00FC70A4" w:rsidDel="005E090B">
              <w:rPr>
                <w:rStyle w:val="Hyperlink"/>
                <w:noProof/>
              </w:rPr>
              <w:fldChar w:fldCharType="end"/>
            </w:r>
          </w:del>
        </w:p>
        <w:p w14:paraId="4D3C115C" w14:textId="787173A6" w:rsidR="006636CC" w:rsidDel="005E090B" w:rsidRDefault="006636CC">
          <w:pPr>
            <w:pStyle w:val="TOC2"/>
            <w:tabs>
              <w:tab w:val="right" w:leader="dot" w:pos="9350"/>
            </w:tabs>
            <w:rPr>
              <w:del w:id="445" w:author="David Conklin" w:date="2020-11-18T14:49:00Z"/>
              <w:rFonts w:eastAsiaTheme="minorEastAsia"/>
              <w:noProof/>
            </w:rPr>
          </w:pPr>
          <w:del w:id="44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"_Toc56579862"</w:delInstrText>
            </w:r>
            <w:r w:rsidRPr="00FC70A4" w:rsidDel="005E090B">
              <w:rPr>
                <w:rStyle w:val="Hyperlink"/>
                <w:noProof/>
              </w:rPr>
              <w:delInstrText xml:space="preserve"> </w:delInstrText>
            </w:r>
            <w:r w:rsidRPr="00FC70A4" w:rsidDel="005E090B">
              <w:rPr>
                <w:rStyle w:val="Hyperlink"/>
                <w:noProof/>
              </w:rPr>
              <w:fldChar w:fldCharType="separate"/>
            </w:r>
          </w:del>
          <w:ins w:id="447" w:author="David Conklin" w:date="2020-11-20T11:30:00Z">
            <w:r w:rsidR="00D9019C">
              <w:rPr>
                <w:rStyle w:val="Hyperlink"/>
                <w:b/>
                <w:bCs/>
                <w:noProof/>
              </w:rPr>
              <w:t>Error! Hyperlink reference not valid.</w:t>
            </w:r>
          </w:ins>
          <w:del w:id="448" w:author="David Conklin" w:date="2020-11-18T14:49:00Z">
            <w:r w:rsidRPr="00FC70A4" w:rsidDel="005E090B">
              <w:rPr>
                <w:rStyle w:val="Hyperlink"/>
                <w:noProof/>
              </w:rPr>
              <w:delText>Attributes of interest in the wetlands study</w:delText>
            </w:r>
            <w:r w:rsidDel="005E090B">
              <w:rPr>
                <w:noProof/>
                <w:webHidden/>
              </w:rPr>
              <w:tab/>
            </w:r>
            <w:r w:rsidDel="005E090B">
              <w:rPr>
                <w:noProof/>
                <w:webHidden/>
              </w:rPr>
              <w:fldChar w:fldCharType="begin"/>
            </w:r>
            <w:r w:rsidDel="005E090B">
              <w:rPr>
                <w:noProof/>
                <w:webHidden/>
              </w:rPr>
              <w:delInstrText xml:space="preserve"> PAGEREF _Toc56579862 \h </w:delInstrText>
            </w:r>
            <w:r w:rsidDel="005E090B">
              <w:rPr>
                <w:noProof/>
                <w:webHidden/>
              </w:rPr>
            </w:r>
            <w:r w:rsidDel="005E090B">
              <w:rPr>
                <w:noProof/>
                <w:webHidden/>
              </w:rPr>
              <w:fldChar w:fldCharType="separate"/>
            </w:r>
          </w:del>
          <w:del w:id="449" w:author="David Conklin" w:date="2020-11-18T09:03:00Z">
            <w:r w:rsidDel="005875B4">
              <w:rPr>
                <w:noProof/>
                <w:webHidden/>
              </w:rPr>
              <w:delText>34</w:delText>
            </w:r>
          </w:del>
          <w:del w:id="450" w:author="David Conklin" w:date="2020-11-18T14:49:00Z">
            <w:r w:rsidDel="005E090B">
              <w:rPr>
                <w:noProof/>
                <w:webHidden/>
              </w:rPr>
              <w:fldChar w:fldCharType="end"/>
            </w:r>
            <w:r w:rsidRPr="00FC70A4" w:rsidDel="005E090B">
              <w:rPr>
                <w:rStyle w:val="Hyperlink"/>
                <w:noProof/>
              </w:rPr>
              <w:fldChar w:fldCharType="end"/>
            </w:r>
          </w:del>
        </w:p>
        <w:p w14:paraId="1472CA92" w14:textId="363CC210" w:rsidR="006636CC" w:rsidDel="005E090B" w:rsidRDefault="006636CC">
          <w:pPr>
            <w:pStyle w:val="TOC2"/>
            <w:tabs>
              <w:tab w:val="right" w:leader="dot" w:pos="9350"/>
            </w:tabs>
            <w:rPr>
              <w:del w:id="451" w:author="David Conklin" w:date="2020-11-18T14:49:00Z"/>
              <w:rFonts w:eastAsiaTheme="minorEastAsia"/>
              <w:noProof/>
            </w:rPr>
          </w:pPr>
          <w:del w:id="45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"_Toc56579863"</w:delInstrText>
            </w:r>
            <w:r w:rsidRPr="00FC70A4" w:rsidDel="005E090B">
              <w:rPr>
                <w:rStyle w:val="Hyperlink"/>
                <w:noProof/>
              </w:rPr>
              <w:delInstrText xml:space="preserve"> </w:delInstrText>
            </w:r>
            <w:r w:rsidRPr="00FC70A4" w:rsidDel="005E090B">
              <w:rPr>
                <w:rStyle w:val="Hyperlink"/>
                <w:noProof/>
              </w:rPr>
              <w:fldChar w:fldCharType="separate"/>
            </w:r>
          </w:del>
          <w:ins w:id="453" w:author="David Conklin" w:date="2020-11-20T11:30:00Z">
            <w:r w:rsidR="00D9019C">
              <w:rPr>
                <w:rStyle w:val="Hyperlink"/>
                <w:b/>
                <w:bCs/>
                <w:noProof/>
              </w:rPr>
              <w:t>Error! Hyperlink reference not valid.</w:t>
            </w:r>
          </w:ins>
          <w:del w:id="454" w:author="David Conklin" w:date="2020-11-18T14:49:00Z">
            <w:r w:rsidRPr="00FC70A4" w:rsidDel="005E090B">
              <w:rPr>
                <w:rStyle w:val="Hyperlink"/>
                <w:noProof/>
              </w:rPr>
              <w:delText>A WETNESS attribute</w:delText>
            </w:r>
            <w:r w:rsidDel="005E090B">
              <w:rPr>
                <w:noProof/>
                <w:webHidden/>
              </w:rPr>
              <w:tab/>
            </w:r>
            <w:r w:rsidDel="005E090B">
              <w:rPr>
                <w:noProof/>
                <w:webHidden/>
              </w:rPr>
              <w:fldChar w:fldCharType="begin"/>
            </w:r>
            <w:r w:rsidDel="005E090B">
              <w:rPr>
                <w:noProof/>
                <w:webHidden/>
              </w:rPr>
              <w:delInstrText xml:space="preserve"> PAGEREF _Toc56579863 \h </w:delInstrText>
            </w:r>
            <w:r w:rsidDel="005E090B">
              <w:rPr>
                <w:noProof/>
                <w:webHidden/>
              </w:rPr>
            </w:r>
            <w:r w:rsidDel="005E090B">
              <w:rPr>
                <w:noProof/>
                <w:webHidden/>
              </w:rPr>
              <w:fldChar w:fldCharType="separate"/>
            </w:r>
          </w:del>
          <w:del w:id="455" w:author="David Conklin" w:date="2020-11-18T09:03:00Z">
            <w:r w:rsidDel="005875B4">
              <w:rPr>
                <w:noProof/>
                <w:webHidden/>
              </w:rPr>
              <w:delText>34</w:delText>
            </w:r>
          </w:del>
          <w:del w:id="456" w:author="David Conklin" w:date="2020-11-18T14:49:00Z">
            <w:r w:rsidDel="005E090B">
              <w:rPr>
                <w:noProof/>
                <w:webHidden/>
              </w:rPr>
              <w:fldChar w:fldCharType="end"/>
            </w:r>
            <w:r w:rsidRPr="00FC70A4" w:rsidDel="005E090B">
              <w:rPr>
                <w:rStyle w:val="Hyperlink"/>
                <w:noProof/>
              </w:rPr>
              <w:fldChar w:fldCharType="end"/>
            </w:r>
          </w:del>
        </w:p>
        <w:p w14:paraId="12D1F5D8" w14:textId="5F600B36" w:rsidR="006636CC" w:rsidDel="005E090B" w:rsidRDefault="006636CC">
          <w:pPr>
            <w:pStyle w:val="TOC2"/>
            <w:tabs>
              <w:tab w:val="right" w:leader="dot" w:pos="9350"/>
            </w:tabs>
            <w:rPr>
              <w:del w:id="457" w:author="David Conklin" w:date="2020-11-18T14:49:00Z"/>
              <w:rFonts w:eastAsiaTheme="minorEastAsia"/>
              <w:noProof/>
            </w:rPr>
          </w:pPr>
          <w:del w:id="45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"_Toc56579864"</w:delInstrText>
            </w:r>
            <w:r w:rsidRPr="00FC70A4" w:rsidDel="005E090B">
              <w:rPr>
                <w:rStyle w:val="Hyperlink"/>
                <w:noProof/>
              </w:rPr>
              <w:delInstrText xml:space="preserve"> </w:delInstrText>
            </w:r>
            <w:r w:rsidRPr="00FC70A4" w:rsidDel="005E090B">
              <w:rPr>
                <w:rStyle w:val="Hyperlink"/>
                <w:noProof/>
              </w:rPr>
              <w:fldChar w:fldCharType="separate"/>
            </w:r>
          </w:del>
          <w:ins w:id="459" w:author="David Conklin" w:date="2020-11-20T11:30:00Z">
            <w:r w:rsidR="00D9019C">
              <w:rPr>
                <w:rStyle w:val="Hyperlink"/>
                <w:b/>
                <w:bCs/>
                <w:noProof/>
              </w:rPr>
              <w:t>Error! Hyperlink reference not valid.</w:t>
            </w:r>
          </w:ins>
          <w:del w:id="460" w:author="David Conklin" w:date="2020-11-18T14:49:00Z">
            <w:r w:rsidRPr="00FC70A4" w:rsidDel="005E090B">
              <w:rPr>
                <w:rStyle w:val="Hyperlink"/>
                <w:noProof/>
              </w:rPr>
              <w:delText>Calculating the exchange of water between the wetland and the reach</w:delText>
            </w:r>
            <w:r w:rsidDel="005E090B">
              <w:rPr>
                <w:noProof/>
                <w:webHidden/>
              </w:rPr>
              <w:tab/>
            </w:r>
            <w:r w:rsidDel="005E090B">
              <w:rPr>
                <w:noProof/>
                <w:webHidden/>
              </w:rPr>
              <w:fldChar w:fldCharType="begin"/>
            </w:r>
            <w:r w:rsidDel="005E090B">
              <w:rPr>
                <w:noProof/>
                <w:webHidden/>
              </w:rPr>
              <w:delInstrText xml:space="preserve"> PAGEREF _Toc56579864 \h </w:delInstrText>
            </w:r>
            <w:r w:rsidDel="005E090B">
              <w:rPr>
                <w:noProof/>
                <w:webHidden/>
              </w:rPr>
            </w:r>
            <w:r w:rsidDel="005E090B">
              <w:rPr>
                <w:noProof/>
                <w:webHidden/>
              </w:rPr>
              <w:fldChar w:fldCharType="separate"/>
            </w:r>
          </w:del>
          <w:del w:id="461" w:author="David Conklin" w:date="2020-11-18T09:03:00Z">
            <w:r w:rsidDel="005875B4">
              <w:rPr>
                <w:noProof/>
                <w:webHidden/>
              </w:rPr>
              <w:delText>35</w:delText>
            </w:r>
          </w:del>
          <w:del w:id="462" w:author="David Conklin" w:date="2020-11-18T14:49:00Z">
            <w:r w:rsidDel="005E090B">
              <w:rPr>
                <w:noProof/>
                <w:webHidden/>
              </w:rPr>
              <w:fldChar w:fldCharType="end"/>
            </w:r>
            <w:r w:rsidRPr="00FC70A4" w:rsidDel="005E090B">
              <w:rPr>
                <w:rStyle w:val="Hyperlink"/>
                <w:noProof/>
              </w:rPr>
              <w:fldChar w:fldCharType="end"/>
            </w:r>
          </w:del>
        </w:p>
        <w:p w14:paraId="1BD118CB" w14:textId="11A4F507" w:rsidR="006636CC" w:rsidDel="005E090B" w:rsidRDefault="006636CC">
          <w:pPr>
            <w:pStyle w:val="TOC3"/>
            <w:tabs>
              <w:tab w:val="right" w:leader="dot" w:pos="9350"/>
            </w:tabs>
            <w:rPr>
              <w:del w:id="463" w:author="David Conklin" w:date="2020-11-18T14:49:00Z"/>
              <w:rFonts w:eastAsiaTheme="minorEastAsia"/>
              <w:noProof/>
            </w:rPr>
          </w:pPr>
          <w:del w:id="46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"_Toc56579865"</w:delInstrText>
            </w:r>
            <w:r w:rsidRPr="00FC70A4" w:rsidDel="005E090B">
              <w:rPr>
                <w:rStyle w:val="Hyperlink"/>
                <w:noProof/>
              </w:rPr>
              <w:delInstrText xml:space="preserve"> </w:delInstrText>
            </w:r>
            <w:r w:rsidRPr="00FC70A4" w:rsidDel="005E090B">
              <w:rPr>
                <w:rStyle w:val="Hyperlink"/>
                <w:noProof/>
              </w:rPr>
              <w:fldChar w:fldCharType="separate"/>
            </w:r>
          </w:del>
          <w:ins w:id="465" w:author="David Conklin" w:date="2020-11-20T11:30:00Z">
            <w:r w:rsidR="00D9019C">
              <w:rPr>
                <w:rStyle w:val="Hyperlink"/>
                <w:b/>
                <w:bCs/>
                <w:noProof/>
              </w:rPr>
              <w:t>Error! Hyperlink reference not valid.</w:t>
            </w:r>
          </w:ins>
          <w:del w:id="466" w:author="David Conklin" w:date="2020-11-18T14:49:00Z">
            <w:r w:rsidRPr="00FC70A4" w:rsidDel="005E090B">
              <w:rPr>
                <w:rStyle w:val="Hyperlink"/>
                <w:noProof/>
              </w:rPr>
              <w:delText>Wetland IDU parameters</w:delText>
            </w:r>
            <w:r w:rsidDel="005E090B">
              <w:rPr>
                <w:noProof/>
                <w:webHidden/>
              </w:rPr>
              <w:tab/>
            </w:r>
            <w:r w:rsidDel="005E090B">
              <w:rPr>
                <w:noProof/>
                <w:webHidden/>
              </w:rPr>
              <w:fldChar w:fldCharType="begin"/>
            </w:r>
            <w:r w:rsidDel="005E090B">
              <w:rPr>
                <w:noProof/>
                <w:webHidden/>
              </w:rPr>
              <w:delInstrText xml:space="preserve"> PAGEREF _Toc56579865 \h </w:delInstrText>
            </w:r>
            <w:r w:rsidDel="005E090B">
              <w:rPr>
                <w:noProof/>
                <w:webHidden/>
              </w:rPr>
            </w:r>
            <w:r w:rsidDel="005E090B">
              <w:rPr>
                <w:noProof/>
                <w:webHidden/>
              </w:rPr>
              <w:fldChar w:fldCharType="separate"/>
            </w:r>
          </w:del>
          <w:del w:id="467" w:author="David Conklin" w:date="2020-11-18T09:03:00Z">
            <w:r w:rsidDel="005875B4">
              <w:rPr>
                <w:noProof/>
                <w:webHidden/>
              </w:rPr>
              <w:delText>35</w:delText>
            </w:r>
          </w:del>
          <w:del w:id="468" w:author="David Conklin" w:date="2020-11-18T14:49:00Z">
            <w:r w:rsidDel="005E090B">
              <w:rPr>
                <w:noProof/>
                <w:webHidden/>
              </w:rPr>
              <w:fldChar w:fldCharType="end"/>
            </w:r>
            <w:r w:rsidRPr="00FC70A4" w:rsidDel="005E090B">
              <w:rPr>
                <w:rStyle w:val="Hyperlink"/>
                <w:noProof/>
              </w:rPr>
              <w:fldChar w:fldCharType="end"/>
            </w:r>
          </w:del>
        </w:p>
        <w:p w14:paraId="3FB0D580" w14:textId="67033039" w:rsidR="006636CC" w:rsidDel="005E090B" w:rsidRDefault="006636CC">
          <w:pPr>
            <w:pStyle w:val="TOC3"/>
            <w:tabs>
              <w:tab w:val="right" w:leader="dot" w:pos="9350"/>
            </w:tabs>
            <w:rPr>
              <w:del w:id="469" w:author="David Conklin" w:date="2020-11-18T14:49:00Z"/>
              <w:rFonts w:eastAsiaTheme="minorEastAsia"/>
              <w:noProof/>
            </w:rPr>
          </w:pPr>
          <w:del w:id="47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"_Toc56579866"</w:delInstrText>
            </w:r>
            <w:r w:rsidRPr="00FC70A4" w:rsidDel="005E090B">
              <w:rPr>
                <w:rStyle w:val="Hyperlink"/>
                <w:noProof/>
              </w:rPr>
              <w:delInstrText xml:space="preserve"> </w:delInstrText>
            </w:r>
            <w:r w:rsidRPr="00FC70A4" w:rsidDel="005E090B">
              <w:rPr>
                <w:rStyle w:val="Hyperlink"/>
                <w:noProof/>
              </w:rPr>
              <w:fldChar w:fldCharType="separate"/>
            </w:r>
          </w:del>
          <w:ins w:id="471" w:author="David Conklin" w:date="2020-11-20T11:30:00Z">
            <w:r w:rsidR="00D9019C">
              <w:rPr>
                <w:rStyle w:val="Hyperlink"/>
                <w:b/>
                <w:bCs/>
                <w:noProof/>
              </w:rPr>
              <w:t>Error! Hyperlink reference not valid.</w:t>
            </w:r>
          </w:ins>
          <w:del w:id="472" w:author="David Conklin" w:date="2020-11-18T14:49:00Z">
            <w:r w:rsidRPr="00FC70A4" w:rsidDel="005E090B">
              <w:rPr>
                <w:rStyle w:val="Hyperlink"/>
                <w:noProof/>
              </w:rPr>
              <w:delText>Reach parameters</w:delText>
            </w:r>
            <w:r w:rsidDel="005E090B">
              <w:rPr>
                <w:noProof/>
                <w:webHidden/>
              </w:rPr>
              <w:tab/>
            </w:r>
            <w:r w:rsidDel="005E090B">
              <w:rPr>
                <w:noProof/>
                <w:webHidden/>
              </w:rPr>
              <w:fldChar w:fldCharType="begin"/>
            </w:r>
            <w:r w:rsidDel="005E090B">
              <w:rPr>
                <w:noProof/>
                <w:webHidden/>
              </w:rPr>
              <w:delInstrText xml:space="preserve"> PAGEREF _Toc56579866 \h </w:delInstrText>
            </w:r>
            <w:r w:rsidDel="005E090B">
              <w:rPr>
                <w:noProof/>
                <w:webHidden/>
              </w:rPr>
            </w:r>
            <w:r w:rsidDel="005E090B">
              <w:rPr>
                <w:noProof/>
                <w:webHidden/>
              </w:rPr>
              <w:fldChar w:fldCharType="separate"/>
            </w:r>
          </w:del>
          <w:del w:id="473" w:author="David Conklin" w:date="2020-11-18T09:03:00Z">
            <w:r w:rsidDel="005875B4">
              <w:rPr>
                <w:noProof/>
                <w:webHidden/>
              </w:rPr>
              <w:delText>35</w:delText>
            </w:r>
          </w:del>
          <w:del w:id="474" w:author="David Conklin" w:date="2020-11-18T14:49:00Z">
            <w:r w:rsidDel="005E090B">
              <w:rPr>
                <w:noProof/>
                <w:webHidden/>
              </w:rPr>
              <w:fldChar w:fldCharType="end"/>
            </w:r>
            <w:r w:rsidRPr="00FC70A4" w:rsidDel="005E090B">
              <w:rPr>
                <w:rStyle w:val="Hyperlink"/>
                <w:noProof/>
              </w:rPr>
              <w:fldChar w:fldCharType="end"/>
            </w:r>
          </w:del>
        </w:p>
        <w:p w14:paraId="7DFB5A5A" w14:textId="2E86F2B0" w:rsidR="006636CC" w:rsidDel="005E090B" w:rsidRDefault="006636CC">
          <w:pPr>
            <w:pStyle w:val="TOC2"/>
            <w:tabs>
              <w:tab w:val="right" w:leader="dot" w:pos="9350"/>
            </w:tabs>
            <w:rPr>
              <w:del w:id="475" w:author="David Conklin" w:date="2020-11-18T14:49:00Z"/>
              <w:rFonts w:eastAsiaTheme="minorEastAsia"/>
              <w:noProof/>
            </w:rPr>
          </w:pPr>
          <w:del w:id="47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"_Toc56579867"</w:delInstrText>
            </w:r>
            <w:r w:rsidRPr="00FC70A4" w:rsidDel="005E090B">
              <w:rPr>
                <w:rStyle w:val="Hyperlink"/>
                <w:noProof/>
              </w:rPr>
              <w:delInstrText xml:space="preserve"> </w:delInstrText>
            </w:r>
            <w:r w:rsidRPr="00FC70A4" w:rsidDel="005E090B">
              <w:rPr>
                <w:rStyle w:val="Hyperlink"/>
                <w:noProof/>
              </w:rPr>
              <w:fldChar w:fldCharType="separate"/>
            </w:r>
          </w:del>
          <w:ins w:id="477" w:author="David Conklin" w:date="2020-11-20T11:30:00Z">
            <w:r w:rsidR="00D9019C">
              <w:rPr>
                <w:rStyle w:val="Hyperlink"/>
                <w:b/>
                <w:bCs/>
                <w:noProof/>
              </w:rPr>
              <w:t>Error! Hyperlink reference not valid.</w:t>
            </w:r>
          </w:ins>
          <w:del w:id="478" w:author="David Conklin" w:date="2020-11-18T14:49:00Z">
            <w:r w:rsidRPr="00FC70A4" w:rsidDel="005E090B">
              <w:rPr>
                <w:rStyle w:val="Hyperlink"/>
                <w:noProof/>
              </w:rPr>
              <w:delText>Loss (or gain) of wetlands</w:delText>
            </w:r>
            <w:r w:rsidDel="005E090B">
              <w:rPr>
                <w:noProof/>
                <w:webHidden/>
              </w:rPr>
              <w:tab/>
            </w:r>
            <w:r w:rsidDel="005E090B">
              <w:rPr>
                <w:noProof/>
                <w:webHidden/>
              </w:rPr>
              <w:fldChar w:fldCharType="begin"/>
            </w:r>
            <w:r w:rsidDel="005E090B">
              <w:rPr>
                <w:noProof/>
                <w:webHidden/>
              </w:rPr>
              <w:delInstrText xml:space="preserve"> PAGEREF _Toc56579867 \h </w:delInstrText>
            </w:r>
            <w:r w:rsidDel="005E090B">
              <w:rPr>
                <w:noProof/>
                <w:webHidden/>
              </w:rPr>
            </w:r>
            <w:r w:rsidDel="005E090B">
              <w:rPr>
                <w:noProof/>
                <w:webHidden/>
              </w:rPr>
              <w:fldChar w:fldCharType="separate"/>
            </w:r>
          </w:del>
          <w:del w:id="479" w:author="David Conklin" w:date="2020-11-18T09:03:00Z">
            <w:r w:rsidDel="005875B4">
              <w:rPr>
                <w:noProof/>
                <w:webHidden/>
              </w:rPr>
              <w:delText>36</w:delText>
            </w:r>
          </w:del>
          <w:del w:id="480" w:author="David Conklin" w:date="2020-11-18T14:49:00Z">
            <w:r w:rsidDel="005E090B">
              <w:rPr>
                <w:noProof/>
                <w:webHidden/>
              </w:rPr>
              <w:fldChar w:fldCharType="end"/>
            </w:r>
            <w:r w:rsidRPr="00FC70A4" w:rsidDel="005E090B">
              <w:rPr>
                <w:rStyle w:val="Hyperlink"/>
                <w:noProof/>
              </w:rPr>
              <w:fldChar w:fldCharType="end"/>
            </w:r>
          </w:del>
        </w:p>
        <w:p w14:paraId="2EC61A25" w14:textId="02366114" w:rsidR="006636CC" w:rsidDel="005E090B" w:rsidRDefault="006636CC">
          <w:pPr>
            <w:pStyle w:val="TOC2"/>
            <w:tabs>
              <w:tab w:val="right" w:leader="dot" w:pos="9350"/>
            </w:tabs>
            <w:rPr>
              <w:del w:id="481" w:author="David Conklin" w:date="2020-11-18T14:49:00Z"/>
              <w:rFonts w:eastAsiaTheme="minorEastAsia"/>
              <w:noProof/>
            </w:rPr>
          </w:pPr>
          <w:del w:id="48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"_Toc56579868"</w:delInstrText>
            </w:r>
            <w:r w:rsidRPr="00FC70A4" w:rsidDel="005E090B">
              <w:rPr>
                <w:rStyle w:val="Hyperlink"/>
                <w:noProof/>
              </w:rPr>
              <w:delInstrText xml:space="preserve"> </w:delInstrText>
            </w:r>
            <w:r w:rsidRPr="00FC70A4" w:rsidDel="005E090B">
              <w:rPr>
                <w:rStyle w:val="Hyperlink"/>
                <w:noProof/>
              </w:rPr>
              <w:fldChar w:fldCharType="separate"/>
            </w:r>
          </w:del>
          <w:ins w:id="483" w:author="David Conklin" w:date="2020-11-20T11:30:00Z">
            <w:r w:rsidR="00D9019C">
              <w:rPr>
                <w:rStyle w:val="Hyperlink"/>
                <w:b/>
                <w:bCs/>
                <w:noProof/>
              </w:rPr>
              <w:t>Error! Hyperlink reference not valid.</w:t>
            </w:r>
          </w:ins>
          <w:del w:id="484" w:author="David Conklin" w:date="2020-11-18T14:49:00Z">
            <w:r w:rsidRPr="00FC70A4" w:rsidDel="005E090B">
              <w:rPr>
                <w:rStyle w:val="Hyperlink"/>
                <w:noProof/>
              </w:rPr>
              <w:delText>Reality check</w:delText>
            </w:r>
            <w:r w:rsidDel="005E090B">
              <w:rPr>
                <w:noProof/>
                <w:webHidden/>
              </w:rPr>
              <w:tab/>
            </w:r>
            <w:r w:rsidDel="005E090B">
              <w:rPr>
                <w:noProof/>
                <w:webHidden/>
              </w:rPr>
              <w:fldChar w:fldCharType="begin"/>
            </w:r>
            <w:r w:rsidDel="005E090B">
              <w:rPr>
                <w:noProof/>
                <w:webHidden/>
              </w:rPr>
              <w:delInstrText xml:space="preserve"> PAGEREF _Toc56579868 \h </w:delInstrText>
            </w:r>
            <w:r w:rsidDel="005E090B">
              <w:rPr>
                <w:noProof/>
                <w:webHidden/>
              </w:rPr>
            </w:r>
            <w:r w:rsidDel="005E090B">
              <w:rPr>
                <w:noProof/>
                <w:webHidden/>
              </w:rPr>
              <w:fldChar w:fldCharType="separate"/>
            </w:r>
          </w:del>
          <w:del w:id="485" w:author="David Conklin" w:date="2020-11-18T09:03:00Z">
            <w:r w:rsidDel="005875B4">
              <w:rPr>
                <w:noProof/>
                <w:webHidden/>
              </w:rPr>
              <w:delText>36</w:delText>
            </w:r>
          </w:del>
          <w:del w:id="486" w:author="David Conklin" w:date="2020-11-18T14:49:00Z">
            <w:r w:rsidDel="005E090B">
              <w:rPr>
                <w:noProof/>
                <w:webHidden/>
              </w:rPr>
              <w:fldChar w:fldCharType="end"/>
            </w:r>
            <w:r w:rsidRPr="00FC70A4" w:rsidDel="005E090B">
              <w:rPr>
                <w:rStyle w:val="Hyperlink"/>
                <w:noProof/>
              </w:rPr>
              <w:fldChar w:fldCharType="end"/>
            </w:r>
          </w:del>
        </w:p>
        <w:p w14:paraId="00E5C334" w14:textId="0586DE7A" w:rsidR="006636CC" w:rsidDel="005E090B" w:rsidRDefault="006636CC">
          <w:pPr>
            <w:pStyle w:val="TOC2"/>
            <w:tabs>
              <w:tab w:val="right" w:leader="dot" w:pos="9350"/>
            </w:tabs>
            <w:rPr>
              <w:del w:id="487" w:author="David Conklin" w:date="2020-11-18T14:49:00Z"/>
              <w:rFonts w:eastAsiaTheme="minorEastAsia"/>
              <w:noProof/>
            </w:rPr>
          </w:pPr>
          <w:del w:id="48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"_Toc56579869"</w:delInstrText>
            </w:r>
            <w:r w:rsidRPr="00FC70A4" w:rsidDel="005E090B">
              <w:rPr>
                <w:rStyle w:val="Hyperlink"/>
                <w:noProof/>
              </w:rPr>
              <w:delInstrText xml:space="preserve"> </w:delInstrText>
            </w:r>
            <w:r w:rsidRPr="00FC70A4" w:rsidDel="005E090B">
              <w:rPr>
                <w:rStyle w:val="Hyperlink"/>
                <w:noProof/>
              </w:rPr>
              <w:fldChar w:fldCharType="separate"/>
            </w:r>
          </w:del>
          <w:ins w:id="489" w:author="David Conklin" w:date="2020-11-20T11:30:00Z">
            <w:r w:rsidR="00D9019C">
              <w:rPr>
                <w:rStyle w:val="Hyperlink"/>
                <w:b/>
                <w:bCs/>
                <w:noProof/>
              </w:rPr>
              <w:t>Error! Hyperlink reference not valid.</w:t>
            </w:r>
          </w:ins>
          <w:del w:id="490" w:author="David Conklin" w:date="2020-11-18T14:49:00Z">
            <w:r w:rsidRPr="00FC70A4" w:rsidDel="005E090B">
              <w:rPr>
                <w:rStyle w:val="Hyperlink"/>
                <w:noProof/>
              </w:rPr>
              <w:delText>High Cascades Springs</w:delText>
            </w:r>
            <w:r w:rsidDel="005E090B">
              <w:rPr>
                <w:noProof/>
                <w:webHidden/>
              </w:rPr>
              <w:tab/>
            </w:r>
            <w:r w:rsidDel="005E090B">
              <w:rPr>
                <w:noProof/>
                <w:webHidden/>
              </w:rPr>
              <w:fldChar w:fldCharType="begin"/>
            </w:r>
            <w:r w:rsidDel="005E090B">
              <w:rPr>
                <w:noProof/>
                <w:webHidden/>
              </w:rPr>
              <w:delInstrText xml:space="preserve"> PAGEREF _Toc56579869 \h </w:delInstrText>
            </w:r>
            <w:r w:rsidDel="005E090B">
              <w:rPr>
                <w:noProof/>
                <w:webHidden/>
              </w:rPr>
            </w:r>
            <w:r w:rsidDel="005E090B">
              <w:rPr>
                <w:noProof/>
                <w:webHidden/>
              </w:rPr>
              <w:fldChar w:fldCharType="separate"/>
            </w:r>
          </w:del>
          <w:del w:id="491" w:author="David Conklin" w:date="2020-11-18T09:03:00Z">
            <w:r w:rsidDel="005875B4">
              <w:rPr>
                <w:noProof/>
                <w:webHidden/>
              </w:rPr>
              <w:delText>38</w:delText>
            </w:r>
          </w:del>
          <w:del w:id="492" w:author="David Conklin" w:date="2020-11-18T14:49:00Z">
            <w:r w:rsidDel="005E090B">
              <w:rPr>
                <w:noProof/>
                <w:webHidden/>
              </w:rPr>
              <w:fldChar w:fldCharType="end"/>
            </w:r>
            <w:r w:rsidRPr="00FC70A4" w:rsidDel="005E090B">
              <w:rPr>
                <w:rStyle w:val="Hyperlink"/>
                <w:noProof/>
              </w:rPr>
              <w:fldChar w:fldCharType="end"/>
            </w:r>
          </w:del>
        </w:p>
        <w:p w14:paraId="097E597E" w14:textId="1AD1D144" w:rsidR="006636CC" w:rsidDel="005E090B" w:rsidRDefault="006636CC">
          <w:pPr>
            <w:pStyle w:val="TOC2"/>
            <w:tabs>
              <w:tab w:val="right" w:leader="dot" w:pos="9350"/>
            </w:tabs>
            <w:rPr>
              <w:del w:id="493" w:author="David Conklin" w:date="2020-11-18T14:49:00Z"/>
              <w:rFonts w:eastAsiaTheme="minorEastAsia"/>
              <w:noProof/>
            </w:rPr>
          </w:pPr>
          <w:del w:id="49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"_Toc56579870"</w:delInstrText>
            </w:r>
            <w:r w:rsidRPr="00FC70A4" w:rsidDel="005E090B">
              <w:rPr>
                <w:rStyle w:val="Hyperlink"/>
                <w:noProof/>
              </w:rPr>
              <w:delInstrText xml:space="preserve"> </w:delInstrText>
            </w:r>
            <w:r w:rsidRPr="00FC70A4" w:rsidDel="005E090B">
              <w:rPr>
                <w:rStyle w:val="Hyperlink"/>
                <w:noProof/>
              </w:rPr>
              <w:fldChar w:fldCharType="separate"/>
            </w:r>
          </w:del>
          <w:ins w:id="495" w:author="David Conklin" w:date="2020-11-20T11:30:00Z">
            <w:r w:rsidR="00D9019C">
              <w:rPr>
                <w:rStyle w:val="Hyperlink"/>
                <w:b/>
                <w:bCs/>
                <w:noProof/>
              </w:rPr>
              <w:t>Error! Hyperlink reference not valid.</w:t>
            </w:r>
          </w:ins>
          <w:del w:id="496" w:author="David Conklin" w:date="2020-11-18T14:49:00Z">
            <w:r w:rsidRPr="00FC70A4" w:rsidDel="005E090B">
              <w:rPr>
                <w:rStyle w:val="Hyperlink"/>
                <w:noProof/>
              </w:rPr>
              <w:delText>Calibration and simulation skill</w:delText>
            </w:r>
            <w:r w:rsidDel="005E090B">
              <w:rPr>
                <w:noProof/>
                <w:webHidden/>
              </w:rPr>
              <w:tab/>
            </w:r>
            <w:r w:rsidDel="005E090B">
              <w:rPr>
                <w:noProof/>
                <w:webHidden/>
              </w:rPr>
              <w:fldChar w:fldCharType="begin"/>
            </w:r>
            <w:r w:rsidDel="005E090B">
              <w:rPr>
                <w:noProof/>
                <w:webHidden/>
              </w:rPr>
              <w:delInstrText xml:space="preserve"> PAGEREF _Toc56579870 \h </w:delInstrText>
            </w:r>
            <w:r w:rsidDel="005E090B">
              <w:rPr>
                <w:noProof/>
                <w:webHidden/>
              </w:rPr>
            </w:r>
            <w:r w:rsidDel="005E090B">
              <w:rPr>
                <w:noProof/>
                <w:webHidden/>
              </w:rPr>
              <w:fldChar w:fldCharType="separate"/>
            </w:r>
          </w:del>
          <w:del w:id="497" w:author="David Conklin" w:date="2020-11-18T09:03:00Z">
            <w:r w:rsidDel="005875B4">
              <w:rPr>
                <w:noProof/>
                <w:webHidden/>
              </w:rPr>
              <w:delText>39</w:delText>
            </w:r>
          </w:del>
          <w:del w:id="498" w:author="David Conklin" w:date="2020-11-18T14:49:00Z">
            <w:r w:rsidDel="005E090B">
              <w:rPr>
                <w:noProof/>
                <w:webHidden/>
              </w:rPr>
              <w:fldChar w:fldCharType="end"/>
            </w:r>
            <w:r w:rsidRPr="00FC70A4" w:rsidDel="005E090B">
              <w:rPr>
                <w:rStyle w:val="Hyperlink"/>
                <w:noProof/>
              </w:rPr>
              <w:fldChar w:fldCharType="end"/>
            </w:r>
          </w:del>
        </w:p>
        <w:p w14:paraId="4F3BE1B5" w14:textId="3DD65CEB" w:rsidR="006636CC" w:rsidDel="005E090B" w:rsidRDefault="006636CC">
          <w:pPr>
            <w:pStyle w:val="TOC2"/>
            <w:tabs>
              <w:tab w:val="right" w:leader="dot" w:pos="9350"/>
            </w:tabs>
            <w:rPr>
              <w:del w:id="499" w:author="David Conklin" w:date="2020-11-18T14:49:00Z"/>
              <w:rFonts w:eastAsiaTheme="minorEastAsia"/>
              <w:noProof/>
            </w:rPr>
          </w:pPr>
          <w:del w:id="50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"_Toc56579871"</w:delInstrText>
            </w:r>
            <w:r w:rsidRPr="00FC70A4" w:rsidDel="005E090B">
              <w:rPr>
                <w:rStyle w:val="Hyperlink"/>
                <w:noProof/>
              </w:rPr>
              <w:delInstrText xml:space="preserve"> </w:delInstrText>
            </w:r>
            <w:r w:rsidRPr="00FC70A4" w:rsidDel="005E090B">
              <w:rPr>
                <w:rStyle w:val="Hyperlink"/>
                <w:noProof/>
              </w:rPr>
              <w:fldChar w:fldCharType="separate"/>
            </w:r>
          </w:del>
          <w:ins w:id="501" w:author="David Conklin" w:date="2020-11-20T11:30:00Z">
            <w:r w:rsidR="00D9019C">
              <w:rPr>
                <w:rStyle w:val="Hyperlink"/>
                <w:b/>
                <w:bCs/>
                <w:noProof/>
              </w:rPr>
              <w:t>Error! Hyperlink reference not valid.</w:t>
            </w:r>
          </w:ins>
          <w:del w:id="502" w:author="David Conklin" w:date="2020-11-18T14:49:00Z">
            <w:r w:rsidRPr="00FC70A4" w:rsidDel="005E090B">
              <w:rPr>
                <w:rStyle w:val="Hyperlink"/>
                <w:noProof/>
              </w:rPr>
              <w:delText>Analysis of calibration and skill</w:delText>
            </w:r>
            <w:r w:rsidDel="005E090B">
              <w:rPr>
                <w:noProof/>
                <w:webHidden/>
              </w:rPr>
              <w:tab/>
            </w:r>
            <w:r w:rsidDel="005E090B">
              <w:rPr>
                <w:noProof/>
                <w:webHidden/>
              </w:rPr>
              <w:fldChar w:fldCharType="begin"/>
            </w:r>
            <w:r w:rsidDel="005E090B">
              <w:rPr>
                <w:noProof/>
                <w:webHidden/>
              </w:rPr>
              <w:delInstrText xml:space="preserve"> PAGEREF _Toc56579871 \h </w:delInstrText>
            </w:r>
            <w:r w:rsidDel="005E090B">
              <w:rPr>
                <w:noProof/>
                <w:webHidden/>
              </w:rPr>
            </w:r>
            <w:r w:rsidDel="005E090B">
              <w:rPr>
                <w:noProof/>
                <w:webHidden/>
              </w:rPr>
              <w:fldChar w:fldCharType="separate"/>
            </w:r>
          </w:del>
          <w:del w:id="503" w:author="David Conklin" w:date="2020-11-18T09:03:00Z">
            <w:r w:rsidDel="005875B4">
              <w:rPr>
                <w:noProof/>
                <w:webHidden/>
              </w:rPr>
              <w:delText>41</w:delText>
            </w:r>
          </w:del>
          <w:del w:id="504" w:author="David Conklin" w:date="2020-11-18T14:49:00Z">
            <w:r w:rsidDel="005E090B">
              <w:rPr>
                <w:noProof/>
                <w:webHidden/>
              </w:rPr>
              <w:fldChar w:fldCharType="end"/>
            </w:r>
            <w:r w:rsidRPr="00FC70A4" w:rsidDel="005E090B">
              <w:rPr>
                <w:rStyle w:val="Hyperlink"/>
                <w:noProof/>
              </w:rPr>
              <w:fldChar w:fldCharType="end"/>
            </w:r>
          </w:del>
        </w:p>
        <w:p w14:paraId="474EC52B" w14:textId="0F17EBA4" w:rsidR="006636CC" w:rsidDel="005E090B" w:rsidRDefault="006636CC">
          <w:pPr>
            <w:pStyle w:val="TOC2"/>
            <w:tabs>
              <w:tab w:val="right" w:leader="dot" w:pos="9350"/>
            </w:tabs>
            <w:rPr>
              <w:del w:id="505" w:author="David Conklin" w:date="2020-11-18T14:49:00Z"/>
              <w:rFonts w:eastAsiaTheme="minorEastAsia"/>
              <w:noProof/>
            </w:rPr>
          </w:pPr>
          <w:del w:id="50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"_Toc56579872"</w:delInstrText>
            </w:r>
            <w:r w:rsidRPr="00FC70A4" w:rsidDel="005E090B">
              <w:rPr>
                <w:rStyle w:val="Hyperlink"/>
                <w:noProof/>
              </w:rPr>
              <w:delInstrText xml:space="preserve"> </w:delInstrText>
            </w:r>
            <w:r w:rsidRPr="00FC70A4" w:rsidDel="005E090B">
              <w:rPr>
                <w:rStyle w:val="Hyperlink"/>
                <w:noProof/>
              </w:rPr>
              <w:fldChar w:fldCharType="separate"/>
            </w:r>
          </w:del>
          <w:ins w:id="507" w:author="David Conklin" w:date="2020-11-20T11:30:00Z">
            <w:r w:rsidR="00D9019C">
              <w:rPr>
                <w:rStyle w:val="Hyperlink"/>
                <w:b/>
                <w:bCs/>
                <w:noProof/>
              </w:rPr>
              <w:t>Error! Hyperlink reference not valid.</w:t>
            </w:r>
          </w:ins>
          <w:del w:id="508" w:author="David Conklin" w:date="2020-11-18T14:49:00Z">
            <w:r w:rsidRPr="00FC70A4" w:rsidDel="005E090B">
              <w:rPr>
                <w:rStyle w:val="Hyperlink"/>
                <w:noProof/>
              </w:rPr>
              <w:delText>Simulated McKenzie basin water budget</w:delText>
            </w:r>
            <w:r w:rsidDel="005E090B">
              <w:rPr>
                <w:noProof/>
                <w:webHidden/>
              </w:rPr>
              <w:tab/>
            </w:r>
            <w:r w:rsidDel="005E090B">
              <w:rPr>
                <w:noProof/>
                <w:webHidden/>
              </w:rPr>
              <w:fldChar w:fldCharType="begin"/>
            </w:r>
            <w:r w:rsidDel="005E090B">
              <w:rPr>
                <w:noProof/>
                <w:webHidden/>
              </w:rPr>
              <w:delInstrText xml:space="preserve"> PAGEREF _Toc56579872 \h </w:delInstrText>
            </w:r>
            <w:r w:rsidDel="005E090B">
              <w:rPr>
                <w:noProof/>
                <w:webHidden/>
              </w:rPr>
            </w:r>
            <w:r w:rsidDel="005E090B">
              <w:rPr>
                <w:noProof/>
                <w:webHidden/>
              </w:rPr>
              <w:fldChar w:fldCharType="separate"/>
            </w:r>
          </w:del>
          <w:del w:id="509" w:author="David Conklin" w:date="2020-11-18T09:03:00Z">
            <w:r w:rsidDel="005875B4">
              <w:rPr>
                <w:noProof/>
                <w:webHidden/>
              </w:rPr>
              <w:delText>42</w:delText>
            </w:r>
          </w:del>
          <w:del w:id="510" w:author="David Conklin" w:date="2020-11-18T14:49:00Z">
            <w:r w:rsidDel="005E090B">
              <w:rPr>
                <w:noProof/>
                <w:webHidden/>
              </w:rPr>
              <w:fldChar w:fldCharType="end"/>
            </w:r>
            <w:r w:rsidRPr="00FC70A4" w:rsidDel="005E090B">
              <w:rPr>
                <w:rStyle w:val="Hyperlink"/>
                <w:noProof/>
              </w:rPr>
              <w:fldChar w:fldCharType="end"/>
            </w:r>
          </w:del>
        </w:p>
        <w:p w14:paraId="33EECDB3" w14:textId="57A975E9" w:rsidR="006636CC" w:rsidDel="005E090B" w:rsidRDefault="006636CC">
          <w:pPr>
            <w:pStyle w:val="TOC2"/>
            <w:tabs>
              <w:tab w:val="right" w:leader="dot" w:pos="9350"/>
            </w:tabs>
            <w:rPr>
              <w:del w:id="511" w:author="David Conklin" w:date="2020-11-18T14:49:00Z"/>
              <w:rFonts w:eastAsiaTheme="minorEastAsia"/>
              <w:noProof/>
            </w:rPr>
          </w:pPr>
          <w:del w:id="51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"_Toc56579873"</w:delInstrText>
            </w:r>
            <w:r w:rsidRPr="00FC70A4" w:rsidDel="005E090B">
              <w:rPr>
                <w:rStyle w:val="Hyperlink"/>
                <w:noProof/>
              </w:rPr>
              <w:delInstrText xml:space="preserve"> </w:delInstrText>
            </w:r>
            <w:r w:rsidRPr="00FC70A4" w:rsidDel="005E090B">
              <w:rPr>
                <w:rStyle w:val="Hyperlink"/>
                <w:noProof/>
              </w:rPr>
              <w:fldChar w:fldCharType="separate"/>
            </w:r>
          </w:del>
          <w:ins w:id="513" w:author="David Conklin" w:date="2020-11-20T11:30:00Z">
            <w:r w:rsidR="00D9019C">
              <w:rPr>
                <w:rStyle w:val="Hyperlink"/>
                <w:b/>
                <w:bCs/>
                <w:noProof/>
              </w:rPr>
              <w:t>Error! Hyperlink reference not valid.</w:t>
            </w:r>
          </w:ins>
          <w:del w:id="514" w:author="David Conklin" w:date="2020-11-18T14:49:00Z">
            <w:r w:rsidRPr="00FC70A4" w:rsidDel="005E090B">
              <w:rPr>
                <w:rStyle w:val="Hyperlink"/>
                <w:noProof/>
              </w:rPr>
              <w:delText>Clackamas wetlands v. McKenzie wetlands</w:delText>
            </w:r>
            <w:r w:rsidDel="005E090B">
              <w:rPr>
                <w:noProof/>
                <w:webHidden/>
              </w:rPr>
              <w:tab/>
            </w:r>
            <w:r w:rsidDel="005E090B">
              <w:rPr>
                <w:noProof/>
                <w:webHidden/>
              </w:rPr>
              <w:fldChar w:fldCharType="begin"/>
            </w:r>
            <w:r w:rsidDel="005E090B">
              <w:rPr>
                <w:noProof/>
                <w:webHidden/>
              </w:rPr>
              <w:delInstrText xml:space="preserve"> PAGEREF _Toc56579873 \h </w:delInstrText>
            </w:r>
            <w:r w:rsidDel="005E090B">
              <w:rPr>
                <w:noProof/>
                <w:webHidden/>
              </w:rPr>
            </w:r>
            <w:r w:rsidDel="005E090B">
              <w:rPr>
                <w:noProof/>
                <w:webHidden/>
              </w:rPr>
              <w:fldChar w:fldCharType="separate"/>
            </w:r>
          </w:del>
          <w:del w:id="515" w:author="David Conklin" w:date="2020-11-18T09:03:00Z">
            <w:r w:rsidDel="005875B4">
              <w:rPr>
                <w:noProof/>
                <w:webHidden/>
              </w:rPr>
              <w:delText>44</w:delText>
            </w:r>
          </w:del>
          <w:del w:id="516" w:author="David Conklin" w:date="2020-11-18T14:49:00Z">
            <w:r w:rsidDel="005E090B">
              <w:rPr>
                <w:noProof/>
                <w:webHidden/>
              </w:rPr>
              <w:fldChar w:fldCharType="end"/>
            </w:r>
            <w:r w:rsidRPr="00FC70A4" w:rsidDel="005E090B">
              <w:rPr>
                <w:rStyle w:val="Hyperlink"/>
                <w:noProof/>
              </w:rPr>
              <w:fldChar w:fldCharType="end"/>
            </w:r>
          </w:del>
        </w:p>
        <w:p w14:paraId="6B562604" w14:textId="50974E55" w:rsidR="006636CC" w:rsidDel="005E090B" w:rsidRDefault="006636CC">
          <w:pPr>
            <w:pStyle w:val="TOC1"/>
            <w:tabs>
              <w:tab w:val="right" w:leader="dot" w:pos="9350"/>
            </w:tabs>
            <w:rPr>
              <w:del w:id="517" w:author="David Conklin" w:date="2020-11-18T14:49:00Z"/>
              <w:rFonts w:eastAsiaTheme="minorEastAsia"/>
              <w:noProof/>
            </w:rPr>
          </w:pPr>
          <w:del w:id="51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"_Toc56579874"</w:delInstrText>
            </w:r>
            <w:r w:rsidRPr="00FC70A4" w:rsidDel="005E090B">
              <w:rPr>
                <w:rStyle w:val="Hyperlink"/>
                <w:noProof/>
              </w:rPr>
              <w:delInstrText xml:space="preserve"> </w:delInstrText>
            </w:r>
            <w:r w:rsidRPr="00FC70A4" w:rsidDel="005E090B">
              <w:rPr>
                <w:rStyle w:val="Hyperlink"/>
                <w:noProof/>
              </w:rPr>
              <w:fldChar w:fldCharType="separate"/>
            </w:r>
          </w:del>
          <w:ins w:id="519" w:author="David Conklin" w:date="2020-11-20T11:30:00Z">
            <w:r w:rsidR="00D9019C">
              <w:rPr>
                <w:rStyle w:val="Hyperlink"/>
                <w:b/>
                <w:bCs/>
                <w:noProof/>
              </w:rPr>
              <w:t>Error! Hyperlink reference not valid.</w:t>
            </w:r>
          </w:ins>
          <w:del w:id="520" w:author="David Conklin" w:date="2020-11-18T14:49:00Z">
            <w:r w:rsidRPr="00FC70A4" w:rsidDel="005E090B">
              <w:rPr>
                <w:rStyle w:val="Hyperlink"/>
                <w:noProof/>
              </w:rPr>
              <w:delText>The Clackamas Basin</w:delText>
            </w:r>
            <w:r w:rsidDel="005E090B">
              <w:rPr>
                <w:noProof/>
                <w:webHidden/>
              </w:rPr>
              <w:tab/>
            </w:r>
            <w:r w:rsidDel="005E090B">
              <w:rPr>
                <w:noProof/>
                <w:webHidden/>
              </w:rPr>
              <w:fldChar w:fldCharType="begin"/>
            </w:r>
            <w:r w:rsidDel="005E090B">
              <w:rPr>
                <w:noProof/>
                <w:webHidden/>
              </w:rPr>
              <w:delInstrText xml:space="preserve"> PAGEREF _Toc56579874 \h </w:delInstrText>
            </w:r>
            <w:r w:rsidDel="005E090B">
              <w:rPr>
                <w:noProof/>
                <w:webHidden/>
              </w:rPr>
            </w:r>
            <w:r w:rsidDel="005E090B">
              <w:rPr>
                <w:noProof/>
                <w:webHidden/>
              </w:rPr>
              <w:fldChar w:fldCharType="separate"/>
            </w:r>
          </w:del>
          <w:del w:id="521" w:author="David Conklin" w:date="2020-11-18T09:03:00Z">
            <w:r w:rsidDel="005875B4">
              <w:rPr>
                <w:noProof/>
                <w:webHidden/>
              </w:rPr>
              <w:delText>45</w:delText>
            </w:r>
          </w:del>
          <w:del w:id="522" w:author="David Conklin" w:date="2020-11-18T14:49:00Z">
            <w:r w:rsidDel="005E090B">
              <w:rPr>
                <w:noProof/>
                <w:webHidden/>
              </w:rPr>
              <w:fldChar w:fldCharType="end"/>
            </w:r>
            <w:r w:rsidRPr="00FC70A4" w:rsidDel="005E090B">
              <w:rPr>
                <w:rStyle w:val="Hyperlink"/>
                <w:noProof/>
              </w:rPr>
              <w:fldChar w:fldCharType="end"/>
            </w:r>
          </w:del>
        </w:p>
        <w:p w14:paraId="62FD470F" w14:textId="70A0B7E8" w:rsidR="006636CC" w:rsidDel="005E090B" w:rsidRDefault="006636CC">
          <w:pPr>
            <w:pStyle w:val="TOC1"/>
            <w:tabs>
              <w:tab w:val="right" w:leader="dot" w:pos="9350"/>
            </w:tabs>
            <w:rPr>
              <w:del w:id="523" w:author="David Conklin" w:date="2020-11-18T14:49:00Z"/>
              <w:rFonts w:eastAsiaTheme="minorEastAsia"/>
              <w:noProof/>
            </w:rPr>
          </w:pPr>
          <w:del w:id="52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"_Toc56579875"</w:delInstrText>
            </w:r>
            <w:r w:rsidRPr="00FC70A4" w:rsidDel="005E090B">
              <w:rPr>
                <w:rStyle w:val="Hyperlink"/>
                <w:noProof/>
              </w:rPr>
              <w:delInstrText xml:space="preserve"> </w:delInstrText>
            </w:r>
            <w:r w:rsidRPr="00FC70A4" w:rsidDel="005E090B">
              <w:rPr>
                <w:rStyle w:val="Hyperlink"/>
                <w:noProof/>
              </w:rPr>
              <w:fldChar w:fldCharType="separate"/>
            </w:r>
          </w:del>
          <w:ins w:id="525" w:author="David Conklin" w:date="2020-11-20T11:30:00Z">
            <w:r w:rsidR="00D9019C">
              <w:rPr>
                <w:rStyle w:val="Hyperlink"/>
                <w:b/>
                <w:bCs/>
                <w:noProof/>
              </w:rPr>
              <w:t>Error! Hyperlink reference not valid.</w:t>
            </w:r>
          </w:ins>
          <w:del w:id="526" w:author="David Conklin" w:date="2020-11-18T14:49:00Z">
            <w:r w:rsidRPr="00FC70A4" w:rsidDel="005E090B">
              <w:rPr>
                <w:rStyle w:val="Hyperlink"/>
                <w:noProof/>
              </w:rPr>
              <w:delText>Directory structure and file names</w:delText>
            </w:r>
            <w:r w:rsidDel="005E090B">
              <w:rPr>
                <w:noProof/>
                <w:webHidden/>
              </w:rPr>
              <w:tab/>
            </w:r>
            <w:r w:rsidDel="005E090B">
              <w:rPr>
                <w:noProof/>
                <w:webHidden/>
              </w:rPr>
              <w:fldChar w:fldCharType="begin"/>
            </w:r>
            <w:r w:rsidDel="005E090B">
              <w:rPr>
                <w:noProof/>
                <w:webHidden/>
              </w:rPr>
              <w:delInstrText xml:space="preserve"> PAGEREF _Toc56579875 \h </w:delInstrText>
            </w:r>
            <w:r w:rsidDel="005E090B">
              <w:rPr>
                <w:noProof/>
                <w:webHidden/>
              </w:rPr>
            </w:r>
            <w:r w:rsidDel="005E090B">
              <w:rPr>
                <w:noProof/>
                <w:webHidden/>
              </w:rPr>
              <w:fldChar w:fldCharType="separate"/>
            </w:r>
          </w:del>
          <w:del w:id="527" w:author="David Conklin" w:date="2020-11-18T09:03:00Z">
            <w:r w:rsidDel="005875B4">
              <w:rPr>
                <w:noProof/>
                <w:webHidden/>
              </w:rPr>
              <w:delText>46</w:delText>
            </w:r>
          </w:del>
          <w:del w:id="528" w:author="David Conklin" w:date="2020-11-18T14:49:00Z">
            <w:r w:rsidDel="005E090B">
              <w:rPr>
                <w:noProof/>
                <w:webHidden/>
              </w:rPr>
              <w:fldChar w:fldCharType="end"/>
            </w:r>
            <w:r w:rsidRPr="00FC70A4" w:rsidDel="005E090B">
              <w:rPr>
                <w:rStyle w:val="Hyperlink"/>
                <w:noProof/>
              </w:rPr>
              <w:fldChar w:fldCharType="end"/>
            </w:r>
          </w:del>
        </w:p>
        <w:p w14:paraId="299C01F6" w14:textId="2C97FAF0" w:rsidR="006636CC" w:rsidDel="005E090B" w:rsidRDefault="006636CC">
          <w:pPr>
            <w:pStyle w:val="TOC1"/>
            <w:tabs>
              <w:tab w:val="right" w:leader="dot" w:pos="9350"/>
            </w:tabs>
            <w:rPr>
              <w:del w:id="529" w:author="David Conklin" w:date="2020-11-18T14:49:00Z"/>
              <w:rFonts w:eastAsiaTheme="minorEastAsia"/>
              <w:noProof/>
            </w:rPr>
          </w:pPr>
          <w:del w:id="53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"_Toc56579876"</w:delInstrText>
            </w:r>
            <w:r w:rsidRPr="00FC70A4" w:rsidDel="005E090B">
              <w:rPr>
                <w:rStyle w:val="Hyperlink"/>
                <w:noProof/>
              </w:rPr>
              <w:delInstrText xml:space="preserve"> </w:delInstrText>
            </w:r>
            <w:r w:rsidRPr="00FC70A4" w:rsidDel="005E090B">
              <w:rPr>
                <w:rStyle w:val="Hyperlink"/>
                <w:noProof/>
              </w:rPr>
              <w:fldChar w:fldCharType="separate"/>
            </w:r>
          </w:del>
          <w:ins w:id="531" w:author="David Conklin" w:date="2020-11-20T11:30:00Z">
            <w:r w:rsidR="00D9019C">
              <w:rPr>
                <w:rStyle w:val="Hyperlink"/>
                <w:b/>
                <w:bCs/>
                <w:noProof/>
              </w:rPr>
              <w:t>Error! Hyperlink reference not valid.</w:t>
            </w:r>
          </w:ins>
          <w:del w:id="532" w:author="David Conklin" w:date="2020-11-18T14:49:00Z">
            <w:r w:rsidRPr="00FC70A4" w:rsidDel="005E090B">
              <w:rPr>
                <w:rStyle w:val="Hyperlink"/>
                <w:noProof/>
              </w:rPr>
              <w:delText>Release Log</w:delText>
            </w:r>
            <w:r w:rsidDel="005E090B">
              <w:rPr>
                <w:noProof/>
                <w:webHidden/>
              </w:rPr>
              <w:tab/>
            </w:r>
            <w:r w:rsidDel="005E090B">
              <w:rPr>
                <w:noProof/>
                <w:webHidden/>
              </w:rPr>
              <w:fldChar w:fldCharType="begin"/>
            </w:r>
            <w:r w:rsidDel="005E090B">
              <w:rPr>
                <w:noProof/>
                <w:webHidden/>
              </w:rPr>
              <w:delInstrText xml:space="preserve"> PAGEREF _Toc56579876 \h </w:delInstrText>
            </w:r>
            <w:r w:rsidDel="005E090B">
              <w:rPr>
                <w:noProof/>
                <w:webHidden/>
              </w:rPr>
            </w:r>
            <w:r w:rsidDel="005E090B">
              <w:rPr>
                <w:noProof/>
                <w:webHidden/>
              </w:rPr>
              <w:fldChar w:fldCharType="separate"/>
            </w:r>
          </w:del>
          <w:del w:id="533" w:author="David Conklin" w:date="2020-11-18T09:03:00Z">
            <w:r w:rsidDel="005875B4">
              <w:rPr>
                <w:noProof/>
                <w:webHidden/>
              </w:rPr>
              <w:delText>47</w:delText>
            </w:r>
          </w:del>
          <w:del w:id="534" w:author="David Conklin" w:date="2020-11-18T14:49:00Z">
            <w:r w:rsidDel="005E090B">
              <w:rPr>
                <w:noProof/>
                <w:webHidden/>
              </w:rPr>
              <w:fldChar w:fldCharType="end"/>
            </w:r>
            <w:r w:rsidRPr="00FC70A4" w:rsidDel="005E090B">
              <w:rPr>
                <w:rStyle w:val="Hyperlink"/>
                <w:noProof/>
              </w:rPr>
              <w:fldChar w:fldCharType="end"/>
            </w:r>
          </w:del>
        </w:p>
        <w:p w14:paraId="61040957" w14:textId="77A6B5DC" w:rsidR="006636CC" w:rsidDel="005E090B" w:rsidRDefault="006636CC">
          <w:pPr>
            <w:pStyle w:val="TOC1"/>
            <w:tabs>
              <w:tab w:val="right" w:leader="dot" w:pos="9350"/>
            </w:tabs>
            <w:rPr>
              <w:del w:id="535" w:author="David Conklin" w:date="2020-11-18T14:49:00Z"/>
              <w:rFonts w:eastAsiaTheme="minorEastAsia"/>
              <w:noProof/>
            </w:rPr>
          </w:pPr>
          <w:del w:id="53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"_Toc56579877"</w:delInstrText>
            </w:r>
            <w:r w:rsidRPr="00FC70A4" w:rsidDel="005E090B">
              <w:rPr>
                <w:rStyle w:val="Hyperlink"/>
                <w:noProof/>
              </w:rPr>
              <w:delInstrText xml:space="preserve"> </w:delInstrText>
            </w:r>
            <w:r w:rsidRPr="00FC70A4" w:rsidDel="005E090B">
              <w:rPr>
                <w:rStyle w:val="Hyperlink"/>
                <w:noProof/>
              </w:rPr>
              <w:fldChar w:fldCharType="separate"/>
            </w:r>
          </w:del>
          <w:ins w:id="537" w:author="David Conklin" w:date="2020-11-20T11:30:00Z">
            <w:r w:rsidR="00D9019C">
              <w:rPr>
                <w:rStyle w:val="Hyperlink"/>
                <w:b/>
                <w:bCs/>
                <w:noProof/>
              </w:rPr>
              <w:t>Error! Hyperlink reference not valid.</w:t>
            </w:r>
          </w:ins>
          <w:del w:id="538" w:author="David Conklin" w:date="2020-11-18T14:49:00Z">
            <w:r w:rsidRPr="00FC70A4" w:rsidDel="005E090B">
              <w:rPr>
                <w:rStyle w:val="Hyperlink"/>
                <w:noProof/>
              </w:rPr>
              <w:delText>References</w:delText>
            </w:r>
            <w:r w:rsidDel="005E090B">
              <w:rPr>
                <w:noProof/>
                <w:webHidden/>
              </w:rPr>
              <w:tab/>
            </w:r>
            <w:r w:rsidDel="005E090B">
              <w:rPr>
                <w:noProof/>
                <w:webHidden/>
              </w:rPr>
              <w:fldChar w:fldCharType="begin"/>
            </w:r>
            <w:r w:rsidDel="005E090B">
              <w:rPr>
                <w:noProof/>
                <w:webHidden/>
              </w:rPr>
              <w:delInstrText xml:space="preserve"> PAGEREF _Toc56579877 \h </w:delInstrText>
            </w:r>
            <w:r w:rsidDel="005E090B">
              <w:rPr>
                <w:noProof/>
                <w:webHidden/>
              </w:rPr>
            </w:r>
            <w:r w:rsidDel="005E090B">
              <w:rPr>
                <w:noProof/>
                <w:webHidden/>
              </w:rPr>
              <w:fldChar w:fldCharType="separate"/>
            </w:r>
          </w:del>
          <w:del w:id="539" w:author="David Conklin" w:date="2020-11-18T09:03:00Z">
            <w:r w:rsidDel="005875B4">
              <w:rPr>
                <w:noProof/>
                <w:webHidden/>
              </w:rPr>
              <w:delText>49</w:delText>
            </w:r>
          </w:del>
          <w:del w:id="540" w:author="David Conklin" w:date="2020-11-18T14:49:00Z">
            <w:r w:rsidDel="005E090B">
              <w:rPr>
                <w:noProof/>
                <w:webHidden/>
              </w:rPr>
              <w:fldChar w:fldCharType="end"/>
            </w:r>
            <w:r w:rsidRPr="00FC70A4" w:rsidDel="005E090B">
              <w:rPr>
                <w:rStyle w:val="Hyperlink"/>
                <w:noProof/>
              </w:rPr>
              <w:fldChar w:fldCharType="end"/>
            </w:r>
          </w:del>
        </w:p>
        <w:p w14:paraId="72E739AD" w14:textId="5B5F51B9" w:rsidR="006636CC" w:rsidDel="005E090B" w:rsidRDefault="006636CC">
          <w:pPr>
            <w:pStyle w:val="TOC1"/>
            <w:tabs>
              <w:tab w:val="right" w:leader="dot" w:pos="9350"/>
            </w:tabs>
            <w:rPr>
              <w:del w:id="541" w:author="David Conklin" w:date="2020-11-18T14:49:00Z"/>
              <w:rFonts w:eastAsiaTheme="minorEastAsia"/>
              <w:noProof/>
            </w:rPr>
          </w:pPr>
          <w:del w:id="54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"_Toc56579878"</w:delInstrText>
            </w:r>
            <w:r w:rsidRPr="00FC70A4" w:rsidDel="005E090B">
              <w:rPr>
                <w:rStyle w:val="Hyperlink"/>
                <w:noProof/>
              </w:rPr>
              <w:delInstrText xml:space="preserve"> </w:delInstrText>
            </w:r>
            <w:r w:rsidRPr="00FC70A4" w:rsidDel="005E090B">
              <w:rPr>
                <w:rStyle w:val="Hyperlink"/>
                <w:noProof/>
              </w:rPr>
              <w:fldChar w:fldCharType="separate"/>
            </w:r>
          </w:del>
          <w:ins w:id="543" w:author="David Conklin" w:date="2020-11-20T11:30:00Z">
            <w:r w:rsidR="00D9019C">
              <w:rPr>
                <w:rStyle w:val="Hyperlink"/>
                <w:b/>
                <w:bCs/>
                <w:noProof/>
              </w:rPr>
              <w:t>Error! Hyperlink reference not valid.</w:t>
            </w:r>
          </w:ins>
          <w:del w:id="544" w:author="David Conklin" w:date="2020-11-18T14:49:00Z">
            <w:r w:rsidRPr="00FC70A4" w:rsidDel="005E090B">
              <w:rPr>
                <w:rStyle w:val="Hyperlink"/>
                <w:noProof/>
              </w:rPr>
              <w:delText>Acronyms and Abbreviations</w:delText>
            </w:r>
            <w:r w:rsidDel="005E090B">
              <w:rPr>
                <w:noProof/>
                <w:webHidden/>
              </w:rPr>
              <w:tab/>
            </w:r>
            <w:r w:rsidDel="005E090B">
              <w:rPr>
                <w:noProof/>
                <w:webHidden/>
              </w:rPr>
              <w:fldChar w:fldCharType="begin"/>
            </w:r>
            <w:r w:rsidDel="005E090B">
              <w:rPr>
                <w:noProof/>
                <w:webHidden/>
              </w:rPr>
              <w:delInstrText xml:space="preserve"> PAGEREF _Toc56579878 \h </w:delInstrText>
            </w:r>
            <w:r w:rsidDel="005E090B">
              <w:rPr>
                <w:noProof/>
                <w:webHidden/>
              </w:rPr>
            </w:r>
            <w:r w:rsidDel="005E090B">
              <w:rPr>
                <w:noProof/>
                <w:webHidden/>
              </w:rPr>
              <w:fldChar w:fldCharType="separate"/>
            </w:r>
          </w:del>
          <w:del w:id="545" w:author="David Conklin" w:date="2020-11-18T09:03:00Z">
            <w:r w:rsidDel="005875B4">
              <w:rPr>
                <w:noProof/>
                <w:webHidden/>
              </w:rPr>
              <w:delText>50</w:delText>
            </w:r>
          </w:del>
          <w:del w:id="546" w:author="David Conklin" w:date="2020-11-18T14:49:00Z">
            <w:r w:rsidDel="005E090B">
              <w:rPr>
                <w:noProof/>
                <w:webHidden/>
              </w:rPr>
              <w:fldChar w:fldCharType="end"/>
            </w:r>
            <w:r w:rsidRPr="00FC70A4" w:rsidDel="005E090B">
              <w:rPr>
                <w:rStyle w:val="Hyperlink"/>
                <w:noProof/>
              </w:rPr>
              <w:fldChar w:fldCharType="end"/>
            </w:r>
          </w:del>
        </w:p>
        <w:p w14:paraId="6C3F07DA" w14:textId="5458C4DD" w:rsidR="006636CC" w:rsidRDefault="006636CC">
          <w:pPr>
            <w:rPr>
              <w:ins w:id="547" w:author="David Conklin" w:date="2020-11-18T08:15:00Z"/>
            </w:rPr>
          </w:pPr>
          <w:ins w:id="548" w:author="David Conklin" w:date="2020-11-18T08:15:00Z">
            <w:r>
              <w:rPr>
                <w:b/>
                <w:bCs/>
                <w:noProof/>
              </w:rPr>
              <w:fldChar w:fldCharType="end"/>
            </w:r>
          </w:ins>
        </w:p>
        <w:customXmlInsRangeStart w:id="549" w:author="David Conklin" w:date="2020-11-18T08:15:00Z"/>
      </w:sdtContent>
    </w:sdt>
    <w:customXmlInsRangeEnd w:id="549"/>
    <w:p w14:paraId="2D6C9C08" w14:textId="01EEEC58" w:rsidR="004A0118" w:rsidDel="0031526F" w:rsidRDefault="00A928D9">
      <w:pPr>
        <w:rPr>
          <w:del w:id="550" w:author="David Conklin" w:date="2020-11-09T05:44:00Z"/>
          <w:rStyle w:val="Hyperlink"/>
          <w:color w:val="auto"/>
          <w:u w:val="none"/>
        </w:rPr>
      </w:pPr>
      <w:del w:id="551" w:author="David Conklin" w:date="2020-11-09T15:27:00Z">
        <w:r w:rsidRPr="00A8214A" w:rsidDel="009F139C">
          <w:rPr>
            <w:rStyle w:val="Hyperlink"/>
            <w:color w:val="auto"/>
            <w:u w:val="none"/>
          </w:rPr>
          <w:delText xml:space="preserve">- </w:delText>
        </w:r>
      </w:del>
      <w:del w:id="552"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553" w:author="David Conklin" w:date="2020-11-09T15:27:00Z"/>
          <w:rStyle w:val="Hyperlink"/>
          <w:color w:val="auto"/>
          <w:u w:val="none"/>
        </w:rPr>
      </w:pPr>
      <w:del w:id="554"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6636CC">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6636CC">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6636CC">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6636CC">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38B6C51C" w:rsidR="006A13B7" w:rsidRDefault="006636CC">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55" w:author="David Conklin" w:date="2020-11-18T12:16:00Z">
        <w:r w:rsidR="00F90C07">
          <w:rPr>
            <w:noProof/>
            <w:webHidden/>
          </w:rPr>
          <w:t>29</w:t>
        </w:r>
      </w:ins>
      <w:del w:id="556" w:author="David Conklin" w:date="2020-11-18T09:03:00Z">
        <w:r w:rsidR="00286383" w:rsidDel="005875B4">
          <w:rPr>
            <w:noProof/>
            <w:webHidden/>
          </w:rPr>
          <w:delText>27</w:delText>
        </w:r>
      </w:del>
      <w:r w:rsidR="006A13B7">
        <w:rPr>
          <w:noProof/>
          <w:webHidden/>
        </w:rPr>
        <w:fldChar w:fldCharType="end"/>
      </w:r>
      <w:r>
        <w:rPr>
          <w:noProof/>
        </w:rPr>
        <w:fldChar w:fldCharType="end"/>
      </w:r>
    </w:p>
    <w:p w14:paraId="71D389E6" w14:textId="6AE12349" w:rsidR="006A13B7" w:rsidRDefault="006636CC">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57" w:author="David Conklin" w:date="2020-11-18T12:16:00Z">
        <w:r w:rsidR="00F90C07">
          <w:rPr>
            <w:noProof/>
            <w:webHidden/>
          </w:rPr>
          <w:t>31</w:t>
        </w:r>
      </w:ins>
      <w:del w:id="558" w:author="David Conklin" w:date="2020-11-18T09:03:00Z">
        <w:r w:rsidR="00286383" w:rsidDel="005875B4">
          <w:rPr>
            <w:noProof/>
            <w:webHidden/>
          </w:rPr>
          <w:delText>29</w:delText>
        </w:r>
      </w:del>
      <w:r w:rsidR="006A13B7">
        <w:rPr>
          <w:noProof/>
          <w:webHidden/>
        </w:rPr>
        <w:fldChar w:fldCharType="end"/>
      </w:r>
      <w:r>
        <w:rPr>
          <w:noProof/>
        </w:rPr>
        <w:fldChar w:fldCharType="end"/>
      </w:r>
    </w:p>
    <w:p w14:paraId="5B5E39AF" w14:textId="3AFD053C"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59" w:author="David Conklin" w:date="2020-11-18T12:16:00Z">
        <w:r w:rsidR="00F90C07">
          <w:rPr>
            <w:noProof/>
            <w:webHidden/>
          </w:rPr>
          <w:t>32</w:t>
        </w:r>
      </w:ins>
      <w:del w:id="560"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05D183FD"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61" w:author="David Conklin" w:date="2020-11-18T12:16:00Z">
        <w:r w:rsidR="00F90C07">
          <w:rPr>
            <w:noProof/>
            <w:webHidden/>
          </w:rPr>
          <w:t>47</w:t>
        </w:r>
      </w:ins>
      <w:del w:id="562"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63" w:name="_Toc56764232"/>
      <w:r>
        <w:t>What is a digital handbook?</w:t>
      </w:r>
      <w:bookmarkEnd w:id="563"/>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64" w:name="_Toc56764233"/>
      <w:r>
        <w:t>CW3M c</w:t>
      </w:r>
      <w:r w:rsidR="00C70B81">
        <w:t>oncept</w:t>
      </w:r>
      <w:bookmarkEnd w:id="564"/>
      <w:r>
        <w:t xml:space="preserve"> </w:t>
      </w:r>
    </w:p>
    <w:p w14:paraId="7E41CEB8" w14:textId="77777777" w:rsidR="000D6396" w:rsidRDefault="000D6396" w:rsidP="00A43D30"/>
    <w:p w14:paraId="3DA45CFC" w14:textId="77777777" w:rsidR="000D6396" w:rsidRDefault="00C46F0A" w:rsidP="00C46F0A">
      <w:pPr>
        <w:pStyle w:val="Heading2"/>
      </w:pPr>
      <w:bookmarkStart w:id="565" w:name="_Toc56764234"/>
      <w:r>
        <w:lastRenderedPageBreak/>
        <w:t>A different kind of community model</w:t>
      </w:r>
      <w:bookmarkEnd w:id="565"/>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66" w:name="_Toc56764235"/>
      <w:r>
        <w:t>What CW3M is for</w:t>
      </w:r>
      <w:bookmarkEnd w:id="566"/>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 xml:space="preserve">As of mid 2020, model data files have been set up for 13 study areas: the entire Willamette basin; the smaller basins drained by the Clackamas, Long Tom, </w:t>
      </w:r>
      <w:proofErr w:type="spellStart"/>
      <w:r w:rsidR="00BD0F8C">
        <w:rPr>
          <w:rFonts w:cstheme="minorHAnsi"/>
        </w:rPr>
        <w:t>Luckiamute</w:t>
      </w:r>
      <w:proofErr w:type="spellEnd"/>
      <w:r w:rsidR="00BD0F8C">
        <w:rPr>
          <w:rFonts w:cstheme="minorHAnsi"/>
        </w:rPr>
        <w:t>,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67" w:name="_Toc56764236"/>
      <w:r>
        <w:t>Management and maintenance</w:t>
      </w:r>
      <w:bookmarkEnd w:id="567"/>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68" w:name="_Toc56764237"/>
      <w:r>
        <w:lastRenderedPageBreak/>
        <w:t>Study areas</w:t>
      </w:r>
      <w:bookmarkEnd w:id="56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r>
      <w:proofErr w:type="spellStart"/>
      <w:r>
        <w:t>Calapooia</w:t>
      </w:r>
      <w:proofErr w:type="spellEnd"/>
      <w:r>
        <w:t xml:space="preserve">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r>
      <w:proofErr w:type="spellStart"/>
      <w:r>
        <w:t>Luckiamute</w:t>
      </w:r>
      <w:proofErr w:type="spellEnd"/>
      <w:r>
        <w:t xml:space="preserv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69" w:name="_Toc56764238"/>
      <w:r>
        <w:t>Data</w:t>
      </w:r>
      <w:r w:rsidR="00A92F06">
        <w:t>CW3M</w:t>
      </w:r>
      <w:r>
        <w:t xml:space="preserve"> directory structure</w:t>
      </w:r>
      <w:bookmarkEnd w:id="569"/>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r>
      <w:proofErr w:type="spellStart"/>
      <w:r>
        <w:t>Calapooia</w:t>
      </w:r>
      <w:proofErr w:type="spellEnd"/>
    </w:p>
    <w:p w14:paraId="60703780" w14:textId="42AB27CC" w:rsidR="001051D3" w:rsidRDefault="001051D3" w:rsidP="00403174">
      <w:pPr>
        <w:ind w:firstLine="720"/>
      </w:pPr>
      <w:r>
        <w:tab/>
      </w:r>
      <w:proofErr w:type="spellStart"/>
      <w:r>
        <w:t>ChickenCreek</w:t>
      </w:r>
      <w:proofErr w:type="spellEnd"/>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proofErr w:type="spellStart"/>
      <w:r>
        <w:t>GriddedRecentWeather</w:t>
      </w:r>
      <w:proofErr w:type="spellEnd"/>
    </w:p>
    <w:p w14:paraId="3B09D24E" w14:textId="08616C9D" w:rsidR="001051D3" w:rsidRDefault="001051D3" w:rsidP="00906CF9">
      <w:pPr>
        <w:ind w:left="720" w:firstLine="720"/>
      </w:pPr>
      <w:proofErr w:type="spellStart"/>
      <w:r>
        <w:t>LongTom</w:t>
      </w:r>
      <w:proofErr w:type="spellEnd"/>
    </w:p>
    <w:p w14:paraId="1C9083A0" w14:textId="2EB7D675" w:rsidR="001051D3" w:rsidRDefault="001051D3" w:rsidP="00906CF9">
      <w:pPr>
        <w:ind w:left="720" w:firstLine="720"/>
      </w:pPr>
      <w:proofErr w:type="spellStart"/>
      <w:r>
        <w:t>Luckiamute</w:t>
      </w:r>
      <w:proofErr w:type="spellEnd"/>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proofErr w:type="spellStart"/>
      <w:r>
        <w:t>NSantiam</w:t>
      </w:r>
      <w:proofErr w:type="spellEnd"/>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proofErr w:type="spellStart"/>
      <w:r>
        <w:t>ScenarioData</w:t>
      </w:r>
      <w:proofErr w:type="spellEnd"/>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proofErr w:type="spellStart"/>
      <w:r>
        <w:t>UpperWRB</w:t>
      </w:r>
      <w:proofErr w:type="spellEnd"/>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lastRenderedPageBreak/>
        <w:tab/>
      </w:r>
      <w:r>
        <w:tab/>
        <w:t>CW3M_WRB.envx</w:t>
      </w:r>
    </w:p>
    <w:p w14:paraId="10519828" w14:textId="77777777" w:rsidR="00906CF9" w:rsidRDefault="00906CF9" w:rsidP="00906CF9"/>
    <w:p w14:paraId="2546F087" w14:textId="77777777" w:rsidR="00AD22DC" w:rsidRDefault="00AD22DC" w:rsidP="00A06758">
      <w:pPr>
        <w:pStyle w:val="Heading2"/>
      </w:pPr>
      <w:bookmarkStart w:id="570" w:name="_Toc56764239"/>
      <w:r>
        <w:t>DataCW3M\</w:t>
      </w:r>
      <w:proofErr w:type="spellStart"/>
      <w:r>
        <w:t>ScenarioData</w:t>
      </w:r>
      <w:proofErr w:type="spellEnd"/>
      <w:r>
        <w:t xml:space="preserve"> directory structure</w:t>
      </w:r>
      <w:bookmarkEnd w:id="570"/>
    </w:p>
    <w:p w14:paraId="2D863526" w14:textId="77777777" w:rsidR="00AB4A43" w:rsidRDefault="00AB4A43" w:rsidP="00A06758">
      <w:pPr>
        <w:ind w:firstLine="720"/>
      </w:pPr>
      <w:r>
        <w:t xml:space="preserve">The </w:t>
      </w:r>
      <w:proofErr w:type="spellStart"/>
      <w:r>
        <w:t>ScenarioData</w:t>
      </w:r>
      <w:proofErr w:type="spellEnd"/>
      <w:r>
        <w:t xml:space="preserve">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71" w:name="_Toc56764240"/>
      <w:r>
        <w:t>DataCW3M\</w:t>
      </w:r>
      <w:proofErr w:type="spellStart"/>
      <w:r>
        <w:t>ScenarioData</w:t>
      </w:r>
      <w:proofErr w:type="spellEnd"/>
      <w:r>
        <w:t>\&lt;scenario&gt; folder contents</w:t>
      </w:r>
      <w:bookmarkEnd w:id="57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72" w:name="_Toc56764241"/>
      <w:r>
        <w:t>DataCW3M\&lt;study area&gt; folder contents</w:t>
      </w:r>
      <w:bookmarkEnd w:id="57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573" w:name="_Ref529607484"/>
      <w:bookmarkStart w:id="57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573"/>
      <w:r>
        <w:t xml:space="preserve">. Willamette River basin study area; embedded study areas are </w:t>
      </w:r>
      <w:r w:rsidR="0005603B">
        <w:t>colored</w:t>
      </w:r>
      <w:r w:rsidR="0097392C">
        <w:t xml:space="preserve"> other than gray.  The 2 lighter blues together make up the upper Willamette basin study area.</w:t>
      </w:r>
      <w:bookmarkEnd w:id="57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575" w:name="_Ref529607514"/>
      <w:bookmarkStart w:id="57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575"/>
      <w:r>
        <w:t>. Tualatin basin study area; Chicken Creek watershed is highlighted.</w:t>
      </w:r>
      <w:bookmarkEnd w:id="57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577" w:name="_Ref529607587"/>
      <w:bookmarkStart w:id="57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577"/>
      <w:r>
        <w:t>. North Santiam watershed study area.</w:t>
      </w:r>
      <w:bookmarkEnd w:id="57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79" w:name="_Ref529607628"/>
      <w:bookmarkStart w:id="58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79"/>
      <w:r>
        <w:t>. Upper Willamette study area.</w:t>
      </w:r>
      <w:bookmarkEnd w:id="58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81" w:name="_Ref529611388"/>
      <w:bookmarkStart w:id="58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81"/>
      <w:r>
        <w:t>. Chicken Creek watershed study area.</w:t>
      </w:r>
      <w:bookmarkEnd w:id="58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83" w:name="_Toc56764242"/>
      <w:r>
        <w:t>Calendar conventions</w:t>
      </w:r>
      <w:bookmarkEnd w:id="58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 xml:space="preserve">bility with older climate datasets lacking </w:t>
      </w:r>
      <w:proofErr w:type="spellStart"/>
      <w:r>
        <w:t>leapdays</w:t>
      </w:r>
      <w:proofErr w:type="spellEnd"/>
      <w:r>
        <w:t>.</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maxDaysInYear</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maxDaysInYear</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 xml:space="preserve">For debugging purposes, CW3M allows </w:t>
      </w:r>
      <w:proofErr w:type="spellStart"/>
      <w:r>
        <w:t>maxDaysInYear</w:t>
      </w:r>
      <w:proofErr w:type="spellEnd"/>
      <w:r>
        <w:t xml:space="preserve">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84" w:name="_Toc56764243"/>
      <w:r>
        <w:t>Water years</w:t>
      </w:r>
      <w:bookmarkEnd w:id="58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proofErr w:type="spellStart"/>
      <w:r>
        <w:rPr>
          <w:rFonts w:ascii="Consolas" w:hAnsi="Consolas" w:cs="Consolas"/>
          <w:color w:val="FF0000"/>
          <w:sz w:val="19"/>
          <w:szCs w:val="19"/>
        </w:rPr>
        <w:t>useWaterYears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proofErr w:type="spellStart"/>
      <w:r>
        <w:rPr>
          <w:rFonts w:ascii="Consolas" w:hAnsi="Consolas" w:cs="Consolas"/>
          <w:color w:val="FF0000"/>
          <w:sz w:val="19"/>
          <w:szCs w:val="19"/>
        </w:rPr>
        <w:t>useWaterYears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 xml:space="preserve">Reports specified in the Flow XML file are affected by the </w:t>
      </w:r>
      <w:proofErr w:type="spellStart"/>
      <w:r>
        <w:t>useWaterYears</w:t>
      </w:r>
      <w:proofErr w:type="spellEnd"/>
      <w:r>
        <w:t xml:space="preserve">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85" w:name="_Toc56764244"/>
      <w:r>
        <w:t>Climate data</w:t>
      </w:r>
      <w:bookmarkEnd w:id="585"/>
    </w:p>
    <w:p w14:paraId="4E201698" w14:textId="77777777" w:rsidR="00CB152A" w:rsidRPr="00A06758" w:rsidRDefault="00CB152A" w:rsidP="00A06758"/>
    <w:p w14:paraId="400F9551" w14:textId="77777777" w:rsidR="00CB152A" w:rsidRDefault="00CB152A" w:rsidP="00CB152A">
      <w:pPr>
        <w:pStyle w:val="Heading2"/>
      </w:pPr>
      <w:bookmarkStart w:id="586" w:name="_Toc2858729"/>
      <w:bookmarkStart w:id="587" w:name="_Toc56764245"/>
      <w:r>
        <w:t>Numbered climate scenarios in the model</w:t>
      </w:r>
      <w:bookmarkEnd w:id="586"/>
      <w:bookmarkEnd w:id="587"/>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88" w:name="_Ref6032062"/>
      <w:bookmarkStart w:id="589" w:name="_Ref6033311"/>
      <w:bookmarkStart w:id="590" w:name="_Toc6121576"/>
      <w:r>
        <w:t xml:space="preserve">Table </w:t>
      </w:r>
      <w:bookmarkEnd w:id="588"/>
      <w:r>
        <w:t>1. Numbered climate scenarios</w:t>
      </w:r>
      <w:bookmarkEnd w:id="589"/>
      <w:bookmarkEnd w:id="590"/>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w:t>
            </w:r>
            <w:proofErr w:type="spellStart"/>
            <w:r>
              <w:t>LowClim</w:t>
            </w:r>
            <w:proofErr w:type="spellEnd"/>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w:t>
            </w:r>
            <w:proofErr w:type="spellStart"/>
            <w:r>
              <w:t>HighClim</w:t>
            </w:r>
            <w:proofErr w:type="spellEnd"/>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MACAtraining</w:t>
            </w:r>
            <w:r w:rsidR="006F5915">
              <w:t>D</w:t>
            </w:r>
            <w:r>
              <w:t>ata</w:t>
            </w:r>
            <w:proofErr w:type="spellEnd"/>
            <w:r>
              <w:t>;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BaselineGrid</w:t>
            </w:r>
            <w:proofErr w:type="spellEnd"/>
            <w:r>
              <w:t>;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BaselinePoly</w:t>
            </w:r>
            <w:proofErr w:type="spellEnd"/>
            <w:r>
              <w:t xml:space="preserve">; </w:t>
            </w:r>
            <w:proofErr w:type="spellStart"/>
            <w:r>
              <w:t>BaselineGrid</w:t>
            </w:r>
            <w:proofErr w:type="spellEnd"/>
            <w:r>
              <w:t xml:space="preserve"> interpolated to IDU centroids by </w:t>
            </w:r>
            <w:proofErr w:type="spellStart"/>
            <w:r>
              <w:t>SnowModel</w:t>
            </w:r>
            <w:proofErr w:type="spellEnd"/>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GriddedRecentWeatherForDemos</w:t>
            </w:r>
            <w:proofErr w:type="spellEnd"/>
            <w:r>
              <w:t xml:space="preserve">; subset of </w:t>
            </w:r>
            <w:proofErr w:type="spellStart"/>
            <w:r>
              <w:t>BaselineGrid</w:t>
            </w:r>
            <w:proofErr w:type="spellEnd"/>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proofErr w:type="spellStart"/>
            <w:r w:rsidRPr="00060C7A">
              <w:rPr>
                <w:rFonts w:cs="Times New Roman"/>
                <w:color w:val="auto"/>
                <w:szCs w:val="24"/>
              </w:rPr>
              <w:t>BaselineGridMultiyearFiles</w:t>
            </w:r>
            <w:proofErr w:type="spellEnd"/>
            <w:r>
              <w:rPr>
                <w:rFonts w:cs="Times New Roman"/>
                <w:color w:val="auto"/>
                <w:szCs w:val="24"/>
              </w:rPr>
              <w:t xml:space="preserve">; </w:t>
            </w:r>
            <w:proofErr w:type="spellStart"/>
            <w:r w:rsidR="006F5915">
              <w:rPr>
                <w:rFonts w:cs="Times New Roman"/>
                <w:color w:val="auto"/>
                <w:szCs w:val="24"/>
              </w:rPr>
              <w:t>gridMET</w:t>
            </w:r>
            <w:proofErr w:type="spellEnd"/>
            <w:r w:rsidR="006F5915">
              <w:rPr>
                <w:rFonts w:cs="Times New Roman"/>
                <w:color w:val="auto"/>
                <w:szCs w:val="24"/>
              </w:rPr>
              <w:t xml:space="preserve">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91" w:name="_Toc7759621"/>
      <w:bookmarkStart w:id="592" w:name="_Toc56764246"/>
      <w:r>
        <w:t>Monthly and seasonal weather data</w:t>
      </w:r>
      <w:bookmarkEnd w:id="591"/>
      <w:bookmarkEnd w:id="592"/>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w:t>
      </w:r>
      <w:proofErr w:type="spellStart"/>
      <w:r>
        <w:t>curr</w:t>
      </w:r>
      <w:proofErr w:type="spellEnd"/>
      <w:r>
        <w:t>.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w:t>
      </w:r>
      <w:proofErr w:type="spellStart"/>
      <w:r w:rsidRPr="0006033F">
        <w:rPr>
          <w:rFonts w:cs="Times New Roman"/>
          <w:color w:val="auto"/>
          <w:szCs w:val="24"/>
        </w:rPr>
        <w:t>yearsInStartingClimateAverages</w:t>
      </w:r>
      <w:proofErr w:type="spellEnd"/>
      <w:r w:rsidRPr="0006033F">
        <w:rPr>
          <w:rFonts w:cs="Times New Roman"/>
          <w:color w:val="auto"/>
          <w:szCs w:val="24"/>
        </w:rPr>
        <w:t>”</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w:t>
      </w:r>
      <w:proofErr w:type="spellStart"/>
      <w:r w:rsidR="003500F7">
        <w:rPr>
          <w:rFonts w:cs="Times New Roman"/>
          <w:color w:val="auto"/>
          <w:szCs w:val="24"/>
        </w:rPr>
        <w:t>FlowModel</w:t>
      </w:r>
      <w:proofErr w:type="spellEnd"/>
      <w:r w:rsidR="003500F7">
        <w:rPr>
          <w:rFonts w:cs="Times New Roman"/>
          <w:color w:val="auto"/>
          <w:szCs w:val="24"/>
        </w:rPr>
        <w:t>::</w:t>
      </w:r>
      <w:proofErr w:type="spellStart"/>
      <w:r w:rsidR="003500F7">
        <w:rPr>
          <w:rFonts w:cs="Times New Roman"/>
          <w:color w:val="auto"/>
          <w:szCs w:val="24"/>
        </w:rPr>
        <w:t>InitRun</w:t>
      </w:r>
      <w:proofErr w:type="spellEnd"/>
      <w:r w:rsidR="003500F7">
        <w:rPr>
          <w:rFonts w:cs="Times New Roman"/>
          <w:color w:val="auto"/>
          <w:szCs w:val="24"/>
        </w:rPr>
        <w:t>() subroutine)</w:t>
      </w:r>
      <w:r>
        <w:rPr>
          <w:rFonts w:cs="Times New Roman"/>
          <w:color w:val="auto"/>
          <w:szCs w:val="24"/>
        </w:rPr>
        <w:t>, using climate data for the “tau” number of years just prior to the “reference start year”.  The reference start year defaults to 2010, but can be set explicitly using the “</w:t>
      </w:r>
      <w:proofErr w:type="spellStart"/>
      <w:r>
        <w:rPr>
          <w:rFonts w:cs="Times New Roman"/>
          <w:color w:val="auto"/>
          <w:szCs w:val="24"/>
        </w:rPr>
        <w:t>referenceStartYear</w:t>
      </w:r>
      <w:proofErr w:type="spellEnd"/>
      <w:r>
        <w:rPr>
          <w:rFonts w:cs="Times New Roman"/>
          <w:color w:val="auto"/>
          <w:szCs w:val="24"/>
        </w:rPr>
        <w:t>”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93" w:name="_Toc56764247"/>
      <w:r>
        <w:t>Climate data grid</w:t>
      </w:r>
      <w:r w:rsidR="009F132A">
        <w:t>s</w:t>
      </w:r>
      <w:bookmarkEnd w:id="59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94" w:name="_Toc56764248"/>
      <w:r>
        <w:t>The WW2100 climate grid</w:t>
      </w:r>
      <w:bookmarkEnd w:id="59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 xml:space="preserve">grid is a </w:t>
      </w:r>
      <w:proofErr w:type="spellStart"/>
      <w:r w:rsidRPr="002F1B2D">
        <w:rPr>
          <w:rFonts w:ascii="Times New Roman" w:hAnsi="Times New Roman" w:cs="Times New Roman"/>
          <w:sz w:val="24"/>
          <w:szCs w:val="24"/>
        </w:rPr>
        <w:t>subgrid</w:t>
      </w:r>
      <w:proofErr w:type="spellEnd"/>
      <w:r w:rsidRPr="002F1B2D">
        <w:rPr>
          <w:rFonts w:ascii="Times New Roman" w:hAnsi="Times New Roman" w:cs="Times New Roman"/>
          <w:sz w:val="24"/>
          <w:szCs w:val="24"/>
        </w:rPr>
        <w:t xml:space="preserve"> of a grid whose southern edge is the equator, northern “edge” is 90 deg N, eastern edge is 0 deg of longitude, and western edge is at 180 deg of longitude.  The edges of the </w:t>
      </w:r>
      <w:proofErr w:type="spellStart"/>
      <w:r w:rsidRPr="002F1B2D">
        <w:rPr>
          <w:rFonts w:ascii="Times New Roman" w:hAnsi="Times New Roman" w:cs="Times New Roman"/>
          <w:sz w:val="24"/>
          <w:szCs w:val="24"/>
        </w:rPr>
        <w:t>subgrid</w:t>
      </w:r>
      <w:proofErr w:type="spellEnd"/>
      <w:r w:rsidRPr="002F1B2D">
        <w:rPr>
          <w:rFonts w:ascii="Times New Roman" w:hAnsi="Times New Roman" w:cs="Times New Roman"/>
          <w:sz w:val="24"/>
          <w:szCs w:val="24"/>
        </w:rPr>
        <w:t xml:space="preserve">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95" w:name="_Toc56764249"/>
      <w:r>
        <w:t>The v2 climate grid</w:t>
      </w:r>
      <w:bookmarkEnd w:id="59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96" w:name="_Toc56764250"/>
      <w:r>
        <w:t>How climate data is looked up</w:t>
      </w:r>
      <w:bookmarkEnd w:id="59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w:t>
      </w:r>
      <w:proofErr w:type="spellStart"/>
      <w:r w:rsidR="00E0306D">
        <w:t>tmin</w:t>
      </w:r>
      <w:proofErr w:type="spellEnd"/>
      <w:r w:rsidR="00E0306D">
        <w:t xml:space="preserve">, </w:t>
      </w:r>
      <w:proofErr w:type="spellStart"/>
      <w:r w:rsidR="00E0306D">
        <w:t>tmax</w:t>
      </w:r>
      <w:proofErr w:type="spellEnd"/>
      <w:r w:rsidR="00E0306D">
        <w:t xml:space="preserve">,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proofErr w:type="spellStart"/>
      <w:r>
        <w:t>FlowModel</w:t>
      </w:r>
      <w:proofErr w:type="spellEnd"/>
      <w:r>
        <w:t>::</w:t>
      </w:r>
      <w:proofErr w:type="spellStart"/>
      <w:r>
        <w:t>OpenClimateDataFiles</w:t>
      </w:r>
      <w:proofErr w:type="spellEnd"/>
      <w:r>
        <w:t xml:space="preserve">(year), called at the beginning of each simulated year </w:t>
      </w:r>
    </w:p>
    <w:p w14:paraId="320419EB" w14:textId="77777777" w:rsidR="00ED2ABA" w:rsidRDefault="00ED2ABA" w:rsidP="00E0306D">
      <w:pPr>
        <w:pStyle w:val="Body"/>
      </w:pPr>
      <w:proofErr w:type="spellStart"/>
      <w:r>
        <w:t>FlowModel</w:t>
      </w:r>
      <w:proofErr w:type="spellEnd"/>
      <w:r>
        <w:t>::</w:t>
      </w:r>
      <w:proofErr w:type="spellStart"/>
      <w:r>
        <w:t>GetDailyWeatherField</w:t>
      </w:r>
      <w:proofErr w:type="spellEnd"/>
      <w:r>
        <w:t>(day, year, field)</w:t>
      </w:r>
    </w:p>
    <w:p w14:paraId="62632396" w14:textId="77777777" w:rsidR="00ED2ABA" w:rsidRDefault="00BD0A05" w:rsidP="00E0306D">
      <w:pPr>
        <w:pStyle w:val="Body"/>
      </w:pPr>
      <w:proofErr w:type="spellStart"/>
      <w:r w:rsidRPr="00A06758">
        <w:rPr>
          <w:rFonts w:cs="Times New Roman"/>
          <w:color w:val="auto"/>
          <w:szCs w:val="24"/>
        </w:rPr>
        <w:t>ClimateDataInfo</w:t>
      </w:r>
      <w:proofErr w:type="spellEnd"/>
      <w:r w:rsidR="0004200C">
        <w:t>::</w:t>
      </w:r>
      <w:proofErr w:type="spellStart"/>
      <w:r w:rsidR="00ED2ABA">
        <w:t>GetTimeIndex</w:t>
      </w:r>
      <w:proofErr w:type="spellEnd"/>
      <w:r w:rsidR="00ED2ABA">
        <w:t>(day, year)</w:t>
      </w:r>
      <w:r w:rsidR="0004200C">
        <w:t xml:space="preserve"> calculates the location in the file of the day’s data</w:t>
      </w:r>
    </w:p>
    <w:p w14:paraId="10591BD2" w14:textId="65211E27" w:rsidR="0004200C" w:rsidRDefault="00DB520F" w:rsidP="00E0306D">
      <w:pPr>
        <w:pStyle w:val="Body"/>
      </w:pPr>
      <w:proofErr w:type="spellStart"/>
      <w:r>
        <w:t>FlowModel</w:t>
      </w:r>
      <w:proofErr w:type="spellEnd"/>
      <w:r>
        <w:t>::</w:t>
      </w:r>
      <w:proofErr w:type="spellStart"/>
      <w:r>
        <w:t>InitClimateMeanValues</w:t>
      </w:r>
      <w:proofErr w:type="spellEnd"/>
      <w:r>
        <w:t xml:space="preserve">(), called in </w:t>
      </w:r>
      <w:proofErr w:type="spellStart"/>
      <w:r>
        <w:t>InitRun</w:t>
      </w:r>
      <w:proofErr w:type="spellEnd"/>
      <w:r>
        <w:t xml:space="preserve">(), but only when </w:t>
      </w:r>
      <w:proofErr w:type="spellStart"/>
      <w:r>
        <w:t>yearsToRun</w:t>
      </w:r>
      <w:proofErr w:type="spellEnd"/>
      <w:r>
        <w:t xml:space="preserve"> = 0.</w:t>
      </w:r>
    </w:p>
    <w:p w14:paraId="428E9D2D" w14:textId="6936E5C1" w:rsidR="004551D7" w:rsidRDefault="004551D7" w:rsidP="00E0306D">
      <w:pPr>
        <w:pStyle w:val="Body"/>
      </w:pPr>
      <w:proofErr w:type="spellStart"/>
      <w:r>
        <w:t>FlowModel</w:t>
      </w:r>
      <w:proofErr w:type="spellEnd"/>
      <w:r>
        <w:t>::</w:t>
      </w:r>
      <w:proofErr w:type="spellStart"/>
      <w:r>
        <w:t>InitGridIndex</w:t>
      </w:r>
      <w:proofErr w:type="spellEnd"/>
      <w:r>
        <w:t xml:space="preserve">(), called in </w:t>
      </w:r>
      <w:proofErr w:type="spellStart"/>
      <w:r>
        <w:t>InitRun</w:t>
      </w:r>
      <w:proofErr w:type="spellEnd"/>
      <w:r>
        <w:t xml:space="preserve">(), but only </w:t>
      </w:r>
      <w:proofErr w:type="spellStart"/>
      <w:r>
        <w:t>yearsToRun</w:t>
      </w:r>
      <w:proofErr w:type="spellEnd"/>
      <w:r>
        <w:t xml:space="preserve">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97" w:name="_Toc56764251"/>
      <w:r>
        <w:t>What is in a climate dataset</w:t>
      </w:r>
      <w:bookmarkEnd w:id="59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proofErr w:type="spellStart"/>
      <w:r w:rsidR="00C77A33">
        <w:t>pr</w:t>
      </w:r>
      <w:r w:rsidR="00DA2F14">
        <w:t>ecip</w:t>
      </w:r>
      <w:proofErr w:type="spellEnd"/>
      <w:r w:rsidR="00C77A33">
        <w:t>, PRECIP)</w:t>
      </w:r>
    </w:p>
    <w:p w14:paraId="02FD1869" w14:textId="77777777" w:rsidR="00D717A3" w:rsidRDefault="00D717A3" w:rsidP="00D717A3">
      <w:pPr>
        <w:pStyle w:val="Body"/>
      </w:pPr>
      <w:r>
        <w:tab/>
      </w:r>
      <w:r>
        <w:tab/>
        <w:t>diurnal minimum temperature, deg C or deg K</w:t>
      </w:r>
      <w:r w:rsidR="00C77A33">
        <w:t xml:space="preserve"> (</w:t>
      </w:r>
      <w:proofErr w:type="spellStart"/>
      <w:r w:rsidR="00DA2F14">
        <w:t>tasmin</w:t>
      </w:r>
      <w:proofErr w:type="spellEnd"/>
      <w:r w:rsidR="00DA2F14">
        <w:t xml:space="preserve">, </w:t>
      </w:r>
      <w:proofErr w:type="spellStart"/>
      <w:r w:rsidR="00DA2F14">
        <w:t>tmin</w:t>
      </w:r>
      <w:proofErr w:type="spellEnd"/>
      <w:r w:rsidR="00DA2F14">
        <w:t xml:space="preserve">,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proofErr w:type="spellStart"/>
      <w:r w:rsidR="00DA2F14">
        <w:t>tasmax</w:t>
      </w:r>
      <w:proofErr w:type="spellEnd"/>
      <w:r w:rsidR="00DA2F14">
        <w:t xml:space="preserve">, </w:t>
      </w:r>
      <w:proofErr w:type="spellStart"/>
      <w:r w:rsidR="00DA2F14">
        <w:t>tmax</w:t>
      </w:r>
      <w:proofErr w:type="spellEnd"/>
      <w:r w:rsidR="00DA2F14">
        <w:t xml:space="preserve">,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proofErr w:type="spellStart"/>
      <w:r w:rsidR="00DA2F14">
        <w:t>rsds</w:t>
      </w:r>
      <w:proofErr w:type="spellEnd"/>
      <w:r w:rsidR="00DA2F14">
        <w:t xml:space="preserve">, </w:t>
      </w:r>
      <w:proofErr w:type="spellStart"/>
      <w:r w:rsidR="00DA2F14">
        <w:t>solrad</w:t>
      </w:r>
      <w:proofErr w:type="spellEnd"/>
      <w:r w:rsidR="00DA2F14">
        <w:t xml:space="preserve">,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proofErr w:type="spellStart"/>
      <w:r w:rsidR="00DA2F14">
        <w:t>sph</w:t>
      </w:r>
      <w:proofErr w:type="spellEnd"/>
      <w:r w:rsidR="00DA2F14">
        <w:t xml:space="preserve">,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w:t>
      </w:r>
      <w:proofErr w:type="spellStart"/>
      <w:r w:rsidR="00DA2F14">
        <w:t>rhmin</w:t>
      </w:r>
      <w:proofErr w:type="spellEnd"/>
      <w:r w:rsidR="00DA2F14">
        <w:t>)</w:t>
      </w:r>
    </w:p>
    <w:p w14:paraId="190E0E3B" w14:textId="77777777" w:rsidR="00D51F6E" w:rsidRDefault="00D51F6E" w:rsidP="00D717A3">
      <w:pPr>
        <w:pStyle w:val="Body"/>
      </w:pPr>
      <w:r>
        <w:tab/>
      </w:r>
      <w:r>
        <w:tab/>
        <w:t xml:space="preserve">diurnal maximum relative </w:t>
      </w:r>
      <w:proofErr w:type="spellStart"/>
      <w:r>
        <w:t>humidty</w:t>
      </w:r>
      <w:proofErr w:type="spellEnd"/>
      <w:r>
        <w:t>, %</w:t>
      </w:r>
      <w:r w:rsidR="00DA2F14">
        <w:t xml:space="preserve"> (</w:t>
      </w:r>
      <w:proofErr w:type="spellStart"/>
      <w:r w:rsidR="00DA2F14">
        <w:t>rhmax</w:t>
      </w:r>
      <w:proofErr w:type="spellEnd"/>
      <w:r w:rsidR="00DA2F14">
        <w:t>)</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proofErr w:type="spellStart"/>
      <w:r w:rsidR="00DA2F14">
        <w:t>ws</w:t>
      </w:r>
      <w:proofErr w:type="spellEnd"/>
      <w:r w:rsidR="00DA2F14">
        <w:t xml:space="preserve">, </w:t>
      </w:r>
      <w:proofErr w:type="spellStart"/>
      <w:r w:rsidR="00DA2F14">
        <w:t>windspd</w:t>
      </w:r>
      <w:proofErr w:type="spellEnd"/>
      <w:r w:rsidR="00DA2F14">
        <w:t>,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w:t>
      </w:r>
      <w:proofErr w:type="spellStart"/>
      <w:r w:rsidR="00DA2F14">
        <w:t>uas</w:t>
      </w:r>
      <w:proofErr w:type="spellEnd"/>
      <w:r w:rsidR="00DA2F14">
        <w:t>)</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98" w:name="_Toc56764252"/>
      <w:r>
        <w:t>Water rights</w:t>
      </w:r>
      <w:bookmarkEnd w:id="598"/>
    </w:p>
    <w:p w14:paraId="7ECEE8A5" w14:textId="77777777" w:rsidR="00D35AF7" w:rsidRDefault="00D35AF7" w:rsidP="00D35AF7">
      <w:pPr>
        <w:pStyle w:val="Heading2"/>
      </w:pPr>
      <w:bookmarkStart w:id="599" w:name="_Toc56764253"/>
      <w:r>
        <w:t>Water rights data</w:t>
      </w:r>
      <w:bookmarkEnd w:id="599"/>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w:t>
      </w:r>
      <w:proofErr w:type="spellStart"/>
      <w:r>
        <w:t>Laliberte</w:t>
      </w:r>
      <w:proofErr w:type="spellEnd"/>
      <w:r>
        <w:t>,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 xml:space="preserve">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w:t>
      </w:r>
      <w:proofErr w:type="spellStart"/>
      <w:r>
        <w:t>cfs</w:t>
      </w:r>
      <w:proofErr w:type="spellEnd"/>
      <w:r>
        <w:t>,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00" w:name="_Toc56764254"/>
      <w:r>
        <w:lastRenderedPageBreak/>
        <w:t>The wr_pods.csv file</w:t>
      </w:r>
      <w:bookmarkEnd w:id="60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t>
      </w:r>
      <w:proofErr w:type="spellStart"/>
      <w:r w:rsidR="006569CE">
        <w:t>WaterRightId</w:t>
      </w:r>
      <w:proofErr w:type="spellEnd"/>
      <w:r w:rsidR="006569CE">
        <w:t>”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w:t>
      </w:r>
      <w:proofErr w:type="spellStart"/>
      <w:r w:rsidR="00F9474B">
        <w:t>cfs</w:t>
      </w:r>
      <w:proofErr w:type="spellEnd"/>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01" w:name="_Toc56764255"/>
      <w:r>
        <w:t>The wr_pous.csv file</w:t>
      </w:r>
      <w:bookmarkEnd w:id="60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t>
      </w:r>
      <w:proofErr w:type="spellStart"/>
      <w:r>
        <w:t>WaterRightId</w:t>
      </w:r>
      <w:proofErr w:type="spellEnd"/>
      <w:r>
        <w:t>”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 xml:space="preserve">The POU file includes an IDU_ID field, which is used to identify the IDU in which the point of use is located.  In future, this issue could be handled by adding two columns containing the </w:t>
      </w:r>
      <w:proofErr w:type="spellStart"/>
      <w:r>
        <w:t>x,y</w:t>
      </w:r>
      <w:proofErr w:type="spellEnd"/>
      <w:r>
        <w:t xml:space="preserve">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02" w:name="_Toc56764256"/>
      <w:r>
        <w:t>Adding a water right</w:t>
      </w:r>
      <w:bookmarkEnd w:id="60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03" w:name="_Toc56764257"/>
      <w:r>
        <w:lastRenderedPageBreak/>
        <w:t>Stream flow and stream temperature</w:t>
      </w:r>
      <w:bookmarkEnd w:id="603"/>
    </w:p>
    <w:p w14:paraId="224B0981" w14:textId="77777777" w:rsidR="008C7362" w:rsidRDefault="008C7362" w:rsidP="008C7362">
      <w:pPr>
        <w:pStyle w:val="Heading2"/>
      </w:pPr>
      <w:bookmarkStart w:id="604" w:name="_Toc50800503"/>
      <w:bookmarkStart w:id="605" w:name="_Toc54090937"/>
      <w:bookmarkStart w:id="606" w:name="_Toc56764258"/>
      <w:r>
        <w:t>Water parcels</w:t>
      </w:r>
      <w:bookmarkEnd w:id="604"/>
      <w:bookmarkEnd w:id="605"/>
      <w:bookmarkEnd w:id="606"/>
    </w:p>
    <w:p w14:paraId="33B86A1D" w14:textId="77777777" w:rsidR="008C7362" w:rsidRDefault="008C7362" w:rsidP="008C7362">
      <w:r>
        <w:tab/>
        <w:t xml:space="preserve">Water flows continuously.  Digital computers use discrete quantities to represent, approximately, the continuous elements and properties of the real world.  CW3M accounts for the water on a landscape as “parcels”, represented in the C++ code as objects of the class </w:t>
      </w:r>
      <w:proofErr w:type="spellStart"/>
      <w:r>
        <w:t>WaterParcel</w:t>
      </w:r>
      <w:proofErr w:type="spellEnd"/>
      <w:r>
        <w:t xml:space="preserve">.  The properties of a water parcel, represented in C++ as members of the </w:t>
      </w:r>
      <w:proofErr w:type="spellStart"/>
      <w:r>
        <w:t>WaterParcel</w:t>
      </w:r>
      <w:proofErr w:type="spellEnd"/>
      <w:r>
        <w:t xml:space="preserve">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 xml:space="preserve">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t>
      </w:r>
      <w:proofErr w:type="spellStart"/>
      <w:r>
        <w:t>WaterParcel</w:t>
      </w:r>
      <w:proofErr w:type="spellEnd"/>
      <w:r>
        <w:t xml:space="preserve">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w:t>
      </w:r>
      <w:proofErr w:type="spellStart"/>
      <w:r>
        <w:t>subreach</w:t>
      </w:r>
      <w:proofErr w:type="spellEnd"/>
      <w:r>
        <w:t xml:space="preserve"> in the stream network has a parcel of water in it, whose properties change from one daily timestep to the next.  The total volume of a reach is the sum of the </w:t>
      </w:r>
      <w:proofErr w:type="spellStart"/>
      <w:r>
        <w:t>subreach</w:t>
      </w:r>
      <w:proofErr w:type="spellEnd"/>
      <w:r>
        <w:t xml:space="preserve">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07" w:name="_Toc56764259"/>
      <w:r>
        <w:t>Daily water mass and energy balance</w:t>
      </w:r>
      <w:bookmarkEnd w:id="60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 xml:space="preserve">CW3M estimates the properties of water parcels at a daily timestep.  The basic equation for daily </w:t>
      </w:r>
      <w:proofErr w:type="spellStart"/>
      <w:r>
        <w:t>subreach</w:t>
      </w:r>
      <w:proofErr w:type="spellEnd"/>
      <w:r>
        <w:t xml:space="preserve">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up</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lateral</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down</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evap</w:t>
      </w:r>
      <w:proofErr w:type="spellEnd"/>
      <w:r>
        <w:rPr>
          <w:rFonts w:ascii="Times New Roman" w:hAnsi="Times New Roman" w:cs="Times New Roman"/>
        </w:rPr>
        <w:t xml:space="preserve"> + </w:t>
      </w:r>
      <w:proofErr w:type="spellStart"/>
      <w:r>
        <w:rPr>
          <w:rFonts w:ascii="Times New Roman" w:hAnsi="Times New Roman" w:cs="Times New Roman"/>
        </w:rPr>
        <w:t>V</w:t>
      </w:r>
      <w:r>
        <w:rPr>
          <w:rFonts w:ascii="Times New Roman" w:hAnsi="Times New Roman" w:cs="Times New Roman"/>
          <w:vertAlign w:val="subscript"/>
        </w:rPr>
        <w:t>prcp</w:t>
      </w:r>
      <w:proofErr w:type="spellEnd"/>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up</w:t>
      </w:r>
      <w:proofErr w:type="spellEnd"/>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lateral</w:t>
      </w:r>
      <w:proofErr w:type="spellEnd"/>
      <w:r w:rsidRPr="00964277">
        <w:rPr>
          <w:rFonts w:ascii="Times New Roman" w:hAnsi="Times New Roman" w:cs="Times New Roman"/>
        </w:rPr>
        <w:t xml:space="preserve"> = volume entering (+) or leaving (-) the </w:t>
      </w:r>
      <w:proofErr w:type="spellStart"/>
      <w:r w:rsidRPr="00964277">
        <w:rPr>
          <w:rFonts w:ascii="Times New Roman" w:hAnsi="Times New Roman" w:cs="Times New Roman"/>
        </w:rPr>
        <w:t>subreach</w:t>
      </w:r>
      <w:proofErr w:type="spellEnd"/>
      <w:r w:rsidRPr="00964277">
        <w:rPr>
          <w:rFonts w:ascii="Times New Roman" w:hAnsi="Times New Roman" w:cs="Times New Roman"/>
        </w:rPr>
        <w:t xml:space="preserve">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down</w:t>
      </w:r>
      <w:proofErr w:type="spellEnd"/>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evap</w:t>
      </w:r>
      <w:proofErr w:type="spellEnd"/>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vertAlign w:val="subscript"/>
        </w:rPr>
        <w:t>prcp</w:t>
      </w:r>
      <w:proofErr w:type="spellEnd"/>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 xml:space="preserve">The equation for </w:t>
      </w:r>
      <w:proofErr w:type="spellStart"/>
      <w:r>
        <w:t>subreach</w:t>
      </w:r>
      <w:proofErr w:type="spellEnd"/>
      <w:r>
        <w:t xml:space="preserve">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w:t>
      </w:r>
      <w:proofErr w:type="spellStart"/>
      <w:r w:rsidRPr="00964277">
        <w:rPr>
          <w:sz w:val="22"/>
        </w:rPr>
        <w:t>E</w:t>
      </w:r>
      <w:r w:rsidRPr="00964277">
        <w:rPr>
          <w:sz w:val="22"/>
          <w:vertAlign w:val="subscript"/>
        </w:rPr>
        <w:t>up</w:t>
      </w:r>
      <w:proofErr w:type="spellEnd"/>
      <w:r w:rsidRPr="00964277">
        <w:rPr>
          <w:sz w:val="22"/>
        </w:rPr>
        <w:t xml:space="preserve"> + </w:t>
      </w:r>
      <w:proofErr w:type="spellStart"/>
      <w:r w:rsidRPr="00964277">
        <w:rPr>
          <w:sz w:val="22"/>
        </w:rPr>
        <w:t>E</w:t>
      </w:r>
      <w:r w:rsidRPr="00964277">
        <w:rPr>
          <w:sz w:val="22"/>
          <w:vertAlign w:val="subscript"/>
        </w:rPr>
        <w:t>lateral</w:t>
      </w:r>
      <w:proofErr w:type="spellEnd"/>
      <w:r w:rsidRPr="00964277">
        <w:rPr>
          <w:sz w:val="22"/>
        </w:rPr>
        <w:t xml:space="preserve"> – </w:t>
      </w:r>
      <w:proofErr w:type="spellStart"/>
      <w:r w:rsidRPr="00964277">
        <w:rPr>
          <w:sz w:val="22"/>
        </w:rPr>
        <w:t>E</w:t>
      </w:r>
      <w:r w:rsidRPr="00964277">
        <w:rPr>
          <w:sz w:val="22"/>
          <w:vertAlign w:val="subscript"/>
        </w:rPr>
        <w:t>down</w:t>
      </w:r>
      <w:proofErr w:type="spellEnd"/>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w:t>
      </w:r>
      <w:proofErr w:type="spellStart"/>
      <w:r w:rsidRPr="00964277">
        <w:rPr>
          <w:sz w:val="22"/>
        </w:rPr>
        <w:t>E</w:t>
      </w:r>
      <w:r w:rsidRPr="00964277">
        <w:rPr>
          <w:sz w:val="22"/>
          <w:vertAlign w:val="subscript"/>
        </w:rPr>
        <w:t>evap</w:t>
      </w:r>
      <w:proofErr w:type="spellEnd"/>
      <w:r>
        <w:rPr>
          <w:sz w:val="22"/>
        </w:rPr>
        <w:t xml:space="preserve"> + </w:t>
      </w:r>
      <w:proofErr w:type="spellStart"/>
      <w:r>
        <w:rPr>
          <w:sz w:val="22"/>
        </w:rPr>
        <w:t>E</w:t>
      </w:r>
      <w:r>
        <w:rPr>
          <w:sz w:val="22"/>
          <w:vertAlign w:val="subscript"/>
        </w:rPr>
        <w:t>prcp</w:t>
      </w:r>
      <w:proofErr w:type="spellEnd"/>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proofErr w:type="spellStart"/>
      <w:r w:rsidRPr="00964277">
        <w:rPr>
          <w:sz w:val="22"/>
        </w:rPr>
        <w:t>E</w:t>
      </w:r>
      <w:r w:rsidRPr="00964277">
        <w:rPr>
          <w:sz w:val="22"/>
          <w:vertAlign w:val="subscript"/>
        </w:rPr>
        <w:t>up</w:t>
      </w:r>
      <w:proofErr w:type="spellEnd"/>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proofErr w:type="spellStart"/>
      <w:r w:rsidRPr="00964277">
        <w:rPr>
          <w:sz w:val="22"/>
        </w:rPr>
        <w:t>E</w:t>
      </w:r>
      <w:r w:rsidRPr="00964277">
        <w:rPr>
          <w:sz w:val="22"/>
          <w:vertAlign w:val="subscript"/>
        </w:rPr>
        <w:t>lateral</w:t>
      </w:r>
      <w:proofErr w:type="spellEnd"/>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proofErr w:type="spellStart"/>
      <w:r w:rsidRPr="00964277">
        <w:rPr>
          <w:sz w:val="22"/>
        </w:rPr>
        <w:t>E</w:t>
      </w:r>
      <w:r w:rsidRPr="00964277">
        <w:rPr>
          <w:sz w:val="22"/>
          <w:vertAlign w:val="subscript"/>
        </w:rPr>
        <w:t>down</w:t>
      </w:r>
      <w:proofErr w:type="spellEnd"/>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proofErr w:type="spellStart"/>
      <w:r w:rsidRPr="00964277">
        <w:rPr>
          <w:sz w:val="22"/>
        </w:rPr>
        <w:t>E</w:t>
      </w:r>
      <w:r w:rsidRPr="00964277">
        <w:rPr>
          <w:sz w:val="22"/>
          <w:vertAlign w:val="subscript"/>
        </w:rPr>
        <w:t>evap</w:t>
      </w:r>
      <w:proofErr w:type="spellEnd"/>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proofErr w:type="spellStart"/>
      <w:r>
        <w:rPr>
          <w:sz w:val="22"/>
        </w:rPr>
        <w:t>E</w:t>
      </w:r>
      <w:r>
        <w:rPr>
          <w:sz w:val="22"/>
          <w:vertAlign w:val="subscript"/>
        </w:rPr>
        <w:t>prcp</w:t>
      </w:r>
      <w:proofErr w:type="spellEnd"/>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 xml:space="preserve">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w:t>
      </w:r>
      <w:proofErr w:type="spellStart"/>
      <w:r>
        <w:t>V</w:t>
      </w:r>
      <w:r>
        <w:rPr>
          <w:vertAlign w:val="subscript"/>
        </w:rPr>
        <w:t>prcp</w:t>
      </w:r>
      <w:proofErr w:type="spellEnd"/>
      <w:r>
        <w:t xml:space="preserve"> is included in </w:t>
      </w:r>
      <w:proofErr w:type="spellStart"/>
      <w:r>
        <w:t>V</w:t>
      </w:r>
      <w:r>
        <w:rPr>
          <w:vertAlign w:val="subscript"/>
        </w:rPr>
        <w:t>lateral</w:t>
      </w:r>
      <w:proofErr w:type="spellEnd"/>
      <w:r>
        <w:t xml:space="preserve">.  </w:t>
      </w:r>
      <w:proofErr w:type="spellStart"/>
      <w:r>
        <w:t>E</w:t>
      </w:r>
      <w:r>
        <w:rPr>
          <w:vertAlign w:val="subscript"/>
        </w:rPr>
        <w:t>prcp</w:t>
      </w:r>
      <w:proofErr w:type="spellEnd"/>
      <w:r>
        <w:t xml:space="preserve"> contributes to </w:t>
      </w:r>
      <w:proofErr w:type="spellStart"/>
      <w:r>
        <w:t>E</w:t>
      </w:r>
      <w:r>
        <w:rPr>
          <w:vertAlign w:val="subscript"/>
        </w:rPr>
        <w:t>lateral</w:t>
      </w:r>
      <w:proofErr w:type="spellEnd"/>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08" w:name="_Toc56764260"/>
      <w:r>
        <w:t>Estimating the rate of flow</w:t>
      </w:r>
      <w:r w:rsidR="006A13B7">
        <w:t xml:space="preserve"> </w:t>
      </w:r>
      <w:r>
        <w:t>in a stream reach</w:t>
      </w:r>
      <w:bookmarkEnd w:id="608"/>
    </w:p>
    <w:p w14:paraId="2F86EAC2" w14:textId="743170F8" w:rsidR="00933943" w:rsidRDefault="00933943" w:rsidP="00C739DC">
      <w:pPr>
        <w:ind w:firstLine="720"/>
      </w:pPr>
      <w:r>
        <w:t xml:space="preserve">CW3M uses a kinematic wave algorithm to estimate the average daily flow rate in each </w:t>
      </w:r>
      <w:proofErr w:type="spellStart"/>
      <w:r>
        <w:t>subreach</w:t>
      </w:r>
      <w:proofErr w:type="spellEnd"/>
      <w:r>
        <w:t xml:space="preserve"> and reach.  Each reach is represented as an ordered set of </w:t>
      </w:r>
      <w:proofErr w:type="spellStart"/>
      <w:r>
        <w:t>subreaches</w:t>
      </w:r>
      <w:proofErr w:type="spellEnd"/>
      <w:r>
        <w:t xml:space="preserve">.  The kinematic wave algorithm is used to estimate the average daily outflow from each </w:t>
      </w:r>
      <w:proofErr w:type="spellStart"/>
      <w:r>
        <w:t>subreach</w:t>
      </w:r>
      <w:proofErr w:type="spellEnd"/>
      <w:r>
        <w:t xml:space="preserve">.  The daily flow rate for the reach is taken as the average daily flow rate of the most downstream </w:t>
      </w:r>
      <w:proofErr w:type="spellStart"/>
      <w:r>
        <w:t>subreach</w:t>
      </w:r>
      <w:proofErr w:type="spellEnd"/>
      <w:r>
        <w:t xml:space="preserve"> of the reach.</w:t>
      </w:r>
    </w:p>
    <w:p w14:paraId="1FCB4942" w14:textId="77777777" w:rsidR="008C7362" w:rsidRDefault="007B1928" w:rsidP="00933943">
      <w:pPr>
        <w:ind w:firstLine="720"/>
      </w:pPr>
      <w:r>
        <w:t xml:space="preserve">The core of the kinematic wave code is a function in the ReachRouting.cpp source file called </w:t>
      </w:r>
      <w:proofErr w:type="spellStart"/>
      <w:r>
        <w:rPr>
          <w:i/>
          <w:iCs/>
        </w:rPr>
        <w:t>KinematicWave</w:t>
      </w:r>
      <w:proofErr w:type="spellEnd"/>
      <w:r>
        <w:rPr>
          <w:i/>
          <w:iCs/>
        </w:rPr>
        <w:t>()</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proofErr w:type="spellStart"/>
      <w:r w:rsidR="009236BE">
        <w:rPr>
          <w:i/>
          <w:iCs/>
        </w:rPr>
        <w:t>KinematicWave</w:t>
      </w:r>
      <w:proofErr w:type="spellEnd"/>
      <w:r w:rsidR="009236BE">
        <w:rPr>
          <w:i/>
          <w:iCs/>
        </w:rPr>
        <w:t>()</w:t>
      </w:r>
      <w:r w:rsidR="009236BE">
        <w:t xml:space="preserve"> function, the previous day’s outflow rate is used </w:t>
      </w:r>
      <w:r w:rsidR="00263AF4">
        <w:t xml:space="preserve">in a call to the function </w:t>
      </w:r>
      <w:proofErr w:type="spellStart"/>
      <w:r w:rsidR="00263AF4">
        <w:rPr>
          <w:i/>
          <w:iCs/>
        </w:rPr>
        <w:t>GetManningDepthFromQ</w:t>
      </w:r>
      <w:proofErr w:type="spellEnd"/>
      <w:r w:rsidR="00263AF4">
        <w:rPr>
          <w:i/>
          <w:iCs/>
        </w:rPr>
        <w:t>()</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w:t>
      </w:r>
      <w:proofErr w:type="spellStart"/>
      <w:r w:rsidR="00067529" w:rsidRPr="00C739DC">
        <w:rPr>
          <w:color w:val="FF0000"/>
        </w:rPr>
        <w:t>subreach</w:t>
      </w:r>
      <w:proofErr w:type="spellEnd"/>
      <w:r w:rsidR="00067529" w:rsidRPr="00C739DC">
        <w:rPr>
          <w:color w:val="FF0000"/>
        </w:rPr>
        <w:t xml:space="preserve">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proofErr w:type="spellStart"/>
      <w:r w:rsidRPr="00C739DC">
        <w:rPr>
          <w:i/>
          <w:iCs/>
          <w:color w:val="FF0000"/>
        </w:rPr>
        <w:t>Ge</w:t>
      </w:r>
      <w:r w:rsidR="00263AF4" w:rsidRPr="00C739DC">
        <w:rPr>
          <w:i/>
          <w:iCs/>
          <w:color w:val="FF0000"/>
        </w:rPr>
        <w:t>Manning</w:t>
      </w:r>
      <w:r w:rsidRPr="00C739DC">
        <w:rPr>
          <w:i/>
          <w:iCs/>
          <w:color w:val="FF0000"/>
        </w:rPr>
        <w:t>tDepthFromQ</w:t>
      </w:r>
      <w:proofErr w:type="spellEnd"/>
      <w:r w:rsidRPr="00C739DC">
        <w:rPr>
          <w:i/>
          <w:iCs/>
          <w:color w:val="FF0000"/>
        </w:rPr>
        <w:t>()</w:t>
      </w:r>
      <w:r w:rsidRPr="00C739DC">
        <w:rPr>
          <w:color w:val="FF0000"/>
        </w:rPr>
        <w:t xml:space="preserve"> to calculate a new </w:t>
      </w:r>
      <w:r w:rsidR="00176B6C" w:rsidRPr="00C739DC">
        <w:rPr>
          <w:color w:val="FF0000"/>
        </w:rPr>
        <w:t xml:space="preserve">depth for the water in the reach, making use of the slope of the </w:t>
      </w:r>
      <w:proofErr w:type="spellStart"/>
      <w:r w:rsidR="00176B6C" w:rsidRPr="00C739DC">
        <w:rPr>
          <w:color w:val="FF0000"/>
        </w:rPr>
        <w:t>subreach</w:t>
      </w:r>
      <w:proofErr w:type="spellEnd"/>
      <w:r w:rsidR="00176B6C" w:rsidRPr="00C739DC">
        <w:rPr>
          <w:color w:val="FF0000"/>
        </w:rPr>
        <w:t xml:space="preserve">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 xml:space="preserve">ified explicitly in the &lt;streams&gt; block of the Flow XML input file (e.g. </w:t>
      </w:r>
      <w:proofErr w:type="spellStart"/>
      <w:r w:rsidR="00732D7E" w:rsidRPr="00C739DC">
        <w:rPr>
          <w:color w:val="FF0000"/>
        </w:rPr>
        <w:t>wd_ratio</w:t>
      </w:r>
      <w:proofErr w:type="spellEnd"/>
      <w:r w:rsidR="00732D7E" w:rsidRPr="00C739DC">
        <w:rPr>
          <w:color w:val="FF0000"/>
        </w:rPr>
        <w:t xml:space="preserve">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proofErr w:type="spellStart"/>
      <w:r w:rsidR="00771FED" w:rsidRPr="00C739DC">
        <w:rPr>
          <w:i/>
          <w:iCs/>
          <w:color w:val="FF0000"/>
        </w:rPr>
        <w:t>Get</w:t>
      </w:r>
      <w:r w:rsidR="00263AF4" w:rsidRPr="00C739DC">
        <w:rPr>
          <w:i/>
          <w:iCs/>
          <w:color w:val="FF0000"/>
        </w:rPr>
        <w:t>Manning</w:t>
      </w:r>
      <w:r w:rsidR="00771FED" w:rsidRPr="00C739DC">
        <w:rPr>
          <w:i/>
          <w:iCs/>
          <w:color w:val="FF0000"/>
        </w:rPr>
        <w:t>DepthFromQ</w:t>
      </w:r>
      <w:proofErr w:type="spellEnd"/>
      <w:r w:rsidR="00771FED" w:rsidRPr="00C739DC">
        <w:rPr>
          <w:i/>
          <w:iCs/>
          <w:color w:val="FF0000"/>
        </w:rPr>
        <w:t>()</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w:t>
      </w:r>
      <w:proofErr w:type="spellStart"/>
      <w:r w:rsidRPr="00C739DC">
        <w:rPr>
          <w:color w:val="FF0000"/>
        </w:rPr>
        <w:t>subreach</w:t>
      </w:r>
      <w:proofErr w:type="spellEnd"/>
      <w:r w:rsidRPr="00C739DC">
        <w:rPr>
          <w:color w:val="FF0000"/>
        </w:rPr>
        <w:t xml:space="preserve">.  Both ways use the depth from the </w:t>
      </w:r>
      <w:proofErr w:type="spellStart"/>
      <w:r w:rsidRPr="00C739DC">
        <w:rPr>
          <w:i/>
          <w:iCs/>
          <w:color w:val="FF0000"/>
        </w:rPr>
        <w:t>GetDepthFromQ</w:t>
      </w:r>
      <w:proofErr w:type="spellEnd"/>
      <w:r w:rsidRPr="00C739DC">
        <w:rPr>
          <w:i/>
          <w:iCs/>
          <w:color w:val="FF0000"/>
        </w:rPr>
        <w:t>()</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w:t>
      </w:r>
      <w:proofErr w:type="spellStart"/>
      <w:r w:rsidR="00771FED" w:rsidRPr="00C739DC">
        <w:rPr>
          <w:color w:val="FF0000"/>
        </w:rPr>
        <w:t>subreach</w:t>
      </w:r>
      <w:proofErr w:type="spellEnd"/>
      <w:r w:rsidR="00771FED" w:rsidRPr="00C739DC">
        <w:rPr>
          <w:color w:val="FF0000"/>
        </w:rPr>
        <w:t xml:space="preserve"> and the volume of water in the </w:t>
      </w:r>
      <w:proofErr w:type="spellStart"/>
      <w:r w:rsidR="00771FED" w:rsidRPr="00C739DC">
        <w:rPr>
          <w:color w:val="FF0000"/>
        </w:rPr>
        <w:t>subreach</w:t>
      </w:r>
      <w:proofErr w:type="spellEnd"/>
      <w:r w:rsidR="00771FED" w:rsidRPr="00C739DC">
        <w:rPr>
          <w:color w:val="FF0000"/>
        </w:rPr>
        <w:t xml:space="preserve"> to calculate the width.   </w:t>
      </w:r>
      <w:r w:rsidR="0010247C" w:rsidRPr="00C739DC">
        <w:rPr>
          <w:color w:val="FF0000"/>
        </w:rPr>
        <w:t xml:space="preserve">The </w:t>
      </w:r>
      <w:proofErr w:type="spellStart"/>
      <w:r w:rsidR="0010247C" w:rsidRPr="00C739DC">
        <w:rPr>
          <w:i/>
          <w:iCs/>
          <w:color w:val="FF0000"/>
        </w:rPr>
        <w:t>SetSubreachGeometry</w:t>
      </w:r>
      <w:proofErr w:type="spellEnd"/>
      <w:r w:rsidR="0010247C" w:rsidRPr="00C739DC">
        <w:rPr>
          <w:i/>
          <w:iCs/>
          <w:color w:val="FF0000"/>
        </w:rPr>
        <w:t xml:space="preserve">()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proofErr w:type="spellStart"/>
      <w:r w:rsidR="008110C5" w:rsidRPr="00C739DC">
        <w:rPr>
          <w:i/>
          <w:iCs/>
          <w:color w:val="FF0000"/>
        </w:rPr>
        <w:t>KinematicWave</w:t>
      </w:r>
      <w:proofErr w:type="spellEnd"/>
      <w:r w:rsidR="008110C5" w:rsidRPr="00C739DC">
        <w:rPr>
          <w:i/>
          <w:iCs/>
          <w:color w:val="FF0000"/>
        </w:rPr>
        <w:t>()</w:t>
      </w:r>
      <w:r w:rsidRPr="00C739DC">
        <w:rPr>
          <w:color w:val="FF0000"/>
        </w:rPr>
        <w:t xml:space="preserve"> makes the rate of flow out of a </w:t>
      </w:r>
      <w:proofErr w:type="spellStart"/>
      <w:r w:rsidRPr="00C739DC">
        <w:rPr>
          <w:color w:val="FF0000"/>
        </w:rPr>
        <w:t>subreach</w:t>
      </w:r>
      <w:proofErr w:type="spellEnd"/>
      <w:r w:rsidRPr="00C739DC">
        <w:rPr>
          <w:color w:val="FF0000"/>
        </w:rPr>
        <w:t xml:space="preserve">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w:t>
      </w:r>
      <w:proofErr w:type="spellStart"/>
      <w:r w:rsidRPr="00C739DC">
        <w:rPr>
          <w:color w:val="FF0000"/>
        </w:rPr>
        <w:t>subreach</w:t>
      </w:r>
      <w:proofErr w:type="spellEnd"/>
      <w:r w:rsidRPr="00C739DC">
        <w:rPr>
          <w:color w:val="FF0000"/>
        </w:rPr>
        <w:t xml:space="preserve">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609" w:name="_Toc56764261"/>
      <w:r>
        <w:t xml:space="preserve">Estimating the surface area of the water in a </w:t>
      </w:r>
      <w:proofErr w:type="spellStart"/>
      <w:r>
        <w:t>subreach</w:t>
      </w:r>
      <w:bookmarkEnd w:id="609"/>
      <w:proofErr w:type="spellEnd"/>
    </w:p>
    <w:p w14:paraId="6663A824" w14:textId="789DE2A3" w:rsidR="00263AF4" w:rsidRDefault="00263AF4" w:rsidP="00263AF4">
      <w:r>
        <w:tab/>
        <w:t xml:space="preserve">For simulation of stream temperatures, a plausible estimate of the water surface area of the </w:t>
      </w:r>
      <w:proofErr w:type="spellStart"/>
      <w:r>
        <w:t>subreach</w:t>
      </w:r>
      <w:proofErr w:type="spellEnd"/>
      <w:r>
        <w:t xml:space="preserve"> is important, because the radiative and evaporative energy exchanges are proportional to the surface area.  The surface area of the water is approximated by the product of the </w:t>
      </w:r>
      <w:proofErr w:type="spellStart"/>
      <w:r w:rsidR="00D165C3">
        <w:t>subreach</w:t>
      </w:r>
      <w:proofErr w:type="spellEnd"/>
      <w:r w:rsidR="00D165C3">
        <w:t xml:space="preserve"> length, which is fixed, and the width of the stream.   T</w:t>
      </w:r>
      <w:r>
        <w:t xml:space="preserve">he width of the stream varies with the volume of water in the </w:t>
      </w:r>
      <w:proofErr w:type="spellStart"/>
      <w:r>
        <w:t>subreach</w:t>
      </w:r>
      <w:proofErr w:type="spellEnd"/>
      <w:r>
        <w:t>, and varies</w:t>
      </w:r>
      <w:r w:rsidR="00D165C3">
        <w:t xml:space="preserve"> in a different way with the rate of flow.  The volume of water itself is determined by the daily mass balance, after determination of the flows into and out of the </w:t>
      </w:r>
      <w:proofErr w:type="spellStart"/>
      <w:r w:rsidR="00D165C3">
        <w:t>subreach</w:t>
      </w:r>
      <w:proofErr w:type="spellEnd"/>
      <w:r w:rsidR="00D165C3">
        <w:t>.</w:t>
      </w:r>
    </w:p>
    <w:p w14:paraId="5C0C8505" w14:textId="7B92E972" w:rsidR="00D165C3" w:rsidRPr="003F72F2" w:rsidRDefault="00D165C3" w:rsidP="003F72F2">
      <w:r>
        <w:tab/>
        <w:t>The effective width of the stream, for the purpose of calculating the water surface area, is estimated by a two-step process.  First, a “</w:t>
      </w:r>
      <w:proofErr w:type="spellStart"/>
      <w:r>
        <w:t>Manniing</w:t>
      </w:r>
      <w:proofErr w:type="spellEnd"/>
      <w:r>
        <w:t xml:space="preserve"> depth” is calculated using </w:t>
      </w:r>
      <w:proofErr w:type="spellStart"/>
      <w:r>
        <w:rPr>
          <w:i/>
          <w:iCs/>
        </w:rPr>
        <w:t>GetManningDepthFromQ</w:t>
      </w:r>
      <w:proofErr w:type="spellEnd"/>
      <w:r>
        <w:rPr>
          <w:i/>
          <w:iCs/>
        </w:rPr>
        <w:t>()</w:t>
      </w:r>
      <w:r>
        <w:t>, and then it is used with the known volume and length to solve for a “Manning width”</w:t>
      </w:r>
      <w:r w:rsidR="00264293">
        <w:t xml:space="preserve">.  The second step is to compare the Manning width to a second estimate of the width made by multiplying the Manning depth by the parameterized </w:t>
      </w:r>
      <w:proofErr w:type="spellStart"/>
      <w:r w:rsidR="00264293">
        <w:t>width:depth</w:t>
      </w:r>
      <w:proofErr w:type="spellEnd"/>
      <w:r w:rsidR="00264293">
        <w:t xml:space="preserve">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10" w:name="_Toc56764262"/>
      <w:r>
        <w:t>Water temperature from thermal energy</w:t>
      </w:r>
      <w:bookmarkEnd w:id="61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w:t>
      </w:r>
      <w:proofErr w:type="spellStart"/>
      <w:r w:rsidRPr="007B1928">
        <w:rPr>
          <w:rFonts w:ascii="Times New Roman" w:hAnsi="Times New Roman" w:cs="Times New Roman"/>
        </w:rPr>
        <w:t>degC</w:t>
      </w:r>
      <w:proofErr w:type="spellEnd"/>
      <w:r w:rsidRPr="007B1928">
        <w:rPr>
          <w:rFonts w:ascii="Times New Roman" w:hAnsi="Times New Roman" w:cs="Times New Roman"/>
        </w:rPr>
        <w:t>)</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thermal energy = the thermal energy of the water in the reach, </w:t>
      </w:r>
      <w:proofErr w:type="spellStart"/>
      <w:r w:rsidRPr="007B1928">
        <w:rPr>
          <w:rFonts w:ascii="Times New Roman" w:hAnsi="Times New Roman" w:cs="Times New Roman"/>
        </w:rPr>
        <w:t>rel</w:t>
      </w:r>
      <w:proofErr w:type="spellEnd"/>
      <w:r w:rsidRPr="007B1928">
        <w:rPr>
          <w:rFonts w:ascii="Times New Roman" w:hAnsi="Times New Roman" w:cs="Times New Roman"/>
        </w:rPr>
        <w:t xml:space="preserve">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w:t>
      </w:r>
      <w:proofErr w:type="spellStart"/>
      <w:r w:rsidRPr="007B1928">
        <w:rPr>
          <w:rFonts w:ascii="Times New Roman" w:hAnsi="Times New Roman" w:cs="Times New Roman"/>
        </w:rPr>
        <w:t>degC</w:t>
      </w:r>
      <w:proofErr w:type="spellEnd"/>
      <w:r w:rsidRPr="007B1928">
        <w:rPr>
          <w:rFonts w:ascii="Times New Roman" w:hAnsi="Times New Roman" w:cs="Times New Roman"/>
        </w:rPr>
        <w:t xml:space="preserve">)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11" w:name="_Toc56764263"/>
      <w:r>
        <w:t>Initial conditions for Flow: the IC file</w:t>
      </w:r>
      <w:bookmarkEnd w:id="611"/>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proofErr w:type="spellStart"/>
      <w:r>
        <w:rPr>
          <w:rFonts w:ascii="Consolas" w:hAnsi="Consolas" w:cs="Consolas"/>
          <w:sz w:val="19"/>
          <w:szCs w:val="19"/>
        </w:rPr>
        <w:t>initial_conditions</w:t>
      </w:r>
      <w:proofErr w:type="spellEnd"/>
      <w:r>
        <w:t xml:space="preserve"> field of the </w:t>
      </w:r>
      <w:r>
        <w:rPr>
          <w:rFonts w:ascii="Consolas" w:hAnsi="Consolas" w:cs="Consolas"/>
          <w:sz w:val="19"/>
          <w:szCs w:val="19"/>
        </w:rPr>
        <w:lastRenderedPageBreak/>
        <w:t>&lt;</w:t>
      </w:r>
      <w:proofErr w:type="spellStart"/>
      <w:r>
        <w:rPr>
          <w:rFonts w:ascii="Consolas" w:hAnsi="Consolas" w:cs="Consolas"/>
          <w:sz w:val="19"/>
          <w:szCs w:val="19"/>
        </w:rPr>
        <w:t>flow_model</w:t>
      </w:r>
      <w:proofErr w:type="spellEnd"/>
      <w:r>
        <w:rPr>
          <w:rFonts w:ascii="Consolas" w:hAnsi="Consolas" w:cs="Consolas"/>
          <w:sz w:val="19"/>
          <w:szCs w:val="19"/>
        </w:rPr>
        <w:t>&gt;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w:t>
      </w:r>
      <w:proofErr w:type="spellStart"/>
      <w:r>
        <w:t>spinup</w:t>
      </w:r>
      <w:proofErr w:type="spellEnd"/>
      <w:r>
        <w:t>.  On completion of every simulation run, CW3M saves a new IC file with the values from the end of the run, to the user’s Documents folder.  The name of the newly saved file is suffixed with “.</w:t>
      </w:r>
      <w:proofErr w:type="spellStart"/>
      <w:r>
        <w:t>ic</w:t>
      </w:r>
      <w:proofErr w:type="spellEnd"/>
      <w:r>
        <w:t xml:space="preserve">&lt;year&gt;”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12" w:name="_Toc56764264"/>
      <w:r>
        <w:t>Boundary conditions for stream water temperature</w:t>
      </w:r>
      <w:bookmarkEnd w:id="612"/>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13" w:name="_Toc56764265"/>
      <w:r>
        <w:t>Thermal stratification in reservoirs</w:t>
      </w:r>
      <w:bookmarkEnd w:id="613"/>
    </w:p>
    <w:p w14:paraId="32878E0A" w14:textId="17C252C6" w:rsidR="00933943" w:rsidRDefault="00933943" w:rsidP="00933943">
      <w:r>
        <w:tab/>
        <w:t xml:space="preserve">Initially, for the purpose of simulating water temperature, reservoirs will be represented as extremely large stream reaches characterized by a single uniform temperature.  Discharges </w:t>
      </w:r>
      <w:proofErr w:type="spellStart"/>
      <w:r>
        <w:t>wil</w:t>
      </w:r>
      <w:proofErr w:type="spellEnd"/>
      <w:r>
        <w:t xml:space="preserve">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14" w:name="_Toc56764266"/>
      <w:r>
        <w:t>Thermal loading</w:t>
      </w:r>
      <w:bookmarkEnd w:id="614"/>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w:t>
      </w:r>
      <w:proofErr w:type="spellStart"/>
      <w:r>
        <w:t>lator</w:t>
      </w:r>
      <w:proofErr w:type="spellEnd"/>
      <w:r>
        <w:t xml:space="preserve"> model, part of the Heat Source model.  Heat Source and Shade-a-</w:t>
      </w:r>
      <w:proofErr w:type="spellStart"/>
      <w:r>
        <w:t>lator</w:t>
      </w:r>
      <w:proofErr w:type="spellEnd"/>
      <w:r>
        <w:t xml:space="preserve"> are maintained by the Oregon Department of Environmental Quality.</w:t>
      </w:r>
    </w:p>
    <w:p w14:paraId="38E15765" w14:textId="5A28DD77" w:rsidR="00BE0D88" w:rsidRDefault="0009281D" w:rsidP="0009281D">
      <w:r>
        <w:tab/>
        <w:t>For CW3M, the relevant output of Shade-a-</w:t>
      </w:r>
      <w:proofErr w:type="spellStart"/>
      <w:r>
        <w:t>lator</w:t>
      </w:r>
      <w:proofErr w:type="spellEnd"/>
      <w:r>
        <w:t xml:space="preserve"> is the thermal load in kcal/day of insolation on specific stream segments. </w:t>
      </w:r>
      <w:r w:rsidR="00BE0D88">
        <w:t xml:space="preserve"> Shade-a-</w:t>
      </w:r>
      <w:proofErr w:type="spellStart"/>
      <w:r w:rsidR="00BE0D88">
        <w:t>lator</w:t>
      </w:r>
      <w:proofErr w:type="spellEnd"/>
      <w:r w:rsidR="00BE0D88">
        <w:t xml:space="preserve">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w:t>
      </w:r>
      <w:proofErr w:type="spellStart"/>
      <w:r>
        <w:t>subreaches</w:t>
      </w:r>
      <w:proofErr w:type="spellEnd"/>
      <w:r>
        <w:t xml:space="preserve">.  Within a reach, </w:t>
      </w:r>
      <w:proofErr w:type="spellStart"/>
      <w:r>
        <w:t>subreaches</w:t>
      </w:r>
      <w:proofErr w:type="spellEnd"/>
      <w:r>
        <w:t xml:space="preserve">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w:t>
      </w:r>
      <w:proofErr w:type="spellStart"/>
      <w:r>
        <w:t>Reach_McKenzie.shp</w:t>
      </w:r>
      <w:proofErr w:type="spellEnd"/>
      <w:r>
        <w:t xml:space="preserve">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w:t>
      </w:r>
      <w:proofErr w:type="spellStart"/>
      <w:r>
        <w:t>lator</w:t>
      </w:r>
      <w:proofErr w:type="spellEnd"/>
      <w:r>
        <w:t>,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w:t>
      </w:r>
      <w:proofErr w:type="spellStart"/>
      <w:r>
        <w:t>lator</w:t>
      </w:r>
      <w:proofErr w:type="spellEnd"/>
      <w:r>
        <w:t xml:space="preserve"> results as much as is practical, we propose to create an additional GIS data layer, similar to the reach layer but more detailed spatially.  Since the terms “</w:t>
      </w:r>
      <w:proofErr w:type="spellStart"/>
      <w:r>
        <w:t>subreach</w:t>
      </w:r>
      <w:proofErr w:type="spellEnd"/>
      <w:r>
        <w:t>” and “</w:t>
      </w:r>
      <w:proofErr w:type="spellStart"/>
      <w:r>
        <w:t>subnode</w:t>
      </w:r>
      <w:proofErr w:type="spellEnd"/>
      <w:r>
        <w:t>”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w:t>
      </w:r>
      <w:proofErr w:type="spellStart"/>
      <w:r>
        <w:t>lator</w:t>
      </w:r>
      <w:proofErr w:type="spellEnd"/>
      <w:r>
        <w:t xml:space="preserve">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w:t>
      </w:r>
      <w:proofErr w:type="spellStart"/>
      <w:r>
        <w:t>lator</w:t>
      </w:r>
      <w:proofErr w:type="spellEnd"/>
      <w:r>
        <w:t>—like thermal loading calculations.</w:t>
      </w:r>
    </w:p>
    <w:p w14:paraId="195DCD13" w14:textId="7138D38E" w:rsidR="00EB51AF" w:rsidRDefault="00EB51AF" w:rsidP="007B1928">
      <w:pPr>
        <w:rPr>
          <w:ins w:id="615" w:author="David Conklin" w:date="2020-11-18T08:17:00Z"/>
        </w:rPr>
      </w:pPr>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ins w:id="616" w:author="David Conklin" w:date="2020-11-18T08:17:00Z">
        <w:r w:rsidR="006636CC">
          <w:t>.</w:t>
        </w:r>
      </w:ins>
      <w:del w:id="617" w:author="David Conklin" w:date="2020-11-18T08:17:00Z">
        <w:r w:rsidDel="006636CC">
          <w:delText xml:space="preserve"> </w:delText>
        </w:r>
      </w:del>
    </w:p>
    <w:p w14:paraId="2C18ED71" w14:textId="5359CF75" w:rsidR="006636CC" w:rsidRDefault="006636CC" w:rsidP="007B1928">
      <w:pPr>
        <w:rPr>
          <w:ins w:id="618" w:author="David Conklin" w:date="2020-11-18T08:18:00Z"/>
        </w:rPr>
      </w:pPr>
    </w:p>
    <w:p w14:paraId="37789951" w14:textId="4D21826D" w:rsidR="006636CC" w:rsidRDefault="006636CC" w:rsidP="006636CC">
      <w:pPr>
        <w:pStyle w:val="Heading1"/>
        <w:rPr>
          <w:ins w:id="619" w:author="David Conklin" w:date="2020-11-18T08:18:00Z"/>
        </w:rPr>
      </w:pPr>
      <w:bookmarkStart w:id="620" w:name="_Toc56764267"/>
      <w:ins w:id="621" w:author="David Conklin" w:date="2020-11-18T08:18:00Z">
        <w:r>
          <w:t>Reservoir data</w:t>
        </w:r>
        <w:bookmarkEnd w:id="620"/>
      </w:ins>
    </w:p>
    <w:p w14:paraId="19956B9D" w14:textId="5324BF04" w:rsidR="006636CC" w:rsidRDefault="006636CC" w:rsidP="006636CC">
      <w:pPr>
        <w:rPr>
          <w:ins w:id="622" w:author="David Conklin" w:date="2020-11-18T08:28:00Z"/>
        </w:rPr>
      </w:pPr>
      <w:ins w:id="623" w:author="David Conklin" w:date="2020-11-18T08:18:00Z">
        <w:r>
          <w:t>The U.S. Army Corps of Engineers (USACE) oper</w:t>
        </w:r>
      </w:ins>
      <w:ins w:id="624" w:author="David Conklin" w:date="2020-11-18T08:19:00Z">
        <w:r>
          <w:t>ates a system of 13 reservoirs in the Willamette basin.</w:t>
        </w:r>
      </w:ins>
      <w:ins w:id="625" w:author="David Conklin" w:date="2020-11-18T08:20:00Z">
        <w:r>
          <w:t xml:space="preserve">  </w:t>
        </w:r>
      </w:ins>
      <w:ins w:id="626" w:author="David Conklin" w:date="2020-11-18T08:21:00Z">
        <w:r>
          <w:t>The Corps manages the releases of water from the reservoirs</w:t>
        </w:r>
      </w:ins>
      <w:ins w:id="627" w:author="David Conklin" w:date="2020-11-18T08:22:00Z">
        <w:r>
          <w:t>, using a set of rules and data</w:t>
        </w:r>
      </w:ins>
      <w:ins w:id="628" w:author="David Conklin" w:date="2020-11-18T08:23:00Z">
        <w:r>
          <w:t xml:space="preserve"> which are represented in CW3M’s reservoir submodel.  The CW3M code</w:t>
        </w:r>
      </w:ins>
      <w:ins w:id="629" w:author="David Conklin" w:date="2020-11-18T08:24:00Z">
        <w:r w:rsidR="00167AC6">
          <w:t xml:space="preserve"> is sometimes referred to as “RESSIM-lite”, after the Corps’ own </w:t>
        </w:r>
        <w:proofErr w:type="spellStart"/>
        <w:r w:rsidR="00167AC6">
          <w:t>Res</w:t>
        </w:r>
      </w:ins>
      <w:ins w:id="630" w:author="David Conklin" w:date="2020-11-18T08:25:00Z">
        <w:r w:rsidR="00167AC6">
          <w:t>Sim</w:t>
        </w:r>
        <w:proofErr w:type="spellEnd"/>
        <w:r w:rsidR="00167AC6">
          <w:t xml:space="preserve"> model.</w:t>
        </w:r>
      </w:ins>
    </w:p>
    <w:p w14:paraId="279B9324" w14:textId="70651683" w:rsidR="00167AC6" w:rsidRDefault="00167AC6" w:rsidP="006636CC">
      <w:pPr>
        <w:rPr>
          <w:ins w:id="631" w:author="David Conklin" w:date="2020-11-18T08:29: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14:paraId="3270DB1D" w14:textId="747CBA3A" w:rsidTr="005E090B">
        <w:trPr>
          <w:ins w:id="632" w:author="David Conklin" w:date="2020-11-18T08:30:00Z"/>
        </w:trPr>
        <w:tc>
          <w:tcPr>
            <w:tcW w:w="0" w:type="auto"/>
          </w:tcPr>
          <w:p w14:paraId="17DD6AE2" w14:textId="7128A8FB" w:rsidR="005A5638" w:rsidRDefault="005A5638" w:rsidP="006636CC">
            <w:pPr>
              <w:rPr>
                <w:ins w:id="633" w:author="David Conklin" w:date="2020-11-18T08:30:00Z"/>
              </w:rPr>
            </w:pPr>
            <w:ins w:id="634" w:author="David Conklin" w:date="2020-11-18T08:30:00Z">
              <w:r>
                <w:t>code</w:t>
              </w:r>
            </w:ins>
          </w:p>
        </w:tc>
        <w:tc>
          <w:tcPr>
            <w:tcW w:w="0" w:type="auto"/>
          </w:tcPr>
          <w:p w14:paraId="133EC0EE" w14:textId="576B6925" w:rsidR="005A5638" w:rsidRDefault="005A5638" w:rsidP="006636CC">
            <w:pPr>
              <w:rPr>
                <w:ins w:id="635" w:author="David Conklin" w:date="2020-11-18T08:48:00Z"/>
              </w:rPr>
            </w:pPr>
            <w:ins w:id="636" w:author="David Conklin" w:date="2020-11-18T08:48:00Z">
              <w:r>
                <w:t>id</w:t>
              </w:r>
            </w:ins>
          </w:p>
        </w:tc>
        <w:tc>
          <w:tcPr>
            <w:tcW w:w="0" w:type="auto"/>
          </w:tcPr>
          <w:p w14:paraId="245A2CAE" w14:textId="62593478" w:rsidR="005A5638" w:rsidRDefault="005A5638" w:rsidP="006636CC">
            <w:pPr>
              <w:rPr>
                <w:ins w:id="637" w:author="David Conklin" w:date="2020-11-18T08:30:00Z"/>
              </w:rPr>
            </w:pPr>
            <w:ins w:id="638" w:author="David Conklin" w:date="2020-11-18T08:30:00Z">
              <w:r>
                <w:t>name</w:t>
              </w:r>
            </w:ins>
          </w:p>
        </w:tc>
        <w:tc>
          <w:tcPr>
            <w:tcW w:w="0" w:type="auto"/>
          </w:tcPr>
          <w:p w14:paraId="132A3652" w14:textId="295A2BAD" w:rsidR="005A5638" w:rsidRDefault="005A5638" w:rsidP="006636CC">
            <w:pPr>
              <w:rPr>
                <w:ins w:id="639" w:author="David Conklin" w:date="2020-11-18T08:32:00Z"/>
              </w:rPr>
            </w:pPr>
            <w:ins w:id="640" w:author="David Conklin" w:date="2020-11-18T08:32:00Z">
              <w:r>
                <w:t>sub</w:t>
              </w:r>
            </w:ins>
            <w:ins w:id="641" w:author="David Conklin" w:date="2020-11-18T08:33:00Z">
              <w:r>
                <w:t>basin</w:t>
              </w:r>
            </w:ins>
          </w:p>
        </w:tc>
        <w:tc>
          <w:tcPr>
            <w:tcW w:w="0" w:type="auto"/>
          </w:tcPr>
          <w:p w14:paraId="70013EA0" w14:textId="1C3D939E" w:rsidR="005A5638" w:rsidRDefault="005A5638" w:rsidP="006636CC">
            <w:pPr>
              <w:rPr>
                <w:ins w:id="642" w:author="David Conklin" w:date="2020-11-18T10:48:00Z"/>
              </w:rPr>
            </w:pPr>
            <w:ins w:id="643" w:author="David Conklin" w:date="2020-11-18T10:48:00Z">
              <w:r>
                <w:t>reservoir type</w:t>
              </w:r>
            </w:ins>
          </w:p>
        </w:tc>
      </w:tr>
      <w:tr w:rsidR="005A5638" w14:paraId="652E69BE" w14:textId="7ACC6E31" w:rsidTr="005E090B">
        <w:trPr>
          <w:ins w:id="644" w:author="David Conklin" w:date="2020-11-18T08:35:00Z"/>
        </w:trPr>
        <w:tc>
          <w:tcPr>
            <w:tcW w:w="0" w:type="auto"/>
          </w:tcPr>
          <w:p w14:paraId="36C8BF82" w14:textId="37186BE8" w:rsidR="005A5638" w:rsidRDefault="005A5638" w:rsidP="006636CC">
            <w:pPr>
              <w:rPr>
                <w:ins w:id="645" w:author="David Conklin" w:date="2020-11-18T08:35:00Z"/>
              </w:rPr>
            </w:pPr>
            <w:ins w:id="646" w:author="David Conklin" w:date="2020-11-18T08:35:00Z">
              <w:r>
                <w:t>BCL</w:t>
              </w:r>
            </w:ins>
          </w:p>
        </w:tc>
        <w:tc>
          <w:tcPr>
            <w:tcW w:w="0" w:type="auto"/>
          </w:tcPr>
          <w:p w14:paraId="594D7517" w14:textId="55A0F3DF" w:rsidR="005A5638" w:rsidRDefault="005A5638" w:rsidP="006636CC">
            <w:pPr>
              <w:rPr>
                <w:ins w:id="647" w:author="David Conklin" w:date="2020-11-18T08:48:00Z"/>
              </w:rPr>
            </w:pPr>
            <w:ins w:id="648" w:author="David Conklin" w:date="2020-11-18T08:51:00Z">
              <w:r>
                <w:t>13</w:t>
              </w:r>
            </w:ins>
          </w:p>
        </w:tc>
        <w:tc>
          <w:tcPr>
            <w:tcW w:w="0" w:type="auto"/>
          </w:tcPr>
          <w:p w14:paraId="4E67A8A1" w14:textId="697C1C10" w:rsidR="005A5638" w:rsidRDefault="005A5638" w:rsidP="006636CC">
            <w:pPr>
              <w:rPr>
                <w:ins w:id="649" w:author="David Conklin" w:date="2020-11-18T08:35:00Z"/>
              </w:rPr>
            </w:pPr>
            <w:ins w:id="650" w:author="David Conklin" w:date="2020-11-18T08:38:00Z">
              <w:r>
                <w:t>Big Cliff</w:t>
              </w:r>
            </w:ins>
          </w:p>
        </w:tc>
        <w:tc>
          <w:tcPr>
            <w:tcW w:w="0" w:type="auto"/>
          </w:tcPr>
          <w:p w14:paraId="79BD107C" w14:textId="7CACEC70" w:rsidR="005A5638" w:rsidRDefault="005A5638" w:rsidP="006636CC">
            <w:pPr>
              <w:rPr>
                <w:ins w:id="651" w:author="David Conklin" w:date="2020-11-18T08:35:00Z"/>
              </w:rPr>
            </w:pPr>
            <w:ins w:id="652" w:author="David Conklin" w:date="2020-11-18T08:40:00Z">
              <w:r>
                <w:t>North Santiam</w:t>
              </w:r>
            </w:ins>
          </w:p>
        </w:tc>
        <w:tc>
          <w:tcPr>
            <w:tcW w:w="0" w:type="auto"/>
          </w:tcPr>
          <w:p w14:paraId="0FAC4790" w14:textId="12765E0B" w:rsidR="005A5638" w:rsidRDefault="005A5638" w:rsidP="006636CC">
            <w:pPr>
              <w:rPr>
                <w:ins w:id="653" w:author="David Conklin" w:date="2020-11-18T10:48:00Z"/>
              </w:rPr>
            </w:pPr>
            <w:ins w:id="654" w:author="David Conklin" w:date="2020-11-18T10:48:00Z">
              <w:r>
                <w:t>re-regulating</w:t>
              </w:r>
            </w:ins>
            <w:ins w:id="655" w:author="David Conklin" w:date="2020-11-18T10:57:00Z">
              <w:r>
                <w:t>, hydropower</w:t>
              </w:r>
            </w:ins>
          </w:p>
        </w:tc>
      </w:tr>
      <w:tr w:rsidR="005A5638" w14:paraId="54B8AB23" w14:textId="5F42193B" w:rsidTr="005E090B">
        <w:trPr>
          <w:ins w:id="656" w:author="David Conklin" w:date="2020-11-18T08:30:00Z"/>
        </w:trPr>
        <w:tc>
          <w:tcPr>
            <w:tcW w:w="0" w:type="auto"/>
          </w:tcPr>
          <w:p w14:paraId="2E92C173" w14:textId="18933BCC" w:rsidR="005A5638" w:rsidRDefault="005A5638" w:rsidP="006636CC">
            <w:pPr>
              <w:rPr>
                <w:ins w:id="657" w:author="David Conklin" w:date="2020-11-18T08:30:00Z"/>
              </w:rPr>
            </w:pPr>
            <w:ins w:id="658" w:author="David Conklin" w:date="2020-11-18T08:31:00Z">
              <w:r>
                <w:t>BLU</w:t>
              </w:r>
            </w:ins>
          </w:p>
        </w:tc>
        <w:tc>
          <w:tcPr>
            <w:tcW w:w="0" w:type="auto"/>
          </w:tcPr>
          <w:p w14:paraId="77597C37" w14:textId="785D3535" w:rsidR="005A5638" w:rsidRDefault="005A5638" w:rsidP="006636CC">
            <w:pPr>
              <w:rPr>
                <w:ins w:id="659" w:author="David Conklin" w:date="2020-11-18T08:48:00Z"/>
              </w:rPr>
            </w:pPr>
            <w:ins w:id="660" w:author="David Conklin" w:date="2020-11-18T08:50:00Z">
              <w:r>
                <w:t>9</w:t>
              </w:r>
            </w:ins>
          </w:p>
        </w:tc>
        <w:tc>
          <w:tcPr>
            <w:tcW w:w="0" w:type="auto"/>
          </w:tcPr>
          <w:p w14:paraId="4F14316B" w14:textId="0B91E70C" w:rsidR="005A5638" w:rsidRDefault="005A5638" w:rsidP="006636CC">
            <w:pPr>
              <w:rPr>
                <w:ins w:id="661" w:author="David Conklin" w:date="2020-11-18T08:30:00Z"/>
              </w:rPr>
            </w:pPr>
            <w:ins w:id="662" w:author="David Conklin" w:date="2020-11-18T08:31:00Z">
              <w:r>
                <w:t>Blue River</w:t>
              </w:r>
            </w:ins>
          </w:p>
        </w:tc>
        <w:tc>
          <w:tcPr>
            <w:tcW w:w="0" w:type="auto"/>
          </w:tcPr>
          <w:p w14:paraId="287EF418" w14:textId="3F4FD98A" w:rsidR="005A5638" w:rsidRDefault="005A5638" w:rsidP="006636CC">
            <w:pPr>
              <w:rPr>
                <w:ins w:id="663" w:author="David Conklin" w:date="2020-11-18T08:32:00Z"/>
              </w:rPr>
            </w:pPr>
            <w:ins w:id="664" w:author="David Conklin" w:date="2020-11-18T08:32:00Z">
              <w:r>
                <w:t>McKenzie</w:t>
              </w:r>
            </w:ins>
          </w:p>
        </w:tc>
        <w:tc>
          <w:tcPr>
            <w:tcW w:w="0" w:type="auto"/>
          </w:tcPr>
          <w:p w14:paraId="05CED5F0" w14:textId="6DEF049A" w:rsidR="005A5638" w:rsidRDefault="005A5638" w:rsidP="006636CC">
            <w:pPr>
              <w:rPr>
                <w:ins w:id="665" w:author="David Conklin" w:date="2020-11-18T10:48:00Z"/>
              </w:rPr>
            </w:pPr>
            <w:ins w:id="666" w:author="David Conklin" w:date="2020-11-18T10:51:00Z">
              <w:r>
                <w:t>flood control</w:t>
              </w:r>
            </w:ins>
          </w:p>
        </w:tc>
      </w:tr>
      <w:tr w:rsidR="005A5638" w14:paraId="58E1BDC9" w14:textId="6AF20212" w:rsidTr="005E090B">
        <w:trPr>
          <w:ins w:id="667" w:author="David Conklin" w:date="2020-11-18T08:30:00Z"/>
        </w:trPr>
        <w:tc>
          <w:tcPr>
            <w:tcW w:w="0" w:type="auto"/>
          </w:tcPr>
          <w:p w14:paraId="4B8A52AD" w14:textId="70744131" w:rsidR="005A5638" w:rsidRDefault="005A5638" w:rsidP="006636CC">
            <w:pPr>
              <w:rPr>
                <w:ins w:id="668" w:author="David Conklin" w:date="2020-11-18T08:30:00Z"/>
              </w:rPr>
            </w:pPr>
            <w:ins w:id="669" w:author="David Conklin" w:date="2020-11-18T08:31:00Z">
              <w:r>
                <w:t>CGR</w:t>
              </w:r>
            </w:ins>
          </w:p>
        </w:tc>
        <w:tc>
          <w:tcPr>
            <w:tcW w:w="0" w:type="auto"/>
          </w:tcPr>
          <w:p w14:paraId="626363AE" w14:textId="65BF5643" w:rsidR="005A5638" w:rsidRDefault="005A5638" w:rsidP="006636CC">
            <w:pPr>
              <w:rPr>
                <w:ins w:id="670" w:author="David Conklin" w:date="2020-11-18T08:48:00Z"/>
              </w:rPr>
            </w:pPr>
            <w:ins w:id="671" w:author="David Conklin" w:date="2020-11-18T08:50:00Z">
              <w:r>
                <w:t>8</w:t>
              </w:r>
            </w:ins>
          </w:p>
        </w:tc>
        <w:tc>
          <w:tcPr>
            <w:tcW w:w="0" w:type="auto"/>
          </w:tcPr>
          <w:p w14:paraId="1492A572" w14:textId="3EFF4769" w:rsidR="005A5638" w:rsidRDefault="005A5638" w:rsidP="006636CC">
            <w:pPr>
              <w:rPr>
                <w:ins w:id="672" w:author="David Conklin" w:date="2020-11-18T08:30:00Z"/>
              </w:rPr>
            </w:pPr>
            <w:ins w:id="673" w:author="David Conklin" w:date="2020-11-18T08:31:00Z">
              <w:r>
                <w:t>Cougar</w:t>
              </w:r>
            </w:ins>
          </w:p>
        </w:tc>
        <w:tc>
          <w:tcPr>
            <w:tcW w:w="0" w:type="auto"/>
          </w:tcPr>
          <w:p w14:paraId="6E80CFAB" w14:textId="28C5876D" w:rsidR="005A5638" w:rsidRDefault="005A5638" w:rsidP="006636CC">
            <w:pPr>
              <w:rPr>
                <w:ins w:id="674" w:author="David Conklin" w:date="2020-11-18T08:32:00Z"/>
              </w:rPr>
            </w:pPr>
            <w:ins w:id="675" w:author="David Conklin" w:date="2020-11-18T08:33:00Z">
              <w:r>
                <w:t>McKenzie</w:t>
              </w:r>
            </w:ins>
          </w:p>
        </w:tc>
        <w:tc>
          <w:tcPr>
            <w:tcW w:w="0" w:type="auto"/>
          </w:tcPr>
          <w:p w14:paraId="61465AFB" w14:textId="299CF8A8" w:rsidR="005A5638" w:rsidRDefault="005A5638" w:rsidP="006636CC">
            <w:pPr>
              <w:rPr>
                <w:ins w:id="676" w:author="David Conklin" w:date="2020-11-18T10:48:00Z"/>
              </w:rPr>
            </w:pPr>
            <w:ins w:id="677" w:author="David Conklin" w:date="2020-11-18T10:51:00Z">
              <w:r>
                <w:t>flood control</w:t>
              </w:r>
            </w:ins>
            <w:ins w:id="678" w:author="David Conklin" w:date="2020-11-18T10:56:00Z">
              <w:r>
                <w:t>, hydropower</w:t>
              </w:r>
            </w:ins>
          </w:p>
        </w:tc>
      </w:tr>
      <w:tr w:rsidR="005A5638" w14:paraId="7E3C4798" w14:textId="631D457E" w:rsidTr="005E090B">
        <w:trPr>
          <w:ins w:id="679" w:author="David Conklin" w:date="2020-11-18T08:30:00Z"/>
        </w:trPr>
        <w:tc>
          <w:tcPr>
            <w:tcW w:w="0" w:type="auto"/>
          </w:tcPr>
          <w:p w14:paraId="673AAAC6" w14:textId="2F297D28" w:rsidR="005A5638" w:rsidRDefault="005A5638" w:rsidP="006636CC">
            <w:pPr>
              <w:rPr>
                <w:ins w:id="680" w:author="David Conklin" w:date="2020-11-18T08:30:00Z"/>
              </w:rPr>
            </w:pPr>
            <w:ins w:id="681" w:author="David Conklin" w:date="2020-11-18T08:33:00Z">
              <w:r>
                <w:t>COT</w:t>
              </w:r>
            </w:ins>
          </w:p>
        </w:tc>
        <w:tc>
          <w:tcPr>
            <w:tcW w:w="0" w:type="auto"/>
          </w:tcPr>
          <w:p w14:paraId="3E60A2CC" w14:textId="2C6F871B" w:rsidR="005A5638" w:rsidRDefault="005A5638" w:rsidP="006636CC">
            <w:pPr>
              <w:rPr>
                <w:ins w:id="682" w:author="David Conklin" w:date="2020-11-18T08:48:00Z"/>
              </w:rPr>
            </w:pPr>
            <w:ins w:id="683" w:author="David Conklin" w:date="2020-11-18T08:50:00Z">
              <w:r>
                <w:t>6</w:t>
              </w:r>
            </w:ins>
          </w:p>
        </w:tc>
        <w:tc>
          <w:tcPr>
            <w:tcW w:w="0" w:type="auto"/>
          </w:tcPr>
          <w:p w14:paraId="50B65734" w14:textId="19F3F091" w:rsidR="005A5638" w:rsidRDefault="005A5638" w:rsidP="006636CC">
            <w:pPr>
              <w:rPr>
                <w:ins w:id="684" w:author="David Conklin" w:date="2020-11-18T08:30:00Z"/>
              </w:rPr>
            </w:pPr>
            <w:ins w:id="685" w:author="David Conklin" w:date="2020-11-18T08:33:00Z">
              <w:r>
                <w:t>Cottage Grove</w:t>
              </w:r>
            </w:ins>
          </w:p>
        </w:tc>
        <w:tc>
          <w:tcPr>
            <w:tcW w:w="0" w:type="auto"/>
          </w:tcPr>
          <w:p w14:paraId="7E502612" w14:textId="74AC9111" w:rsidR="005A5638" w:rsidRDefault="005A5638" w:rsidP="006636CC">
            <w:pPr>
              <w:rPr>
                <w:ins w:id="686" w:author="David Conklin" w:date="2020-11-18T08:32:00Z"/>
              </w:rPr>
            </w:pPr>
            <w:ins w:id="687" w:author="David Conklin" w:date="2020-11-18T08:33:00Z">
              <w:r>
                <w:t>Coast Fork</w:t>
              </w:r>
            </w:ins>
          </w:p>
        </w:tc>
        <w:tc>
          <w:tcPr>
            <w:tcW w:w="0" w:type="auto"/>
          </w:tcPr>
          <w:p w14:paraId="74FFEBB4" w14:textId="6658FD53" w:rsidR="005A5638" w:rsidRDefault="005A5638" w:rsidP="006636CC">
            <w:pPr>
              <w:rPr>
                <w:ins w:id="688" w:author="David Conklin" w:date="2020-11-18T10:48:00Z"/>
              </w:rPr>
            </w:pPr>
            <w:ins w:id="689" w:author="David Conklin" w:date="2020-11-18T10:50:00Z">
              <w:r>
                <w:t>flood control</w:t>
              </w:r>
            </w:ins>
          </w:p>
        </w:tc>
      </w:tr>
      <w:tr w:rsidR="005A5638" w14:paraId="0495576B" w14:textId="19025F0A" w:rsidTr="005E090B">
        <w:trPr>
          <w:ins w:id="690" w:author="David Conklin" w:date="2020-11-18T08:30:00Z"/>
        </w:trPr>
        <w:tc>
          <w:tcPr>
            <w:tcW w:w="0" w:type="auto"/>
          </w:tcPr>
          <w:p w14:paraId="69938D06" w14:textId="6A2EFFC2" w:rsidR="005A5638" w:rsidRDefault="005A5638" w:rsidP="006636CC">
            <w:pPr>
              <w:rPr>
                <w:ins w:id="691" w:author="David Conklin" w:date="2020-11-18T08:30:00Z"/>
              </w:rPr>
            </w:pPr>
            <w:ins w:id="692" w:author="David Conklin" w:date="2020-11-18T08:34:00Z">
              <w:r>
                <w:t>DET</w:t>
              </w:r>
            </w:ins>
          </w:p>
        </w:tc>
        <w:tc>
          <w:tcPr>
            <w:tcW w:w="0" w:type="auto"/>
          </w:tcPr>
          <w:p w14:paraId="1B9A29B8" w14:textId="212D65F9" w:rsidR="005A5638" w:rsidRDefault="005A5638" w:rsidP="006636CC">
            <w:pPr>
              <w:rPr>
                <w:ins w:id="693" w:author="David Conklin" w:date="2020-11-18T08:48:00Z"/>
              </w:rPr>
            </w:pPr>
            <w:ins w:id="694" w:author="David Conklin" w:date="2020-11-18T08:50:00Z">
              <w:r>
                <w:t>12</w:t>
              </w:r>
            </w:ins>
          </w:p>
        </w:tc>
        <w:tc>
          <w:tcPr>
            <w:tcW w:w="0" w:type="auto"/>
          </w:tcPr>
          <w:p w14:paraId="5C96144B" w14:textId="1C5247D3" w:rsidR="005A5638" w:rsidRDefault="005A5638" w:rsidP="006636CC">
            <w:pPr>
              <w:rPr>
                <w:ins w:id="695" w:author="David Conklin" w:date="2020-11-18T08:30:00Z"/>
              </w:rPr>
            </w:pPr>
            <w:ins w:id="696" w:author="David Conklin" w:date="2020-11-18T08:34:00Z">
              <w:r>
                <w:t>Detroit</w:t>
              </w:r>
            </w:ins>
          </w:p>
        </w:tc>
        <w:tc>
          <w:tcPr>
            <w:tcW w:w="0" w:type="auto"/>
          </w:tcPr>
          <w:p w14:paraId="74848A87" w14:textId="0F93A398" w:rsidR="005A5638" w:rsidRDefault="005A5638" w:rsidP="006636CC">
            <w:pPr>
              <w:rPr>
                <w:ins w:id="697" w:author="David Conklin" w:date="2020-11-18T08:32:00Z"/>
              </w:rPr>
            </w:pPr>
            <w:ins w:id="698" w:author="David Conklin" w:date="2020-11-18T08:34:00Z">
              <w:r>
                <w:t>North Santiam</w:t>
              </w:r>
            </w:ins>
          </w:p>
        </w:tc>
        <w:tc>
          <w:tcPr>
            <w:tcW w:w="0" w:type="auto"/>
          </w:tcPr>
          <w:p w14:paraId="0B04C5D9" w14:textId="7D7D69BA" w:rsidR="005A5638" w:rsidRDefault="005A5638" w:rsidP="006636CC">
            <w:pPr>
              <w:rPr>
                <w:ins w:id="699" w:author="David Conklin" w:date="2020-11-18T10:48:00Z"/>
              </w:rPr>
            </w:pPr>
            <w:ins w:id="700" w:author="David Conklin" w:date="2020-11-18T10:52:00Z">
              <w:r>
                <w:t>flood control</w:t>
              </w:r>
            </w:ins>
            <w:ins w:id="701" w:author="David Conklin" w:date="2020-11-18T10:57:00Z">
              <w:r>
                <w:t>, hydropower</w:t>
              </w:r>
            </w:ins>
          </w:p>
        </w:tc>
      </w:tr>
      <w:tr w:rsidR="005A5638" w14:paraId="15C7D919" w14:textId="5126C6AF" w:rsidTr="005E090B">
        <w:trPr>
          <w:ins w:id="702" w:author="David Conklin" w:date="2020-11-18T08:30:00Z"/>
        </w:trPr>
        <w:tc>
          <w:tcPr>
            <w:tcW w:w="0" w:type="auto"/>
          </w:tcPr>
          <w:p w14:paraId="70475300" w14:textId="13D192D5" w:rsidR="005A5638" w:rsidRDefault="005A5638" w:rsidP="006636CC">
            <w:pPr>
              <w:rPr>
                <w:ins w:id="703" w:author="David Conklin" w:date="2020-11-18T08:30:00Z"/>
              </w:rPr>
            </w:pPr>
            <w:ins w:id="704" w:author="David Conklin" w:date="2020-11-18T08:34:00Z">
              <w:r>
                <w:t>DEX</w:t>
              </w:r>
            </w:ins>
          </w:p>
        </w:tc>
        <w:tc>
          <w:tcPr>
            <w:tcW w:w="0" w:type="auto"/>
          </w:tcPr>
          <w:p w14:paraId="082B466B" w14:textId="2C0F1323" w:rsidR="005A5638" w:rsidRDefault="005A5638" w:rsidP="006636CC">
            <w:pPr>
              <w:rPr>
                <w:ins w:id="705" w:author="David Conklin" w:date="2020-11-18T08:48:00Z"/>
              </w:rPr>
            </w:pPr>
            <w:ins w:id="706" w:author="David Conklin" w:date="2020-11-18T08:49:00Z">
              <w:r>
                <w:t>3</w:t>
              </w:r>
            </w:ins>
          </w:p>
        </w:tc>
        <w:tc>
          <w:tcPr>
            <w:tcW w:w="0" w:type="auto"/>
          </w:tcPr>
          <w:p w14:paraId="7B480A80" w14:textId="043F36F0" w:rsidR="005A5638" w:rsidRDefault="005A5638" w:rsidP="006636CC">
            <w:pPr>
              <w:rPr>
                <w:ins w:id="707" w:author="David Conklin" w:date="2020-11-18T08:30:00Z"/>
              </w:rPr>
            </w:pPr>
            <w:ins w:id="708" w:author="David Conklin" w:date="2020-11-18T08:34:00Z">
              <w:r>
                <w:t>Dexter</w:t>
              </w:r>
            </w:ins>
          </w:p>
        </w:tc>
        <w:tc>
          <w:tcPr>
            <w:tcW w:w="0" w:type="auto"/>
          </w:tcPr>
          <w:p w14:paraId="2EF74191" w14:textId="183041A0" w:rsidR="005A5638" w:rsidRDefault="005A5638" w:rsidP="006636CC">
            <w:pPr>
              <w:rPr>
                <w:ins w:id="709" w:author="David Conklin" w:date="2020-11-18T08:32:00Z"/>
              </w:rPr>
            </w:pPr>
            <w:ins w:id="710" w:author="David Conklin" w:date="2020-11-18T08:41:00Z">
              <w:r>
                <w:t>Middle Fork</w:t>
              </w:r>
            </w:ins>
          </w:p>
        </w:tc>
        <w:tc>
          <w:tcPr>
            <w:tcW w:w="0" w:type="auto"/>
          </w:tcPr>
          <w:p w14:paraId="57A111E5" w14:textId="699DD518" w:rsidR="005A5638" w:rsidRDefault="005A5638" w:rsidP="006636CC">
            <w:pPr>
              <w:rPr>
                <w:ins w:id="711" w:author="David Conklin" w:date="2020-11-18T10:48:00Z"/>
              </w:rPr>
            </w:pPr>
            <w:ins w:id="712" w:author="David Conklin" w:date="2020-11-18T10:48:00Z">
              <w:r>
                <w:t>re-regulating</w:t>
              </w:r>
            </w:ins>
            <w:ins w:id="713" w:author="David Conklin" w:date="2020-11-18T10:55:00Z">
              <w:r>
                <w:t>, hydropower</w:t>
              </w:r>
            </w:ins>
          </w:p>
        </w:tc>
      </w:tr>
      <w:tr w:rsidR="005A5638" w14:paraId="32266FB8" w14:textId="593874BA" w:rsidTr="005E090B">
        <w:trPr>
          <w:ins w:id="714" w:author="David Conklin" w:date="2020-11-18T08:30:00Z"/>
        </w:trPr>
        <w:tc>
          <w:tcPr>
            <w:tcW w:w="0" w:type="auto"/>
          </w:tcPr>
          <w:p w14:paraId="2EE04CA7" w14:textId="58C6E342" w:rsidR="005A5638" w:rsidRDefault="005A5638" w:rsidP="006636CC">
            <w:pPr>
              <w:rPr>
                <w:ins w:id="715" w:author="David Conklin" w:date="2020-11-18T08:30:00Z"/>
              </w:rPr>
            </w:pPr>
            <w:ins w:id="716" w:author="David Conklin" w:date="2020-11-18T08:34:00Z">
              <w:r>
                <w:t>DOR</w:t>
              </w:r>
            </w:ins>
          </w:p>
        </w:tc>
        <w:tc>
          <w:tcPr>
            <w:tcW w:w="0" w:type="auto"/>
          </w:tcPr>
          <w:p w14:paraId="510BB3A1" w14:textId="0313DF70" w:rsidR="005A5638" w:rsidRDefault="005A5638" w:rsidP="006636CC">
            <w:pPr>
              <w:rPr>
                <w:ins w:id="717" w:author="David Conklin" w:date="2020-11-18T08:48:00Z"/>
              </w:rPr>
            </w:pPr>
            <w:ins w:id="718" w:author="David Conklin" w:date="2020-11-18T08:50:00Z">
              <w:r>
                <w:t>5</w:t>
              </w:r>
            </w:ins>
          </w:p>
        </w:tc>
        <w:tc>
          <w:tcPr>
            <w:tcW w:w="0" w:type="auto"/>
          </w:tcPr>
          <w:p w14:paraId="6DE981D3" w14:textId="7F39374E" w:rsidR="005A5638" w:rsidRDefault="005A5638" w:rsidP="006636CC">
            <w:pPr>
              <w:rPr>
                <w:ins w:id="719" w:author="David Conklin" w:date="2020-11-18T08:30:00Z"/>
              </w:rPr>
            </w:pPr>
            <w:ins w:id="720" w:author="David Conklin" w:date="2020-11-18T08:34:00Z">
              <w:r>
                <w:t>Dorena</w:t>
              </w:r>
            </w:ins>
          </w:p>
        </w:tc>
        <w:tc>
          <w:tcPr>
            <w:tcW w:w="0" w:type="auto"/>
          </w:tcPr>
          <w:p w14:paraId="7FF02757" w14:textId="5EDD73CA" w:rsidR="005A5638" w:rsidRDefault="005A5638" w:rsidP="006636CC">
            <w:pPr>
              <w:rPr>
                <w:ins w:id="721" w:author="David Conklin" w:date="2020-11-18T08:32:00Z"/>
              </w:rPr>
            </w:pPr>
            <w:ins w:id="722" w:author="David Conklin" w:date="2020-11-18T08:35:00Z">
              <w:r>
                <w:t>Coast Fork</w:t>
              </w:r>
            </w:ins>
          </w:p>
        </w:tc>
        <w:tc>
          <w:tcPr>
            <w:tcW w:w="0" w:type="auto"/>
          </w:tcPr>
          <w:p w14:paraId="65E2EB0B" w14:textId="241B07A6" w:rsidR="005A5638" w:rsidRDefault="005A5638" w:rsidP="006636CC">
            <w:pPr>
              <w:rPr>
                <w:ins w:id="723" w:author="David Conklin" w:date="2020-11-18T10:48:00Z"/>
              </w:rPr>
            </w:pPr>
            <w:ins w:id="724" w:author="David Conklin" w:date="2020-11-18T10:50:00Z">
              <w:r>
                <w:t>flood control</w:t>
              </w:r>
            </w:ins>
          </w:p>
        </w:tc>
      </w:tr>
      <w:tr w:rsidR="005A5638" w14:paraId="132D67EC" w14:textId="4D5FFF47" w:rsidTr="005E090B">
        <w:trPr>
          <w:ins w:id="725" w:author="David Conklin" w:date="2020-11-18T08:30:00Z"/>
        </w:trPr>
        <w:tc>
          <w:tcPr>
            <w:tcW w:w="0" w:type="auto"/>
          </w:tcPr>
          <w:p w14:paraId="0798A743" w14:textId="7B2237AB" w:rsidR="005A5638" w:rsidRDefault="005A5638" w:rsidP="006636CC">
            <w:pPr>
              <w:rPr>
                <w:ins w:id="726" w:author="David Conklin" w:date="2020-11-18T08:30:00Z"/>
              </w:rPr>
            </w:pPr>
            <w:ins w:id="727" w:author="David Conklin" w:date="2020-11-18T08:36:00Z">
              <w:r>
                <w:t>FAL</w:t>
              </w:r>
            </w:ins>
          </w:p>
        </w:tc>
        <w:tc>
          <w:tcPr>
            <w:tcW w:w="0" w:type="auto"/>
          </w:tcPr>
          <w:p w14:paraId="4950AA4A" w14:textId="595DEB2C" w:rsidR="005A5638" w:rsidRDefault="005A5638" w:rsidP="006636CC">
            <w:pPr>
              <w:rPr>
                <w:ins w:id="728" w:author="David Conklin" w:date="2020-11-18T08:48:00Z"/>
              </w:rPr>
            </w:pPr>
            <w:ins w:id="729" w:author="David Conklin" w:date="2020-11-18T08:49:00Z">
              <w:r>
                <w:t>4</w:t>
              </w:r>
            </w:ins>
          </w:p>
        </w:tc>
        <w:tc>
          <w:tcPr>
            <w:tcW w:w="0" w:type="auto"/>
          </w:tcPr>
          <w:p w14:paraId="06555869" w14:textId="48F710EA" w:rsidR="005A5638" w:rsidRDefault="005A5638" w:rsidP="006636CC">
            <w:pPr>
              <w:rPr>
                <w:ins w:id="730" w:author="David Conklin" w:date="2020-11-18T08:30:00Z"/>
              </w:rPr>
            </w:pPr>
            <w:ins w:id="731" w:author="David Conklin" w:date="2020-11-18T08:38:00Z">
              <w:r>
                <w:t>Fall Creek</w:t>
              </w:r>
            </w:ins>
          </w:p>
        </w:tc>
        <w:tc>
          <w:tcPr>
            <w:tcW w:w="0" w:type="auto"/>
          </w:tcPr>
          <w:p w14:paraId="2B450FE1" w14:textId="5F2E353B" w:rsidR="005A5638" w:rsidRDefault="005A5638" w:rsidP="006636CC">
            <w:pPr>
              <w:rPr>
                <w:ins w:id="732" w:author="David Conklin" w:date="2020-11-18T08:32:00Z"/>
              </w:rPr>
            </w:pPr>
            <w:ins w:id="733" w:author="David Conklin" w:date="2020-11-18T08:41:00Z">
              <w:r>
                <w:t>Middle Fork</w:t>
              </w:r>
            </w:ins>
          </w:p>
        </w:tc>
        <w:tc>
          <w:tcPr>
            <w:tcW w:w="0" w:type="auto"/>
          </w:tcPr>
          <w:p w14:paraId="76D1316A" w14:textId="44F09879" w:rsidR="005A5638" w:rsidRDefault="005A5638" w:rsidP="006636CC">
            <w:pPr>
              <w:rPr>
                <w:ins w:id="734" w:author="David Conklin" w:date="2020-11-18T10:48:00Z"/>
              </w:rPr>
            </w:pPr>
            <w:ins w:id="735" w:author="David Conklin" w:date="2020-11-18T10:49:00Z">
              <w:r>
                <w:t>flood</w:t>
              </w:r>
            </w:ins>
            <w:ins w:id="736" w:author="David Conklin" w:date="2020-11-18T10:50:00Z">
              <w:r>
                <w:t xml:space="preserve"> control</w:t>
              </w:r>
            </w:ins>
          </w:p>
        </w:tc>
      </w:tr>
      <w:tr w:rsidR="005A5638" w14:paraId="1842BA85" w14:textId="52619B8E" w:rsidTr="005E090B">
        <w:trPr>
          <w:ins w:id="737" w:author="David Conklin" w:date="2020-11-18T08:30:00Z"/>
        </w:trPr>
        <w:tc>
          <w:tcPr>
            <w:tcW w:w="0" w:type="auto"/>
          </w:tcPr>
          <w:p w14:paraId="4FF88FEA" w14:textId="2B87771F" w:rsidR="005A5638" w:rsidRDefault="005A5638" w:rsidP="006636CC">
            <w:pPr>
              <w:rPr>
                <w:ins w:id="738" w:author="David Conklin" w:date="2020-11-18T08:30:00Z"/>
              </w:rPr>
            </w:pPr>
            <w:ins w:id="739" w:author="David Conklin" w:date="2020-11-18T08:36:00Z">
              <w:r>
                <w:t>FOS</w:t>
              </w:r>
            </w:ins>
          </w:p>
        </w:tc>
        <w:tc>
          <w:tcPr>
            <w:tcW w:w="0" w:type="auto"/>
          </w:tcPr>
          <w:p w14:paraId="72470C6A" w14:textId="1D7367FB" w:rsidR="005A5638" w:rsidRDefault="005A5638" w:rsidP="006636CC">
            <w:pPr>
              <w:rPr>
                <w:ins w:id="740" w:author="David Conklin" w:date="2020-11-18T08:48:00Z"/>
              </w:rPr>
            </w:pPr>
            <w:ins w:id="741" w:author="David Conklin" w:date="2020-11-18T08:50:00Z">
              <w:r>
                <w:t>11</w:t>
              </w:r>
            </w:ins>
          </w:p>
        </w:tc>
        <w:tc>
          <w:tcPr>
            <w:tcW w:w="0" w:type="auto"/>
          </w:tcPr>
          <w:p w14:paraId="0DB5F348" w14:textId="36A1A516" w:rsidR="005A5638" w:rsidRDefault="005A5638" w:rsidP="006636CC">
            <w:pPr>
              <w:rPr>
                <w:ins w:id="742" w:author="David Conklin" w:date="2020-11-18T08:30:00Z"/>
              </w:rPr>
            </w:pPr>
            <w:ins w:id="743" w:author="David Conklin" w:date="2020-11-18T08:36:00Z">
              <w:r>
                <w:t>Foster</w:t>
              </w:r>
            </w:ins>
          </w:p>
        </w:tc>
        <w:tc>
          <w:tcPr>
            <w:tcW w:w="0" w:type="auto"/>
          </w:tcPr>
          <w:p w14:paraId="0A0D9CE2" w14:textId="4BD8883E" w:rsidR="005A5638" w:rsidRDefault="005A5638" w:rsidP="006636CC">
            <w:pPr>
              <w:rPr>
                <w:ins w:id="744" w:author="David Conklin" w:date="2020-11-18T08:32:00Z"/>
              </w:rPr>
            </w:pPr>
            <w:ins w:id="745" w:author="David Conklin" w:date="2020-11-18T08:42:00Z">
              <w:r>
                <w:t>South Santiam</w:t>
              </w:r>
            </w:ins>
          </w:p>
        </w:tc>
        <w:tc>
          <w:tcPr>
            <w:tcW w:w="0" w:type="auto"/>
          </w:tcPr>
          <w:p w14:paraId="05996DBB" w14:textId="4860C0F6" w:rsidR="005A5638" w:rsidRDefault="005A5638" w:rsidP="006636CC">
            <w:pPr>
              <w:rPr>
                <w:ins w:id="746" w:author="David Conklin" w:date="2020-11-18T10:48:00Z"/>
              </w:rPr>
            </w:pPr>
            <w:ins w:id="747" w:author="David Conklin" w:date="2020-11-18T10:52:00Z">
              <w:r>
                <w:t>flood control</w:t>
              </w:r>
            </w:ins>
            <w:ins w:id="748" w:author="David Conklin" w:date="2020-11-18T10:57:00Z">
              <w:r>
                <w:t>, hydropower</w:t>
              </w:r>
            </w:ins>
          </w:p>
        </w:tc>
      </w:tr>
      <w:tr w:rsidR="005A5638" w14:paraId="65615764" w14:textId="6A135BEC" w:rsidTr="005E090B">
        <w:trPr>
          <w:ins w:id="749" w:author="David Conklin" w:date="2020-11-18T08:30:00Z"/>
        </w:trPr>
        <w:tc>
          <w:tcPr>
            <w:tcW w:w="0" w:type="auto"/>
          </w:tcPr>
          <w:p w14:paraId="52FA3DFB" w14:textId="49BE7CFD" w:rsidR="005A5638" w:rsidRDefault="005A5638" w:rsidP="006636CC">
            <w:pPr>
              <w:rPr>
                <w:ins w:id="750" w:author="David Conklin" w:date="2020-11-18T08:30:00Z"/>
              </w:rPr>
            </w:pPr>
            <w:ins w:id="751" w:author="David Conklin" w:date="2020-11-18T08:36:00Z">
              <w:r>
                <w:t>FRN</w:t>
              </w:r>
            </w:ins>
          </w:p>
        </w:tc>
        <w:tc>
          <w:tcPr>
            <w:tcW w:w="0" w:type="auto"/>
          </w:tcPr>
          <w:p w14:paraId="5D303C62" w14:textId="4D9EF239" w:rsidR="005A5638" w:rsidRDefault="005A5638" w:rsidP="006636CC">
            <w:pPr>
              <w:rPr>
                <w:ins w:id="752" w:author="David Conklin" w:date="2020-11-18T08:48:00Z"/>
              </w:rPr>
            </w:pPr>
            <w:ins w:id="753" w:author="David Conklin" w:date="2020-11-18T08:50:00Z">
              <w:r>
                <w:t>7</w:t>
              </w:r>
            </w:ins>
          </w:p>
        </w:tc>
        <w:tc>
          <w:tcPr>
            <w:tcW w:w="0" w:type="auto"/>
          </w:tcPr>
          <w:p w14:paraId="6528B2D4" w14:textId="2AB42D07" w:rsidR="005A5638" w:rsidRDefault="005A5638" w:rsidP="006636CC">
            <w:pPr>
              <w:rPr>
                <w:ins w:id="754" w:author="David Conklin" w:date="2020-11-18T08:30:00Z"/>
              </w:rPr>
            </w:pPr>
            <w:ins w:id="755" w:author="David Conklin" w:date="2020-11-18T08:36:00Z">
              <w:r>
                <w:t>Fern Ridge</w:t>
              </w:r>
            </w:ins>
          </w:p>
        </w:tc>
        <w:tc>
          <w:tcPr>
            <w:tcW w:w="0" w:type="auto"/>
          </w:tcPr>
          <w:p w14:paraId="387513B1" w14:textId="0E47F203" w:rsidR="005A5638" w:rsidRDefault="005A5638" w:rsidP="006636CC">
            <w:pPr>
              <w:rPr>
                <w:ins w:id="756" w:author="David Conklin" w:date="2020-11-18T08:32:00Z"/>
              </w:rPr>
            </w:pPr>
            <w:ins w:id="757" w:author="David Conklin" w:date="2020-11-18T08:36:00Z">
              <w:r>
                <w:t>Long Tom</w:t>
              </w:r>
            </w:ins>
          </w:p>
        </w:tc>
        <w:tc>
          <w:tcPr>
            <w:tcW w:w="0" w:type="auto"/>
          </w:tcPr>
          <w:p w14:paraId="03BA6765" w14:textId="72A5E972" w:rsidR="005A5638" w:rsidRDefault="005A5638" w:rsidP="006636CC">
            <w:pPr>
              <w:rPr>
                <w:ins w:id="758" w:author="David Conklin" w:date="2020-11-18T10:48:00Z"/>
              </w:rPr>
            </w:pPr>
            <w:ins w:id="759" w:author="David Conklin" w:date="2020-11-18T10:50:00Z">
              <w:r>
                <w:t>fl</w:t>
              </w:r>
            </w:ins>
            <w:ins w:id="760" w:author="David Conklin" w:date="2020-11-18T10:51:00Z">
              <w:r>
                <w:t>ood control</w:t>
              </w:r>
            </w:ins>
          </w:p>
        </w:tc>
      </w:tr>
      <w:tr w:rsidR="005A5638" w14:paraId="22548737" w14:textId="211D4E6F" w:rsidTr="005E090B">
        <w:trPr>
          <w:ins w:id="761" w:author="David Conklin" w:date="2020-11-18T08:30:00Z"/>
        </w:trPr>
        <w:tc>
          <w:tcPr>
            <w:tcW w:w="0" w:type="auto"/>
          </w:tcPr>
          <w:p w14:paraId="62627224" w14:textId="5ABEC9E0" w:rsidR="005A5638" w:rsidRDefault="005A5638" w:rsidP="006636CC">
            <w:pPr>
              <w:rPr>
                <w:ins w:id="762" w:author="David Conklin" w:date="2020-11-18T08:30:00Z"/>
              </w:rPr>
            </w:pPr>
            <w:ins w:id="763" w:author="David Conklin" w:date="2020-11-18T08:37:00Z">
              <w:r>
                <w:t>GPR</w:t>
              </w:r>
            </w:ins>
          </w:p>
        </w:tc>
        <w:tc>
          <w:tcPr>
            <w:tcW w:w="0" w:type="auto"/>
          </w:tcPr>
          <w:p w14:paraId="189F1F32" w14:textId="695F6938" w:rsidR="005A5638" w:rsidRDefault="005A5638" w:rsidP="006636CC">
            <w:pPr>
              <w:rPr>
                <w:ins w:id="764" w:author="David Conklin" w:date="2020-11-18T08:48:00Z"/>
              </w:rPr>
            </w:pPr>
            <w:ins w:id="765" w:author="David Conklin" w:date="2020-11-18T08:50:00Z">
              <w:r>
                <w:t>10</w:t>
              </w:r>
            </w:ins>
          </w:p>
        </w:tc>
        <w:tc>
          <w:tcPr>
            <w:tcW w:w="0" w:type="auto"/>
          </w:tcPr>
          <w:p w14:paraId="75C1AE9C" w14:textId="1E896973" w:rsidR="005A5638" w:rsidRDefault="005A5638" w:rsidP="006636CC">
            <w:pPr>
              <w:rPr>
                <w:ins w:id="766" w:author="David Conklin" w:date="2020-11-18T08:30:00Z"/>
              </w:rPr>
            </w:pPr>
            <w:ins w:id="767" w:author="David Conklin" w:date="2020-11-18T08:37:00Z">
              <w:r>
                <w:t>Green Peter</w:t>
              </w:r>
            </w:ins>
          </w:p>
        </w:tc>
        <w:tc>
          <w:tcPr>
            <w:tcW w:w="0" w:type="auto"/>
          </w:tcPr>
          <w:p w14:paraId="3CBECDDA" w14:textId="0FB7A5A0" w:rsidR="005A5638" w:rsidRDefault="005A5638" w:rsidP="006636CC">
            <w:pPr>
              <w:rPr>
                <w:ins w:id="768" w:author="David Conklin" w:date="2020-11-18T08:32:00Z"/>
              </w:rPr>
            </w:pPr>
            <w:ins w:id="769" w:author="David Conklin" w:date="2020-11-18T08:37:00Z">
              <w:r>
                <w:t>South Santiam</w:t>
              </w:r>
            </w:ins>
          </w:p>
        </w:tc>
        <w:tc>
          <w:tcPr>
            <w:tcW w:w="0" w:type="auto"/>
          </w:tcPr>
          <w:p w14:paraId="7C56A966" w14:textId="6A110804" w:rsidR="005A5638" w:rsidRDefault="005A5638" w:rsidP="006636CC">
            <w:pPr>
              <w:rPr>
                <w:ins w:id="770" w:author="David Conklin" w:date="2020-11-18T10:48:00Z"/>
              </w:rPr>
            </w:pPr>
            <w:ins w:id="771" w:author="David Conklin" w:date="2020-11-18T10:51:00Z">
              <w:r>
                <w:t>flood cont</w:t>
              </w:r>
            </w:ins>
            <w:ins w:id="772" w:author="David Conklin" w:date="2020-11-18T10:52:00Z">
              <w:r>
                <w:t>rol</w:t>
              </w:r>
            </w:ins>
            <w:ins w:id="773" w:author="David Conklin" w:date="2020-11-18T10:56:00Z">
              <w:r>
                <w:t>, hydropower</w:t>
              </w:r>
            </w:ins>
          </w:p>
        </w:tc>
      </w:tr>
      <w:tr w:rsidR="005A5638" w14:paraId="1D928761" w14:textId="23ADAD49" w:rsidTr="005E090B">
        <w:trPr>
          <w:ins w:id="774" w:author="David Conklin" w:date="2020-11-18T08:30:00Z"/>
        </w:trPr>
        <w:tc>
          <w:tcPr>
            <w:tcW w:w="0" w:type="auto"/>
          </w:tcPr>
          <w:p w14:paraId="1FD41C3A" w14:textId="1453CCD1" w:rsidR="005A5638" w:rsidRDefault="005A5638" w:rsidP="006636CC">
            <w:pPr>
              <w:rPr>
                <w:ins w:id="775" w:author="David Conklin" w:date="2020-11-18T08:30:00Z"/>
              </w:rPr>
            </w:pPr>
            <w:ins w:id="776" w:author="David Conklin" w:date="2020-11-18T08:37:00Z">
              <w:r>
                <w:t>HCR</w:t>
              </w:r>
            </w:ins>
          </w:p>
        </w:tc>
        <w:tc>
          <w:tcPr>
            <w:tcW w:w="0" w:type="auto"/>
          </w:tcPr>
          <w:p w14:paraId="6256D4F2" w14:textId="47BD92A1" w:rsidR="005A5638" w:rsidRDefault="005A5638" w:rsidP="006636CC">
            <w:pPr>
              <w:rPr>
                <w:ins w:id="777" w:author="David Conklin" w:date="2020-11-18T08:48:00Z"/>
              </w:rPr>
            </w:pPr>
            <w:ins w:id="778" w:author="David Conklin" w:date="2020-11-18T08:49:00Z">
              <w:r>
                <w:t>1</w:t>
              </w:r>
            </w:ins>
          </w:p>
        </w:tc>
        <w:tc>
          <w:tcPr>
            <w:tcW w:w="0" w:type="auto"/>
          </w:tcPr>
          <w:p w14:paraId="274BAF58" w14:textId="2B7C8068" w:rsidR="005A5638" w:rsidRDefault="005A5638" w:rsidP="006636CC">
            <w:pPr>
              <w:rPr>
                <w:ins w:id="779" w:author="David Conklin" w:date="2020-11-18T08:30:00Z"/>
              </w:rPr>
            </w:pPr>
            <w:ins w:id="780" w:author="David Conklin" w:date="2020-11-18T08:37:00Z">
              <w:r>
                <w:t>Hills Creek</w:t>
              </w:r>
            </w:ins>
          </w:p>
        </w:tc>
        <w:tc>
          <w:tcPr>
            <w:tcW w:w="0" w:type="auto"/>
          </w:tcPr>
          <w:p w14:paraId="3C4FCA08" w14:textId="4117FA50" w:rsidR="005A5638" w:rsidRDefault="005A5638" w:rsidP="006636CC">
            <w:pPr>
              <w:rPr>
                <w:ins w:id="781" w:author="David Conklin" w:date="2020-11-18T08:32:00Z"/>
              </w:rPr>
            </w:pPr>
            <w:ins w:id="782" w:author="David Conklin" w:date="2020-11-18T08:41:00Z">
              <w:r>
                <w:t>Middle Fork</w:t>
              </w:r>
            </w:ins>
          </w:p>
        </w:tc>
        <w:tc>
          <w:tcPr>
            <w:tcW w:w="0" w:type="auto"/>
          </w:tcPr>
          <w:p w14:paraId="58DD8D7A" w14:textId="1BCDCD8F" w:rsidR="005A5638" w:rsidRDefault="005A5638" w:rsidP="006636CC">
            <w:pPr>
              <w:rPr>
                <w:ins w:id="783" w:author="David Conklin" w:date="2020-11-18T10:48:00Z"/>
              </w:rPr>
            </w:pPr>
            <w:ins w:id="784" w:author="David Conklin" w:date="2020-11-18T10:49:00Z">
              <w:r>
                <w:t>flood control</w:t>
              </w:r>
            </w:ins>
            <w:ins w:id="785" w:author="David Conklin" w:date="2020-11-18T10:54:00Z">
              <w:r>
                <w:t xml:space="preserve">, </w:t>
              </w:r>
            </w:ins>
            <w:ins w:id="786" w:author="David Conklin" w:date="2020-11-18T10:55:00Z">
              <w:r>
                <w:t>hydropower</w:t>
              </w:r>
            </w:ins>
          </w:p>
        </w:tc>
      </w:tr>
      <w:tr w:rsidR="005A5638" w14:paraId="37E769A7" w14:textId="468977DB" w:rsidTr="005E090B">
        <w:trPr>
          <w:ins w:id="787" w:author="David Conklin" w:date="2020-11-18T08:30:00Z"/>
        </w:trPr>
        <w:tc>
          <w:tcPr>
            <w:tcW w:w="0" w:type="auto"/>
          </w:tcPr>
          <w:p w14:paraId="196067DC" w14:textId="542E854F" w:rsidR="005A5638" w:rsidRDefault="005A5638" w:rsidP="006636CC">
            <w:pPr>
              <w:rPr>
                <w:ins w:id="788" w:author="David Conklin" w:date="2020-11-18T08:30:00Z"/>
              </w:rPr>
            </w:pPr>
            <w:ins w:id="789" w:author="David Conklin" w:date="2020-11-18T08:37:00Z">
              <w:r>
                <w:t>LOP</w:t>
              </w:r>
            </w:ins>
          </w:p>
        </w:tc>
        <w:tc>
          <w:tcPr>
            <w:tcW w:w="0" w:type="auto"/>
          </w:tcPr>
          <w:p w14:paraId="43B4D2A3" w14:textId="4EAF0992" w:rsidR="005A5638" w:rsidRDefault="005A5638" w:rsidP="006636CC">
            <w:pPr>
              <w:rPr>
                <w:ins w:id="790" w:author="David Conklin" w:date="2020-11-18T08:48:00Z"/>
              </w:rPr>
            </w:pPr>
            <w:ins w:id="791" w:author="David Conklin" w:date="2020-11-18T08:49:00Z">
              <w:r>
                <w:t>2</w:t>
              </w:r>
            </w:ins>
          </w:p>
        </w:tc>
        <w:tc>
          <w:tcPr>
            <w:tcW w:w="0" w:type="auto"/>
          </w:tcPr>
          <w:p w14:paraId="227D31AC" w14:textId="38342679" w:rsidR="005A5638" w:rsidRDefault="005A5638" w:rsidP="006636CC">
            <w:pPr>
              <w:rPr>
                <w:ins w:id="792" w:author="David Conklin" w:date="2020-11-18T08:30:00Z"/>
              </w:rPr>
            </w:pPr>
            <w:ins w:id="793" w:author="David Conklin" w:date="2020-11-18T08:38:00Z">
              <w:r>
                <w:t>Lookout Point</w:t>
              </w:r>
            </w:ins>
          </w:p>
        </w:tc>
        <w:tc>
          <w:tcPr>
            <w:tcW w:w="0" w:type="auto"/>
          </w:tcPr>
          <w:p w14:paraId="7CD67270" w14:textId="62B35247" w:rsidR="005A5638" w:rsidRDefault="005A5638" w:rsidP="006636CC">
            <w:pPr>
              <w:rPr>
                <w:ins w:id="794" w:author="David Conklin" w:date="2020-11-18T08:32:00Z"/>
              </w:rPr>
            </w:pPr>
            <w:ins w:id="795" w:author="David Conklin" w:date="2020-11-18T08:42:00Z">
              <w:r>
                <w:t>Middle Fork</w:t>
              </w:r>
            </w:ins>
          </w:p>
        </w:tc>
        <w:tc>
          <w:tcPr>
            <w:tcW w:w="0" w:type="auto"/>
          </w:tcPr>
          <w:p w14:paraId="22C7F409" w14:textId="0F87675B" w:rsidR="005A5638" w:rsidRDefault="005A5638" w:rsidP="006636CC">
            <w:pPr>
              <w:rPr>
                <w:ins w:id="796" w:author="David Conklin" w:date="2020-11-18T10:48:00Z"/>
              </w:rPr>
            </w:pPr>
            <w:ins w:id="797" w:author="David Conklin" w:date="2020-11-18T10:49:00Z">
              <w:r>
                <w:t>flood control</w:t>
              </w:r>
            </w:ins>
            <w:ins w:id="798" w:author="David Conklin" w:date="2020-11-18T10:55:00Z">
              <w:r>
                <w:t>, hydropower</w:t>
              </w:r>
            </w:ins>
          </w:p>
        </w:tc>
      </w:tr>
    </w:tbl>
    <w:p w14:paraId="3D2B1A55" w14:textId="77777777" w:rsidR="00167AC6" w:rsidRDefault="00167AC6" w:rsidP="006636CC">
      <w:pPr>
        <w:rPr>
          <w:ins w:id="799" w:author="David Conklin" w:date="2020-11-18T08:25:00Z"/>
        </w:rPr>
      </w:pPr>
    </w:p>
    <w:p w14:paraId="1144742D" w14:textId="0A298C89" w:rsidR="00167AC6" w:rsidRDefault="00167AC6" w:rsidP="006636CC">
      <w:pPr>
        <w:rPr>
          <w:ins w:id="800" w:author="David Conklin" w:date="2020-11-18T08:25:00Z"/>
        </w:rPr>
      </w:pPr>
    </w:p>
    <w:p w14:paraId="7701215C" w14:textId="0C6C166A" w:rsidR="00167AC6" w:rsidRDefault="00167AC6" w:rsidP="006636CC">
      <w:pPr>
        <w:rPr>
          <w:ins w:id="801" w:author="David Conklin" w:date="2020-11-18T08:51:00Z"/>
        </w:rPr>
      </w:pPr>
      <w:ins w:id="802" w:author="David Conklin" w:date="2020-11-18T08:25:00Z">
        <w:r>
          <w:t xml:space="preserve">Reservoir </w:t>
        </w:r>
      </w:ins>
      <w:ins w:id="803" w:author="David Conklin" w:date="2020-11-18T08:26:00Z">
        <w:r>
          <w:t>rules and data are stored in the CW3M repository at Data</w:t>
        </w:r>
      </w:ins>
      <w:ins w:id="804" w:author="David Conklin" w:date="2020-11-18T08:27:00Z">
        <w:r>
          <w:t>CW3M/Reservoirs.  Data and rules for s</w:t>
        </w:r>
      </w:ins>
      <w:ins w:id="805" w:author="David Conklin" w:date="2020-11-18T08:28:00Z">
        <w:r>
          <w:t>pecific reservoir</w:t>
        </w:r>
      </w:ins>
      <w:ins w:id="806" w:author="David Conklin" w:date="2020-11-18T08:43:00Z">
        <w:r w:rsidR="00147635">
          <w:t>s</w:t>
        </w:r>
      </w:ins>
      <w:ins w:id="807" w:author="David Conklin" w:date="2020-11-18T08:28:00Z">
        <w:r>
          <w:t xml:space="preserve"> are identified in </w:t>
        </w:r>
      </w:ins>
      <w:ins w:id="808" w:author="David Conklin" w:date="2020-11-18T08:43:00Z">
        <w:r w:rsidR="00147635">
          <w:t>their individual</w:t>
        </w:r>
      </w:ins>
      <w:ins w:id="809" w:author="David Conklin" w:date="2020-11-18T08:28:00Z">
        <w:r>
          <w:t xml:space="preserve"> &lt;reservoir&gt; block</w:t>
        </w:r>
      </w:ins>
      <w:ins w:id="810" w:author="David Conklin" w:date="2020-11-18T08:44:00Z">
        <w:r w:rsidR="00147635">
          <w:t xml:space="preserve">s </w:t>
        </w:r>
      </w:ins>
      <w:ins w:id="811" w:author="David Conklin" w:date="2020-11-18T08:28:00Z">
        <w:r>
          <w:t>in the Flow XML file.</w:t>
        </w:r>
      </w:ins>
      <w:ins w:id="812" w:author="David Conklin" w:date="2020-11-18T08:45:00Z">
        <w:r w:rsidR="00147635">
          <w:t xml:space="preserve">  </w:t>
        </w:r>
      </w:ins>
      <w:ins w:id="813" w:author="David Conklin" w:date="2020-11-18T08:51:00Z">
        <w:r w:rsidR="004021FE">
          <w:t>H</w:t>
        </w:r>
      </w:ins>
      <w:ins w:id="814" w:author="David Conklin" w:date="2020-11-18T08:45:00Z">
        <w:r w:rsidR="00147635">
          <w:t>ere</w:t>
        </w:r>
        <w:r w:rsidR="004021FE">
          <w:t xml:space="preserve"> is </w:t>
        </w:r>
      </w:ins>
      <w:ins w:id="815" w:author="David Conklin" w:date="2020-11-18T08:51:00Z">
        <w:r w:rsidR="004021FE">
          <w:t>an example.</w:t>
        </w:r>
      </w:ins>
    </w:p>
    <w:p w14:paraId="29A4A093" w14:textId="77777777" w:rsidR="004021FE" w:rsidRDefault="004021FE" w:rsidP="006636CC">
      <w:pPr>
        <w:rPr>
          <w:ins w:id="816" w:author="David Conklin" w:date="2020-11-18T08:45:00Z"/>
        </w:rPr>
      </w:pPr>
    </w:p>
    <w:p w14:paraId="3810400D" w14:textId="627610C2" w:rsidR="005875B4" w:rsidRDefault="004021FE" w:rsidP="004021FE">
      <w:pPr>
        <w:rPr>
          <w:ins w:id="817" w:author="David Conklin" w:date="2020-11-18T08:58:00Z"/>
        </w:rPr>
      </w:pPr>
      <w:ins w:id="818" w:author="David Conklin" w:date="2020-11-18T08:45:00Z">
        <w:r>
          <w:t xml:space="preserve"> &lt;reservoir id="9"   name="Blue River Reservoir (USACE)"   </w:t>
        </w:r>
      </w:ins>
    </w:p>
    <w:p w14:paraId="603EAA6A" w14:textId="2E5CF3E1" w:rsidR="004021FE" w:rsidRDefault="004021FE" w:rsidP="005875B4">
      <w:pPr>
        <w:ind w:left="720"/>
        <w:rPr>
          <w:ins w:id="819" w:author="David Conklin" w:date="2020-11-18T08:52:00Z"/>
        </w:rPr>
        <w:pPrChange w:id="820" w:author="David Conklin" w:date="2020-11-18T09:01:00Z">
          <w:pPr/>
        </w:pPrChange>
      </w:pPr>
      <w:proofErr w:type="spellStart"/>
      <w:ins w:id="821" w:author="David Conklin" w:date="2020-11-18T08:52:00Z">
        <w:r>
          <w:t>reservoir_type</w:t>
        </w:r>
        <w:proofErr w:type="spellEnd"/>
        <w:r>
          <w:t>="</w:t>
        </w:r>
        <w:proofErr w:type="spellStart"/>
        <w:r>
          <w:t>FloodControl</w:t>
        </w:r>
        <w:proofErr w:type="spellEnd"/>
        <w:r>
          <w:t>”</w:t>
        </w:r>
      </w:ins>
    </w:p>
    <w:p w14:paraId="14A8F896" w14:textId="77777777" w:rsidR="004021FE" w:rsidRDefault="004021FE" w:rsidP="005875B4">
      <w:pPr>
        <w:ind w:left="720"/>
        <w:rPr>
          <w:ins w:id="822" w:author="David Conklin" w:date="2020-11-18T08:54:00Z"/>
        </w:rPr>
        <w:pPrChange w:id="823" w:author="David Conklin" w:date="2020-11-18T09:01:00Z">
          <w:pPr/>
        </w:pPrChange>
      </w:pPr>
      <w:proofErr w:type="spellStart"/>
      <w:ins w:id="824" w:author="David Conklin" w:date="2020-11-18T08:53:00Z">
        <w:r>
          <w:t>td_elev</w:t>
        </w:r>
        <w:proofErr w:type="spellEnd"/>
        <w:r>
          <w:t xml:space="preserve">="415.0"  fc1_elev="414.0"  </w:t>
        </w:r>
        <w:proofErr w:type="spellStart"/>
        <w:r>
          <w:t>inactive_elev</w:t>
        </w:r>
        <w:proofErr w:type="spellEnd"/>
        <w:r>
          <w:t xml:space="preserve">="359.66"                </w:t>
        </w:r>
      </w:ins>
    </w:p>
    <w:p w14:paraId="7A2E64D6" w14:textId="77777777" w:rsidR="005875B4" w:rsidRDefault="004021FE" w:rsidP="005875B4">
      <w:pPr>
        <w:ind w:left="720"/>
        <w:rPr>
          <w:ins w:id="825" w:author="David Conklin" w:date="2020-11-18T08:56:00Z"/>
        </w:rPr>
        <w:pPrChange w:id="826" w:author="David Conklin" w:date="2020-11-18T09:01:00Z">
          <w:pPr/>
        </w:pPrChange>
      </w:pPr>
      <w:proofErr w:type="spellStart"/>
      <w:ins w:id="827" w:author="David Conklin" w:date="2020-11-18T08:54:00Z">
        <w:r>
          <w:t>maxVolume</w:t>
        </w:r>
        <w:proofErr w:type="spellEnd"/>
        <w:r>
          <w:t xml:space="preserve">="168123574"  </w:t>
        </w:r>
        <w:proofErr w:type="spellStart"/>
        <w:r>
          <w:t>initVolume</w:t>
        </w:r>
        <w:proofErr w:type="spellEnd"/>
        <w:r>
          <w:t>="5063443"</w:t>
        </w:r>
      </w:ins>
      <w:ins w:id="828" w:author="David Conklin" w:date="2020-11-18T08:53:00Z">
        <w:r>
          <w:t xml:space="preserve">         </w:t>
        </w:r>
      </w:ins>
    </w:p>
    <w:p w14:paraId="36B0E6EE" w14:textId="43C9C37A" w:rsidR="004021FE" w:rsidRDefault="005875B4" w:rsidP="005875B4">
      <w:pPr>
        <w:ind w:left="720"/>
        <w:rPr>
          <w:ins w:id="829" w:author="David Conklin" w:date="2020-11-18T08:45:00Z"/>
        </w:rPr>
        <w:pPrChange w:id="830" w:author="David Conklin" w:date="2020-11-18T09:01:00Z">
          <w:pPr/>
        </w:pPrChange>
      </w:pPr>
      <w:proofErr w:type="spellStart"/>
      <w:ins w:id="831" w:author="David Conklin" w:date="2020-11-18T08:56:00Z">
        <w:r>
          <w:t>minOutflow</w:t>
        </w:r>
        <w:proofErr w:type="spellEnd"/>
        <w:r>
          <w:t>="1.417"</w:t>
        </w:r>
      </w:ins>
      <w:ins w:id="832" w:author="David Conklin" w:date="2020-11-18T08:53:00Z">
        <w:r w:rsidR="004021FE">
          <w:t xml:space="preserve">  </w:t>
        </w:r>
      </w:ins>
      <w:proofErr w:type="spellStart"/>
      <w:ins w:id="833" w:author="David Conklin" w:date="2020-11-18T08:57:00Z">
        <w:r>
          <w:t>maxPowerFlow</w:t>
        </w:r>
        <w:proofErr w:type="spellEnd"/>
        <w:r>
          <w:t>="0"</w:t>
        </w:r>
      </w:ins>
    </w:p>
    <w:p w14:paraId="77A604D2" w14:textId="7662BE6A" w:rsidR="004021FE" w:rsidRDefault="004021FE" w:rsidP="00D2456B">
      <w:pPr>
        <w:rPr>
          <w:ins w:id="834" w:author="David Conklin" w:date="2020-11-18T08:45:00Z"/>
        </w:rPr>
        <w:pPrChange w:id="835" w:author="David Conklin" w:date="2020-11-18T09:09:00Z">
          <w:pPr/>
        </w:pPrChange>
      </w:pPr>
      <w:ins w:id="836" w:author="David Conklin" w:date="2020-11-18T08:45:00Z">
        <w:r>
          <w:t xml:space="preserve">path="Reservoirs\"     </w:t>
        </w:r>
      </w:ins>
    </w:p>
    <w:p w14:paraId="3713EA18" w14:textId="5816FF64" w:rsidR="004021FE" w:rsidRDefault="005875B4" w:rsidP="005875B4">
      <w:pPr>
        <w:ind w:left="360"/>
        <w:rPr>
          <w:ins w:id="837" w:author="David Conklin" w:date="2020-11-18T08:45:00Z"/>
        </w:rPr>
        <w:pPrChange w:id="838" w:author="David Conklin" w:date="2020-11-18T09:02:00Z">
          <w:pPr/>
        </w:pPrChange>
      </w:pPr>
      <w:proofErr w:type="spellStart"/>
      <w:ins w:id="839" w:author="David Conklin" w:date="2020-11-18T08:55:00Z">
        <w:r>
          <w:t>av_dir</w:t>
        </w:r>
        <w:proofErr w:type="spellEnd"/>
        <w:r>
          <w:t>="</w:t>
        </w:r>
        <w:proofErr w:type="spellStart"/>
        <w:r>
          <w:t>Area_Capacity_Curves</w:t>
        </w:r>
        <w:proofErr w:type="spellEnd"/>
        <w:r>
          <w:t xml:space="preserve">\" </w:t>
        </w:r>
      </w:ins>
      <w:ins w:id="840" w:author="David Conklin" w:date="2020-11-18T08:45:00Z">
        <w:r w:rsidR="004021FE">
          <w:t xml:space="preserve"> </w:t>
        </w:r>
        <w:proofErr w:type="spellStart"/>
        <w:r w:rsidR="004021FE">
          <w:t>area_vol_curve</w:t>
        </w:r>
        <w:proofErr w:type="spellEnd"/>
        <w:r w:rsidR="004021FE">
          <w:t xml:space="preserve">="blue_river_area_capacity.csv"                            </w:t>
        </w:r>
      </w:ins>
    </w:p>
    <w:p w14:paraId="53831C73" w14:textId="77777777" w:rsidR="00950765" w:rsidRDefault="005875B4" w:rsidP="005875B4">
      <w:pPr>
        <w:ind w:left="360"/>
        <w:rPr>
          <w:ins w:id="841" w:author="David Conklin" w:date="2020-11-18T11:59:00Z"/>
        </w:rPr>
      </w:pPr>
      <w:proofErr w:type="spellStart"/>
      <w:ins w:id="842" w:author="David Conklin" w:date="2020-11-18T08:56:00Z">
        <w:r>
          <w:t>rc_dir</w:t>
        </w:r>
        <w:proofErr w:type="spellEnd"/>
        <w:r>
          <w:t>="</w:t>
        </w:r>
        <w:proofErr w:type="spellStart"/>
        <w:r>
          <w:t>Rule_Curves</w:t>
        </w:r>
        <w:proofErr w:type="spellEnd"/>
        <w:r>
          <w:t>\{</w:t>
        </w:r>
        <w:proofErr w:type="spellStart"/>
        <w:r>
          <w:t>ScenarioName</w:t>
        </w:r>
        <w:proofErr w:type="spellEnd"/>
        <w:r>
          <w:t xml:space="preserve">}"  </w:t>
        </w:r>
      </w:ins>
      <w:proofErr w:type="spellStart"/>
      <w:ins w:id="843" w:author="David Conklin" w:date="2020-11-18T08:45:00Z">
        <w:r w:rsidR="004021FE">
          <w:t>rule_curve</w:t>
        </w:r>
        <w:proofErr w:type="spellEnd"/>
        <w:r w:rsidR="004021FE">
          <w:t xml:space="preserve">="blue_river_rule_curve.csv"  </w:t>
        </w:r>
      </w:ins>
    </w:p>
    <w:p w14:paraId="120873A9" w14:textId="73054A60" w:rsidR="004021FE" w:rsidRDefault="00950765" w:rsidP="00950765">
      <w:pPr>
        <w:ind w:left="360"/>
        <w:rPr>
          <w:ins w:id="844" w:author="David Conklin" w:date="2020-11-18T08:45:00Z"/>
        </w:rPr>
        <w:pPrChange w:id="845" w:author="David Conklin" w:date="2020-11-18T11:59:00Z">
          <w:pPr/>
        </w:pPrChange>
      </w:pPr>
      <w:ins w:id="846" w:author="David Conklin" w:date="2020-11-18T11:59:00Z">
        <w:r>
          <w:tab/>
          <w:t xml:space="preserve">      </w:t>
        </w:r>
        <w:proofErr w:type="spellStart"/>
        <w:r>
          <w:t>buffer_zone</w:t>
        </w:r>
        <w:proofErr w:type="spellEnd"/>
        <w:r>
          <w:t xml:space="preserve">="BR_buffer.csv"                         </w:t>
        </w:r>
      </w:ins>
      <w:ins w:id="847" w:author="David Conklin" w:date="2020-11-18T08:45:00Z">
        <w:r w:rsidR="004021FE">
          <w:t xml:space="preserve">                            </w:t>
        </w:r>
      </w:ins>
    </w:p>
    <w:p w14:paraId="6949E52C" w14:textId="15BCF852" w:rsidR="004021FE" w:rsidRDefault="005875B4" w:rsidP="005875B4">
      <w:pPr>
        <w:ind w:left="360"/>
        <w:rPr>
          <w:ins w:id="848" w:author="David Conklin" w:date="2020-11-18T08:45:00Z"/>
        </w:rPr>
        <w:pPrChange w:id="849" w:author="David Conklin" w:date="2020-11-18T09:02:00Z">
          <w:pPr/>
        </w:pPrChange>
      </w:pPr>
      <w:proofErr w:type="spellStart"/>
      <w:ins w:id="850" w:author="David Conklin" w:date="2020-11-18T08:57:00Z">
        <w:r>
          <w:t>re_dir</w:t>
        </w:r>
        <w:proofErr w:type="spellEnd"/>
        <w:r>
          <w:t>="</w:t>
        </w:r>
        <w:proofErr w:type="spellStart"/>
        <w:r>
          <w:t>Rel_Cap</w:t>
        </w:r>
        <w:proofErr w:type="spellEnd"/>
        <w:r>
          <w:t xml:space="preserve">\"  </w:t>
        </w:r>
      </w:ins>
      <w:proofErr w:type="spellStart"/>
      <w:ins w:id="851" w:author="David Conklin" w:date="2020-11-18T08:45:00Z">
        <w:r w:rsidR="004021FE">
          <w:t>composite_rc</w:t>
        </w:r>
        <w:proofErr w:type="spellEnd"/>
        <w:r w:rsidR="004021FE">
          <w:t xml:space="preserve">="BR_composite_rc.csv"                 </w:t>
        </w:r>
      </w:ins>
    </w:p>
    <w:p w14:paraId="762FF604" w14:textId="75DA76A5" w:rsidR="004021FE" w:rsidRDefault="005875B4" w:rsidP="005875B4">
      <w:pPr>
        <w:ind w:left="360"/>
        <w:rPr>
          <w:ins w:id="852" w:author="David Conklin" w:date="2020-11-18T08:47:00Z"/>
        </w:rPr>
        <w:pPrChange w:id="853" w:author="David Conklin" w:date="2020-11-18T09:02:00Z">
          <w:pPr/>
        </w:pPrChange>
      </w:pPr>
      <w:ins w:id="854" w:author="David Conklin" w:date="2020-11-18T09:02:00Z">
        <w:r>
          <w:t xml:space="preserve">      </w:t>
        </w:r>
      </w:ins>
      <w:proofErr w:type="spellStart"/>
      <w:ins w:id="855" w:author="David Conklin" w:date="2020-11-18T08:45:00Z">
        <w:r w:rsidR="004021FE">
          <w:t>RO_rc</w:t>
        </w:r>
        <w:proofErr w:type="spellEnd"/>
        <w:r w:rsidR="004021FE">
          <w:t xml:space="preserve">="BR_RO_capacity.csv"                         </w:t>
        </w:r>
      </w:ins>
    </w:p>
    <w:p w14:paraId="317A60B5" w14:textId="0B37A6E1" w:rsidR="004021FE" w:rsidRDefault="005875B4" w:rsidP="005875B4">
      <w:pPr>
        <w:ind w:left="360"/>
        <w:rPr>
          <w:ins w:id="856" w:author="David Conklin" w:date="2020-11-18T08:47:00Z"/>
        </w:rPr>
        <w:pPrChange w:id="857" w:author="David Conklin" w:date="2020-11-18T09:02:00Z">
          <w:pPr/>
        </w:pPrChange>
      </w:pPr>
      <w:ins w:id="858" w:author="David Conklin" w:date="2020-11-18T09:02:00Z">
        <w:r>
          <w:t xml:space="preserve">      </w:t>
        </w:r>
      </w:ins>
      <w:proofErr w:type="spellStart"/>
      <w:ins w:id="859" w:author="David Conklin" w:date="2020-11-18T08:45:00Z">
        <w:r w:rsidR="004021FE">
          <w:t>spillway_rc</w:t>
        </w:r>
        <w:proofErr w:type="spellEnd"/>
        <w:r w:rsidR="004021FE">
          <w:t xml:space="preserve">="BR_spillway_capacity.csv"              </w:t>
        </w:r>
      </w:ins>
    </w:p>
    <w:p w14:paraId="52E9AD76" w14:textId="28FDF3B0" w:rsidR="004021FE" w:rsidRDefault="004021FE" w:rsidP="005875B4">
      <w:pPr>
        <w:ind w:left="360"/>
        <w:rPr>
          <w:ins w:id="860" w:author="David Conklin" w:date="2020-11-18T08:45:00Z"/>
        </w:rPr>
        <w:pPrChange w:id="861" w:author="David Conklin" w:date="2020-11-18T09:02:00Z">
          <w:pPr/>
        </w:pPrChange>
      </w:pPr>
      <w:proofErr w:type="spellStart"/>
      <w:ins w:id="862" w:author="David Conklin" w:date="2020-11-18T08:45:00Z">
        <w:r>
          <w:t>cp_dir</w:t>
        </w:r>
        <w:proofErr w:type="spellEnd"/>
        <w:r>
          <w:t>="</w:t>
        </w:r>
        <w:proofErr w:type="spellStart"/>
        <w:r>
          <w:t>ControlPoints</w:t>
        </w:r>
        <w:proofErr w:type="spellEnd"/>
        <w:r>
          <w:t>\{</w:t>
        </w:r>
        <w:proofErr w:type="spellStart"/>
        <w:r>
          <w:t>ScenarioName</w:t>
        </w:r>
        <w:proofErr w:type="spellEnd"/>
        <w:r>
          <w:t>}"</w:t>
        </w:r>
      </w:ins>
    </w:p>
    <w:p w14:paraId="388F2B99" w14:textId="4D34D07F" w:rsidR="004021FE" w:rsidRDefault="005875B4" w:rsidP="005875B4">
      <w:pPr>
        <w:ind w:left="360"/>
        <w:rPr>
          <w:ins w:id="863" w:author="David Conklin" w:date="2020-11-18T08:46:00Z"/>
        </w:rPr>
        <w:pPrChange w:id="864" w:author="David Conklin" w:date="2020-11-18T09:02:00Z">
          <w:pPr/>
        </w:pPrChange>
      </w:pPr>
      <w:proofErr w:type="spellStart"/>
      <w:ins w:id="865" w:author="David Conklin" w:date="2020-11-18T09:00:00Z">
        <w:r>
          <w:t>rp_dir</w:t>
        </w:r>
        <w:proofErr w:type="spellEnd"/>
        <w:r>
          <w:t>="</w:t>
        </w:r>
        <w:proofErr w:type="spellStart"/>
        <w:r>
          <w:t>Rules_BR</w:t>
        </w:r>
        <w:proofErr w:type="spellEnd"/>
        <w:r>
          <w:t xml:space="preserve">\"  </w:t>
        </w:r>
      </w:ins>
      <w:proofErr w:type="spellStart"/>
      <w:ins w:id="866" w:author="David Conklin" w:date="2020-11-18T08:45:00Z">
        <w:r w:rsidR="004021FE">
          <w:t>rule_priorities</w:t>
        </w:r>
        <w:proofErr w:type="spellEnd"/>
        <w:r w:rsidR="004021FE">
          <w:t xml:space="preserve">="blue_river_rule_priorities.csv"   </w:t>
        </w:r>
      </w:ins>
    </w:p>
    <w:p w14:paraId="31F6E804" w14:textId="7E2F859A" w:rsidR="004021FE" w:rsidRDefault="004021FE" w:rsidP="005875B4">
      <w:pPr>
        <w:ind w:left="360"/>
        <w:rPr>
          <w:ins w:id="867" w:author="David Conklin" w:date="2020-11-18T08:45:00Z"/>
        </w:rPr>
        <w:pPrChange w:id="868" w:author="David Conklin" w:date="2020-11-18T09:02:00Z">
          <w:pPr/>
        </w:pPrChange>
      </w:pPr>
      <w:proofErr w:type="spellStart"/>
      <w:ins w:id="869" w:author="David Conklin" w:date="2020-11-18T08:45:00Z">
        <w:r>
          <w:t>ressim_output_f</w:t>
        </w:r>
        <w:proofErr w:type="spellEnd"/>
        <w:r>
          <w:t>="BR_ressim_flow_1935_2008.csv"</w:t>
        </w:r>
      </w:ins>
    </w:p>
    <w:p w14:paraId="6A5BA392" w14:textId="77777777" w:rsidR="004021FE" w:rsidRDefault="004021FE" w:rsidP="005875B4">
      <w:pPr>
        <w:ind w:left="360"/>
        <w:rPr>
          <w:ins w:id="870" w:author="David Conklin" w:date="2020-11-18T08:48:00Z"/>
        </w:rPr>
        <w:pPrChange w:id="871" w:author="David Conklin" w:date="2020-11-18T09:02:00Z">
          <w:pPr/>
        </w:pPrChange>
      </w:pPr>
      <w:proofErr w:type="spellStart"/>
      <w:ins w:id="872" w:author="David Conklin" w:date="2020-11-18T08:45:00Z">
        <w:r>
          <w:t>ressim_output_r</w:t>
        </w:r>
        <w:proofErr w:type="spellEnd"/>
        <w:r>
          <w:t xml:space="preserve">="BR_ressim_rule_1935_2008.csv"     </w:t>
        </w:r>
      </w:ins>
    </w:p>
    <w:p w14:paraId="4A3883F6" w14:textId="77ABF9D3" w:rsidR="004021FE" w:rsidRDefault="004021FE" w:rsidP="00D2456B">
      <w:pPr>
        <w:rPr>
          <w:ins w:id="873" w:author="David Conklin" w:date="2020-11-18T09:05:00Z"/>
        </w:rPr>
        <w:pPrChange w:id="874" w:author="David Conklin" w:date="2020-11-18T09:06:00Z">
          <w:pPr>
            <w:ind w:left="360"/>
          </w:pPr>
        </w:pPrChange>
      </w:pPr>
      <w:ins w:id="875" w:author="David Conklin" w:date="2020-11-18T08:45:00Z">
        <w:r>
          <w:t>/&gt;</w:t>
        </w:r>
      </w:ins>
    </w:p>
    <w:p w14:paraId="1B9C0E63" w14:textId="4CE0B3D2" w:rsidR="00EE1929" w:rsidRDefault="00EE1929" w:rsidP="005875B4">
      <w:pPr>
        <w:ind w:left="360"/>
        <w:rPr>
          <w:ins w:id="876" w:author="David Conklin" w:date="2020-11-18T09:05:00Z"/>
        </w:rPr>
      </w:pPr>
    </w:p>
    <w:p w14:paraId="635F608B" w14:textId="5E2C4635" w:rsidR="00EE1929" w:rsidRDefault="00B57484" w:rsidP="00D2456B">
      <w:pPr>
        <w:rPr>
          <w:ins w:id="877" w:author="David Conklin" w:date="2020-11-18T09:12:00Z"/>
        </w:rPr>
      </w:pPr>
      <w:ins w:id="878" w:author="David Conklin" w:date="2020-11-18T09:20:00Z">
        <w:r>
          <w:lastRenderedPageBreak/>
          <w:t xml:space="preserve">Five subdirectories of the Reservoirs directory </w:t>
        </w:r>
      </w:ins>
      <w:ins w:id="879" w:author="David Conklin" w:date="2020-11-18T09:21:00Z">
        <w:r>
          <w:t>and n</w:t>
        </w:r>
      </w:ins>
      <w:ins w:id="880" w:author="David Conklin" w:date="2020-11-18T09:06:00Z">
        <w:r w:rsidR="00D2456B">
          <w:t>ine CSV text data files</w:t>
        </w:r>
      </w:ins>
      <w:ins w:id="881" w:author="David Conklin" w:date="2020-11-18T09:11:00Z">
        <w:r w:rsidR="00D2456B">
          <w:t xml:space="preserve"> in the DataCW3M\Reservoirs directory</w:t>
        </w:r>
      </w:ins>
      <w:ins w:id="882" w:author="David Conklin" w:date="2020-11-18T09:21:00Z">
        <w:r>
          <w:t xml:space="preserve"> tree</w:t>
        </w:r>
      </w:ins>
      <w:ins w:id="883" w:author="David Conklin" w:date="2020-11-18T09:11:00Z">
        <w:r w:rsidR="00D2456B">
          <w:t xml:space="preserve"> </w:t>
        </w:r>
      </w:ins>
      <w:ins w:id="884" w:author="David Conklin" w:date="2020-11-18T09:06:00Z">
        <w:r w:rsidR="00D2456B">
          <w:t xml:space="preserve"> are </w:t>
        </w:r>
      </w:ins>
      <w:ins w:id="885" w:author="David Conklin" w:date="2020-11-18T09:07:00Z">
        <w:r w:rsidR="00D2456B">
          <w:t xml:space="preserve">identified </w:t>
        </w:r>
      </w:ins>
      <w:ins w:id="886" w:author="David Conklin" w:date="2020-11-18T09:12:00Z">
        <w:r w:rsidR="00D2456B">
          <w:t xml:space="preserve">for the single reservoir </w:t>
        </w:r>
      </w:ins>
      <w:ins w:id="887" w:author="David Conklin" w:date="2020-11-18T09:07:00Z">
        <w:r w:rsidR="00D2456B">
          <w:t>in this example.</w:t>
        </w:r>
      </w:ins>
      <w:ins w:id="888" w:author="David Conklin" w:date="2020-11-18T10:32:00Z">
        <w:r w:rsidR="009F2CF4">
          <w:t xml:space="preserve">  Some paths include a {</w:t>
        </w:r>
        <w:proofErr w:type="spellStart"/>
        <w:r w:rsidR="009F2CF4">
          <w:t>Sc</w:t>
        </w:r>
      </w:ins>
      <w:ins w:id="889" w:author="David Conklin" w:date="2020-11-18T10:33:00Z">
        <w:r w:rsidR="009F2CF4">
          <w:t>enarioName</w:t>
        </w:r>
        <w:proofErr w:type="spellEnd"/>
        <w:r w:rsidR="009F2CF4">
          <w:t>} field, which allows CW3M to incorporate the name of a simulation scenario into the path at run time, when {</w:t>
        </w:r>
        <w:proofErr w:type="spellStart"/>
        <w:r w:rsidR="009F2CF4">
          <w:t>ScenarioName</w:t>
        </w:r>
        <w:proofErr w:type="spellEnd"/>
        <w:r w:rsidR="009F2CF4">
          <w:t>} is defined elsewhere in the Flow XML file.</w:t>
        </w:r>
      </w:ins>
    </w:p>
    <w:p w14:paraId="290A3EA3" w14:textId="77777777" w:rsidR="00D2456B" w:rsidRDefault="00D2456B" w:rsidP="00D2456B">
      <w:pPr>
        <w:rPr>
          <w:ins w:id="890" w:author="David Conklin" w:date="2020-11-18T09:07:00Z"/>
        </w:rPr>
      </w:pPr>
    </w:p>
    <w:p w14:paraId="721746E6" w14:textId="3E4406BE" w:rsidR="00D2456B" w:rsidRDefault="00D2456B" w:rsidP="00D2456B">
      <w:pPr>
        <w:rPr>
          <w:ins w:id="891" w:author="David Conklin" w:date="2020-11-18T09:14:00Z"/>
        </w:rPr>
      </w:pPr>
      <w:proofErr w:type="spellStart"/>
      <w:ins w:id="892" w:author="David Conklin" w:date="2020-11-18T09:08:00Z">
        <w:r>
          <w:t>Area_Capacity_Curves</w:t>
        </w:r>
        <w:proofErr w:type="spellEnd"/>
        <w:r>
          <w:t>\blue_river_area_capacity.csv</w:t>
        </w:r>
      </w:ins>
      <w:ins w:id="893" w:author="David Conklin" w:date="2020-11-18T10:07:00Z">
        <w:r w:rsidR="00E66A7C">
          <w:t xml:space="preserve"> </w:t>
        </w:r>
      </w:ins>
      <w:ins w:id="894" w:author="David Conklin" w:date="2020-11-18T10:09:00Z">
        <w:r w:rsidR="00E66A7C">
          <w:t>–</w:t>
        </w:r>
      </w:ins>
      <w:ins w:id="895" w:author="David Conklin" w:date="2020-11-18T10:07:00Z">
        <w:r w:rsidR="00E66A7C">
          <w:t xml:space="preserve"> </w:t>
        </w:r>
      </w:ins>
      <w:ins w:id="896" w:author="David Conklin" w:date="2020-11-18T10:09:00Z">
        <w:r w:rsidR="00E66A7C">
          <w:t xml:space="preserve">The </w:t>
        </w:r>
        <w:proofErr w:type="spellStart"/>
        <w:r w:rsidR="00E66A7C">
          <w:t>Area_Capa</w:t>
        </w:r>
      </w:ins>
      <w:ins w:id="897" w:author="David Conklin" w:date="2020-11-18T10:10:00Z">
        <w:r w:rsidR="00E66A7C">
          <w:t>city_Curves</w:t>
        </w:r>
        <w:proofErr w:type="spellEnd"/>
        <w:r w:rsidR="00E66A7C">
          <w:t xml:space="preserve"> subdirectory has one CSV file for each reservoir.  Each such file </w:t>
        </w:r>
      </w:ins>
      <w:ins w:id="898" w:author="David Conklin" w:date="2020-11-18T10:11:00Z">
        <w:r w:rsidR="00E66A7C">
          <w:t xml:space="preserve">has three columns: </w:t>
        </w:r>
        <w:proofErr w:type="spellStart"/>
        <w:r w:rsidR="00E66A7C">
          <w:t>Elevation_m</w:t>
        </w:r>
        <w:proofErr w:type="spellEnd"/>
        <w:r w:rsidR="00E66A7C">
          <w:t>, Storage_m3</w:t>
        </w:r>
      </w:ins>
      <w:ins w:id="899" w:author="David Conklin" w:date="2020-11-18T10:19:00Z">
        <w:r w:rsidR="00004B85">
          <w:t xml:space="preserve">, and </w:t>
        </w:r>
        <w:proofErr w:type="spellStart"/>
        <w:r w:rsidR="00004B85">
          <w:t>Area_ha</w:t>
        </w:r>
      </w:ins>
      <w:proofErr w:type="spellEnd"/>
      <w:ins w:id="900" w:author="David Conklin" w:date="2020-11-18T10:20:00Z">
        <w:r w:rsidR="00004B85">
          <w:t xml:space="preserve">.  The one for BLU has 400 rows of data, with elevations in sorted </w:t>
        </w:r>
      </w:ins>
      <w:ins w:id="901" w:author="David Conklin" w:date="2020-11-18T10:21:00Z">
        <w:r w:rsidR="00004B85">
          <w:t>order from 396.2 to 517.9.</w:t>
        </w:r>
      </w:ins>
    </w:p>
    <w:p w14:paraId="1D4E7B1A" w14:textId="66D5448C" w:rsidR="00D2456B" w:rsidRDefault="00D2456B" w:rsidP="00D2456B">
      <w:pPr>
        <w:rPr>
          <w:ins w:id="902" w:author="David Conklin" w:date="2020-11-18T09:14:00Z"/>
        </w:rPr>
      </w:pPr>
    </w:p>
    <w:p w14:paraId="1EB3A03A" w14:textId="5C04E457" w:rsidR="00D2456B" w:rsidRDefault="00D2456B" w:rsidP="00D2456B">
      <w:pPr>
        <w:rPr>
          <w:ins w:id="903" w:author="David Conklin" w:date="2020-11-18T09:09:00Z"/>
        </w:rPr>
      </w:pPr>
      <w:proofErr w:type="spellStart"/>
      <w:ins w:id="904" w:author="David Conklin" w:date="2020-11-18T09:14:00Z">
        <w:r>
          <w:t>ControlPoints</w:t>
        </w:r>
        <w:proofErr w:type="spellEnd"/>
        <w:r>
          <w:t>\{</w:t>
        </w:r>
        <w:proofErr w:type="spellStart"/>
        <w:r>
          <w:t>ScenarioName</w:t>
        </w:r>
        <w:proofErr w:type="spellEnd"/>
        <w:r>
          <w:t>}</w:t>
        </w:r>
      </w:ins>
      <w:ins w:id="905" w:author="David Conklin" w:date="2020-11-18T10:21:00Z">
        <w:r w:rsidR="00004B85">
          <w:t xml:space="preserve"> </w:t>
        </w:r>
      </w:ins>
      <w:ins w:id="906" w:author="David Conklin" w:date="2020-11-18T10:22:00Z">
        <w:r w:rsidR="00004B85">
          <w:t>–</w:t>
        </w:r>
      </w:ins>
      <w:ins w:id="907" w:author="David Conklin" w:date="2020-11-18T10:26:00Z">
        <w:r w:rsidR="00004B85">
          <w:t xml:space="preserve">  The </w:t>
        </w:r>
        <w:proofErr w:type="spellStart"/>
        <w:r w:rsidR="00004B85">
          <w:t>ControlPoints</w:t>
        </w:r>
        <w:proofErr w:type="spellEnd"/>
        <w:r w:rsidR="00004B85">
          <w:t xml:space="preserve"> subdirectory </w:t>
        </w:r>
      </w:ins>
      <w:ins w:id="908" w:author="David Conklin" w:date="2020-11-18T10:27:00Z">
        <w:r w:rsidR="00004B85">
          <w:t xml:space="preserve">has 20+ files, each containing data for a particular control point </w:t>
        </w:r>
      </w:ins>
      <w:ins w:id="909" w:author="David Conklin" w:date="2020-11-18T10:29:00Z">
        <w:r w:rsidR="009F2CF4">
          <w:t>under a particular set of circumstances.</w:t>
        </w:r>
      </w:ins>
      <w:ins w:id="910" w:author="David Conklin" w:date="2020-11-18T10:30:00Z">
        <w:r w:rsidR="009F2CF4">
          <w:t xml:space="preserve">  For example, there is a file in the </w:t>
        </w:r>
        <w:proofErr w:type="spellStart"/>
        <w:r w:rsidR="009F2CF4">
          <w:t>ControlPoint</w:t>
        </w:r>
        <w:proofErr w:type="spellEnd"/>
        <w:r w:rsidR="009F2CF4">
          <w:t xml:space="preserve"> subdirectory named cp_Max_bf_Goshen</w:t>
        </w:r>
      </w:ins>
      <w:ins w:id="911" w:author="David Conklin" w:date="2020-11-18T10:31:00Z">
        <w:r w:rsidR="009F2CF4">
          <w:t>_23759228</w:t>
        </w:r>
      </w:ins>
      <w:ins w:id="912" w:author="David Conklin" w:date="2020-11-18T10:30:00Z">
        <w:r w:rsidR="009F2CF4">
          <w:t>.csv</w:t>
        </w:r>
      </w:ins>
      <w:ins w:id="913" w:author="David Conklin" w:date="2020-11-18T10:31:00Z">
        <w:r w:rsidR="009F2CF4">
          <w:t>.  Column names vary from file to file</w:t>
        </w:r>
      </w:ins>
      <w:ins w:id="914" w:author="David Conklin" w:date="2020-11-18T10:32:00Z">
        <w:r w:rsidR="009F2CF4">
          <w:t>.</w:t>
        </w:r>
      </w:ins>
    </w:p>
    <w:p w14:paraId="4905BEBC" w14:textId="7C731E6A" w:rsidR="00D2456B" w:rsidRDefault="00D2456B" w:rsidP="00D2456B">
      <w:pPr>
        <w:rPr>
          <w:ins w:id="915" w:author="David Conklin" w:date="2020-11-18T09:09:00Z"/>
        </w:rPr>
      </w:pPr>
    </w:p>
    <w:p w14:paraId="6762CCD4" w14:textId="662D11A0" w:rsidR="00D2456B" w:rsidRDefault="00D2456B" w:rsidP="00D2456B">
      <w:pPr>
        <w:rPr>
          <w:ins w:id="916" w:author="David Conklin" w:date="2020-11-18T09:17:00Z"/>
        </w:rPr>
      </w:pPr>
      <w:proofErr w:type="spellStart"/>
      <w:ins w:id="917" w:author="David Conklin" w:date="2020-11-18T09:10:00Z">
        <w:r>
          <w:t>Rule_Curves</w:t>
        </w:r>
        <w:proofErr w:type="spellEnd"/>
        <w:r>
          <w:t>\{ScenarioName}blue_river_rule_curve.csv</w:t>
        </w:r>
      </w:ins>
      <w:ins w:id="918" w:author="David Conklin" w:date="2020-11-18T11:24:00Z">
        <w:r w:rsidR="00A858FC">
          <w:t xml:space="preserve"> and ...</w:t>
        </w:r>
      </w:ins>
      <w:ins w:id="919" w:author="David Conklin" w:date="2020-11-18T11:25:00Z">
        <w:r w:rsidR="00A858FC">
          <w:t>}BR_buffer.csv</w:t>
        </w:r>
      </w:ins>
      <w:ins w:id="920" w:author="David Conklin" w:date="2020-11-18T10:34:00Z">
        <w:r w:rsidR="009F2CF4">
          <w:t xml:space="preserve"> – The </w:t>
        </w:r>
        <w:proofErr w:type="spellStart"/>
        <w:r w:rsidR="009F2CF4">
          <w:t>Rule_Curves</w:t>
        </w:r>
        <w:proofErr w:type="spellEnd"/>
        <w:r w:rsidR="009F2CF4">
          <w:t xml:space="preserve"> subdirectory has 2 files for each of the reservoir</w:t>
        </w:r>
      </w:ins>
      <w:ins w:id="921" w:author="David Conklin" w:date="2020-11-18T10:35:00Z">
        <w:r w:rsidR="009F2CF4">
          <w:t xml:space="preserve">s except the 2 re-regulating reservoirs, BCL and </w:t>
        </w:r>
      </w:ins>
      <w:ins w:id="922" w:author="David Conklin" w:date="2020-11-18T10:36:00Z">
        <w:r w:rsidR="009F2CF4">
          <w:t>DEX.</w:t>
        </w:r>
      </w:ins>
      <w:ins w:id="923" w:author="David Conklin" w:date="2020-11-18T10:37:00Z">
        <w:r w:rsidR="009F2CF4">
          <w:t xml:space="preserve">  The 2 files for BLU are named Blue_River_rule_curve.csv</w:t>
        </w:r>
        <w:r w:rsidR="009D6DEE">
          <w:t xml:space="preserve"> and BR_buffer.csv.</w:t>
        </w:r>
      </w:ins>
      <w:ins w:id="924" w:author="David Conklin" w:date="2020-11-18T10:40:00Z">
        <w:r w:rsidR="009D6DEE">
          <w:t xml:space="preserve">  Each has 2 columns; the first column is titled Date and contains a J</w:t>
        </w:r>
      </w:ins>
      <w:ins w:id="925" w:author="David Conklin" w:date="2020-11-18T10:41:00Z">
        <w:r w:rsidR="009D6DEE">
          <w:t xml:space="preserve">ulian day number (1 = Jan 1; 365 = Dec 31).  The second column in the </w:t>
        </w:r>
      </w:ins>
      <w:ins w:id="926" w:author="David Conklin" w:date="2020-11-18T10:43:00Z">
        <w:r w:rsidR="009D6DEE">
          <w:t>Blue_River_</w:t>
        </w:r>
      </w:ins>
      <w:ins w:id="927" w:author="David Conklin" w:date="2020-11-18T10:42:00Z">
        <w:r w:rsidR="009D6DEE">
          <w:t xml:space="preserve">rule_curve.csv file is titled </w:t>
        </w:r>
        <w:proofErr w:type="spellStart"/>
        <w:r w:rsidR="009D6DEE">
          <w:t>Cons_Pool_elev_m</w:t>
        </w:r>
      </w:ins>
      <w:proofErr w:type="spellEnd"/>
      <w:ins w:id="928" w:author="David Conklin" w:date="2020-11-18T10:43:00Z">
        <w:r w:rsidR="009D6DEE">
          <w:t>, and there are</w:t>
        </w:r>
      </w:ins>
      <w:ins w:id="929" w:author="David Conklin" w:date="2020-11-18T10:44:00Z">
        <w:r w:rsidR="009D6DEE">
          <w:t xml:space="preserve"> 29 rows of data.  T</w:t>
        </w:r>
      </w:ins>
      <w:ins w:id="930" w:author="David Conklin" w:date="2020-11-18T10:42:00Z">
        <w:r w:rsidR="009D6DEE">
          <w:t xml:space="preserve">he second column in the </w:t>
        </w:r>
      </w:ins>
      <w:ins w:id="931" w:author="David Conklin" w:date="2020-11-18T10:44:00Z">
        <w:r w:rsidR="009D6DEE">
          <w:t xml:space="preserve">...buffer.csv file is titled </w:t>
        </w:r>
        <w:proofErr w:type="spellStart"/>
        <w:r w:rsidR="009D6DEE">
          <w:t>Pool_Elevation_m</w:t>
        </w:r>
        <w:proofErr w:type="spellEnd"/>
        <w:r w:rsidR="009D6DEE">
          <w:t xml:space="preserve">, and </w:t>
        </w:r>
      </w:ins>
      <w:ins w:id="932" w:author="David Conklin" w:date="2020-11-18T10:45:00Z">
        <w:r w:rsidR="009D6DEE">
          <w:t>there are 19 rows of data.</w:t>
        </w:r>
      </w:ins>
    </w:p>
    <w:p w14:paraId="55AF346A" w14:textId="3D7A9DBA" w:rsidR="00B57484" w:rsidRDefault="00B57484" w:rsidP="00D2456B">
      <w:pPr>
        <w:rPr>
          <w:ins w:id="933" w:author="David Conklin" w:date="2020-11-18T09:17:00Z"/>
        </w:rPr>
      </w:pPr>
    </w:p>
    <w:p w14:paraId="2401AC88" w14:textId="08ADCBAE" w:rsidR="00B57484" w:rsidRDefault="00B57484" w:rsidP="00D2456B">
      <w:pPr>
        <w:rPr>
          <w:ins w:id="934" w:author="David Conklin" w:date="2020-11-18T11:45:00Z"/>
        </w:rPr>
      </w:pPr>
      <w:proofErr w:type="spellStart"/>
      <w:ins w:id="935" w:author="David Conklin" w:date="2020-11-18T09:17:00Z">
        <w:r>
          <w:t>Rules_BR</w:t>
        </w:r>
        <w:proofErr w:type="spellEnd"/>
        <w:r>
          <w:t>\blue_river_rule_priorities.csv</w:t>
        </w:r>
      </w:ins>
      <w:ins w:id="936" w:author="David Conklin" w:date="2020-11-18T10:45:00Z">
        <w:r w:rsidR="003E578D">
          <w:t xml:space="preserve"> </w:t>
        </w:r>
      </w:ins>
      <w:ins w:id="937" w:author="David Conklin" w:date="2020-11-18T10:46:00Z">
        <w:r w:rsidR="003E578D">
          <w:t>–</w:t>
        </w:r>
      </w:ins>
      <w:ins w:id="938" w:author="David Conklin" w:date="2020-11-18T10:45:00Z">
        <w:r w:rsidR="003E578D">
          <w:t xml:space="preserve"> </w:t>
        </w:r>
      </w:ins>
      <w:ins w:id="939" w:author="David Conklin" w:date="2020-11-18T10:46:00Z">
        <w:r w:rsidR="003E578D">
          <w:t xml:space="preserve">There is a separate Rules_&lt;reservoir name&gt; subdirectory </w:t>
        </w:r>
      </w:ins>
      <w:ins w:id="940" w:author="David Conklin" w:date="2020-11-18T10:47:00Z">
        <w:r w:rsidR="003E578D">
          <w:t xml:space="preserve">for each reservoir except the 2 re-regulating reservoirs, BCL and </w:t>
        </w:r>
        <w:r w:rsidR="005A5638">
          <w:t>DEX.</w:t>
        </w:r>
      </w:ins>
      <w:ins w:id="941" w:author="David Conklin" w:date="2020-11-18T11:27:00Z">
        <w:r w:rsidR="00A858FC">
          <w:t xml:space="preserve">  blue_river_rule_priorities.csv has </w:t>
        </w:r>
      </w:ins>
      <w:ins w:id="942" w:author="David Conklin" w:date="2020-11-18T11:28:00Z">
        <w:r w:rsidR="00A858FC">
          <w:t>5 columns labeled simply 0,1,...,4 and 7 rows. Each row</w:t>
        </w:r>
      </w:ins>
      <w:ins w:id="943" w:author="David Conklin" w:date="2020-11-18T11:29:00Z">
        <w:r w:rsidR="00A858FC">
          <w:t>, column position contains either a file name</w:t>
        </w:r>
      </w:ins>
      <w:ins w:id="944" w:author="David Conklin" w:date="2020-11-18T11:40:00Z">
        <w:r w:rsidR="004C750A">
          <w:t xml:space="preserve"> (16 positions</w:t>
        </w:r>
      </w:ins>
      <w:ins w:id="945" w:author="David Conklin" w:date="2020-11-18T11:50:00Z">
        <w:r w:rsidR="00A403F2">
          <w:t>, but only 12 unique file names</w:t>
        </w:r>
      </w:ins>
      <w:ins w:id="946" w:author="David Conklin" w:date="2020-11-18T11:41:00Z">
        <w:r w:rsidR="004C750A">
          <w:t>)</w:t>
        </w:r>
      </w:ins>
      <w:ins w:id="947" w:author="David Conklin" w:date="2020-11-18T11:29:00Z">
        <w:r w:rsidR="00A858FC">
          <w:t xml:space="preserve"> or the word Missing</w:t>
        </w:r>
      </w:ins>
      <w:ins w:id="948" w:author="David Conklin" w:date="2020-11-18T11:39:00Z">
        <w:r w:rsidR="004C750A">
          <w:t xml:space="preserve"> (18 </w:t>
        </w:r>
      </w:ins>
      <w:ins w:id="949" w:author="David Conklin" w:date="2020-11-18T11:40:00Z">
        <w:r w:rsidR="004C750A">
          <w:t>positions)</w:t>
        </w:r>
      </w:ins>
      <w:ins w:id="950" w:author="David Conklin" w:date="2020-11-18T11:42:00Z">
        <w:r w:rsidR="004C750A">
          <w:t>, or is empty (1 position)</w:t>
        </w:r>
      </w:ins>
      <w:ins w:id="951" w:author="David Conklin" w:date="2020-11-18T11:29:00Z">
        <w:r w:rsidR="00A858FC">
          <w:t xml:space="preserve">.  </w:t>
        </w:r>
      </w:ins>
      <w:ins w:id="952" w:author="David Conklin" w:date="2020-11-18T11:56:00Z">
        <w:r w:rsidR="00A8733F">
          <w:t>The 12 file names are</w:t>
        </w:r>
      </w:ins>
    </w:p>
    <w:p w14:paraId="09CF0257" w14:textId="60ABD569" w:rsidR="004C750A" w:rsidRDefault="004C750A" w:rsidP="00D2456B">
      <w:pPr>
        <w:rPr>
          <w:ins w:id="953" w:author="David Conklin" w:date="2020-11-18T11:47:00Z"/>
        </w:rPr>
      </w:pPr>
      <w:ins w:id="954" w:author="David Conklin" w:date="2020-11-18T11:45:00Z">
        <w:r>
          <w:tab/>
        </w:r>
        <w:r w:rsidRPr="004C750A">
          <w:t>cp_Max_Vida_Flood_23772903.csv</w:t>
        </w:r>
      </w:ins>
    </w:p>
    <w:p w14:paraId="3B27121C" w14:textId="7573E201" w:rsidR="00A403F2" w:rsidRDefault="00A403F2" w:rsidP="00D2456B">
      <w:pPr>
        <w:rPr>
          <w:ins w:id="955" w:author="David Conklin" w:date="2020-11-18T11:47:00Z"/>
        </w:rPr>
      </w:pPr>
      <w:ins w:id="956" w:author="David Conklin" w:date="2020-11-18T11:47:00Z">
        <w:r>
          <w:tab/>
        </w:r>
        <w:r w:rsidRPr="00A403F2">
          <w:t>cp_Min_Flow_at_Albany_23762845.csv</w:t>
        </w:r>
      </w:ins>
    </w:p>
    <w:p w14:paraId="49A03B80" w14:textId="3FA4D10E" w:rsidR="00A403F2" w:rsidRDefault="00A403F2" w:rsidP="00D2456B">
      <w:pPr>
        <w:rPr>
          <w:ins w:id="957" w:author="David Conklin" w:date="2020-11-18T11:49:00Z"/>
        </w:rPr>
      </w:pPr>
      <w:ins w:id="958" w:author="David Conklin" w:date="2020-11-18T11:47:00Z">
        <w:r>
          <w:tab/>
        </w:r>
        <w:r w:rsidRPr="00A403F2">
          <w:t>cp_Min_flow_at_Salem_23791083.csv</w:t>
        </w:r>
      </w:ins>
    </w:p>
    <w:p w14:paraId="30F4D536" w14:textId="169F2C6C" w:rsidR="00A403F2" w:rsidRDefault="00A403F2" w:rsidP="00D2456B">
      <w:pPr>
        <w:rPr>
          <w:ins w:id="959" w:author="David Conklin" w:date="2020-11-18T11:42:00Z"/>
        </w:rPr>
      </w:pPr>
      <w:ins w:id="960" w:author="David Conklin" w:date="2020-11-18T11:49:00Z">
        <w:r>
          <w:tab/>
        </w:r>
        <w:r w:rsidRPr="00A403F2">
          <w:t>Max_con_flow_blue_river.csv</w:t>
        </w:r>
      </w:ins>
    </w:p>
    <w:p w14:paraId="2E6AA3D7" w14:textId="79B24881" w:rsidR="004C750A" w:rsidRDefault="004C750A" w:rsidP="00D2456B">
      <w:pPr>
        <w:rPr>
          <w:ins w:id="961" w:author="David Conklin" w:date="2020-11-18T11:48:00Z"/>
        </w:rPr>
      </w:pPr>
      <w:ins w:id="962" w:author="David Conklin" w:date="2020-11-18T11:43:00Z">
        <w:r>
          <w:tab/>
        </w:r>
        <w:r w:rsidRPr="004C750A">
          <w:t>Max_EvaculationRelease.csv</w:t>
        </w:r>
      </w:ins>
    </w:p>
    <w:p w14:paraId="47947EB7" w14:textId="269F12E6" w:rsidR="00A403F2" w:rsidRDefault="00A403F2" w:rsidP="00D2456B">
      <w:pPr>
        <w:rPr>
          <w:ins w:id="963" w:author="David Conklin" w:date="2020-11-18T11:44:00Z"/>
        </w:rPr>
      </w:pPr>
      <w:ins w:id="964" w:author="David Conklin" w:date="2020-11-18T11:48:00Z">
        <w:r>
          <w:tab/>
        </w:r>
        <w:r w:rsidRPr="00A403F2">
          <w:t>MaxD_Daily_BiOP_MaxD.csv</w:t>
        </w:r>
      </w:ins>
    </w:p>
    <w:p w14:paraId="1A56BA4B" w14:textId="56EA97E2" w:rsidR="004C750A" w:rsidRDefault="004C750A" w:rsidP="00D2456B">
      <w:pPr>
        <w:rPr>
          <w:ins w:id="965" w:author="David Conklin" w:date="2020-11-18T11:45:00Z"/>
        </w:rPr>
      </w:pPr>
      <w:ins w:id="966" w:author="David Conklin" w:date="2020-11-18T11:44:00Z">
        <w:r>
          <w:tab/>
        </w:r>
        <w:r w:rsidRPr="004C750A">
          <w:t>MaxD_FloodDcrsRate_Blue.csv</w:t>
        </w:r>
      </w:ins>
    </w:p>
    <w:p w14:paraId="00D19CD6" w14:textId="310DC892" w:rsidR="004C750A" w:rsidRDefault="004C750A" w:rsidP="004C750A">
      <w:pPr>
        <w:ind w:firstLine="720"/>
        <w:rPr>
          <w:ins w:id="967" w:author="David Conklin" w:date="2020-11-18T11:44:00Z"/>
        </w:rPr>
        <w:pPrChange w:id="968" w:author="David Conklin" w:date="2020-11-18T11:46:00Z">
          <w:pPr/>
        </w:pPrChange>
      </w:pPr>
      <w:ins w:id="969" w:author="David Conklin" w:date="2020-11-18T11:45:00Z">
        <w:r w:rsidRPr="004C750A">
          <w:t>MaxD_MaxFloodDcrsRate_Blue.csv</w:t>
        </w:r>
      </w:ins>
    </w:p>
    <w:p w14:paraId="1E1A5A6E" w14:textId="78D45756" w:rsidR="004C750A" w:rsidRDefault="004C750A" w:rsidP="00D2456B">
      <w:pPr>
        <w:rPr>
          <w:ins w:id="970" w:author="David Conklin" w:date="2020-11-18T11:46:00Z"/>
        </w:rPr>
      </w:pPr>
      <w:ins w:id="971" w:author="David Conklin" w:date="2020-11-18T11:44:00Z">
        <w:r>
          <w:tab/>
        </w:r>
        <w:r w:rsidRPr="004C750A">
          <w:t>MaxI_FloodIncrsRate_Blue.csv</w:t>
        </w:r>
      </w:ins>
    </w:p>
    <w:p w14:paraId="05277755" w14:textId="7B027BB6" w:rsidR="004C750A" w:rsidRDefault="004C750A" w:rsidP="00D2456B">
      <w:pPr>
        <w:rPr>
          <w:ins w:id="972" w:author="David Conklin" w:date="2020-11-18T11:44:00Z"/>
        </w:rPr>
      </w:pPr>
      <w:ins w:id="973" w:author="David Conklin" w:date="2020-11-18T11:46:00Z">
        <w:r>
          <w:tab/>
        </w:r>
        <w:r w:rsidRPr="004C750A">
          <w:t>MaxI_MaxFloodIncrsRate_Blue.csv</w:t>
        </w:r>
      </w:ins>
    </w:p>
    <w:p w14:paraId="48B9A5D9" w14:textId="7377EFCA" w:rsidR="004C750A" w:rsidRDefault="004C750A" w:rsidP="00D2456B">
      <w:pPr>
        <w:rPr>
          <w:ins w:id="974" w:author="David Conklin" w:date="2020-11-18T11:49:00Z"/>
        </w:rPr>
      </w:pPr>
      <w:ins w:id="975" w:author="David Conklin" w:date="2020-11-18T11:44:00Z">
        <w:r>
          <w:tab/>
        </w:r>
        <w:r w:rsidRPr="004C750A">
          <w:t>Min_Flow_50_cfs.csv</w:t>
        </w:r>
      </w:ins>
    </w:p>
    <w:p w14:paraId="0213BB67" w14:textId="5AE05A44" w:rsidR="00A8733F" w:rsidRDefault="00A403F2" w:rsidP="00A8733F">
      <w:pPr>
        <w:ind w:firstLine="720"/>
        <w:rPr>
          <w:ins w:id="976" w:author="David Conklin" w:date="2020-11-18T11:53:00Z"/>
        </w:rPr>
      </w:pPr>
      <w:ins w:id="977" w:author="David Conklin" w:date="2020-11-18T11:49:00Z">
        <w:r w:rsidRPr="00A403F2">
          <w:t>Min_Flow_at_Blue_River.csv</w:t>
        </w:r>
      </w:ins>
    </w:p>
    <w:p w14:paraId="6BF3D56A" w14:textId="747EEB34" w:rsidR="00A8733F" w:rsidRDefault="00A8733F" w:rsidP="00A8733F">
      <w:pPr>
        <w:rPr>
          <w:ins w:id="978" w:author="David Conklin" w:date="2020-11-18T11:50:00Z"/>
        </w:rPr>
        <w:pPrChange w:id="979" w:author="David Conklin" w:date="2020-11-18T11:53:00Z">
          <w:pPr>
            <w:ind w:firstLine="720"/>
          </w:pPr>
        </w:pPrChange>
      </w:pPr>
      <w:ins w:id="980" w:author="David Conklin" w:date="2020-11-18T11:53:00Z">
        <w:r>
          <w:t>All the files beginning with cp_ are in the Reservoirs</w:t>
        </w:r>
      </w:ins>
      <w:ins w:id="981" w:author="David Conklin" w:date="2020-11-18T11:54:00Z">
        <w:r>
          <w:t>/</w:t>
        </w:r>
        <w:proofErr w:type="spellStart"/>
        <w:r>
          <w:t>ControlPoints</w:t>
        </w:r>
        <w:proofErr w:type="spellEnd"/>
        <w:r>
          <w:t xml:space="preserve"> subdirectory.</w:t>
        </w:r>
      </w:ins>
      <w:ins w:id="982" w:author="David Conklin" w:date="2020-11-18T11:55:00Z">
        <w:r>
          <w:t xml:space="preserve">  The other files are in the </w:t>
        </w:r>
        <w:proofErr w:type="spellStart"/>
        <w:r>
          <w:t>Rules_B</w:t>
        </w:r>
      </w:ins>
      <w:ins w:id="983" w:author="David Conklin" w:date="2020-11-18T11:56:00Z">
        <w:r>
          <w:t>R</w:t>
        </w:r>
        <w:proofErr w:type="spellEnd"/>
        <w:r>
          <w:t xml:space="preserve"> subdirectory itself.</w:t>
        </w:r>
      </w:ins>
    </w:p>
    <w:p w14:paraId="1C534DC2" w14:textId="77777777" w:rsidR="00A403F2" w:rsidRDefault="00A403F2" w:rsidP="00A403F2">
      <w:pPr>
        <w:ind w:firstLine="720"/>
        <w:rPr>
          <w:ins w:id="984" w:author="David Conklin" w:date="2020-11-18T09:10:00Z"/>
        </w:rPr>
        <w:pPrChange w:id="985" w:author="David Conklin" w:date="2020-11-18T11:49:00Z">
          <w:pPr/>
        </w:pPrChange>
      </w:pPr>
    </w:p>
    <w:p w14:paraId="6B8D2CE9" w14:textId="49EFB4E1" w:rsidR="00D2456B" w:rsidRDefault="00D2456B" w:rsidP="005F5843">
      <w:pPr>
        <w:rPr>
          <w:ins w:id="986" w:author="David Conklin" w:date="2020-11-18T09:12:00Z"/>
        </w:rPr>
        <w:pPrChange w:id="987" w:author="David Conklin" w:date="2020-11-18T12:02:00Z">
          <w:pPr>
            <w:ind w:left="360"/>
          </w:pPr>
        </w:pPrChange>
      </w:pPr>
      <w:proofErr w:type="spellStart"/>
      <w:ins w:id="988" w:author="David Conklin" w:date="2020-11-18T09:10:00Z">
        <w:r>
          <w:t>Rel_Cap</w:t>
        </w:r>
        <w:proofErr w:type="spellEnd"/>
        <w:r>
          <w:t>\BR_composite_rc.csv</w:t>
        </w:r>
      </w:ins>
      <w:ins w:id="989" w:author="David Conklin" w:date="2020-11-18T12:01:00Z">
        <w:r w:rsidR="005F5843">
          <w:t>, ...\</w:t>
        </w:r>
      </w:ins>
      <w:ins w:id="990" w:author="David Conklin" w:date="2020-11-18T09:12:00Z">
        <w:r>
          <w:t>BR_RO_capacity.csv</w:t>
        </w:r>
      </w:ins>
      <w:ins w:id="991" w:author="David Conklin" w:date="2020-11-18T12:02:00Z">
        <w:r w:rsidR="005F5843">
          <w:t>, and ...\BR</w:t>
        </w:r>
      </w:ins>
      <w:ins w:id="992" w:author="David Conklin" w:date="2020-11-18T09:12:00Z">
        <w:r>
          <w:t>_spillway_capacity.csv</w:t>
        </w:r>
      </w:ins>
      <w:ins w:id="993" w:author="David Conklin" w:date="2020-11-18T12:02:00Z">
        <w:r w:rsidR="005F5843">
          <w:t xml:space="preserve"> </w:t>
        </w:r>
      </w:ins>
      <w:ins w:id="994" w:author="David Conklin" w:date="2020-11-18T12:03:00Z">
        <w:r w:rsidR="005F5843">
          <w:t>– The release capacity subdirectory (</w:t>
        </w:r>
        <w:proofErr w:type="spellStart"/>
        <w:r w:rsidR="005F5843">
          <w:t>Rel_Cap</w:t>
        </w:r>
        <w:proofErr w:type="spellEnd"/>
        <w:r w:rsidR="005F5843">
          <w:t xml:space="preserve">) </w:t>
        </w:r>
      </w:ins>
      <w:ins w:id="995" w:author="David Conklin" w:date="2020-11-18T12:04:00Z">
        <w:r w:rsidR="005F5843">
          <w:t>contains 39 files</w:t>
        </w:r>
      </w:ins>
      <w:ins w:id="996" w:author="David Conklin" w:date="2020-11-18T12:05:00Z">
        <w:r w:rsidR="005F5843">
          <w:t>, 3 for each of the 13 reservoirs.</w:t>
        </w:r>
      </w:ins>
      <w:ins w:id="997" w:author="David Conklin" w:date="2020-11-18T12:06:00Z">
        <w:r w:rsidR="005F5843">
          <w:t xml:space="preserve">  The prefix of each file name indicates the reservoir, and the suffixes are </w:t>
        </w:r>
      </w:ins>
      <w:ins w:id="998" w:author="David Conklin" w:date="2020-11-18T12:07:00Z">
        <w:r w:rsidR="00411CC0">
          <w:t xml:space="preserve">composite_rc.csv, </w:t>
        </w:r>
      </w:ins>
      <w:ins w:id="999" w:author="David Conklin" w:date="2020-11-18T12:06:00Z">
        <w:r w:rsidR="005F5843">
          <w:t>RO_capacity.csv,</w:t>
        </w:r>
      </w:ins>
      <w:ins w:id="1000" w:author="David Conklin" w:date="2020-11-18T12:07:00Z">
        <w:r w:rsidR="00411CC0">
          <w:t xml:space="preserve"> and </w:t>
        </w:r>
      </w:ins>
      <w:ins w:id="1001" w:author="David Conklin" w:date="2020-11-18T12:06:00Z">
        <w:r w:rsidR="005F5843">
          <w:t>spillwa</w:t>
        </w:r>
      </w:ins>
      <w:ins w:id="1002" w:author="David Conklin" w:date="2020-11-18T12:07:00Z">
        <w:r w:rsidR="005F5843">
          <w:t>y_capacity.csv</w:t>
        </w:r>
      </w:ins>
      <w:ins w:id="1003" w:author="David Conklin" w:date="2020-11-18T12:08:00Z">
        <w:r w:rsidR="00411CC0">
          <w:t>.</w:t>
        </w:r>
      </w:ins>
      <w:ins w:id="1004" w:author="David Conklin" w:date="2020-11-18T12:10:00Z">
        <w:r w:rsidR="00411CC0">
          <w:t xml:space="preserve">  For BLU, the three files have the same structure: 2 columns labeled </w:t>
        </w:r>
      </w:ins>
      <w:proofErr w:type="spellStart"/>
      <w:ins w:id="1005" w:author="David Conklin" w:date="2020-11-18T12:11:00Z">
        <w:r w:rsidR="00411CC0">
          <w:t>pool_elev_m</w:t>
        </w:r>
        <w:proofErr w:type="spellEnd"/>
        <w:r w:rsidR="00411CC0">
          <w:t xml:space="preserve"> and </w:t>
        </w:r>
        <w:proofErr w:type="spellStart"/>
        <w:r w:rsidR="00411CC0">
          <w:t>release_cap_cms</w:t>
        </w:r>
        <w:proofErr w:type="spellEnd"/>
        <w:r w:rsidR="00411CC0">
          <w:t>, and multiple rows of data.</w:t>
        </w:r>
      </w:ins>
    </w:p>
    <w:p w14:paraId="61341811" w14:textId="6C8E6406" w:rsidR="00D2456B" w:rsidRDefault="00D2456B" w:rsidP="00D2456B">
      <w:pPr>
        <w:rPr>
          <w:ins w:id="1006" w:author="David Conklin" w:date="2020-11-18T09:18:00Z"/>
        </w:rPr>
      </w:pPr>
    </w:p>
    <w:p w14:paraId="73F5ABE2" w14:textId="77777777" w:rsidR="00F90C07" w:rsidRDefault="00B57484" w:rsidP="00B57484">
      <w:pPr>
        <w:rPr>
          <w:ins w:id="1007" w:author="David Conklin" w:date="2020-11-18T14:35:00Z"/>
        </w:rPr>
      </w:pPr>
      <w:ins w:id="1008" w:author="David Conklin" w:date="2020-11-18T09:19:00Z">
        <w:r>
          <w:lastRenderedPageBreak/>
          <w:t>BR_ressim_flow_1935_2008.csv</w:t>
        </w:r>
      </w:ins>
      <w:ins w:id="1009" w:author="David Conklin" w:date="2020-11-18T12:14:00Z">
        <w:r w:rsidR="001E7FA6">
          <w:t xml:space="preserve"> and </w:t>
        </w:r>
      </w:ins>
      <w:ins w:id="1010" w:author="David Conklin" w:date="2020-11-18T09:19:00Z">
        <w:r>
          <w:t>BR_ressim_rule_1935_2008.csv</w:t>
        </w:r>
      </w:ins>
      <w:ins w:id="1011" w:author="David Conklin" w:date="2020-11-18T12:14:00Z">
        <w:r w:rsidR="001E7FA6">
          <w:t xml:space="preserve"> – These files are in Reservoirs\</w:t>
        </w:r>
        <w:proofErr w:type="spellStart"/>
        <w:r w:rsidR="001E7FA6">
          <w:t>Outp</w:t>
        </w:r>
      </w:ins>
      <w:ins w:id="1012" w:author="David Conklin" w:date="2020-11-18T12:15:00Z">
        <w:r w:rsidR="001E7FA6">
          <w:t>ut_from_ResSim</w:t>
        </w:r>
        <w:proofErr w:type="spellEnd"/>
        <w:r w:rsidR="001E7FA6">
          <w:t>.</w:t>
        </w:r>
      </w:ins>
    </w:p>
    <w:p w14:paraId="6D330DBD" w14:textId="77777777" w:rsidR="00F90C07" w:rsidRDefault="00F90C07" w:rsidP="00B57484">
      <w:pPr>
        <w:rPr>
          <w:ins w:id="1013" w:author="David Conklin" w:date="2020-11-18T14:35:00Z"/>
        </w:rPr>
      </w:pPr>
    </w:p>
    <w:p w14:paraId="49B4E307" w14:textId="77777777" w:rsidR="00F90C07" w:rsidRDefault="00F90C07" w:rsidP="00F90C07">
      <w:pPr>
        <w:pStyle w:val="Heading2"/>
        <w:rPr>
          <w:ins w:id="1014" w:author="David Conklin" w:date="2020-11-18T14:36:00Z"/>
        </w:rPr>
      </w:pPr>
      <w:bookmarkStart w:id="1015" w:name="_Toc56764268"/>
      <w:ins w:id="1016" w:author="David Conklin" w:date="2020-11-18T14:36:00Z">
        <w:r>
          <w:t>Reservoir data sources</w:t>
        </w:r>
        <w:bookmarkEnd w:id="1015"/>
      </w:ins>
    </w:p>
    <w:p w14:paraId="3DFB0D34" w14:textId="4D3AF42B" w:rsidR="00B57484" w:rsidRDefault="00F90C07" w:rsidP="00F90C07">
      <w:pPr>
        <w:rPr>
          <w:ins w:id="1017" w:author="David Conklin" w:date="2020-11-18T09:19:00Z"/>
        </w:rPr>
        <w:pPrChange w:id="1018" w:author="David Conklin" w:date="2020-11-18T14:36:00Z">
          <w:pPr/>
        </w:pPrChange>
      </w:pPr>
      <w:ins w:id="1019" w:author="David Conklin" w:date="2020-11-18T14:36:00Z">
        <w:r>
          <w:t xml:space="preserve">Reservoir data in CW3M as of </w:t>
        </w:r>
      </w:ins>
      <w:ins w:id="1020" w:author="David Conklin" w:date="2020-11-18T14:37:00Z">
        <w:r>
          <w:t>version 113 (11/18/20) is from the WW2100 project, and was probably compiled around</w:t>
        </w:r>
      </w:ins>
      <w:ins w:id="1021" w:author="David Conklin" w:date="2020-11-18T14:38:00Z">
        <w:r>
          <w:t xml:space="preserve"> 2012.  </w:t>
        </w:r>
      </w:ins>
      <w:ins w:id="1022" w:author="David Conklin" w:date="2020-11-18T14:40:00Z">
        <w:r>
          <w:t xml:space="preserve">A newer source for </w:t>
        </w:r>
      </w:ins>
      <w:ins w:id="1023" w:author="David Conklin" w:date="2020-11-18T14:41:00Z">
        <w:r>
          <w:t xml:space="preserve">at least some </w:t>
        </w:r>
      </w:ins>
      <w:ins w:id="1024" w:author="David Conklin" w:date="2020-11-18T14:40:00Z">
        <w:r>
          <w:t xml:space="preserve">this data </w:t>
        </w:r>
      </w:ins>
      <w:ins w:id="1025" w:author="David Conklin" w:date="2020-11-18T14:41:00Z">
        <w:r>
          <w:t>woul</w:t>
        </w:r>
      </w:ins>
      <w:ins w:id="1026" w:author="David Conklin" w:date="2020-11-18T14:42:00Z">
        <w:r>
          <w:t>d be</w:t>
        </w:r>
      </w:ins>
      <w:ins w:id="1027" w:author="David Conklin" w:date="2020-11-18T14:40:00Z">
        <w:r>
          <w:t xml:space="preserve"> </w:t>
        </w:r>
      </w:ins>
      <w:ins w:id="1028" w:author="David Conklin" w:date="2020-11-18T14:42:00Z">
        <w:r>
          <w:t xml:space="preserve">Appendix E, </w:t>
        </w:r>
        <w:proofErr w:type="spellStart"/>
        <w:r>
          <w:t>ResSim</w:t>
        </w:r>
        <w:proofErr w:type="spellEnd"/>
        <w:r>
          <w:t xml:space="preserve"> Analysis for 2008 Base</w:t>
        </w:r>
      </w:ins>
      <w:ins w:id="1029" w:author="David Conklin" w:date="2020-11-18T14:43:00Z">
        <w:r>
          <w:t xml:space="preserve">line Flow Dataset (June </w:t>
        </w:r>
      </w:ins>
      <w:ins w:id="1030" w:author="David Conklin" w:date="2020-11-18T14:44:00Z">
        <w:r>
          <w:t>2018)</w:t>
        </w:r>
      </w:ins>
      <w:ins w:id="1031" w:author="David Conklin" w:date="2020-11-18T14:43:00Z">
        <w:r>
          <w:t xml:space="preserve">, </w:t>
        </w:r>
      </w:ins>
      <w:ins w:id="1032" w:author="David Conklin" w:date="2020-11-18T14:44:00Z">
        <w:r>
          <w:t>part of</w:t>
        </w:r>
      </w:ins>
      <w:ins w:id="1033" w:author="David Conklin" w:date="2020-11-18T14:43:00Z">
        <w:r>
          <w:t xml:space="preserve"> </w:t>
        </w:r>
      </w:ins>
      <w:ins w:id="1034" w:author="David Conklin" w:date="2020-11-18T14:40:00Z">
        <w:r>
          <w:t xml:space="preserve">the Willamette Basin Review Feasibility Study/Final Integrated Feasibility Report and Environmental Assessment, </w:t>
        </w:r>
      </w:ins>
      <w:ins w:id="1035" w:author="David Conklin" w:date="2020-11-18T14:41:00Z">
        <w:r>
          <w:t xml:space="preserve">issued in </w:t>
        </w:r>
      </w:ins>
      <w:ins w:id="1036" w:author="David Conklin" w:date="2020-11-18T14:40:00Z">
        <w:r>
          <w:t xml:space="preserve">December 2019 </w:t>
        </w:r>
      </w:ins>
      <w:ins w:id="1037" w:author="David Conklin" w:date="2020-11-18T14:41:00Z">
        <w:r>
          <w:t>by</w:t>
        </w:r>
      </w:ins>
      <w:ins w:id="1038" w:author="David Conklin" w:date="2020-11-18T14:40:00Z">
        <w:r>
          <w:t xml:space="preserve"> the </w:t>
        </w:r>
      </w:ins>
      <w:ins w:id="1039" w:author="David Conklin" w:date="2020-11-18T14:44:00Z">
        <w:r>
          <w:t xml:space="preserve">Corps’ </w:t>
        </w:r>
      </w:ins>
      <w:ins w:id="1040" w:author="David Conklin" w:date="2020-11-18T14:40:00Z">
        <w:r>
          <w:t xml:space="preserve">Portland District </w:t>
        </w:r>
      </w:ins>
      <w:ins w:id="1041" w:author="David Conklin" w:date="2020-11-18T14:44:00Z">
        <w:r>
          <w:t>(USACE 2019).</w:t>
        </w:r>
      </w:ins>
      <w:ins w:id="1042" w:author="David Conklin" w:date="2020-11-18T14:52:00Z">
        <w:r w:rsidR="005E090B">
          <w:t xml:space="preserve">  This report</w:t>
        </w:r>
      </w:ins>
      <w:ins w:id="1043" w:author="David Conklin" w:date="2020-11-18T14:54:00Z">
        <w:r w:rsidR="005E090B">
          <w:t xml:space="preserve"> is</w:t>
        </w:r>
      </w:ins>
      <w:ins w:id="1044" w:author="David Conklin" w:date="2020-11-18T14:52:00Z">
        <w:r w:rsidR="005E090B">
          <w:t xml:space="preserve"> a product of the “</w:t>
        </w:r>
      </w:ins>
      <w:ins w:id="1045" w:author="David Conklin" w:date="2020-11-18T14:54:00Z">
        <w:r w:rsidR="005E090B">
          <w:t xml:space="preserve">Willamette Project </w:t>
        </w:r>
      </w:ins>
      <w:ins w:id="1046" w:author="David Conklin" w:date="2020-11-18T14:52:00Z">
        <w:r w:rsidR="005E090B">
          <w:t>Reall</w:t>
        </w:r>
      </w:ins>
      <w:ins w:id="1047" w:author="David Conklin" w:date="2020-11-18T14:53:00Z">
        <w:r w:rsidR="005E090B">
          <w:t>ocation Study”</w:t>
        </w:r>
      </w:ins>
      <w:ins w:id="1048" w:author="David Conklin" w:date="2020-11-18T14:55:00Z">
        <w:r w:rsidR="005E090B">
          <w:t>, undertaken by the USACE</w:t>
        </w:r>
        <w:r w:rsidR="001B42FA">
          <w:t xml:space="preserve"> together with state </w:t>
        </w:r>
      </w:ins>
      <w:ins w:id="1049" w:author="David Conklin" w:date="2020-11-18T14:56:00Z">
        <w:r w:rsidR="001B42FA">
          <w:t xml:space="preserve">agencies.  The reallocation study </w:t>
        </w:r>
      </w:ins>
      <w:ins w:id="1050" w:author="David Conklin" w:date="2020-11-18T14:57:00Z">
        <w:r w:rsidR="001B42FA">
          <w:t xml:space="preserve">was originally authorized in 1988 and </w:t>
        </w:r>
      </w:ins>
      <w:ins w:id="1051" w:author="David Conklin" w:date="2020-11-18T14:56:00Z">
        <w:r w:rsidR="001B42FA">
          <w:t xml:space="preserve">proceeded in fits and starts over </w:t>
        </w:r>
      </w:ins>
      <w:ins w:id="1052" w:author="David Conklin" w:date="2020-11-18T14:58:00Z">
        <w:r w:rsidR="001B42FA">
          <w:t>a period of three decades.</w:t>
        </w:r>
      </w:ins>
      <w:ins w:id="1053" w:author="David Conklin" w:date="2020-11-18T14:56:00Z">
        <w:r w:rsidR="001B42FA">
          <w:t xml:space="preserve"> </w:t>
        </w:r>
      </w:ins>
    </w:p>
    <w:p w14:paraId="2DA02A0D" w14:textId="612BDE98" w:rsidR="00B57484" w:rsidRDefault="00B57484" w:rsidP="00D2456B">
      <w:pPr>
        <w:rPr>
          <w:ins w:id="1054" w:author="David Conklin" w:date="2020-11-18T14:51:00Z"/>
        </w:rPr>
      </w:pPr>
    </w:p>
    <w:p w14:paraId="6B0748B4" w14:textId="1BAF7D52" w:rsidR="005E090B" w:rsidRDefault="001B42FA" w:rsidP="00D2456B">
      <w:pPr>
        <w:rPr>
          <w:ins w:id="1055" w:author="David Conklin" w:date="2020-11-18T15:00:00Z"/>
        </w:rPr>
      </w:pPr>
      <w:ins w:id="1056" w:author="David Conklin" w:date="2020-11-18T14:58:00Z">
        <w:r>
          <w:t xml:space="preserve">In </w:t>
        </w:r>
      </w:ins>
      <w:ins w:id="1057" w:author="David Conklin" w:date="2020-11-18T14:59:00Z">
        <w:r>
          <w:t xml:space="preserve">Appendix E of the report, </w:t>
        </w:r>
      </w:ins>
      <w:ins w:id="1058" w:author="David Conklin" w:date="2020-11-18T14:51:00Z">
        <w:r w:rsidR="005E090B">
          <w:t xml:space="preserve">Sec. 3.3 </w:t>
        </w:r>
      </w:ins>
      <w:ins w:id="1059" w:author="David Conklin" w:date="2020-11-18T14:59:00Z">
        <w:r>
          <w:t>“</w:t>
        </w:r>
      </w:ins>
      <w:proofErr w:type="spellStart"/>
      <w:ins w:id="1060" w:author="David Conklin" w:date="2020-11-18T14:51:00Z">
        <w:r w:rsidR="005E090B">
          <w:t>ResSim</w:t>
        </w:r>
        <w:proofErr w:type="spellEnd"/>
        <w:r w:rsidR="005E090B">
          <w:t xml:space="preserve"> Input</w:t>
        </w:r>
      </w:ins>
      <w:ins w:id="1061" w:author="David Conklin" w:date="2020-11-18T14:52:00Z">
        <w:r w:rsidR="005E090B">
          <w:t>s for Physical Parameters of Each Dam</w:t>
        </w:r>
      </w:ins>
      <w:ins w:id="1062" w:author="David Conklin" w:date="2020-11-18T14:59:00Z">
        <w:r>
          <w:t xml:space="preserve">” (p. 18) </w:t>
        </w:r>
      </w:ins>
      <w:ins w:id="1063" w:author="David Conklin" w:date="2020-11-18T15:00:00Z">
        <w:r>
          <w:t>says</w:t>
        </w:r>
      </w:ins>
    </w:p>
    <w:p w14:paraId="36677D0B" w14:textId="3FCC8D01" w:rsidR="001B42FA" w:rsidRDefault="001B42FA" w:rsidP="001B42FA">
      <w:pPr>
        <w:ind w:left="720"/>
        <w:rPr>
          <w:ins w:id="1064" w:author="David Conklin" w:date="2020-11-18T15:03:00Z"/>
          <w:rFonts w:ascii="Times New Roman" w:hAnsi="Times New Roman" w:cs="Times New Roman"/>
          <w:sz w:val="20"/>
          <w:szCs w:val="20"/>
        </w:rPr>
      </w:pPr>
      <w:ins w:id="1065" w:author="David Conklin" w:date="2020-11-18T15:01:00Z">
        <w:r>
          <w:rPr>
            <w:rFonts w:ascii="Times New Roman" w:hAnsi="Times New Roman" w:cs="Times New Roman"/>
            <w:sz w:val="20"/>
            <w:szCs w:val="20"/>
          </w:rPr>
          <w:t xml:space="preserve">“The physical parameters of the dams in </w:t>
        </w:r>
        <w:proofErr w:type="spellStart"/>
        <w:r>
          <w:rPr>
            <w:rFonts w:ascii="Times New Roman" w:hAnsi="Times New Roman" w:cs="Times New Roman"/>
            <w:sz w:val="20"/>
            <w:szCs w:val="20"/>
          </w:rPr>
          <w:t>ResSim</w:t>
        </w:r>
        <w:proofErr w:type="spellEnd"/>
        <w:r>
          <w:rPr>
            <w:rFonts w:ascii="Times New Roman" w:hAnsi="Times New Roman" w:cs="Times New Roman"/>
            <w:sz w:val="20"/>
            <w:szCs w:val="20"/>
          </w:rPr>
          <w:t xml:space="preserve"> for the Baseline will remain the same for all alternatives evaluated </w:t>
        </w:r>
      </w:ins>
      <w:ins w:id="1066" w:author="David Conklin" w:date="2020-11-18T15:02:00Z">
        <w:r>
          <w:rPr>
            <w:rFonts w:ascii="Times New Roman" w:hAnsi="Times New Roman" w:cs="Times New Roman"/>
            <w:sz w:val="20"/>
            <w:szCs w:val="20"/>
          </w:rPr>
          <w:t>– alternatives will only have operational rule changes from the Baseline.”</w:t>
        </w:r>
      </w:ins>
    </w:p>
    <w:p w14:paraId="254A2F77" w14:textId="11E73180" w:rsidR="001B42FA" w:rsidRDefault="001B42FA" w:rsidP="001B42FA">
      <w:pPr>
        <w:rPr>
          <w:ins w:id="1067" w:author="David Conklin" w:date="2020-11-18T15:18:00Z"/>
        </w:rPr>
      </w:pPr>
      <w:ins w:id="1068" w:author="David Conklin" w:date="2020-11-18T15:03:00Z">
        <w:r>
          <w:t>T</w:t>
        </w:r>
      </w:ins>
      <w:ins w:id="1069" w:author="David Conklin" w:date="2020-11-18T15:04:00Z">
        <w:r>
          <w:t xml:space="preserve">his gives us confidence that the reservoir data </w:t>
        </w:r>
      </w:ins>
      <w:ins w:id="1070" w:author="David Conklin" w:date="2020-11-18T15:05:00Z">
        <w:r>
          <w:t>representing physical parameters of the dam</w:t>
        </w:r>
      </w:ins>
      <w:ins w:id="1071" w:author="David Conklin" w:date="2020-11-18T15:06:00Z">
        <w:r w:rsidR="00EF5CF0">
          <w:t>s</w:t>
        </w:r>
      </w:ins>
      <w:ins w:id="1072" w:author="David Conklin" w:date="2020-11-18T15:05:00Z">
        <w:r>
          <w:t xml:space="preserve">, which was </w:t>
        </w:r>
      </w:ins>
      <w:ins w:id="1073" w:author="David Conklin" w:date="2020-11-18T15:04:00Z">
        <w:r>
          <w:t>assembled for the original WW2100</w:t>
        </w:r>
      </w:ins>
      <w:ins w:id="1074" w:author="David Conklin" w:date="2020-11-18T15:05:00Z">
        <w:r w:rsidR="00EF5CF0">
          <w:t>, is still</w:t>
        </w:r>
      </w:ins>
      <w:ins w:id="1075" w:author="David Conklin" w:date="2020-11-18T15:06:00Z">
        <w:r w:rsidR="00EF5CF0">
          <w:t xml:space="preserve"> correct.</w:t>
        </w:r>
      </w:ins>
    </w:p>
    <w:p w14:paraId="6D62BF9B" w14:textId="005DA1C9" w:rsidR="00EF5CF0" w:rsidRDefault="00EF5CF0" w:rsidP="001B42FA">
      <w:pPr>
        <w:rPr>
          <w:ins w:id="1076" w:author="David Conklin" w:date="2020-11-18T15:18:00Z"/>
        </w:rPr>
      </w:pPr>
    </w:p>
    <w:p w14:paraId="231454E4" w14:textId="370F5844" w:rsidR="00EF5CF0" w:rsidRPr="001B42FA" w:rsidRDefault="00D374A0" w:rsidP="001B42FA">
      <w:pPr>
        <w:rPr>
          <w:rPrChange w:id="1077" w:author="David Conklin" w:date="2020-11-18T15:01:00Z">
            <w:rPr/>
          </w:rPrChange>
        </w:rPr>
        <w:pPrChange w:id="1078" w:author="David Conklin" w:date="2020-11-18T15:03:00Z">
          <w:pPr/>
        </w:pPrChange>
      </w:pPr>
      <w:ins w:id="1079" w:author="David Conklin" w:date="2020-11-18T15:18:00Z">
        <w:r>
          <w:t xml:space="preserve">Comparison of the </w:t>
        </w:r>
      </w:ins>
      <w:ins w:id="1080" w:author="David Conklin" w:date="2020-11-18T15:19:00Z">
        <w:r>
          <w:t xml:space="preserve">data in the </w:t>
        </w:r>
        <w:proofErr w:type="spellStart"/>
        <w:r>
          <w:t>Rule_Curves</w:t>
        </w:r>
        <w:proofErr w:type="spellEnd"/>
        <w:r>
          <w:t>\blue_river_rule_curve.csv file with Table 5.1 B</w:t>
        </w:r>
      </w:ins>
      <w:ins w:id="1081" w:author="David Conklin" w:date="2020-11-18T15:20:00Z">
        <w:r>
          <w:t xml:space="preserve">lue River Zone Specifications makes visible that the WW2100 data </w:t>
        </w:r>
      </w:ins>
      <w:ins w:id="1082" w:author="David Conklin" w:date="2020-11-18T15:21:00Z">
        <w:r>
          <w:t>is expressed in</w:t>
        </w:r>
      </w:ins>
      <w:ins w:id="1083" w:author="David Conklin" w:date="2020-11-18T15:20:00Z">
        <w:r>
          <w:t xml:space="preserve"> </w:t>
        </w:r>
      </w:ins>
      <w:ins w:id="1084" w:author="David Conklin" w:date="2020-11-18T15:21:00Z">
        <w:r>
          <w:t xml:space="preserve">meters with no fractional digits, while Table 5.1 </w:t>
        </w:r>
      </w:ins>
      <w:ins w:id="1085" w:author="David Conklin" w:date="2020-11-18T15:22:00Z">
        <w:r>
          <w:t>uses feet with one or more digit</w:t>
        </w:r>
      </w:ins>
      <w:ins w:id="1086" w:author="David Conklin" w:date="2020-11-18T15:23:00Z">
        <w:r>
          <w:t>s</w:t>
        </w:r>
      </w:ins>
      <w:ins w:id="1087" w:author="David Conklin" w:date="2020-11-18T15:22:00Z">
        <w:r>
          <w:t xml:space="preserve"> after the decimal point.</w:t>
        </w:r>
      </w:ins>
      <w:ins w:id="1088" w:author="David Conklin" w:date="2020-11-18T15:28:00Z">
        <w:r w:rsidR="00DC2179">
          <w:t xml:space="preserve">  Table 5.1 </w:t>
        </w:r>
        <w:r w:rsidR="00105F73">
          <w:t xml:space="preserve">also has the data for the </w:t>
        </w:r>
      </w:ins>
      <w:proofErr w:type="spellStart"/>
      <w:ins w:id="1089" w:author="David Conklin" w:date="2020-11-18T15:29:00Z">
        <w:r w:rsidR="00105F73">
          <w:t>Rule_Curves</w:t>
        </w:r>
        <w:proofErr w:type="spellEnd"/>
        <w:r w:rsidR="00105F73">
          <w:t>\BR_buffer.csv file.</w:t>
        </w:r>
      </w:ins>
    </w:p>
    <w:p w14:paraId="572DA8B3" w14:textId="77777777" w:rsidR="00C70B81" w:rsidRDefault="00C70B81" w:rsidP="00A55502">
      <w:pPr>
        <w:pStyle w:val="Heading1"/>
      </w:pPr>
      <w:bookmarkStart w:id="1090" w:name="_Toc56764269"/>
      <w:r>
        <w:t>Creating a new study area</w:t>
      </w:r>
      <w:r w:rsidR="00A55502">
        <w:t xml:space="preserve"> from a watershed within the WRB</w:t>
      </w:r>
      <w:bookmarkEnd w:id="109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ins w:id="1091" w:author="David Conklin" w:date="2020-11-11T09:53:00Z">
        <w:r w:rsidR="008A3B2B">
          <w:t>Arc</w:t>
        </w:r>
      </w:ins>
      <w:ins w:id="1092" w:author="David Conklin" w:date="2020-11-11T09:55:00Z">
        <w:r w:rsidR="008A3B2B">
          <w:t>Map</w:t>
        </w:r>
      </w:ins>
      <w:ins w:id="1093" w:author="David Conklin" w:date="2020-11-11T09:53:00Z">
        <w:r w:rsidR="008A3B2B">
          <w:t xml:space="preserve"> </w:t>
        </w:r>
      </w:ins>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lastRenderedPageBreak/>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 xml:space="preserve">Upper Yamhill above </w:t>
            </w:r>
            <w:proofErr w:type="spellStart"/>
            <w:r>
              <w:t>McMinville</w:t>
            </w:r>
            <w:proofErr w:type="spellEnd"/>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 xml:space="preserve">A third attribute, </w:t>
      </w:r>
      <w:proofErr w:type="spellStart"/>
      <w:r>
        <w:t>S</w:t>
      </w:r>
      <w:r w:rsidR="000079BB">
        <w:t>ub</w:t>
      </w:r>
      <w:r>
        <w:t>_A</w:t>
      </w:r>
      <w:r w:rsidR="000079BB">
        <w:t>rea</w:t>
      </w:r>
      <w:r>
        <w:t>_C</w:t>
      </w:r>
      <w:proofErr w:type="spellEnd"/>
      <w:r>
        <w:t xml:space="preserve">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w:t>
      </w:r>
      <w:proofErr w:type="spellStart"/>
      <w:r w:rsidR="00054B41">
        <w:t>Sub_Area_C</w:t>
      </w:r>
      <w:proofErr w:type="spellEnd"/>
      <w:r w:rsidR="00054B41">
        <w:t xml:space="preserve">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FE82EF6"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del w:id="1094" w:author="David Conklin" w:date="2020-11-11T09:58:00Z">
        <w:r w:rsidDel="008A3B2B">
          <w:delText xml:space="preserve">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delText>
        </w:r>
      </w:del>
      <w:ins w:id="1095" w:author="David Conklin" w:date="2020-11-11T09:58:00Z">
        <w:r w:rsidR="008A3B2B">
          <w:t>f</w:t>
        </w:r>
      </w:ins>
      <w:ins w:id="1096" w:author="David Conklin" w:date="2020-11-11T14:45:00Z">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ins>
      <w:del w:id="1097" w:author="David Conklin" w:date="2020-11-11T09:58:00Z">
        <w:r w:rsidDel="008A3B2B">
          <w:delText>F</w:delText>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 xml:space="preserve">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w:t>
      </w:r>
      <w:proofErr w:type="spellStart"/>
      <w:r>
        <w:t>Sub_Area_C</w:t>
      </w:r>
      <w:proofErr w:type="spellEnd"/>
      <w:r>
        <w:t xml:space="preserve">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w:t>
      </w:r>
      <w:proofErr w:type="spellStart"/>
      <w:r w:rsidRPr="00A51BEA">
        <w:rPr>
          <w:rFonts w:asciiTheme="minorHAnsi" w:hAnsiTheme="minorHAnsi" w:cstheme="minorHAnsi"/>
          <w:sz w:val="22"/>
        </w:rPr>
        <w:t>Sub_Area_C</w:t>
      </w:r>
      <w:proofErr w:type="spellEnd"/>
      <w:r w:rsidRPr="00A51BEA">
        <w:rPr>
          <w:rFonts w:asciiTheme="minorHAnsi" w:hAnsiTheme="minorHAnsi" w:cstheme="minorHAnsi"/>
          <w:sz w:val="22"/>
        </w:rPr>
        <w:t xml:space="preserve"> or any combination of HBVCALIB values may be defined by adding to the </w:t>
      </w:r>
      <w:proofErr w:type="spellStart"/>
      <w:r w:rsidRPr="00A51BEA">
        <w:rPr>
          <w:rFonts w:asciiTheme="minorHAnsi" w:hAnsiTheme="minorHAnsi" w:cstheme="minorHAnsi"/>
          <w:sz w:val="22"/>
        </w:rPr>
        <w:t>HBVcalibPt</w:t>
      </w:r>
      <w:proofErr w:type="spellEnd"/>
      <w:r w:rsidRPr="00A51BEA">
        <w:rPr>
          <w:rFonts w:asciiTheme="minorHAnsi" w:hAnsiTheme="minorHAnsi" w:cstheme="minorHAnsi"/>
          <w:sz w:val="22"/>
        </w:rPr>
        <w:t xml:space="preserve"> array in WaterRights.cpp, and then running a model coldstart.  The </w:t>
      </w:r>
      <w:proofErr w:type="spellStart"/>
      <w:r w:rsidRPr="00A51BEA">
        <w:rPr>
          <w:rFonts w:asciiTheme="minorHAnsi" w:hAnsiTheme="minorHAnsi" w:cstheme="minorHAnsi"/>
          <w:sz w:val="22"/>
        </w:rPr>
        <w:t>HBVcalibPt</w:t>
      </w:r>
      <w:proofErr w:type="spellEnd"/>
      <w:r w:rsidRPr="00A51BEA">
        <w:rPr>
          <w:rFonts w:asciiTheme="minorHAnsi" w:hAnsiTheme="minorHAnsi" w:cstheme="minorHAnsi"/>
          <w:sz w:val="22"/>
        </w:rPr>
        <w:t xml:space="preserve">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should be named for the target subbasin.  For example, the shapefiles for the North Santiam watershed are in DataCW3M\</w:t>
      </w:r>
      <w:proofErr w:type="spellStart"/>
      <w:r>
        <w:rPr>
          <w:rFonts w:asciiTheme="minorHAnsi" w:hAnsiTheme="minorHAnsi" w:cstheme="minorHAnsi"/>
          <w:sz w:val="22"/>
        </w:rPr>
        <w:t>NSantiam</w:t>
      </w:r>
      <w:proofErr w:type="spellEnd"/>
      <w:r>
        <w:rPr>
          <w:rFonts w:asciiTheme="minorHAnsi" w:hAnsiTheme="minorHAnsi" w:cstheme="minorHAnsi"/>
          <w:sz w:val="22"/>
        </w:rPr>
        <w:t xml:space="preserve">.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HRU_McKenzie</w:t>
      </w:r>
      <w:proofErr w:type="spellEnd"/>
      <w:r w:rsidRPr="00940A74">
        <w:rPr>
          <w:rFonts w:ascii="Courier New" w:hAnsi="Courier New" w:cs="Courier New"/>
          <w:sz w:val="20"/>
          <w:szCs w:val="20"/>
        </w:rPr>
        <w:t xml:space="preserv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IDU_McKenzie</w:t>
      </w:r>
      <w:proofErr w:type="spellEnd"/>
      <w:r w:rsidRPr="00940A74">
        <w:rPr>
          <w:rFonts w:ascii="Courier New" w:hAnsi="Courier New" w:cs="Courier New"/>
          <w:sz w:val="20"/>
          <w:szCs w:val="20"/>
        </w:rPr>
        <w:t xml:space="preserve"> shapefile</w:t>
      </w:r>
    </w:p>
    <w:p w14:paraId="40ED666F" w14:textId="1259FFB4" w:rsidR="00767641" w:rsidRDefault="00767641" w:rsidP="00A51BEA">
      <w:pPr>
        <w:pStyle w:val="Body"/>
        <w:rPr>
          <w:ins w:id="1098" w:author="David Conklin" w:date="2020-11-20T11:11:00Z"/>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Reach_McKenzie</w:t>
      </w:r>
      <w:proofErr w:type="spellEnd"/>
      <w:r w:rsidRPr="00940A74">
        <w:rPr>
          <w:rFonts w:ascii="Courier New" w:hAnsi="Courier New" w:cs="Courier New"/>
          <w:sz w:val="20"/>
          <w:szCs w:val="20"/>
        </w:rPr>
        <w:t xml:space="preserv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rPr>
          <w:ins w:id="1099" w:author="David Conklin" w:date="2020-11-20T11:11:00Z"/>
        </w:rPr>
      </w:pPr>
      <w:bookmarkStart w:id="1100" w:name="_Toc56764270"/>
      <w:ins w:id="1101" w:author="David Conklin" w:date="2020-11-20T11:10:00Z">
        <w:r>
          <w:t xml:space="preserve">Limitations of </w:t>
        </w:r>
      </w:ins>
      <w:ins w:id="1102" w:author="David Conklin" w:date="2020-11-20T11:11:00Z">
        <w:r>
          <w:t>subbasin simulations</w:t>
        </w:r>
        <w:bookmarkEnd w:id="1100"/>
      </w:ins>
    </w:p>
    <w:p w14:paraId="17442F64" w14:textId="77777777" w:rsidR="009C132A" w:rsidRDefault="009C132A" w:rsidP="009C132A">
      <w:pPr>
        <w:rPr>
          <w:ins w:id="1103" w:author="David Conklin" w:date="2020-11-20T11:14:00Z"/>
        </w:rPr>
      </w:pPr>
      <w:ins w:id="1104" w:author="David Conklin" w:date="2020-11-20T11:11:00Z">
        <w:r>
          <w:tab/>
          <w:t xml:space="preserve">Anthropogenic </w:t>
        </w:r>
      </w:ins>
      <w:ins w:id="1105" w:author="David Conklin" w:date="2020-11-20T11:12:00Z">
        <w:r>
          <w:t>effects cross subbasin boundaries, so simulations of single subbasins may om</w:t>
        </w:r>
      </w:ins>
      <w:ins w:id="1106" w:author="David Conklin" w:date="2020-11-20T11:13:00Z">
        <w:r>
          <w:t>it effects which would be present if the whole Willamette basin were simulated.</w:t>
        </w:r>
      </w:ins>
    </w:p>
    <w:p w14:paraId="10B311F5" w14:textId="77777777" w:rsidR="009C132A" w:rsidRDefault="009C132A" w:rsidP="009C132A">
      <w:pPr>
        <w:rPr>
          <w:ins w:id="1107" w:author="David Conklin" w:date="2020-11-20T11:20:00Z"/>
        </w:rPr>
      </w:pPr>
      <w:ins w:id="1108" w:author="David Conklin" w:date="2020-11-20T11:14:00Z">
        <w:r>
          <w:tab/>
          <w:t xml:space="preserve">The USACE operates the Willamette Project dams and reservoirs as a system, modifying </w:t>
        </w:r>
      </w:ins>
      <w:ins w:id="1109" w:author="David Conklin" w:date="2020-11-20T11:15:00Z">
        <w:r>
          <w:t>reservoir outflows in upstream subbasins as necessary to observe target flow limits at down</w:t>
        </w:r>
      </w:ins>
      <w:ins w:id="1110" w:author="David Conklin" w:date="2020-11-20T11:16:00Z">
        <w:r>
          <w:t>stream control points (e.g. Albany and Salem).  The feedback from the downstream control points cannot be simulated when</w:t>
        </w:r>
      </w:ins>
      <w:ins w:id="1111" w:author="David Conklin" w:date="2020-11-20T11:17:00Z">
        <w:r>
          <w:t xml:space="preserve"> individual upstream subbasins are simulated.  For example, when simulating the McKenzie basin, the Salem control po</w:t>
        </w:r>
      </w:ins>
      <w:ins w:id="1112" w:author="David Conklin" w:date="2020-11-20T11:18:00Z">
        <w:r>
          <w:t>int rule cannot be applied in the logic to determine the release rate from the Blue River and Coug</w:t>
        </w:r>
      </w:ins>
      <w:ins w:id="1113" w:author="David Conklin" w:date="2020-11-20T11:19:00Z">
        <w:r>
          <w:t>ar dams, since the flow at Salem is outside the McKenzie basin is</w:t>
        </w:r>
      </w:ins>
      <w:ins w:id="1114" w:author="David Conklin" w:date="2020-11-20T11:20:00Z">
        <w:r>
          <w:t xml:space="preserve"> not simulated.</w:t>
        </w:r>
      </w:ins>
    </w:p>
    <w:p w14:paraId="5A369023" w14:textId="69CA34BA" w:rsidR="009C132A" w:rsidRPr="009C132A" w:rsidRDefault="009C132A" w:rsidP="009C132A">
      <w:pPr>
        <w:rPr>
          <w:rPrChange w:id="1115" w:author="David Conklin" w:date="2020-11-20T11:11:00Z">
            <w:rPr/>
          </w:rPrChange>
        </w:rPr>
        <w:pPrChange w:id="1116" w:author="David Conklin" w:date="2020-11-20T11:11:00Z">
          <w:pPr>
            <w:pStyle w:val="Body"/>
          </w:pPr>
        </w:pPrChange>
      </w:pPr>
      <w:ins w:id="1117" w:author="David Conklin" w:date="2020-11-20T11:20:00Z">
        <w:r>
          <w:tab/>
          <w:t>Municipal water demands are simulated</w:t>
        </w:r>
        <w:r w:rsidR="00D9019C">
          <w:t xml:space="preserve"> for complete urban growth area</w:t>
        </w:r>
      </w:ins>
      <w:ins w:id="1118" w:author="David Conklin" w:date="2020-11-20T11:21:00Z">
        <w:r w:rsidR="00D9019C">
          <w:t>s (UGAs) and are correlated with the populations of the UGA</w:t>
        </w:r>
      </w:ins>
      <w:ins w:id="1119" w:author="David Conklin" w:date="2020-11-20T11:22:00Z">
        <w:r w:rsidR="00D9019C">
          <w:t>s</w:t>
        </w:r>
      </w:ins>
      <w:ins w:id="1120" w:author="David Conklin" w:date="2020-11-20T11:21:00Z">
        <w:r w:rsidR="00D9019C">
          <w:t>.</w:t>
        </w:r>
      </w:ins>
      <w:ins w:id="1121" w:author="David Conklin" w:date="2020-11-20T11:22:00Z">
        <w:r w:rsidR="00D9019C">
          <w:t xml:space="preserve">  Where a UGA lies partly </w:t>
        </w:r>
      </w:ins>
      <w:ins w:id="1122" w:author="David Conklin" w:date="2020-11-20T11:27:00Z">
        <w:r w:rsidR="00D9019C">
          <w:t>within a</w:t>
        </w:r>
      </w:ins>
      <w:ins w:id="1123" w:author="David Conklin" w:date="2020-11-20T11:22:00Z">
        <w:r w:rsidR="00D9019C">
          <w:t xml:space="preserve"> subbasin </w:t>
        </w:r>
      </w:ins>
      <w:ins w:id="1124" w:author="David Conklin" w:date="2020-11-20T11:27:00Z">
        <w:r w:rsidR="00D9019C">
          <w:t>which is being simulated by itself</w:t>
        </w:r>
      </w:ins>
      <w:ins w:id="1125" w:author="David Conklin" w:date="2020-11-20T11:22:00Z">
        <w:r w:rsidR="00D9019C">
          <w:t xml:space="preserve">, </w:t>
        </w:r>
      </w:ins>
      <w:ins w:id="1126" w:author="David Conklin" w:date="2020-11-20T11:23:00Z">
        <w:r w:rsidR="00D9019C">
          <w:t>the population data for the UGA must be adjusted in order to scale</w:t>
        </w:r>
      </w:ins>
      <w:ins w:id="1127" w:author="David Conklin" w:date="2020-11-20T11:24:00Z">
        <w:r w:rsidR="00D9019C">
          <w:t xml:space="preserve"> the municipal water demand.  For example, the </w:t>
        </w:r>
      </w:ins>
      <w:ins w:id="1128" w:author="David Conklin" w:date="2020-11-20T11:25:00Z">
        <w:r w:rsidR="00D9019C">
          <w:t xml:space="preserve">Portland </w:t>
        </w:r>
      </w:ins>
      <w:ins w:id="1129" w:author="David Conklin" w:date="2020-11-20T11:26:00Z">
        <w:r w:rsidR="00D9019C">
          <w:t xml:space="preserve">Metro </w:t>
        </w:r>
      </w:ins>
      <w:ins w:id="1130" w:author="David Conklin" w:date="2020-11-20T11:25:00Z">
        <w:r w:rsidR="00D9019C">
          <w:t xml:space="preserve">UGA overlaps the </w:t>
        </w:r>
      </w:ins>
      <w:ins w:id="1131" w:author="David Conklin" w:date="2020-11-20T11:24:00Z">
        <w:r w:rsidR="00D9019C">
          <w:t>Chicken Creek watershed</w:t>
        </w:r>
      </w:ins>
      <w:ins w:id="1132" w:author="David Conklin" w:date="2020-11-20T11:25:00Z">
        <w:r w:rsidR="00D9019C">
          <w:t>, but Chicken Creek</w:t>
        </w:r>
      </w:ins>
      <w:ins w:id="1133" w:author="David Conklin" w:date="2020-11-20T11:24:00Z">
        <w:r w:rsidR="00D9019C">
          <w:t xml:space="preserve"> includes </w:t>
        </w:r>
      </w:ins>
      <w:ins w:id="1134" w:author="David Conklin" w:date="2020-11-20T11:25:00Z">
        <w:r w:rsidR="00D9019C">
          <w:t xml:space="preserve">only a small fraction of </w:t>
        </w:r>
      </w:ins>
      <w:ins w:id="1135" w:author="David Conklin" w:date="2020-11-20T11:26:00Z">
        <w:r w:rsidR="00D9019C">
          <w:t>the population of the Metro UGA.</w:t>
        </w:r>
      </w:ins>
    </w:p>
    <w:p w14:paraId="2AE4C176" w14:textId="77777777" w:rsidR="00C70B81" w:rsidRDefault="000C5A18" w:rsidP="0033601E">
      <w:pPr>
        <w:pStyle w:val="Heading1"/>
      </w:pPr>
      <w:bookmarkStart w:id="1136" w:name="_Toc56764271"/>
      <w:r>
        <w:t>North Santiam study area</w:t>
      </w:r>
      <w:bookmarkEnd w:id="1136"/>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w:t>
      </w:r>
      <w:proofErr w:type="spellStart"/>
      <w:r w:rsidR="000266FC">
        <w:t>NSantiam</w:t>
      </w:r>
      <w:proofErr w:type="spellEnd"/>
      <w:r w:rsidR="000266FC">
        <w:t xml:space="preserve">)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w:t>
      </w:r>
      <w:proofErr w:type="spellStart"/>
      <w:r w:rsidR="000266FC">
        <w:rPr>
          <w:rFonts w:ascii="Calibri" w:eastAsia="Times New Roman" w:hAnsi="Calibri" w:cs="Calibri"/>
          <w:color w:val="000000"/>
        </w:rPr>
        <w:t>NSantiam</w:t>
      </w:r>
      <w:proofErr w:type="spellEnd"/>
      <w:r w:rsidR="000266FC">
        <w:rPr>
          <w:rFonts w:ascii="Calibri" w:eastAsia="Times New Roman" w:hAnsi="Calibri" w:cs="Calibri"/>
          <w:color w:val="000000"/>
        </w:rPr>
        <w:t xml:space="preserve"> are recorded in the “</w:t>
      </w:r>
      <w:proofErr w:type="spellStart"/>
      <w:r w:rsidR="000266FC">
        <w:rPr>
          <w:rFonts w:ascii="Calibri" w:eastAsia="Times New Roman" w:hAnsi="Calibri" w:cs="Calibri"/>
          <w:color w:val="000000"/>
        </w:rPr>
        <w:t>NSantiam</w:t>
      </w:r>
      <w:proofErr w:type="spellEnd"/>
      <w:r w:rsidR="000266FC">
        <w:rPr>
          <w:rFonts w:ascii="Calibri" w:eastAsia="Times New Roman" w:hAnsi="Calibri" w:cs="Calibri"/>
          <w:color w:val="000000"/>
        </w:rPr>
        <w:t>”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lastRenderedPageBreak/>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137" w:name="_Toc56764272"/>
      <w:r>
        <w:rPr>
          <w:rFonts w:eastAsia="Times New Roman"/>
        </w:rPr>
        <w:t>Instream water rights</w:t>
      </w:r>
      <w:bookmarkEnd w:id="1137"/>
    </w:p>
    <w:p w14:paraId="64D90E05" w14:textId="77777777" w:rsidR="000266FC" w:rsidRDefault="000266FC" w:rsidP="000266FC"/>
    <w:p w14:paraId="75FBCE39" w14:textId="77777777" w:rsidR="00E91BC9" w:rsidRDefault="00531AC5" w:rsidP="00E91BC9">
      <w:r>
        <w:t xml:space="preserve">Per Joel </w:t>
      </w:r>
      <w:proofErr w:type="spellStart"/>
      <w:r>
        <w:t>Plahn</w:t>
      </w:r>
      <w:proofErr w:type="spellEnd"/>
      <w:r>
        <w:t xml:space="preserve">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 xml:space="preserve">1945 decree from Gardner Bennett diversion to the mouth 50.0 </w:t>
      </w:r>
      <w:proofErr w:type="spellStart"/>
      <w:r w:rsidR="000F3107">
        <w:t>cfs</w:t>
      </w:r>
      <w:proofErr w:type="spellEnd"/>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w:t>
      </w:r>
      <w:proofErr w:type="spellStart"/>
      <w:r w:rsidR="0084628D">
        <w:t>cfs</w:t>
      </w:r>
      <w:proofErr w:type="spellEnd"/>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 xml:space="preserve">appl# MF142 at USGS gage 14-1830 at </w:t>
      </w:r>
      <w:proofErr w:type="spellStart"/>
      <w:r w:rsidR="004613B3">
        <w:t>Mehama</w:t>
      </w:r>
      <w:proofErr w:type="spellEnd"/>
      <w:r w:rsidR="0084628D">
        <w:t xml:space="preserve"> 6/22/64 580.0 </w:t>
      </w:r>
      <w:proofErr w:type="spellStart"/>
      <w:r w:rsidR="0084628D">
        <w:t>cfs</w:t>
      </w:r>
      <w:proofErr w:type="spellEnd"/>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w:t>
      </w:r>
      <w:proofErr w:type="spellStart"/>
      <w:r w:rsidR="0084628D">
        <w:t>cfs</w:t>
      </w:r>
      <w:proofErr w:type="spellEnd"/>
    </w:p>
    <w:p w14:paraId="36EA74D8" w14:textId="77777777" w:rsidR="008770E3" w:rsidRDefault="008770E3" w:rsidP="000266FC">
      <w:r>
        <w:tab/>
        <w:t>reach 23780511; one order 5 reach</w:t>
      </w:r>
    </w:p>
    <w:p w14:paraId="5B916107" w14:textId="77777777" w:rsidR="00A72932" w:rsidRDefault="00A72932" w:rsidP="00A72932">
      <w:r>
        <w:t xml:space="preserve">118093 cert# 65756 at USGS gage 14-1780 near Detroit 6/22/64 345.0 </w:t>
      </w:r>
      <w:proofErr w:type="spellStart"/>
      <w:r>
        <w:t>cfs</w:t>
      </w:r>
      <w:proofErr w:type="spellEnd"/>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 xml:space="preserve">ert# 65755 Little North Santiam R. at USGS gage 14-1825 near </w:t>
      </w:r>
      <w:proofErr w:type="spellStart"/>
      <w:r w:rsidR="004613B3">
        <w:t>Mehama</w:t>
      </w:r>
      <w:proofErr w:type="spellEnd"/>
      <w:r w:rsidR="0084628D">
        <w:t xml:space="preserve"> 6/22/64 40.0 </w:t>
      </w:r>
      <w:proofErr w:type="spellStart"/>
      <w:r w:rsidR="0084628D">
        <w:t>cfs</w:t>
      </w:r>
      <w:proofErr w:type="spellEnd"/>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w:t>
      </w:r>
      <w:proofErr w:type="spellStart"/>
      <w:r w:rsidR="00451A73">
        <w:t>cfs</w:t>
      </w:r>
      <w:proofErr w:type="spellEnd"/>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 xml:space="preserve">cert# 72595 Stout Creek from </w:t>
      </w:r>
      <w:proofErr w:type="spellStart"/>
      <w:r>
        <w:t>Shellburg</w:t>
      </w:r>
      <w:proofErr w:type="spellEnd"/>
      <w:r>
        <w:t xml:space="preserve"> Creek to the mouth 10/18/90 1.75-20.0 </w:t>
      </w:r>
      <w:proofErr w:type="spellStart"/>
      <w:r>
        <w:t>cfs</w:t>
      </w:r>
      <w:proofErr w:type="spellEnd"/>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 xml:space="preserve">cert# 72596 Rock Cr. from East Fork Cr. to the mouth 10/18/90 3.0-50.0 </w:t>
      </w:r>
      <w:proofErr w:type="spellStart"/>
      <w:r>
        <w:t>cfs</w:t>
      </w:r>
      <w:proofErr w:type="spellEnd"/>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 xml:space="preserve">cert# 72597 Mad Cr. from the headwaters to the mouth 10/18/90 2.0-22.0 </w:t>
      </w:r>
      <w:proofErr w:type="spellStart"/>
      <w:r>
        <w:t>cfs</w:t>
      </w:r>
      <w:proofErr w:type="spellEnd"/>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 xml:space="preserve">at the mouth of the N. Santiam R. 1000-1500 </w:t>
      </w:r>
      <w:proofErr w:type="spellStart"/>
      <w:r w:rsidR="00683502">
        <w:t>cfs</w:t>
      </w:r>
      <w:proofErr w:type="spellEnd"/>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1138"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1138"/>
    </w:p>
    <w:p w14:paraId="0FD5899C" w14:textId="77777777" w:rsidR="0092040E" w:rsidRDefault="0092040E" w:rsidP="0092040E"/>
    <w:p w14:paraId="0E0CDFE5" w14:textId="77777777" w:rsidR="00B91F45" w:rsidRDefault="00B47486" w:rsidP="00B91F45">
      <w:pPr>
        <w:pStyle w:val="Heading2"/>
      </w:pPr>
      <w:bookmarkStart w:id="1139" w:name="_Toc56764273"/>
      <w:r>
        <w:t xml:space="preserve">Municipal </w:t>
      </w:r>
      <w:r w:rsidR="00057A5D">
        <w:t>w</w:t>
      </w:r>
      <w:r>
        <w:t xml:space="preserve">ater </w:t>
      </w:r>
      <w:r w:rsidR="00D97755">
        <w:t>r</w:t>
      </w:r>
      <w:r>
        <w:t>ights</w:t>
      </w:r>
      <w:bookmarkEnd w:id="1139"/>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w:t>
      </w:r>
      <w:proofErr w:type="spellStart"/>
      <w:r>
        <w:t>cfs</w:t>
      </w:r>
      <w:proofErr w:type="spellEnd"/>
      <w:r>
        <w:t xml:space="preserve"> for Salem down to 1.7 </w:t>
      </w:r>
      <w:proofErr w:type="spellStart"/>
      <w:r>
        <w:t>cfs</w:t>
      </w:r>
      <w:proofErr w:type="spellEnd"/>
      <w:r>
        <w:t xml:space="preserve">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140" w:name="_Toc56764274"/>
      <w:r>
        <w:t>McKenzie Basin Wetlands Study</w:t>
      </w:r>
      <w:bookmarkEnd w:id="1140"/>
    </w:p>
    <w:p w14:paraId="79498AD8" w14:textId="77777777" w:rsidR="00736461" w:rsidRPr="00D97CDA" w:rsidRDefault="00736461" w:rsidP="00A8214A"/>
    <w:p w14:paraId="2403DDA0" w14:textId="063D759E" w:rsidR="00275338" w:rsidRDefault="003613A1" w:rsidP="00A8214A">
      <w:pPr>
        <w:pStyle w:val="Heading2"/>
      </w:pPr>
      <w:bookmarkStart w:id="1141" w:name="_Toc56764275"/>
      <w:r>
        <w:t xml:space="preserve">Project </w:t>
      </w:r>
      <w:r w:rsidR="00DC262D">
        <w:t>Overview</w:t>
      </w:r>
      <w:bookmarkEnd w:id="1141"/>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w:t>
      </w:r>
      <w:proofErr w:type="spellStart"/>
      <w:r w:rsidR="004B3A38">
        <w:t>lator</w:t>
      </w:r>
      <w:proofErr w:type="spellEnd"/>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w:t>
      </w:r>
      <w:proofErr w:type="spellStart"/>
      <w:r w:rsidR="004B3A38">
        <w:t>Zaret</w:t>
      </w:r>
      <w:proofErr w:type="spellEnd"/>
      <w:r w:rsidR="004B3A38">
        <w:t xml:space="preserve">,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w:t>
      </w:r>
      <w:proofErr w:type="spellStart"/>
      <w:r>
        <w:t>Zaret</w:t>
      </w:r>
      <w:proofErr w:type="spellEnd"/>
      <w:r>
        <w:t xml:space="preserve">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1142" w:name="_Ref48282850"/>
      <w:bookmarkStart w:id="1143" w:name="_Toc53219839"/>
      <w:r>
        <w:t xml:space="preserve">Figure </w:t>
      </w:r>
      <w:fldSimple w:instr=" SEQ Figure \* ARABIC ">
        <w:r w:rsidR="00F90C07">
          <w:rPr>
            <w:noProof/>
          </w:rPr>
          <w:t>7</w:t>
        </w:r>
      </w:fldSimple>
      <w:bookmarkEnd w:id="1142"/>
      <w:r>
        <w:t>. McKenzie basin in CW3M screen capture</w:t>
      </w:r>
      <w:bookmarkEnd w:id="1143"/>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1144" w:name="_Ref48282776"/>
      <w:bookmarkStart w:id="1145" w:name="_Ref48282732"/>
      <w:bookmarkStart w:id="1146" w:name="_Toc53219840"/>
      <w:r>
        <w:t xml:space="preserve">Figure </w:t>
      </w:r>
      <w:fldSimple w:instr=" SEQ Figure \* ARABIC ">
        <w:r w:rsidR="00F90C07">
          <w:rPr>
            <w:noProof/>
          </w:rPr>
          <w:t>8</w:t>
        </w:r>
      </w:fldSimple>
      <w:bookmarkEnd w:id="1144"/>
      <w:r>
        <w:t>. Wetlands in the lower McKenzie basin, with their WETL_ID attribute values</w:t>
      </w:r>
      <w:bookmarkEnd w:id="1145"/>
      <w:bookmarkEnd w:id="1146"/>
    </w:p>
    <w:p w14:paraId="364BDC9E" w14:textId="77777777" w:rsidR="004D33B7" w:rsidRDefault="004D33B7" w:rsidP="00275338"/>
    <w:p w14:paraId="6EF95807" w14:textId="5E566C26" w:rsidR="003613A1" w:rsidRDefault="003613A1" w:rsidP="00A8214A">
      <w:pPr>
        <w:pStyle w:val="Heading2"/>
      </w:pPr>
      <w:bookmarkStart w:id="1147" w:name="_Toc56764276"/>
      <w:r>
        <w:t>Model and Simulation Overview</w:t>
      </w:r>
      <w:bookmarkEnd w:id="1147"/>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proofErr w:type="spellStart"/>
      <w:r w:rsidR="006B6EE1">
        <w:t>Cowardin</w:t>
      </w:r>
      <w:proofErr w:type="spellEnd"/>
      <w:r w:rsidR="006B6EE1">
        <w:t xml:space="preserve"> categories?; </w:t>
      </w:r>
      <w:proofErr w:type="spellStart"/>
      <w:r>
        <w:t>Cowardin</w:t>
      </w:r>
      <w:proofErr w:type="spellEnd"/>
      <w:r>
        <w:t xml:space="preserve"> </w:t>
      </w:r>
      <w:r w:rsidR="006B6EE1">
        <w:t xml:space="preserve">&amp; </w:t>
      </w:r>
      <w:proofErr w:type="spellStart"/>
      <w:r w:rsidR="006B6EE1">
        <w:t>Golet</w:t>
      </w:r>
      <w:proofErr w:type="spellEnd"/>
      <w:r w:rsidR="006B6EE1">
        <w:t xml:space="preserve">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48" w:name="_Toc56764277"/>
      <w:r>
        <w:t>McKenzie wetlands in the initial versions of the IDU, HRU, and Reach data layers</w:t>
      </w:r>
      <w:bookmarkEnd w:id="1148"/>
    </w:p>
    <w:p w14:paraId="79661602" w14:textId="4CDFD7C9" w:rsidR="009767A5" w:rsidRDefault="009767A5" w:rsidP="009767A5">
      <w:r>
        <w:t>There is an Excel spreadsheet named “</w:t>
      </w:r>
      <w:proofErr w:type="spellStart"/>
      <w:r>
        <w:t>Wetlands.xslx</w:t>
      </w:r>
      <w:proofErr w:type="spellEnd"/>
      <w:r>
        <w:t xml:space="preserve">”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49" w:name="_Toc49175988"/>
      <w:bookmarkStart w:id="1150" w:name="_Toc56764278"/>
      <w:r>
        <w:t>Data changes for better representation of wetlands</w:t>
      </w:r>
      <w:bookmarkEnd w:id="1149"/>
      <w:bookmarkEnd w:id="1150"/>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51" w:name="_Toc56764279"/>
      <w:r>
        <w:t xml:space="preserve">Projection, </w:t>
      </w:r>
      <w:r w:rsidR="006F174A">
        <w:t>Calendar</w:t>
      </w:r>
      <w:r>
        <w:t>,</w:t>
      </w:r>
      <w:r w:rsidR="006F174A">
        <w:t xml:space="preserve"> and </w:t>
      </w:r>
      <w:r w:rsidR="009D540F">
        <w:t>Units</w:t>
      </w:r>
      <w:bookmarkEnd w:id="1151"/>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 xml:space="preserve">Some daily climate datasets include </w:t>
      </w:r>
      <w:proofErr w:type="spellStart"/>
      <w:r>
        <w:t>leapdays</w:t>
      </w:r>
      <w:proofErr w:type="spellEnd"/>
      <w:r>
        <w:t xml:space="preserve"> and some don’t.  CW3M </w:t>
      </w:r>
      <w:proofErr w:type="spellStart"/>
      <w:r>
        <w:t>accomodates</w:t>
      </w:r>
      <w:proofErr w:type="spellEnd"/>
      <w:r>
        <w:t xml:space="preserve"> both</w:t>
      </w:r>
      <w:r w:rsidR="002D4074">
        <w:t>, but the demo climate data</w:t>
      </w:r>
      <w:r w:rsidR="006D6388">
        <w:t>set</w:t>
      </w:r>
      <w:r w:rsidR="002D4074">
        <w:t xml:space="preserve"> included in the CW3M_Installer_...exe files does not include </w:t>
      </w:r>
      <w:proofErr w:type="spellStart"/>
      <w:r w:rsidR="002D4074">
        <w:t>leapdays</w:t>
      </w:r>
      <w:proofErr w:type="spellEnd"/>
      <w:r w:rsidR="002D4074">
        <w:t>.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152" w:name="_Toc56764280"/>
      <w:r>
        <w:t>Simulation of changes in wetlands over time</w:t>
      </w:r>
      <w:bookmarkEnd w:id="115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53" w:name="_Toc56764281"/>
      <w:r>
        <w:t xml:space="preserve">How wetlands </w:t>
      </w:r>
      <w:r w:rsidR="000806A1">
        <w:t>are</w:t>
      </w:r>
      <w:r>
        <w:t xml:space="preserve"> represented</w:t>
      </w:r>
      <w:r w:rsidR="006D6388">
        <w:t xml:space="preserve"> in the model</w:t>
      </w:r>
      <w:bookmarkEnd w:id="115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w:t>
      </w:r>
      <w:proofErr w:type="spellStart"/>
      <w:r w:rsidR="00E82496">
        <w:t>idu</w:t>
      </w:r>
      <w:proofErr w:type="spellEnd"/>
      <w:r w:rsidR="00E82496">
        <w:t xml:space="preserve">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 xml:space="preserve">The conceptualization described so far allows for nourishment of the wetland </w:t>
      </w:r>
      <w:proofErr w:type="spellStart"/>
      <w:r>
        <w:t>idus</w:t>
      </w:r>
      <w:proofErr w:type="spellEnd"/>
      <w:r>
        <w:t xml:space="preserve">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154" w:name="_Toc56764282"/>
      <w:r>
        <w:t>Attributes of interest in the wetlands study</w:t>
      </w:r>
      <w:bookmarkEnd w:id="1154"/>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55" w:name="_Toc56764283"/>
      <w:r>
        <w:t>A WETNESS attribute</w:t>
      </w:r>
      <w:bookmarkEnd w:id="1155"/>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 xml:space="preserve">The idea of a WETNESS attribute was suggested by the use of negative “water depths” by </w:t>
      </w:r>
      <w:proofErr w:type="spellStart"/>
      <w:r>
        <w:t>Poiani</w:t>
      </w:r>
      <w:proofErr w:type="spellEnd"/>
      <w:r>
        <w:t xml:space="preserve"> and Johnson in their prairie wetland model (</w:t>
      </w:r>
      <w:proofErr w:type="spellStart"/>
      <w:r>
        <w:t>Poiani</w:t>
      </w:r>
      <w:proofErr w:type="spellEnd"/>
      <w:r>
        <w:t xml:space="preserve">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 xml:space="preserve">…negative “water depths” were calculated for certain cells in the GIS.  This approximated depth to groundwater for vegetation types that were not permanently flooded or saturated.  For example, suppose the water elevation over the entire wetland basin was 557.7 </w:t>
      </w:r>
      <w:proofErr w:type="spellStart"/>
      <w:r>
        <w:rPr>
          <w:rFonts w:ascii="Times New Roman" w:hAnsi="Times New Roman" w:cs="Times New Roman"/>
          <w:sz w:val="20"/>
          <w:szCs w:val="20"/>
        </w:rPr>
        <w:t>metres</w:t>
      </w:r>
      <w:proofErr w:type="spellEnd"/>
      <w:r>
        <w:rPr>
          <w:rFonts w:ascii="Times New Roman" w:hAnsi="Times New Roman" w:cs="Times New Roman"/>
          <w:sz w:val="20"/>
          <w:szCs w:val="20"/>
        </w:rPr>
        <w:t xml:space="preserve"> above sea level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xml:space="preserve">.).  A cell in the center of the basin with a ground elevation of 557.0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xml:space="preserve">. would have a water depth of 0.7 m.  In contrast, a cell at the edge of the wetland with an elevation of 558.0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would have a “water depth” (or depth to groundwater) of -0.3 m.</w:t>
      </w:r>
    </w:p>
    <w:p w14:paraId="0FF73BF4" w14:textId="77777777" w:rsidR="006D6388" w:rsidRDefault="006D6388" w:rsidP="006D6388"/>
    <w:p w14:paraId="1AC3B4B1" w14:textId="77777777" w:rsidR="006D6388" w:rsidRDefault="006D6388" w:rsidP="006D6388">
      <w:r>
        <w:t xml:space="preserve">The proposed WETNESS attribute is the same as water depth for positive values, but differs from </w:t>
      </w:r>
      <w:proofErr w:type="spellStart"/>
      <w:r>
        <w:t>Poiani’s</w:t>
      </w:r>
      <w:proofErr w:type="spellEnd"/>
      <w:r>
        <w:t xml:space="preserve"> negative water depth in value.  </w:t>
      </w:r>
      <w:proofErr w:type="spellStart"/>
      <w:r>
        <w:t>Poiani’s</w:t>
      </w:r>
      <w:proofErr w:type="spellEnd"/>
      <w:r>
        <w:t xml:space="preserve">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156" w:name="_Toc56764284"/>
      <w:r>
        <w:t>Calculating the exchange of water between the wetland and the reach</w:t>
      </w:r>
      <w:bookmarkEnd w:id="1156"/>
    </w:p>
    <w:p w14:paraId="71419F3E" w14:textId="001ADEBC" w:rsidR="00871F69" w:rsidRDefault="00871F69" w:rsidP="00871F69">
      <w:pPr>
        <w:pStyle w:val="Heading3"/>
      </w:pPr>
      <w:bookmarkStart w:id="1157" w:name="_Toc56764285"/>
      <w:r>
        <w:t xml:space="preserve">Wetland </w:t>
      </w:r>
      <w:r w:rsidR="007A55EC">
        <w:t xml:space="preserve">IDU </w:t>
      </w:r>
      <w:r>
        <w:t>parameters</w:t>
      </w:r>
      <w:bookmarkEnd w:id="1157"/>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158" w:name="_Toc56764286"/>
      <w:r>
        <w:t>Reach parameters</w:t>
      </w:r>
      <w:bookmarkEnd w:id="1158"/>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It will be necessary to add logic to HBV::</w:t>
      </w:r>
      <w:proofErr w:type="spellStart"/>
      <w:r>
        <w:t>HBVdailyProcess</w:t>
      </w:r>
      <w:proofErr w:type="spellEnd"/>
      <w:r>
        <w:t xml:space="preserve">()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159" w:name="_Toc56764287"/>
      <w:r>
        <w:t>Loss (or gain) of wetlands</w:t>
      </w:r>
      <w:bookmarkEnd w:id="1159"/>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160" w:name="_Toc56764288"/>
      <w:r>
        <w:t>Reality check</w:t>
      </w:r>
      <w:bookmarkEnd w:id="1160"/>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 xml:space="preserve">Per Kyla </w:t>
      </w:r>
      <w:proofErr w:type="spellStart"/>
      <w:r>
        <w:t>Zaret</w:t>
      </w:r>
      <w:proofErr w:type="spellEnd"/>
      <w:r>
        <w:t xml:space="preserve"> on 7/17/20:</w:t>
      </w:r>
    </w:p>
    <w:p w14:paraId="5195192F" w14:textId="605ABC55" w:rsidR="006D6388" w:rsidRDefault="006D6388" w:rsidP="00A8214A">
      <w:pPr>
        <w:ind w:left="720"/>
        <w:rPr>
          <w:ins w:id="1161"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w:t>
      </w:r>
      <w:proofErr w:type="gramStart"/>
      <w:r>
        <w:rPr>
          <w:rFonts w:ascii="Times New Roman" w:hAnsi="Times New Roman" w:cs="Times New Roman"/>
          <w:sz w:val="20"/>
          <w:szCs w:val="20"/>
        </w:rPr>
        <w:t>lake</w:t>
      </w:r>
      <w:proofErr w:type="gramEnd"/>
      <w:r>
        <w:rPr>
          <w:rFonts w:ascii="Times New Roman" w:hAnsi="Times New Roman" w:cs="Times New Roman"/>
          <w:sz w:val="20"/>
          <w:szCs w:val="20"/>
        </w:rPr>
        <w:t xml:space="preserv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 xml:space="preserve">(NWCA) is one program (via the EPA) through which data on water depth, etc. are collected at such sites, but there are very few sites sampled per state relative to the total number of wetlands…  I would expect DEQ and the USGS to be the owners of data pertaining to water flow, </w:t>
      </w:r>
      <w:proofErr w:type="gramStart"/>
      <w:r>
        <w:rPr>
          <w:rFonts w:ascii="Times New Roman" w:hAnsi="Times New Roman" w:cs="Times New Roman"/>
          <w:sz w:val="20"/>
          <w:szCs w:val="20"/>
        </w:rPr>
        <w:t>temperature</w:t>
      </w:r>
      <w:proofErr w:type="gramEnd"/>
      <w:r>
        <w:rPr>
          <w:rFonts w:ascii="Times New Roman" w:hAnsi="Times New Roman" w:cs="Times New Roman"/>
          <w:sz w:val="20"/>
          <w:szCs w:val="20"/>
        </w:rPr>
        <w:t xml:space="preserv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1162" w:author="David Conklin" w:date="2020-11-09T14:59:00Z"/>
          <w:rFonts w:ascii="Times New Roman" w:hAnsi="Times New Roman" w:cs="Times New Roman"/>
          <w:sz w:val="20"/>
          <w:szCs w:val="20"/>
        </w:rPr>
      </w:pPr>
    </w:p>
    <w:p w14:paraId="73BDB1BA" w14:textId="77777777" w:rsidR="00286383" w:rsidRDefault="00286383">
      <w:pPr>
        <w:pPrChange w:id="1163" w:author="David Conklin" w:date="2020-11-09T15:00:00Z">
          <w:pPr>
            <w:ind w:left="720"/>
          </w:pPr>
        </w:pPrChange>
      </w:pPr>
    </w:p>
    <w:p w14:paraId="5FF408D3" w14:textId="297BE399" w:rsidR="006D6388" w:rsidRDefault="00286383" w:rsidP="006D6388">
      <w:pPr>
        <w:rPr>
          <w:ins w:id="1164" w:author="David Conklin" w:date="2020-11-09T15:05:00Z"/>
        </w:rPr>
      </w:pPr>
      <w:ins w:id="1165" w:author="David Conklin" w:date="2020-11-09T15:02:00Z">
        <w:r>
          <w:t xml:space="preserve">Observational data for flows and stream temperatures at a number of gage locations </w:t>
        </w:r>
      </w:ins>
      <w:ins w:id="1166" w:author="David Conklin" w:date="2020-11-09T15:03:00Z">
        <w:r>
          <w:t xml:space="preserve">in the McKenzie basin is available on a website maintained by the USGS.  </w:t>
        </w:r>
      </w:ins>
      <w:ins w:id="1167" w:author="David Conklin" w:date="2020-11-09T15:05:00Z">
        <w:r>
          <w:t>We have selected these records for use in calibration</w:t>
        </w:r>
      </w:ins>
      <w:ins w:id="1168" w:author="David Conklin" w:date="2020-11-09T15:20:00Z">
        <w:r w:rsidR="00916473">
          <w:t xml:space="preserve"> (13 flow gages and </w:t>
        </w:r>
      </w:ins>
      <w:ins w:id="1169" w:author="David Conklin" w:date="2020-11-09T15:26:00Z">
        <w:r w:rsidR="00916473">
          <w:t>6</w:t>
        </w:r>
      </w:ins>
      <w:ins w:id="1170" w:author="David Conklin" w:date="2020-11-09T15:20:00Z">
        <w:r w:rsidR="00916473">
          <w:t xml:space="preserve"> temperature</w:t>
        </w:r>
      </w:ins>
      <w:ins w:id="1171" w:author="David Conklin" w:date="2020-11-09T15:21:00Z">
        <w:r w:rsidR="00916473">
          <w:t xml:space="preserve"> sensors):</w:t>
        </w:r>
      </w:ins>
    </w:p>
    <w:tbl>
      <w:tblPr>
        <w:tblW w:w="8460" w:type="dxa"/>
        <w:tblLook w:val="04A0" w:firstRow="1" w:lastRow="0" w:firstColumn="1" w:lastColumn="0" w:noHBand="0" w:noVBand="1"/>
        <w:tblPrChange w:id="1172" w:author="David Conklin" w:date="2020-11-09T15:23:00Z">
          <w:tblPr>
            <w:tblW w:w="7144" w:type="dxa"/>
            <w:tblLook w:val="04A0" w:firstRow="1" w:lastRow="0" w:firstColumn="1" w:lastColumn="0" w:noHBand="0" w:noVBand="1"/>
          </w:tblPr>
        </w:tblPrChange>
      </w:tblPr>
      <w:tblGrid>
        <w:gridCol w:w="1358"/>
        <w:gridCol w:w="1109"/>
        <w:gridCol w:w="5972"/>
        <w:gridCol w:w="21"/>
        <w:tblGridChange w:id="1173">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1174" w:author="David Conklin" w:date="2020-11-09T15:05:00Z"/>
          <w:trPrChange w:id="117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76"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1177" w:author="David Conklin" w:date="2020-11-09T15:05:00Z"/>
                <w:rFonts w:ascii="Calibri" w:eastAsia="Times New Roman" w:hAnsi="Calibri" w:cs="Calibri"/>
                <w:color w:val="000000"/>
              </w:rPr>
            </w:pPr>
            <w:ins w:id="1178" w:author="David Conklin" w:date="2020-11-09T15:05:00Z">
              <w:r w:rsidRPr="00286383">
                <w:rPr>
                  <w:rFonts w:ascii="Calibri" w:eastAsia="Times New Roman" w:hAnsi="Calibri" w:cs="Calibri"/>
                  <w:color w:val="000000"/>
                </w:rPr>
                <w:t xml:space="preserve">USGS </w:t>
              </w:r>
            </w:ins>
            <w:ins w:id="1179" w:author="David Conklin" w:date="2020-11-09T15:21:00Z">
              <w:r w:rsidR="00916473">
                <w:rPr>
                  <w:rFonts w:ascii="Calibri" w:eastAsia="Times New Roman" w:hAnsi="Calibri" w:cs="Calibri"/>
                  <w:color w:val="000000"/>
                </w:rPr>
                <w:t xml:space="preserve">flow </w:t>
              </w:r>
            </w:ins>
            <w:ins w:id="1180"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1181"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1182" w:author="David Conklin" w:date="2020-11-09T15:05:00Z"/>
                <w:rFonts w:ascii="Calibri" w:eastAsia="Times New Roman" w:hAnsi="Calibri" w:cs="Calibri"/>
                <w:color w:val="000000"/>
              </w:rPr>
            </w:pPr>
            <w:ins w:id="1183"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1184"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1185" w:author="David Conklin" w:date="2020-11-09T15:05:00Z"/>
                <w:rFonts w:ascii="Calibri" w:eastAsia="Times New Roman" w:hAnsi="Calibri" w:cs="Calibri"/>
                <w:color w:val="000000"/>
              </w:rPr>
            </w:pPr>
          </w:p>
        </w:tc>
      </w:tr>
      <w:tr w:rsidR="00286383" w:rsidRPr="00286383" w14:paraId="63718AE2" w14:textId="77777777" w:rsidTr="00916473">
        <w:trPr>
          <w:trHeight w:val="300"/>
          <w:ins w:id="1186" w:author="David Conklin" w:date="2020-11-09T15:05:00Z"/>
          <w:trPrChange w:id="118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88"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1189" w:author="David Conklin" w:date="2020-11-09T15:05:00Z"/>
                <w:rFonts w:ascii="Calibri" w:eastAsia="Times New Roman" w:hAnsi="Calibri" w:cs="Calibri"/>
                <w:color w:val="000000"/>
              </w:rPr>
            </w:pPr>
            <w:ins w:id="1190"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1191"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1192" w:author="David Conklin" w:date="2020-11-09T15:05:00Z"/>
                <w:rFonts w:ascii="Calibri" w:eastAsia="Times New Roman" w:hAnsi="Calibri" w:cs="Calibri"/>
                <w:color w:val="000000"/>
              </w:rPr>
            </w:pPr>
            <w:ins w:id="1193" w:author="David Conklin" w:date="2020-11-09T15:05:00Z">
              <w:r w:rsidRPr="00B912FF">
                <w:rPr>
                  <w:rFonts w:ascii="Calibri" w:eastAsia="Times New Roman" w:hAnsi="Calibri" w:cs="Calibri"/>
                  <w:color w:val="000000"/>
                </w:rPr>
                <w:t>23773373</w:t>
              </w:r>
            </w:ins>
          </w:p>
        </w:tc>
        <w:tc>
          <w:tcPr>
            <w:tcW w:w="5993" w:type="dxa"/>
            <w:gridSpan w:val="2"/>
            <w:tcBorders>
              <w:top w:val="nil"/>
              <w:left w:val="nil"/>
              <w:bottom w:val="nil"/>
              <w:right w:val="nil"/>
            </w:tcBorders>
            <w:shd w:val="clear" w:color="auto" w:fill="auto"/>
            <w:noWrap/>
            <w:vAlign w:val="bottom"/>
            <w:hideMark/>
            <w:tcPrChange w:id="1194"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1195" w:author="David Conklin" w:date="2020-11-09T15:05:00Z"/>
                <w:rFonts w:ascii="Calibri" w:eastAsia="Times New Roman" w:hAnsi="Calibri" w:cs="Calibri"/>
                <w:color w:val="000000"/>
              </w:rPr>
            </w:pPr>
            <w:ins w:id="1196" w:author="David Conklin" w:date="2020-11-09T15:05:00Z">
              <w:r w:rsidRPr="00B912FF">
                <w:rPr>
                  <w:rFonts w:ascii="Calibri" w:eastAsia="Times New Roman" w:hAnsi="Calibri" w:cs="Calibri"/>
                  <w:color w:val="000000"/>
                </w:rPr>
                <w:t>MCKENZIE RIVER AT OUTLET OF CLEAR LAKE, OR</w:t>
              </w:r>
            </w:ins>
          </w:p>
        </w:tc>
      </w:tr>
      <w:tr w:rsidR="00B912FF" w:rsidRPr="00286383" w14:paraId="61322E9F" w14:textId="77777777" w:rsidTr="00916473">
        <w:trPr>
          <w:trHeight w:val="300"/>
          <w:ins w:id="1197"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1198" w:author="David Conklin" w:date="2020-11-09T16:14:00Z"/>
                <w:rFonts w:ascii="Calibri" w:eastAsia="Times New Roman" w:hAnsi="Calibri" w:cs="Calibri"/>
                <w:color w:val="000000"/>
              </w:rPr>
            </w:pPr>
            <w:ins w:id="1199" w:author="David Conklin" w:date="2020-11-09T16:14:00Z">
              <w:r>
                <w:rPr>
                  <w:rFonts w:ascii="Calibri" w:eastAsia="Times New Roman" w:hAnsi="Calibri" w:cs="Calibri"/>
                  <w:color w:val="000000"/>
                </w:rPr>
                <w:t>14158</w:t>
              </w:r>
            </w:ins>
            <w:ins w:id="1200"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1201" w:author="David Conklin" w:date="2020-11-09T16:14:00Z"/>
                <w:rFonts w:ascii="Calibri" w:eastAsia="Times New Roman" w:hAnsi="Calibri" w:cs="Calibri"/>
                <w:color w:val="000000"/>
              </w:rPr>
            </w:pPr>
            <w:ins w:id="1202"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1203" w:author="David Conklin" w:date="2020-11-09T16:14:00Z"/>
                <w:rFonts w:ascii="Calibri" w:eastAsia="Times New Roman" w:hAnsi="Calibri" w:cs="Calibri"/>
                <w:color w:val="000000"/>
              </w:rPr>
            </w:pPr>
            <w:ins w:id="1204"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1205"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1206" w:author="David Conklin" w:date="2020-11-09T16:15:00Z"/>
                <w:rFonts w:ascii="Calibri" w:eastAsia="Times New Roman" w:hAnsi="Calibri" w:cs="Calibri"/>
                <w:color w:val="000000"/>
              </w:rPr>
            </w:pPr>
            <w:ins w:id="1207"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1208" w:author="David Conklin" w:date="2020-11-09T16:15:00Z"/>
                <w:rFonts w:ascii="Calibri" w:eastAsia="Times New Roman" w:hAnsi="Calibri" w:cs="Calibri"/>
                <w:color w:val="000000"/>
              </w:rPr>
            </w:pPr>
            <w:ins w:id="1209"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1210" w:author="David Conklin" w:date="2020-11-09T16:15:00Z"/>
                <w:rFonts w:ascii="Calibri" w:eastAsia="Times New Roman" w:hAnsi="Calibri" w:cs="Calibri"/>
                <w:color w:val="000000"/>
              </w:rPr>
            </w:pPr>
            <w:ins w:id="1211"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1212" w:author="David Conklin" w:date="2020-11-09T15:05:00Z"/>
          <w:trPrChange w:id="1213"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1214"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1215" w:author="David Conklin" w:date="2020-11-09T15:05:00Z"/>
                <w:rFonts w:ascii="Calibri" w:eastAsia="Times New Roman" w:hAnsi="Calibri" w:cs="Calibri"/>
                <w:color w:val="000000"/>
              </w:rPr>
            </w:pPr>
            <w:ins w:id="1216"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1217"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1218" w:author="David Conklin" w:date="2020-11-09T15:05:00Z"/>
                <w:rFonts w:ascii="Calibri" w:eastAsia="Times New Roman" w:hAnsi="Calibri" w:cs="Calibri"/>
                <w:color w:val="000000"/>
              </w:rPr>
            </w:pPr>
            <w:ins w:id="1219" w:author="David Conklin" w:date="2020-11-09T15:05:00Z">
              <w:r w:rsidRPr="00B912FF">
                <w:rPr>
                  <w:rFonts w:ascii="Calibri" w:eastAsia="Times New Roman" w:hAnsi="Calibri" w:cs="Calibri"/>
                  <w:color w:val="000000"/>
                </w:rPr>
                <w:t>23773037</w:t>
              </w:r>
            </w:ins>
          </w:p>
        </w:tc>
        <w:tc>
          <w:tcPr>
            <w:tcW w:w="5972" w:type="dxa"/>
            <w:tcBorders>
              <w:top w:val="nil"/>
              <w:left w:val="nil"/>
              <w:bottom w:val="nil"/>
              <w:right w:val="nil"/>
            </w:tcBorders>
            <w:shd w:val="clear" w:color="auto" w:fill="auto"/>
            <w:noWrap/>
            <w:vAlign w:val="bottom"/>
            <w:hideMark/>
            <w:tcPrChange w:id="1220"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1221" w:author="David Conklin" w:date="2020-11-09T15:05:00Z"/>
                <w:rFonts w:ascii="Calibri" w:eastAsia="Times New Roman" w:hAnsi="Calibri" w:cs="Calibri"/>
                <w:color w:val="000000"/>
              </w:rPr>
            </w:pPr>
            <w:ins w:id="1222" w:author="David Conklin" w:date="2020-11-09T15:05:00Z">
              <w:r w:rsidRPr="00B912FF">
                <w:rPr>
                  <w:rFonts w:ascii="Calibri" w:eastAsia="Times New Roman" w:hAnsi="Calibri" w:cs="Calibri"/>
                  <w:color w:val="000000"/>
                </w:rPr>
                <w:t>SO FK MCKENZIE RIVER ABV COUGAR LAKE NR RAINBOW</w:t>
              </w:r>
            </w:ins>
          </w:p>
        </w:tc>
      </w:tr>
      <w:tr w:rsidR="00B912FF" w:rsidRPr="00B912FF" w14:paraId="78BF1DE8" w14:textId="77777777" w:rsidTr="00916473">
        <w:trPr>
          <w:gridAfter w:val="1"/>
          <w:wAfter w:w="21" w:type="dxa"/>
          <w:trHeight w:val="300"/>
          <w:ins w:id="1223"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1224" w:author="David Conklin" w:date="2020-11-09T16:17:00Z"/>
                <w:rFonts w:ascii="Calibri" w:eastAsia="Times New Roman" w:hAnsi="Calibri" w:cs="Calibri"/>
                <w:color w:val="000000"/>
              </w:rPr>
            </w:pPr>
            <w:ins w:id="1225"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1226" w:author="David Conklin" w:date="2020-11-09T16:17:00Z"/>
                <w:rFonts w:ascii="Calibri" w:eastAsia="Times New Roman" w:hAnsi="Calibri" w:cs="Calibri"/>
                <w:color w:val="000000"/>
              </w:rPr>
            </w:pPr>
            <w:ins w:id="1227"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1228" w:author="David Conklin" w:date="2020-11-09T16:17:00Z"/>
                <w:rFonts w:ascii="Calibri" w:eastAsia="Times New Roman" w:hAnsi="Calibri" w:cs="Calibri"/>
                <w:color w:val="000000"/>
              </w:rPr>
            </w:pPr>
            <w:ins w:id="1229"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1230" w:author="David Conklin" w:date="2020-11-09T15:05:00Z"/>
          <w:trPrChange w:id="123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32"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1233" w:author="David Conklin" w:date="2020-11-09T15:05:00Z"/>
                <w:rFonts w:ascii="Calibri" w:eastAsia="Times New Roman" w:hAnsi="Calibri" w:cs="Calibri"/>
                <w:color w:val="000000"/>
              </w:rPr>
            </w:pPr>
            <w:ins w:id="1234" w:author="David Conklin" w:date="2020-11-09T15:05:00Z">
              <w:r w:rsidRPr="00B912FF">
                <w:rPr>
                  <w:rFonts w:ascii="Calibri" w:eastAsia="Times New Roman" w:hAnsi="Calibri" w:cs="Calibri"/>
                  <w:color w:val="000000"/>
                </w:rPr>
                <w:t>14161500</w:t>
              </w:r>
            </w:ins>
          </w:p>
        </w:tc>
        <w:tc>
          <w:tcPr>
            <w:tcW w:w="1109" w:type="dxa"/>
            <w:tcBorders>
              <w:top w:val="nil"/>
              <w:left w:val="nil"/>
              <w:bottom w:val="nil"/>
              <w:right w:val="nil"/>
            </w:tcBorders>
            <w:shd w:val="clear" w:color="auto" w:fill="auto"/>
            <w:noWrap/>
            <w:vAlign w:val="bottom"/>
            <w:hideMark/>
            <w:tcPrChange w:id="1235"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1236" w:author="David Conklin" w:date="2020-11-09T15:05:00Z"/>
                <w:rFonts w:ascii="Calibri" w:eastAsia="Times New Roman" w:hAnsi="Calibri" w:cs="Calibri"/>
                <w:color w:val="000000"/>
              </w:rPr>
            </w:pPr>
            <w:ins w:id="1237" w:author="David Conklin" w:date="2020-11-09T15:05:00Z">
              <w:r w:rsidRPr="00B912FF">
                <w:rPr>
                  <w:rFonts w:ascii="Calibri" w:eastAsia="Times New Roman" w:hAnsi="Calibri" w:cs="Calibri"/>
                  <w:color w:val="000000"/>
                </w:rPr>
                <w:t>23773411</w:t>
              </w:r>
            </w:ins>
          </w:p>
        </w:tc>
        <w:tc>
          <w:tcPr>
            <w:tcW w:w="5993" w:type="dxa"/>
            <w:gridSpan w:val="2"/>
            <w:tcBorders>
              <w:top w:val="nil"/>
              <w:left w:val="nil"/>
              <w:bottom w:val="nil"/>
              <w:right w:val="nil"/>
            </w:tcBorders>
            <w:shd w:val="clear" w:color="auto" w:fill="auto"/>
            <w:noWrap/>
            <w:vAlign w:val="bottom"/>
            <w:hideMark/>
            <w:tcPrChange w:id="1238"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1239" w:author="David Conklin" w:date="2020-11-09T15:05:00Z"/>
                <w:rFonts w:ascii="Calibri" w:eastAsia="Times New Roman" w:hAnsi="Calibri" w:cs="Calibri"/>
                <w:color w:val="000000"/>
              </w:rPr>
            </w:pPr>
            <w:ins w:id="1240" w:author="David Conklin" w:date="2020-11-09T15:05:00Z">
              <w:r w:rsidRPr="00B912FF">
                <w:rPr>
                  <w:rFonts w:ascii="Calibri" w:eastAsia="Times New Roman" w:hAnsi="Calibri" w:cs="Calibri"/>
                  <w:color w:val="000000"/>
                </w:rPr>
                <w:t>LOOKOUT CREEK NEAR BLUE RIVER</w:t>
              </w:r>
            </w:ins>
          </w:p>
        </w:tc>
      </w:tr>
      <w:tr w:rsidR="00F32242" w:rsidRPr="00B912FF" w14:paraId="5CF67718" w14:textId="77777777" w:rsidTr="00916473">
        <w:trPr>
          <w:trHeight w:val="300"/>
          <w:ins w:id="1241" w:author="David Conklin" w:date="2020-11-09T15:05:00Z"/>
          <w:trPrChange w:id="124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43"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1244" w:author="David Conklin" w:date="2020-11-09T15:05:00Z"/>
                <w:rFonts w:ascii="Calibri" w:eastAsia="Times New Roman" w:hAnsi="Calibri" w:cs="Calibri"/>
                <w:color w:val="000000"/>
              </w:rPr>
            </w:pPr>
            <w:ins w:id="1245"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1246"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1247" w:author="David Conklin" w:date="2020-11-09T15:05:00Z"/>
                <w:rFonts w:ascii="Calibri" w:eastAsia="Times New Roman" w:hAnsi="Calibri" w:cs="Calibri"/>
                <w:color w:val="000000"/>
              </w:rPr>
            </w:pPr>
            <w:ins w:id="1248" w:author="David Conklin" w:date="2020-11-09T15:05:00Z">
              <w:r w:rsidRPr="00B912FF">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1249"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1250" w:author="David Conklin" w:date="2020-11-09T15:05:00Z"/>
                <w:rFonts w:ascii="Calibri" w:eastAsia="Times New Roman" w:hAnsi="Calibri" w:cs="Calibri"/>
                <w:color w:val="000000"/>
              </w:rPr>
            </w:pPr>
            <w:ins w:id="1251" w:author="David Conklin" w:date="2020-11-09T15:05:00Z">
              <w:r w:rsidRPr="00B912FF">
                <w:rPr>
                  <w:rFonts w:ascii="Calibri" w:eastAsia="Times New Roman" w:hAnsi="Calibri" w:cs="Calibri"/>
                  <w:color w:val="000000"/>
                </w:rPr>
                <w:t>BLUE RIVER AT BLUE RIVER</w:t>
              </w:r>
            </w:ins>
          </w:p>
        </w:tc>
      </w:tr>
      <w:tr w:rsidR="00F32242" w:rsidRPr="00B912FF" w14:paraId="02982A9B" w14:textId="77777777" w:rsidTr="00916473">
        <w:trPr>
          <w:trHeight w:val="300"/>
          <w:ins w:id="1252" w:author="David Conklin" w:date="2020-11-09T15:05:00Z"/>
          <w:trPrChange w:id="125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54"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1255" w:author="David Conklin" w:date="2020-11-09T15:05:00Z"/>
                <w:rFonts w:ascii="Calibri" w:eastAsia="Times New Roman" w:hAnsi="Calibri" w:cs="Calibri"/>
                <w:color w:val="000000"/>
              </w:rPr>
            </w:pPr>
            <w:ins w:id="1256"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1257"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1258" w:author="David Conklin" w:date="2020-11-09T15:05:00Z"/>
                <w:rFonts w:ascii="Calibri" w:eastAsia="Times New Roman" w:hAnsi="Calibri" w:cs="Calibri"/>
                <w:color w:val="000000"/>
              </w:rPr>
            </w:pPr>
            <w:ins w:id="1259" w:author="David Conklin" w:date="2020-11-09T15:05:00Z">
              <w:r w:rsidRPr="00B912FF">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1260"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1261" w:author="David Conklin" w:date="2020-11-09T15:05:00Z"/>
                <w:rFonts w:ascii="Calibri" w:eastAsia="Times New Roman" w:hAnsi="Calibri" w:cs="Calibri"/>
                <w:color w:val="000000"/>
              </w:rPr>
            </w:pPr>
            <w:ins w:id="1262" w:author="David Conklin" w:date="2020-11-09T15:05:00Z">
              <w:r w:rsidRPr="00B912FF">
                <w:rPr>
                  <w:rFonts w:ascii="Calibri" w:eastAsia="Times New Roman" w:hAnsi="Calibri" w:cs="Calibri"/>
                  <w:color w:val="000000"/>
                </w:rPr>
                <w:t>MCKENZIE RIVER NEAR VIDA</w:t>
              </w:r>
            </w:ins>
          </w:p>
        </w:tc>
      </w:tr>
      <w:tr w:rsidR="00B912FF" w:rsidRPr="00B912FF" w14:paraId="47A496CB" w14:textId="77777777" w:rsidTr="00916473">
        <w:trPr>
          <w:trHeight w:val="300"/>
          <w:ins w:id="1263"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1264" w:author="David Conklin" w:date="2020-11-09T16:18:00Z"/>
                <w:rFonts w:ascii="Calibri" w:eastAsia="Times New Roman" w:hAnsi="Calibri" w:cs="Calibri"/>
                <w:color w:val="000000"/>
              </w:rPr>
            </w:pPr>
            <w:ins w:id="1265"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1266" w:author="David Conklin" w:date="2020-11-09T16:18:00Z"/>
                <w:rFonts w:ascii="Calibri" w:eastAsia="Times New Roman" w:hAnsi="Calibri" w:cs="Calibri"/>
                <w:color w:val="000000"/>
              </w:rPr>
            </w:pPr>
            <w:ins w:id="1267"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1268" w:author="David Conklin" w:date="2020-11-09T16:18:00Z"/>
                <w:rFonts w:ascii="Calibri" w:eastAsia="Times New Roman" w:hAnsi="Calibri" w:cs="Calibri"/>
                <w:color w:val="000000"/>
              </w:rPr>
            </w:pPr>
            <w:ins w:id="1269"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1270"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1271" w:author="David Conklin" w:date="2020-11-09T16:19:00Z"/>
                <w:rFonts w:ascii="Calibri" w:eastAsia="Times New Roman" w:hAnsi="Calibri" w:cs="Calibri"/>
                <w:color w:val="000000"/>
              </w:rPr>
            </w:pPr>
            <w:ins w:id="1272"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1273" w:author="David Conklin" w:date="2020-11-09T16:19:00Z"/>
                <w:rFonts w:ascii="Calibri" w:eastAsia="Times New Roman" w:hAnsi="Calibri" w:cs="Calibri"/>
                <w:color w:val="000000"/>
              </w:rPr>
            </w:pPr>
            <w:ins w:id="1274"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1275" w:author="David Conklin" w:date="2020-11-09T16:19:00Z"/>
                <w:rFonts w:ascii="Calibri" w:eastAsia="Times New Roman" w:hAnsi="Calibri" w:cs="Calibri"/>
                <w:color w:val="000000"/>
              </w:rPr>
            </w:pPr>
            <w:ins w:id="1276"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1277"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1278" w:author="David Conklin" w:date="2020-11-09T16:21:00Z"/>
                <w:rFonts w:ascii="Calibri" w:eastAsia="Times New Roman" w:hAnsi="Calibri" w:cs="Calibri"/>
                <w:color w:val="000000"/>
              </w:rPr>
            </w:pPr>
            <w:ins w:id="1279"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1280" w:author="David Conklin" w:date="2020-11-09T16:21:00Z"/>
                <w:rFonts w:ascii="Calibri" w:eastAsia="Times New Roman" w:hAnsi="Calibri" w:cs="Calibri"/>
                <w:color w:val="000000"/>
              </w:rPr>
            </w:pPr>
            <w:ins w:id="1281"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1282" w:author="David Conklin" w:date="2020-11-09T16:21:00Z"/>
                <w:rFonts w:ascii="Calibri" w:eastAsia="Times New Roman" w:hAnsi="Calibri" w:cs="Calibri"/>
                <w:color w:val="000000"/>
              </w:rPr>
            </w:pPr>
            <w:ins w:id="1283"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1284" w:author="David Conklin" w:date="2020-11-09T15:05:00Z"/>
          <w:trPrChange w:id="128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86"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1287" w:author="David Conklin" w:date="2020-11-09T15:05:00Z"/>
                <w:rFonts w:ascii="Calibri" w:eastAsia="Times New Roman" w:hAnsi="Calibri" w:cs="Calibri"/>
                <w:color w:val="000000"/>
              </w:rPr>
            </w:pPr>
            <w:ins w:id="1288"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1289"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1290" w:author="David Conklin" w:date="2020-11-09T15:05:00Z"/>
                <w:rFonts w:ascii="Calibri" w:eastAsia="Times New Roman" w:hAnsi="Calibri" w:cs="Calibri"/>
                <w:color w:val="000000"/>
              </w:rPr>
            </w:pPr>
            <w:ins w:id="1291"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1292"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1293" w:author="David Conklin" w:date="2020-11-09T15:05:00Z"/>
                <w:rFonts w:ascii="Calibri" w:eastAsia="Times New Roman" w:hAnsi="Calibri" w:cs="Calibri"/>
                <w:color w:val="000000"/>
              </w:rPr>
            </w:pPr>
            <w:ins w:id="1294"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1295" w:author="David Conklin" w:date="2020-11-09T15:05:00Z"/>
          <w:trPrChange w:id="129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97"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1298" w:author="David Conklin" w:date="2020-11-09T15:05:00Z"/>
                <w:rFonts w:ascii="Calibri" w:eastAsia="Times New Roman" w:hAnsi="Calibri" w:cs="Calibri"/>
                <w:color w:val="000000"/>
              </w:rPr>
            </w:pPr>
            <w:ins w:id="1299"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1300"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1301" w:author="David Conklin" w:date="2020-11-09T15:05:00Z"/>
                <w:rFonts w:ascii="Calibri" w:eastAsia="Times New Roman" w:hAnsi="Calibri" w:cs="Calibri"/>
                <w:color w:val="000000"/>
              </w:rPr>
            </w:pPr>
            <w:ins w:id="1302"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1303"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1304" w:author="David Conklin" w:date="2020-11-09T15:05:00Z"/>
                <w:rFonts w:ascii="Calibri" w:eastAsia="Times New Roman" w:hAnsi="Calibri" w:cs="Calibri"/>
                <w:color w:val="000000"/>
              </w:rPr>
            </w:pPr>
            <w:ins w:id="1305"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1306" w:author="David Conklin" w:date="2020-11-09T15:23:00Z">
            <w:tblPrEx>
              <w:tblW w:w="8439" w:type="dxa"/>
            </w:tblPrEx>
          </w:tblPrExChange>
        </w:tblPrEx>
        <w:trPr>
          <w:trHeight w:val="300"/>
          <w:ins w:id="1307" w:author="David Conklin" w:date="2020-11-09T15:22:00Z"/>
          <w:trPrChange w:id="1308"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1309"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1310"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1311"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1312"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1313"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1314" w:author="David Conklin" w:date="2020-11-09T15:22:00Z"/>
                <w:rFonts w:ascii="Calibri" w:eastAsia="Times New Roman" w:hAnsi="Calibri" w:cs="Calibri"/>
                <w:color w:val="000000"/>
              </w:rPr>
            </w:pPr>
          </w:p>
        </w:tc>
      </w:tr>
      <w:tr w:rsidR="00F32242" w:rsidRPr="00286383" w14:paraId="0438D12C" w14:textId="77777777" w:rsidTr="00916473">
        <w:trPr>
          <w:trHeight w:val="300"/>
          <w:ins w:id="1315" w:author="David Conklin" w:date="2020-11-09T15:05:00Z"/>
          <w:trPrChange w:id="131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17"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1318" w:author="David Conklin" w:date="2020-11-09T15:05:00Z"/>
                <w:rFonts w:ascii="Calibri" w:eastAsia="Times New Roman" w:hAnsi="Calibri" w:cs="Calibri"/>
                <w:color w:val="000000"/>
              </w:rPr>
            </w:pPr>
            <w:ins w:id="1319" w:author="David Conklin" w:date="2020-11-09T15:21:00Z">
              <w:r>
                <w:rPr>
                  <w:rFonts w:ascii="Calibri" w:eastAsia="Times New Roman" w:hAnsi="Calibri" w:cs="Calibri"/>
                  <w:color w:val="000000"/>
                </w:rPr>
                <w:t>temp</w:t>
              </w:r>
            </w:ins>
            <w:ins w:id="1320" w:author="David Conklin" w:date="2020-11-09T15:23:00Z">
              <w:r>
                <w:rPr>
                  <w:rFonts w:ascii="Calibri" w:eastAsia="Times New Roman" w:hAnsi="Calibri" w:cs="Calibri"/>
                  <w:color w:val="000000"/>
                </w:rPr>
                <w:t>erature</w:t>
              </w:r>
            </w:ins>
            <w:ins w:id="1321"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1322"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1323" w:author="David Conklin" w:date="2020-11-09T15:05:00Z"/>
                <w:rFonts w:ascii="Calibri" w:eastAsia="Times New Roman" w:hAnsi="Calibri" w:cs="Calibri"/>
                <w:color w:val="000000"/>
              </w:rPr>
            </w:pPr>
            <w:ins w:id="1324"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1325"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1326" w:author="David Conklin" w:date="2020-11-09T15:05:00Z"/>
                <w:rFonts w:ascii="Calibri" w:eastAsia="Times New Roman" w:hAnsi="Calibri" w:cs="Calibri"/>
                <w:color w:val="000000"/>
              </w:rPr>
            </w:pPr>
          </w:p>
        </w:tc>
      </w:tr>
      <w:tr w:rsidR="00F32242" w:rsidRPr="00286383" w14:paraId="69549E44" w14:textId="77777777" w:rsidTr="00916473">
        <w:trPr>
          <w:trHeight w:val="300"/>
          <w:ins w:id="1327" w:author="David Conklin" w:date="2020-11-09T15:05:00Z"/>
          <w:trPrChange w:id="132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29"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1330" w:author="David Conklin" w:date="2020-11-09T15:05:00Z"/>
                <w:rFonts w:ascii="Calibri" w:eastAsia="Times New Roman" w:hAnsi="Calibri" w:cs="Calibri"/>
                <w:color w:val="000000"/>
              </w:rPr>
            </w:pPr>
            <w:ins w:id="1331"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1332"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1333" w:author="David Conklin" w:date="2020-11-09T15:05:00Z"/>
                <w:rFonts w:ascii="Calibri" w:eastAsia="Times New Roman" w:hAnsi="Calibri" w:cs="Calibri"/>
                <w:color w:val="000000"/>
              </w:rPr>
            </w:pPr>
            <w:ins w:id="1334"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1335"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1336" w:author="David Conklin" w:date="2020-11-09T15:05:00Z"/>
                <w:rFonts w:ascii="Calibri" w:eastAsia="Times New Roman" w:hAnsi="Calibri" w:cs="Calibri"/>
                <w:color w:val="000000"/>
              </w:rPr>
            </w:pPr>
            <w:ins w:id="1337"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1338" w:author="David Conklin" w:date="2020-11-09T15:05:00Z"/>
          <w:trPrChange w:id="133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40"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1341" w:author="David Conklin" w:date="2020-11-09T15:05:00Z"/>
                <w:rFonts w:ascii="Calibri" w:eastAsia="Times New Roman" w:hAnsi="Calibri" w:cs="Calibri"/>
                <w:color w:val="000000"/>
              </w:rPr>
            </w:pPr>
            <w:ins w:id="1342"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1343"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1344" w:author="David Conklin" w:date="2020-11-09T15:05:00Z"/>
                <w:rFonts w:ascii="Calibri" w:eastAsia="Times New Roman" w:hAnsi="Calibri" w:cs="Calibri"/>
                <w:color w:val="000000"/>
              </w:rPr>
            </w:pPr>
            <w:ins w:id="1345"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1346"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1347" w:author="David Conklin" w:date="2020-11-09T15:05:00Z"/>
                <w:rFonts w:ascii="Calibri" w:eastAsia="Times New Roman" w:hAnsi="Calibri" w:cs="Calibri"/>
                <w:color w:val="000000"/>
              </w:rPr>
            </w:pPr>
            <w:ins w:id="1348"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1349" w:author="David Conklin" w:date="2020-11-09T15:05:00Z"/>
          <w:trPrChange w:id="135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51"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1352" w:author="David Conklin" w:date="2020-11-09T15:05:00Z"/>
                <w:rFonts w:ascii="Calibri" w:eastAsia="Times New Roman" w:hAnsi="Calibri" w:cs="Calibri"/>
                <w:color w:val="000000"/>
              </w:rPr>
            </w:pPr>
            <w:ins w:id="1353"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1354"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1355" w:author="David Conklin" w:date="2020-11-09T15:05:00Z"/>
                <w:rFonts w:ascii="Calibri" w:eastAsia="Times New Roman" w:hAnsi="Calibri" w:cs="Calibri"/>
                <w:color w:val="000000"/>
              </w:rPr>
            </w:pPr>
            <w:ins w:id="1356"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1357"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1358" w:author="David Conklin" w:date="2020-11-09T15:05:00Z"/>
                <w:rFonts w:ascii="Calibri" w:eastAsia="Times New Roman" w:hAnsi="Calibri" w:cs="Calibri"/>
                <w:color w:val="000000"/>
              </w:rPr>
            </w:pPr>
            <w:ins w:id="1359"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1360" w:author="David Conklin" w:date="2020-11-09T15:05:00Z"/>
          <w:trPrChange w:id="136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62"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1363" w:author="David Conklin" w:date="2020-11-09T15:05:00Z"/>
                <w:rFonts w:ascii="Calibri" w:eastAsia="Times New Roman" w:hAnsi="Calibri" w:cs="Calibri"/>
                <w:color w:val="000000"/>
              </w:rPr>
            </w:pPr>
            <w:ins w:id="1364"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1365"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1366" w:author="David Conklin" w:date="2020-11-09T15:05:00Z"/>
                <w:rFonts w:ascii="Calibri" w:eastAsia="Times New Roman" w:hAnsi="Calibri" w:cs="Calibri"/>
                <w:color w:val="000000"/>
              </w:rPr>
            </w:pPr>
            <w:ins w:id="1367"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1368"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1369" w:author="David Conklin" w:date="2020-11-09T15:05:00Z"/>
                <w:rFonts w:ascii="Calibri" w:eastAsia="Times New Roman" w:hAnsi="Calibri" w:cs="Calibri"/>
                <w:color w:val="000000"/>
              </w:rPr>
            </w:pPr>
            <w:ins w:id="1370"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1371" w:author="David Conklin" w:date="2020-11-09T15:05:00Z"/>
          <w:trPrChange w:id="137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73"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1374" w:author="David Conklin" w:date="2020-11-09T15:05:00Z"/>
                <w:rFonts w:ascii="Calibri" w:eastAsia="Times New Roman" w:hAnsi="Calibri" w:cs="Calibri"/>
                <w:color w:val="000000"/>
              </w:rPr>
            </w:pPr>
            <w:ins w:id="1375"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1376"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1377" w:author="David Conklin" w:date="2020-11-09T15:05:00Z"/>
                <w:rFonts w:ascii="Calibri" w:eastAsia="Times New Roman" w:hAnsi="Calibri" w:cs="Calibri"/>
                <w:color w:val="000000"/>
              </w:rPr>
            </w:pPr>
            <w:ins w:id="1378"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1379"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1380" w:author="David Conklin" w:date="2020-11-09T15:05:00Z"/>
                <w:rFonts w:ascii="Calibri" w:eastAsia="Times New Roman" w:hAnsi="Calibri" w:cs="Calibri"/>
                <w:color w:val="000000"/>
              </w:rPr>
            </w:pPr>
            <w:ins w:id="1381"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1382" w:author="David Conklin" w:date="2020-11-09T15:05:00Z"/>
          <w:trPrChange w:id="138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84"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1385" w:author="David Conklin" w:date="2020-11-09T15:05:00Z"/>
                <w:rFonts w:ascii="Calibri" w:eastAsia="Times New Roman" w:hAnsi="Calibri" w:cs="Calibri"/>
                <w:color w:val="000000"/>
              </w:rPr>
            </w:pPr>
            <w:ins w:id="1386"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1387"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1388" w:author="David Conklin" w:date="2020-11-09T15:05:00Z"/>
                <w:rFonts w:ascii="Calibri" w:eastAsia="Times New Roman" w:hAnsi="Calibri" w:cs="Calibri"/>
                <w:color w:val="000000"/>
              </w:rPr>
            </w:pPr>
            <w:ins w:id="1389"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1390"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1391" w:author="David Conklin" w:date="2020-11-09T15:05:00Z"/>
                <w:rFonts w:ascii="Calibri" w:eastAsia="Times New Roman" w:hAnsi="Calibri" w:cs="Calibri"/>
                <w:color w:val="000000"/>
              </w:rPr>
            </w:pPr>
            <w:ins w:id="1392"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1393" w:author="David Conklin" w:date="2020-11-09T05:42:00Z"/>
        </w:rPr>
      </w:pPr>
      <w:ins w:id="1394"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1395" w:author="David Conklin" w:date="2020-11-09T05:49:00Z"/>
        </w:rPr>
      </w:pPr>
    </w:p>
    <w:p w14:paraId="7B26BEC6" w14:textId="1B481F3E" w:rsidR="003655CF" w:rsidRDefault="003655CF" w:rsidP="006D6388">
      <w:pPr>
        <w:rPr>
          <w:ins w:id="1396" w:author="David Conklin" w:date="2020-11-09T15:28:00Z"/>
        </w:rPr>
      </w:pPr>
      <w:ins w:id="1397"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1398" w:author="David Conklin" w:date="2020-11-09T15:29:00Z"/>
        </w:rPr>
      </w:pPr>
    </w:p>
    <w:p w14:paraId="6108DC47" w14:textId="1FD168E9" w:rsidR="007E57E4" w:rsidRDefault="00B22A8A" w:rsidP="007E57E4">
      <w:pPr>
        <w:pStyle w:val="Heading2"/>
        <w:rPr>
          <w:ins w:id="1399" w:author="David Conklin" w:date="2020-11-09T15:30:00Z"/>
        </w:rPr>
      </w:pPr>
      <w:bookmarkStart w:id="1400" w:name="_Toc56764289"/>
      <w:ins w:id="1401" w:author="David Conklin" w:date="2020-11-09T15:29:00Z">
        <w:r>
          <w:t>High Cascades Sp</w:t>
        </w:r>
      </w:ins>
      <w:ins w:id="1402" w:author="David Conklin" w:date="2020-11-09T15:30:00Z">
        <w:r>
          <w:t>rings</w:t>
        </w:r>
        <w:bookmarkEnd w:id="1400"/>
      </w:ins>
    </w:p>
    <w:p w14:paraId="3FB284B1" w14:textId="33723251" w:rsidR="00B22A8A" w:rsidRDefault="00B22A8A" w:rsidP="00B22A8A">
      <w:pPr>
        <w:rPr>
          <w:ins w:id="1403" w:author="David Conklin" w:date="2020-11-09T16:36:00Z"/>
        </w:rPr>
      </w:pPr>
      <w:ins w:id="1404" w:author="David Conklin" w:date="2020-11-09T15:30:00Z">
        <w:r>
          <w:t xml:space="preserve">More water drains out of portions of the upper McKenzie basin than would be expected from </w:t>
        </w:r>
      </w:ins>
      <w:ins w:id="1405" w:author="David Conklin" w:date="2020-11-09T15:31:00Z">
        <w:r>
          <w:t>the amount of precipitation which falls (</w:t>
        </w:r>
      </w:ins>
      <w:ins w:id="1406" w:author="David Conklin" w:date="2020-11-09T15:32:00Z">
        <w:r>
          <w:t>Jefferson et al. 2006).</w:t>
        </w:r>
      </w:ins>
      <w:ins w:id="1407" w:author="David Conklin" w:date="2020-11-09T16:22:00Z">
        <w:r w:rsidR="00CA72BF">
          <w:t xml:space="preserve"> </w:t>
        </w:r>
      </w:ins>
      <w:ins w:id="1408" w:author="David Conklin" w:date="2020-11-09T16:23:00Z">
        <w:r w:rsidR="00B17BF2">
          <w:t xml:space="preserve"> The extra water is conceptualized as coming from springs fed by aquifers w</w:t>
        </w:r>
      </w:ins>
      <w:ins w:id="1409" w:author="David Conklin" w:date="2020-11-09T16:24:00Z">
        <w:r w:rsidR="00B17BF2">
          <w:t>hich originate from percolation over areas different from the current drainages</w:t>
        </w:r>
      </w:ins>
      <w:ins w:id="1410" w:author="David Conklin" w:date="2020-11-09T16:25:00Z">
        <w:r w:rsidR="00B17BF2">
          <w:t xml:space="preserve">.  </w:t>
        </w:r>
      </w:ins>
      <w:ins w:id="1411" w:author="David Conklin" w:date="2020-11-09T16:26:00Z">
        <w:r w:rsidR="00B17BF2">
          <w:t>In fact, there are substantial springs in the High Cascade, a</w:t>
        </w:r>
      </w:ins>
      <w:ins w:id="1412" w:author="David Conklin" w:date="2020-11-09T16:27:00Z">
        <w:r w:rsidR="00B17BF2">
          <w:t xml:space="preserve">s for example those which feed Clear Lake.  </w:t>
        </w:r>
      </w:ins>
      <w:ins w:id="1413" w:author="David Conklin" w:date="2020-11-09T16:28:00Z">
        <w:r w:rsidR="00B17BF2">
          <w:t>However,</w:t>
        </w:r>
      </w:ins>
      <w:ins w:id="1414" w:author="David Conklin" w:date="2020-11-09T16:29:00Z">
        <w:r w:rsidR="00B17BF2">
          <w:t xml:space="preserve"> the available</w:t>
        </w:r>
      </w:ins>
      <w:ins w:id="1415" w:author="David Conklin" w:date="2020-11-09T16:28:00Z">
        <w:r w:rsidR="00B17BF2">
          <w:t xml:space="preserve"> information about the number, locations, flow rates, and possible seasonality of the springs is </w:t>
        </w:r>
      </w:ins>
      <w:ins w:id="1416" w:author="David Conklin" w:date="2020-11-09T16:29:00Z">
        <w:r w:rsidR="00B17BF2">
          <w:t>not detailed enough to attempt direct representation of</w:t>
        </w:r>
      </w:ins>
      <w:ins w:id="1417" w:author="David Conklin" w:date="2020-11-09T16:30:00Z">
        <w:r w:rsidR="00B17BF2">
          <w:t xml:space="preserve"> all the actual springs in CW3M.  As a workaround, we prescribe </w:t>
        </w:r>
      </w:ins>
      <w:ins w:id="1418" w:author="David Conklin" w:date="2020-11-09T16:31:00Z">
        <w:r w:rsidR="00B17BF2">
          <w:t xml:space="preserve">average </w:t>
        </w:r>
      </w:ins>
      <w:ins w:id="1419" w:author="David Conklin" w:date="2020-11-09T16:30:00Z">
        <w:r w:rsidR="00B17BF2">
          <w:t>spr</w:t>
        </w:r>
      </w:ins>
      <w:ins w:id="1420" w:author="David Conklin" w:date="2020-11-09T16:31:00Z">
        <w:r w:rsidR="00B17BF2">
          <w:t>ing flows at the some of the same reaches where we have</w:t>
        </w:r>
      </w:ins>
      <w:ins w:id="1421" w:author="David Conklin" w:date="2020-11-09T16:29:00Z">
        <w:r w:rsidR="00B17BF2">
          <w:t xml:space="preserve"> </w:t>
        </w:r>
      </w:ins>
      <w:ins w:id="1422" w:author="David Conklin" w:date="2020-11-09T16:32:00Z">
        <w:r w:rsidR="00B17BF2">
          <w:t xml:space="preserve">USGS gage data.  Initially, the </w:t>
        </w:r>
        <w:r w:rsidR="00F275A8">
          <w:t>flow rate is taken as the avera</w:t>
        </w:r>
      </w:ins>
      <w:ins w:id="1423" w:author="David Conklin" w:date="2020-11-09T16:33:00Z">
        <w:r w:rsidR="00F275A8">
          <w:t xml:space="preserve">ge summer low flow rate for 2010-18.  The spring flow rate may be further adjusted to </w:t>
        </w:r>
      </w:ins>
      <w:ins w:id="1424" w:author="David Conklin" w:date="2020-11-09T16:34:00Z">
        <w:r w:rsidR="00F275A8">
          <w:t xml:space="preserve">reduce the </w:t>
        </w:r>
      </w:ins>
      <w:ins w:id="1425" w:author="David Conklin" w:date="2020-11-09T16:35:00Z">
        <w:r w:rsidR="00F275A8">
          <w:t>bias in the simulated flows at the gage locations relative to the</w:t>
        </w:r>
      </w:ins>
      <w:ins w:id="1426" w:author="David Conklin" w:date="2020-11-09T16:36:00Z">
        <w:r w:rsidR="00F275A8">
          <w:t xml:space="preserve"> USGS gage data.</w:t>
        </w:r>
      </w:ins>
    </w:p>
    <w:p w14:paraId="3F010BC4" w14:textId="262D3CD7" w:rsidR="00F275A8" w:rsidRDefault="00F275A8" w:rsidP="00B22A8A">
      <w:pPr>
        <w:rPr>
          <w:ins w:id="1427" w:author="David Conklin" w:date="2020-11-09T16:36:00Z"/>
        </w:rPr>
      </w:pPr>
    </w:p>
    <w:p w14:paraId="23255F66" w14:textId="77777777" w:rsidR="001B411C" w:rsidRDefault="00F275A8" w:rsidP="00B22A8A">
      <w:pPr>
        <w:rPr>
          <w:ins w:id="1428" w:author="David Conklin" w:date="2020-11-09T17:48:00Z"/>
        </w:rPr>
      </w:pPr>
      <w:ins w:id="1429" w:author="David Conklin" w:date="2020-11-09T16:36:00Z">
        <w:r>
          <w:t>It may be possible i</w:t>
        </w:r>
      </w:ins>
      <w:ins w:id="1430" w:author="David Conklin" w:date="2020-11-09T16:37:00Z">
        <w:r>
          <w:t xml:space="preserve">n some drainages to run </w:t>
        </w:r>
      </w:ins>
      <w:ins w:id="1431" w:author="David Conklin" w:date="2020-11-09T16:41:00Z">
        <w:r>
          <w:t>“</w:t>
        </w:r>
      </w:ins>
      <w:ins w:id="1432" w:author="David Conklin" w:date="2020-11-09T16:37:00Z">
        <w:r>
          <w:t>PEST</w:t>
        </w:r>
      </w:ins>
      <w:ins w:id="1433" w:author="David Conklin" w:date="2020-11-09T16:41:00Z">
        <w:r>
          <w:t>”</w:t>
        </w:r>
      </w:ins>
      <w:ins w:id="1434" w:author="David Conklin" w:date="2020-11-09T16:37:00Z">
        <w:r>
          <w:t xml:space="preserve"> calibrations for the HBV precipitation-runoff </w:t>
        </w:r>
      </w:ins>
      <w:ins w:id="1435" w:author="David Conklin" w:date="2020-11-09T16:38:00Z">
        <w:r>
          <w:t>model, extending the parameter set to include the value for the spring flow.</w:t>
        </w:r>
      </w:ins>
      <w:ins w:id="1436" w:author="David Conklin" w:date="2020-11-09T16:41:00Z">
        <w:r>
          <w:t xml:space="preserve">  PEST stands for Parameter Estimation</w:t>
        </w:r>
      </w:ins>
      <w:ins w:id="1437" w:author="David Conklin" w:date="2020-11-09T16:42:00Z">
        <w:r>
          <w:t xml:space="preserve">.  Earlier PEST calibrations for portions of the Willamette </w:t>
        </w:r>
        <w:r w:rsidR="003345E8">
          <w:t xml:space="preserve">basin are described in documents from the WW2100 and </w:t>
        </w:r>
      </w:ins>
      <w:ins w:id="1438" w:author="David Conklin" w:date="2020-11-09T16:43:00Z">
        <w:r w:rsidR="003345E8">
          <w:t>OUWIN projects</w:t>
        </w:r>
      </w:ins>
      <w:ins w:id="1439" w:author="David Conklin" w:date="2020-11-09T16:44:00Z">
        <w:r w:rsidR="003345E8">
          <w:t xml:space="preserve"> (</w:t>
        </w:r>
      </w:ins>
      <w:ins w:id="1440" w:author="David Conklin" w:date="2020-11-09T17:11:00Z">
        <w:r w:rsidR="002F67CA">
          <w:t>Conklin 2016</w:t>
        </w:r>
      </w:ins>
      <w:ins w:id="1441" w:author="David Conklin" w:date="2020-11-09T17:32:00Z">
        <w:r w:rsidR="007F5C02">
          <w:t>, 2019</w:t>
        </w:r>
      </w:ins>
      <w:ins w:id="1442" w:author="David Conklin" w:date="2020-11-09T16:44:00Z">
        <w:r w:rsidR="003345E8">
          <w:t xml:space="preserve">).  The numbers in the HBV.csv data file were produced from </w:t>
        </w:r>
      </w:ins>
      <w:ins w:id="1443" w:author="David Conklin" w:date="2020-11-09T16:45:00Z">
        <w:r w:rsidR="003345E8">
          <w:t>the various PEST calibrations for different watersheds in the Willamette basin, stretching back to early in the WW2100 project and from time</w:t>
        </w:r>
      </w:ins>
      <w:ins w:id="1444" w:author="David Conklin" w:date="2020-11-09T16:46:00Z">
        <w:r w:rsidR="003345E8">
          <w:t xml:space="preserve"> to time since.</w:t>
        </w:r>
      </w:ins>
      <w:ins w:id="1445" w:author="David Conklin" w:date="2020-11-09T17:07:00Z">
        <w:r w:rsidR="001D6736">
          <w:t xml:space="preserve">       </w:t>
        </w:r>
        <w:r w:rsidR="002F67CA">
          <w:tab/>
        </w:r>
        <w:r w:rsidR="002F67CA">
          <w:tab/>
        </w:r>
      </w:ins>
    </w:p>
    <w:p w14:paraId="2CBB2FBE" w14:textId="77777777" w:rsidR="001B411C" w:rsidRDefault="001B411C" w:rsidP="00B22A8A">
      <w:pPr>
        <w:rPr>
          <w:ins w:id="1446" w:author="David Conklin" w:date="2020-11-09T17:48:00Z"/>
        </w:rPr>
      </w:pPr>
    </w:p>
    <w:p w14:paraId="22C59EF1" w14:textId="180817BC" w:rsidR="001B411C" w:rsidRDefault="001B411C" w:rsidP="00B22A8A">
      <w:pPr>
        <w:rPr>
          <w:ins w:id="1447" w:author="David Conklin" w:date="2020-11-09T18:38:00Z"/>
        </w:rPr>
      </w:pPr>
      <w:ins w:id="1448" w:author="David Conklin" w:date="2020-11-09T17:48:00Z">
        <w:r>
          <w:t>As of</w:t>
        </w:r>
      </w:ins>
      <w:ins w:id="1449" w:author="David Conklin" w:date="2020-11-09T17:49:00Z">
        <w:r>
          <w:t xml:space="preserve"> CW3M</w:t>
        </w:r>
      </w:ins>
      <w:ins w:id="1450" w:author="David Conklin" w:date="2020-11-09T17:48:00Z">
        <w:r>
          <w:t xml:space="preserve"> version</w:t>
        </w:r>
      </w:ins>
      <w:ins w:id="1451" w:author="David Conklin" w:date="2020-11-09T17:49:00Z">
        <w:r>
          <w:t xml:space="preserve"> 98 (11/2/20), spring water inputs have</w:t>
        </w:r>
      </w:ins>
      <w:ins w:id="1452" w:author="David Conklin" w:date="2020-11-09T17:50:00Z">
        <w:r>
          <w:t xml:space="preserve"> been added to the McKenzie basin simulation at </w:t>
        </w:r>
      </w:ins>
      <w:ins w:id="1453" w:author="David Conklin" w:date="2020-11-09T17:51:00Z">
        <w:r>
          <w:t>8 locations:</w:t>
        </w:r>
      </w:ins>
    </w:p>
    <w:p w14:paraId="09834198" w14:textId="0B7823D6" w:rsidR="001B4B07" w:rsidRDefault="001B4B07" w:rsidP="00B22A8A">
      <w:pPr>
        <w:rPr>
          <w:ins w:id="1454" w:author="David Conklin" w:date="2020-11-09T18:38:00Z"/>
        </w:rPr>
      </w:pPr>
    </w:p>
    <w:p w14:paraId="1B038463" w14:textId="77777777" w:rsidR="001B4B07" w:rsidRDefault="001B4B07" w:rsidP="00B22A8A">
      <w:pPr>
        <w:rPr>
          <w:ins w:id="1455"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1456" w:author="David Conklin" w:date="2020-11-09T17:54:00Z"/>
        </w:trPr>
        <w:tc>
          <w:tcPr>
            <w:tcW w:w="0" w:type="auto"/>
          </w:tcPr>
          <w:p w14:paraId="0E02B4AF" w14:textId="5034D80D" w:rsidR="001B411C" w:rsidRDefault="001B411C" w:rsidP="00B22A8A">
            <w:pPr>
              <w:rPr>
                <w:ins w:id="1457" w:author="David Conklin" w:date="2020-11-09T17:54:00Z"/>
              </w:rPr>
            </w:pPr>
            <w:ins w:id="1458" w:author="David Conklin" w:date="2020-11-09T17:55:00Z">
              <w:r>
                <w:lastRenderedPageBreak/>
                <w:t>gage</w:t>
              </w:r>
            </w:ins>
          </w:p>
        </w:tc>
        <w:tc>
          <w:tcPr>
            <w:tcW w:w="0" w:type="auto"/>
          </w:tcPr>
          <w:p w14:paraId="18DA4776" w14:textId="2205AAC6" w:rsidR="001B411C" w:rsidRDefault="001B411C" w:rsidP="00B22A8A">
            <w:pPr>
              <w:rPr>
                <w:ins w:id="1459" w:author="David Conklin" w:date="2020-11-09T17:54:00Z"/>
              </w:rPr>
            </w:pPr>
            <w:ins w:id="1460" w:author="David Conklin" w:date="2020-11-09T17:55:00Z">
              <w:r>
                <w:t>COMID</w:t>
              </w:r>
            </w:ins>
          </w:p>
        </w:tc>
        <w:tc>
          <w:tcPr>
            <w:tcW w:w="0" w:type="auto"/>
          </w:tcPr>
          <w:p w14:paraId="08F441F4" w14:textId="6EB422EE" w:rsidR="001B411C" w:rsidRDefault="001B411C" w:rsidP="00B22A8A">
            <w:pPr>
              <w:rPr>
                <w:ins w:id="1461" w:author="David Conklin" w:date="2020-11-09T17:54:00Z"/>
              </w:rPr>
            </w:pPr>
            <w:ins w:id="1462" w:author="David Conklin" w:date="2020-11-09T17:56:00Z">
              <w:r>
                <w:t>location</w:t>
              </w:r>
            </w:ins>
          </w:p>
        </w:tc>
        <w:tc>
          <w:tcPr>
            <w:tcW w:w="0" w:type="auto"/>
          </w:tcPr>
          <w:p w14:paraId="1D92D714" w14:textId="313E3F0E" w:rsidR="001B411C" w:rsidRDefault="001B411C" w:rsidP="00B22A8A">
            <w:pPr>
              <w:rPr>
                <w:ins w:id="1463" w:author="David Conklin" w:date="2020-11-09T17:54:00Z"/>
              </w:rPr>
            </w:pPr>
            <w:ins w:id="1464" w:author="David Conklin" w:date="2020-11-09T17:56:00Z">
              <w:r>
                <w:t>sim rate</w:t>
              </w:r>
            </w:ins>
          </w:p>
        </w:tc>
        <w:tc>
          <w:tcPr>
            <w:tcW w:w="0" w:type="auto"/>
          </w:tcPr>
          <w:p w14:paraId="2551DEE7" w14:textId="21842075" w:rsidR="001B411C" w:rsidRDefault="001B411C" w:rsidP="00B22A8A">
            <w:pPr>
              <w:rPr>
                <w:ins w:id="1465" w:author="David Conklin" w:date="2020-11-09T17:54:00Z"/>
              </w:rPr>
            </w:pPr>
            <w:ins w:id="1466" w:author="David Conklin" w:date="2020-11-09T17:56:00Z">
              <w:r>
                <w:t>gage low flow</w:t>
              </w:r>
            </w:ins>
          </w:p>
        </w:tc>
      </w:tr>
      <w:tr w:rsidR="001B411C" w14:paraId="1A295F63" w14:textId="77777777" w:rsidTr="001B411C">
        <w:trPr>
          <w:ins w:id="1467" w:author="David Conklin" w:date="2020-11-09T17:54:00Z"/>
        </w:trPr>
        <w:tc>
          <w:tcPr>
            <w:tcW w:w="0" w:type="auto"/>
          </w:tcPr>
          <w:p w14:paraId="63B31603" w14:textId="1164DC3B" w:rsidR="001B411C" w:rsidRDefault="008B36F2" w:rsidP="00B22A8A">
            <w:pPr>
              <w:rPr>
                <w:ins w:id="1468" w:author="David Conklin" w:date="2020-11-09T17:54:00Z"/>
              </w:rPr>
            </w:pPr>
            <w:ins w:id="1469" w:author="David Conklin" w:date="2020-11-09T18:01:00Z">
              <w:r>
                <w:t>14158500</w:t>
              </w:r>
            </w:ins>
          </w:p>
        </w:tc>
        <w:tc>
          <w:tcPr>
            <w:tcW w:w="0" w:type="auto"/>
          </w:tcPr>
          <w:p w14:paraId="68606EBE" w14:textId="6A379913" w:rsidR="001B411C" w:rsidRDefault="001B411C" w:rsidP="00B22A8A">
            <w:pPr>
              <w:rPr>
                <w:ins w:id="1470" w:author="David Conklin" w:date="2020-11-09T17:54:00Z"/>
              </w:rPr>
            </w:pPr>
            <w:ins w:id="1471" w:author="David Conklin" w:date="2020-11-09T17:56:00Z">
              <w:r>
                <w:t>23773373</w:t>
              </w:r>
            </w:ins>
          </w:p>
        </w:tc>
        <w:tc>
          <w:tcPr>
            <w:tcW w:w="0" w:type="auto"/>
          </w:tcPr>
          <w:p w14:paraId="56856050" w14:textId="614C389D" w:rsidR="001B411C" w:rsidRDefault="001B411C" w:rsidP="00B22A8A">
            <w:pPr>
              <w:rPr>
                <w:ins w:id="1472" w:author="David Conklin" w:date="2020-11-09T17:54:00Z"/>
              </w:rPr>
            </w:pPr>
            <w:ins w:id="1473" w:author="David Conklin" w:date="2020-11-09T17:56:00Z">
              <w:r>
                <w:t>Clear</w:t>
              </w:r>
            </w:ins>
            <w:ins w:id="1474" w:author="David Conklin" w:date="2020-11-09T17:57:00Z">
              <w:r>
                <w:t xml:space="preserve"> Lake</w:t>
              </w:r>
            </w:ins>
          </w:p>
        </w:tc>
        <w:tc>
          <w:tcPr>
            <w:tcW w:w="0" w:type="auto"/>
          </w:tcPr>
          <w:p w14:paraId="55CCCF7A" w14:textId="6E7DDF2A" w:rsidR="001B411C" w:rsidRDefault="001B411C" w:rsidP="00B22A8A">
            <w:pPr>
              <w:rPr>
                <w:ins w:id="1475" w:author="David Conklin" w:date="2020-11-09T17:54:00Z"/>
              </w:rPr>
            </w:pPr>
            <w:ins w:id="1476" w:author="David Conklin" w:date="2020-11-09T17:57:00Z">
              <w:r>
                <w:t>9.71 cms</w:t>
              </w:r>
            </w:ins>
          </w:p>
        </w:tc>
        <w:tc>
          <w:tcPr>
            <w:tcW w:w="0" w:type="auto"/>
          </w:tcPr>
          <w:p w14:paraId="2D40632C" w14:textId="1F90372D" w:rsidR="001B411C" w:rsidRDefault="001B411C" w:rsidP="00B22A8A">
            <w:pPr>
              <w:rPr>
                <w:ins w:id="1477" w:author="David Conklin" w:date="2020-11-09T17:54:00Z"/>
              </w:rPr>
            </w:pPr>
            <w:ins w:id="1478" w:author="David Conklin" w:date="2020-11-09T17:57:00Z">
              <w:r>
                <w:t>~6.60 cms</w:t>
              </w:r>
            </w:ins>
          </w:p>
        </w:tc>
      </w:tr>
      <w:tr w:rsidR="001B411C" w14:paraId="6629ED9A" w14:textId="77777777" w:rsidTr="001B411C">
        <w:trPr>
          <w:ins w:id="1479" w:author="David Conklin" w:date="2020-11-09T17:54:00Z"/>
        </w:trPr>
        <w:tc>
          <w:tcPr>
            <w:tcW w:w="0" w:type="auto"/>
          </w:tcPr>
          <w:p w14:paraId="403D089F" w14:textId="4346D344" w:rsidR="001B411C" w:rsidRDefault="008B36F2" w:rsidP="00B22A8A">
            <w:pPr>
              <w:rPr>
                <w:ins w:id="1480" w:author="David Conklin" w:date="2020-11-09T17:54:00Z"/>
              </w:rPr>
            </w:pPr>
            <w:ins w:id="1481" w:author="David Conklin" w:date="2020-11-09T18:02:00Z">
              <w:r>
                <w:t>14161500</w:t>
              </w:r>
            </w:ins>
          </w:p>
        </w:tc>
        <w:tc>
          <w:tcPr>
            <w:tcW w:w="0" w:type="auto"/>
          </w:tcPr>
          <w:p w14:paraId="00808353" w14:textId="1E35B3AD" w:rsidR="001B411C" w:rsidRDefault="008B36F2" w:rsidP="00B22A8A">
            <w:pPr>
              <w:rPr>
                <w:ins w:id="1482" w:author="David Conklin" w:date="2020-11-09T17:54:00Z"/>
              </w:rPr>
            </w:pPr>
            <w:ins w:id="1483" w:author="David Conklin" w:date="2020-11-09T18:01:00Z">
              <w:r>
                <w:t>237734</w:t>
              </w:r>
            </w:ins>
            <w:ins w:id="1484" w:author="David Conklin" w:date="2020-11-09T18:02:00Z">
              <w:r>
                <w:t>11</w:t>
              </w:r>
            </w:ins>
          </w:p>
        </w:tc>
        <w:tc>
          <w:tcPr>
            <w:tcW w:w="0" w:type="auto"/>
          </w:tcPr>
          <w:p w14:paraId="5D3AA62C" w14:textId="195AE5BC" w:rsidR="001B411C" w:rsidRDefault="008B36F2" w:rsidP="00B22A8A">
            <w:pPr>
              <w:rPr>
                <w:ins w:id="1485" w:author="David Conklin" w:date="2020-11-09T17:54:00Z"/>
              </w:rPr>
            </w:pPr>
            <w:ins w:id="1486" w:author="David Conklin" w:date="2020-11-09T18:02:00Z">
              <w:r>
                <w:t>Lookout Cr near Blue R</w:t>
              </w:r>
            </w:ins>
          </w:p>
        </w:tc>
        <w:tc>
          <w:tcPr>
            <w:tcW w:w="0" w:type="auto"/>
          </w:tcPr>
          <w:p w14:paraId="2E05C778" w14:textId="52033A1A" w:rsidR="001B411C" w:rsidRDefault="008B36F2" w:rsidP="00B22A8A">
            <w:pPr>
              <w:rPr>
                <w:ins w:id="1487" w:author="David Conklin" w:date="2020-11-09T17:54:00Z"/>
              </w:rPr>
            </w:pPr>
            <w:ins w:id="1488" w:author="David Conklin" w:date="2020-11-09T18:02:00Z">
              <w:r>
                <w:t>0.36</w:t>
              </w:r>
            </w:ins>
            <w:ins w:id="1489" w:author="David Conklin" w:date="2020-11-09T18:03:00Z">
              <w:r>
                <w:t xml:space="preserve"> cms</w:t>
              </w:r>
            </w:ins>
          </w:p>
        </w:tc>
        <w:tc>
          <w:tcPr>
            <w:tcW w:w="0" w:type="auto"/>
          </w:tcPr>
          <w:p w14:paraId="2EC21199" w14:textId="4E809D76" w:rsidR="001B411C" w:rsidRDefault="006A1260" w:rsidP="00B22A8A">
            <w:pPr>
              <w:rPr>
                <w:ins w:id="1490" w:author="David Conklin" w:date="2020-11-09T17:54:00Z"/>
              </w:rPr>
            </w:pPr>
            <w:ins w:id="1491" w:author="David Conklin" w:date="2020-11-09T18:21:00Z">
              <w:r>
                <w:t>~0.35</w:t>
              </w:r>
            </w:ins>
            <w:ins w:id="1492" w:author="David Conklin" w:date="2020-11-09T18:22:00Z">
              <w:r w:rsidR="00E979CF">
                <w:t xml:space="preserve"> cms</w:t>
              </w:r>
            </w:ins>
          </w:p>
        </w:tc>
      </w:tr>
      <w:tr w:rsidR="002A54A5" w14:paraId="6473BE78" w14:textId="77777777" w:rsidTr="001B411C">
        <w:trPr>
          <w:ins w:id="1493" w:author="David Conklin" w:date="2020-11-09T18:34:00Z"/>
        </w:trPr>
        <w:tc>
          <w:tcPr>
            <w:tcW w:w="0" w:type="auto"/>
          </w:tcPr>
          <w:p w14:paraId="40404C08" w14:textId="42D1BCC9" w:rsidR="002A54A5" w:rsidRDefault="002A54A5" w:rsidP="00B22A8A">
            <w:pPr>
              <w:rPr>
                <w:ins w:id="1494" w:author="David Conklin" w:date="2020-11-09T18:34:00Z"/>
              </w:rPr>
            </w:pPr>
            <w:ins w:id="1495" w:author="David Conklin" w:date="2020-11-09T18:35:00Z">
              <w:r>
                <w:t>14158850</w:t>
              </w:r>
            </w:ins>
          </w:p>
        </w:tc>
        <w:tc>
          <w:tcPr>
            <w:tcW w:w="0" w:type="auto"/>
          </w:tcPr>
          <w:p w14:paraId="7DB19B54" w14:textId="27069BD7" w:rsidR="002A54A5" w:rsidRDefault="002A54A5" w:rsidP="00B22A8A">
            <w:pPr>
              <w:rPr>
                <w:ins w:id="1496" w:author="David Conklin" w:date="2020-11-09T18:34:00Z"/>
              </w:rPr>
            </w:pPr>
            <w:ins w:id="1497" w:author="David Conklin" w:date="2020-11-09T18:35:00Z">
              <w:r>
                <w:t>23773359</w:t>
              </w:r>
            </w:ins>
          </w:p>
        </w:tc>
        <w:tc>
          <w:tcPr>
            <w:tcW w:w="0" w:type="auto"/>
          </w:tcPr>
          <w:p w14:paraId="21A0F036" w14:textId="545AB7BA" w:rsidR="002A54A5" w:rsidRDefault="002A54A5" w:rsidP="00B22A8A">
            <w:pPr>
              <w:rPr>
                <w:ins w:id="1498" w:author="David Conklin" w:date="2020-11-09T18:34:00Z"/>
              </w:rPr>
            </w:pPr>
            <w:ins w:id="1499" w:author="David Conklin" w:date="2020-11-09T18:34:00Z">
              <w:r>
                <w:t>Below</w:t>
              </w:r>
            </w:ins>
            <w:ins w:id="1500" w:author="David Conklin" w:date="2020-11-09T18:35:00Z">
              <w:r>
                <w:t xml:space="preserve"> Trail Bridge Dam</w:t>
              </w:r>
            </w:ins>
          </w:p>
        </w:tc>
        <w:tc>
          <w:tcPr>
            <w:tcW w:w="0" w:type="auto"/>
          </w:tcPr>
          <w:p w14:paraId="362C037C" w14:textId="3E8C3F1C" w:rsidR="002A54A5" w:rsidRDefault="002A54A5" w:rsidP="00B22A8A">
            <w:pPr>
              <w:rPr>
                <w:ins w:id="1501" w:author="David Conklin" w:date="2020-11-09T18:34:00Z"/>
              </w:rPr>
            </w:pPr>
            <w:ins w:id="1502" w:author="David Conklin" w:date="2020-11-09T18:36:00Z">
              <w:r>
                <w:t>7.36 cms</w:t>
              </w:r>
            </w:ins>
          </w:p>
        </w:tc>
        <w:tc>
          <w:tcPr>
            <w:tcW w:w="0" w:type="auto"/>
          </w:tcPr>
          <w:p w14:paraId="518E8AE8" w14:textId="0A108D64" w:rsidR="002A54A5" w:rsidRDefault="002A54A5" w:rsidP="00B22A8A">
            <w:pPr>
              <w:rPr>
                <w:ins w:id="1503" w:author="David Conklin" w:date="2020-11-09T18:34:00Z"/>
              </w:rPr>
            </w:pPr>
            <w:ins w:id="1504" w:author="David Conklin" w:date="2020-11-09T18:37:00Z">
              <w:r>
                <w:t>~19.39 cms</w:t>
              </w:r>
            </w:ins>
          </w:p>
        </w:tc>
      </w:tr>
      <w:tr w:rsidR="001B411C" w14:paraId="0EDDB8F6" w14:textId="77777777" w:rsidTr="001B411C">
        <w:trPr>
          <w:ins w:id="1505" w:author="David Conklin" w:date="2020-11-09T17:54:00Z"/>
        </w:trPr>
        <w:tc>
          <w:tcPr>
            <w:tcW w:w="0" w:type="auto"/>
          </w:tcPr>
          <w:p w14:paraId="718D10AC" w14:textId="77777777" w:rsidR="001B411C" w:rsidRDefault="001B411C" w:rsidP="00B22A8A">
            <w:pPr>
              <w:rPr>
                <w:ins w:id="1506" w:author="David Conklin" w:date="2020-11-09T17:54:00Z"/>
              </w:rPr>
            </w:pPr>
          </w:p>
        </w:tc>
        <w:tc>
          <w:tcPr>
            <w:tcW w:w="0" w:type="auto"/>
          </w:tcPr>
          <w:p w14:paraId="4BC58D9F" w14:textId="0EE2893A" w:rsidR="001B411C" w:rsidRDefault="008B36F2" w:rsidP="00B22A8A">
            <w:pPr>
              <w:rPr>
                <w:ins w:id="1507" w:author="David Conklin" w:date="2020-11-09T17:54:00Z"/>
              </w:rPr>
            </w:pPr>
            <w:ins w:id="1508" w:author="David Conklin" w:date="2020-11-09T18:03:00Z">
              <w:r>
                <w:t>23773239</w:t>
              </w:r>
            </w:ins>
          </w:p>
        </w:tc>
        <w:tc>
          <w:tcPr>
            <w:tcW w:w="0" w:type="auto"/>
          </w:tcPr>
          <w:p w14:paraId="74D6DF68" w14:textId="2B115D8D" w:rsidR="001B411C" w:rsidRDefault="008B36F2" w:rsidP="00B22A8A">
            <w:pPr>
              <w:rPr>
                <w:ins w:id="1509" w:author="David Conklin" w:date="2020-11-09T17:54:00Z"/>
              </w:rPr>
            </w:pPr>
            <w:ins w:id="1510" w:author="David Conklin" w:date="2020-11-09T18:03:00Z">
              <w:r>
                <w:t>Foley Springs on W. Fork</w:t>
              </w:r>
            </w:ins>
          </w:p>
        </w:tc>
        <w:tc>
          <w:tcPr>
            <w:tcW w:w="0" w:type="auto"/>
          </w:tcPr>
          <w:p w14:paraId="72458008" w14:textId="19FFA2CC" w:rsidR="001B411C" w:rsidRDefault="008B36F2" w:rsidP="00B22A8A">
            <w:pPr>
              <w:rPr>
                <w:ins w:id="1511" w:author="David Conklin" w:date="2020-11-09T17:54:00Z"/>
              </w:rPr>
            </w:pPr>
            <w:ins w:id="1512" w:author="David Conklin" w:date="2020-11-09T18:03:00Z">
              <w:r>
                <w:t>3.31 cms</w:t>
              </w:r>
            </w:ins>
          </w:p>
        </w:tc>
        <w:tc>
          <w:tcPr>
            <w:tcW w:w="0" w:type="auto"/>
          </w:tcPr>
          <w:p w14:paraId="6F4D986E" w14:textId="40EB73BD" w:rsidR="001B411C" w:rsidRDefault="002A54A5" w:rsidP="00B22A8A">
            <w:pPr>
              <w:rPr>
                <w:ins w:id="1513" w:author="David Conklin" w:date="2020-11-09T17:54:00Z"/>
              </w:rPr>
            </w:pPr>
            <w:ins w:id="1514" w:author="David Conklin" w:date="2020-11-09T18:33:00Z">
              <w:r>
                <w:t>ungauged</w:t>
              </w:r>
            </w:ins>
          </w:p>
        </w:tc>
      </w:tr>
      <w:tr w:rsidR="001B411C" w14:paraId="5623176F" w14:textId="77777777" w:rsidTr="001B411C">
        <w:trPr>
          <w:ins w:id="1515" w:author="David Conklin" w:date="2020-11-09T17:54:00Z"/>
        </w:trPr>
        <w:tc>
          <w:tcPr>
            <w:tcW w:w="0" w:type="auto"/>
          </w:tcPr>
          <w:p w14:paraId="6B0D78BA" w14:textId="670E16E3" w:rsidR="001B411C" w:rsidRDefault="008B36F2" w:rsidP="00B22A8A">
            <w:pPr>
              <w:rPr>
                <w:ins w:id="1516" w:author="David Conklin" w:date="2020-11-09T17:54:00Z"/>
              </w:rPr>
            </w:pPr>
            <w:ins w:id="1517" w:author="David Conklin" w:date="2020-11-09T18:05:00Z">
              <w:r>
                <w:t>14161100</w:t>
              </w:r>
            </w:ins>
          </w:p>
        </w:tc>
        <w:tc>
          <w:tcPr>
            <w:tcW w:w="0" w:type="auto"/>
          </w:tcPr>
          <w:p w14:paraId="7EDD5CB8" w14:textId="4BB6DDDB" w:rsidR="001B411C" w:rsidRDefault="008B36F2" w:rsidP="00B22A8A">
            <w:pPr>
              <w:rPr>
                <w:ins w:id="1518" w:author="David Conklin" w:date="2020-11-09T17:54:00Z"/>
              </w:rPr>
            </w:pPr>
            <w:ins w:id="1519" w:author="David Conklin" w:date="2020-11-09T18:04:00Z">
              <w:r>
                <w:t>23773429</w:t>
              </w:r>
            </w:ins>
          </w:p>
        </w:tc>
        <w:tc>
          <w:tcPr>
            <w:tcW w:w="0" w:type="auto"/>
          </w:tcPr>
          <w:p w14:paraId="0D3B0771" w14:textId="1874ED47" w:rsidR="001B411C" w:rsidRDefault="008B36F2" w:rsidP="00B22A8A">
            <w:pPr>
              <w:rPr>
                <w:ins w:id="1520" w:author="David Conklin" w:date="2020-11-09T17:54:00Z"/>
              </w:rPr>
            </w:pPr>
            <w:ins w:id="1521" w:author="David Conklin" w:date="2020-11-09T18:05:00Z">
              <w:r>
                <w:t>Blue R below Tidbits Cr</w:t>
              </w:r>
            </w:ins>
          </w:p>
        </w:tc>
        <w:tc>
          <w:tcPr>
            <w:tcW w:w="0" w:type="auto"/>
          </w:tcPr>
          <w:p w14:paraId="2C9932A0" w14:textId="259A8E11" w:rsidR="001B411C" w:rsidRDefault="008B36F2" w:rsidP="00B22A8A">
            <w:pPr>
              <w:rPr>
                <w:ins w:id="1522" w:author="David Conklin" w:date="2020-11-09T17:54:00Z"/>
              </w:rPr>
            </w:pPr>
            <w:ins w:id="1523" w:author="David Conklin" w:date="2020-11-09T18:05:00Z">
              <w:r>
                <w:t>1.60 cms</w:t>
              </w:r>
            </w:ins>
          </w:p>
        </w:tc>
        <w:tc>
          <w:tcPr>
            <w:tcW w:w="0" w:type="auto"/>
          </w:tcPr>
          <w:p w14:paraId="0C37DCED" w14:textId="5ACF87EA" w:rsidR="001B411C" w:rsidRDefault="002A54A5" w:rsidP="00B22A8A">
            <w:pPr>
              <w:rPr>
                <w:ins w:id="1524" w:author="David Conklin" w:date="2020-11-09T17:54:00Z"/>
              </w:rPr>
            </w:pPr>
            <w:ins w:id="1525" w:author="David Conklin" w:date="2020-11-09T18:33:00Z">
              <w:r>
                <w:t>flow not available</w:t>
              </w:r>
            </w:ins>
          </w:p>
        </w:tc>
      </w:tr>
      <w:tr w:rsidR="001B411C" w14:paraId="5E665894" w14:textId="77777777" w:rsidTr="001B411C">
        <w:trPr>
          <w:ins w:id="1526" w:author="David Conklin" w:date="2020-11-09T17:54:00Z"/>
        </w:trPr>
        <w:tc>
          <w:tcPr>
            <w:tcW w:w="0" w:type="auto"/>
          </w:tcPr>
          <w:p w14:paraId="1B46E507" w14:textId="5151EC03" w:rsidR="001B411C" w:rsidRDefault="008B36F2" w:rsidP="00B22A8A">
            <w:pPr>
              <w:rPr>
                <w:ins w:id="1527" w:author="David Conklin" w:date="2020-11-09T17:54:00Z"/>
              </w:rPr>
            </w:pPr>
            <w:ins w:id="1528" w:author="David Conklin" w:date="2020-11-09T18:06:00Z">
              <w:r>
                <w:t>14158790</w:t>
              </w:r>
            </w:ins>
          </w:p>
        </w:tc>
        <w:tc>
          <w:tcPr>
            <w:tcW w:w="0" w:type="auto"/>
          </w:tcPr>
          <w:p w14:paraId="09CD0002" w14:textId="4E37E7B5" w:rsidR="001B411C" w:rsidRDefault="008B36F2" w:rsidP="00B22A8A">
            <w:pPr>
              <w:rPr>
                <w:ins w:id="1529" w:author="David Conklin" w:date="2020-11-09T17:54:00Z"/>
              </w:rPr>
            </w:pPr>
            <w:ins w:id="1530" w:author="David Conklin" w:date="2020-11-09T18:05:00Z">
              <w:r>
                <w:t>23773393</w:t>
              </w:r>
            </w:ins>
          </w:p>
        </w:tc>
        <w:tc>
          <w:tcPr>
            <w:tcW w:w="0" w:type="auto"/>
          </w:tcPr>
          <w:p w14:paraId="188604A0" w14:textId="4AD70948" w:rsidR="001B411C" w:rsidRDefault="008B36F2" w:rsidP="00B22A8A">
            <w:pPr>
              <w:rPr>
                <w:ins w:id="1531" w:author="David Conklin" w:date="2020-11-09T17:54:00Z"/>
              </w:rPr>
            </w:pPr>
            <w:ins w:id="1532" w:author="David Conklin" w:date="2020-11-09T18:06:00Z">
              <w:r>
                <w:t>Smith R above Smith R Reservoir</w:t>
              </w:r>
            </w:ins>
          </w:p>
        </w:tc>
        <w:tc>
          <w:tcPr>
            <w:tcW w:w="0" w:type="auto"/>
          </w:tcPr>
          <w:p w14:paraId="686C34EE" w14:textId="6A9C90DC" w:rsidR="001B411C" w:rsidRDefault="008B36F2" w:rsidP="00B22A8A">
            <w:pPr>
              <w:rPr>
                <w:ins w:id="1533" w:author="David Conklin" w:date="2020-11-09T17:54:00Z"/>
              </w:rPr>
            </w:pPr>
            <w:ins w:id="1534" w:author="David Conklin" w:date="2020-11-09T18:06:00Z">
              <w:r>
                <w:t>0.76 cms</w:t>
              </w:r>
            </w:ins>
          </w:p>
        </w:tc>
        <w:tc>
          <w:tcPr>
            <w:tcW w:w="0" w:type="auto"/>
          </w:tcPr>
          <w:p w14:paraId="1A378141" w14:textId="4B1E4B76" w:rsidR="001B411C" w:rsidRDefault="00E979CF" w:rsidP="00B22A8A">
            <w:pPr>
              <w:rPr>
                <w:ins w:id="1535" w:author="David Conklin" w:date="2020-11-09T17:54:00Z"/>
              </w:rPr>
            </w:pPr>
            <w:ins w:id="1536" w:author="David Conklin" w:date="2020-11-09T18:25:00Z">
              <w:r>
                <w:t>~0.15 cms</w:t>
              </w:r>
            </w:ins>
          </w:p>
        </w:tc>
      </w:tr>
      <w:tr w:rsidR="001B411C" w14:paraId="3A473A68" w14:textId="77777777" w:rsidTr="001B411C">
        <w:trPr>
          <w:ins w:id="1537" w:author="David Conklin" w:date="2020-11-09T17:54:00Z"/>
        </w:trPr>
        <w:tc>
          <w:tcPr>
            <w:tcW w:w="0" w:type="auto"/>
          </w:tcPr>
          <w:p w14:paraId="176107ED" w14:textId="5FD4E459" w:rsidR="001B411C" w:rsidRDefault="008B36F2" w:rsidP="00B22A8A">
            <w:pPr>
              <w:rPr>
                <w:ins w:id="1538" w:author="David Conklin" w:date="2020-11-09T17:54:00Z"/>
              </w:rPr>
            </w:pPr>
            <w:ins w:id="1539" w:author="David Conklin" w:date="2020-11-09T18:07:00Z">
              <w:r>
                <w:t>14159200</w:t>
              </w:r>
            </w:ins>
          </w:p>
        </w:tc>
        <w:tc>
          <w:tcPr>
            <w:tcW w:w="0" w:type="auto"/>
          </w:tcPr>
          <w:p w14:paraId="0079C0A1" w14:textId="52AFCD7B" w:rsidR="001B411C" w:rsidRDefault="008B36F2" w:rsidP="00B22A8A">
            <w:pPr>
              <w:rPr>
                <w:ins w:id="1540" w:author="David Conklin" w:date="2020-11-09T17:54:00Z"/>
              </w:rPr>
            </w:pPr>
            <w:ins w:id="1541" w:author="David Conklin" w:date="2020-11-09T18:07:00Z">
              <w:r>
                <w:t>23773037</w:t>
              </w:r>
            </w:ins>
          </w:p>
        </w:tc>
        <w:tc>
          <w:tcPr>
            <w:tcW w:w="0" w:type="auto"/>
          </w:tcPr>
          <w:p w14:paraId="59DF966F" w14:textId="674A0A48" w:rsidR="001B411C" w:rsidRDefault="008B36F2" w:rsidP="00B22A8A">
            <w:pPr>
              <w:rPr>
                <w:ins w:id="1542" w:author="David Conklin" w:date="2020-11-09T17:54:00Z"/>
              </w:rPr>
            </w:pPr>
            <w:ins w:id="1543" w:author="David Conklin" w:date="2020-11-09T18:07:00Z">
              <w:r>
                <w:t>Above Cougar Reservoir</w:t>
              </w:r>
            </w:ins>
          </w:p>
        </w:tc>
        <w:tc>
          <w:tcPr>
            <w:tcW w:w="0" w:type="auto"/>
          </w:tcPr>
          <w:p w14:paraId="719B1822" w14:textId="6BDE6861" w:rsidR="001B411C" w:rsidRDefault="008B36F2" w:rsidP="00B22A8A">
            <w:pPr>
              <w:rPr>
                <w:ins w:id="1544" w:author="David Conklin" w:date="2020-11-09T17:54:00Z"/>
              </w:rPr>
            </w:pPr>
            <w:ins w:id="1545" w:author="David Conklin" w:date="2020-11-09T18:08:00Z">
              <w:r>
                <w:t>6.37 cms</w:t>
              </w:r>
            </w:ins>
          </w:p>
        </w:tc>
        <w:tc>
          <w:tcPr>
            <w:tcW w:w="0" w:type="auto"/>
          </w:tcPr>
          <w:p w14:paraId="65F9C6A9" w14:textId="1F2E5878" w:rsidR="001B411C" w:rsidRDefault="00E979CF" w:rsidP="00B22A8A">
            <w:pPr>
              <w:rPr>
                <w:ins w:id="1546" w:author="David Conklin" w:date="2020-11-09T17:54:00Z"/>
              </w:rPr>
            </w:pPr>
            <w:ins w:id="1547" w:author="David Conklin" w:date="2020-11-09T18:26:00Z">
              <w:r>
                <w:t>~6.40 cms</w:t>
              </w:r>
            </w:ins>
          </w:p>
        </w:tc>
      </w:tr>
      <w:tr w:rsidR="008B36F2" w14:paraId="1ECC758B" w14:textId="77777777" w:rsidTr="001B411C">
        <w:trPr>
          <w:ins w:id="1548" w:author="David Conklin" w:date="2020-11-09T18:08:00Z"/>
        </w:trPr>
        <w:tc>
          <w:tcPr>
            <w:tcW w:w="0" w:type="auto"/>
          </w:tcPr>
          <w:p w14:paraId="25C4EEA1" w14:textId="511BF573" w:rsidR="008B36F2" w:rsidRDefault="008B36F2" w:rsidP="00B22A8A">
            <w:pPr>
              <w:rPr>
                <w:ins w:id="1549" w:author="David Conklin" w:date="2020-11-09T18:08:00Z"/>
              </w:rPr>
            </w:pPr>
            <w:ins w:id="1550" w:author="David Conklin" w:date="2020-11-09T18:09:00Z">
              <w:r>
                <w:t>14159500</w:t>
              </w:r>
            </w:ins>
          </w:p>
        </w:tc>
        <w:tc>
          <w:tcPr>
            <w:tcW w:w="0" w:type="auto"/>
          </w:tcPr>
          <w:p w14:paraId="0F0369E3" w14:textId="7579D526" w:rsidR="008B36F2" w:rsidRDefault="008B36F2" w:rsidP="00B22A8A">
            <w:pPr>
              <w:rPr>
                <w:ins w:id="1551" w:author="David Conklin" w:date="2020-11-09T18:08:00Z"/>
              </w:rPr>
            </w:pPr>
            <w:ins w:id="1552" w:author="David Conklin" w:date="2020-11-09T18:08:00Z">
              <w:r>
                <w:t>23773009</w:t>
              </w:r>
            </w:ins>
          </w:p>
        </w:tc>
        <w:tc>
          <w:tcPr>
            <w:tcW w:w="0" w:type="auto"/>
          </w:tcPr>
          <w:p w14:paraId="1101E350" w14:textId="6F3C27F3" w:rsidR="008B36F2" w:rsidRDefault="008B36F2" w:rsidP="00B22A8A">
            <w:pPr>
              <w:rPr>
                <w:ins w:id="1553" w:author="David Conklin" w:date="2020-11-09T18:08:00Z"/>
              </w:rPr>
            </w:pPr>
            <w:ins w:id="1554" w:author="David Conklin" w:date="2020-11-09T18:09:00Z">
              <w:r>
                <w:t>S. Fork near Rainbow</w:t>
              </w:r>
            </w:ins>
          </w:p>
        </w:tc>
        <w:tc>
          <w:tcPr>
            <w:tcW w:w="0" w:type="auto"/>
          </w:tcPr>
          <w:p w14:paraId="107A303C" w14:textId="5686BF2A" w:rsidR="008B36F2" w:rsidRDefault="008B36F2" w:rsidP="00B22A8A">
            <w:pPr>
              <w:rPr>
                <w:ins w:id="1555" w:author="David Conklin" w:date="2020-11-09T18:08:00Z"/>
              </w:rPr>
            </w:pPr>
            <w:ins w:id="1556" w:author="David Conklin" w:date="2020-11-09T18:10:00Z">
              <w:r>
                <w:t>1.10 cms</w:t>
              </w:r>
            </w:ins>
          </w:p>
        </w:tc>
        <w:tc>
          <w:tcPr>
            <w:tcW w:w="0" w:type="auto"/>
          </w:tcPr>
          <w:p w14:paraId="3A991BCE" w14:textId="4DE2056E" w:rsidR="00C3243C" w:rsidRDefault="00E979CF" w:rsidP="00B22A8A">
            <w:pPr>
              <w:rPr>
                <w:ins w:id="1557" w:author="David Conklin" w:date="2020-11-09T18:08:00Z"/>
              </w:rPr>
            </w:pPr>
            <w:ins w:id="1558" w:author="David Conklin" w:date="2020-11-09T18:28:00Z">
              <w:r>
                <w:t>~12.</w:t>
              </w:r>
            </w:ins>
            <w:ins w:id="1559" w:author="David Conklin" w:date="2020-11-09T18:29:00Z">
              <w:r>
                <w:t>41 cms</w:t>
              </w:r>
            </w:ins>
          </w:p>
        </w:tc>
      </w:tr>
      <w:tr w:rsidR="00C3243C" w14:paraId="7D7098F9" w14:textId="77777777" w:rsidTr="001B411C">
        <w:trPr>
          <w:ins w:id="1560" w:author="David Conklin" w:date="2020-11-09T18:39:00Z"/>
        </w:trPr>
        <w:tc>
          <w:tcPr>
            <w:tcW w:w="0" w:type="auto"/>
          </w:tcPr>
          <w:p w14:paraId="59DC95D4" w14:textId="77777777" w:rsidR="00C3243C" w:rsidRDefault="00C3243C" w:rsidP="00B22A8A">
            <w:pPr>
              <w:rPr>
                <w:ins w:id="1561" w:author="David Conklin" w:date="2020-11-09T18:39:00Z"/>
              </w:rPr>
            </w:pPr>
          </w:p>
        </w:tc>
        <w:tc>
          <w:tcPr>
            <w:tcW w:w="0" w:type="auto"/>
          </w:tcPr>
          <w:p w14:paraId="7E6CD009" w14:textId="77777777" w:rsidR="00C3243C" w:rsidRDefault="00C3243C" w:rsidP="00B22A8A">
            <w:pPr>
              <w:rPr>
                <w:ins w:id="1562" w:author="David Conklin" w:date="2020-11-09T18:39:00Z"/>
              </w:rPr>
            </w:pPr>
          </w:p>
        </w:tc>
        <w:tc>
          <w:tcPr>
            <w:tcW w:w="0" w:type="auto"/>
          </w:tcPr>
          <w:p w14:paraId="2F75EA4C" w14:textId="424C12B7" w:rsidR="00C3243C" w:rsidRDefault="00C3243C" w:rsidP="00B22A8A">
            <w:pPr>
              <w:rPr>
                <w:ins w:id="1563" w:author="David Conklin" w:date="2020-11-09T18:39:00Z"/>
              </w:rPr>
            </w:pPr>
            <w:ins w:id="1564" w:author="David Conklin" w:date="2020-11-09T18:40:00Z">
              <w:r>
                <w:t>total</w:t>
              </w:r>
            </w:ins>
          </w:p>
        </w:tc>
        <w:tc>
          <w:tcPr>
            <w:tcW w:w="0" w:type="auto"/>
          </w:tcPr>
          <w:p w14:paraId="59AA375B" w14:textId="55ED34DC" w:rsidR="00C3243C" w:rsidRDefault="00C3243C" w:rsidP="00B22A8A">
            <w:pPr>
              <w:rPr>
                <w:ins w:id="1565" w:author="David Conklin" w:date="2020-11-09T18:39:00Z"/>
              </w:rPr>
            </w:pPr>
            <w:ins w:id="1566" w:author="David Conklin" w:date="2020-11-09T18:41:00Z">
              <w:r>
                <w:t>30.57 cms</w:t>
              </w:r>
            </w:ins>
          </w:p>
        </w:tc>
        <w:tc>
          <w:tcPr>
            <w:tcW w:w="0" w:type="auto"/>
          </w:tcPr>
          <w:p w14:paraId="721A7E6A" w14:textId="0BF14FD1" w:rsidR="00C3243C" w:rsidRDefault="00223D2E" w:rsidP="00B22A8A">
            <w:pPr>
              <w:rPr>
                <w:ins w:id="1567" w:author="David Conklin" w:date="2020-11-09T18:39:00Z"/>
              </w:rPr>
            </w:pPr>
            <w:ins w:id="1568" w:author="David Conklin" w:date="2020-11-09T18:42:00Z">
              <w:r>
                <w:t>~45-50 cms</w:t>
              </w:r>
            </w:ins>
          </w:p>
        </w:tc>
      </w:tr>
    </w:tbl>
    <w:p w14:paraId="11EB5E87" w14:textId="0570BA40" w:rsidR="004061C2" w:rsidRDefault="004061C2" w:rsidP="00B22A8A">
      <w:pPr>
        <w:rPr>
          <w:ins w:id="1569" w:author="David Conklin" w:date="2020-11-09T17:33:00Z"/>
        </w:rPr>
      </w:pPr>
    </w:p>
    <w:p w14:paraId="3083C764" w14:textId="5254952A" w:rsidR="00F275A8" w:rsidRDefault="002F67CA" w:rsidP="00B22A8A">
      <w:pPr>
        <w:rPr>
          <w:ins w:id="1570" w:author="David Conklin" w:date="2020-11-09T15:30:00Z"/>
        </w:rPr>
      </w:pPr>
      <w:ins w:id="1571"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1572" w:author="David Conklin" w:date="2020-11-09T15:28:00Z"/>
        </w:rPr>
      </w:pPr>
    </w:p>
    <w:p w14:paraId="3C219005" w14:textId="3768810B" w:rsidR="007E57E4" w:rsidRDefault="007E57E4" w:rsidP="007E57E4">
      <w:pPr>
        <w:pStyle w:val="Heading2"/>
        <w:rPr>
          <w:ins w:id="1573" w:author="David Conklin" w:date="2020-11-10T15:28:00Z"/>
        </w:rPr>
      </w:pPr>
      <w:bookmarkStart w:id="1574" w:name="_Toc56764290"/>
      <w:ins w:id="1575" w:author="David Conklin" w:date="2020-11-09T15:29:00Z">
        <w:r>
          <w:t>Calibration</w:t>
        </w:r>
      </w:ins>
      <w:ins w:id="1576" w:author="David Conklin" w:date="2020-11-11T04:08:00Z">
        <w:r w:rsidR="00B06ED6">
          <w:t xml:space="preserve"> and simulation skill</w:t>
        </w:r>
      </w:ins>
      <w:bookmarkEnd w:id="1574"/>
    </w:p>
    <w:p w14:paraId="08A0E44B" w14:textId="620DE562" w:rsidR="00A81ED1" w:rsidRDefault="00A81ED1" w:rsidP="00A81ED1">
      <w:pPr>
        <w:rPr>
          <w:ins w:id="1577" w:author="David Conklin" w:date="2020-11-11T04:15:00Z"/>
        </w:rPr>
      </w:pPr>
      <w:ins w:id="1578" w:author="David Conklin" w:date="2020-11-10T15:29:00Z">
        <w:r>
          <w:t>Initial calibration of CW3M for the McKenzie basin</w:t>
        </w:r>
      </w:ins>
      <w:ins w:id="1579" w:author="David Conklin" w:date="2020-11-10T15:30:00Z">
        <w:r>
          <w:t xml:space="preserve">, done through 11/10/20 for the EPA-funded study, yield </w:t>
        </w:r>
      </w:ins>
      <w:ins w:id="1580" w:author="David Conklin" w:date="2020-11-10T15:31:00Z">
        <w:r>
          <w:t>mixed good and bad skill statistics.</w:t>
        </w:r>
      </w:ins>
      <w:ins w:id="1581" w:author="David Conklin" w:date="2020-11-10T16:13:00Z">
        <w:r w:rsidR="00B64193">
          <w:t xml:space="preserve">  </w:t>
        </w:r>
      </w:ins>
      <w:ins w:id="1582" w:author="David Conklin" w:date="2020-11-10T16:14:00Z">
        <w:r w:rsidR="00B64193">
          <w:t>Simulated monthly f</w:t>
        </w:r>
      </w:ins>
      <w:ins w:id="1583" w:author="David Conklin" w:date="2020-11-10T16:13:00Z">
        <w:r w:rsidR="00B64193">
          <w:t>lows</w:t>
        </w:r>
      </w:ins>
      <w:ins w:id="1584" w:author="David Conklin" w:date="2020-11-10T16:19:00Z">
        <w:r w:rsidR="00B64193">
          <w:t xml:space="preserve"> for 2010-18</w:t>
        </w:r>
      </w:ins>
      <w:ins w:id="1585" w:author="David Conklin" w:date="2020-11-10T16:13:00Z">
        <w:r w:rsidR="00B64193">
          <w:t xml:space="preserve"> at 7 of the 13</w:t>
        </w:r>
      </w:ins>
      <w:ins w:id="1586" w:author="David Conklin" w:date="2020-11-10T16:14:00Z">
        <w:r w:rsidR="00B64193">
          <w:t xml:space="preserve"> gages listed above </w:t>
        </w:r>
      </w:ins>
      <w:ins w:id="1587" w:author="David Conklin" w:date="2020-11-10T16:15:00Z">
        <w:r w:rsidR="00B64193">
          <w:t xml:space="preserve">match the gage records well enough to rate </w:t>
        </w:r>
      </w:ins>
      <w:ins w:id="1588" w:author="David Conklin" w:date="2020-11-10T16:37:00Z">
        <w:r w:rsidR="003D64A1">
          <w:t xml:space="preserve">generally </w:t>
        </w:r>
      </w:ins>
      <w:ins w:id="1589" w:author="David Conklin" w:date="2020-11-10T16:15:00Z">
        <w:r w:rsidR="00B64193">
          <w:t xml:space="preserve">satisfactory or better, using the </w:t>
        </w:r>
      </w:ins>
      <w:proofErr w:type="spellStart"/>
      <w:ins w:id="1590" w:author="David Conklin" w:date="2020-11-10T16:18:00Z">
        <w:r w:rsidR="00B64193">
          <w:t>Moriasi</w:t>
        </w:r>
        <w:proofErr w:type="spellEnd"/>
        <w:r w:rsidR="00B64193">
          <w:t xml:space="preserve"> skill criteria (</w:t>
        </w:r>
        <w:proofErr w:type="spellStart"/>
        <w:r w:rsidR="00B64193">
          <w:t>Moriasi</w:t>
        </w:r>
        <w:proofErr w:type="spellEnd"/>
        <w:r w:rsidR="00B64193">
          <w:t xml:space="preserve"> et al. 2007, 2015)</w:t>
        </w:r>
      </w:ins>
      <w:ins w:id="1591" w:author="David Conklin" w:date="2020-11-10T16:19:00Z">
        <w:r w:rsidR="00B64193">
          <w:t>.  Simulated flows at the other 6</w:t>
        </w:r>
      </w:ins>
      <w:ins w:id="1592" w:author="David Conklin" w:date="2020-11-10T16:20:00Z">
        <w:r w:rsidR="00B64193">
          <w:t xml:space="preserve"> gages are not satisfactory.  Simulated </w:t>
        </w:r>
      </w:ins>
      <w:ins w:id="1593" w:author="David Conklin" w:date="2020-11-10T16:22:00Z">
        <w:r w:rsidR="00B64193">
          <w:t xml:space="preserve">monthly stream </w:t>
        </w:r>
      </w:ins>
      <w:ins w:id="1594" w:author="David Conklin" w:date="2020-11-10T16:20:00Z">
        <w:r w:rsidR="00B64193">
          <w:t xml:space="preserve">temperatures are satisfactory </w:t>
        </w:r>
      </w:ins>
      <w:ins w:id="1595" w:author="David Conklin" w:date="2020-11-10T16:21:00Z">
        <w:r w:rsidR="00B64193">
          <w:t>or better at</w:t>
        </w:r>
      </w:ins>
      <w:ins w:id="1596" w:author="David Conklin" w:date="2020-11-10T16:20:00Z">
        <w:r w:rsidR="00B64193">
          <w:t xml:space="preserve"> only 2</w:t>
        </w:r>
      </w:ins>
      <w:ins w:id="1597" w:author="David Conklin" w:date="2020-11-10T16:21:00Z">
        <w:r w:rsidR="00B64193">
          <w:t xml:space="preserve"> of the 6 temperature sensor locations.</w:t>
        </w:r>
      </w:ins>
      <w:ins w:id="1598" w:author="David Conklin" w:date="2020-11-10T17:23:00Z">
        <w:r w:rsidR="00257E8F">
          <w:t xml:space="preserve">  Note that </w:t>
        </w:r>
        <w:proofErr w:type="spellStart"/>
        <w:r w:rsidR="00257E8F">
          <w:t>Moriasi’s</w:t>
        </w:r>
        <w:proofErr w:type="spellEnd"/>
        <w:r w:rsidR="00257E8F">
          <w:t xml:space="preserve"> skill criteria we</w:t>
        </w:r>
      </w:ins>
      <w:ins w:id="1599" w:author="David Conklin" w:date="2020-11-10T17:24:00Z">
        <w:r w:rsidR="00257E8F">
          <w:t>re actually developed for flows, not for temperatures; they are applied here to temperatures for lack of any better well-defined temperature simulati</w:t>
        </w:r>
      </w:ins>
      <w:ins w:id="1600" w:author="David Conklin" w:date="2020-11-10T17:25:00Z">
        <w:r w:rsidR="00257E8F">
          <w:t>on skill criteria.</w:t>
        </w:r>
      </w:ins>
    </w:p>
    <w:p w14:paraId="4A25D950" w14:textId="30773256" w:rsidR="0064217D" w:rsidRDefault="0064217D" w:rsidP="00A81ED1">
      <w:pPr>
        <w:rPr>
          <w:ins w:id="1601" w:author="David Conklin" w:date="2020-11-11T04:16:00Z"/>
        </w:rPr>
      </w:pPr>
    </w:p>
    <w:p w14:paraId="67D2D565" w14:textId="60AA0480" w:rsidR="00E54FFC" w:rsidRDefault="00E54FFC" w:rsidP="00A81ED1">
      <w:pPr>
        <w:rPr>
          <w:ins w:id="1602" w:author="David Conklin" w:date="2020-11-11T04:15:00Z"/>
        </w:rPr>
      </w:pPr>
      <w:ins w:id="1603" w:author="David Conklin" w:date="2020-11-11T04:16:00Z">
        <w:r w:rsidRPr="00E54FFC">
          <w:t>the statistical performance measures</w:t>
        </w:r>
      </w:ins>
      <w:ins w:id="1604" w:author="David Conklin" w:date="2020-11-11T04:33:00Z">
        <w:r w:rsidR="008740A4">
          <w:t xml:space="preserve"> </w:t>
        </w:r>
      </w:ins>
      <w:ins w:id="1605" w:author="David Conklin" w:date="2020-11-11T04:36:00Z">
        <w:r w:rsidR="008740A4">
          <w:t xml:space="preserve">adapted from Table 5 in </w:t>
        </w:r>
      </w:ins>
      <w:proofErr w:type="spellStart"/>
      <w:ins w:id="1606" w:author="David Conklin" w:date="2020-11-11T04:34:00Z">
        <w:r w:rsidR="008740A4">
          <w:t>Morias</w:t>
        </w:r>
      </w:ins>
      <w:ins w:id="1607" w:author="David Conklin" w:date="2020-11-11T04:35:00Z">
        <w:r w:rsidR="008740A4">
          <w:t>i</w:t>
        </w:r>
        <w:proofErr w:type="spellEnd"/>
        <w:r w:rsidR="008740A4">
          <w:t xml:space="preserve"> et al. 2015 p</w:t>
        </w:r>
      </w:ins>
      <w:ins w:id="1608" w:author="David Conklin" w:date="2020-11-11T04:36:00Z">
        <w:r w:rsidR="008740A4">
          <w:t>p</w:t>
        </w:r>
      </w:ins>
      <w:ins w:id="1609" w:author="David Conklin" w:date="2020-11-11T04:35:00Z">
        <w:r w:rsidR="008740A4">
          <w:t>. 177</w:t>
        </w:r>
      </w:ins>
      <w:ins w:id="1610" w:author="David Conklin" w:date="2020-11-11T04:36:00Z">
        <w:r w:rsidR="008740A4">
          <w:t>1-2</w:t>
        </w:r>
      </w:ins>
    </w:p>
    <w:p w14:paraId="0E49B56F" w14:textId="77777777" w:rsidR="0064217D" w:rsidRPr="0064217D" w:rsidRDefault="0064217D" w:rsidP="0064217D">
      <w:pPr>
        <w:numPr>
          <w:ilvl w:val="0"/>
          <w:numId w:val="3"/>
        </w:numPr>
        <w:rPr>
          <w:ins w:id="1611" w:author="David Conklin" w:date="2020-11-11T04:15:00Z"/>
        </w:rPr>
      </w:pPr>
      <w:ins w:id="1612"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1613" w:author="David Conklin" w:date="2020-11-11T04:15:00Z"/>
        </w:rPr>
      </w:pPr>
      <w:ins w:id="1614" w:author="David Conklin" w:date="2020-11-11T04:15:00Z">
        <w:r w:rsidRPr="0064217D">
          <w:t>PBIAS – Percent bias.  Smaller absolute value is better; 0 is perfect, range is +</w:t>
        </w:r>
      </w:ins>
      <w:ins w:id="1615" w:author="David Conklin" w:date="2020-11-11T04:29:00Z">
        <w:r w:rsidR="008740A4">
          <w:t>infinity</w:t>
        </w:r>
      </w:ins>
      <w:ins w:id="1616" w:author="David Conklin" w:date="2020-11-11T04:15:00Z">
        <w:r w:rsidRPr="0064217D">
          <w:t xml:space="preserve"> to –infinity. +10% means the average of the </w:t>
        </w:r>
      </w:ins>
      <w:ins w:id="1617" w:author="David Conklin" w:date="2020-11-11T04:16:00Z">
        <w:r w:rsidR="00E54FFC">
          <w:t>observed</w:t>
        </w:r>
      </w:ins>
      <w:ins w:id="1618" w:author="David Conklin" w:date="2020-11-11T04:15:00Z">
        <w:r w:rsidRPr="0064217D">
          <w:t xml:space="preserve"> values is 10% </w:t>
        </w:r>
      </w:ins>
      <w:ins w:id="1619" w:author="David Conklin" w:date="2020-11-11T04:17:00Z">
        <w:r w:rsidR="00E54FFC">
          <w:t>larger</w:t>
        </w:r>
      </w:ins>
      <w:ins w:id="1620" w:author="David Conklin" w:date="2020-11-11T04:15:00Z">
        <w:r w:rsidRPr="0064217D">
          <w:t xml:space="preserve"> than the average of the </w:t>
        </w:r>
      </w:ins>
      <w:ins w:id="1621" w:author="David Conklin" w:date="2020-11-11T04:17:00Z">
        <w:r w:rsidR="00E54FFC">
          <w:t>simulated</w:t>
        </w:r>
      </w:ins>
      <w:ins w:id="1622" w:author="David Conklin" w:date="2020-11-11T04:15:00Z">
        <w:r w:rsidRPr="0064217D">
          <w:t xml:space="preserve"> values. </w:t>
        </w:r>
      </w:ins>
      <w:ins w:id="1623" w:author="David Conklin" w:date="2020-11-11T04:32:00Z">
        <w:r w:rsidR="008740A4">
          <w:t xml:space="preserve"> </w:t>
        </w:r>
      </w:ins>
      <w:ins w:id="1624" w:author="David Conklin" w:date="2020-11-11T04:17:00Z">
        <w:r w:rsidR="00E54FFC">
          <w:t xml:space="preserve">PBIAS = </w:t>
        </w:r>
      </w:ins>
      <w:ins w:id="1625" w:author="David Conklin" w:date="2020-11-11T04:18:00Z">
        <w:r w:rsidR="00E54FFC">
          <w:t xml:space="preserve">100 * </w:t>
        </w:r>
      </w:ins>
      <w:ins w:id="1626" w:author="David Conklin" w:date="2020-11-11T04:31:00Z">
        <w:r w:rsidR="008740A4">
          <w:rPr>
            <w:rFonts w:cstheme="minorHAnsi"/>
          </w:rPr>
          <w:t>∑</w:t>
        </w:r>
      </w:ins>
      <w:ins w:id="1627" w:author="David Conklin" w:date="2020-11-11T04:17:00Z">
        <w:r w:rsidR="00E54FFC">
          <w:t>(</w:t>
        </w:r>
      </w:ins>
      <w:ins w:id="1628" w:author="David Conklin" w:date="2020-11-11T04:18:00Z">
        <w:r w:rsidR="00E54FFC">
          <w:t>observed</w:t>
        </w:r>
      </w:ins>
      <w:ins w:id="1629" w:author="David Conklin" w:date="2020-11-11T04:17:00Z">
        <w:r w:rsidR="00E54FFC">
          <w:t xml:space="preserve"> </w:t>
        </w:r>
      </w:ins>
      <w:ins w:id="1630" w:author="David Conklin" w:date="2020-11-11T04:18:00Z">
        <w:r w:rsidR="00E54FFC">
          <w:t>–</w:t>
        </w:r>
      </w:ins>
      <w:ins w:id="1631" w:author="David Conklin" w:date="2020-11-11T04:17:00Z">
        <w:r w:rsidR="00E54FFC">
          <w:t xml:space="preserve"> </w:t>
        </w:r>
      </w:ins>
      <w:ins w:id="1632" w:author="David Conklin" w:date="2020-11-11T04:18:00Z">
        <w:r w:rsidR="00E54FFC">
          <w:t>simulat</w:t>
        </w:r>
      </w:ins>
      <w:ins w:id="1633" w:author="David Conklin" w:date="2020-11-11T04:19:00Z">
        <w:r w:rsidR="00E54FFC">
          <w:t>ed</w:t>
        </w:r>
      </w:ins>
      <w:ins w:id="1634" w:author="David Conklin" w:date="2020-11-11T04:18:00Z">
        <w:r w:rsidR="00E54FFC">
          <w:t xml:space="preserve">) / </w:t>
        </w:r>
      </w:ins>
      <w:ins w:id="1635" w:author="David Conklin" w:date="2020-11-11T04:31:00Z">
        <w:r w:rsidR="008740A4">
          <w:rPr>
            <w:rFonts w:cstheme="minorHAnsi"/>
          </w:rPr>
          <w:t>∑</w:t>
        </w:r>
      </w:ins>
      <w:ins w:id="1636" w:author="David Conklin" w:date="2020-11-11T04:32:00Z">
        <w:r w:rsidR="008740A4">
          <w:t>observed</w:t>
        </w:r>
      </w:ins>
    </w:p>
    <w:p w14:paraId="7BA9D6E2" w14:textId="77777777" w:rsidR="0064217D" w:rsidRPr="0064217D" w:rsidRDefault="0064217D" w:rsidP="0064217D">
      <w:pPr>
        <w:numPr>
          <w:ilvl w:val="0"/>
          <w:numId w:val="3"/>
        </w:numPr>
        <w:rPr>
          <w:ins w:id="1637" w:author="David Conklin" w:date="2020-11-11T04:15:00Z"/>
        </w:rPr>
      </w:pPr>
      <w:ins w:id="1638"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1639" w:author="David Conklin" w:date="2020-11-11T04:15:00Z"/>
        </w:rPr>
      </w:pPr>
      <w:ins w:id="1640"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1641" w:author="David Conklin" w:date="2020-11-11T04:38:00Z"/>
        </w:rPr>
      </w:pPr>
    </w:p>
    <w:p w14:paraId="65B24112" w14:textId="06B675C0" w:rsidR="001F3D28" w:rsidRDefault="001F3D28" w:rsidP="006200EB">
      <w:pPr>
        <w:rPr>
          <w:ins w:id="1642" w:author="David Conklin" w:date="2020-11-11T04:40:00Z"/>
        </w:rPr>
      </w:pPr>
      <w:proofErr w:type="spellStart"/>
      <w:ins w:id="1643" w:author="David Conklin" w:date="2020-11-11T04:38:00Z">
        <w:r>
          <w:t>Moriasi</w:t>
        </w:r>
        <w:proofErr w:type="spellEnd"/>
        <w:r>
          <w:t xml:space="preserve"> et al. descriptive terms</w:t>
        </w:r>
      </w:ins>
    </w:p>
    <w:p w14:paraId="20CFEDDE" w14:textId="152826CF" w:rsidR="006200EB" w:rsidRDefault="006200EB" w:rsidP="002854B5">
      <w:pPr>
        <w:rPr>
          <w:ins w:id="1644" w:author="David Conklin" w:date="2020-11-10T15:31:00Z"/>
        </w:rPr>
      </w:pPr>
      <w:ins w:id="1645"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1646" w:author="David Conklin" w:date="2020-11-10T15:31:00Z"/>
        </w:rPr>
      </w:pPr>
    </w:p>
    <w:p w14:paraId="57D7BA17" w14:textId="77777777" w:rsidR="006200EB" w:rsidRDefault="006200EB">
      <w:pPr>
        <w:rPr>
          <w:ins w:id="1647" w:author="David Conklin" w:date="2020-11-11T04:42:00Z"/>
        </w:rPr>
      </w:pPr>
      <w:ins w:id="1648" w:author="David Conklin" w:date="2020-11-11T04:42:00Z">
        <w:r>
          <w:br w:type="page"/>
        </w:r>
      </w:ins>
    </w:p>
    <w:p w14:paraId="3BCB9D81" w14:textId="15ED9E1F" w:rsidR="00A81ED1" w:rsidRDefault="00F81EFD" w:rsidP="00A81ED1">
      <w:pPr>
        <w:rPr>
          <w:ins w:id="1649" w:author="David Conklin" w:date="2020-11-11T04:09:00Z"/>
        </w:rPr>
      </w:pPr>
      <w:ins w:id="1650" w:author="David Conklin" w:date="2020-11-10T16:45:00Z">
        <w:r>
          <w:lastRenderedPageBreak/>
          <w:t xml:space="preserve">Flow locations with satisfactory or better </w:t>
        </w:r>
      </w:ins>
      <w:ins w:id="1651" w:author="David Conklin" w:date="2020-11-10T16:46:00Z">
        <w:r>
          <w:t xml:space="preserve">simulation </w:t>
        </w:r>
      </w:ins>
      <w:ins w:id="1652" w:author="David Conklin" w:date="2020-11-10T16:45:00Z">
        <w:r>
          <w:t>skill grades, as of CW3M version 98</w:t>
        </w:r>
      </w:ins>
    </w:p>
    <w:p w14:paraId="7DE00C0C" w14:textId="7B7D6DE3" w:rsidR="00B06ED6" w:rsidRPr="002854B5" w:rsidRDefault="00B06ED6">
      <w:pPr>
        <w:rPr>
          <w:ins w:id="1653" w:author="David Conklin" w:date="2020-11-09T15:29:00Z"/>
        </w:rPr>
        <w:pPrChange w:id="1654" w:author="David Conklin" w:date="2020-11-10T15:28:00Z">
          <w:pPr>
            <w:pStyle w:val="Heading2"/>
          </w:pPr>
        </w:pPrChange>
      </w:pPr>
      <w:ins w:id="1655" w:author="David Conklin" w:date="2020-11-11T04:09:00Z">
        <w:r>
          <w:t xml:space="preserve">(NS = not satisfactory, S = satisfactory, G  = good, VG = </w:t>
        </w:r>
        <w:proofErr w:type="gramStart"/>
        <w:r>
          <w:t>very good</w:t>
        </w:r>
      </w:ins>
      <w:proofErr w:type="gramEnd"/>
      <w:ins w:id="1656"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1657" w:author="David Conklin" w:date="2020-11-10T16:24:00Z"/>
        </w:trPr>
        <w:tc>
          <w:tcPr>
            <w:tcW w:w="0" w:type="auto"/>
          </w:tcPr>
          <w:p w14:paraId="0CB8E0C6" w14:textId="51EFD184" w:rsidR="00060258" w:rsidRDefault="00060258" w:rsidP="007E57E4">
            <w:pPr>
              <w:rPr>
                <w:ins w:id="1658" w:author="David Conklin" w:date="2020-11-10T16:24:00Z"/>
              </w:rPr>
            </w:pPr>
            <w:ins w:id="1659" w:author="David Conklin" w:date="2020-11-10T16:24:00Z">
              <w:r>
                <w:t>gage</w:t>
              </w:r>
            </w:ins>
          </w:p>
        </w:tc>
        <w:tc>
          <w:tcPr>
            <w:tcW w:w="0" w:type="auto"/>
          </w:tcPr>
          <w:p w14:paraId="2B93BB5C" w14:textId="54CDEA26" w:rsidR="00060258" w:rsidRDefault="00060258" w:rsidP="007E57E4">
            <w:pPr>
              <w:rPr>
                <w:ins w:id="1660" w:author="David Conklin" w:date="2020-11-10T16:24:00Z"/>
              </w:rPr>
            </w:pPr>
            <w:ins w:id="1661" w:author="David Conklin" w:date="2020-11-10T16:24:00Z">
              <w:r>
                <w:t>COMID</w:t>
              </w:r>
            </w:ins>
          </w:p>
        </w:tc>
        <w:tc>
          <w:tcPr>
            <w:tcW w:w="0" w:type="auto"/>
          </w:tcPr>
          <w:p w14:paraId="5D87916F" w14:textId="1E641315" w:rsidR="00060258" w:rsidRDefault="00060258" w:rsidP="007E57E4">
            <w:pPr>
              <w:rPr>
                <w:ins w:id="1662" w:author="David Conklin" w:date="2020-11-10T16:24:00Z"/>
              </w:rPr>
            </w:pPr>
            <w:ins w:id="1663" w:author="David Conklin" w:date="2020-11-10T16:24:00Z">
              <w:r>
                <w:t>location</w:t>
              </w:r>
            </w:ins>
          </w:p>
        </w:tc>
        <w:tc>
          <w:tcPr>
            <w:tcW w:w="0" w:type="auto"/>
          </w:tcPr>
          <w:p w14:paraId="34E3476F" w14:textId="3FB661B3" w:rsidR="00060258" w:rsidRDefault="00060258" w:rsidP="007E57E4">
            <w:pPr>
              <w:rPr>
                <w:ins w:id="1664" w:author="David Conklin" w:date="2020-11-10T16:24:00Z"/>
              </w:rPr>
            </w:pPr>
            <w:ins w:id="1665" w:author="David Conklin" w:date="2020-11-10T16:25:00Z">
              <w:r>
                <w:t>statistic</w:t>
              </w:r>
            </w:ins>
          </w:p>
        </w:tc>
        <w:tc>
          <w:tcPr>
            <w:tcW w:w="0" w:type="auto"/>
          </w:tcPr>
          <w:p w14:paraId="0E384DAF" w14:textId="6C165160" w:rsidR="00060258" w:rsidRDefault="00060258" w:rsidP="007E57E4">
            <w:pPr>
              <w:rPr>
                <w:ins w:id="1666" w:author="David Conklin" w:date="2020-11-10T16:24:00Z"/>
              </w:rPr>
            </w:pPr>
            <w:ins w:id="1667" w:author="David Conklin" w:date="2020-11-10T16:25:00Z">
              <w:r>
                <w:t>value</w:t>
              </w:r>
            </w:ins>
          </w:p>
        </w:tc>
        <w:tc>
          <w:tcPr>
            <w:tcW w:w="0" w:type="auto"/>
          </w:tcPr>
          <w:p w14:paraId="734662AB" w14:textId="593CB7EE" w:rsidR="00060258" w:rsidRDefault="00060258" w:rsidP="007E57E4">
            <w:pPr>
              <w:rPr>
                <w:ins w:id="1668" w:author="David Conklin" w:date="2020-11-10T16:25:00Z"/>
              </w:rPr>
            </w:pPr>
            <w:ins w:id="1669" w:author="David Conklin" w:date="2020-11-10T16:25:00Z">
              <w:r>
                <w:t>grade</w:t>
              </w:r>
            </w:ins>
          </w:p>
        </w:tc>
      </w:tr>
      <w:tr w:rsidR="00060258" w14:paraId="37240E71" w14:textId="6E4432C1" w:rsidTr="0064217D">
        <w:trPr>
          <w:ins w:id="1670" w:author="David Conklin" w:date="2020-11-10T16:24:00Z"/>
        </w:trPr>
        <w:tc>
          <w:tcPr>
            <w:tcW w:w="0" w:type="auto"/>
          </w:tcPr>
          <w:p w14:paraId="70D26B56" w14:textId="7F446609" w:rsidR="00060258" w:rsidRDefault="00060258" w:rsidP="007E57E4">
            <w:pPr>
              <w:rPr>
                <w:ins w:id="1671" w:author="David Conklin" w:date="2020-11-10T16:24:00Z"/>
              </w:rPr>
            </w:pPr>
            <w:ins w:id="1672" w:author="David Conklin" w:date="2020-11-10T16:26:00Z">
              <w:r>
                <w:t>14158790</w:t>
              </w:r>
            </w:ins>
          </w:p>
        </w:tc>
        <w:tc>
          <w:tcPr>
            <w:tcW w:w="0" w:type="auto"/>
          </w:tcPr>
          <w:p w14:paraId="536CB10F" w14:textId="3A12617A" w:rsidR="00060258" w:rsidRDefault="00060258" w:rsidP="007E57E4">
            <w:pPr>
              <w:rPr>
                <w:ins w:id="1673" w:author="David Conklin" w:date="2020-11-10T16:24:00Z"/>
              </w:rPr>
            </w:pPr>
            <w:ins w:id="1674" w:author="David Conklin" w:date="2020-11-10T16:26:00Z">
              <w:r>
                <w:t>23773393</w:t>
              </w:r>
            </w:ins>
          </w:p>
        </w:tc>
        <w:tc>
          <w:tcPr>
            <w:tcW w:w="0" w:type="auto"/>
          </w:tcPr>
          <w:p w14:paraId="0BD17F2B" w14:textId="03F6E0E2" w:rsidR="00060258" w:rsidRDefault="00060258" w:rsidP="007E57E4">
            <w:pPr>
              <w:rPr>
                <w:ins w:id="1675" w:author="David Conklin" w:date="2020-11-10T16:24:00Z"/>
              </w:rPr>
            </w:pPr>
            <w:ins w:id="1676" w:author="David Conklin" w:date="2020-11-10T16:26:00Z">
              <w:r>
                <w:t>SMITH R ABV SMITH R RESV</w:t>
              </w:r>
            </w:ins>
          </w:p>
        </w:tc>
        <w:tc>
          <w:tcPr>
            <w:tcW w:w="0" w:type="auto"/>
          </w:tcPr>
          <w:p w14:paraId="7F084B9D" w14:textId="478D07E6" w:rsidR="00060258" w:rsidRDefault="00060258" w:rsidP="007E57E4">
            <w:pPr>
              <w:rPr>
                <w:ins w:id="1677" w:author="David Conklin" w:date="2020-11-10T16:24:00Z"/>
              </w:rPr>
            </w:pPr>
            <w:ins w:id="1678" w:author="David Conklin" w:date="2020-11-10T16:26:00Z">
              <w:r>
                <w:t>%bias</w:t>
              </w:r>
            </w:ins>
          </w:p>
        </w:tc>
        <w:tc>
          <w:tcPr>
            <w:tcW w:w="0" w:type="auto"/>
          </w:tcPr>
          <w:p w14:paraId="7C49D2AC" w14:textId="0824767B" w:rsidR="00060258" w:rsidRDefault="00060258" w:rsidP="007E57E4">
            <w:pPr>
              <w:rPr>
                <w:ins w:id="1679" w:author="David Conklin" w:date="2020-11-10T16:24:00Z"/>
              </w:rPr>
            </w:pPr>
            <w:ins w:id="1680" w:author="David Conklin" w:date="2020-11-10T16:27:00Z">
              <w:r>
                <w:t>0.3%</w:t>
              </w:r>
            </w:ins>
          </w:p>
        </w:tc>
        <w:tc>
          <w:tcPr>
            <w:tcW w:w="0" w:type="auto"/>
          </w:tcPr>
          <w:p w14:paraId="495C0109" w14:textId="6DBFBB7A" w:rsidR="00060258" w:rsidRDefault="00060258" w:rsidP="007E57E4">
            <w:pPr>
              <w:rPr>
                <w:ins w:id="1681" w:author="David Conklin" w:date="2020-11-10T16:25:00Z"/>
              </w:rPr>
            </w:pPr>
            <w:ins w:id="1682" w:author="David Conklin" w:date="2020-11-10T16:27:00Z">
              <w:r>
                <w:t>VG</w:t>
              </w:r>
            </w:ins>
          </w:p>
        </w:tc>
      </w:tr>
      <w:tr w:rsidR="00060258" w14:paraId="0BEEAF8B" w14:textId="77777777" w:rsidTr="0064217D">
        <w:trPr>
          <w:ins w:id="1683" w:author="David Conklin" w:date="2020-11-10T16:29:00Z"/>
        </w:trPr>
        <w:tc>
          <w:tcPr>
            <w:tcW w:w="0" w:type="auto"/>
          </w:tcPr>
          <w:p w14:paraId="63F2225F" w14:textId="77777777" w:rsidR="00060258" w:rsidRDefault="00060258" w:rsidP="007E57E4">
            <w:pPr>
              <w:rPr>
                <w:ins w:id="1684" w:author="David Conklin" w:date="2020-11-10T16:29:00Z"/>
              </w:rPr>
            </w:pPr>
          </w:p>
        </w:tc>
        <w:tc>
          <w:tcPr>
            <w:tcW w:w="0" w:type="auto"/>
          </w:tcPr>
          <w:p w14:paraId="5B1D869A" w14:textId="77777777" w:rsidR="00060258" w:rsidRDefault="00060258" w:rsidP="007E57E4">
            <w:pPr>
              <w:rPr>
                <w:ins w:id="1685" w:author="David Conklin" w:date="2020-11-10T16:29:00Z"/>
              </w:rPr>
            </w:pPr>
          </w:p>
        </w:tc>
        <w:tc>
          <w:tcPr>
            <w:tcW w:w="0" w:type="auto"/>
          </w:tcPr>
          <w:p w14:paraId="16C1B7F6" w14:textId="77777777" w:rsidR="00060258" w:rsidRDefault="00060258" w:rsidP="007E57E4">
            <w:pPr>
              <w:rPr>
                <w:ins w:id="1686" w:author="David Conklin" w:date="2020-11-10T16:29:00Z"/>
              </w:rPr>
            </w:pPr>
          </w:p>
        </w:tc>
        <w:tc>
          <w:tcPr>
            <w:tcW w:w="0" w:type="auto"/>
          </w:tcPr>
          <w:p w14:paraId="20BB0F11" w14:textId="4B6AF6FB" w:rsidR="00060258" w:rsidRDefault="00060258" w:rsidP="007E57E4">
            <w:pPr>
              <w:rPr>
                <w:ins w:id="1687" w:author="David Conklin" w:date="2020-11-10T16:29:00Z"/>
              </w:rPr>
            </w:pPr>
            <w:ins w:id="1688" w:author="David Conklin" w:date="2020-11-10T16:29:00Z">
              <w:r>
                <w:t>NSE</w:t>
              </w:r>
            </w:ins>
          </w:p>
        </w:tc>
        <w:tc>
          <w:tcPr>
            <w:tcW w:w="0" w:type="auto"/>
          </w:tcPr>
          <w:p w14:paraId="433DC994" w14:textId="5B7921B1" w:rsidR="00060258" w:rsidRDefault="00060258" w:rsidP="007E57E4">
            <w:pPr>
              <w:rPr>
                <w:ins w:id="1689" w:author="David Conklin" w:date="2020-11-10T16:29:00Z"/>
              </w:rPr>
            </w:pPr>
            <w:ins w:id="1690" w:author="David Conklin" w:date="2020-11-10T16:29:00Z">
              <w:r>
                <w:t>0.69</w:t>
              </w:r>
            </w:ins>
          </w:p>
        </w:tc>
        <w:tc>
          <w:tcPr>
            <w:tcW w:w="0" w:type="auto"/>
          </w:tcPr>
          <w:p w14:paraId="346B1AC4" w14:textId="510E7A36" w:rsidR="00060258" w:rsidRDefault="00060258" w:rsidP="007E57E4">
            <w:pPr>
              <w:rPr>
                <w:ins w:id="1691" w:author="David Conklin" w:date="2020-11-10T16:29:00Z"/>
              </w:rPr>
            </w:pPr>
            <w:ins w:id="1692" w:author="David Conklin" w:date="2020-11-10T16:29:00Z">
              <w:r>
                <w:t>S</w:t>
              </w:r>
            </w:ins>
          </w:p>
        </w:tc>
      </w:tr>
      <w:tr w:rsidR="00060258" w14:paraId="62F4789A" w14:textId="77777777" w:rsidTr="0064217D">
        <w:trPr>
          <w:ins w:id="1693" w:author="David Conklin" w:date="2020-11-10T16:29:00Z"/>
        </w:trPr>
        <w:tc>
          <w:tcPr>
            <w:tcW w:w="0" w:type="auto"/>
          </w:tcPr>
          <w:p w14:paraId="527ECE4E" w14:textId="77777777" w:rsidR="00060258" w:rsidRDefault="00060258" w:rsidP="007E57E4">
            <w:pPr>
              <w:rPr>
                <w:ins w:id="1694" w:author="David Conklin" w:date="2020-11-10T16:29:00Z"/>
              </w:rPr>
            </w:pPr>
          </w:p>
        </w:tc>
        <w:tc>
          <w:tcPr>
            <w:tcW w:w="0" w:type="auto"/>
          </w:tcPr>
          <w:p w14:paraId="65BD7381" w14:textId="77777777" w:rsidR="00060258" w:rsidRDefault="00060258" w:rsidP="007E57E4">
            <w:pPr>
              <w:rPr>
                <w:ins w:id="1695" w:author="David Conklin" w:date="2020-11-10T16:29:00Z"/>
              </w:rPr>
            </w:pPr>
          </w:p>
        </w:tc>
        <w:tc>
          <w:tcPr>
            <w:tcW w:w="0" w:type="auto"/>
          </w:tcPr>
          <w:p w14:paraId="30050EA8" w14:textId="77777777" w:rsidR="00060258" w:rsidRDefault="00060258" w:rsidP="007E57E4">
            <w:pPr>
              <w:rPr>
                <w:ins w:id="1696" w:author="David Conklin" w:date="2020-11-10T16:29:00Z"/>
              </w:rPr>
            </w:pPr>
          </w:p>
        </w:tc>
        <w:tc>
          <w:tcPr>
            <w:tcW w:w="0" w:type="auto"/>
          </w:tcPr>
          <w:p w14:paraId="4D1000FF" w14:textId="188EBBFB" w:rsidR="00060258" w:rsidRDefault="00060258" w:rsidP="007E57E4">
            <w:pPr>
              <w:rPr>
                <w:ins w:id="1697" w:author="David Conklin" w:date="2020-11-10T16:29:00Z"/>
              </w:rPr>
            </w:pPr>
            <w:ins w:id="1698" w:author="David Conklin" w:date="2020-11-10T16:29:00Z">
              <w:r>
                <w:t>RSR</w:t>
              </w:r>
            </w:ins>
          </w:p>
        </w:tc>
        <w:tc>
          <w:tcPr>
            <w:tcW w:w="0" w:type="auto"/>
          </w:tcPr>
          <w:p w14:paraId="7A0318CA" w14:textId="24F39E4C" w:rsidR="00060258" w:rsidRDefault="00060258" w:rsidP="007E57E4">
            <w:pPr>
              <w:rPr>
                <w:ins w:id="1699" w:author="David Conklin" w:date="2020-11-10T16:29:00Z"/>
              </w:rPr>
            </w:pPr>
            <w:ins w:id="1700" w:author="David Conklin" w:date="2020-11-10T16:29:00Z">
              <w:r>
                <w:t>0</w:t>
              </w:r>
            </w:ins>
            <w:ins w:id="1701" w:author="David Conklin" w:date="2020-11-10T16:30:00Z">
              <w:r>
                <w:t>.55</w:t>
              </w:r>
            </w:ins>
          </w:p>
        </w:tc>
        <w:tc>
          <w:tcPr>
            <w:tcW w:w="0" w:type="auto"/>
          </w:tcPr>
          <w:p w14:paraId="63DAFBA3" w14:textId="310C96A3" w:rsidR="00060258" w:rsidRDefault="00060258" w:rsidP="007E57E4">
            <w:pPr>
              <w:rPr>
                <w:ins w:id="1702" w:author="David Conklin" w:date="2020-11-10T16:29:00Z"/>
              </w:rPr>
            </w:pPr>
            <w:ins w:id="1703" w:author="David Conklin" w:date="2020-11-10T16:30:00Z">
              <w:r>
                <w:t>G</w:t>
              </w:r>
            </w:ins>
          </w:p>
        </w:tc>
      </w:tr>
      <w:tr w:rsidR="00060258" w14:paraId="1992545C" w14:textId="77777777" w:rsidTr="0064217D">
        <w:trPr>
          <w:ins w:id="1704" w:author="David Conklin" w:date="2020-11-10T16:29:00Z"/>
        </w:trPr>
        <w:tc>
          <w:tcPr>
            <w:tcW w:w="0" w:type="auto"/>
          </w:tcPr>
          <w:p w14:paraId="5D3E4791" w14:textId="77777777" w:rsidR="00060258" w:rsidRDefault="00060258" w:rsidP="007E57E4">
            <w:pPr>
              <w:rPr>
                <w:ins w:id="1705" w:author="David Conklin" w:date="2020-11-10T16:29:00Z"/>
              </w:rPr>
            </w:pPr>
          </w:p>
        </w:tc>
        <w:tc>
          <w:tcPr>
            <w:tcW w:w="0" w:type="auto"/>
          </w:tcPr>
          <w:p w14:paraId="394C7505" w14:textId="77777777" w:rsidR="00060258" w:rsidRDefault="00060258" w:rsidP="007E57E4">
            <w:pPr>
              <w:rPr>
                <w:ins w:id="1706" w:author="David Conklin" w:date="2020-11-10T16:29:00Z"/>
              </w:rPr>
            </w:pPr>
          </w:p>
        </w:tc>
        <w:tc>
          <w:tcPr>
            <w:tcW w:w="0" w:type="auto"/>
          </w:tcPr>
          <w:p w14:paraId="45321782" w14:textId="77777777" w:rsidR="00060258" w:rsidRDefault="00060258" w:rsidP="007E57E4">
            <w:pPr>
              <w:rPr>
                <w:ins w:id="1707" w:author="David Conklin" w:date="2020-11-10T16:29:00Z"/>
              </w:rPr>
            </w:pPr>
          </w:p>
        </w:tc>
        <w:tc>
          <w:tcPr>
            <w:tcW w:w="0" w:type="auto"/>
          </w:tcPr>
          <w:p w14:paraId="2DBCB623" w14:textId="36310DDD" w:rsidR="00060258" w:rsidRDefault="00060258" w:rsidP="007E57E4">
            <w:pPr>
              <w:rPr>
                <w:ins w:id="1708" w:author="David Conklin" w:date="2020-11-10T16:29:00Z"/>
              </w:rPr>
            </w:pPr>
            <w:ins w:id="1709" w:author="David Conklin" w:date="2020-11-10T16:30:00Z">
              <w:r>
                <w:t>R2</w:t>
              </w:r>
            </w:ins>
          </w:p>
        </w:tc>
        <w:tc>
          <w:tcPr>
            <w:tcW w:w="0" w:type="auto"/>
          </w:tcPr>
          <w:p w14:paraId="3BA4235F" w14:textId="12BF1411" w:rsidR="00060258" w:rsidRDefault="00060258" w:rsidP="007E57E4">
            <w:pPr>
              <w:rPr>
                <w:ins w:id="1710" w:author="David Conklin" w:date="2020-11-10T16:29:00Z"/>
              </w:rPr>
            </w:pPr>
            <w:ins w:id="1711" w:author="David Conklin" w:date="2020-11-10T16:30:00Z">
              <w:r>
                <w:t>0.72</w:t>
              </w:r>
            </w:ins>
          </w:p>
        </w:tc>
        <w:tc>
          <w:tcPr>
            <w:tcW w:w="0" w:type="auto"/>
          </w:tcPr>
          <w:p w14:paraId="22EDD85E" w14:textId="4242AA51" w:rsidR="00060258" w:rsidRDefault="00060258" w:rsidP="007E57E4">
            <w:pPr>
              <w:rPr>
                <w:ins w:id="1712" w:author="David Conklin" w:date="2020-11-10T16:29:00Z"/>
              </w:rPr>
            </w:pPr>
            <w:ins w:id="1713" w:author="David Conklin" w:date="2020-11-10T16:30:00Z">
              <w:r>
                <w:t>S</w:t>
              </w:r>
            </w:ins>
          </w:p>
        </w:tc>
      </w:tr>
      <w:tr w:rsidR="00060258" w14:paraId="69A75C30" w14:textId="77777777" w:rsidTr="0064217D">
        <w:trPr>
          <w:ins w:id="1714" w:author="David Conklin" w:date="2020-11-10T16:27:00Z"/>
        </w:trPr>
        <w:tc>
          <w:tcPr>
            <w:tcW w:w="0" w:type="auto"/>
          </w:tcPr>
          <w:p w14:paraId="7BCD742A" w14:textId="67B318AB" w:rsidR="00060258" w:rsidRDefault="00060258" w:rsidP="007E57E4">
            <w:pPr>
              <w:rPr>
                <w:ins w:id="1715" w:author="David Conklin" w:date="2020-11-10T16:27:00Z"/>
              </w:rPr>
            </w:pPr>
            <w:ins w:id="1716" w:author="David Conklin" w:date="2020-11-10T16:27:00Z">
              <w:r>
                <w:t>14159200</w:t>
              </w:r>
            </w:ins>
          </w:p>
        </w:tc>
        <w:tc>
          <w:tcPr>
            <w:tcW w:w="0" w:type="auto"/>
          </w:tcPr>
          <w:p w14:paraId="13EE69B2" w14:textId="674EE933" w:rsidR="00060258" w:rsidRDefault="00060258" w:rsidP="007E57E4">
            <w:pPr>
              <w:rPr>
                <w:ins w:id="1717" w:author="David Conklin" w:date="2020-11-10T16:27:00Z"/>
              </w:rPr>
            </w:pPr>
            <w:ins w:id="1718" w:author="David Conklin" w:date="2020-11-10T16:27:00Z">
              <w:r>
                <w:t>23773037</w:t>
              </w:r>
            </w:ins>
          </w:p>
        </w:tc>
        <w:tc>
          <w:tcPr>
            <w:tcW w:w="0" w:type="auto"/>
          </w:tcPr>
          <w:p w14:paraId="3C597DA6" w14:textId="2CFE59C8" w:rsidR="00060258" w:rsidRDefault="00060258" w:rsidP="007E57E4">
            <w:pPr>
              <w:rPr>
                <w:ins w:id="1719" w:author="David Conklin" w:date="2020-11-10T16:27:00Z"/>
              </w:rPr>
            </w:pPr>
            <w:ins w:id="1720" w:author="David Conklin" w:date="2020-11-10T16:28:00Z">
              <w:r>
                <w:t>SO FORK MCKENZIE ABV COUGAR</w:t>
              </w:r>
            </w:ins>
          </w:p>
        </w:tc>
        <w:tc>
          <w:tcPr>
            <w:tcW w:w="0" w:type="auto"/>
          </w:tcPr>
          <w:p w14:paraId="503614AF" w14:textId="3A28EB6E" w:rsidR="00060258" w:rsidRDefault="00060258" w:rsidP="007E57E4">
            <w:pPr>
              <w:rPr>
                <w:ins w:id="1721" w:author="David Conklin" w:date="2020-11-10T16:27:00Z"/>
              </w:rPr>
            </w:pPr>
            <w:ins w:id="1722" w:author="David Conklin" w:date="2020-11-10T16:28:00Z">
              <w:r>
                <w:t>%bias</w:t>
              </w:r>
            </w:ins>
          </w:p>
        </w:tc>
        <w:tc>
          <w:tcPr>
            <w:tcW w:w="0" w:type="auto"/>
          </w:tcPr>
          <w:p w14:paraId="45C44D13" w14:textId="01DD94EB" w:rsidR="00060258" w:rsidRDefault="00060258" w:rsidP="007E57E4">
            <w:pPr>
              <w:rPr>
                <w:ins w:id="1723" w:author="David Conklin" w:date="2020-11-10T16:27:00Z"/>
              </w:rPr>
            </w:pPr>
            <w:ins w:id="1724" w:author="David Conklin" w:date="2020-11-10T16:28:00Z">
              <w:r>
                <w:t>0.1%</w:t>
              </w:r>
            </w:ins>
          </w:p>
        </w:tc>
        <w:tc>
          <w:tcPr>
            <w:tcW w:w="0" w:type="auto"/>
          </w:tcPr>
          <w:p w14:paraId="16CDA108" w14:textId="0F9D42E2" w:rsidR="00060258" w:rsidRDefault="00060258" w:rsidP="007E57E4">
            <w:pPr>
              <w:rPr>
                <w:ins w:id="1725" w:author="David Conklin" w:date="2020-11-10T16:27:00Z"/>
              </w:rPr>
            </w:pPr>
            <w:ins w:id="1726" w:author="David Conklin" w:date="2020-11-10T16:28:00Z">
              <w:r>
                <w:t>VG</w:t>
              </w:r>
            </w:ins>
          </w:p>
        </w:tc>
      </w:tr>
      <w:tr w:rsidR="00060258" w14:paraId="68225F87" w14:textId="77777777" w:rsidTr="0064217D">
        <w:trPr>
          <w:ins w:id="1727" w:author="David Conklin" w:date="2020-11-10T16:30:00Z"/>
        </w:trPr>
        <w:tc>
          <w:tcPr>
            <w:tcW w:w="0" w:type="auto"/>
          </w:tcPr>
          <w:p w14:paraId="6F51DD6D" w14:textId="77777777" w:rsidR="00060258" w:rsidRDefault="00060258" w:rsidP="00060258">
            <w:pPr>
              <w:rPr>
                <w:ins w:id="1728" w:author="David Conklin" w:date="2020-11-10T16:30:00Z"/>
              </w:rPr>
            </w:pPr>
          </w:p>
        </w:tc>
        <w:tc>
          <w:tcPr>
            <w:tcW w:w="0" w:type="auto"/>
          </w:tcPr>
          <w:p w14:paraId="32A88EFE" w14:textId="77777777" w:rsidR="00060258" w:rsidRDefault="00060258" w:rsidP="00060258">
            <w:pPr>
              <w:rPr>
                <w:ins w:id="1729" w:author="David Conklin" w:date="2020-11-10T16:30:00Z"/>
              </w:rPr>
            </w:pPr>
          </w:p>
        </w:tc>
        <w:tc>
          <w:tcPr>
            <w:tcW w:w="0" w:type="auto"/>
          </w:tcPr>
          <w:p w14:paraId="07826B70" w14:textId="77777777" w:rsidR="00060258" w:rsidRDefault="00060258" w:rsidP="00060258">
            <w:pPr>
              <w:rPr>
                <w:ins w:id="1730" w:author="David Conklin" w:date="2020-11-10T16:30:00Z"/>
              </w:rPr>
            </w:pPr>
          </w:p>
        </w:tc>
        <w:tc>
          <w:tcPr>
            <w:tcW w:w="0" w:type="auto"/>
          </w:tcPr>
          <w:p w14:paraId="31604DE7" w14:textId="11879B2C" w:rsidR="00060258" w:rsidRDefault="00060258" w:rsidP="00060258">
            <w:pPr>
              <w:rPr>
                <w:ins w:id="1731" w:author="David Conklin" w:date="2020-11-10T16:30:00Z"/>
              </w:rPr>
            </w:pPr>
            <w:ins w:id="1732" w:author="David Conklin" w:date="2020-11-10T16:31:00Z">
              <w:r>
                <w:t>NSE</w:t>
              </w:r>
            </w:ins>
          </w:p>
        </w:tc>
        <w:tc>
          <w:tcPr>
            <w:tcW w:w="0" w:type="auto"/>
          </w:tcPr>
          <w:p w14:paraId="569962D2" w14:textId="5FDEDA3E" w:rsidR="00060258" w:rsidRDefault="00060258" w:rsidP="00060258">
            <w:pPr>
              <w:rPr>
                <w:ins w:id="1733" w:author="David Conklin" w:date="2020-11-10T16:30:00Z"/>
              </w:rPr>
            </w:pPr>
            <w:ins w:id="1734" w:author="David Conklin" w:date="2020-11-10T16:31:00Z">
              <w:r>
                <w:t>0.81</w:t>
              </w:r>
            </w:ins>
          </w:p>
        </w:tc>
        <w:tc>
          <w:tcPr>
            <w:tcW w:w="0" w:type="auto"/>
          </w:tcPr>
          <w:p w14:paraId="5570EC34" w14:textId="0CA09078" w:rsidR="00060258" w:rsidRDefault="00060258" w:rsidP="00060258">
            <w:pPr>
              <w:rPr>
                <w:ins w:id="1735" w:author="David Conklin" w:date="2020-11-10T16:30:00Z"/>
              </w:rPr>
            </w:pPr>
            <w:ins w:id="1736" w:author="David Conklin" w:date="2020-11-10T16:31:00Z">
              <w:r>
                <w:t>VG</w:t>
              </w:r>
            </w:ins>
          </w:p>
        </w:tc>
      </w:tr>
      <w:tr w:rsidR="00060258" w14:paraId="40017D2F" w14:textId="77777777" w:rsidTr="0064217D">
        <w:trPr>
          <w:ins w:id="1737" w:author="David Conklin" w:date="2020-11-10T16:30:00Z"/>
        </w:trPr>
        <w:tc>
          <w:tcPr>
            <w:tcW w:w="0" w:type="auto"/>
          </w:tcPr>
          <w:p w14:paraId="6BAC1F1B" w14:textId="77777777" w:rsidR="00060258" w:rsidRDefault="00060258" w:rsidP="00060258">
            <w:pPr>
              <w:rPr>
                <w:ins w:id="1738" w:author="David Conklin" w:date="2020-11-10T16:30:00Z"/>
              </w:rPr>
            </w:pPr>
          </w:p>
        </w:tc>
        <w:tc>
          <w:tcPr>
            <w:tcW w:w="0" w:type="auto"/>
          </w:tcPr>
          <w:p w14:paraId="45324F63" w14:textId="77777777" w:rsidR="00060258" w:rsidRDefault="00060258" w:rsidP="00060258">
            <w:pPr>
              <w:rPr>
                <w:ins w:id="1739" w:author="David Conklin" w:date="2020-11-10T16:30:00Z"/>
              </w:rPr>
            </w:pPr>
          </w:p>
        </w:tc>
        <w:tc>
          <w:tcPr>
            <w:tcW w:w="0" w:type="auto"/>
          </w:tcPr>
          <w:p w14:paraId="361C571E" w14:textId="77777777" w:rsidR="00060258" w:rsidRDefault="00060258" w:rsidP="00060258">
            <w:pPr>
              <w:rPr>
                <w:ins w:id="1740" w:author="David Conklin" w:date="2020-11-10T16:30:00Z"/>
              </w:rPr>
            </w:pPr>
          </w:p>
        </w:tc>
        <w:tc>
          <w:tcPr>
            <w:tcW w:w="0" w:type="auto"/>
          </w:tcPr>
          <w:p w14:paraId="7846DEAE" w14:textId="6DCB5DC1" w:rsidR="00060258" w:rsidRDefault="00060258" w:rsidP="00060258">
            <w:pPr>
              <w:rPr>
                <w:ins w:id="1741" w:author="David Conklin" w:date="2020-11-10T16:30:00Z"/>
              </w:rPr>
            </w:pPr>
            <w:ins w:id="1742" w:author="David Conklin" w:date="2020-11-10T16:31:00Z">
              <w:r>
                <w:t>RSR</w:t>
              </w:r>
            </w:ins>
          </w:p>
        </w:tc>
        <w:tc>
          <w:tcPr>
            <w:tcW w:w="0" w:type="auto"/>
          </w:tcPr>
          <w:p w14:paraId="51D9AFAC" w14:textId="727A2F7C" w:rsidR="00060258" w:rsidRDefault="00060258" w:rsidP="00060258">
            <w:pPr>
              <w:rPr>
                <w:ins w:id="1743" w:author="David Conklin" w:date="2020-11-10T16:30:00Z"/>
              </w:rPr>
            </w:pPr>
            <w:ins w:id="1744" w:author="David Conklin" w:date="2020-11-10T16:31:00Z">
              <w:r>
                <w:t>0.44</w:t>
              </w:r>
            </w:ins>
          </w:p>
        </w:tc>
        <w:tc>
          <w:tcPr>
            <w:tcW w:w="0" w:type="auto"/>
          </w:tcPr>
          <w:p w14:paraId="27353A12" w14:textId="494110F6" w:rsidR="00060258" w:rsidRDefault="00060258" w:rsidP="00060258">
            <w:pPr>
              <w:rPr>
                <w:ins w:id="1745" w:author="David Conklin" w:date="2020-11-10T16:30:00Z"/>
              </w:rPr>
            </w:pPr>
            <w:ins w:id="1746" w:author="David Conklin" w:date="2020-11-10T16:32:00Z">
              <w:r>
                <w:t>VG</w:t>
              </w:r>
            </w:ins>
          </w:p>
        </w:tc>
      </w:tr>
      <w:tr w:rsidR="00060258" w14:paraId="2906E1B2" w14:textId="77777777" w:rsidTr="0064217D">
        <w:trPr>
          <w:ins w:id="1747" w:author="David Conklin" w:date="2020-11-10T16:30:00Z"/>
        </w:trPr>
        <w:tc>
          <w:tcPr>
            <w:tcW w:w="0" w:type="auto"/>
          </w:tcPr>
          <w:p w14:paraId="3CC44AF3" w14:textId="77777777" w:rsidR="00060258" w:rsidRDefault="00060258" w:rsidP="00060258">
            <w:pPr>
              <w:rPr>
                <w:ins w:id="1748" w:author="David Conklin" w:date="2020-11-10T16:30:00Z"/>
              </w:rPr>
            </w:pPr>
          </w:p>
        </w:tc>
        <w:tc>
          <w:tcPr>
            <w:tcW w:w="0" w:type="auto"/>
          </w:tcPr>
          <w:p w14:paraId="517C115C" w14:textId="77777777" w:rsidR="00060258" w:rsidRDefault="00060258" w:rsidP="00060258">
            <w:pPr>
              <w:rPr>
                <w:ins w:id="1749" w:author="David Conklin" w:date="2020-11-10T16:30:00Z"/>
              </w:rPr>
            </w:pPr>
          </w:p>
        </w:tc>
        <w:tc>
          <w:tcPr>
            <w:tcW w:w="0" w:type="auto"/>
          </w:tcPr>
          <w:p w14:paraId="1FB2E265" w14:textId="77777777" w:rsidR="00060258" w:rsidRDefault="00060258" w:rsidP="00060258">
            <w:pPr>
              <w:rPr>
                <w:ins w:id="1750" w:author="David Conklin" w:date="2020-11-10T16:30:00Z"/>
              </w:rPr>
            </w:pPr>
          </w:p>
        </w:tc>
        <w:tc>
          <w:tcPr>
            <w:tcW w:w="0" w:type="auto"/>
          </w:tcPr>
          <w:p w14:paraId="2CA40CB7" w14:textId="26439674" w:rsidR="00060258" w:rsidRDefault="00060258" w:rsidP="00060258">
            <w:pPr>
              <w:rPr>
                <w:ins w:id="1751" w:author="David Conklin" w:date="2020-11-10T16:30:00Z"/>
              </w:rPr>
            </w:pPr>
            <w:ins w:id="1752" w:author="David Conklin" w:date="2020-11-10T16:31:00Z">
              <w:r>
                <w:t>R2</w:t>
              </w:r>
            </w:ins>
          </w:p>
        </w:tc>
        <w:tc>
          <w:tcPr>
            <w:tcW w:w="0" w:type="auto"/>
          </w:tcPr>
          <w:p w14:paraId="2C88A205" w14:textId="062C8D08" w:rsidR="00060258" w:rsidRDefault="00060258" w:rsidP="00060258">
            <w:pPr>
              <w:rPr>
                <w:ins w:id="1753" w:author="David Conklin" w:date="2020-11-10T16:30:00Z"/>
              </w:rPr>
            </w:pPr>
            <w:ins w:id="1754" w:author="David Conklin" w:date="2020-11-10T16:31:00Z">
              <w:r>
                <w:t>0.</w:t>
              </w:r>
            </w:ins>
            <w:ins w:id="1755" w:author="David Conklin" w:date="2020-11-10T16:32:00Z">
              <w:r>
                <w:t>81</w:t>
              </w:r>
            </w:ins>
          </w:p>
        </w:tc>
        <w:tc>
          <w:tcPr>
            <w:tcW w:w="0" w:type="auto"/>
          </w:tcPr>
          <w:p w14:paraId="10BC75FB" w14:textId="6FE11E73" w:rsidR="00060258" w:rsidRDefault="00060258" w:rsidP="00060258">
            <w:pPr>
              <w:rPr>
                <w:ins w:id="1756" w:author="David Conklin" w:date="2020-11-10T16:30:00Z"/>
              </w:rPr>
            </w:pPr>
            <w:ins w:id="1757" w:author="David Conklin" w:date="2020-11-10T16:32:00Z">
              <w:r>
                <w:t>G</w:t>
              </w:r>
            </w:ins>
          </w:p>
        </w:tc>
      </w:tr>
      <w:tr w:rsidR="00060258" w14:paraId="5B17203C" w14:textId="77777777" w:rsidTr="0064217D">
        <w:trPr>
          <w:ins w:id="1758" w:author="David Conklin" w:date="2020-11-10T16:32:00Z"/>
        </w:trPr>
        <w:tc>
          <w:tcPr>
            <w:tcW w:w="0" w:type="auto"/>
          </w:tcPr>
          <w:p w14:paraId="52CDCE84" w14:textId="6A222AC6" w:rsidR="00060258" w:rsidRDefault="00060258" w:rsidP="00060258">
            <w:pPr>
              <w:rPr>
                <w:ins w:id="1759" w:author="David Conklin" w:date="2020-11-10T16:32:00Z"/>
              </w:rPr>
            </w:pPr>
            <w:ins w:id="1760" w:author="David Conklin" w:date="2020-11-10T16:32:00Z">
              <w:r>
                <w:t>14161500</w:t>
              </w:r>
            </w:ins>
          </w:p>
        </w:tc>
        <w:tc>
          <w:tcPr>
            <w:tcW w:w="0" w:type="auto"/>
          </w:tcPr>
          <w:p w14:paraId="3C78868E" w14:textId="3D07CA58" w:rsidR="00060258" w:rsidRDefault="00060258" w:rsidP="00060258">
            <w:pPr>
              <w:rPr>
                <w:ins w:id="1761" w:author="David Conklin" w:date="2020-11-10T16:32:00Z"/>
              </w:rPr>
            </w:pPr>
            <w:ins w:id="1762" w:author="David Conklin" w:date="2020-11-10T16:32:00Z">
              <w:r>
                <w:t>237734</w:t>
              </w:r>
            </w:ins>
            <w:ins w:id="1763" w:author="David Conklin" w:date="2020-11-10T16:33:00Z">
              <w:r>
                <w:t>11</w:t>
              </w:r>
            </w:ins>
          </w:p>
        </w:tc>
        <w:tc>
          <w:tcPr>
            <w:tcW w:w="0" w:type="auto"/>
          </w:tcPr>
          <w:p w14:paraId="76CEBEF0" w14:textId="4F8A4444" w:rsidR="00060258" w:rsidRDefault="00060258" w:rsidP="00060258">
            <w:pPr>
              <w:rPr>
                <w:ins w:id="1764" w:author="David Conklin" w:date="2020-11-10T16:32:00Z"/>
              </w:rPr>
            </w:pPr>
            <w:ins w:id="1765" w:author="David Conklin" w:date="2020-11-10T16:33:00Z">
              <w:r>
                <w:t>LOOKOUT CREEK NEAR BLUE RIVER</w:t>
              </w:r>
            </w:ins>
          </w:p>
        </w:tc>
        <w:tc>
          <w:tcPr>
            <w:tcW w:w="0" w:type="auto"/>
          </w:tcPr>
          <w:p w14:paraId="747FF6B8" w14:textId="58CFA040" w:rsidR="00060258" w:rsidRDefault="00060258" w:rsidP="00060258">
            <w:pPr>
              <w:rPr>
                <w:ins w:id="1766" w:author="David Conklin" w:date="2020-11-10T16:32:00Z"/>
              </w:rPr>
            </w:pPr>
            <w:ins w:id="1767" w:author="David Conklin" w:date="2020-11-10T16:33:00Z">
              <w:r>
                <w:t>%bias</w:t>
              </w:r>
            </w:ins>
          </w:p>
        </w:tc>
        <w:tc>
          <w:tcPr>
            <w:tcW w:w="0" w:type="auto"/>
          </w:tcPr>
          <w:p w14:paraId="6C28E2A8" w14:textId="305FE3E5" w:rsidR="00060258" w:rsidRDefault="00060258" w:rsidP="00060258">
            <w:pPr>
              <w:rPr>
                <w:ins w:id="1768" w:author="David Conklin" w:date="2020-11-10T16:32:00Z"/>
              </w:rPr>
            </w:pPr>
            <w:ins w:id="1769" w:author="David Conklin" w:date="2020-11-10T16:33:00Z">
              <w:r>
                <w:t>0.</w:t>
              </w:r>
              <w:r w:rsidR="002822A5">
                <w:t>2</w:t>
              </w:r>
              <w:r>
                <w:t>%</w:t>
              </w:r>
            </w:ins>
          </w:p>
        </w:tc>
        <w:tc>
          <w:tcPr>
            <w:tcW w:w="0" w:type="auto"/>
          </w:tcPr>
          <w:p w14:paraId="778C43EF" w14:textId="2ABD558E" w:rsidR="00060258" w:rsidRDefault="00060258" w:rsidP="00060258">
            <w:pPr>
              <w:rPr>
                <w:ins w:id="1770" w:author="David Conklin" w:date="2020-11-10T16:32:00Z"/>
              </w:rPr>
            </w:pPr>
            <w:ins w:id="1771" w:author="David Conklin" w:date="2020-11-10T16:33:00Z">
              <w:r>
                <w:t>VG</w:t>
              </w:r>
            </w:ins>
          </w:p>
        </w:tc>
      </w:tr>
      <w:tr w:rsidR="00060258" w14:paraId="61A2A3FD" w14:textId="77777777" w:rsidTr="0064217D">
        <w:trPr>
          <w:ins w:id="1772" w:author="David Conklin" w:date="2020-11-10T16:32:00Z"/>
        </w:trPr>
        <w:tc>
          <w:tcPr>
            <w:tcW w:w="0" w:type="auto"/>
          </w:tcPr>
          <w:p w14:paraId="2206AA40" w14:textId="77777777" w:rsidR="00060258" w:rsidRDefault="00060258" w:rsidP="00060258">
            <w:pPr>
              <w:rPr>
                <w:ins w:id="1773" w:author="David Conklin" w:date="2020-11-10T16:32:00Z"/>
              </w:rPr>
            </w:pPr>
          </w:p>
        </w:tc>
        <w:tc>
          <w:tcPr>
            <w:tcW w:w="0" w:type="auto"/>
          </w:tcPr>
          <w:p w14:paraId="74BE1138" w14:textId="77777777" w:rsidR="00060258" w:rsidRDefault="00060258" w:rsidP="00060258">
            <w:pPr>
              <w:rPr>
                <w:ins w:id="1774" w:author="David Conklin" w:date="2020-11-10T16:32:00Z"/>
              </w:rPr>
            </w:pPr>
          </w:p>
        </w:tc>
        <w:tc>
          <w:tcPr>
            <w:tcW w:w="0" w:type="auto"/>
          </w:tcPr>
          <w:p w14:paraId="3AA7857C" w14:textId="77777777" w:rsidR="00060258" w:rsidRDefault="00060258" w:rsidP="00060258">
            <w:pPr>
              <w:rPr>
                <w:ins w:id="1775" w:author="David Conklin" w:date="2020-11-10T16:32:00Z"/>
              </w:rPr>
            </w:pPr>
          </w:p>
        </w:tc>
        <w:tc>
          <w:tcPr>
            <w:tcW w:w="0" w:type="auto"/>
          </w:tcPr>
          <w:p w14:paraId="47B8AE81" w14:textId="3C87F8C2" w:rsidR="00060258" w:rsidRDefault="00060258" w:rsidP="00060258">
            <w:pPr>
              <w:rPr>
                <w:ins w:id="1776" w:author="David Conklin" w:date="2020-11-10T16:32:00Z"/>
              </w:rPr>
            </w:pPr>
            <w:ins w:id="1777" w:author="David Conklin" w:date="2020-11-10T16:33:00Z">
              <w:r>
                <w:t>NSE</w:t>
              </w:r>
            </w:ins>
          </w:p>
        </w:tc>
        <w:tc>
          <w:tcPr>
            <w:tcW w:w="0" w:type="auto"/>
          </w:tcPr>
          <w:p w14:paraId="130B5725" w14:textId="65347D2A" w:rsidR="00060258" w:rsidRDefault="00060258" w:rsidP="00060258">
            <w:pPr>
              <w:rPr>
                <w:ins w:id="1778" w:author="David Conklin" w:date="2020-11-10T16:32:00Z"/>
              </w:rPr>
            </w:pPr>
            <w:ins w:id="1779" w:author="David Conklin" w:date="2020-11-10T16:33:00Z">
              <w:r>
                <w:t>0.</w:t>
              </w:r>
              <w:r w:rsidR="002822A5">
                <w:t>84</w:t>
              </w:r>
            </w:ins>
          </w:p>
        </w:tc>
        <w:tc>
          <w:tcPr>
            <w:tcW w:w="0" w:type="auto"/>
          </w:tcPr>
          <w:p w14:paraId="351AD679" w14:textId="25409190" w:rsidR="00060258" w:rsidRDefault="00060258" w:rsidP="00060258">
            <w:pPr>
              <w:rPr>
                <w:ins w:id="1780" w:author="David Conklin" w:date="2020-11-10T16:32:00Z"/>
              </w:rPr>
            </w:pPr>
            <w:ins w:id="1781" w:author="David Conklin" w:date="2020-11-10T16:33:00Z">
              <w:r>
                <w:t>VG</w:t>
              </w:r>
            </w:ins>
          </w:p>
        </w:tc>
      </w:tr>
      <w:tr w:rsidR="00060258" w14:paraId="31EEDF98" w14:textId="77777777" w:rsidTr="0064217D">
        <w:trPr>
          <w:ins w:id="1782" w:author="David Conklin" w:date="2020-11-10T16:32:00Z"/>
        </w:trPr>
        <w:tc>
          <w:tcPr>
            <w:tcW w:w="0" w:type="auto"/>
          </w:tcPr>
          <w:p w14:paraId="123FB524" w14:textId="77777777" w:rsidR="00060258" w:rsidRDefault="00060258" w:rsidP="00060258">
            <w:pPr>
              <w:rPr>
                <w:ins w:id="1783" w:author="David Conklin" w:date="2020-11-10T16:32:00Z"/>
              </w:rPr>
            </w:pPr>
          </w:p>
        </w:tc>
        <w:tc>
          <w:tcPr>
            <w:tcW w:w="0" w:type="auto"/>
          </w:tcPr>
          <w:p w14:paraId="3114DB0E" w14:textId="77777777" w:rsidR="00060258" w:rsidRDefault="00060258" w:rsidP="00060258">
            <w:pPr>
              <w:rPr>
                <w:ins w:id="1784" w:author="David Conklin" w:date="2020-11-10T16:32:00Z"/>
              </w:rPr>
            </w:pPr>
          </w:p>
        </w:tc>
        <w:tc>
          <w:tcPr>
            <w:tcW w:w="0" w:type="auto"/>
          </w:tcPr>
          <w:p w14:paraId="08246BAD" w14:textId="77777777" w:rsidR="00060258" w:rsidRDefault="00060258" w:rsidP="00060258">
            <w:pPr>
              <w:rPr>
                <w:ins w:id="1785" w:author="David Conklin" w:date="2020-11-10T16:32:00Z"/>
              </w:rPr>
            </w:pPr>
          </w:p>
        </w:tc>
        <w:tc>
          <w:tcPr>
            <w:tcW w:w="0" w:type="auto"/>
          </w:tcPr>
          <w:p w14:paraId="7843792D" w14:textId="391D0593" w:rsidR="00060258" w:rsidRDefault="00060258" w:rsidP="00060258">
            <w:pPr>
              <w:rPr>
                <w:ins w:id="1786" w:author="David Conklin" w:date="2020-11-10T16:32:00Z"/>
              </w:rPr>
            </w:pPr>
            <w:ins w:id="1787" w:author="David Conklin" w:date="2020-11-10T16:33:00Z">
              <w:r>
                <w:t>RSR</w:t>
              </w:r>
            </w:ins>
          </w:p>
        </w:tc>
        <w:tc>
          <w:tcPr>
            <w:tcW w:w="0" w:type="auto"/>
          </w:tcPr>
          <w:p w14:paraId="4F8CAF6E" w14:textId="44DC515F" w:rsidR="00060258" w:rsidRDefault="00060258" w:rsidP="00060258">
            <w:pPr>
              <w:rPr>
                <w:ins w:id="1788" w:author="David Conklin" w:date="2020-11-10T16:32:00Z"/>
              </w:rPr>
            </w:pPr>
            <w:ins w:id="1789" w:author="David Conklin" w:date="2020-11-10T16:33:00Z">
              <w:r>
                <w:t>0.4</w:t>
              </w:r>
            </w:ins>
            <w:ins w:id="1790" w:author="David Conklin" w:date="2020-11-10T16:34:00Z">
              <w:r w:rsidR="002822A5">
                <w:t>0</w:t>
              </w:r>
            </w:ins>
          </w:p>
        </w:tc>
        <w:tc>
          <w:tcPr>
            <w:tcW w:w="0" w:type="auto"/>
          </w:tcPr>
          <w:p w14:paraId="6332E101" w14:textId="209C88FC" w:rsidR="00060258" w:rsidRDefault="00060258" w:rsidP="00060258">
            <w:pPr>
              <w:rPr>
                <w:ins w:id="1791" w:author="David Conklin" w:date="2020-11-10T16:32:00Z"/>
              </w:rPr>
            </w:pPr>
            <w:ins w:id="1792" w:author="David Conklin" w:date="2020-11-10T16:33:00Z">
              <w:r>
                <w:t>VG</w:t>
              </w:r>
            </w:ins>
          </w:p>
        </w:tc>
      </w:tr>
      <w:tr w:rsidR="00060258" w14:paraId="261D11BE" w14:textId="77777777" w:rsidTr="0064217D">
        <w:trPr>
          <w:ins w:id="1793" w:author="David Conklin" w:date="2020-11-10T16:32:00Z"/>
        </w:trPr>
        <w:tc>
          <w:tcPr>
            <w:tcW w:w="0" w:type="auto"/>
          </w:tcPr>
          <w:p w14:paraId="74859904" w14:textId="77777777" w:rsidR="00060258" w:rsidRDefault="00060258" w:rsidP="00060258">
            <w:pPr>
              <w:rPr>
                <w:ins w:id="1794" w:author="David Conklin" w:date="2020-11-10T16:32:00Z"/>
              </w:rPr>
            </w:pPr>
          </w:p>
        </w:tc>
        <w:tc>
          <w:tcPr>
            <w:tcW w:w="0" w:type="auto"/>
          </w:tcPr>
          <w:p w14:paraId="444C3600" w14:textId="77777777" w:rsidR="00060258" w:rsidRDefault="00060258" w:rsidP="00060258">
            <w:pPr>
              <w:rPr>
                <w:ins w:id="1795" w:author="David Conklin" w:date="2020-11-10T16:32:00Z"/>
              </w:rPr>
            </w:pPr>
          </w:p>
        </w:tc>
        <w:tc>
          <w:tcPr>
            <w:tcW w:w="0" w:type="auto"/>
          </w:tcPr>
          <w:p w14:paraId="3AC0681B" w14:textId="77777777" w:rsidR="00060258" w:rsidRDefault="00060258" w:rsidP="00060258">
            <w:pPr>
              <w:rPr>
                <w:ins w:id="1796" w:author="David Conklin" w:date="2020-11-10T16:32:00Z"/>
              </w:rPr>
            </w:pPr>
          </w:p>
        </w:tc>
        <w:tc>
          <w:tcPr>
            <w:tcW w:w="0" w:type="auto"/>
          </w:tcPr>
          <w:p w14:paraId="02669FF1" w14:textId="304000F7" w:rsidR="00060258" w:rsidRDefault="00060258" w:rsidP="00060258">
            <w:pPr>
              <w:rPr>
                <w:ins w:id="1797" w:author="David Conklin" w:date="2020-11-10T16:32:00Z"/>
              </w:rPr>
            </w:pPr>
            <w:ins w:id="1798" w:author="David Conklin" w:date="2020-11-10T16:33:00Z">
              <w:r>
                <w:t>R2</w:t>
              </w:r>
            </w:ins>
          </w:p>
        </w:tc>
        <w:tc>
          <w:tcPr>
            <w:tcW w:w="0" w:type="auto"/>
          </w:tcPr>
          <w:p w14:paraId="361282A5" w14:textId="1E1566DD" w:rsidR="00060258" w:rsidRDefault="00060258" w:rsidP="00060258">
            <w:pPr>
              <w:rPr>
                <w:ins w:id="1799" w:author="David Conklin" w:date="2020-11-10T16:32:00Z"/>
              </w:rPr>
            </w:pPr>
            <w:ins w:id="1800" w:author="David Conklin" w:date="2020-11-10T16:33:00Z">
              <w:r>
                <w:t>0.8</w:t>
              </w:r>
            </w:ins>
            <w:ins w:id="1801" w:author="David Conklin" w:date="2020-11-10T16:34:00Z">
              <w:r w:rsidR="002822A5">
                <w:t>4</w:t>
              </w:r>
            </w:ins>
          </w:p>
        </w:tc>
        <w:tc>
          <w:tcPr>
            <w:tcW w:w="0" w:type="auto"/>
          </w:tcPr>
          <w:p w14:paraId="7F2AC038" w14:textId="05B5770F" w:rsidR="00060258" w:rsidRDefault="00060258" w:rsidP="00060258">
            <w:pPr>
              <w:rPr>
                <w:ins w:id="1802" w:author="David Conklin" w:date="2020-11-10T16:32:00Z"/>
              </w:rPr>
            </w:pPr>
            <w:ins w:id="1803" w:author="David Conklin" w:date="2020-11-10T16:33:00Z">
              <w:r>
                <w:t>G</w:t>
              </w:r>
            </w:ins>
          </w:p>
        </w:tc>
      </w:tr>
      <w:tr w:rsidR="003D64A1" w14:paraId="4905F4FB" w14:textId="77777777" w:rsidTr="0064217D">
        <w:trPr>
          <w:ins w:id="1804" w:author="David Conklin" w:date="2020-11-10T16:34:00Z"/>
        </w:trPr>
        <w:tc>
          <w:tcPr>
            <w:tcW w:w="0" w:type="auto"/>
          </w:tcPr>
          <w:p w14:paraId="5DA79D4C" w14:textId="1DFF51F9" w:rsidR="003D64A1" w:rsidRDefault="003D64A1" w:rsidP="003D64A1">
            <w:pPr>
              <w:rPr>
                <w:ins w:id="1805" w:author="David Conklin" w:date="2020-11-10T16:34:00Z"/>
              </w:rPr>
            </w:pPr>
            <w:ins w:id="1806" w:author="David Conklin" w:date="2020-11-10T16:34:00Z">
              <w:r>
                <w:t>14162200</w:t>
              </w:r>
            </w:ins>
          </w:p>
        </w:tc>
        <w:tc>
          <w:tcPr>
            <w:tcW w:w="0" w:type="auto"/>
          </w:tcPr>
          <w:p w14:paraId="024A4BFF" w14:textId="2296F66C" w:rsidR="003D64A1" w:rsidRDefault="003D64A1" w:rsidP="003D64A1">
            <w:pPr>
              <w:rPr>
                <w:ins w:id="1807" w:author="David Conklin" w:date="2020-11-10T16:34:00Z"/>
              </w:rPr>
            </w:pPr>
            <w:ins w:id="1808" w:author="David Conklin" w:date="2020-11-10T16:34:00Z">
              <w:r>
                <w:t>23</w:t>
              </w:r>
            </w:ins>
            <w:ins w:id="1809" w:author="David Conklin" w:date="2020-11-10T16:35:00Z">
              <w:r>
                <w:t>773405</w:t>
              </w:r>
            </w:ins>
          </w:p>
        </w:tc>
        <w:tc>
          <w:tcPr>
            <w:tcW w:w="0" w:type="auto"/>
          </w:tcPr>
          <w:p w14:paraId="775231E0" w14:textId="56471A2D" w:rsidR="003D64A1" w:rsidRDefault="003D64A1" w:rsidP="003D64A1">
            <w:pPr>
              <w:rPr>
                <w:ins w:id="1810" w:author="David Conklin" w:date="2020-11-10T16:34:00Z"/>
              </w:rPr>
            </w:pPr>
            <w:ins w:id="1811" w:author="David Conklin" w:date="2020-11-10T16:35:00Z">
              <w:r>
                <w:t>BLUE RIVER AT BLUE RIVER</w:t>
              </w:r>
            </w:ins>
          </w:p>
        </w:tc>
        <w:tc>
          <w:tcPr>
            <w:tcW w:w="0" w:type="auto"/>
          </w:tcPr>
          <w:p w14:paraId="27506014" w14:textId="7618C4AF" w:rsidR="003D64A1" w:rsidRDefault="003D64A1" w:rsidP="003D64A1">
            <w:pPr>
              <w:rPr>
                <w:ins w:id="1812" w:author="David Conklin" w:date="2020-11-10T16:34:00Z"/>
              </w:rPr>
            </w:pPr>
            <w:ins w:id="1813" w:author="David Conklin" w:date="2020-11-10T16:35:00Z">
              <w:r>
                <w:t>%bias</w:t>
              </w:r>
            </w:ins>
          </w:p>
        </w:tc>
        <w:tc>
          <w:tcPr>
            <w:tcW w:w="0" w:type="auto"/>
          </w:tcPr>
          <w:p w14:paraId="5182B9DA" w14:textId="030947C6" w:rsidR="003D64A1" w:rsidRDefault="003D64A1" w:rsidP="003D64A1">
            <w:pPr>
              <w:rPr>
                <w:ins w:id="1814" w:author="David Conklin" w:date="2020-11-10T16:34:00Z"/>
              </w:rPr>
            </w:pPr>
            <w:ins w:id="1815" w:author="David Conklin" w:date="2020-11-10T16:35:00Z">
              <w:r>
                <w:t>0.0%</w:t>
              </w:r>
            </w:ins>
          </w:p>
        </w:tc>
        <w:tc>
          <w:tcPr>
            <w:tcW w:w="0" w:type="auto"/>
          </w:tcPr>
          <w:p w14:paraId="1F20D131" w14:textId="05600726" w:rsidR="003D64A1" w:rsidRDefault="003D64A1" w:rsidP="003D64A1">
            <w:pPr>
              <w:rPr>
                <w:ins w:id="1816" w:author="David Conklin" w:date="2020-11-10T16:34:00Z"/>
              </w:rPr>
            </w:pPr>
            <w:ins w:id="1817" w:author="David Conklin" w:date="2020-11-10T16:35:00Z">
              <w:r>
                <w:t>VG</w:t>
              </w:r>
            </w:ins>
          </w:p>
        </w:tc>
      </w:tr>
      <w:tr w:rsidR="003D64A1" w14:paraId="16E48D0A" w14:textId="77777777" w:rsidTr="0064217D">
        <w:trPr>
          <w:ins w:id="1818" w:author="David Conklin" w:date="2020-11-10T16:34:00Z"/>
        </w:trPr>
        <w:tc>
          <w:tcPr>
            <w:tcW w:w="0" w:type="auto"/>
          </w:tcPr>
          <w:p w14:paraId="5CD76CCF" w14:textId="77777777" w:rsidR="003D64A1" w:rsidRDefault="003D64A1" w:rsidP="003D64A1">
            <w:pPr>
              <w:rPr>
                <w:ins w:id="1819" w:author="David Conklin" w:date="2020-11-10T16:34:00Z"/>
              </w:rPr>
            </w:pPr>
          </w:p>
        </w:tc>
        <w:tc>
          <w:tcPr>
            <w:tcW w:w="0" w:type="auto"/>
          </w:tcPr>
          <w:p w14:paraId="4F7629E0" w14:textId="77777777" w:rsidR="003D64A1" w:rsidRDefault="003D64A1" w:rsidP="003D64A1">
            <w:pPr>
              <w:rPr>
                <w:ins w:id="1820" w:author="David Conklin" w:date="2020-11-10T16:34:00Z"/>
              </w:rPr>
            </w:pPr>
          </w:p>
        </w:tc>
        <w:tc>
          <w:tcPr>
            <w:tcW w:w="0" w:type="auto"/>
          </w:tcPr>
          <w:p w14:paraId="033146B4" w14:textId="77777777" w:rsidR="003D64A1" w:rsidRDefault="003D64A1" w:rsidP="003D64A1">
            <w:pPr>
              <w:rPr>
                <w:ins w:id="1821" w:author="David Conklin" w:date="2020-11-10T16:34:00Z"/>
              </w:rPr>
            </w:pPr>
          </w:p>
        </w:tc>
        <w:tc>
          <w:tcPr>
            <w:tcW w:w="0" w:type="auto"/>
          </w:tcPr>
          <w:p w14:paraId="14721014" w14:textId="4FFEFA65" w:rsidR="003D64A1" w:rsidRDefault="003D64A1" w:rsidP="003D64A1">
            <w:pPr>
              <w:rPr>
                <w:ins w:id="1822" w:author="David Conklin" w:date="2020-11-10T16:34:00Z"/>
              </w:rPr>
            </w:pPr>
            <w:ins w:id="1823" w:author="David Conklin" w:date="2020-11-10T16:35:00Z">
              <w:r>
                <w:t>NSE</w:t>
              </w:r>
            </w:ins>
          </w:p>
        </w:tc>
        <w:tc>
          <w:tcPr>
            <w:tcW w:w="0" w:type="auto"/>
          </w:tcPr>
          <w:p w14:paraId="76DF9AF1" w14:textId="1CDD10F7" w:rsidR="003D64A1" w:rsidRDefault="003D64A1" w:rsidP="003D64A1">
            <w:pPr>
              <w:rPr>
                <w:ins w:id="1824" w:author="David Conklin" w:date="2020-11-10T16:34:00Z"/>
              </w:rPr>
            </w:pPr>
            <w:ins w:id="1825" w:author="David Conklin" w:date="2020-11-10T16:35:00Z">
              <w:r>
                <w:t>0.</w:t>
              </w:r>
            </w:ins>
            <w:ins w:id="1826" w:author="David Conklin" w:date="2020-11-10T16:36:00Z">
              <w:r>
                <w:t>52</w:t>
              </w:r>
            </w:ins>
          </w:p>
        </w:tc>
        <w:tc>
          <w:tcPr>
            <w:tcW w:w="0" w:type="auto"/>
          </w:tcPr>
          <w:p w14:paraId="7B4811EC" w14:textId="6281A9B8" w:rsidR="003D64A1" w:rsidRDefault="003D64A1" w:rsidP="003D64A1">
            <w:pPr>
              <w:rPr>
                <w:ins w:id="1827" w:author="David Conklin" w:date="2020-11-10T16:34:00Z"/>
              </w:rPr>
            </w:pPr>
            <w:ins w:id="1828" w:author="David Conklin" w:date="2020-11-10T16:36:00Z">
              <w:r>
                <w:t>S</w:t>
              </w:r>
            </w:ins>
          </w:p>
        </w:tc>
      </w:tr>
      <w:tr w:rsidR="003D64A1" w14:paraId="445AAAA1" w14:textId="77777777" w:rsidTr="0064217D">
        <w:trPr>
          <w:ins w:id="1829" w:author="David Conklin" w:date="2020-11-10T16:34:00Z"/>
        </w:trPr>
        <w:tc>
          <w:tcPr>
            <w:tcW w:w="0" w:type="auto"/>
          </w:tcPr>
          <w:p w14:paraId="1546FB4A" w14:textId="77777777" w:rsidR="003D64A1" w:rsidRDefault="003D64A1" w:rsidP="003D64A1">
            <w:pPr>
              <w:rPr>
                <w:ins w:id="1830" w:author="David Conklin" w:date="2020-11-10T16:34:00Z"/>
              </w:rPr>
            </w:pPr>
          </w:p>
        </w:tc>
        <w:tc>
          <w:tcPr>
            <w:tcW w:w="0" w:type="auto"/>
          </w:tcPr>
          <w:p w14:paraId="5F22FE9A" w14:textId="77777777" w:rsidR="003D64A1" w:rsidRDefault="003D64A1" w:rsidP="003D64A1">
            <w:pPr>
              <w:rPr>
                <w:ins w:id="1831" w:author="David Conklin" w:date="2020-11-10T16:34:00Z"/>
              </w:rPr>
            </w:pPr>
          </w:p>
        </w:tc>
        <w:tc>
          <w:tcPr>
            <w:tcW w:w="0" w:type="auto"/>
          </w:tcPr>
          <w:p w14:paraId="5C8E470A" w14:textId="77777777" w:rsidR="003D64A1" w:rsidRDefault="003D64A1" w:rsidP="003D64A1">
            <w:pPr>
              <w:rPr>
                <w:ins w:id="1832" w:author="David Conklin" w:date="2020-11-10T16:34:00Z"/>
              </w:rPr>
            </w:pPr>
          </w:p>
        </w:tc>
        <w:tc>
          <w:tcPr>
            <w:tcW w:w="0" w:type="auto"/>
          </w:tcPr>
          <w:p w14:paraId="59483674" w14:textId="3A767861" w:rsidR="003D64A1" w:rsidRDefault="003D64A1" w:rsidP="003D64A1">
            <w:pPr>
              <w:rPr>
                <w:ins w:id="1833" w:author="David Conklin" w:date="2020-11-10T16:34:00Z"/>
              </w:rPr>
            </w:pPr>
            <w:ins w:id="1834" w:author="David Conklin" w:date="2020-11-10T16:35:00Z">
              <w:r>
                <w:t>RSR</w:t>
              </w:r>
            </w:ins>
          </w:p>
        </w:tc>
        <w:tc>
          <w:tcPr>
            <w:tcW w:w="0" w:type="auto"/>
          </w:tcPr>
          <w:p w14:paraId="425DE897" w14:textId="3000C7F7" w:rsidR="003D64A1" w:rsidRDefault="003D64A1" w:rsidP="003D64A1">
            <w:pPr>
              <w:rPr>
                <w:ins w:id="1835" w:author="David Conklin" w:date="2020-11-10T16:34:00Z"/>
              </w:rPr>
            </w:pPr>
            <w:ins w:id="1836" w:author="David Conklin" w:date="2020-11-10T16:35:00Z">
              <w:r>
                <w:t>0.</w:t>
              </w:r>
            </w:ins>
            <w:ins w:id="1837" w:author="David Conklin" w:date="2020-11-10T16:36:00Z">
              <w:r>
                <w:t>70</w:t>
              </w:r>
            </w:ins>
          </w:p>
        </w:tc>
        <w:tc>
          <w:tcPr>
            <w:tcW w:w="0" w:type="auto"/>
          </w:tcPr>
          <w:p w14:paraId="27B0CAA4" w14:textId="1C875DE4" w:rsidR="003D64A1" w:rsidRDefault="003D64A1" w:rsidP="003D64A1">
            <w:pPr>
              <w:rPr>
                <w:ins w:id="1838" w:author="David Conklin" w:date="2020-11-10T16:34:00Z"/>
              </w:rPr>
            </w:pPr>
            <w:ins w:id="1839" w:author="David Conklin" w:date="2020-11-10T16:36:00Z">
              <w:r>
                <w:t>S</w:t>
              </w:r>
            </w:ins>
          </w:p>
        </w:tc>
      </w:tr>
      <w:tr w:rsidR="003D64A1" w14:paraId="1093E1EB" w14:textId="77777777" w:rsidTr="0064217D">
        <w:trPr>
          <w:ins w:id="1840" w:author="David Conklin" w:date="2020-11-10T16:34:00Z"/>
        </w:trPr>
        <w:tc>
          <w:tcPr>
            <w:tcW w:w="0" w:type="auto"/>
          </w:tcPr>
          <w:p w14:paraId="4B87CC30" w14:textId="77777777" w:rsidR="003D64A1" w:rsidRDefault="003D64A1" w:rsidP="003D64A1">
            <w:pPr>
              <w:rPr>
                <w:ins w:id="1841" w:author="David Conklin" w:date="2020-11-10T16:34:00Z"/>
              </w:rPr>
            </w:pPr>
          </w:p>
        </w:tc>
        <w:tc>
          <w:tcPr>
            <w:tcW w:w="0" w:type="auto"/>
          </w:tcPr>
          <w:p w14:paraId="33B117EB" w14:textId="77777777" w:rsidR="003D64A1" w:rsidRDefault="003D64A1" w:rsidP="003D64A1">
            <w:pPr>
              <w:rPr>
                <w:ins w:id="1842" w:author="David Conklin" w:date="2020-11-10T16:34:00Z"/>
              </w:rPr>
            </w:pPr>
          </w:p>
        </w:tc>
        <w:tc>
          <w:tcPr>
            <w:tcW w:w="0" w:type="auto"/>
          </w:tcPr>
          <w:p w14:paraId="2BEF5AFA" w14:textId="77777777" w:rsidR="003D64A1" w:rsidRDefault="003D64A1" w:rsidP="003D64A1">
            <w:pPr>
              <w:rPr>
                <w:ins w:id="1843" w:author="David Conklin" w:date="2020-11-10T16:34:00Z"/>
              </w:rPr>
            </w:pPr>
          </w:p>
        </w:tc>
        <w:tc>
          <w:tcPr>
            <w:tcW w:w="0" w:type="auto"/>
          </w:tcPr>
          <w:p w14:paraId="18820309" w14:textId="3C4C5434" w:rsidR="003D64A1" w:rsidRDefault="003D64A1" w:rsidP="003D64A1">
            <w:pPr>
              <w:rPr>
                <w:ins w:id="1844" w:author="David Conklin" w:date="2020-11-10T16:34:00Z"/>
              </w:rPr>
            </w:pPr>
            <w:ins w:id="1845" w:author="David Conklin" w:date="2020-11-10T16:35:00Z">
              <w:r>
                <w:t>R2</w:t>
              </w:r>
            </w:ins>
          </w:p>
        </w:tc>
        <w:tc>
          <w:tcPr>
            <w:tcW w:w="0" w:type="auto"/>
          </w:tcPr>
          <w:p w14:paraId="4EBB3E6B" w14:textId="1C95A59F" w:rsidR="003D64A1" w:rsidRDefault="003D64A1" w:rsidP="003D64A1">
            <w:pPr>
              <w:rPr>
                <w:ins w:id="1846" w:author="David Conklin" w:date="2020-11-10T16:34:00Z"/>
              </w:rPr>
            </w:pPr>
            <w:ins w:id="1847" w:author="David Conklin" w:date="2020-11-10T16:35:00Z">
              <w:r>
                <w:t>0.</w:t>
              </w:r>
            </w:ins>
            <w:ins w:id="1848" w:author="David Conklin" w:date="2020-11-10T16:36:00Z">
              <w:r>
                <w:t>58</w:t>
              </w:r>
            </w:ins>
          </w:p>
        </w:tc>
        <w:tc>
          <w:tcPr>
            <w:tcW w:w="0" w:type="auto"/>
          </w:tcPr>
          <w:p w14:paraId="00567A06" w14:textId="21F14F3D" w:rsidR="003D64A1" w:rsidRDefault="003D64A1" w:rsidP="003D64A1">
            <w:pPr>
              <w:rPr>
                <w:ins w:id="1849" w:author="David Conklin" w:date="2020-11-10T16:34:00Z"/>
              </w:rPr>
            </w:pPr>
            <w:ins w:id="1850" w:author="David Conklin" w:date="2020-11-10T16:36:00Z">
              <w:r>
                <w:t>NS</w:t>
              </w:r>
            </w:ins>
          </w:p>
        </w:tc>
      </w:tr>
      <w:tr w:rsidR="00FC642F" w14:paraId="2334AD03" w14:textId="77777777" w:rsidTr="0064217D">
        <w:trPr>
          <w:ins w:id="1851" w:author="David Conklin" w:date="2020-11-10T16:36:00Z"/>
        </w:trPr>
        <w:tc>
          <w:tcPr>
            <w:tcW w:w="0" w:type="auto"/>
          </w:tcPr>
          <w:p w14:paraId="029C24D6" w14:textId="6C3634D8" w:rsidR="00FC642F" w:rsidRDefault="00FC642F" w:rsidP="00FC642F">
            <w:pPr>
              <w:rPr>
                <w:ins w:id="1852" w:author="David Conklin" w:date="2020-11-10T16:36:00Z"/>
              </w:rPr>
            </w:pPr>
            <w:ins w:id="1853" w:author="David Conklin" w:date="2020-11-10T16:37:00Z">
              <w:r>
                <w:t>14162500</w:t>
              </w:r>
            </w:ins>
          </w:p>
        </w:tc>
        <w:tc>
          <w:tcPr>
            <w:tcW w:w="0" w:type="auto"/>
          </w:tcPr>
          <w:p w14:paraId="3B3DE881" w14:textId="4695EFE4" w:rsidR="00FC642F" w:rsidRDefault="00FC642F" w:rsidP="00FC642F">
            <w:pPr>
              <w:rPr>
                <w:ins w:id="1854" w:author="David Conklin" w:date="2020-11-10T16:36:00Z"/>
              </w:rPr>
            </w:pPr>
            <w:ins w:id="1855" w:author="David Conklin" w:date="2020-11-10T16:37:00Z">
              <w:r>
                <w:t>2377</w:t>
              </w:r>
            </w:ins>
            <w:ins w:id="1856" w:author="David Conklin" w:date="2020-11-10T16:38:00Z">
              <w:r>
                <w:t>2909</w:t>
              </w:r>
            </w:ins>
          </w:p>
        </w:tc>
        <w:tc>
          <w:tcPr>
            <w:tcW w:w="0" w:type="auto"/>
          </w:tcPr>
          <w:p w14:paraId="510D70A2" w14:textId="7ABBB608" w:rsidR="00FC642F" w:rsidRDefault="00FC642F" w:rsidP="00FC642F">
            <w:pPr>
              <w:rPr>
                <w:ins w:id="1857" w:author="David Conklin" w:date="2020-11-10T16:36:00Z"/>
              </w:rPr>
            </w:pPr>
            <w:ins w:id="1858" w:author="David Conklin" w:date="2020-11-10T16:38:00Z">
              <w:r>
                <w:t>MCKENZIE RIVER NEAR VIDA</w:t>
              </w:r>
            </w:ins>
          </w:p>
        </w:tc>
        <w:tc>
          <w:tcPr>
            <w:tcW w:w="0" w:type="auto"/>
          </w:tcPr>
          <w:p w14:paraId="0BA6EA8B" w14:textId="7045D4AB" w:rsidR="00FC642F" w:rsidRDefault="00FC642F" w:rsidP="00FC642F">
            <w:pPr>
              <w:rPr>
                <w:ins w:id="1859" w:author="David Conklin" w:date="2020-11-10T16:36:00Z"/>
              </w:rPr>
            </w:pPr>
            <w:ins w:id="1860" w:author="David Conklin" w:date="2020-11-10T16:38:00Z">
              <w:r>
                <w:t>%bias</w:t>
              </w:r>
            </w:ins>
          </w:p>
        </w:tc>
        <w:tc>
          <w:tcPr>
            <w:tcW w:w="0" w:type="auto"/>
          </w:tcPr>
          <w:p w14:paraId="1D809B5C" w14:textId="038CA4F2" w:rsidR="00FC642F" w:rsidRDefault="00FC642F" w:rsidP="00FC642F">
            <w:pPr>
              <w:rPr>
                <w:ins w:id="1861" w:author="David Conklin" w:date="2020-11-10T16:36:00Z"/>
              </w:rPr>
            </w:pPr>
            <w:ins w:id="1862" w:author="David Conklin" w:date="2020-11-10T16:38:00Z">
              <w:r>
                <w:t>3.3%</w:t>
              </w:r>
            </w:ins>
          </w:p>
        </w:tc>
        <w:tc>
          <w:tcPr>
            <w:tcW w:w="0" w:type="auto"/>
          </w:tcPr>
          <w:p w14:paraId="69D4C91F" w14:textId="10A6BF07" w:rsidR="00FC642F" w:rsidRDefault="00FC642F" w:rsidP="00FC642F">
            <w:pPr>
              <w:rPr>
                <w:ins w:id="1863" w:author="David Conklin" w:date="2020-11-10T16:36:00Z"/>
              </w:rPr>
            </w:pPr>
            <w:ins w:id="1864" w:author="David Conklin" w:date="2020-11-10T16:38:00Z">
              <w:r>
                <w:t>VG</w:t>
              </w:r>
            </w:ins>
          </w:p>
        </w:tc>
      </w:tr>
      <w:tr w:rsidR="00FC642F" w14:paraId="466319F7" w14:textId="77777777" w:rsidTr="0064217D">
        <w:trPr>
          <w:ins w:id="1865" w:author="David Conklin" w:date="2020-11-10T16:36:00Z"/>
        </w:trPr>
        <w:tc>
          <w:tcPr>
            <w:tcW w:w="0" w:type="auto"/>
          </w:tcPr>
          <w:p w14:paraId="0732BC47" w14:textId="77777777" w:rsidR="00FC642F" w:rsidRDefault="00FC642F" w:rsidP="00FC642F">
            <w:pPr>
              <w:rPr>
                <w:ins w:id="1866" w:author="David Conklin" w:date="2020-11-10T16:36:00Z"/>
              </w:rPr>
            </w:pPr>
          </w:p>
        </w:tc>
        <w:tc>
          <w:tcPr>
            <w:tcW w:w="0" w:type="auto"/>
          </w:tcPr>
          <w:p w14:paraId="406D9196" w14:textId="77777777" w:rsidR="00FC642F" w:rsidRDefault="00FC642F" w:rsidP="00FC642F">
            <w:pPr>
              <w:rPr>
                <w:ins w:id="1867" w:author="David Conklin" w:date="2020-11-10T16:36:00Z"/>
              </w:rPr>
            </w:pPr>
          </w:p>
        </w:tc>
        <w:tc>
          <w:tcPr>
            <w:tcW w:w="0" w:type="auto"/>
          </w:tcPr>
          <w:p w14:paraId="4676FE42" w14:textId="77777777" w:rsidR="00FC642F" w:rsidRDefault="00FC642F" w:rsidP="00FC642F">
            <w:pPr>
              <w:rPr>
                <w:ins w:id="1868" w:author="David Conklin" w:date="2020-11-10T16:36:00Z"/>
              </w:rPr>
            </w:pPr>
          </w:p>
        </w:tc>
        <w:tc>
          <w:tcPr>
            <w:tcW w:w="0" w:type="auto"/>
          </w:tcPr>
          <w:p w14:paraId="5E0510DA" w14:textId="67FB2FAE" w:rsidR="00FC642F" w:rsidRDefault="00FC642F" w:rsidP="00FC642F">
            <w:pPr>
              <w:rPr>
                <w:ins w:id="1869" w:author="David Conklin" w:date="2020-11-10T16:36:00Z"/>
              </w:rPr>
            </w:pPr>
            <w:ins w:id="1870" w:author="David Conklin" w:date="2020-11-10T16:38:00Z">
              <w:r>
                <w:t>NSE</w:t>
              </w:r>
            </w:ins>
          </w:p>
        </w:tc>
        <w:tc>
          <w:tcPr>
            <w:tcW w:w="0" w:type="auto"/>
          </w:tcPr>
          <w:p w14:paraId="03646419" w14:textId="1B8BE323" w:rsidR="00FC642F" w:rsidRDefault="00FC642F" w:rsidP="00FC642F">
            <w:pPr>
              <w:rPr>
                <w:ins w:id="1871" w:author="David Conklin" w:date="2020-11-10T16:36:00Z"/>
              </w:rPr>
            </w:pPr>
            <w:ins w:id="1872" w:author="David Conklin" w:date="2020-11-10T16:38:00Z">
              <w:r>
                <w:t>0.69</w:t>
              </w:r>
            </w:ins>
          </w:p>
        </w:tc>
        <w:tc>
          <w:tcPr>
            <w:tcW w:w="0" w:type="auto"/>
          </w:tcPr>
          <w:p w14:paraId="3D60D1F3" w14:textId="6914A452" w:rsidR="00FC642F" w:rsidRDefault="00FC642F" w:rsidP="00FC642F">
            <w:pPr>
              <w:rPr>
                <w:ins w:id="1873" w:author="David Conklin" w:date="2020-11-10T16:36:00Z"/>
              </w:rPr>
            </w:pPr>
            <w:ins w:id="1874" w:author="David Conklin" w:date="2020-11-10T16:38:00Z">
              <w:r>
                <w:t>S</w:t>
              </w:r>
            </w:ins>
          </w:p>
        </w:tc>
      </w:tr>
      <w:tr w:rsidR="00FC642F" w14:paraId="4B389700" w14:textId="77777777" w:rsidTr="0064217D">
        <w:trPr>
          <w:ins w:id="1875" w:author="David Conklin" w:date="2020-11-10T16:36:00Z"/>
        </w:trPr>
        <w:tc>
          <w:tcPr>
            <w:tcW w:w="0" w:type="auto"/>
          </w:tcPr>
          <w:p w14:paraId="300EB841" w14:textId="77777777" w:rsidR="00FC642F" w:rsidRDefault="00FC642F" w:rsidP="00FC642F">
            <w:pPr>
              <w:rPr>
                <w:ins w:id="1876" w:author="David Conklin" w:date="2020-11-10T16:36:00Z"/>
              </w:rPr>
            </w:pPr>
          </w:p>
        </w:tc>
        <w:tc>
          <w:tcPr>
            <w:tcW w:w="0" w:type="auto"/>
          </w:tcPr>
          <w:p w14:paraId="3FBF5BBF" w14:textId="77777777" w:rsidR="00FC642F" w:rsidRDefault="00FC642F" w:rsidP="00FC642F">
            <w:pPr>
              <w:rPr>
                <w:ins w:id="1877" w:author="David Conklin" w:date="2020-11-10T16:36:00Z"/>
              </w:rPr>
            </w:pPr>
          </w:p>
        </w:tc>
        <w:tc>
          <w:tcPr>
            <w:tcW w:w="0" w:type="auto"/>
          </w:tcPr>
          <w:p w14:paraId="2B2F88D4" w14:textId="77777777" w:rsidR="00FC642F" w:rsidRDefault="00FC642F" w:rsidP="00FC642F">
            <w:pPr>
              <w:rPr>
                <w:ins w:id="1878" w:author="David Conklin" w:date="2020-11-10T16:36:00Z"/>
              </w:rPr>
            </w:pPr>
          </w:p>
        </w:tc>
        <w:tc>
          <w:tcPr>
            <w:tcW w:w="0" w:type="auto"/>
          </w:tcPr>
          <w:p w14:paraId="59A0E9B5" w14:textId="57F0C4F7" w:rsidR="00FC642F" w:rsidRDefault="00FC642F" w:rsidP="00FC642F">
            <w:pPr>
              <w:rPr>
                <w:ins w:id="1879" w:author="David Conklin" w:date="2020-11-10T16:36:00Z"/>
              </w:rPr>
            </w:pPr>
            <w:ins w:id="1880" w:author="David Conklin" w:date="2020-11-10T16:38:00Z">
              <w:r>
                <w:t>RSR</w:t>
              </w:r>
            </w:ins>
          </w:p>
        </w:tc>
        <w:tc>
          <w:tcPr>
            <w:tcW w:w="0" w:type="auto"/>
          </w:tcPr>
          <w:p w14:paraId="0D32A38B" w14:textId="46FE0E5A" w:rsidR="00FC642F" w:rsidRDefault="00FC642F" w:rsidP="00FC642F">
            <w:pPr>
              <w:rPr>
                <w:ins w:id="1881" w:author="David Conklin" w:date="2020-11-10T16:36:00Z"/>
              </w:rPr>
            </w:pPr>
            <w:ins w:id="1882" w:author="David Conklin" w:date="2020-11-10T16:38:00Z">
              <w:r>
                <w:t>0.</w:t>
              </w:r>
            </w:ins>
            <w:ins w:id="1883" w:author="David Conklin" w:date="2020-11-10T16:39:00Z">
              <w:r>
                <w:t>55</w:t>
              </w:r>
            </w:ins>
          </w:p>
        </w:tc>
        <w:tc>
          <w:tcPr>
            <w:tcW w:w="0" w:type="auto"/>
          </w:tcPr>
          <w:p w14:paraId="6AB8B65A" w14:textId="19F57016" w:rsidR="00FC642F" w:rsidRDefault="00FC642F" w:rsidP="00FC642F">
            <w:pPr>
              <w:rPr>
                <w:ins w:id="1884" w:author="David Conklin" w:date="2020-11-10T16:36:00Z"/>
              </w:rPr>
            </w:pPr>
            <w:ins w:id="1885" w:author="David Conklin" w:date="2020-11-10T16:39:00Z">
              <w:r>
                <w:t>G</w:t>
              </w:r>
            </w:ins>
          </w:p>
        </w:tc>
      </w:tr>
      <w:tr w:rsidR="00FC642F" w14:paraId="57B1F44F" w14:textId="77777777" w:rsidTr="0064217D">
        <w:trPr>
          <w:ins w:id="1886" w:author="David Conklin" w:date="2020-11-10T16:36:00Z"/>
        </w:trPr>
        <w:tc>
          <w:tcPr>
            <w:tcW w:w="0" w:type="auto"/>
          </w:tcPr>
          <w:p w14:paraId="2DB152B1" w14:textId="77777777" w:rsidR="00FC642F" w:rsidRDefault="00FC642F" w:rsidP="00FC642F">
            <w:pPr>
              <w:rPr>
                <w:ins w:id="1887" w:author="David Conklin" w:date="2020-11-10T16:36:00Z"/>
              </w:rPr>
            </w:pPr>
          </w:p>
        </w:tc>
        <w:tc>
          <w:tcPr>
            <w:tcW w:w="0" w:type="auto"/>
          </w:tcPr>
          <w:p w14:paraId="06BE208E" w14:textId="77777777" w:rsidR="00FC642F" w:rsidRDefault="00FC642F" w:rsidP="00FC642F">
            <w:pPr>
              <w:rPr>
                <w:ins w:id="1888" w:author="David Conklin" w:date="2020-11-10T16:36:00Z"/>
              </w:rPr>
            </w:pPr>
          </w:p>
        </w:tc>
        <w:tc>
          <w:tcPr>
            <w:tcW w:w="0" w:type="auto"/>
          </w:tcPr>
          <w:p w14:paraId="46F3894E" w14:textId="77777777" w:rsidR="00FC642F" w:rsidRDefault="00FC642F" w:rsidP="00FC642F">
            <w:pPr>
              <w:rPr>
                <w:ins w:id="1889" w:author="David Conklin" w:date="2020-11-10T16:36:00Z"/>
              </w:rPr>
            </w:pPr>
          </w:p>
        </w:tc>
        <w:tc>
          <w:tcPr>
            <w:tcW w:w="0" w:type="auto"/>
          </w:tcPr>
          <w:p w14:paraId="07E74523" w14:textId="4E195DD6" w:rsidR="00FC642F" w:rsidRDefault="00FC642F" w:rsidP="00FC642F">
            <w:pPr>
              <w:rPr>
                <w:ins w:id="1890" w:author="David Conklin" w:date="2020-11-10T16:36:00Z"/>
              </w:rPr>
            </w:pPr>
            <w:ins w:id="1891" w:author="David Conklin" w:date="2020-11-10T16:38:00Z">
              <w:r>
                <w:t>R2</w:t>
              </w:r>
            </w:ins>
          </w:p>
        </w:tc>
        <w:tc>
          <w:tcPr>
            <w:tcW w:w="0" w:type="auto"/>
          </w:tcPr>
          <w:p w14:paraId="4E541459" w14:textId="4453F4ED" w:rsidR="00FC642F" w:rsidRDefault="00FC642F" w:rsidP="00FC642F">
            <w:pPr>
              <w:rPr>
                <w:ins w:id="1892" w:author="David Conklin" w:date="2020-11-10T16:36:00Z"/>
              </w:rPr>
            </w:pPr>
            <w:ins w:id="1893" w:author="David Conklin" w:date="2020-11-10T16:38:00Z">
              <w:r>
                <w:t>0.</w:t>
              </w:r>
            </w:ins>
            <w:ins w:id="1894" w:author="David Conklin" w:date="2020-11-10T16:39:00Z">
              <w:r>
                <w:t>77</w:t>
              </w:r>
            </w:ins>
          </w:p>
        </w:tc>
        <w:tc>
          <w:tcPr>
            <w:tcW w:w="0" w:type="auto"/>
          </w:tcPr>
          <w:p w14:paraId="0A9D82DC" w14:textId="57263FC8" w:rsidR="00FC642F" w:rsidRDefault="00FC642F" w:rsidP="00FC642F">
            <w:pPr>
              <w:rPr>
                <w:ins w:id="1895" w:author="David Conklin" w:date="2020-11-10T16:36:00Z"/>
              </w:rPr>
            </w:pPr>
            <w:ins w:id="1896" w:author="David Conklin" w:date="2020-11-10T16:39:00Z">
              <w:r>
                <w:t>G</w:t>
              </w:r>
            </w:ins>
          </w:p>
        </w:tc>
      </w:tr>
      <w:tr w:rsidR="007639FF" w14:paraId="52DCC4F6" w14:textId="77777777" w:rsidTr="0064217D">
        <w:trPr>
          <w:ins w:id="1897" w:author="David Conklin" w:date="2020-11-10T16:39:00Z"/>
        </w:trPr>
        <w:tc>
          <w:tcPr>
            <w:tcW w:w="0" w:type="auto"/>
          </w:tcPr>
          <w:p w14:paraId="7987D4E2" w14:textId="3F507230" w:rsidR="007639FF" w:rsidRDefault="007639FF" w:rsidP="007639FF">
            <w:pPr>
              <w:rPr>
                <w:ins w:id="1898" w:author="David Conklin" w:date="2020-11-10T16:39:00Z"/>
              </w:rPr>
            </w:pPr>
            <w:ins w:id="1899" w:author="David Conklin" w:date="2020-11-10T16:39:00Z">
              <w:r>
                <w:t>14</w:t>
              </w:r>
            </w:ins>
            <w:ins w:id="1900" w:author="David Conklin" w:date="2020-11-10T16:40:00Z">
              <w:r>
                <w:t>164900</w:t>
              </w:r>
            </w:ins>
          </w:p>
        </w:tc>
        <w:tc>
          <w:tcPr>
            <w:tcW w:w="0" w:type="auto"/>
          </w:tcPr>
          <w:p w14:paraId="6AFECE13" w14:textId="6A8BD3FF" w:rsidR="007639FF" w:rsidRDefault="007639FF" w:rsidP="007639FF">
            <w:pPr>
              <w:rPr>
                <w:ins w:id="1901" w:author="David Conklin" w:date="2020-11-10T16:39:00Z"/>
              </w:rPr>
            </w:pPr>
            <w:ins w:id="1902" w:author="David Conklin" w:date="2020-11-10T16:40:00Z">
              <w:r>
                <w:t>23772751</w:t>
              </w:r>
            </w:ins>
          </w:p>
        </w:tc>
        <w:tc>
          <w:tcPr>
            <w:tcW w:w="0" w:type="auto"/>
          </w:tcPr>
          <w:p w14:paraId="4C3495EE" w14:textId="5CE2BDC9" w:rsidR="007639FF" w:rsidRDefault="007639FF" w:rsidP="007639FF">
            <w:pPr>
              <w:rPr>
                <w:ins w:id="1903" w:author="David Conklin" w:date="2020-11-10T16:39:00Z"/>
              </w:rPr>
            </w:pPr>
            <w:ins w:id="1904" w:author="David Conklin" w:date="2020-11-10T16:40:00Z">
              <w:r>
                <w:t>MCKENZIE RIVER ABV HAYDEN BR</w:t>
              </w:r>
            </w:ins>
          </w:p>
        </w:tc>
        <w:tc>
          <w:tcPr>
            <w:tcW w:w="0" w:type="auto"/>
          </w:tcPr>
          <w:p w14:paraId="18689C03" w14:textId="16E261AF" w:rsidR="007639FF" w:rsidRDefault="007639FF" w:rsidP="007639FF">
            <w:pPr>
              <w:rPr>
                <w:ins w:id="1905" w:author="David Conklin" w:date="2020-11-10T16:39:00Z"/>
              </w:rPr>
            </w:pPr>
            <w:ins w:id="1906" w:author="David Conklin" w:date="2020-11-10T16:41:00Z">
              <w:r>
                <w:t>%bias</w:t>
              </w:r>
            </w:ins>
          </w:p>
        </w:tc>
        <w:tc>
          <w:tcPr>
            <w:tcW w:w="0" w:type="auto"/>
          </w:tcPr>
          <w:p w14:paraId="0035DCAF" w14:textId="4F581BA0" w:rsidR="007639FF" w:rsidRDefault="007639FF" w:rsidP="007639FF">
            <w:pPr>
              <w:rPr>
                <w:ins w:id="1907" w:author="David Conklin" w:date="2020-11-10T16:39:00Z"/>
              </w:rPr>
            </w:pPr>
            <w:ins w:id="1908" w:author="David Conklin" w:date="2020-11-10T16:41:00Z">
              <w:r>
                <w:t>0.3%</w:t>
              </w:r>
            </w:ins>
          </w:p>
        </w:tc>
        <w:tc>
          <w:tcPr>
            <w:tcW w:w="0" w:type="auto"/>
          </w:tcPr>
          <w:p w14:paraId="2D5FE4E4" w14:textId="3BEF1607" w:rsidR="007639FF" w:rsidRDefault="007639FF" w:rsidP="007639FF">
            <w:pPr>
              <w:rPr>
                <w:ins w:id="1909" w:author="David Conklin" w:date="2020-11-10T16:39:00Z"/>
              </w:rPr>
            </w:pPr>
            <w:ins w:id="1910" w:author="David Conklin" w:date="2020-11-10T16:41:00Z">
              <w:r>
                <w:t>VG</w:t>
              </w:r>
            </w:ins>
          </w:p>
        </w:tc>
      </w:tr>
      <w:tr w:rsidR="007639FF" w14:paraId="71718F7F" w14:textId="77777777" w:rsidTr="0064217D">
        <w:trPr>
          <w:ins w:id="1911" w:author="David Conklin" w:date="2020-11-10T16:39:00Z"/>
        </w:trPr>
        <w:tc>
          <w:tcPr>
            <w:tcW w:w="0" w:type="auto"/>
          </w:tcPr>
          <w:p w14:paraId="30DCDA7F" w14:textId="77777777" w:rsidR="007639FF" w:rsidRDefault="007639FF" w:rsidP="007639FF">
            <w:pPr>
              <w:rPr>
                <w:ins w:id="1912" w:author="David Conklin" w:date="2020-11-10T16:39:00Z"/>
              </w:rPr>
            </w:pPr>
          </w:p>
        </w:tc>
        <w:tc>
          <w:tcPr>
            <w:tcW w:w="0" w:type="auto"/>
          </w:tcPr>
          <w:p w14:paraId="23B6F808" w14:textId="77777777" w:rsidR="007639FF" w:rsidRDefault="007639FF" w:rsidP="007639FF">
            <w:pPr>
              <w:rPr>
                <w:ins w:id="1913" w:author="David Conklin" w:date="2020-11-10T16:39:00Z"/>
              </w:rPr>
            </w:pPr>
          </w:p>
        </w:tc>
        <w:tc>
          <w:tcPr>
            <w:tcW w:w="0" w:type="auto"/>
          </w:tcPr>
          <w:p w14:paraId="3D55FFBB" w14:textId="77777777" w:rsidR="007639FF" w:rsidRDefault="007639FF" w:rsidP="007639FF">
            <w:pPr>
              <w:rPr>
                <w:ins w:id="1914" w:author="David Conklin" w:date="2020-11-10T16:39:00Z"/>
              </w:rPr>
            </w:pPr>
          </w:p>
        </w:tc>
        <w:tc>
          <w:tcPr>
            <w:tcW w:w="0" w:type="auto"/>
          </w:tcPr>
          <w:p w14:paraId="274084F3" w14:textId="5E2CDD30" w:rsidR="007639FF" w:rsidRDefault="007639FF" w:rsidP="007639FF">
            <w:pPr>
              <w:rPr>
                <w:ins w:id="1915" w:author="David Conklin" w:date="2020-11-10T16:39:00Z"/>
              </w:rPr>
            </w:pPr>
            <w:ins w:id="1916" w:author="David Conklin" w:date="2020-11-10T16:41:00Z">
              <w:r>
                <w:t>NSE</w:t>
              </w:r>
            </w:ins>
          </w:p>
        </w:tc>
        <w:tc>
          <w:tcPr>
            <w:tcW w:w="0" w:type="auto"/>
          </w:tcPr>
          <w:p w14:paraId="713913D9" w14:textId="5F9CAFAC" w:rsidR="007639FF" w:rsidRDefault="007639FF" w:rsidP="007639FF">
            <w:pPr>
              <w:rPr>
                <w:ins w:id="1917" w:author="David Conklin" w:date="2020-11-10T16:39:00Z"/>
              </w:rPr>
            </w:pPr>
            <w:ins w:id="1918" w:author="David Conklin" w:date="2020-11-10T16:41:00Z">
              <w:r>
                <w:t>0.77</w:t>
              </w:r>
            </w:ins>
          </w:p>
        </w:tc>
        <w:tc>
          <w:tcPr>
            <w:tcW w:w="0" w:type="auto"/>
          </w:tcPr>
          <w:p w14:paraId="35BB672A" w14:textId="09787F8F" w:rsidR="007639FF" w:rsidRDefault="007639FF" w:rsidP="007639FF">
            <w:pPr>
              <w:rPr>
                <w:ins w:id="1919" w:author="David Conklin" w:date="2020-11-10T16:39:00Z"/>
              </w:rPr>
            </w:pPr>
            <w:ins w:id="1920" w:author="David Conklin" w:date="2020-11-10T16:41:00Z">
              <w:r>
                <w:t>G</w:t>
              </w:r>
            </w:ins>
          </w:p>
        </w:tc>
      </w:tr>
      <w:tr w:rsidR="007639FF" w14:paraId="7E5A4378" w14:textId="77777777" w:rsidTr="0064217D">
        <w:trPr>
          <w:ins w:id="1921" w:author="David Conklin" w:date="2020-11-10T16:39:00Z"/>
        </w:trPr>
        <w:tc>
          <w:tcPr>
            <w:tcW w:w="0" w:type="auto"/>
          </w:tcPr>
          <w:p w14:paraId="7FCE4608" w14:textId="77777777" w:rsidR="007639FF" w:rsidRDefault="007639FF" w:rsidP="007639FF">
            <w:pPr>
              <w:rPr>
                <w:ins w:id="1922" w:author="David Conklin" w:date="2020-11-10T16:39:00Z"/>
              </w:rPr>
            </w:pPr>
          </w:p>
        </w:tc>
        <w:tc>
          <w:tcPr>
            <w:tcW w:w="0" w:type="auto"/>
          </w:tcPr>
          <w:p w14:paraId="27619C2A" w14:textId="77777777" w:rsidR="007639FF" w:rsidRDefault="007639FF" w:rsidP="007639FF">
            <w:pPr>
              <w:rPr>
                <w:ins w:id="1923" w:author="David Conklin" w:date="2020-11-10T16:39:00Z"/>
              </w:rPr>
            </w:pPr>
          </w:p>
        </w:tc>
        <w:tc>
          <w:tcPr>
            <w:tcW w:w="0" w:type="auto"/>
          </w:tcPr>
          <w:p w14:paraId="66B0C974" w14:textId="77777777" w:rsidR="007639FF" w:rsidRDefault="007639FF" w:rsidP="007639FF">
            <w:pPr>
              <w:rPr>
                <w:ins w:id="1924" w:author="David Conklin" w:date="2020-11-10T16:39:00Z"/>
              </w:rPr>
            </w:pPr>
          </w:p>
        </w:tc>
        <w:tc>
          <w:tcPr>
            <w:tcW w:w="0" w:type="auto"/>
          </w:tcPr>
          <w:p w14:paraId="272D4AF2" w14:textId="57A22E1F" w:rsidR="007639FF" w:rsidRDefault="007639FF" w:rsidP="007639FF">
            <w:pPr>
              <w:rPr>
                <w:ins w:id="1925" w:author="David Conklin" w:date="2020-11-10T16:39:00Z"/>
              </w:rPr>
            </w:pPr>
            <w:ins w:id="1926" w:author="David Conklin" w:date="2020-11-10T16:41:00Z">
              <w:r>
                <w:t>RSR</w:t>
              </w:r>
            </w:ins>
          </w:p>
        </w:tc>
        <w:tc>
          <w:tcPr>
            <w:tcW w:w="0" w:type="auto"/>
          </w:tcPr>
          <w:p w14:paraId="0FA0FDA9" w14:textId="6D72936C" w:rsidR="007639FF" w:rsidRDefault="007639FF" w:rsidP="007639FF">
            <w:pPr>
              <w:rPr>
                <w:ins w:id="1927" w:author="David Conklin" w:date="2020-11-10T16:39:00Z"/>
              </w:rPr>
            </w:pPr>
            <w:ins w:id="1928" w:author="David Conklin" w:date="2020-11-10T16:41:00Z">
              <w:r>
                <w:t>0.48</w:t>
              </w:r>
            </w:ins>
          </w:p>
        </w:tc>
        <w:tc>
          <w:tcPr>
            <w:tcW w:w="0" w:type="auto"/>
          </w:tcPr>
          <w:p w14:paraId="2E2FE468" w14:textId="54A9E945" w:rsidR="007639FF" w:rsidRDefault="007639FF" w:rsidP="007639FF">
            <w:pPr>
              <w:rPr>
                <w:ins w:id="1929" w:author="David Conklin" w:date="2020-11-10T16:39:00Z"/>
              </w:rPr>
            </w:pPr>
            <w:ins w:id="1930" w:author="David Conklin" w:date="2020-11-10T16:41:00Z">
              <w:r>
                <w:t>VG</w:t>
              </w:r>
            </w:ins>
          </w:p>
        </w:tc>
      </w:tr>
      <w:tr w:rsidR="007639FF" w14:paraId="3F18F6C7" w14:textId="77777777" w:rsidTr="0064217D">
        <w:trPr>
          <w:ins w:id="1931" w:author="David Conklin" w:date="2020-11-10T16:39:00Z"/>
        </w:trPr>
        <w:tc>
          <w:tcPr>
            <w:tcW w:w="0" w:type="auto"/>
          </w:tcPr>
          <w:p w14:paraId="14986005" w14:textId="77777777" w:rsidR="007639FF" w:rsidRDefault="007639FF" w:rsidP="007639FF">
            <w:pPr>
              <w:rPr>
                <w:ins w:id="1932" w:author="David Conklin" w:date="2020-11-10T16:39:00Z"/>
              </w:rPr>
            </w:pPr>
          </w:p>
        </w:tc>
        <w:tc>
          <w:tcPr>
            <w:tcW w:w="0" w:type="auto"/>
          </w:tcPr>
          <w:p w14:paraId="34A858B0" w14:textId="77777777" w:rsidR="007639FF" w:rsidRDefault="007639FF" w:rsidP="007639FF">
            <w:pPr>
              <w:rPr>
                <w:ins w:id="1933" w:author="David Conklin" w:date="2020-11-10T16:39:00Z"/>
              </w:rPr>
            </w:pPr>
          </w:p>
        </w:tc>
        <w:tc>
          <w:tcPr>
            <w:tcW w:w="0" w:type="auto"/>
          </w:tcPr>
          <w:p w14:paraId="395F2C9B" w14:textId="77777777" w:rsidR="007639FF" w:rsidRDefault="007639FF" w:rsidP="007639FF">
            <w:pPr>
              <w:rPr>
                <w:ins w:id="1934" w:author="David Conklin" w:date="2020-11-10T16:39:00Z"/>
              </w:rPr>
            </w:pPr>
          </w:p>
        </w:tc>
        <w:tc>
          <w:tcPr>
            <w:tcW w:w="0" w:type="auto"/>
          </w:tcPr>
          <w:p w14:paraId="133F19E4" w14:textId="72333730" w:rsidR="007639FF" w:rsidRDefault="007639FF" w:rsidP="007639FF">
            <w:pPr>
              <w:rPr>
                <w:ins w:id="1935" w:author="David Conklin" w:date="2020-11-10T16:39:00Z"/>
              </w:rPr>
            </w:pPr>
            <w:ins w:id="1936" w:author="David Conklin" w:date="2020-11-10T16:41:00Z">
              <w:r>
                <w:t>R2</w:t>
              </w:r>
            </w:ins>
          </w:p>
        </w:tc>
        <w:tc>
          <w:tcPr>
            <w:tcW w:w="0" w:type="auto"/>
          </w:tcPr>
          <w:p w14:paraId="76D102A9" w14:textId="24C17B9C" w:rsidR="007639FF" w:rsidRDefault="007639FF" w:rsidP="007639FF">
            <w:pPr>
              <w:rPr>
                <w:ins w:id="1937" w:author="David Conklin" w:date="2020-11-10T16:39:00Z"/>
              </w:rPr>
            </w:pPr>
            <w:ins w:id="1938" w:author="David Conklin" w:date="2020-11-10T16:41:00Z">
              <w:r>
                <w:t>0.78</w:t>
              </w:r>
            </w:ins>
          </w:p>
        </w:tc>
        <w:tc>
          <w:tcPr>
            <w:tcW w:w="0" w:type="auto"/>
          </w:tcPr>
          <w:p w14:paraId="4B600E7F" w14:textId="729B2C72" w:rsidR="007639FF" w:rsidRDefault="007639FF" w:rsidP="007639FF">
            <w:pPr>
              <w:rPr>
                <w:ins w:id="1939" w:author="David Conklin" w:date="2020-11-10T16:39:00Z"/>
              </w:rPr>
            </w:pPr>
            <w:ins w:id="1940" w:author="David Conklin" w:date="2020-11-10T16:41:00Z">
              <w:r>
                <w:t>G</w:t>
              </w:r>
            </w:ins>
          </w:p>
        </w:tc>
      </w:tr>
      <w:tr w:rsidR="00A41DB9" w14:paraId="6B874066" w14:textId="77777777" w:rsidTr="0064217D">
        <w:trPr>
          <w:ins w:id="1941" w:author="David Conklin" w:date="2020-11-10T16:42:00Z"/>
        </w:trPr>
        <w:tc>
          <w:tcPr>
            <w:tcW w:w="0" w:type="auto"/>
          </w:tcPr>
          <w:p w14:paraId="03523D9F" w14:textId="2AAB7253" w:rsidR="00A41DB9" w:rsidRDefault="00A41DB9" w:rsidP="00A41DB9">
            <w:pPr>
              <w:rPr>
                <w:ins w:id="1942" w:author="David Conklin" w:date="2020-11-10T16:42:00Z"/>
              </w:rPr>
            </w:pPr>
            <w:ins w:id="1943" w:author="David Conklin" w:date="2020-11-10T16:42:00Z">
              <w:r>
                <w:t>14165000</w:t>
              </w:r>
            </w:ins>
          </w:p>
        </w:tc>
        <w:tc>
          <w:tcPr>
            <w:tcW w:w="0" w:type="auto"/>
          </w:tcPr>
          <w:p w14:paraId="0512ABF8" w14:textId="0CCB33C7" w:rsidR="00A41DB9" w:rsidRDefault="00A41DB9" w:rsidP="00A41DB9">
            <w:pPr>
              <w:rPr>
                <w:ins w:id="1944" w:author="David Conklin" w:date="2020-11-10T16:42:00Z"/>
              </w:rPr>
            </w:pPr>
            <w:ins w:id="1945" w:author="David Conklin" w:date="2020-11-10T16:42:00Z">
              <w:r>
                <w:t>2377</w:t>
              </w:r>
            </w:ins>
            <w:ins w:id="1946" w:author="David Conklin" w:date="2020-11-10T16:43:00Z">
              <w:r>
                <w:t>3513</w:t>
              </w:r>
            </w:ins>
          </w:p>
        </w:tc>
        <w:tc>
          <w:tcPr>
            <w:tcW w:w="0" w:type="auto"/>
          </w:tcPr>
          <w:p w14:paraId="385C0D35" w14:textId="2A310665" w:rsidR="00A41DB9" w:rsidRDefault="00A41DB9" w:rsidP="00A41DB9">
            <w:pPr>
              <w:rPr>
                <w:ins w:id="1947" w:author="David Conklin" w:date="2020-11-10T16:42:00Z"/>
              </w:rPr>
            </w:pPr>
            <w:ins w:id="1948" w:author="David Conklin" w:date="2020-11-10T16:43:00Z">
              <w:r>
                <w:t>MOHAWK RIVER NEAR SPRINGFIELD</w:t>
              </w:r>
            </w:ins>
          </w:p>
        </w:tc>
        <w:tc>
          <w:tcPr>
            <w:tcW w:w="0" w:type="auto"/>
          </w:tcPr>
          <w:p w14:paraId="3E7378FF" w14:textId="1660A2C9" w:rsidR="00A41DB9" w:rsidRDefault="00A41DB9" w:rsidP="00A41DB9">
            <w:pPr>
              <w:rPr>
                <w:ins w:id="1949" w:author="David Conklin" w:date="2020-11-10T16:42:00Z"/>
              </w:rPr>
            </w:pPr>
            <w:ins w:id="1950" w:author="David Conklin" w:date="2020-11-10T16:43:00Z">
              <w:r>
                <w:t>%bias</w:t>
              </w:r>
            </w:ins>
          </w:p>
        </w:tc>
        <w:tc>
          <w:tcPr>
            <w:tcW w:w="0" w:type="auto"/>
          </w:tcPr>
          <w:p w14:paraId="6EF59584" w14:textId="6C051EE6" w:rsidR="00A41DB9" w:rsidRDefault="00EB3145" w:rsidP="00A41DB9">
            <w:pPr>
              <w:rPr>
                <w:ins w:id="1951" w:author="David Conklin" w:date="2020-11-10T16:42:00Z"/>
              </w:rPr>
            </w:pPr>
            <w:ins w:id="1952" w:author="David Conklin" w:date="2020-11-10T16:43:00Z">
              <w:r>
                <w:t>-0.4</w:t>
              </w:r>
              <w:r w:rsidR="00A41DB9">
                <w:t>%</w:t>
              </w:r>
            </w:ins>
          </w:p>
        </w:tc>
        <w:tc>
          <w:tcPr>
            <w:tcW w:w="0" w:type="auto"/>
          </w:tcPr>
          <w:p w14:paraId="5E75E2B6" w14:textId="1E41BF91" w:rsidR="00A41DB9" w:rsidRDefault="00A41DB9" w:rsidP="00A41DB9">
            <w:pPr>
              <w:rPr>
                <w:ins w:id="1953" w:author="David Conklin" w:date="2020-11-10T16:42:00Z"/>
              </w:rPr>
            </w:pPr>
            <w:ins w:id="1954" w:author="David Conklin" w:date="2020-11-10T16:43:00Z">
              <w:r>
                <w:t>VG</w:t>
              </w:r>
            </w:ins>
          </w:p>
        </w:tc>
      </w:tr>
      <w:tr w:rsidR="00A41DB9" w14:paraId="0A5CEB9B" w14:textId="77777777" w:rsidTr="0064217D">
        <w:trPr>
          <w:ins w:id="1955" w:author="David Conklin" w:date="2020-11-10T16:42:00Z"/>
        </w:trPr>
        <w:tc>
          <w:tcPr>
            <w:tcW w:w="0" w:type="auto"/>
          </w:tcPr>
          <w:p w14:paraId="31453C79" w14:textId="77777777" w:rsidR="00A41DB9" w:rsidRDefault="00A41DB9" w:rsidP="00A41DB9">
            <w:pPr>
              <w:rPr>
                <w:ins w:id="1956" w:author="David Conklin" w:date="2020-11-10T16:42:00Z"/>
              </w:rPr>
            </w:pPr>
          </w:p>
        </w:tc>
        <w:tc>
          <w:tcPr>
            <w:tcW w:w="0" w:type="auto"/>
          </w:tcPr>
          <w:p w14:paraId="482DC267" w14:textId="77777777" w:rsidR="00A41DB9" w:rsidRDefault="00A41DB9" w:rsidP="00A41DB9">
            <w:pPr>
              <w:rPr>
                <w:ins w:id="1957" w:author="David Conklin" w:date="2020-11-10T16:42:00Z"/>
              </w:rPr>
            </w:pPr>
          </w:p>
        </w:tc>
        <w:tc>
          <w:tcPr>
            <w:tcW w:w="0" w:type="auto"/>
          </w:tcPr>
          <w:p w14:paraId="1E87B818" w14:textId="77777777" w:rsidR="00A41DB9" w:rsidRDefault="00A41DB9" w:rsidP="00A41DB9">
            <w:pPr>
              <w:rPr>
                <w:ins w:id="1958" w:author="David Conklin" w:date="2020-11-10T16:42:00Z"/>
              </w:rPr>
            </w:pPr>
          </w:p>
        </w:tc>
        <w:tc>
          <w:tcPr>
            <w:tcW w:w="0" w:type="auto"/>
          </w:tcPr>
          <w:p w14:paraId="57AE3FEB" w14:textId="5B5EE4C8" w:rsidR="00A41DB9" w:rsidRDefault="00A41DB9" w:rsidP="00A41DB9">
            <w:pPr>
              <w:rPr>
                <w:ins w:id="1959" w:author="David Conklin" w:date="2020-11-10T16:42:00Z"/>
              </w:rPr>
            </w:pPr>
            <w:ins w:id="1960" w:author="David Conklin" w:date="2020-11-10T16:43:00Z">
              <w:r>
                <w:t>NSE</w:t>
              </w:r>
            </w:ins>
          </w:p>
        </w:tc>
        <w:tc>
          <w:tcPr>
            <w:tcW w:w="0" w:type="auto"/>
          </w:tcPr>
          <w:p w14:paraId="52D6F3FC" w14:textId="190C5079" w:rsidR="00A41DB9" w:rsidRDefault="00A41DB9" w:rsidP="00A41DB9">
            <w:pPr>
              <w:rPr>
                <w:ins w:id="1961" w:author="David Conklin" w:date="2020-11-10T16:42:00Z"/>
              </w:rPr>
            </w:pPr>
            <w:ins w:id="1962" w:author="David Conklin" w:date="2020-11-10T16:43:00Z">
              <w:r>
                <w:t>0.7</w:t>
              </w:r>
            </w:ins>
            <w:ins w:id="1963" w:author="David Conklin" w:date="2020-11-10T16:44:00Z">
              <w:r w:rsidR="00EB3145">
                <w:t>2</w:t>
              </w:r>
            </w:ins>
          </w:p>
        </w:tc>
        <w:tc>
          <w:tcPr>
            <w:tcW w:w="0" w:type="auto"/>
          </w:tcPr>
          <w:p w14:paraId="1B5AEDAE" w14:textId="3ED9EED9" w:rsidR="00A41DB9" w:rsidRDefault="00A41DB9" w:rsidP="00A41DB9">
            <w:pPr>
              <w:rPr>
                <w:ins w:id="1964" w:author="David Conklin" w:date="2020-11-10T16:42:00Z"/>
              </w:rPr>
            </w:pPr>
            <w:ins w:id="1965" w:author="David Conklin" w:date="2020-11-10T16:43:00Z">
              <w:r>
                <w:t>G</w:t>
              </w:r>
            </w:ins>
          </w:p>
        </w:tc>
      </w:tr>
      <w:tr w:rsidR="00A41DB9" w14:paraId="3D18757F" w14:textId="77777777" w:rsidTr="0064217D">
        <w:trPr>
          <w:ins w:id="1966" w:author="David Conklin" w:date="2020-11-10T16:42:00Z"/>
        </w:trPr>
        <w:tc>
          <w:tcPr>
            <w:tcW w:w="0" w:type="auto"/>
          </w:tcPr>
          <w:p w14:paraId="0EB4C3BC" w14:textId="77777777" w:rsidR="00A41DB9" w:rsidRDefault="00A41DB9" w:rsidP="00A41DB9">
            <w:pPr>
              <w:rPr>
                <w:ins w:id="1967" w:author="David Conklin" w:date="2020-11-10T16:42:00Z"/>
              </w:rPr>
            </w:pPr>
          </w:p>
        </w:tc>
        <w:tc>
          <w:tcPr>
            <w:tcW w:w="0" w:type="auto"/>
          </w:tcPr>
          <w:p w14:paraId="47C5AB4F" w14:textId="77777777" w:rsidR="00A41DB9" w:rsidRDefault="00A41DB9" w:rsidP="00A41DB9">
            <w:pPr>
              <w:rPr>
                <w:ins w:id="1968" w:author="David Conklin" w:date="2020-11-10T16:42:00Z"/>
              </w:rPr>
            </w:pPr>
          </w:p>
        </w:tc>
        <w:tc>
          <w:tcPr>
            <w:tcW w:w="0" w:type="auto"/>
          </w:tcPr>
          <w:p w14:paraId="0549CF64" w14:textId="77777777" w:rsidR="00A41DB9" w:rsidRDefault="00A41DB9" w:rsidP="00A41DB9">
            <w:pPr>
              <w:rPr>
                <w:ins w:id="1969" w:author="David Conklin" w:date="2020-11-10T16:42:00Z"/>
              </w:rPr>
            </w:pPr>
          </w:p>
        </w:tc>
        <w:tc>
          <w:tcPr>
            <w:tcW w:w="0" w:type="auto"/>
          </w:tcPr>
          <w:p w14:paraId="7BA5F30F" w14:textId="49ACDE7D" w:rsidR="00A41DB9" w:rsidRDefault="00A41DB9" w:rsidP="00A41DB9">
            <w:pPr>
              <w:rPr>
                <w:ins w:id="1970" w:author="David Conklin" w:date="2020-11-10T16:42:00Z"/>
              </w:rPr>
            </w:pPr>
            <w:ins w:id="1971" w:author="David Conklin" w:date="2020-11-10T16:43:00Z">
              <w:r>
                <w:t>RSR</w:t>
              </w:r>
            </w:ins>
          </w:p>
        </w:tc>
        <w:tc>
          <w:tcPr>
            <w:tcW w:w="0" w:type="auto"/>
          </w:tcPr>
          <w:p w14:paraId="286A8E72" w14:textId="33F4F410" w:rsidR="00A41DB9" w:rsidRDefault="00A41DB9" w:rsidP="00A41DB9">
            <w:pPr>
              <w:rPr>
                <w:ins w:id="1972" w:author="David Conklin" w:date="2020-11-10T16:42:00Z"/>
              </w:rPr>
            </w:pPr>
            <w:ins w:id="1973" w:author="David Conklin" w:date="2020-11-10T16:43:00Z">
              <w:r>
                <w:t>0.</w:t>
              </w:r>
            </w:ins>
            <w:ins w:id="1974" w:author="David Conklin" w:date="2020-11-10T16:44:00Z">
              <w:r w:rsidR="00EB3145">
                <w:t>53</w:t>
              </w:r>
            </w:ins>
          </w:p>
        </w:tc>
        <w:tc>
          <w:tcPr>
            <w:tcW w:w="0" w:type="auto"/>
          </w:tcPr>
          <w:p w14:paraId="1AE778F8" w14:textId="5743E9A5" w:rsidR="00A41DB9" w:rsidRDefault="00A41DB9" w:rsidP="00A41DB9">
            <w:pPr>
              <w:rPr>
                <w:ins w:id="1975" w:author="David Conklin" w:date="2020-11-10T16:42:00Z"/>
              </w:rPr>
            </w:pPr>
            <w:ins w:id="1976" w:author="David Conklin" w:date="2020-11-10T16:43:00Z">
              <w:r>
                <w:t>G</w:t>
              </w:r>
            </w:ins>
          </w:p>
        </w:tc>
      </w:tr>
      <w:tr w:rsidR="00A41DB9" w14:paraId="5EF3CEF7" w14:textId="77777777" w:rsidTr="0064217D">
        <w:trPr>
          <w:ins w:id="1977" w:author="David Conklin" w:date="2020-11-10T16:42:00Z"/>
        </w:trPr>
        <w:tc>
          <w:tcPr>
            <w:tcW w:w="0" w:type="auto"/>
          </w:tcPr>
          <w:p w14:paraId="42C31135" w14:textId="77777777" w:rsidR="00A41DB9" w:rsidRDefault="00A41DB9" w:rsidP="00A41DB9">
            <w:pPr>
              <w:rPr>
                <w:ins w:id="1978" w:author="David Conklin" w:date="2020-11-10T16:42:00Z"/>
              </w:rPr>
            </w:pPr>
          </w:p>
        </w:tc>
        <w:tc>
          <w:tcPr>
            <w:tcW w:w="0" w:type="auto"/>
          </w:tcPr>
          <w:p w14:paraId="5077F518" w14:textId="77777777" w:rsidR="00A41DB9" w:rsidRDefault="00A41DB9" w:rsidP="00A41DB9">
            <w:pPr>
              <w:rPr>
                <w:ins w:id="1979" w:author="David Conklin" w:date="2020-11-10T16:42:00Z"/>
              </w:rPr>
            </w:pPr>
          </w:p>
        </w:tc>
        <w:tc>
          <w:tcPr>
            <w:tcW w:w="0" w:type="auto"/>
          </w:tcPr>
          <w:p w14:paraId="25028791" w14:textId="77777777" w:rsidR="00A41DB9" w:rsidRDefault="00A41DB9" w:rsidP="00A41DB9">
            <w:pPr>
              <w:rPr>
                <w:ins w:id="1980" w:author="David Conklin" w:date="2020-11-10T16:42:00Z"/>
              </w:rPr>
            </w:pPr>
          </w:p>
        </w:tc>
        <w:tc>
          <w:tcPr>
            <w:tcW w:w="0" w:type="auto"/>
          </w:tcPr>
          <w:p w14:paraId="6D178417" w14:textId="5684CD85" w:rsidR="00A41DB9" w:rsidRDefault="00A41DB9" w:rsidP="00A41DB9">
            <w:pPr>
              <w:rPr>
                <w:ins w:id="1981" w:author="David Conklin" w:date="2020-11-10T16:42:00Z"/>
              </w:rPr>
            </w:pPr>
            <w:ins w:id="1982" w:author="David Conklin" w:date="2020-11-10T16:43:00Z">
              <w:r>
                <w:t>R2</w:t>
              </w:r>
            </w:ins>
          </w:p>
        </w:tc>
        <w:tc>
          <w:tcPr>
            <w:tcW w:w="0" w:type="auto"/>
          </w:tcPr>
          <w:p w14:paraId="3A334BF5" w14:textId="31FCA88F" w:rsidR="00A41DB9" w:rsidRDefault="00A41DB9" w:rsidP="00A41DB9">
            <w:pPr>
              <w:rPr>
                <w:ins w:id="1983" w:author="David Conklin" w:date="2020-11-10T16:42:00Z"/>
              </w:rPr>
            </w:pPr>
            <w:ins w:id="1984" w:author="David Conklin" w:date="2020-11-10T16:43:00Z">
              <w:r>
                <w:t>0.</w:t>
              </w:r>
            </w:ins>
            <w:ins w:id="1985" w:author="David Conklin" w:date="2020-11-10T16:44:00Z">
              <w:r w:rsidR="00EB3145">
                <w:t>81</w:t>
              </w:r>
            </w:ins>
          </w:p>
        </w:tc>
        <w:tc>
          <w:tcPr>
            <w:tcW w:w="0" w:type="auto"/>
          </w:tcPr>
          <w:p w14:paraId="5CF5DB88" w14:textId="43C764FC" w:rsidR="00A41DB9" w:rsidRDefault="00A41DB9" w:rsidP="00A41DB9">
            <w:pPr>
              <w:rPr>
                <w:ins w:id="1986" w:author="David Conklin" w:date="2020-11-10T16:42:00Z"/>
              </w:rPr>
            </w:pPr>
            <w:ins w:id="1987" w:author="David Conklin" w:date="2020-11-10T16:43:00Z">
              <w:r>
                <w:t>G</w:t>
              </w:r>
            </w:ins>
          </w:p>
        </w:tc>
      </w:tr>
    </w:tbl>
    <w:p w14:paraId="7F7A6FB9" w14:textId="171D19F9" w:rsidR="007E57E4" w:rsidRDefault="007E57E4" w:rsidP="007E57E4">
      <w:pPr>
        <w:rPr>
          <w:ins w:id="1988" w:author="David Conklin" w:date="2020-11-09T15:29:00Z"/>
        </w:rPr>
      </w:pPr>
    </w:p>
    <w:p w14:paraId="527A3268" w14:textId="18166E34" w:rsidR="007E57E4" w:rsidRDefault="00F81EFD" w:rsidP="007E57E4">
      <w:pPr>
        <w:rPr>
          <w:ins w:id="1989" w:author="David Conklin" w:date="2020-11-10T16:47:00Z"/>
        </w:rPr>
      </w:pPr>
      <w:ins w:id="1990"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991"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992">
          <w:tblGrid>
            <w:gridCol w:w="1870"/>
            <w:gridCol w:w="1870"/>
            <w:gridCol w:w="1870"/>
            <w:gridCol w:w="2485"/>
          </w:tblGrid>
        </w:tblGridChange>
      </w:tblGrid>
      <w:tr w:rsidR="00F81EFD" w14:paraId="2C2A2062" w14:textId="77777777" w:rsidTr="00F81EFD">
        <w:trPr>
          <w:ins w:id="1993" w:author="David Conklin" w:date="2020-11-10T16:47:00Z"/>
          <w:trPrChange w:id="1994" w:author="David Conklin" w:date="2020-11-10T16:48:00Z">
            <w:trPr>
              <w:gridAfter w:val="0"/>
            </w:trPr>
          </w:trPrChange>
        </w:trPr>
        <w:tc>
          <w:tcPr>
            <w:tcW w:w="1870" w:type="dxa"/>
            <w:tcPrChange w:id="1995" w:author="David Conklin" w:date="2020-11-10T16:48:00Z">
              <w:tcPr>
                <w:tcW w:w="1870" w:type="dxa"/>
              </w:tcPr>
            </w:tcPrChange>
          </w:tcPr>
          <w:p w14:paraId="2E7B75D8" w14:textId="247FA604" w:rsidR="00F81EFD" w:rsidRDefault="00F81EFD" w:rsidP="007E57E4">
            <w:pPr>
              <w:rPr>
                <w:ins w:id="1996" w:author="David Conklin" w:date="2020-11-10T16:47:00Z"/>
              </w:rPr>
            </w:pPr>
            <w:ins w:id="1997" w:author="David Conklin" w:date="2020-11-10T16:47:00Z">
              <w:r>
                <w:t>gage</w:t>
              </w:r>
            </w:ins>
          </w:p>
        </w:tc>
        <w:tc>
          <w:tcPr>
            <w:tcW w:w="1870" w:type="dxa"/>
            <w:tcPrChange w:id="1998" w:author="David Conklin" w:date="2020-11-10T16:48:00Z">
              <w:tcPr>
                <w:tcW w:w="1870" w:type="dxa"/>
              </w:tcPr>
            </w:tcPrChange>
          </w:tcPr>
          <w:p w14:paraId="5164BD34" w14:textId="4A61346D" w:rsidR="00F81EFD" w:rsidRDefault="00F81EFD" w:rsidP="007E57E4">
            <w:pPr>
              <w:rPr>
                <w:ins w:id="1999" w:author="David Conklin" w:date="2020-11-10T16:47:00Z"/>
              </w:rPr>
            </w:pPr>
            <w:ins w:id="2000" w:author="David Conklin" w:date="2020-11-10T16:47:00Z">
              <w:r>
                <w:t>COMID</w:t>
              </w:r>
            </w:ins>
          </w:p>
        </w:tc>
        <w:tc>
          <w:tcPr>
            <w:tcW w:w="4355" w:type="dxa"/>
            <w:tcPrChange w:id="2001" w:author="David Conklin" w:date="2020-11-10T16:48:00Z">
              <w:tcPr>
                <w:tcW w:w="1870" w:type="dxa"/>
              </w:tcPr>
            </w:tcPrChange>
          </w:tcPr>
          <w:p w14:paraId="20BB56A6" w14:textId="322E41E6" w:rsidR="00F81EFD" w:rsidRDefault="00F81EFD" w:rsidP="007E57E4">
            <w:pPr>
              <w:rPr>
                <w:ins w:id="2002" w:author="David Conklin" w:date="2020-11-10T16:47:00Z"/>
              </w:rPr>
            </w:pPr>
            <w:ins w:id="2003" w:author="David Conklin" w:date="2020-11-10T16:47:00Z">
              <w:r>
                <w:t>location</w:t>
              </w:r>
            </w:ins>
          </w:p>
        </w:tc>
      </w:tr>
      <w:tr w:rsidR="00F81EFD" w14:paraId="512F5D8F" w14:textId="77777777" w:rsidTr="00F81EFD">
        <w:trPr>
          <w:ins w:id="2004" w:author="David Conklin" w:date="2020-11-10T16:47:00Z"/>
          <w:trPrChange w:id="2005" w:author="David Conklin" w:date="2020-11-10T16:48:00Z">
            <w:trPr>
              <w:gridAfter w:val="0"/>
            </w:trPr>
          </w:trPrChange>
        </w:trPr>
        <w:tc>
          <w:tcPr>
            <w:tcW w:w="1870" w:type="dxa"/>
            <w:tcPrChange w:id="2006" w:author="David Conklin" w:date="2020-11-10T16:48:00Z">
              <w:tcPr>
                <w:tcW w:w="1870" w:type="dxa"/>
              </w:tcPr>
            </w:tcPrChange>
          </w:tcPr>
          <w:p w14:paraId="67291E46" w14:textId="041F9A2A" w:rsidR="00F81EFD" w:rsidRDefault="00F81EFD" w:rsidP="007E57E4">
            <w:pPr>
              <w:rPr>
                <w:ins w:id="2007" w:author="David Conklin" w:date="2020-11-10T16:47:00Z"/>
              </w:rPr>
            </w:pPr>
            <w:ins w:id="2008" w:author="David Conklin" w:date="2020-11-10T16:48:00Z">
              <w:r>
                <w:t>14158500</w:t>
              </w:r>
            </w:ins>
          </w:p>
        </w:tc>
        <w:tc>
          <w:tcPr>
            <w:tcW w:w="1870" w:type="dxa"/>
            <w:tcPrChange w:id="2009" w:author="David Conklin" w:date="2020-11-10T16:48:00Z">
              <w:tcPr>
                <w:tcW w:w="1870" w:type="dxa"/>
              </w:tcPr>
            </w:tcPrChange>
          </w:tcPr>
          <w:p w14:paraId="2F7B58FE" w14:textId="335DC35D" w:rsidR="00F81EFD" w:rsidRDefault="00F81EFD" w:rsidP="007E57E4">
            <w:pPr>
              <w:rPr>
                <w:ins w:id="2010" w:author="David Conklin" w:date="2020-11-10T16:47:00Z"/>
              </w:rPr>
            </w:pPr>
            <w:ins w:id="2011" w:author="David Conklin" w:date="2020-11-10T16:48:00Z">
              <w:r>
                <w:t>23773373</w:t>
              </w:r>
            </w:ins>
          </w:p>
        </w:tc>
        <w:tc>
          <w:tcPr>
            <w:tcW w:w="4355" w:type="dxa"/>
            <w:tcPrChange w:id="2012" w:author="David Conklin" w:date="2020-11-10T16:48:00Z">
              <w:tcPr>
                <w:tcW w:w="1870" w:type="dxa"/>
              </w:tcPr>
            </w:tcPrChange>
          </w:tcPr>
          <w:p w14:paraId="2A11E1E4" w14:textId="48CEFE3D" w:rsidR="00F81EFD" w:rsidRDefault="00F81EFD" w:rsidP="007E57E4">
            <w:pPr>
              <w:rPr>
                <w:ins w:id="2013" w:author="David Conklin" w:date="2020-11-10T16:47:00Z"/>
              </w:rPr>
            </w:pPr>
            <w:ins w:id="2014" w:author="David Conklin" w:date="2020-11-10T16:48:00Z">
              <w:r>
                <w:t>MCKENZIE RIVER AT OUTLET OF CLEAR LAKE</w:t>
              </w:r>
            </w:ins>
          </w:p>
        </w:tc>
      </w:tr>
      <w:tr w:rsidR="00F81EFD" w14:paraId="182B2ABD" w14:textId="77777777" w:rsidTr="00F81EFD">
        <w:trPr>
          <w:ins w:id="2015" w:author="David Conklin" w:date="2020-11-10T16:49:00Z"/>
        </w:trPr>
        <w:tc>
          <w:tcPr>
            <w:tcW w:w="1870" w:type="dxa"/>
          </w:tcPr>
          <w:p w14:paraId="62037F8C" w14:textId="1FF420F8" w:rsidR="00F81EFD" w:rsidRDefault="00F81EFD" w:rsidP="007E57E4">
            <w:pPr>
              <w:rPr>
                <w:ins w:id="2016" w:author="David Conklin" w:date="2020-11-10T16:49:00Z"/>
              </w:rPr>
            </w:pPr>
            <w:ins w:id="2017" w:author="David Conklin" w:date="2020-11-10T16:49:00Z">
              <w:r>
                <w:t>14158850</w:t>
              </w:r>
            </w:ins>
          </w:p>
        </w:tc>
        <w:tc>
          <w:tcPr>
            <w:tcW w:w="1870" w:type="dxa"/>
          </w:tcPr>
          <w:p w14:paraId="3B410064" w14:textId="31A5D3B4" w:rsidR="00F81EFD" w:rsidRDefault="00F81EFD" w:rsidP="007E57E4">
            <w:pPr>
              <w:rPr>
                <w:ins w:id="2018" w:author="David Conklin" w:date="2020-11-10T16:49:00Z"/>
              </w:rPr>
            </w:pPr>
            <w:ins w:id="2019" w:author="David Conklin" w:date="2020-11-10T16:49:00Z">
              <w:r>
                <w:t>23773359</w:t>
              </w:r>
            </w:ins>
          </w:p>
        </w:tc>
        <w:tc>
          <w:tcPr>
            <w:tcW w:w="4355" w:type="dxa"/>
          </w:tcPr>
          <w:p w14:paraId="47B8D0B2" w14:textId="7B002F98" w:rsidR="00F81EFD" w:rsidRDefault="00F81EFD" w:rsidP="007E57E4">
            <w:pPr>
              <w:rPr>
                <w:ins w:id="2020" w:author="David Conklin" w:date="2020-11-10T16:49:00Z"/>
              </w:rPr>
            </w:pPr>
            <w:ins w:id="2021" w:author="David Conklin" w:date="2020-11-10T16:49:00Z">
              <w:r>
                <w:t>BLW TRAIL BR</w:t>
              </w:r>
            </w:ins>
            <w:ins w:id="2022" w:author="David Conklin" w:date="2020-11-10T16:50:00Z">
              <w:r>
                <w:t xml:space="preserve"> DAM NR BELKNAP SPRINGS</w:t>
              </w:r>
            </w:ins>
          </w:p>
        </w:tc>
      </w:tr>
      <w:tr w:rsidR="00F81EFD" w14:paraId="1531D33A" w14:textId="77777777" w:rsidTr="00F81EFD">
        <w:trPr>
          <w:ins w:id="2023" w:author="David Conklin" w:date="2020-11-10T16:49:00Z"/>
        </w:trPr>
        <w:tc>
          <w:tcPr>
            <w:tcW w:w="1870" w:type="dxa"/>
          </w:tcPr>
          <w:p w14:paraId="339697EC" w14:textId="76BC4F87" w:rsidR="00F81EFD" w:rsidRDefault="00F81EFD" w:rsidP="007E57E4">
            <w:pPr>
              <w:rPr>
                <w:ins w:id="2024" w:author="David Conklin" w:date="2020-11-10T16:49:00Z"/>
              </w:rPr>
            </w:pPr>
            <w:ins w:id="2025" w:author="David Conklin" w:date="2020-11-10T16:50:00Z">
              <w:r>
                <w:t>14159500</w:t>
              </w:r>
            </w:ins>
          </w:p>
        </w:tc>
        <w:tc>
          <w:tcPr>
            <w:tcW w:w="1870" w:type="dxa"/>
          </w:tcPr>
          <w:p w14:paraId="334F0649" w14:textId="55471FC1" w:rsidR="00F81EFD" w:rsidRDefault="00F81EFD" w:rsidP="007E57E4">
            <w:pPr>
              <w:rPr>
                <w:ins w:id="2026" w:author="David Conklin" w:date="2020-11-10T16:49:00Z"/>
              </w:rPr>
            </w:pPr>
            <w:ins w:id="2027" w:author="David Conklin" w:date="2020-11-10T16:50:00Z">
              <w:r>
                <w:t>23773009</w:t>
              </w:r>
            </w:ins>
          </w:p>
        </w:tc>
        <w:tc>
          <w:tcPr>
            <w:tcW w:w="4355" w:type="dxa"/>
          </w:tcPr>
          <w:p w14:paraId="79B0F848" w14:textId="4B70637C" w:rsidR="00F81EFD" w:rsidRDefault="00F81EFD" w:rsidP="007E57E4">
            <w:pPr>
              <w:rPr>
                <w:ins w:id="2028" w:author="David Conklin" w:date="2020-11-10T16:49:00Z"/>
              </w:rPr>
            </w:pPr>
            <w:ins w:id="2029" w:author="David Conklin" w:date="2020-11-10T16:50:00Z">
              <w:r>
                <w:t xml:space="preserve">SOUTH FORK </w:t>
              </w:r>
            </w:ins>
            <w:ins w:id="2030" w:author="David Conklin" w:date="2020-11-10T16:51:00Z">
              <w:r>
                <w:t>MCKENZIE NEAR RAINBO</w:t>
              </w:r>
            </w:ins>
            <w:ins w:id="2031" w:author="David Conklin" w:date="2020-11-11T04:47:00Z">
              <w:r w:rsidR="00535731">
                <w:t>W</w:t>
              </w:r>
            </w:ins>
          </w:p>
        </w:tc>
      </w:tr>
      <w:tr w:rsidR="00F81EFD" w14:paraId="4B0FAC6C" w14:textId="77777777" w:rsidTr="00F81EFD">
        <w:trPr>
          <w:ins w:id="2032" w:author="David Conklin" w:date="2020-11-10T16:49:00Z"/>
        </w:trPr>
        <w:tc>
          <w:tcPr>
            <w:tcW w:w="1870" w:type="dxa"/>
          </w:tcPr>
          <w:p w14:paraId="7CF8453F" w14:textId="347B2425" w:rsidR="00F81EFD" w:rsidRDefault="00F81EFD" w:rsidP="007E57E4">
            <w:pPr>
              <w:rPr>
                <w:ins w:id="2033" w:author="David Conklin" w:date="2020-11-10T16:49:00Z"/>
              </w:rPr>
            </w:pPr>
            <w:ins w:id="2034" w:author="David Conklin" w:date="2020-11-10T16:51:00Z">
              <w:r>
                <w:t>14163150</w:t>
              </w:r>
            </w:ins>
          </w:p>
        </w:tc>
        <w:tc>
          <w:tcPr>
            <w:tcW w:w="1870" w:type="dxa"/>
          </w:tcPr>
          <w:p w14:paraId="5B8576B3" w14:textId="26CE5F42" w:rsidR="00F81EFD" w:rsidRDefault="00F81EFD" w:rsidP="007E57E4">
            <w:pPr>
              <w:rPr>
                <w:ins w:id="2035" w:author="David Conklin" w:date="2020-11-10T16:49:00Z"/>
              </w:rPr>
            </w:pPr>
            <w:ins w:id="2036" w:author="David Conklin" w:date="2020-11-10T16:51:00Z">
              <w:r>
                <w:t>23772857</w:t>
              </w:r>
            </w:ins>
          </w:p>
        </w:tc>
        <w:tc>
          <w:tcPr>
            <w:tcW w:w="4355" w:type="dxa"/>
          </w:tcPr>
          <w:p w14:paraId="2A2791C3" w14:textId="13A58E6B" w:rsidR="00F81EFD" w:rsidRDefault="00F81EFD" w:rsidP="007E57E4">
            <w:pPr>
              <w:rPr>
                <w:ins w:id="2037" w:author="David Conklin" w:date="2020-11-10T16:49:00Z"/>
              </w:rPr>
            </w:pPr>
            <w:ins w:id="2038" w:author="David Conklin" w:date="2020-11-10T16:51:00Z">
              <w:r>
                <w:t>BLW LEABURG DAM</w:t>
              </w:r>
            </w:ins>
          </w:p>
        </w:tc>
      </w:tr>
      <w:tr w:rsidR="00F81EFD" w14:paraId="099C84B9" w14:textId="77777777" w:rsidTr="00F81EFD">
        <w:trPr>
          <w:ins w:id="2039" w:author="David Conklin" w:date="2020-11-10T16:49:00Z"/>
        </w:trPr>
        <w:tc>
          <w:tcPr>
            <w:tcW w:w="1870" w:type="dxa"/>
          </w:tcPr>
          <w:p w14:paraId="63CFB327" w14:textId="7DA4E215" w:rsidR="00F81EFD" w:rsidRDefault="00F81EFD" w:rsidP="007E57E4">
            <w:pPr>
              <w:rPr>
                <w:ins w:id="2040" w:author="David Conklin" w:date="2020-11-10T16:49:00Z"/>
              </w:rPr>
            </w:pPr>
            <w:ins w:id="2041" w:author="David Conklin" w:date="2020-11-10T16:51:00Z">
              <w:r>
                <w:t>14163900</w:t>
              </w:r>
            </w:ins>
          </w:p>
        </w:tc>
        <w:tc>
          <w:tcPr>
            <w:tcW w:w="1870" w:type="dxa"/>
          </w:tcPr>
          <w:p w14:paraId="3218CE10" w14:textId="13F65AE1" w:rsidR="00F81EFD" w:rsidRDefault="00F81EFD" w:rsidP="007E57E4">
            <w:pPr>
              <w:rPr>
                <w:ins w:id="2042" w:author="David Conklin" w:date="2020-11-10T16:49:00Z"/>
              </w:rPr>
            </w:pPr>
            <w:ins w:id="2043" w:author="David Conklin" w:date="2020-11-10T16:52:00Z">
              <w:r>
                <w:t>23772801</w:t>
              </w:r>
            </w:ins>
          </w:p>
        </w:tc>
        <w:tc>
          <w:tcPr>
            <w:tcW w:w="4355" w:type="dxa"/>
          </w:tcPr>
          <w:p w14:paraId="7CA60F0E" w14:textId="10132536" w:rsidR="00F81EFD" w:rsidRDefault="00F81EFD" w:rsidP="007E57E4">
            <w:pPr>
              <w:rPr>
                <w:ins w:id="2044" w:author="David Conklin" w:date="2020-11-10T16:49:00Z"/>
              </w:rPr>
            </w:pPr>
            <w:ins w:id="2045" w:author="David Conklin" w:date="2020-11-10T16:52:00Z">
              <w:r>
                <w:t>NEAR WALTERVILLE</w:t>
              </w:r>
            </w:ins>
          </w:p>
        </w:tc>
      </w:tr>
      <w:tr w:rsidR="00F81EFD" w14:paraId="18AEF31A" w14:textId="77777777" w:rsidTr="00F81EFD">
        <w:trPr>
          <w:ins w:id="2046" w:author="David Conklin" w:date="2020-11-10T16:49:00Z"/>
        </w:trPr>
        <w:tc>
          <w:tcPr>
            <w:tcW w:w="1870" w:type="dxa"/>
          </w:tcPr>
          <w:p w14:paraId="30BBA12F" w14:textId="4BDC9987" w:rsidR="00F81EFD" w:rsidRDefault="00F81EFD" w:rsidP="007E57E4">
            <w:pPr>
              <w:rPr>
                <w:ins w:id="2047" w:author="David Conklin" w:date="2020-11-10T16:49:00Z"/>
              </w:rPr>
            </w:pPr>
            <w:ins w:id="2048" w:author="David Conklin" w:date="2020-11-10T16:52:00Z">
              <w:r>
                <w:t>14164700</w:t>
              </w:r>
            </w:ins>
          </w:p>
        </w:tc>
        <w:tc>
          <w:tcPr>
            <w:tcW w:w="1870" w:type="dxa"/>
          </w:tcPr>
          <w:p w14:paraId="29235F84" w14:textId="648BBB22" w:rsidR="00F81EFD" w:rsidRDefault="00F81EFD" w:rsidP="007E57E4">
            <w:pPr>
              <w:rPr>
                <w:ins w:id="2049" w:author="David Conklin" w:date="2020-11-10T16:49:00Z"/>
              </w:rPr>
            </w:pPr>
            <w:ins w:id="2050" w:author="David Conklin" w:date="2020-11-10T16:52:00Z">
              <w:r>
                <w:t>23774369</w:t>
              </w:r>
            </w:ins>
          </w:p>
        </w:tc>
        <w:tc>
          <w:tcPr>
            <w:tcW w:w="4355" w:type="dxa"/>
          </w:tcPr>
          <w:p w14:paraId="4D1423D1" w14:textId="2DF0375D" w:rsidR="00F81EFD" w:rsidRDefault="00F81EFD" w:rsidP="007E57E4">
            <w:pPr>
              <w:rPr>
                <w:ins w:id="2051" w:author="David Conklin" w:date="2020-11-10T16:49:00Z"/>
              </w:rPr>
            </w:pPr>
            <w:ins w:id="2052" w:author="David Conklin" w:date="2020-11-10T16:52:00Z">
              <w:r>
                <w:t>CEDAR CREEK AT SPRINGFIELD</w:t>
              </w:r>
            </w:ins>
          </w:p>
        </w:tc>
      </w:tr>
    </w:tbl>
    <w:p w14:paraId="2F8E7FAF" w14:textId="0CD92B0F" w:rsidR="00F81EFD" w:rsidRDefault="00F81EFD" w:rsidP="007E57E4">
      <w:pPr>
        <w:rPr>
          <w:ins w:id="2053" w:author="David Conklin" w:date="2020-11-10T16:59:00Z"/>
        </w:rPr>
      </w:pPr>
    </w:p>
    <w:p w14:paraId="6100330C" w14:textId="77777777" w:rsidR="006200EB" w:rsidRDefault="006200EB">
      <w:pPr>
        <w:rPr>
          <w:ins w:id="2054" w:author="David Conklin" w:date="2020-11-11T04:42:00Z"/>
        </w:rPr>
      </w:pPr>
      <w:ins w:id="2055" w:author="David Conklin" w:date="2020-11-11T04:42:00Z">
        <w:r>
          <w:br w:type="page"/>
        </w:r>
      </w:ins>
    </w:p>
    <w:p w14:paraId="025588A3" w14:textId="0A0AF25B" w:rsidR="00E70EE0" w:rsidRDefault="00E70EE0" w:rsidP="007E57E4">
      <w:pPr>
        <w:rPr>
          <w:ins w:id="2056" w:author="David Conklin" w:date="2020-11-10T16:46:00Z"/>
        </w:rPr>
      </w:pPr>
      <w:ins w:id="2057" w:author="David Conklin" w:date="2020-11-10T16:59:00Z">
        <w:r>
          <w:lastRenderedPageBreak/>
          <w:t>Temperature sensor locations with satisfactory or better simulation skill grades</w:t>
        </w:r>
      </w:ins>
      <w:ins w:id="2058"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2059" w:author="David Conklin" w:date="2020-11-10T16:53:00Z"/>
        </w:trPr>
        <w:tc>
          <w:tcPr>
            <w:tcW w:w="0" w:type="auto"/>
          </w:tcPr>
          <w:p w14:paraId="5739CB03" w14:textId="7D90C063" w:rsidR="00E70EE0" w:rsidRDefault="00E70EE0" w:rsidP="007E57E4">
            <w:pPr>
              <w:rPr>
                <w:ins w:id="2060" w:author="David Conklin" w:date="2020-11-10T16:53:00Z"/>
              </w:rPr>
            </w:pPr>
            <w:ins w:id="2061" w:author="David Conklin" w:date="2020-11-10T16:53:00Z">
              <w:r>
                <w:t>gage</w:t>
              </w:r>
            </w:ins>
          </w:p>
        </w:tc>
        <w:tc>
          <w:tcPr>
            <w:tcW w:w="0" w:type="auto"/>
          </w:tcPr>
          <w:p w14:paraId="5F2E048C" w14:textId="4F0CF0E4" w:rsidR="00E70EE0" w:rsidRDefault="00E70EE0" w:rsidP="007E57E4">
            <w:pPr>
              <w:rPr>
                <w:ins w:id="2062" w:author="David Conklin" w:date="2020-11-10T16:53:00Z"/>
              </w:rPr>
            </w:pPr>
            <w:ins w:id="2063" w:author="David Conklin" w:date="2020-11-10T16:53:00Z">
              <w:r>
                <w:t>COMID</w:t>
              </w:r>
            </w:ins>
          </w:p>
        </w:tc>
        <w:tc>
          <w:tcPr>
            <w:tcW w:w="0" w:type="auto"/>
          </w:tcPr>
          <w:p w14:paraId="037157EA" w14:textId="663E3C19" w:rsidR="00E70EE0" w:rsidRDefault="00E70EE0" w:rsidP="007E57E4">
            <w:pPr>
              <w:rPr>
                <w:ins w:id="2064" w:author="David Conklin" w:date="2020-11-10T16:53:00Z"/>
              </w:rPr>
            </w:pPr>
            <w:ins w:id="2065" w:author="David Conklin" w:date="2020-11-10T16:53:00Z">
              <w:r>
                <w:t>location</w:t>
              </w:r>
            </w:ins>
          </w:p>
        </w:tc>
        <w:tc>
          <w:tcPr>
            <w:tcW w:w="0" w:type="auto"/>
          </w:tcPr>
          <w:p w14:paraId="2E465273" w14:textId="4A78AA69" w:rsidR="00E70EE0" w:rsidRDefault="00E70EE0" w:rsidP="007E57E4">
            <w:pPr>
              <w:rPr>
                <w:ins w:id="2066" w:author="David Conklin" w:date="2020-11-10T16:53:00Z"/>
              </w:rPr>
            </w:pPr>
            <w:ins w:id="2067" w:author="David Conklin" w:date="2020-11-10T16:53:00Z">
              <w:r>
                <w:t>statisti</w:t>
              </w:r>
            </w:ins>
            <w:ins w:id="2068" w:author="David Conklin" w:date="2020-11-10T16:54:00Z">
              <w:r>
                <w:t>c</w:t>
              </w:r>
            </w:ins>
          </w:p>
        </w:tc>
        <w:tc>
          <w:tcPr>
            <w:tcW w:w="0" w:type="auto"/>
          </w:tcPr>
          <w:p w14:paraId="5AD5C038" w14:textId="26E12AF2" w:rsidR="00E70EE0" w:rsidRDefault="00E70EE0" w:rsidP="007E57E4">
            <w:pPr>
              <w:rPr>
                <w:ins w:id="2069" w:author="David Conklin" w:date="2020-11-10T16:53:00Z"/>
              </w:rPr>
            </w:pPr>
            <w:ins w:id="2070" w:author="David Conklin" w:date="2020-11-10T16:54:00Z">
              <w:r>
                <w:t>value</w:t>
              </w:r>
            </w:ins>
          </w:p>
        </w:tc>
        <w:tc>
          <w:tcPr>
            <w:tcW w:w="0" w:type="auto"/>
          </w:tcPr>
          <w:p w14:paraId="72EE119F" w14:textId="2E2A9CDA" w:rsidR="00E70EE0" w:rsidRDefault="00E70EE0" w:rsidP="007E57E4">
            <w:pPr>
              <w:rPr>
                <w:ins w:id="2071" w:author="David Conklin" w:date="2020-11-10T16:54:00Z"/>
              </w:rPr>
            </w:pPr>
            <w:ins w:id="2072" w:author="David Conklin" w:date="2020-11-10T16:54:00Z">
              <w:r>
                <w:t>grade</w:t>
              </w:r>
            </w:ins>
          </w:p>
        </w:tc>
      </w:tr>
      <w:tr w:rsidR="00E70EE0" w14:paraId="132190CB" w14:textId="3227059C" w:rsidTr="0064217D">
        <w:trPr>
          <w:ins w:id="2073" w:author="David Conklin" w:date="2020-11-10T16:53:00Z"/>
        </w:trPr>
        <w:tc>
          <w:tcPr>
            <w:tcW w:w="0" w:type="auto"/>
          </w:tcPr>
          <w:p w14:paraId="7D7B75BD" w14:textId="3586976B" w:rsidR="00E70EE0" w:rsidRDefault="00E70EE0" w:rsidP="00E70EE0">
            <w:pPr>
              <w:rPr>
                <w:ins w:id="2074" w:author="David Conklin" w:date="2020-11-10T16:53:00Z"/>
              </w:rPr>
            </w:pPr>
            <w:ins w:id="2075" w:author="David Conklin" w:date="2020-11-10T16:54:00Z">
              <w:r>
                <w:t>14159200</w:t>
              </w:r>
            </w:ins>
          </w:p>
        </w:tc>
        <w:tc>
          <w:tcPr>
            <w:tcW w:w="0" w:type="auto"/>
          </w:tcPr>
          <w:p w14:paraId="0460C4BB" w14:textId="0748305B" w:rsidR="00E70EE0" w:rsidRDefault="00E70EE0" w:rsidP="00E70EE0">
            <w:pPr>
              <w:rPr>
                <w:ins w:id="2076" w:author="David Conklin" w:date="2020-11-10T16:53:00Z"/>
              </w:rPr>
            </w:pPr>
            <w:ins w:id="2077" w:author="David Conklin" w:date="2020-11-10T16:54:00Z">
              <w:r>
                <w:t>2377303</w:t>
              </w:r>
            </w:ins>
            <w:ins w:id="2078" w:author="David Conklin" w:date="2020-11-10T16:55:00Z">
              <w:r>
                <w:t>7</w:t>
              </w:r>
            </w:ins>
          </w:p>
        </w:tc>
        <w:tc>
          <w:tcPr>
            <w:tcW w:w="0" w:type="auto"/>
          </w:tcPr>
          <w:p w14:paraId="0F67F129" w14:textId="581EED37" w:rsidR="00E70EE0" w:rsidRDefault="00E70EE0" w:rsidP="00E70EE0">
            <w:pPr>
              <w:rPr>
                <w:ins w:id="2079" w:author="David Conklin" w:date="2020-11-10T16:53:00Z"/>
              </w:rPr>
            </w:pPr>
            <w:ins w:id="2080" w:author="David Conklin" w:date="2020-11-10T16:55:00Z">
              <w:r>
                <w:t>SO FK MCKENZIE ABO</w:t>
              </w:r>
            </w:ins>
            <w:ins w:id="2081" w:author="David Conklin" w:date="2020-11-10T16:57:00Z">
              <w:r>
                <w:t>V</w:t>
              </w:r>
            </w:ins>
            <w:ins w:id="2082" w:author="David Conklin" w:date="2020-11-10T16:55:00Z">
              <w:r>
                <w:t>E COUGAR</w:t>
              </w:r>
            </w:ins>
          </w:p>
        </w:tc>
        <w:tc>
          <w:tcPr>
            <w:tcW w:w="0" w:type="auto"/>
          </w:tcPr>
          <w:p w14:paraId="219B605A" w14:textId="43B0B515" w:rsidR="00E70EE0" w:rsidRDefault="00E70EE0" w:rsidP="00E70EE0">
            <w:pPr>
              <w:rPr>
                <w:ins w:id="2083" w:author="David Conklin" w:date="2020-11-10T16:53:00Z"/>
              </w:rPr>
            </w:pPr>
            <w:ins w:id="2084" w:author="David Conklin" w:date="2020-11-10T16:57:00Z">
              <w:r>
                <w:t>%bias</w:t>
              </w:r>
            </w:ins>
          </w:p>
        </w:tc>
        <w:tc>
          <w:tcPr>
            <w:tcW w:w="0" w:type="auto"/>
          </w:tcPr>
          <w:p w14:paraId="60CC27D9" w14:textId="671F75CF" w:rsidR="00E70EE0" w:rsidRDefault="00E70EE0" w:rsidP="00E70EE0">
            <w:pPr>
              <w:rPr>
                <w:ins w:id="2085" w:author="David Conklin" w:date="2020-11-10T16:53:00Z"/>
              </w:rPr>
            </w:pPr>
            <w:ins w:id="2086" w:author="David Conklin" w:date="2020-11-10T16:58:00Z">
              <w:r>
                <w:t>13.6%</w:t>
              </w:r>
            </w:ins>
          </w:p>
        </w:tc>
        <w:tc>
          <w:tcPr>
            <w:tcW w:w="0" w:type="auto"/>
          </w:tcPr>
          <w:p w14:paraId="1E0F0D76" w14:textId="7D81BF62" w:rsidR="00E70EE0" w:rsidRDefault="00E70EE0" w:rsidP="00E70EE0">
            <w:pPr>
              <w:rPr>
                <w:ins w:id="2087" w:author="David Conklin" w:date="2020-11-10T16:54:00Z"/>
              </w:rPr>
            </w:pPr>
            <w:ins w:id="2088" w:author="David Conklin" w:date="2020-11-10T16:58:00Z">
              <w:r>
                <w:t>S</w:t>
              </w:r>
            </w:ins>
          </w:p>
        </w:tc>
      </w:tr>
      <w:tr w:rsidR="00E70EE0" w14:paraId="04236B81" w14:textId="77777777" w:rsidTr="0064217D">
        <w:trPr>
          <w:ins w:id="2089" w:author="David Conklin" w:date="2020-11-10T16:55:00Z"/>
        </w:trPr>
        <w:tc>
          <w:tcPr>
            <w:tcW w:w="0" w:type="auto"/>
          </w:tcPr>
          <w:p w14:paraId="7693C2C2" w14:textId="77777777" w:rsidR="00E70EE0" w:rsidRDefault="00E70EE0" w:rsidP="00E70EE0">
            <w:pPr>
              <w:rPr>
                <w:ins w:id="2090" w:author="David Conklin" w:date="2020-11-10T16:55:00Z"/>
              </w:rPr>
            </w:pPr>
          </w:p>
        </w:tc>
        <w:tc>
          <w:tcPr>
            <w:tcW w:w="0" w:type="auto"/>
          </w:tcPr>
          <w:p w14:paraId="1DA38DF4" w14:textId="77777777" w:rsidR="00E70EE0" w:rsidRDefault="00E70EE0" w:rsidP="00E70EE0">
            <w:pPr>
              <w:rPr>
                <w:ins w:id="2091" w:author="David Conklin" w:date="2020-11-10T16:55:00Z"/>
              </w:rPr>
            </w:pPr>
          </w:p>
        </w:tc>
        <w:tc>
          <w:tcPr>
            <w:tcW w:w="0" w:type="auto"/>
          </w:tcPr>
          <w:p w14:paraId="26899EB0" w14:textId="77777777" w:rsidR="00E70EE0" w:rsidRDefault="00E70EE0" w:rsidP="00E70EE0">
            <w:pPr>
              <w:rPr>
                <w:ins w:id="2092" w:author="David Conklin" w:date="2020-11-10T16:55:00Z"/>
              </w:rPr>
            </w:pPr>
          </w:p>
        </w:tc>
        <w:tc>
          <w:tcPr>
            <w:tcW w:w="0" w:type="auto"/>
          </w:tcPr>
          <w:p w14:paraId="08997FA3" w14:textId="2775D24F" w:rsidR="00E70EE0" w:rsidRDefault="00E70EE0" w:rsidP="00E70EE0">
            <w:pPr>
              <w:rPr>
                <w:ins w:id="2093" w:author="David Conklin" w:date="2020-11-10T16:55:00Z"/>
              </w:rPr>
            </w:pPr>
            <w:ins w:id="2094" w:author="David Conklin" w:date="2020-11-10T16:57:00Z">
              <w:r>
                <w:t>NSE</w:t>
              </w:r>
            </w:ins>
          </w:p>
        </w:tc>
        <w:tc>
          <w:tcPr>
            <w:tcW w:w="0" w:type="auto"/>
          </w:tcPr>
          <w:p w14:paraId="03C23E73" w14:textId="0211FEF1" w:rsidR="00E70EE0" w:rsidRDefault="00E70EE0" w:rsidP="00E70EE0">
            <w:pPr>
              <w:rPr>
                <w:ins w:id="2095" w:author="David Conklin" w:date="2020-11-10T16:55:00Z"/>
              </w:rPr>
            </w:pPr>
            <w:ins w:id="2096" w:author="David Conklin" w:date="2020-11-10T16:57:00Z">
              <w:r>
                <w:t>0.</w:t>
              </w:r>
            </w:ins>
            <w:ins w:id="2097" w:author="David Conklin" w:date="2020-11-10T16:58:00Z">
              <w:r>
                <w:t>60</w:t>
              </w:r>
            </w:ins>
          </w:p>
        </w:tc>
        <w:tc>
          <w:tcPr>
            <w:tcW w:w="0" w:type="auto"/>
          </w:tcPr>
          <w:p w14:paraId="4DE27806" w14:textId="233A32F5" w:rsidR="00E70EE0" w:rsidRDefault="00E70EE0" w:rsidP="00E70EE0">
            <w:pPr>
              <w:rPr>
                <w:ins w:id="2098" w:author="David Conklin" w:date="2020-11-10T16:55:00Z"/>
              </w:rPr>
            </w:pPr>
            <w:ins w:id="2099" w:author="David Conklin" w:date="2020-11-10T16:58:00Z">
              <w:r>
                <w:t>S</w:t>
              </w:r>
            </w:ins>
          </w:p>
        </w:tc>
      </w:tr>
      <w:tr w:rsidR="00E70EE0" w14:paraId="7643AE9E" w14:textId="77777777" w:rsidTr="0064217D">
        <w:trPr>
          <w:ins w:id="2100" w:author="David Conklin" w:date="2020-11-10T16:55:00Z"/>
        </w:trPr>
        <w:tc>
          <w:tcPr>
            <w:tcW w:w="0" w:type="auto"/>
          </w:tcPr>
          <w:p w14:paraId="24715091" w14:textId="77777777" w:rsidR="00E70EE0" w:rsidRDefault="00E70EE0" w:rsidP="00E70EE0">
            <w:pPr>
              <w:rPr>
                <w:ins w:id="2101" w:author="David Conklin" w:date="2020-11-10T16:55:00Z"/>
              </w:rPr>
            </w:pPr>
          </w:p>
        </w:tc>
        <w:tc>
          <w:tcPr>
            <w:tcW w:w="0" w:type="auto"/>
          </w:tcPr>
          <w:p w14:paraId="2A2C8ECA" w14:textId="77777777" w:rsidR="00E70EE0" w:rsidRDefault="00E70EE0" w:rsidP="00E70EE0">
            <w:pPr>
              <w:rPr>
                <w:ins w:id="2102" w:author="David Conklin" w:date="2020-11-10T16:55:00Z"/>
              </w:rPr>
            </w:pPr>
          </w:p>
        </w:tc>
        <w:tc>
          <w:tcPr>
            <w:tcW w:w="0" w:type="auto"/>
          </w:tcPr>
          <w:p w14:paraId="0A6EAA23" w14:textId="77777777" w:rsidR="00E70EE0" w:rsidRDefault="00E70EE0" w:rsidP="00E70EE0">
            <w:pPr>
              <w:rPr>
                <w:ins w:id="2103" w:author="David Conklin" w:date="2020-11-10T16:55:00Z"/>
              </w:rPr>
            </w:pPr>
          </w:p>
        </w:tc>
        <w:tc>
          <w:tcPr>
            <w:tcW w:w="0" w:type="auto"/>
          </w:tcPr>
          <w:p w14:paraId="5281B085" w14:textId="2575B5BE" w:rsidR="00E70EE0" w:rsidRDefault="00E70EE0" w:rsidP="00E70EE0">
            <w:pPr>
              <w:rPr>
                <w:ins w:id="2104" w:author="David Conklin" w:date="2020-11-10T16:55:00Z"/>
              </w:rPr>
            </w:pPr>
            <w:ins w:id="2105" w:author="David Conklin" w:date="2020-11-10T16:57:00Z">
              <w:r>
                <w:t>RSR</w:t>
              </w:r>
            </w:ins>
          </w:p>
        </w:tc>
        <w:tc>
          <w:tcPr>
            <w:tcW w:w="0" w:type="auto"/>
          </w:tcPr>
          <w:p w14:paraId="545DB3CF" w14:textId="6F57D986" w:rsidR="00E70EE0" w:rsidRDefault="00E70EE0" w:rsidP="00E70EE0">
            <w:pPr>
              <w:rPr>
                <w:ins w:id="2106" w:author="David Conklin" w:date="2020-11-10T16:55:00Z"/>
              </w:rPr>
            </w:pPr>
            <w:ins w:id="2107" w:author="David Conklin" w:date="2020-11-10T16:57:00Z">
              <w:r>
                <w:t>0.</w:t>
              </w:r>
            </w:ins>
            <w:ins w:id="2108" w:author="David Conklin" w:date="2020-11-10T16:58:00Z">
              <w:r>
                <w:t>59</w:t>
              </w:r>
            </w:ins>
          </w:p>
        </w:tc>
        <w:tc>
          <w:tcPr>
            <w:tcW w:w="0" w:type="auto"/>
          </w:tcPr>
          <w:p w14:paraId="29C7EFB5" w14:textId="1840DEA5" w:rsidR="00E70EE0" w:rsidRDefault="00E70EE0" w:rsidP="00E70EE0">
            <w:pPr>
              <w:rPr>
                <w:ins w:id="2109" w:author="David Conklin" w:date="2020-11-10T16:55:00Z"/>
              </w:rPr>
            </w:pPr>
            <w:ins w:id="2110" w:author="David Conklin" w:date="2020-11-10T16:57:00Z">
              <w:r>
                <w:t>G</w:t>
              </w:r>
            </w:ins>
          </w:p>
        </w:tc>
      </w:tr>
      <w:tr w:rsidR="00E70EE0" w14:paraId="7219706D" w14:textId="77777777" w:rsidTr="0064217D">
        <w:trPr>
          <w:ins w:id="2111" w:author="David Conklin" w:date="2020-11-10T16:57:00Z"/>
        </w:trPr>
        <w:tc>
          <w:tcPr>
            <w:tcW w:w="0" w:type="auto"/>
          </w:tcPr>
          <w:p w14:paraId="5701AB61" w14:textId="77777777" w:rsidR="00E70EE0" w:rsidRDefault="00E70EE0" w:rsidP="00E70EE0">
            <w:pPr>
              <w:rPr>
                <w:ins w:id="2112" w:author="David Conklin" w:date="2020-11-10T16:57:00Z"/>
              </w:rPr>
            </w:pPr>
          </w:p>
        </w:tc>
        <w:tc>
          <w:tcPr>
            <w:tcW w:w="0" w:type="auto"/>
          </w:tcPr>
          <w:p w14:paraId="76187D81" w14:textId="77777777" w:rsidR="00E70EE0" w:rsidRDefault="00E70EE0" w:rsidP="00E70EE0">
            <w:pPr>
              <w:rPr>
                <w:ins w:id="2113" w:author="David Conklin" w:date="2020-11-10T16:57:00Z"/>
              </w:rPr>
            </w:pPr>
          </w:p>
        </w:tc>
        <w:tc>
          <w:tcPr>
            <w:tcW w:w="0" w:type="auto"/>
          </w:tcPr>
          <w:p w14:paraId="2493B2D4" w14:textId="77777777" w:rsidR="00E70EE0" w:rsidRDefault="00E70EE0" w:rsidP="00E70EE0">
            <w:pPr>
              <w:rPr>
                <w:ins w:id="2114" w:author="David Conklin" w:date="2020-11-10T16:57:00Z"/>
              </w:rPr>
            </w:pPr>
          </w:p>
        </w:tc>
        <w:tc>
          <w:tcPr>
            <w:tcW w:w="0" w:type="auto"/>
          </w:tcPr>
          <w:p w14:paraId="51403752" w14:textId="1C2582DD" w:rsidR="00E70EE0" w:rsidRDefault="00E70EE0" w:rsidP="00E70EE0">
            <w:pPr>
              <w:rPr>
                <w:ins w:id="2115" w:author="David Conklin" w:date="2020-11-10T16:57:00Z"/>
              </w:rPr>
            </w:pPr>
            <w:ins w:id="2116" w:author="David Conklin" w:date="2020-11-10T16:57:00Z">
              <w:r>
                <w:t>R2</w:t>
              </w:r>
            </w:ins>
          </w:p>
        </w:tc>
        <w:tc>
          <w:tcPr>
            <w:tcW w:w="0" w:type="auto"/>
          </w:tcPr>
          <w:p w14:paraId="2797297F" w14:textId="19D6DD98" w:rsidR="00E70EE0" w:rsidRDefault="00E70EE0" w:rsidP="00E70EE0">
            <w:pPr>
              <w:rPr>
                <w:ins w:id="2117" w:author="David Conklin" w:date="2020-11-10T16:57:00Z"/>
              </w:rPr>
            </w:pPr>
            <w:ins w:id="2118" w:author="David Conklin" w:date="2020-11-10T16:57:00Z">
              <w:r>
                <w:t>0.8</w:t>
              </w:r>
            </w:ins>
            <w:ins w:id="2119" w:author="David Conklin" w:date="2020-11-10T16:58:00Z">
              <w:r>
                <w:t>7</w:t>
              </w:r>
            </w:ins>
          </w:p>
        </w:tc>
        <w:tc>
          <w:tcPr>
            <w:tcW w:w="0" w:type="auto"/>
          </w:tcPr>
          <w:p w14:paraId="6D1FA568" w14:textId="718816A2" w:rsidR="00E70EE0" w:rsidRDefault="00E70EE0" w:rsidP="00E70EE0">
            <w:pPr>
              <w:rPr>
                <w:ins w:id="2120" w:author="David Conklin" w:date="2020-11-10T16:57:00Z"/>
              </w:rPr>
            </w:pPr>
            <w:ins w:id="2121" w:author="David Conklin" w:date="2020-11-10T16:59:00Z">
              <w:r>
                <w:t>VG</w:t>
              </w:r>
            </w:ins>
          </w:p>
        </w:tc>
      </w:tr>
      <w:tr w:rsidR="00E70EE0" w14:paraId="0BDEEC7C" w14:textId="77777777" w:rsidTr="0064217D">
        <w:trPr>
          <w:ins w:id="2122" w:author="David Conklin" w:date="2020-11-10T16:55:00Z"/>
        </w:trPr>
        <w:tc>
          <w:tcPr>
            <w:tcW w:w="0" w:type="auto"/>
          </w:tcPr>
          <w:p w14:paraId="65F13272" w14:textId="0DAC9DDD" w:rsidR="00E70EE0" w:rsidRDefault="00E70EE0" w:rsidP="00E70EE0">
            <w:pPr>
              <w:rPr>
                <w:ins w:id="2123" w:author="David Conklin" w:date="2020-11-10T16:55:00Z"/>
              </w:rPr>
            </w:pPr>
            <w:ins w:id="2124" w:author="David Conklin" w:date="2020-11-10T16:55:00Z">
              <w:r>
                <w:t>14164900</w:t>
              </w:r>
            </w:ins>
          </w:p>
        </w:tc>
        <w:tc>
          <w:tcPr>
            <w:tcW w:w="0" w:type="auto"/>
          </w:tcPr>
          <w:p w14:paraId="71292158" w14:textId="0940B5D7" w:rsidR="00E70EE0" w:rsidRDefault="00E70EE0" w:rsidP="00E70EE0">
            <w:pPr>
              <w:rPr>
                <w:ins w:id="2125" w:author="David Conklin" w:date="2020-11-10T16:55:00Z"/>
              </w:rPr>
            </w:pPr>
            <w:ins w:id="2126" w:author="David Conklin" w:date="2020-11-10T16:55:00Z">
              <w:r>
                <w:t>23772751</w:t>
              </w:r>
            </w:ins>
          </w:p>
        </w:tc>
        <w:tc>
          <w:tcPr>
            <w:tcW w:w="0" w:type="auto"/>
          </w:tcPr>
          <w:p w14:paraId="51F11651" w14:textId="21B51263" w:rsidR="00E70EE0" w:rsidRDefault="00E70EE0" w:rsidP="00E70EE0">
            <w:pPr>
              <w:rPr>
                <w:ins w:id="2127" w:author="David Conklin" w:date="2020-11-10T16:55:00Z"/>
              </w:rPr>
            </w:pPr>
            <w:ins w:id="2128" w:author="David Conklin" w:date="2020-11-10T16:56:00Z">
              <w:r>
                <w:t>MCKENZIE RIVER ABV HAYDEN BR</w:t>
              </w:r>
            </w:ins>
          </w:p>
        </w:tc>
        <w:tc>
          <w:tcPr>
            <w:tcW w:w="0" w:type="auto"/>
          </w:tcPr>
          <w:p w14:paraId="28F20A41" w14:textId="3A8F165D" w:rsidR="00E70EE0" w:rsidRDefault="00E70EE0" w:rsidP="00E70EE0">
            <w:pPr>
              <w:rPr>
                <w:ins w:id="2129" w:author="David Conklin" w:date="2020-11-10T16:55:00Z"/>
              </w:rPr>
            </w:pPr>
            <w:ins w:id="2130" w:author="David Conklin" w:date="2020-11-10T16:56:00Z">
              <w:r>
                <w:t>%bias</w:t>
              </w:r>
            </w:ins>
          </w:p>
        </w:tc>
        <w:tc>
          <w:tcPr>
            <w:tcW w:w="0" w:type="auto"/>
          </w:tcPr>
          <w:p w14:paraId="68801782" w14:textId="7FF5789A" w:rsidR="00E70EE0" w:rsidRDefault="00E70EE0" w:rsidP="00E70EE0">
            <w:pPr>
              <w:rPr>
                <w:ins w:id="2131" w:author="David Conklin" w:date="2020-11-10T16:55:00Z"/>
              </w:rPr>
            </w:pPr>
            <w:ins w:id="2132" w:author="David Conklin" w:date="2020-11-10T16:56:00Z">
              <w:r>
                <w:t>-5.3%</w:t>
              </w:r>
            </w:ins>
          </w:p>
        </w:tc>
        <w:tc>
          <w:tcPr>
            <w:tcW w:w="0" w:type="auto"/>
          </w:tcPr>
          <w:p w14:paraId="1512C366" w14:textId="0720B9F0" w:rsidR="00E70EE0" w:rsidRDefault="00E70EE0" w:rsidP="00E70EE0">
            <w:pPr>
              <w:rPr>
                <w:ins w:id="2133" w:author="David Conklin" w:date="2020-11-10T16:55:00Z"/>
              </w:rPr>
            </w:pPr>
            <w:ins w:id="2134" w:author="David Conklin" w:date="2020-11-10T16:56:00Z">
              <w:r>
                <w:t>G</w:t>
              </w:r>
            </w:ins>
          </w:p>
        </w:tc>
      </w:tr>
      <w:tr w:rsidR="00E70EE0" w14:paraId="1B5FE809" w14:textId="77777777" w:rsidTr="0064217D">
        <w:trPr>
          <w:ins w:id="2135" w:author="David Conklin" w:date="2020-11-10T16:56:00Z"/>
        </w:trPr>
        <w:tc>
          <w:tcPr>
            <w:tcW w:w="0" w:type="auto"/>
          </w:tcPr>
          <w:p w14:paraId="23C9832C" w14:textId="77777777" w:rsidR="00E70EE0" w:rsidRDefault="00E70EE0" w:rsidP="00E70EE0">
            <w:pPr>
              <w:rPr>
                <w:ins w:id="2136" w:author="David Conklin" w:date="2020-11-10T16:56:00Z"/>
              </w:rPr>
            </w:pPr>
          </w:p>
        </w:tc>
        <w:tc>
          <w:tcPr>
            <w:tcW w:w="0" w:type="auto"/>
          </w:tcPr>
          <w:p w14:paraId="04B9EA8E" w14:textId="77777777" w:rsidR="00E70EE0" w:rsidRDefault="00E70EE0" w:rsidP="00E70EE0">
            <w:pPr>
              <w:rPr>
                <w:ins w:id="2137" w:author="David Conklin" w:date="2020-11-10T16:56:00Z"/>
              </w:rPr>
            </w:pPr>
          </w:p>
        </w:tc>
        <w:tc>
          <w:tcPr>
            <w:tcW w:w="0" w:type="auto"/>
          </w:tcPr>
          <w:p w14:paraId="6B680C92" w14:textId="77777777" w:rsidR="00E70EE0" w:rsidRDefault="00E70EE0" w:rsidP="00E70EE0">
            <w:pPr>
              <w:rPr>
                <w:ins w:id="2138" w:author="David Conklin" w:date="2020-11-10T16:56:00Z"/>
              </w:rPr>
            </w:pPr>
          </w:p>
        </w:tc>
        <w:tc>
          <w:tcPr>
            <w:tcW w:w="0" w:type="auto"/>
          </w:tcPr>
          <w:p w14:paraId="11B725B8" w14:textId="14EC1CB8" w:rsidR="00E70EE0" w:rsidRDefault="00E70EE0" w:rsidP="00E70EE0">
            <w:pPr>
              <w:rPr>
                <w:ins w:id="2139" w:author="David Conklin" w:date="2020-11-10T16:56:00Z"/>
              </w:rPr>
            </w:pPr>
            <w:ins w:id="2140" w:author="David Conklin" w:date="2020-11-10T16:56:00Z">
              <w:r>
                <w:t>NSE</w:t>
              </w:r>
            </w:ins>
          </w:p>
        </w:tc>
        <w:tc>
          <w:tcPr>
            <w:tcW w:w="0" w:type="auto"/>
          </w:tcPr>
          <w:p w14:paraId="3A2EADE1" w14:textId="44440382" w:rsidR="00E70EE0" w:rsidRDefault="00E70EE0" w:rsidP="00E70EE0">
            <w:pPr>
              <w:rPr>
                <w:ins w:id="2141" w:author="David Conklin" w:date="2020-11-10T16:56:00Z"/>
              </w:rPr>
            </w:pPr>
            <w:ins w:id="2142" w:author="David Conklin" w:date="2020-11-10T16:56:00Z">
              <w:r>
                <w:t>0.78</w:t>
              </w:r>
            </w:ins>
          </w:p>
        </w:tc>
        <w:tc>
          <w:tcPr>
            <w:tcW w:w="0" w:type="auto"/>
          </w:tcPr>
          <w:p w14:paraId="2BD166C2" w14:textId="157D01D8" w:rsidR="00E70EE0" w:rsidRDefault="00E70EE0" w:rsidP="00E70EE0">
            <w:pPr>
              <w:rPr>
                <w:ins w:id="2143" w:author="David Conklin" w:date="2020-11-10T16:56:00Z"/>
              </w:rPr>
            </w:pPr>
            <w:ins w:id="2144" w:author="David Conklin" w:date="2020-11-10T16:56:00Z">
              <w:r>
                <w:t>G</w:t>
              </w:r>
            </w:ins>
          </w:p>
        </w:tc>
      </w:tr>
      <w:tr w:rsidR="00E70EE0" w14:paraId="397FB880" w14:textId="77777777" w:rsidTr="0064217D">
        <w:trPr>
          <w:ins w:id="2145" w:author="David Conklin" w:date="2020-11-10T16:56:00Z"/>
        </w:trPr>
        <w:tc>
          <w:tcPr>
            <w:tcW w:w="0" w:type="auto"/>
          </w:tcPr>
          <w:p w14:paraId="4D9DE3D0" w14:textId="77777777" w:rsidR="00E70EE0" w:rsidRDefault="00E70EE0" w:rsidP="00E70EE0">
            <w:pPr>
              <w:rPr>
                <w:ins w:id="2146" w:author="David Conklin" w:date="2020-11-10T16:56:00Z"/>
              </w:rPr>
            </w:pPr>
          </w:p>
        </w:tc>
        <w:tc>
          <w:tcPr>
            <w:tcW w:w="0" w:type="auto"/>
          </w:tcPr>
          <w:p w14:paraId="3D3982B2" w14:textId="77777777" w:rsidR="00E70EE0" w:rsidRDefault="00E70EE0" w:rsidP="00E70EE0">
            <w:pPr>
              <w:rPr>
                <w:ins w:id="2147" w:author="David Conklin" w:date="2020-11-10T16:56:00Z"/>
              </w:rPr>
            </w:pPr>
          </w:p>
        </w:tc>
        <w:tc>
          <w:tcPr>
            <w:tcW w:w="0" w:type="auto"/>
          </w:tcPr>
          <w:p w14:paraId="6257C23A" w14:textId="77777777" w:rsidR="00E70EE0" w:rsidRDefault="00E70EE0" w:rsidP="00E70EE0">
            <w:pPr>
              <w:rPr>
                <w:ins w:id="2148" w:author="David Conklin" w:date="2020-11-10T16:56:00Z"/>
              </w:rPr>
            </w:pPr>
          </w:p>
        </w:tc>
        <w:tc>
          <w:tcPr>
            <w:tcW w:w="0" w:type="auto"/>
          </w:tcPr>
          <w:p w14:paraId="5BC3038F" w14:textId="77BC6E31" w:rsidR="00E70EE0" w:rsidRDefault="00E70EE0" w:rsidP="00E70EE0">
            <w:pPr>
              <w:rPr>
                <w:ins w:id="2149" w:author="David Conklin" w:date="2020-11-10T16:56:00Z"/>
              </w:rPr>
            </w:pPr>
            <w:ins w:id="2150" w:author="David Conklin" w:date="2020-11-10T16:56:00Z">
              <w:r>
                <w:t>RSR</w:t>
              </w:r>
            </w:ins>
          </w:p>
        </w:tc>
        <w:tc>
          <w:tcPr>
            <w:tcW w:w="0" w:type="auto"/>
          </w:tcPr>
          <w:p w14:paraId="636C72A4" w14:textId="05EB3FE6" w:rsidR="00E70EE0" w:rsidRDefault="00E70EE0" w:rsidP="00E70EE0">
            <w:pPr>
              <w:rPr>
                <w:ins w:id="2151" w:author="David Conklin" w:date="2020-11-10T16:56:00Z"/>
              </w:rPr>
            </w:pPr>
            <w:ins w:id="2152" w:author="David Conklin" w:date="2020-11-10T16:56:00Z">
              <w:r>
                <w:t>0.4</w:t>
              </w:r>
            </w:ins>
            <w:ins w:id="2153" w:author="David Conklin" w:date="2020-11-10T16:57:00Z">
              <w:r>
                <w:t>7</w:t>
              </w:r>
            </w:ins>
          </w:p>
        </w:tc>
        <w:tc>
          <w:tcPr>
            <w:tcW w:w="0" w:type="auto"/>
          </w:tcPr>
          <w:p w14:paraId="5276FAC8" w14:textId="287E2FFA" w:rsidR="00E70EE0" w:rsidRDefault="00E70EE0" w:rsidP="00E70EE0">
            <w:pPr>
              <w:rPr>
                <w:ins w:id="2154" w:author="David Conklin" w:date="2020-11-10T16:56:00Z"/>
              </w:rPr>
            </w:pPr>
            <w:ins w:id="2155" w:author="David Conklin" w:date="2020-11-10T16:56:00Z">
              <w:r>
                <w:t>VG</w:t>
              </w:r>
            </w:ins>
          </w:p>
        </w:tc>
      </w:tr>
      <w:tr w:rsidR="00E70EE0" w14:paraId="5326D1E3" w14:textId="77777777" w:rsidTr="0064217D">
        <w:trPr>
          <w:ins w:id="2156" w:author="David Conklin" w:date="2020-11-10T16:56:00Z"/>
        </w:trPr>
        <w:tc>
          <w:tcPr>
            <w:tcW w:w="0" w:type="auto"/>
          </w:tcPr>
          <w:p w14:paraId="5851877E" w14:textId="77777777" w:rsidR="00E70EE0" w:rsidRDefault="00E70EE0" w:rsidP="00E70EE0">
            <w:pPr>
              <w:rPr>
                <w:ins w:id="2157" w:author="David Conklin" w:date="2020-11-10T16:56:00Z"/>
              </w:rPr>
            </w:pPr>
          </w:p>
        </w:tc>
        <w:tc>
          <w:tcPr>
            <w:tcW w:w="0" w:type="auto"/>
          </w:tcPr>
          <w:p w14:paraId="4AC7E3AF" w14:textId="77777777" w:rsidR="00E70EE0" w:rsidRDefault="00E70EE0" w:rsidP="00E70EE0">
            <w:pPr>
              <w:rPr>
                <w:ins w:id="2158" w:author="David Conklin" w:date="2020-11-10T16:56:00Z"/>
              </w:rPr>
            </w:pPr>
          </w:p>
        </w:tc>
        <w:tc>
          <w:tcPr>
            <w:tcW w:w="0" w:type="auto"/>
          </w:tcPr>
          <w:p w14:paraId="71769487" w14:textId="77777777" w:rsidR="00E70EE0" w:rsidRDefault="00E70EE0" w:rsidP="00E70EE0">
            <w:pPr>
              <w:rPr>
                <w:ins w:id="2159" w:author="David Conklin" w:date="2020-11-10T16:56:00Z"/>
              </w:rPr>
            </w:pPr>
          </w:p>
        </w:tc>
        <w:tc>
          <w:tcPr>
            <w:tcW w:w="0" w:type="auto"/>
          </w:tcPr>
          <w:p w14:paraId="6D2CE4B8" w14:textId="0C03544D" w:rsidR="00E70EE0" w:rsidRDefault="00E70EE0" w:rsidP="00E70EE0">
            <w:pPr>
              <w:rPr>
                <w:ins w:id="2160" w:author="David Conklin" w:date="2020-11-10T16:56:00Z"/>
              </w:rPr>
            </w:pPr>
            <w:ins w:id="2161" w:author="David Conklin" w:date="2020-11-10T16:56:00Z">
              <w:r>
                <w:t>R2</w:t>
              </w:r>
            </w:ins>
          </w:p>
        </w:tc>
        <w:tc>
          <w:tcPr>
            <w:tcW w:w="0" w:type="auto"/>
          </w:tcPr>
          <w:p w14:paraId="6E4F536A" w14:textId="45CF179E" w:rsidR="00E70EE0" w:rsidRDefault="00E70EE0" w:rsidP="00E70EE0">
            <w:pPr>
              <w:rPr>
                <w:ins w:id="2162" w:author="David Conklin" w:date="2020-11-10T16:56:00Z"/>
              </w:rPr>
            </w:pPr>
            <w:ins w:id="2163" w:author="David Conklin" w:date="2020-11-10T16:56:00Z">
              <w:r>
                <w:t>0.</w:t>
              </w:r>
            </w:ins>
            <w:ins w:id="2164" w:author="David Conklin" w:date="2020-11-10T16:57:00Z">
              <w:r>
                <w:t>83</w:t>
              </w:r>
            </w:ins>
          </w:p>
        </w:tc>
        <w:tc>
          <w:tcPr>
            <w:tcW w:w="0" w:type="auto"/>
          </w:tcPr>
          <w:p w14:paraId="743FEAFD" w14:textId="1EC5C5FB" w:rsidR="00E70EE0" w:rsidRDefault="00E70EE0" w:rsidP="00E70EE0">
            <w:pPr>
              <w:rPr>
                <w:ins w:id="2165" w:author="David Conklin" w:date="2020-11-10T16:56:00Z"/>
              </w:rPr>
            </w:pPr>
            <w:ins w:id="2166" w:author="David Conklin" w:date="2020-11-10T16:56:00Z">
              <w:r>
                <w:t>G</w:t>
              </w:r>
            </w:ins>
          </w:p>
        </w:tc>
      </w:tr>
    </w:tbl>
    <w:p w14:paraId="3D49907E" w14:textId="49ADA59D" w:rsidR="00F81EFD" w:rsidRDefault="00F81EFD" w:rsidP="007E57E4">
      <w:pPr>
        <w:rPr>
          <w:ins w:id="2167" w:author="David Conklin" w:date="2020-11-10T17:00:00Z"/>
        </w:rPr>
      </w:pPr>
    </w:p>
    <w:p w14:paraId="25B7589F" w14:textId="65343948" w:rsidR="00E70EE0" w:rsidRDefault="00E70EE0" w:rsidP="007E57E4">
      <w:pPr>
        <w:rPr>
          <w:ins w:id="2168" w:author="David Conklin" w:date="2020-11-10T17:01:00Z"/>
        </w:rPr>
      </w:pPr>
      <w:ins w:id="2169" w:author="David Conklin" w:date="2020-11-10T17:00:00Z">
        <w:r>
          <w:t>Temperature sensor loca</w:t>
        </w:r>
      </w:ins>
      <w:ins w:id="2170"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2171" w:author="David Conklin" w:date="2020-11-10T17:18:00Z"/>
        </w:trPr>
        <w:tc>
          <w:tcPr>
            <w:tcW w:w="0" w:type="auto"/>
          </w:tcPr>
          <w:p w14:paraId="307F270A" w14:textId="24FDD930" w:rsidR="00257E8F" w:rsidRDefault="00257E8F" w:rsidP="007E57E4">
            <w:pPr>
              <w:rPr>
                <w:ins w:id="2172" w:author="David Conklin" w:date="2020-11-10T17:18:00Z"/>
              </w:rPr>
            </w:pPr>
            <w:ins w:id="2173" w:author="David Conklin" w:date="2020-11-10T17:18:00Z">
              <w:r>
                <w:t>gage</w:t>
              </w:r>
            </w:ins>
          </w:p>
        </w:tc>
        <w:tc>
          <w:tcPr>
            <w:tcW w:w="0" w:type="auto"/>
          </w:tcPr>
          <w:p w14:paraId="19097198" w14:textId="36D4552A" w:rsidR="00257E8F" w:rsidRDefault="00257E8F" w:rsidP="007E57E4">
            <w:pPr>
              <w:rPr>
                <w:ins w:id="2174" w:author="David Conklin" w:date="2020-11-10T17:18:00Z"/>
              </w:rPr>
            </w:pPr>
            <w:ins w:id="2175" w:author="David Conklin" w:date="2020-11-10T17:18:00Z">
              <w:r>
                <w:t>COMID</w:t>
              </w:r>
            </w:ins>
          </w:p>
        </w:tc>
        <w:tc>
          <w:tcPr>
            <w:tcW w:w="0" w:type="auto"/>
          </w:tcPr>
          <w:p w14:paraId="1A578839" w14:textId="3FC923B7" w:rsidR="00257E8F" w:rsidRDefault="00257E8F" w:rsidP="007E57E4">
            <w:pPr>
              <w:rPr>
                <w:ins w:id="2176" w:author="David Conklin" w:date="2020-11-10T17:18:00Z"/>
              </w:rPr>
            </w:pPr>
            <w:ins w:id="2177" w:author="David Conklin" w:date="2020-11-10T17:19:00Z">
              <w:r>
                <w:t>location</w:t>
              </w:r>
            </w:ins>
          </w:p>
        </w:tc>
      </w:tr>
      <w:tr w:rsidR="00257E8F" w14:paraId="239C847A" w14:textId="77777777" w:rsidTr="00257E8F">
        <w:trPr>
          <w:ins w:id="2178" w:author="David Conklin" w:date="2020-11-10T17:18:00Z"/>
        </w:trPr>
        <w:tc>
          <w:tcPr>
            <w:tcW w:w="0" w:type="auto"/>
          </w:tcPr>
          <w:p w14:paraId="0708989B" w14:textId="11122C66" w:rsidR="00257E8F" w:rsidRDefault="00257E8F" w:rsidP="007E57E4">
            <w:pPr>
              <w:rPr>
                <w:ins w:id="2179" w:author="David Conklin" w:date="2020-11-10T17:18:00Z"/>
              </w:rPr>
            </w:pPr>
            <w:ins w:id="2180" w:author="David Conklin" w:date="2020-11-10T17:19:00Z">
              <w:r>
                <w:t>14159500</w:t>
              </w:r>
            </w:ins>
          </w:p>
        </w:tc>
        <w:tc>
          <w:tcPr>
            <w:tcW w:w="0" w:type="auto"/>
          </w:tcPr>
          <w:p w14:paraId="6FD32123" w14:textId="1E0A6327" w:rsidR="00257E8F" w:rsidRDefault="00257E8F" w:rsidP="007E57E4">
            <w:pPr>
              <w:rPr>
                <w:ins w:id="2181" w:author="David Conklin" w:date="2020-11-10T17:18:00Z"/>
              </w:rPr>
            </w:pPr>
            <w:ins w:id="2182" w:author="David Conklin" w:date="2020-11-10T17:19:00Z">
              <w:r>
                <w:t>23773009</w:t>
              </w:r>
            </w:ins>
          </w:p>
        </w:tc>
        <w:tc>
          <w:tcPr>
            <w:tcW w:w="0" w:type="auto"/>
          </w:tcPr>
          <w:p w14:paraId="11AB40B5" w14:textId="71796B4F" w:rsidR="00257E8F" w:rsidRDefault="00257E8F" w:rsidP="007E57E4">
            <w:pPr>
              <w:rPr>
                <w:ins w:id="2183" w:author="David Conklin" w:date="2020-11-10T17:18:00Z"/>
              </w:rPr>
            </w:pPr>
            <w:ins w:id="2184" w:author="David Conklin" w:date="2020-11-10T17:20:00Z">
              <w:r>
                <w:t>SOUTH FORK MCKENZIE RIVER NEAR RAINBOW</w:t>
              </w:r>
            </w:ins>
          </w:p>
        </w:tc>
      </w:tr>
      <w:tr w:rsidR="00257E8F" w14:paraId="3377929B" w14:textId="77777777" w:rsidTr="00257E8F">
        <w:trPr>
          <w:ins w:id="2185" w:author="David Conklin" w:date="2020-11-10T17:20:00Z"/>
        </w:trPr>
        <w:tc>
          <w:tcPr>
            <w:tcW w:w="0" w:type="auto"/>
          </w:tcPr>
          <w:p w14:paraId="32874625" w14:textId="5948C6DD" w:rsidR="00257E8F" w:rsidRDefault="00257E8F" w:rsidP="007E57E4">
            <w:pPr>
              <w:rPr>
                <w:ins w:id="2186" w:author="David Conklin" w:date="2020-11-10T17:20:00Z"/>
              </w:rPr>
            </w:pPr>
            <w:ins w:id="2187" w:author="David Conklin" w:date="2020-11-10T17:20:00Z">
              <w:r>
                <w:t>14161100</w:t>
              </w:r>
            </w:ins>
          </w:p>
        </w:tc>
        <w:tc>
          <w:tcPr>
            <w:tcW w:w="0" w:type="auto"/>
          </w:tcPr>
          <w:p w14:paraId="0A9ACDAA" w14:textId="5831A369" w:rsidR="00257E8F" w:rsidRDefault="00257E8F" w:rsidP="007E57E4">
            <w:pPr>
              <w:rPr>
                <w:ins w:id="2188" w:author="David Conklin" w:date="2020-11-10T17:20:00Z"/>
              </w:rPr>
            </w:pPr>
            <w:ins w:id="2189" w:author="David Conklin" w:date="2020-11-10T17:20:00Z">
              <w:r>
                <w:t>237734</w:t>
              </w:r>
            </w:ins>
            <w:ins w:id="2190" w:author="David Conklin" w:date="2020-11-10T17:21:00Z">
              <w:r>
                <w:t>29</w:t>
              </w:r>
            </w:ins>
          </w:p>
        </w:tc>
        <w:tc>
          <w:tcPr>
            <w:tcW w:w="0" w:type="auto"/>
          </w:tcPr>
          <w:p w14:paraId="6FD0AC86" w14:textId="7AA715B3" w:rsidR="00257E8F" w:rsidRDefault="00257E8F" w:rsidP="007E57E4">
            <w:pPr>
              <w:rPr>
                <w:ins w:id="2191" w:author="David Conklin" w:date="2020-11-10T17:20:00Z"/>
              </w:rPr>
            </w:pPr>
            <w:ins w:id="2192" w:author="David Conklin" w:date="2020-11-10T17:20:00Z">
              <w:r>
                <w:t>BLUE RIVER BELOW TIDBITS CR</w:t>
              </w:r>
            </w:ins>
            <w:ins w:id="2193" w:author="David Conklin" w:date="2020-11-10T17:21:00Z">
              <w:r>
                <w:t>EEK</w:t>
              </w:r>
            </w:ins>
          </w:p>
        </w:tc>
      </w:tr>
      <w:tr w:rsidR="00257E8F" w14:paraId="5F28D6FF" w14:textId="77777777" w:rsidTr="00257E8F">
        <w:trPr>
          <w:ins w:id="2194" w:author="David Conklin" w:date="2020-11-10T17:21:00Z"/>
        </w:trPr>
        <w:tc>
          <w:tcPr>
            <w:tcW w:w="0" w:type="auto"/>
          </w:tcPr>
          <w:p w14:paraId="4C00307E" w14:textId="50AE2CA5" w:rsidR="00257E8F" w:rsidRDefault="00257E8F" w:rsidP="007E57E4">
            <w:pPr>
              <w:rPr>
                <w:ins w:id="2195" w:author="David Conklin" w:date="2020-11-10T17:21:00Z"/>
              </w:rPr>
            </w:pPr>
            <w:ins w:id="2196" w:author="David Conklin" w:date="2020-11-10T17:21:00Z">
              <w:r>
                <w:t>14162200</w:t>
              </w:r>
            </w:ins>
          </w:p>
        </w:tc>
        <w:tc>
          <w:tcPr>
            <w:tcW w:w="0" w:type="auto"/>
          </w:tcPr>
          <w:p w14:paraId="3E513CD9" w14:textId="492288C1" w:rsidR="00257E8F" w:rsidRDefault="00257E8F" w:rsidP="007E57E4">
            <w:pPr>
              <w:rPr>
                <w:ins w:id="2197" w:author="David Conklin" w:date="2020-11-10T17:21:00Z"/>
              </w:rPr>
            </w:pPr>
            <w:ins w:id="2198" w:author="David Conklin" w:date="2020-11-10T17:21:00Z">
              <w:r>
                <w:t>23773405</w:t>
              </w:r>
            </w:ins>
          </w:p>
        </w:tc>
        <w:tc>
          <w:tcPr>
            <w:tcW w:w="0" w:type="auto"/>
          </w:tcPr>
          <w:p w14:paraId="4D9819F6" w14:textId="39901D7A" w:rsidR="00257E8F" w:rsidRDefault="00257E8F" w:rsidP="007E57E4">
            <w:pPr>
              <w:rPr>
                <w:ins w:id="2199" w:author="David Conklin" w:date="2020-11-10T17:21:00Z"/>
              </w:rPr>
            </w:pPr>
            <w:ins w:id="2200" w:author="David Conklin" w:date="2020-11-10T17:21:00Z">
              <w:r>
                <w:t>BLUE RIVER AT BLUE RIVER</w:t>
              </w:r>
            </w:ins>
          </w:p>
        </w:tc>
      </w:tr>
      <w:tr w:rsidR="00257E8F" w14:paraId="7549FD54" w14:textId="77777777" w:rsidTr="00257E8F">
        <w:trPr>
          <w:ins w:id="2201" w:author="David Conklin" w:date="2020-11-10T17:21:00Z"/>
        </w:trPr>
        <w:tc>
          <w:tcPr>
            <w:tcW w:w="0" w:type="auto"/>
          </w:tcPr>
          <w:p w14:paraId="600243E1" w14:textId="34826399" w:rsidR="00257E8F" w:rsidRDefault="00257E8F" w:rsidP="007E57E4">
            <w:pPr>
              <w:rPr>
                <w:ins w:id="2202" w:author="David Conklin" w:date="2020-11-10T17:21:00Z"/>
              </w:rPr>
            </w:pPr>
            <w:ins w:id="2203" w:author="David Conklin" w:date="2020-11-10T17:21:00Z">
              <w:r>
                <w:t>14162500</w:t>
              </w:r>
            </w:ins>
          </w:p>
        </w:tc>
        <w:tc>
          <w:tcPr>
            <w:tcW w:w="0" w:type="auto"/>
          </w:tcPr>
          <w:p w14:paraId="51F2F35E" w14:textId="02F16FA5" w:rsidR="00257E8F" w:rsidRDefault="00257E8F" w:rsidP="007E57E4">
            <w:pPr>
              <w:rPr>
                <w:ins w:id="2204" w:author="David Conklin" w:date="2020-11-10T17:21:00Z"/>
              </w:rPr>
            </w:pPr>
            <w:ins w:id="2205" w:author="David Conklin" w:date="2020-11-10T17:22:00Z">
              <w:r>
                <w:t>23772909</w:t>
              </w:r>
            </w:ins>
          </w:p>
        </w:tc>
        <w:tc>
          <w:tcPr>
            <w:tcW w:w="0" w:type="auto"/>
          </w:tcPr>
          <w:p w14:paraId="706F34D0" w14:textId="6AC08E84" w:rsidR="00257E8F" w:rsidRDefault="00257E8F" w:rsidP="007E57E4">
            <w:pPr>
              <w:rPr>
                <w:ins w:id="2206" w:author="David Conklin" w:date="2020-11-10T17:21:00Z"/>
              </w:rPr>
            </w:pPr>
            <w:ins w:id="2207" w:author="David Conklin" w:date="2020-11-10T17:22:00Z">
              <w:r>
                <w:t>MCKENZIE RIVER NEAR VIDA</w:t>
              </w:r>
            </w:ins>
          </w:p>
        </w:tc>
      </w:tr>
    </w:tbl>
    <w:p w14:paraId="1F8675B2" w14:textId="77777777" w:rsidR="00E70EE0" w:rsidRDefault="00E70EE0" w:rsidP="007E57E4">
      <w:pPr>
        <w:rPr>
          <w:ins w:id="2208" w:author="David Conklin" w:date="2020-11-10T16:46:00Z"/>
        </w:rPr>
      </w:pPr>
    </w:p>
    <w:p w14:paraId="05DF6212" w14:textId="3895B969" w:rsidR="002E7078" w:rsidRDefault="00257E8F" w:rsidP="007E57E4">
      <w:pPr>
        <w:rPr>
          <w:ins w:id="2209" w:author="David Conklin" w:date="2020-11-10T17:48:00Z"/>
        </w:rPr>
      </w:pPr>
      <w:ins w:id="2210" w:author="David Conklin" w:date="2020-11-10T17:28:00Z">
        <w:r>
          <w:t xml:space="preserve">As of 11/10/20, two </w:t>
        </w:r>
      </w:ins>
      <w:ins w:id="2211" w:author="David Conklin" w:date="2020-11-10T17:30:00Z">
        <w:r w:rsidR="00AB31D0">
          <w:t xml:space="preserve">types of </w:t>
        </w:r>
      </w:ins>
      <w:ins w:id="2212" w:author="David Conklin" w:date="2020-11-10T17:28:00Z">
        <w:r>
          <w:t xml:space="preserve">“tuning knobs” have been used to </w:t>
        </w:r>
        <w:r w:rsidR="00AB31D0">
          <w:t>improve CW3</w:t>
        </w:r>
      </w:ins>
      <w:ins w:id="2213" w:author="David Conklin" w:date="2020-11-10T17:29:00Z">
        <w:r w:rsidR="00AB31D0">
          <w:t xml:space="preserve">M’s simulation skill for flows in the McKenzie basin: the placement and flow rates of the </w:t>
        </w:r>
      </w:ins>
      <w:ins w:id="2214" w:author="David Conklin" w:date="2020-11-10T17:31:00Z">
        <w:r w:rsidR="00AB31D0">
          <w:t>springs, and the ET_MULT parameter in the HBV.csv parameter set used by the HBV precipitation-</w:t>
        </w:r>
      </w:ins>
      <w:ins w:id="2215" w:author="David Conklin" w:date="2020-11-10T17:32:00Z">
        <w:r w:rsidR="00AB31D0">
          <w:t>runoff submodel.</w:t>
        </w:r>
      </w:ins>
      <w:ins w:id="2216" w:author="David Conklin" w:date="2020-11-10T17:33:00Z">
        <w:r w:rsidR="00AB31D0">
          <w:t xml:space="preserve">  Spring flows are represented as</w:t>
        </w:r>
      </w:ins>
      <w:ins w:id="2217" w:author="David Conklin" w:date="2020-11-10T17:34:00Z">
        <w:r w:rsidR="00AB31D0">
          <w:t xml:space="preserve"> constant – the same amount of water is added at the same temperature every day of the year, there </w:t>
        </w:r>
      </w:ins>
      <w:ins w:id="2218" w:author="David Conklin" w:date="2020-11-10T17:35:00Z">
        <w:r w:rsidR="00AB31D0">
          <w:t>is no seasonal variation.  The ET_</w:t>
        </w:r>
      </w:ins>
      <w:ins w:id="2219" w:author="David Conklin" w:date="2020-11-10T17:36:00Z">
        <w:r w:rsidR="00AB31D0">
          <w:t>MULT parameter was originally added to HBV.csv</w:t>
        </w:r>
      </w:ins>
      <w:ins w:id="2220" w:author="David Conklin" w:date="2020-11-10T17:37:00Z">
        <w:r w:rsidR="00AB31D0">
          <w:t xml:space="preserve"> as a multiplier on evapotranspiration </w:t>
        </w:r>
      </w:ins>
      <w:ins w:id="2221" w:author="David Conklin" w:date="2020-11-10T17:36:00Z">
        <w:r w:rsidR="00AB31D0">
          <w:t xml:space="preserve"> to ac</w:t>
        </w:r>
      </w:ins>
      <w:ins w:id="2222" w:author="David Conklin" w:date="2020-11-10T17:37:00Z">
        <w:r w:rsidR="00AB31D0">
          <w:t xml:space="preserve">count for the fact that the average leaf area is </w:t>
        </w:r>
      </w:ins>
      <w:ins w:id="2223" w:author="David Conklin" w:date="2020-11-10T17:38:00Z">
        <w:r w:rsidR="00AB31D0">
          <w:t>poorly known in the</w:t>
        </w:r>
        <w:r w:rsidR="002E7078">
          <w:t xml:space="preserve"> forested uplands</w:t>
        </w:r>
      </w:ins>
      <w:ins w:id="2224" w:author="David Conklin" w:date="2020-11-10T17:40:00Z">
        <w:r w:rsidR="002E7078">
          <w:t xml:space="preserve">. </w:t>
        </w:r>
      </w:ins>
      <w:ins w:id="2225" w:author="David Conklin" w:date="2020-11-10T17:41:00Z">
        <w:r w:rsidR="002E7078">
          <w:t>Real and simulated e</w:t>
        </w:r>
      </w:ins>
      <w:ins w:id="2226" w:author="David Conklin" w:date="2020-11-10T17:40:00Z">
        <w:r w:rsidR="002E7078">
          <w:t>vapotransp</w:t>
        </w:r>
      </w:ins>
      <w:ins w:id="2227" w:author="David Conklin" w:date="2020-11-10T17:41:00Z">
        <w:r w:rsidR="002E7078">
          <w:t>iration varies seasonally, so adjustments to ET</w:t>
        </w:r>
      </w:ins>
      <w:ins w:id="2228" w:author="David Conklin" w:date="2020-11-10T17:42:00Z">
        <w:r w:rsidR="002E7078">
          <w:t>_MULT affect the seasonal pattern of flows as well as their annual averages.</w:t>
        </w:r>
      </w:ins>
    </w:p>
    <w:p w14:paraId="2B5F8E61" w14:textId="77777777" w:rsidR="00B47F76" w:rsidRDefault="00B47F76" w:rsidP="00535731">
      <w:pPr>
        <w:pStyle w:val="Heading2"/>
        <w:rPr>
          <w:ins w:id="2229" w:author="David Conklin" w:date="2020-11-11T06:43:00Z"/>
        </w:rPr>
      </w:pPr>
    </w:p>
    <w:p w14:paraId="321228FE" w14:textId="7787AF5E" w:rsidR="00535731" w:rsidRDefault="00535731" w:rsidP="00535731">
      <w:pPr>
        <w:pStyle w:val="Heading2"/>
        <w:rPr>
          <w:ins w:id="2230" w:author="David Conklin" w:date="2020-11-11T04:46:00Z"/>
        </w:rPr>
      </w:pPr>
      <w:bookmarkStart w:id="2231" w:name="_Toc56764291"/>
      <w:ins w:id="2232" w:author="David Conklin" w:date="2020-11-11T04:46:00Z">
        <w:r>
          <w:t>Analysis of calibration and skill</w:t>
        </w:r>
        <w:bookmarkEnd w:id="2231"/>
        <w:r>
          <w:t xml:space="preserve"> </w:t>
        </w:r>
      </w:ins>
    </w:p>
    <w:p w14:paraId="57E1DBA4" w14:textId="04DEAE5F" w:rsidR="00535731" w:rsidRDefault="00535731" w:rsidP="00535731">
      <w:pPr>
        <w:rPr>
          <w:ins w:id="2233" w:author="David Conklin" w:date="2020-11-11T04:56:00Z"/>
        </w:rPr>
      </w:pPr>
      <w:ins w:id="2234" w:author="David Conklin" w:date="2020-11-11T04:48:00Z">
        <w:r>
          <w:t>As of 11/11/20, s</w:t>
        </w:r>
      </w:ins>
      <w:ins w:id="2235" w:author="David Conklin" w:date="2020-11-11T04:47:00Z">
        <w:r>
          <w:t>ix</w:t>
        </w:r>
      </w:ins>
      <w:ins w:id="2236" w:author="David Conklin" w:date="2020-11-11T04:48:00Z">
        <w:r>
          <w:t xml:space="preserve"> flow gage locations and 4 temperature sensor locations</w:t>
        </w:r>
      </w:ins>
      <w:ins w:id="2237" w:author="David Conklin" w:date="2020-11-11T04:49:00Z">
        <w:r>
          <w:t xml:space="preserve"> have unsatisfactory skill grades.  Two of the flow locations are downstream of d</w:t>
        </w:r>
      </w:ins>
      <w:ins w:id="2238" w:author="David Conklin" w:date="2020-11-11T04:50:00Z">
        <w:r>
          <w:t xml:space="preserve">ams; the </w:t>
        </w:r>
        <w:r w:rsidR="003F363E">
          <w:t>poor skill is presumably a result of poor representation of the dam operations.  That is almo</w:t>
        </w:r>
      </w:ins>
      <w:ins w:id="2239" w:author="David Conklin" w:date="2020-11-11T04:51:00Z">
        <w:r w:rsidR="003F363E">
          <w:t xml:space="preserve">st certainly the case at reach 23773359 below Trail Bridge dam, since </w:t>
        </w:r>
      </w:ins>
      <w:ins w:id="2240" w:author="David Conklin" w:date="2020-11-11T04:52:00Z">
        <w:r w:rsidR="003F363E">
          <w:t>the Trail Bridge dam is not represented in the model at all.</w:t>
        </w:r>
      </w:ins>
      <w:ins w:id="2241" w:author="David Conklin" w:date="2020-11-11T04:48:00Z">
        <w:r>
          <w:t xml:space="preserve"> </w:t>
        </w:r>
      </w:ins>
      <w:ins w:id="2242" w:author="David Conklin" w:date="2020-11-11T04:52:00Z">
        <w:r w:rsidR="003F363E">
          <w:t xml:space="preserve"> Reach 23773009</w:t>
        </w:r>
      </w:ins>
      <w:ins w:id="2243" w:author="David Conklin" w:date="2020-11-11T04:53:00Z">
        <w:r w:rsidR="003F363E">
          <w:t xml:space="preserve"> on the South Fork near Rainbow is downstream of the Cougar dam.  Cougar, one of the USACE Willamette </w:t>
        </w:r>
      </w:ins>
      <w:ins w:id="2244" w:author="David Conklin" w:date="2020-11-11T04:54:00Z">
        <w:r w:rsidR="003F363E">
          <w:t>Project dams, is represented explicitly in the model, using operating curves c. 2010.</w:t>
        </w:r>
      </w:ins>
      <w:ins w:id="2245" w:author="David Conklin" w:date="2020-11-11T04:55:00Z">
        <w:r w:rsidR="003F363E">
          <w:t xml:space="preserve">  Further analysis, and updating the Cougar operating curves, </w:t>
        </w:r>
      </w:ins>
      <w:ins w:id="2246" w:author="David Conklin" w:date="2020-11-11T04:56:00Z">
        <w:r w:rsidR="003F363E">
          <w:t>may allow us to improve the skill at that location.</w:t>
        </w:r>
      </w:ins>
    </w:p>
    <w:p w14:paraId="6DD41520" w14:textId="7C3B69AD" w:rsidR="003F363E" w:rsidRDefault="003F363E" w:rsidP="00535731">
      <w:pPr>
        <w:rPr>
          <w:ins w:id="2247" w:author="David Conklin" w:date="2020-11-11T04:56:00Z"/>
        </w:rPr>
      </w:pPr>
    </w:p>
    <w:p w14:paraId="0E521833" w14:textId="381C3E79" w:rsidR="003F363E" w:rsidRDefault="003F363E" w:rsidP="00535731">
      <w:pPr>
        <w:rPr>
          <w:ins w:id="2248" w:author="David Conklin" w:date="2020-11-11T05:02:00Z"/>
        </w:rPr>
      </w:pPr>
      <w:ins w:id="2249" w:author="David Conklin" w:date="2020-11-11T04:58:00Z">
        <w:r>
          <w:t xml:space="preserve">Two more of flow locations with unsatisfactory skill </w:t>
        </w:r>
      </w:ins>
      <w:ins w:id="2250" w:author="David Conklin" w:date="2020-11-11T04:59:00Z">
        <w:r>
          <w:t xml:space="preserve">(reaches 23772857 and 23772801) are affected by the </w:t>
        </w:r>
      </w:ins>
      <w:proofErr w:type="spellStart"/>
      <w:ins w:id="2251" w:author="David Conklin" w:date="2020-11-11T05:00:00Z">
        <w:r>
          <w:t>Leaburg</w:t>
        </w:r>
        <w:proofErr w:type="spellEnd"/>
        <w:r>
          <w:t xml:space="preserve"> and Walterville </w:t>
        </w:r>
        <w:r w:rsidR="005271A6">
          <w:t>canals, which divert water from the river to produce hydroelectric power, and re</w:t>
        </w:r>
      </w:ins>
      <w:ins w:id="2252" w:author="David Conklin" w:date="2020-11-11T05:01:00Z">
        <w:r w:rsidR="005271A6">
          <w:t>turn it further downstream.  CW3M does not include a representation of the canals.</w:t>
        </w:r>
      </w:ins>
    </w:p>
    <w:p w14:paraId="2E956D31" w14:textId="358AC459" w:rsidR="005271A6" w:rsidRDefault="005271A6" w:rsidP="00535731">
      <w:pPr>
        <w:rPr>
          <w:ins w:id="2253" w:author="David Conklin" w:date="2020-11-11T05:02:00Z"/>
        </w:rPr>
      </w:pPr>
    </w:p>
    <w:p w14:paraId="279B521D" w14:textId="1CF46646" w:rsidR="005271A6" w:rsidRDefault="005271A6" w:rsidP="00535731">
      <w:pPr>
        <w:rPr>
          <w:ins w:id="2254" w:author="David Conklin" w:date="2020-11-11T05:09:00Z"/>
        </w:rPr>
      </w:pPr>
      <w:ins w:id="2255" w:author="David Conklin" w:date="2020-11-11T05:02:00Z">
        <w:r>
          <w:t xml:space="preserve">Low simulation skill for </w:t>
        </w:r>
      </w:ins>
      <w:ins w:id="2256" w:author="David Conklin" w:date="2020-11-11T05:04:00Z">
        <w:r>
          <w:t>Cedar Creek at Springfield (reach 23774369</w:t>
        </w:r>
      </w:ins>
      <w:ins w:id="2257" w:author="David Conklin" w:date="2020-11-11T05:05:00Z">
        <w:r>
          <w:t>, average gaged flow 0.78 cms for 2010-18) may be due to ur</w:t>
        </w:r>
      </w:ins>
      <w:ins w:id="2258" w:author="David Conklin" w:date="2020-11-11T05:06:00Z">
        <w:r>
          <w:t>banization of its drainage area.</w:t>
        </w:r>
      </w:ins>
      <w:ins w:id="2259" w:author="David Conklin" w:date="2020-11-11T05:07:00Z">
        <w:r>
          <w:t xml:space="preserve">  Further analysis could lead to improvements, but </w:t>
        </w:r>
      </w:ins>
      <w:ins w:id="2260" w:author="David Conklin" w:date="2020-11-11T05:08:00Z">
        <w:r>
          <w:t xml:space="preserve">the creek contributes less than 1% of the basin discharge, so </w:t>
        </w:r>
      </w:ins>
      <w:ins w:id="2261" w:author="David Conklin" w:date="2020-11-11T05:09:00Z">
        <w:r>
          <w:t>any improvements are likely to make only a small difference to the picture of the basin as a whole.</w:t>
        </w:r>
      </w:ins>
    </w:p>
    <w:p w14:paraId="67044DAA" w14:textId="2B24627A" w:rsidR="005271A6" w:rsidRDefault="005271A6" w:rsidP="00535731">
      <w:pPr>
        <w:rPr>
          <w:ins w:id="2262" w:author="David Conklin" w:date="2020-11-11T05:09:00Z"/>
        </w:rPr>
      </w:pPr>
    </w:p>
    <w:p w14:paraId="67BC7B18" w14:textId="327F27D3" w:rsidR="00767E36" w:rsidRDefault="005271A6" w:rsidP="00535731">
      <w:pPr>
        <w:rPr>
          <w:ins w:id="2263" w:author="David Conklin" w:date="2020-11-11T05:12:00Z"/>
        </w:rPr>
      </w:pPr>
      <w:ins w:id="2264" w:author="David Conklin" w:date="2020-11-11T05:09:00Z">
        <w:r>
          <w:t>Th</w:t>
        </w:r>
      </w:ins>
      <w:ins w:id="2265" w:author="David Conklin" w:date="2020-11-11T05:10:00Z">
        <w:r>
          <w:t>e sixth gage location with unsatisfactory simulation skill is</w:t>
        </w:r>
        <w:r w:rsidR="00767E36">
          <w:t xml:space="preserve"> at the outlet of Clear Lake (reach</w:t>
        </w:r>
      </w:ins>
      <w:ins w:id="2266" w:author="David Conklin" w:date="2020-11-11T05:11:00Z">
        <w:r w:rsidR="00767E36">
          <w:t xml:space="preserve"> 23773373), the actual source of the McKenzie.</w:t>
        </w:r>
      </w:ins>
      <w:ins w:id="2267" w:author="David Conklin" w:date="2020-11-11T05:14:00Z">
        <w:r w:rsidR="00767E36">
          <w:t xml:space="preserve">  The simulation accurately r</w:t>
        </w:r>
      </w:ins>
      <w:ins w:id="2268" w:author="David Conklin" w:date="2020-11-11T05:15:00Z">
        <w:r w:rsidR="00767E36">
          <w:t>eproduces</w:t>
        </w:r>
      </w:ins>
      <w:ins w:id="2269" w:author="David Conklin" w:date="2020-11-11T05:14:00Z">
        <w:r w:rsidR="00767E36">
          <w:t xml:space="preserve"> the magnitude of </w:t>
        </w:r>
        <w:r w:rsidR="00767E36">
          <w:lastRenderedPageBreak/>
          <w:t>the flows</w:t>
        </w:r>
      </w:ins>
      <w:ins w:id="2270" w:author="David Conklin" w:date="2020-11-11T05:15:00Z">
        <w:r w:rsidR="00767E36">
          <w:t xml:space="preserve"> (PBIAS 0.2%) but does poorly at </w:t>
        </w:r>
      </w:ins>
      <w:ins w:id="2271" w:author="David Conklin" w:date="2020-11-11T05:16:00Z">
        <w:r w:rsidR="00767E36">
          <w:t>reproducing the seasonal variation</w:t>
        </w:r>
      </w:ins>
      <w:ins w:id="2272" w:author="David Conklin" w:date="2020-11-11T05:23:00Z">
        <w:r w:rsidR="0027285C">
          <w:t xml:space="preserve"> (NSE 0.38, RSR 0.79, R</w:t>
        </w:r>
      </w:ins>
      <w:ins w:id="2273" w:author="David Conklin" w:date="2020-11-11T05:31:00Z">
        <w:r w:rsidR="003B76A2">
          <w:rPr>
            <w:vertAlign w:val="superscript"/>
          </w:rPr>
          <w:t>2</w:t>
        </w:r>
      </w:ins>
      <w:ins w:id="2274" w:author="David Conklin" w:date="2020-11-11T05:24:00Z">
        <w:r w:rsidR="0027285C">
          <w:t xml:space="preserve"> 0.40)</w:t>
        </w:r>
      </w:ins>
      <w:ins w:id="2275" w:author="David Conklin" w:date="2020-11-11T05:16:00Z">
        <w:r w:rsidR="00767E36">
          <w:t>.</w:t>
        </w:r>
      </w:ins>
      <w:ins w:id="2276" w:author="David Conklin" w:date="2020-11-11T05:25:00Z">
        <w:r w:rsidR="003B76A2">
          <w:t xml:space="preserve">  Improvement of skill at this location wil</w:t>
        </w:r>
      </w:ins>
      <w:ins w:id="2277" w:author="David Conklin" w:date="2020-11-11T05:26:00Z">
        <w:r w:rsidR="003B76A2">
          <w:t xml:space="preserve">l likely require identifying the </w:t>
        </w:r>
      </w:ins>
      <w:ins w:id="2278" w:author="David Conklin" w:date="2020-11-11T05:27:00Z">
        <w:r w:rsidR="003B76A2">
          <w:t xml:space="preserve">surface land </w:t>
        </w:r>
      </w:ins>
      <w:ins w:id="2279" w:author="David Conklin" w:date="2020-11-11T05:26:00Z">
        <w:r w:rsidR="003B76A2">
          <w:t>area drained by Clear Lake</w:t>
        </w:r>
      </w:ins>
      <w:ins w:id="2280" w:author="David Conklin" w:date="2020-11-11T05:27:00Z">
        <w:r w:rsidR="003B76A2">
          <w:t xml:space="preserve"> and</w:t>
        </w:r>
      </w:ins>
      <w:ins w:id="2281" w:author="David Conklin" w:date="2020-11-11T05:28:00Z">
        <w:r w:rsidR="003B76A2">
          <w:t xml:space="preserve"> </w:t>
        </w:r>
      </w:ins>
      <w:ins w:id="2282" w:author="David Conklin" w:date="2020-11-11T05:27:00Z">
        <w:r w:rsidR="003B76A2">
          <w:t xml:space="preserve">running </w:t>
        </w:r>
      </w:ins>
      <w:ins w:id="2283" w:author="David Conklin" w:date="2020-11-11T05:28:00Z">
        <w:r w:rsidR="003B76A2">
          <w:t>a</w:t>
        </w:r>
      </w:ins>
      <w:ins w:id="2284" w:author="David Conklin" w:date="2020-11-11T05:27:00Z">
        <w:r w:rsidR="003B76A2">
          <w:t xml:space="preserve"> PEST calibration</w:t>
        </w:r>
      </w:ins>
      <w:ins w:id="2285" w:author="David Conklin" w:date="2020-11-11T05:28:00Z">
        <w:r w:rsidR="003B76A2">
          <w:t xml:space="preserve"> for it, to get new values for HBV parameters</w:t>
        </w:r>
      </w:ins>
      <w:ins w:id="2286" w:author="David Conklin" w:date="2020-11-11T05:29:00Z">
        <w:r w:rsidR="003B76A2">
          <w:t xml:space="preserve">, including </w:t>
        </w:r>
      </w:ins>
      <w:ins w:id="2287" w:author="David Conklin" w:date="2020-11-11T05:30:00Z">
        <w:r w:rsidR="003B76A2">
          <w:t xml:space="preserve">ET_MULT and </w:t>
        </w:r>
      </w:ins>
      <w:ins w:id="2288" w:author="David Conklin" w:date="2020-11-11T05:29:00Z">
        <w:r w:rsidR="003B76A2">
          <w:t>the spring flow, which affect the</w:t>
        </w:r>
      </w:ins>
      <w:ins w:id="2289" w:author="David Conklin" w:date="2020-11-11T05:30:00Z">
        <w:r w:rsidR="003B76A2">
          <w:t xml:space="preserve"> reces</w:t>
        </w:r>
      </w:ins>
      <w:ins w:id="2290" w:author="David Conklin" w:date="2020-11-11T05:31:00Z">
        <w:r w:rsidR="003B76A2">
          <w:t>sion curves and seasonality.</w:t>
        </w:r>
      </w:ins>
    </w:p>
    <w:p w14:paraId="168058C4" w14:textId="35F5146D" w:rsidR="00767E36" w:rsidRDefault="00767E36" w:rsidP="00535731">
      <w:pPr>
        <w:rPr>
          <w:ins w:id="2291" w:author="David Conklin" w:date="2020-11-11T05:16:00Z"/>
        </w:rPr>
      </w:pPr>
    </w:p>
    <w:p w14:paraId="161D656E" w14:textId="3DE4F4EB" w:rsidR="00767E36" w:rsidRDefault="00767E36" w:rsidP="00535731">
      <w:pPr>
        <w:rPr>
          <w:ins w:id="2292" w:author="David Conklin" w:date="2020-11-11T06:28:00Z"/>
        </w:rPr>
      </w:pPr>
      <w:ins w:id="2293" w:author="David Conklin" w:date="2020-11-11T05:16:00Z">
        <w:r>
          <w:rPr>
            <w:noProof/>
          </w:rPr>
          <w:drawing>
            <wp:inline distT="0" distB="0" distL="0" distR="0" wp14:anchorId="651C5C62" wp14:editId="355D825B">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3949D89" w14:textId="476C5328" w:rsidR="002B6EA4" w:rsidRDefault="002B6EA4" w:rsidP="00535731">
      <w:pPr>
        <w:rPr>
          <w:ins w:id="2294" w:author="David Conklin" w:date="2020-11-11T06:28:00Z"/>
        </w:rPr>
      </w:pPr>
    </w:p>
    <w:p w14:paraId="21BEFCD3" w14:textId="09EAEAD5" w:rsidR="002B6EA4" w:rsidRDefault="002B6EA4" w:rsidP="00535731">
      <w:pPr>
        <w:rPr>
          <w:ins w:id="2295" w:author="David Conklin" w:date="2020-11-11T05:22:00Z"/>
        </w:rPr>
      </w:pPr>
      <w:ins w:id="2296" w:author="David Conklin" w:date="2020-11-11T06:28:00Z">
        <w:r>
          <w:t>As of 11/11/20, since there are still pa</w:t>
        </w:r>
      </w:ins>
      <w:ins w:id="2297" w:author="David Conklin" w:date="2020-11-11T06:29:00Z">
        <w:r>
          <w:t xml:space="preserve">rts of the CW3M stream temperature </w:t>
        </w:r>
      </w:ins>
      <w:ins w:id="2298" w:author="David Conklin" w:date="2020-11-11T06:30:00Z">
        <w:r>
          <w:t xml:space="preserve">code and data </w:t>
        </w:r>
      </w:ins>
      <w:ins w:id="2299" w:author="David Conklin" w:date="2020-11-11T06:29:00Z">
        <w:r>
          <w:t xml:space="preserve"> which are incomplete, it is a pleasant surprise that </w:t>
        </w:r>
      </w:ins>
      <w:ins w:id="2300" w:author="David Conklin" w:date="2020-11-11T06:30:00Z">
        <w:r>
          <w:t xml:space="preserve">simulated stream temperatures at 2 locations get </w:t>
        </w:r>
      </w:ins>
      <w:ins w:id="2301" w:author="David Conklin" w:date="2020-11-11T06:31:00Z">
        <w:r>
          <w:t xml:space="preserve">satisfactory or better grades, especially </w:t>
        </w:r>
      </w:ins>
      <w:ins w:id="2302" w:author="David Conklin" w:date="2020-11-11T06:32:00Z">
        <w:r>
          <w:t>at gag</w:t>
        </w:r>
      </w:ins>
      <w:ins w:id="2303" w:author="David Conklin" w:date="2020-11-11T06:33:00Z">
        <w:r>
          <w:t>e (14164900) location on McKenzie reach</w:t>
        </w:r>
      </w:ins>
      <w:ins w:id="2304" w:author="David Conklin" w:date="2020-11-11T06:31:00Z">
        <w:r>
          <w:t xml:space="preserve"> (23772751) closest to </w:t>
        </w:r>
      </w:ins>
      <w:ins w:id="2305" w:author="David Conklin" w:date="2020-11-11T06:34:00Z">
        <w:r w:rsidR="00B47F76">
          <w:t>its</w:t>
        </w:r>
      </w:ins>
      <w:ins w:id="2306" w:author="David Conklin" w:date="2020-11-11T06:32:00Z">
        <w:r>
          <w:t xml:space="preserve"> confluence with the Willamette.</w:t>
        </w:r>
      </w:ins>
      <w:ins w:id="2307" w:author="David Conklin" w:date="2020-11-11T06:34:00Z">
        <w:r w:rsidR="00B47F76">
          <w:t xml:space="preserve">  The missing piece</w:t>
        </w:r>
      </w:ins>
      <w:ins w:id="2308" w:author="David Conklin" w:date="2020-11-11T06:35:00Z">
        <w:r w:rsidR="00B47F76">
          <w:t>s of the stream temperature model include representation of shading from stream banks and vegetation, informat</w:t>
        </w:r>
      </w:ins>
      <w:ins w:id="2309" w:author="David Conklin" w:date="2020-11-11T06:36:00Z">
        <w:r w:rsidR="00B47F76">
          <w:t>ion about the temperature of runoff into the reaches and how it varies seasonally, and</w:t>
        </w:r>
      </w:ins>
      <w:ins w:id="2310" w:author="David Conklin" w:date="2020-11-11T06:37:00Z">
        <w:r w:rsidR="00B47F76">
          <w:t xml:space="preserve"> an accounting for the warming of </w:t>
        </w:r>
      </w:ins>
      <w:ins w:id="2311" w:author="David Conklin" w:date="2020-11-11T06:38:00Z">
        <w:r w:rsidR="00B47F76">
          <w:t xml:space="preserve">surface water in reservoirs in the summertime.  Currently, </w:t>
        </w:r>
      </w:ins>
      <w:ins w:id="2312" w:author="David Conklin" w:date="2020-11-11T07:03:00Z">
        <w:r w:rsidR="00FF0F24">
          <w:t>water in</w:t>
        </w:r>
      </w:ins>
      <w:ins w:id="2313" w:author="David Conklin" w:date="2020-11-11T07:04:00Z">
        <w:r w:rsidR="00FF0F24">
          <w:t xml:space="preserve"> reaches and reservoirs is initialized at 10 deg C, and runoff enters the reaches at a constant </w:t>
        </w:r>
      </w:ins>
      <w:ins w:id="2314" w:author="David Conklin" w:date="2020-11-11T07:05:00Z">
        <w:r w:rsidR="00FF0F24">
          <w:t>5 deg C year</w:t>
        </w:r>
      </w:ins>
      <w:ins w:id="2315" w:author="David Conklin" w:date="2020-11-11T07:06:00Z">
        <w:r w:rsidR="00FF0F24">
          <w:t xml:space="preserve"> </w:t>
        </w:r>
      </w:ins>
      <w:ins w:id="2316" w:author="David Conklin" w:date="2020-11-11T07:05:00Z">
        <w:r w:rsidR="00FF0F24">
          <w:t>around</w:t>
        </w:r>
      </w:ins>
      <w:ins w:id="2317" w:author="David Conklin" w:date="2020-11-11T06:40:00Z">
        <w:r w:rsidR="00B47F76">
          <w:t>.  Spring water is simulated as entering the reache</w:t>
        </w:r>
      </w:ins>
      <w:ins w:id="2318" w:author="David Conklin" w:date="2020-11-11T07:06:00Z">
        <w:r w:rsidR="00FF0F24">
          <w:t>s</w:t>
        </w:r>
      </w:ins>
      <w:ins w:id="2319" w:author="David Conklin" w:date="2020-11-11T06:40:00Z">
        <w:r w:rsidR="00B47F76">
          <w:t xml:space="preserve"> at </w:t>
        </w:r>
      </w:ins>
      <w:ins w:id="2320" w:author="David Conklin" w:date="2020-11-11T06:41:00Z">
        <w:r w:rsidR="00B47F76">
          <w:t>4.9 deg C.</w:t>
        </w:r>
      </w:ins>
    </w:p>
    <w:p w14:paraId="59FAF5A0" w14:textId="0909CBE3" w:rsidR="0027285C" w:rsidRDefault="0027285C" w:rsidP="00535731">
      <w:pPr>
        <w:rPr>
          <w:ins w:id="2321" w:author="David Conklin" w:date="2020-11-11T05:24:00Z"/>
        </w:rPr>
      </w:pPr>
    </w:p>
    <w:p w14:paraId="0BE5E201" w14:textId="77777777" w:rsidR="00B47F76" w:rsidRDefault="00B47F76" w:rsidP="00B47F76">
      <w:pPr>
        <w:rPr>
          <w:ins w:id="2322" w:author="David Conklin" w:date="2020-11-11T06:43:00Z"/>
        </w:rPr>
      </w:pPr>
    </w:p>
    <w:p w14:paraId="0D1BEDC6" w14:textId="77777777" w:rsidR="00B47F76" w:rsidRDefault="00B47F76" w:rsidP="00B47F76">
      <w:pPr>
        <w:pStyle w:val="Heading2"/>
        <w:rPr>
          <w:ins w:id="2323" w:author="David Conklin" w:date="2020-11-11T06:43:00Z"/>
        </w:rPr>
      </w:pPr>
      <w:bookmarkStart w:id="2324" w:name="_Toc56764292"/>
      <w:ins w:id="2325" w:author="David Conklin" w:date="2020-11-11T06:43:00Z">
        <w:r>
          <w:t>Simulated McKenzie basin water budget</w:t>
        </w:r>
        <w:bookmarkEnd w:id="2324"/>
      </w:ins>
    </w:p>
    <w:p w14:paraId="037D7B42" w14:textId="77777777" w:rsidR="00B47F76" w:rsidRDefault="00B47F76" w:rsidP="00B47F76">
      <w:pPr>
        <w:rPr>
          <w:ins w:id="2326" w:author="David Conklin" w:date="2020-11-11T06:43:00Z"/>
        </w:rPr>
      </w:pPr>
      <w:ins w:id="2327" w:author="David Conklin" w:date="2020-11-11T06:43:00Z">
        <w:r>
          <w:t>As of 11/10/20,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B47F76" w14:paraId="19978A84" w14:textId="77777777" w:rsidTr="006636CC">
        <w:trPr>
          <w:ins w:id="2328" w:author="David Conklin" w:date="2020-11-11T06:43:00Z"/>
        </w:trPr>
        <w:tc>
          <w:tcPr>
            <w:tcW w:w="0" w:type="auto"/>
          </w:tcPr>
          <w:p w14:paraId="7FEE3A89" w14:textId="77777777" w:rsidR="00B47F76" w:rsidRPr="00036F50" w:rsidRDefault="00B47F76" w:rsidP="006636CC">
            <w:pPr>
              <w:jc w:val="center"/>
              <w:rPr>
                <w:ins w:id="2329" w:author="David Conklin" w:date="2020-11-11T06:43:00Z"/>
                <w:b/>
                <w:bCs/>
              </w:rPr>
            </w:pPr>
            <w:ins w:id="2330" w:author="David Conklin" w:date="2020-11-11T06:43:00Z">
              <w:r w:rsidRPr="00036F50">
                <w:rPr>
                  <w:b/>
                  <w:bCs/>
                </w:rPr>
                <w:t>Inputs</w:t>
              </w:r>
            </w:ins>
          </w:p>
        </w:tc>
        <w:tc>
          <w:tcPr>
            <w:tcW w:w="0" w:type="auto"/>
          </w:tcPr>
          <w:p w14:paraId="7148965F" w14:textId="77777777" w:rsidR="00B47F76" w:rsidRDefault="00B47F76" w:rsidP="006636CC">
            <w:pPr>
              <w:rPr>
                <w:ins w:id="2331" w:author="David Conklin" w:date="2020-11-11T06:43:00Z"/>
              </w:rPr>
            </w:pPr>
            <w:ins w:id="2332" w:author="David Conklin" w:date="2020-11-11T06:43:00Z">
              <w:r>
                <w:t>annual mmH2O</w:t>
              </w:r>
            </w:ins>
          </w:p>
        </w:tc>
        <w:tc>
          <w:tcPr>
            <w:tcW w:w="0" w:type="auto"/>
          </w:tcPr>
          <w:p w14:paraId="08BDBD6A" w14:textId="77777777" w:rsidR="00B47F76" w:rsidRDefault="00B47F76" w:rsidP="006636CC">
            <w:pPr>
              <w:rPr>
                <w:ins w:id="2333" w:author="David Conklin" w:date="2020-11-11T06:43:00Z"/>
              </w:rPr>
            </w:pPr>
            <w:ins w:id="2334" w:author="David Conklin" w:date="2020-11-11T06:43:00Z">
              <w:r>
                <w:t>% of total inputs</w:t>
              </w:r>
            </w:ins>
          </w:p>
        </w:tc>
        <w:tc>
          <w:tcPr>
            <w:tcW w:w="0" w:type="auto"/>
          </w:tcPr>
          <w:p w14:paraId="72184B92" w14:textId="77777777" w:rsidR="00B47F76" w:rsidRDefault="00B47F76" w:rsidP="006636CC">
            <w:pPr>
              <w:rPr>
                <w:ins w:id="2335" w:author="David Conklin" w:date="2020-11-11T06:43:00Z"/>
              </w:rPr>
            </w:pPr>
            <w:ins w:id="2336" w:author="David Conklin" w:date="2020-11-11T06:43:00Z">
              <w:r>
                <w:t>cms</w:t>
              </w:r>
            </w:ins>
          </w:p>
        </w:tc>
        <w:tc>
          <w:tcPr>
            <w:tcW w:w="0" w:type="auto"/>
          </w:tcPr>
          <w:p w14:paraId="2918057E" w14:textId="77777777" w:rsidR="00B47F76" w:rsidRDefault="00B47F76" w:rsidP="006636CC">
            <w:pPr>
              <w:rPr>
                <w:ins w:id="2337" w:author="David Conklin" w:date="2020-11-11T06:43:00Z"/>
              </w:rPr>
            </w:pPr>
            <w:ins w:id="2338" w:author="David Conklin" w:date="2020-11-11T06:43:00Z">
              <w:r>
                <w:t>% of basin discharge</w:t>
              </w:r>
            </w:ins>
          </w:p>
        </w:tc>
      </w:tr>
      <w:tr w:rsidR="00B47F76" w14:paraId="012B4F42" w14:textId="77777777" w:rsidTr="006636CC">
        <w:trPr>
          <w:ins w:id="2339" w:author="David Conklin" w:date="2020-11-11T06:43:00Z"/>
        </w:trPr>
        <w:tc>
          <w:tcPr>
            <w:tcW w:w="0" w:type="auto"/>
          </w:tcPr>
          <w:p w14:paraId="65A9B853" w14:textId="77777777" w:rsidR="00B47F76" w:rsidRDefault="00B47F76" w:rsidP="006636CC">
            <w:pPr>
              <w:rPr>
                <w:ins w:id="2340" w:author="David Conklin" w:date="2020-11-11T06:43:00Z"/>
              </w:rPr>
            </w:pPr>
            <w:ins w:id="2341" w:author="David Conklin" w:date="2020-11-11T06:43:00Z">
              <w:r>
                <w:t>precipitation</w:t>
              </w:r>
            </w:ins>
          </w:p>
        </w:tc>
        <w:tc>
          <w:tcPr>
            <w:tcW w:w="0" w:type="auto"/>
          </w:tcPr>
          <w:p w14:paraId="3B114835" w14:textId="77777777" w:rsidR="00B47F76" w:rsidRDefault="00B47F76" w:rsidP="006636CC">
            <w:pPr>
              <w:jc w:val="right"/>
              <w:rPr>
                <w:ins w:id="2342" w:author="David Conklin" w:date="2020-11-11T06:43:00Z"/>
              </w:rPr>
            </w:pPr>
            <w:ins w:id="2343" w:author="David Conklin" w:date="2020-11-11T06:43:00Z">
              <w:r>
                <w:t>1901</w:t>
              </w:r>
            </w:ins>
          </w:p>
        </w:tc>
        <w:tc>
          <w:tcPr>
            <w:tcW w:w="0" w:type="auto"/>
          </w:tcPr>
          <w:p w14:paraId="210BDCFE" w14:textId="77777777" w:rsidR="00B47F76" w:rsidRDefault="00B47F76" w:rsidP="006636CC">
            <w:pPr>
              <w:rPr>
                <w:ins w:id="2344" w:author="David Conklin" w:date="2020-11-11T06:43:00Z"/>
              </w:rPr>
            </w:pPr>
            <w:ins w:id="2345" w:author="David Conklin" w:date="2020-11-11T06:43:00Z">
              <w:r>
                <w:t>85.7%</w:t>
              </w:r>
            </w:ins>
          </w:p>
        </w:tc>
        <w:tc>
          <w:tcPr>
            <w:tcW w:w="0" w:type="auto"/>
          </w:tcPr>
          <w:p w14:paraId="5F29B78A" w14:textId="77777777" w:rsidR="00B47F76" w:rsidRDefault="00B47F76" w:rsidP="006636CC">
            <w:pPr>
              <w:rPr>
                <w:ins w:id="2346" w:author="David Conklin" w:date="2020-11-11T06:43:00Z"/>
              </w:rPr>
            </w:pPr>
          </w:p>
        </w:tc>
        <w:tc>
          <w:tcPr>
            <w:tcW w:w="0" w:type="auto"/>
          </w:tcPr>
          <w:p w14:paraId="5E731CF8" w14:textId="77777777" w:rsidR="00B47F76" w:rsidRDefault="00B47F76" w:rsidP="006636CC">
            <w:pPr>
              <w:rPr>
                <w:ins w:id="2347" w:author="David Conklin" w:date="2020-11-11T06:43:00Z"/>
              </w:rPr>
            </w:pPr>
          </w:p>
        </w:tc>
      </w:tr>
      <w:tr w:rsidR="00B47F76" w14:paraId="323E3694" w14:textId="77777777" w:rsidTr="006636CC">
        <w:trPr>
          <w:ins w:id="2348" w:author="David Conklin" w:date="2020-11-11T06:43:00Z"/>
        </w:trPr>
        <w:tc>
          <w:tcPr>
            <w:tcW w:w="0" w:type="auto"/>
          </w:tcPr>
          <w:p w14:paraId="758C3F6F" w14:textId="77777777" w:rsidR="00B47F76" w:rsidRDefault="00B47F76" w:rsidP="006636CC">
            <w:pPr>
              <w:rPr>
                <w:ins w:id="2349" w:author="David Conklin" w:date="2020-11-11T06:43:00Z"/>
              </w:rPr>
            </w:pPr>
            <w:ins w:id="2350" w:author="David Conklin" w:date="2020-11-11T06:43:00Z">
              <w:r>
                <w:t>springs</w:t>
              </w:r>
            </w:ins>
          </w:p>
        </w:tc>
        <w:tc>
          <w:tcPr>
            <w:tcW w:w="0" w:type="auto"/>
          </w:tcPr>
          <w:p w14:paraId="206A88D4" w14:textId="77777777" w:rsidR="00B47F76" w:rsidRDefault="00B47F76" w:rsidP="006636CC">
            <w:pPr>
              <w:jc w:val="right"/>
              <w:rPr>
                <w:ins w:id="2351" w:author="David Conklin" w:date="2020-11-11T06:43:00Z"/>
              </w:rPr>
            </w:pPr>
            <w:ins w:id="2352" w:author="David Conklin" w:date="2020-11-11T06:43:00Z">
              <w:r>
                <w:t>292</w:t>
              </w:r>
            </w:ins>
          </w:p>
        </w:tc>
        <w:tc>
          <w:tcPr>
            <w:tcW w:w="0" w:type="auto"/>
          </w:tcPr>
          <w:p w14:paraId="320FE3A4" w14:textId="77777777" w:rsidR="00B47F76" w:rsidRDefault="00B47F76" w:rsidP="006636CC">
            <w:pPr>
              <w:rPr>
                <w:ins w:id="2353" w:author="David Conklin" w:date="2020-11-11T06:43:00Z"/>
              </w:rPr>
            </w:pPr>
            <w:ins w:id="2354" w:author="David Conklin" w:date="2020-11-11T06:43:00Z">
              <w:r>
                <w:t>13.2%</w:t>
              </w:r>
            </w:ins>
          </w:p>
        </w:tc>
        <w:tc>
          <w:tcPr>
            <w:tcW w:w="0" w:type="auto"/>
          </w:tcPr>
          <w:p w14:paraId="269CCE04" w14:textId="77777777" w:rsidR="00B47F76" w:rsidRDefault="00B47F76" w:rsidP="006636CC">
            <w:pPr>
              <w:rPr>
                <w:ins w:id="2355" w:author="David Conklin" w:date="2020-11-11T06:43:00Z"/>
              </w:rPr>
            </w:pPr>
            <w:ins w:id="2356" w:author="David Conklin" w:date="2020-11-11T06:43:00Z">
              <w:r>
                <w:t>30.57</w:t>
              </w:r>
            </w:ins>
          </w:p>
        </w:tc>
        <w:tc>
          <w:tcPr>
            <w:tcW w:w="0" w:type="auto"/>
          </w:tcPr>
          <w:p w14:paraId="68983536" w14:textId="77777777" w:rsidR="00B47F76" w:rsidRDefault="00B47F76" w:rsidP="006636CC">
            <w:pPr>
              <w:jc w:val="right"/>
              <w:rPr>
                <w:ins w:id="2357" w:author="David Conklin" w:date="2020-11-11T06:43:00Z"/>
              </w:rPr>
            </w:pPr>
            <w:ins w:id="2358" w:author="David Conklin" w:date="2020-11-11T06:43:00Z">
              <w:r>
                <w:t>20.4 %</w:t>
              </w:r>
            </w:ins>
          </w:p>
        </w:tc>
      </w:tr>
      <w:tr w:rsidR="00B47F76" w14:paraId="01234E2C" w14:textId="77777777" w:rsidTr="006636CC">
        <w:trPr>
          <w:ins w:id="2359" w:author="David Conklin" w:date="2020-11-11T06:43:00Z"/>
        </w:trPr>
        <w:tc>
          <w:tcPr>
            <w:tcW w:w="0" w:type="auto"/>
          </w:tcPr>
          <w:p w14:paraId="17C09D11" w14:textId="77777777" w:rsidR="00B47F76" w:rsidRDefault="00B47F76" w:rsidP="006636CC">
            <w:pPr>
              <w:rPr>
                <w:ins w:id="2360" w:author="David Conklin" w:date="2020-11-11T06:43:00Z"/>
              </w:rPr>
            </w:pPr>
            <w:ins w:id="2361" w:author="David Conklin" w:date="2020-11-11T06:43:00Z">
              <w:r>
                <w:t>wells</w:t>
              </w:r>
            </w:ins>
          </w:p>
        </w:tc>
        <w:tc>
          <w:tcPr>
            <w:tcW w:w="0" w:type="auto"/>
          </w:tcPr>
          <w:p w14:paraId="53564BB9" w14:textId="77777777" w:rsidR="00B47F76" w:rsidRDefault="00B47F76" w:rsidP="006636CC">
            <w:pPr>
              <w:jc w:val="right"/>
              <w:rPr>
                <w:ins w:id="2362" w:author="David Conklin" w:date="2020-11-11T06:43:00Z"/>
              </w:rPr>
            </w:pPr>
            <w:ins w:id="2363" w:author="David Conklin" w:date="2020-11-11T06:43:00Z">
              <w:r>
                <w:t>11</w:t>
              </w:r>
            </w:ins>
          </w:p>
        </w:tc>
        <w:tc>
          <w:tcPr>
            <w:tcW w:w="0" w:type="auto"/>
          </w:tcPr>
          <w:p w14:paraId="30A3DB0A" w14:textId="77777777" w:rsidR="00B47F76" w:rsidRDefault="00B47F76" w:rsidP="006636CC">
            <w:pPr>
              <w:rPr>
                <w:ins w:id="2364" w:author="David Conklin" w:date="2020-11-11T06:43:00Z"/>
              </w:rPr>
            </w:pPr>
            <w:ins w:id="2365" w:author="David Conklin" w:date="2020-11-11T06:43:00Z">
              <w:r>
                <w:t>0.5%</w:t>
              </w:r>
            </w:ins>
          </w:p>
        </w:tc>
        <w:tc>
          <w:tcPr>
            <w:tcW w:w="0" w:type="auto"/>
          </w:tcPr>
          <w:p w14:paraId="1916D884" w14:textId="77777777" w:rsidR="00B47F76" w:rsidRDefault="00B47F76" w:rsidP="006636CC">
            <w:pPr>
              <w:rPr>
                <w:ins w:id="2366" w:author="David Conklin" w:date="2020-11-11T06:43:00Z"/>
              </w:rPr>
            </w:pPr>
          </w:p>
        </w:tc>
        <w:tc>
          <w:tcPr>
            <w:tcW w:w="0" w:type="auto"/>
          </w:tcPr>
          <w:p w14:paraId="1C7CF72E" w14:textId="77777777" w:rsidR="00B47F76" w:rsidRDefault="00B47F76" w:rsidP="006636CC">
            <w:pPr>
              <w:rPr>
                <w:ins w:id="2367" w:author="David Conklin" w:date="2020-11-11T06:43:00Z"/>
              </w:rPr>
            </w:pPr>
          </w:p>
        </w:tc>
      </w:tr>
      <w:tr w:rsidR="00B47F76" w14:paraId="1287A064" w14:textId="77777777" w:rsidTr="006636CC">
        <w:trPr>
          <w:ins w:id="2368" w:author="David Conklin" w:date="2020-11-11T06:43:00Z"/>
        </w:trPr>
        <w:tc>
          <w:tcPr>
            <w:tcW w:w="0" w:type="auto"/>
          </w:tcPr>
          <w:p w14:paraId="427A92C6" w14:textId="77777777" w:rsidR="00B47F76" w:rsidRDefault="00B47F76" w:rsidP="006636CC">
            <w:pPr>
              <w:rPr>
                <w:ins w:id="2369" w:author="David Conklin" w:date="2020-11-11T06:43:00Z"/>
              </w:rPr>
            </w:pPr>
            <w:ins w:id="2370" w:author="David Conklin" w:date="2020-11-11T06:43:00Z">
              <w:r>
                <w:t>added by model</w:t>
              </w:r>
            </w:ins>
          </w:p>
        </w:tc>
        <w:tc>
          <w:tcPr>
            <w:tcW w:w="0" w:type="auto"/>
          </w:tcPr>
          <w:p w14:paraId="735D96E3" w14:textId="77777777" w:rsidR="00B47F76" w:rsidRDefault="00B47F76" w:rsidP="006636CC">
            <w:pPr>
              <w:jc w:val="right"/>
              <w:rPr>
                <w:ins w:id="2371" w:author="David Conklin" w:date="2020-11-11T06:43:00Z"/>
              </w:rPr>
            </w:pPr>
            <w:ins w:id="2372" w:author="David Conklin" w:date="2020-11-11T06:43:00Z">
              <w:r>
                <w:t>14</w:t>
              </w:r>
            </w:ins>
          </w:p>
        </w:tc>
        <w:tc>
          <w:tcPr>
            <w:tcW w:w="0" w:type="auto"/>
          </w:tcPr>
          <w:p w14:paraId="6872696A" w14:textId="77777777" w:rsidR="00B47F76" w:rsidRDefault="00B47F76" w:rsidP="006636CC">
            <w:pPr>
              <w:rPr>
                <w:ins w:id="2373" w:author="David Conklin" w:date="2020-11-11T06:43:00Z"/>
              </w:rPr>
            </w:pPr>
            <w:ins w:id="2374" w:author="David Conklin" w:date="2020-11-11T06:43:00Z">
              <w:r>
                <w:t>0.6%</w:t>
              </w:r>
            </w:ins>
          </w:p>
        </w:tc>
        <w:tc>
          <w:tcPr>
            <w:tcW w:w="0" w:type="auto"/>
          </w:tcPr>
          <w:p w14:paraId="0842F788" w14:textId="77777777" w:rsidR="00B47F76" w:rsidRDefault="00B47F76" w:rsidP="006636CC">
            <w:pPr>
              <w:rPr>
                <w:ins w:id="2375" w:author="David Conklin" w:date="2020-11-11T06:43:00Z"/>
              </w:rPr>
            </w:pPr>
          </w:p>
        </w:tc>
        <w:tc>
          <w:tcPr>
            <w:tcW w:w="0" w:type="auto"/>
          </w:tcPr>
          <w:p w14:paraId="0C1EBEBA" w14:textId="77777777" w:rsidR="00B47F76" w:rsidRDefault="00B47F76" w:rsidP="006636CC">
            <w:pPr>
              <w:rPr>
                <w:ins w:id="2376" w:author="David Conklin" w:date="2020-11-11T06:43:00Z"/>
              </w:rPr>
            </w:pPr>
          </w:p>
        </w:tc>
      </w:tr>
      <w:tr w:rsidR="00B47F76" w14:paraId="5BE499C1" w14:textId="77777777" w:rsidTr="006636CC">
        <w:trPr>
          <w:ins w:id="2377" w:author="David Conklin" w:date="2020-11-11T06:43:00Z"/>
        </w:trPr>
        <w:tc>
          <w:tcPr>
            <w:tcW w:w="0" w:type="auto"/>
          </w:tcPr>
          <w:p w14:paraId="7820E65B" w14:textId="77777777" w:rsidR="00B47F76" w:rsidRDefault="00B47F76" w:rsidP="006636CC">
            <w:pPr>
              <w:jc w:val="right"/>
              <w:rPr>
                <w:ins w:id="2378" w:author="David Conklin" w:date="2020-11-11T06:43:00Z"/>
              </w:rPr>
            </w:pPr>
            <w:ins w:id="2379" w:author="David Conklin" w:date="2020-11-11T06:43:00Z">
              <w:r>
                <w:t>total in</w:t>
              </w:r>
            </w:ins>
          </w:p>
        </w:tc>
        <w:tc>
          <w:tcPr>
            <w:tcW w:w="0" w:type="auto"/>
          </w:tcPr>
          <w:p w14:paraId="21321C95" w14:textId="77777777" w:rsidR="00B47F76" w:rsidRDefault="00B47F76" w:rsidP="006636CC">
            <w:pPr>
              <w:jc w:val="right"/>
              <w:rPr>
                <w:ins w:id="2380" w:author="David Conklin" w:date="2020-11-11T06:43:00Z"/>
              </w:rPr>
            </w:pPr>
            <w:ins w:id="2381" w:author="David Conklin" w:date="2020-11-11T06:43:00Z">
              <w:r>
                <w:t>2218</w:t>
              </w:r>
            </w:ins>
          </w:p>
        </w:tc>
        <w:tc>
          <w:tcPr>
            <w:tcW w:w="0" w:type="auto"/>
          </w:tcPr>
          <w:p w14:paraId="1A7F4CC8" w14:textId="77777777" w:rsidR="00B47F76" w:rsidRDefault="00B47F76" w:rsidP="006636CC">
            <w:pPr>
              <w:rPr>
                <w:ins w:id="2382" w:author="David Conklin" w:date="2020-11-11T06:43:00Z"/>
              </w:rPr>
            </w:pPr>
            <w:ins w:id="2383" w:author="David Conklin" w:date="2020-11-11T06:43:00Z">
              <w:r>
                <w:t>100.0%</w:t>
              </w:r>
            </w:ins>
          </w:p>
        </w:tc>
        <w:tc>
          <w:tcPr>
            <w:tcW w:w="0" w:type="auto"/>
          </w:tcPr>
          <w:p w14:paraId="20B16787" w14:textId="77777777" w:rsidR="00B47F76" w:rsidRDefault="00B47F76" w:rsidP="006636CC">
            <w:pPr>
              <w:rPr>
                <w:ins w:id="2384" w:author="David Conklin" w:date="2020-11-11T06:43:00Z"/>
              </w:rPr>
            </w:pPr>
          </w:p>
        </w:tc>
        <w:tc>
          <w:tcPr>
            <w:tcW w:w="0" w:type="auto"/>
          </w:tcPr>
          <w:p w14:paraId="50DD7BD6" w14:textId="77777777" w:rsidR="00B47F76" w:rsidRDefault="00B47F76" w:rsidP="006636CC">
            <w:pPr>
              <w:rPr>
                <w:ins w:id="2385" w:author="David Conklin" w:date="2020-11-11T06:43:00Z"/>
              </w:rPr>
            </w:pPr>
          </w:p>
        </w:tc>
      </w:tr>
      <w:tr w:rsidR="00B47F76" w14:paraId="2AE24F52" w14:textId="77777777" w:rsidTr="006636CC">
        <w:trPr>
          <w:ins w:id="2386" w:author="David Conklin" w:date="2020-11-11T06:43:00Z"/>
        </w:trPr>
        <w:tc>
          <w:tcPr>
            <w:tcW w:w="0" w:type="auto"/>
          </w:tcPr>
          <w:p w14:paraId="6BEB7939" w14:textId="77777777" w:rsidR="00B47F76" w:rsidRDefault="00B47F76" w:rsidP="006636CC">
            <w:pPr>
              <w:jc w:val="right"/>
              <w:rPr>
                <w:ins w:id="2387" w:author="David Conklin" w:date="2020-11-11T06:43:00Z"/>
              </w:rPr>
            </w:pPr>
          </w:p>
        </w:tc>
        <w:tc>
          <w:tcPr>
            <w:tcW w:w="0" w:type="auto"/>
          </w:tcPr>
          <w:p w14:paraId="43966011" w14:textId="77777777" w:rsidR="00B47F76" w:rsidRDefault="00B47F76" w:rsidP="006636CC">
            <w:pPr>
              <w:jc w:val="right"/>
              <w:rPr>
                <w:ins w:id="2388" w:author="David Conklin" w:date="2020-11-11T06:43:00Z"/>
              </w:rPr>
            </w:pPr>
          </w:p>
        </w:tc>
        <w:tc>
          <w:tcPr>
            <w:tcW w:w="0" w:type="auto"/>
          </w:tcPr>
          <w:p w14:paraId="7AF0366D" w14:textId="77777777" w:rsidR="00B47F76" w:rsidRDefault="00B47F76" w:rsidP="006636CC">
            <w:pPr>
              <w:rPr>
                <w:ins w:id="2389" w:author="David Conklin" w:date="2020-11-11T06:43:00Z"/>
              </w:rPr>
            </w:pPr>
          </w:p>
        </w:tc>
        <w:tc>
          <w:tcPr>
            <w:tcW w:w="0" w:type="auto"/>
          </w:tcPr>
          <w:p w14:paraId="6C64F406" w14:textId="77777777" w:rsidR="00B47F76" w:rsidRDefault="00B47F76" w:rsidP="006636CC">
            <w:pPr>
              <w:rPr>
                <w:ins w:id="2390" w:author="David Conklin" w:date="2020-11-11T06:43:00Z"/>
              </w:rPr>
            </w:pPr>
          </w:p>
        </w:tc>
        <w:tc>
          <w:tcPr>
            <w:tcW w:w="0" w:type="auto"/>
          </w:tcPr>
          <w:p w14:paraId="77F270E7" w14:textId="77777777" w:rsidR="00B47F76" w:rsidRDefault="00B47F76" w:rsidP="006636CC">
            <w:pPr>
              <w:rPr>
                <w:ins w:id="2391" w:author="David Conklin" w:date="2020-11-11T06:43:00Z"/>
              </w:rPr>
            </w:pPr>
          </w:p>
        </w:tc>
      </w:tr>
      <w:tr w:rsidR="00B47F76" w14:paraId="7F331EA6" w14:textId="77777777" w:rsidTr="006636CC">
        <w:trPr>
          <w:ins w:id="2392" w:author="David Conklin" w:date="2020-11-11T06:43:00Z"/>
        </w:trPr>
        <w:tc>
          <w:tcPr>
            <w:tcW w:w="0" w:type="auto"/>
          </w:tcPr>
          <w:p w14:paraId="4709CAF0" w14:textId="77777777" w:rsidR="00B47F76" w:rsidRPr="00036F50" w:rsidRDefault="00B47F76" w:rsidP="006636CC">
            <w:pPr>
              <w:jc w:val="center"/>
              <w:rPr>
                <w:ins w:id="2393" w:author="David Conklin" w:date="2020-11-11T06:43:00Z"/>
                <w:b/>
                <w:bCs/>
              </w:rPr>
            </w:pPr>
            <w:ins w:id="2394" w:author="David Conklin" w:date="2020-11-11T06:43:00Z">
              <w:r w:rsidRPr="00036F50">
                <w:rPr>
                  <w:b/>
                  <w:bCs/>
                </w:rPr>
                <w:t>Outputs</w:t>
              </w:r>
            </w:ins>
          </w:p>
        </w:tc>
        <w:tc>
          <w:tcPr>
            <w:tcW w:w="0" w:type="auto"/>
          </w:tcPr>
          <w:p w14:paraId="5DBB4455" w14:textId="77777777" w:rsidR="00B47F76" w:rsidRDefault="00B47F76" w:rsidP="006636CC">
            <w:pPr>
              <w:jc w:val="right"/>
              <w:rPr>
                <w:ins w:id="2395" w:author="David Conklin" w:date="2020-11-11T06:43:00Z"/>
              </w:rPr>
            </w:pPr>
            <w:ins w:id="2396" w:author="David Conklin" w:date="2020-11-11T06:43:00Z">
              <w:r>
                <w:t>annual mmH2O</w:t>
              </w:r>
            </w:ins>
          </w:p>
        </w:tc>
        <w:tc>
          <w:tcPr>
            <w:tcW w:w="0" w:type="auto"/>
          </w:tcPr>
          <w:p w14:paraId="74396756" w14:textId="77777777" w:rsidR="00B47F76" w:rsidRDefault="00B47F76" w:rsidP="006636CC">
            <w:pPr>
              <w:rPr>
                <w:ins w:id="2397" w:author="David Conklin" w:date="2020-11-11T06:43:00Z"/>
              </w:rPr>
            </w:pPr>
            <w:ins w:id="2398" w:author="David Conklin" w:date="2020-11-11T06:43:00Z">
              <w:r>
                <w:t>% of precipitation</w:t>
              </w:r>
            </w:ins>
          </w:p>
        </w:tc>
        <w:tc>
          <w:tcPr>
            <w:tcW w:w="0" w:type="auto"/>
          </w:tcPr>
          <w:p w14:paraId="593E551D" w14:textId="77777777" w:rsidR="00B47F76" w:rsidRDefault="00B47F76" w:rsidP="006636CC">
            <w:pPr>
              <w:rPr>
                <w:ins w:id="2399" w:author="David Conklin" w:date="2020-11-11T06:43:00Z"/>
              </w:rPr>
            </w:pPr>
            <w:ins w:id="2400" w:author="David Conklin" w:date="2020-11-11T06:43:00Z">
              <w:r>
                <w:t>cms</w:t>
              </w:r>
            </w:ins>
          </w:p>
        </w:tc>
        <w:tc>
          <w:tcPr>
            <w:tcW w:w="0" w:type="auto"/>
          </w:tcPr>
          <w:p w14:paraId="47541193" w14:textId="77777777" w:rsidR="00B47F76" w:rsidRDefault="00B47F76" w:rsidP="006636CC">
            <w:pPr>
              <w:rPr>
                <w:ins w:id="2401" w:author="David Conklin" w:date="2020-11-11T06:43:00Z"/>
              </w:rPr>
            </w:pPr>
          </w:p>
        </w:tc>
      </w:tr>
      <w:tr w:rsidR="00B47F76" w14:paraId="32F9057F" w14:textId="77777777" w:rsidTr="006636CC">
        <w:trPr>
          <w:ins w:id="2402" w:author="David Conklin" w:date="2020-11-11T06:43:00Z"/>
        </w:trPr>
        <w:tc>
          <w:tcPr>
            <w:tcW w:w="0" w:type="auto"/>
          </w:tcPr>
          <w:p w14:paraId="672BB5DF" w14:textId="77777777" w:rsidR="00B47F76" w:rsidRDefault="00B47F76" w:rsidP="006636CC">
            <w:pPr>
              <w:rPr>
                <w:ins w:id="2403" w:author="David Conklin" w:date="2020-11-11T06:43:00Z"/>
              </w:rPr>
            </w:pPr>
            <w:ins w:id="2404" w:author="David Conklin" w:date="2020-11-11T06:43:00Z">
              <w:r>
                <w:t>basin discharge</w:t>
              </w:r>
            </w:ins>
          </w:p>
        </w:tc>
        <w:tc>
          <w:tcPr>
            <w:tcW w:w="0" w:type="auto"/>
          </w:tcPr>
          <w:p w14:paraId="12ED17B0" w14:textId="77777777" w:rsidR="00B47F76" w:rsidRDefault="00B47F76" w:rsidP="006636CC">
            <w:pPr>
              <w:jc w:val="right"/>
              <w:rPr>
                <w:ins w:id="2405" w:author="David Conklin" w:date="2020-11-11T06:43:00Z"/>
              </w:rPr>
            </w:pPr>
            <w:ins w:id="2406" w:author="David Conklin" w:date="2020-11-11T06:43:00Z">
              <w:r>
                <w:t>1431</w:t>
              </w:r>
            </w:ins>
          </w:p>
        </w:tc>
        <w:tc>
          <w:tcPr>
            <w:tcW w:w="0" w:type="auto"/>
          </w:tcPr>
          <w:p w14:paraId="2CB26F17" w14:textId="77777777" w:rsidR="00B47F76" w:rsidRDefault="00B47F76" w:rsidP="006636CC">
            <w:pPr>
              <w:rPr>
                <w:ins w:id="2407" w:author="David Conklin" w:date="2020-11-11T06:43:00Z"/>
              </w:rPr>
            </w:pPr>
            <w:ins w:id="2408" w:author="David Conklin" w:date="2020-11-11T06:43:00Z">
              <w:r>
                <w:t>75.3%</w:t>
              </w:r>
            </w:ins>
          </w:p>
        </w:tc>
        <w:tc>
          <w:tcPr>
            <w:tcW w:w="0" w:type="auto"/>
          </w:tcPr>
          <w:p w14:paraId="545C8904" w14:textId="77777777" w:rsidR="00B47F76" w:rsidRDefault="00B47F76" w:rsidP="006636CC">
            <w:pPr>
              <w:rPr>
                <w:ins w:id="2409" w:author="David Conklin" w:date="2020-11-11T06:43:00Z"/>
              </w:rPr>
            </w:pPr>
            <w:ins w:id="2410" w:author="David Conklin" w:date="2020-11-11T06:43:00Z">
              <w:r>
                <w:t>150.06</w:t>
              </w:r>
            </w:ins>
          </w:p>
        </w:tc>
        <w:tc>
          <w:tcPr>
            <w:tcW w:w="0" w:type="auto"/>
          </w:tcPr>
          <w:p w14:paraId="7D01391D" w14:textId="77777777" w:rsidR="00B47F76" w:rsidRDefault="00B47F76" w:rsidP="006636CC">
            <w:pPr>
              <w:rPr>
                <w:ins w:id="2411" w:author="David Conklin" w:date="2020-11-11T06:43:00Z"/>
              </w:rPr>
            </w:pPr>
          </w:p>
        </w:tc>
      </w:tr>
      <w:tr w:rsidR="00B47F76" w14:paraId="25FBA19F" w14:textId="77777777" w:rsidTr="006636CC">
        <w:trPr>
          <w:ins w:id="2412" w:author="David Conklin" w:date="2020-11-11T06:43:00Z"/>
        </w:trPr>
        <w:tc>
          <w:tcPr>
            <w:tcW w:w="0" w:type="auto"/>
          </w:tcPr>
          <w:p w14:paraId="1654ABA3" w14:textId="77777777" w:rsidR="00B47F76" w:rsidRDefault="00B47F76" w:rsidP="006636CC">
            <w:pPr>
              <w:rPr>
                <w:ins w:id="2413" w:author="David Conklin" w:date="2020-11-11T06:43:00Z"/>
              </w:rPr>
            </w:pPr>
            <w:ins w:id="2414" w:author="David Conklin" w:date="2020-11-11T06:43:00Z">
              <w:r>
                <w:t>evapotranspiration</w:t>
              </w:r>
            </w:ins>
          </w:p>
        </w:tc>
        <w:tc>
          <w:tcPr>
            <w:tcW w:w="0" w:type="auto"/>
          </w:tcPr>
          <w:p w14:paraId="49493F2A" w14:textId="77777777" w:rsidR="00B47F76" w:rsidRDefault="00B47F76" w:rsidP="006636CC">
            <w:pPr>
              <w:jc w:val="right"/>
              <w:rPr>
                <w:ins w:id="2415" w:author="David Conklin" w:date="2020-11-11T06:43:00Z"/>
              </w:rPr>
            </w:pPr>
            <w:ins w:id="2416" w:author="David Conklin" w:date="2020-11-11T06:43:00Z">
              <w:r>
                <w:t>691</w:t>
              </w:r>
            </w:ins>
          </w:p>
        </w:tc>
        <w:tc>
          <w:tcPr>
            <w:tcW w:w="0" w:type="auto"/>
          </w:tcPr>
          <w:p w14:paraId="1A091BE1" w14:textId="77777777" w:rsidR="00B47F76" w:rsidRDefault="00B47F76" w:rsidP="006636CC">
            <w:pPr>
              <w:rPr>
                <w:ins w:id="2417" w:author="David Conklin" w:date="2020-11-11T06:43:00Z"/>
              </w:rPr>
            </w:pPr>
            <w:ins w:id="2418" w:author="David Conklin" w:date="2020-11-11T06:43:00Z">
              <w:r>
                <w:t>36.3%</w:t>
              </w:r>
            </w:ins>
          </w:p>
        </w:tc>
        <w:tc>
          <w:tcPr>
            <w:tcW w:w="0" w:type="auto"/>
          </w:tcPr>
          <w:p w14:paraId="6A7F569C" w14:textId="77777777" w:rsidR="00B47F76" w:rsidRDefault="00B47F76" w:rsidP="006636CC">
            <w:pPr>
              <w:rPr>
                <w:ins w:id="2419" w:author="David Conklin" w:date="2020-11-11T06:43:00Z"/>
              </w:rPr>
            </w:pPr>
          </w:p>
        </w:tc>
        <w:tc>
          <w:tcPr>
            <w:tcW w:w="0" w:type="auto"/>
          </w:tcPr>
          <w:p w14:paraId="322A90A4" w14:textId="77777777" w:rsidR="00B47F76" w:rsidRDefault="00B47F76" w:rsidP="006636CC">
            <w:pPr>
              <w:rPr>
                <w:ins w:id="2420" w:author="David Conklin" w:date="2020-11-11T06:43:00Z"/>
              </w:rPr>
            </w:pPr>
          </w:p>
        </w:tc>
      </w:tr>
      <w:tr w:rsidR="00B47F76" w14:paraId="38D3FE64" w14:textId="77777777" w:rsidTr="006636CC">
        <w:trPr>
          <w:ins w:id="2421" w:author="David Conklin" w:date="2020-11-11T06:43:00Z"/>
        </w:trPr>
        <w:tc>
          <w:tcPr>
            <w:tcW w:w="0" w:type="auto"/>
          </w:tcPr>
          <w:p w14:paraId="41741386" w14:textId="77777777" w:rsidR="00B47F76" w:rsidRDefault="00B47F76" w:rsidP="006636CC">
            <w:pPr>
              <w:rPr>
                <w:ins w:id="2422" w:author="David Conklin" w:date="2020-11-11T06:43:00Z"/>
              </w:rPr>
            </w:pPr>
            <w:ins w:id="2423" w:author="David Conklin" w:date="2020-11-11T06:43:00Z">
              <w:r>
                <w:t>snow “evaporation”</w:t>
              </w:r>
            </w:ins>
          </w:p>
        </w:tc>
        <w:tc>
          <w:tcPr>
            <w:tcW w:w="0" w:type="auto"/>
          </w:tcPr>
          <w:p w14:paraId="1D1DCF74" w14:textId="77777777" w:rsidR="00B47F76" w:rsidRDefault="00B47F76" w:rsidP="006636CC">
            <w:pPr>
              <w:jc w:val="right"/>
              <w:rPr>
                <w:ins w:id="2424" w:author="David Conklin" w:date="2020-11-11T06:43:00Z"/>
              </w:rPr>
            </w:pPr>
            <w:ins w:id="2425" w:author="David Conklin" w:date="2020-11-11T06:43:00Z">
              <w:r>
                <w:t>83</w:t>
              </w:r>
            </w:ins>
          </w:p>
        </w:tc>
        <w:tc>
          <w:tcPr>
            <w:tcW w:w="0" w:type="auto"/>
          </w:tcPr>
          <w:p w14:paraId="1BAC4B77" w14:textId="77777777" w:rsidR="00B47F76" w:rsidRDefault="00B47F76" w:rsidP="006636CC">
            <w:pPr>
              <w:rPr>
                <w:ins w:id="2426" w:author="David Conklin" w:date="2020-11-11T06:43:00Z"/>
              </w:rPr>
            </w:pPr>
            <w:ins w:id="2427" w:author="David Conklin" w:date="2020-11-11T06:43:00Z">
              <w:r>
                <w:t>4.4%</w:t>
              </w:r>
            </w:ins>
          </w:p>
        </w:tc>
        <w:tc>
          <w:tcPr>
            <w:tcW w:w="0" w:type="auto"/>
          </w:tcPr>
          <w:p w14:paraId="3BD7E228" w14:textId="77777777" w:rsidR="00B47F76" w:rsidRDefault="00B47F76" w:rsidP="006636CC">
            <w:pPr>
              <w:rPr>
                <w:ins w:id="2428" w:author="David Conklin" w:date="2020-11-11T06:43:00Z"/>
              </w:rPr>
            </w:pPr>
          </w:p>
        </w:tc>
        <w:tc>
          <w:tcPr>
            <w:tcW w:w="0" w:type="auto"/>
          </w:tcPr>
          <w:p w14:paraId="640BEEC6" w14:textId="77777777" w:rsidR="00B47F76" w:rsidRDefault="00B47F76" w:rsidP="006636CC">
            <w:pPr>
              <w:rPr>
                <w:ins w:id="2429" w:author="David Conklin" w:date="2020-11-11T06:43:00Z"/>
              </w:rPr>
            </w:pPr>
          </w:p>
        </w:tc>
      </w:tr>
      <w:tr w:rsidR="00B47F76" w14:paraId="1245F3E5" w14:textId="77777777" w:rsidTr="006636CC">
        <w:trPr>
          <w:ins w:id="2430" w:author="David Conklin" w:date="2020-11-11T06:43:00Z"/>
        </w:trPr>
        <w:tc>
          <w:tcPr>
            <w:tcW w:w="0" w:type="auto"/>
          </w:tcPr>
          <w:p w14:paraId="37D321B6" w14:textId="77777777" w:rsidR="00B47F76" w:rsidRDefault="00B47F76" w:rsidP="006636CC">
            <w:pPr>
              <w:rPr>
                <w:ins w:id="2431" w:author="David Conklin" w:date="2020-11-11T06:43:00Z"/>
              </w:rPr>
            </w:pPr>
            <w:ins w:id="2432" w:author="David Conklin" w:date="2020-11-11T06:43:00Z">
              <w:r>
                <w:t>piped out</w:t>
              </w:r>
            </w:ins>
          </w:p>
        </w:tc>
        <w:tc>
          <w:tcPr>
            <w:tcW w:w="0" w:type="auto"/>
          </w:tcPr>
          <w:p w14:paraId="39C125B9" w14:textId="77777777" w:rsidR="00B47F76" w:rsidRDefault="00B47F76" w:rsidP="006636CC">
            <w:pPr>
              <w:jc w:val="right"/>
              <w:rPr>
                <w:ins w:id="2433" w:author="David Conklin" w:date="2020-11-11T06:43:00Z"/>
              </w:rPr>
            </w:pPr>
            <w:ins w:id="2434" w:author="David Conklin" w:date="2020-11-11T06:43:00Z">
              <w:r>
                <w:t>8</w:t>
              </w:r>
            </w:ins>
          </w:p>
        </w:tc>
        <w:tc>
          <w:tcPr>
            <w:tcW w:w="0" w:type="auto"/>
          </w:tcPr>
          <w:p w14:paraId="41D1058B" w14:textId="77777777" w:rsidR="00B47F76" w:rsidRDefault="00B47F76" w:rsidP="006636CC">
            <w:pPr>
              <w:rPr>
                <w:ins w:id="2435" w:author="David Conklin" w:date="2020-11-11T06:43:00Z"/>
              </w:rPr>
            </w:pPr>
            <w:ins w:id="2436" w:author="David Conklin" w:date="2020-11-11T06:43:00Z">
              <w:r>
                <w:t>0.4%</w:t>
              </w:r>
            </w:ins>
          </w:p>
        </w:tc>
        <w:tc>
          <w:tcPr>
            <w:tcW w:w="0" w:type="auto"/>
          </w:tcPr>
          <w:p w14:paraId="0ACE8F73" w14:textId="77777777" w:rsidR="00B47F76" w:rsidRDefault="00B47F76" w:rsidP="006636CC">
            <w:pPr>
              <w:rPr>
                <w:ins w:id="2437" w:author="David Conklin" w:date="2020-11-11T06:43:00Z"/>
              </w:rPr>
            </w:pPr>
          </w:p>
        </w:tc>
        <w:tc>
          <w:tcPr>
            <w:tcW w:w="0" w:type="auto"/>
          </w:tcPr>
          <w:p w14:paraId="3161DC1C" w14:textId="77777777" w:rsidR="00B47F76" w:rsidRDefault="00B47F76" w:rsidP="006636CC">
            <w:pPr>
              <w:rPr>
                <w:ins w:id="2438" w:author="David Conklin" w:date="2020-11-11T06:43:00Z"/>
              </w:rPr>
            </w:pPr>
          </w:p>
        </w:tc>
      </w:tr>
      <w:tr w:rsidR="00B47F76" w14:paraId="1A44680C" w14:textId="77777777" w:rsidTr="006636CC">
        <w:trPr>
          <w:ins w:id="2439" w:author="David Conklin" w:date="2020-11-11T06:43:00Z"/>
        </w:trPr>
        <w:tc>
          <w:tcPr>
            <w:tcW w:w="0" w:type="auto"/>
          </w:tcPr>
          <w:p w14:paraId="20AA43E0" w14:textId="77777777" w:rsidR="00B47F76" w:rsidRDefault="00B47F76" w:rsidP="006636CC">
            <w:pPr>
              <w:jc w:val="right"/>
              <w:rPr>
                <w:ins w:id="2440" w:author="David Conklin" w:date="2020-11-11T06:43:00Z"/>
              </w:rPr>
            </w:pPr>
            <w:ins w:id="2441" w:author="David Conklin" w:date="2020-11-11T06:43:00Z">
              <w:r>
                <w:t>total out</w:t>
              </w:r>
            </w:ins>
          </w:p>
        </w:tc>
        <w:tc>
          <w:tcPr>
            <w:tcW w:w="0" w:type="auto"/>
          </w:tcPr>
          <w:p w14:paraId="3EFABE3E" w14:textId="77777777" w:rsidR="00B47F76" w:rsidRDefault="00B47F76" w:rsidP="006636CC">
            <w:pPr>
              <w:jc w:val="right"/>
              <w:rPr>
                <w:ins w:id="2442" w:author="David Conklin" w:date="2020-11-11T06:43:00Z"/>
              </w:rPr>
            </w:pPr>
            <w:ins w:id="2443" w:author="David Conklin" w:date="2020-11-11T06:43:00Z">
              <w:r>
                <w:t>2213</w:t>
              </w:r>
            </w:ins>
          </w:p>
        </w:tc>
        <w:tc>
          <w:tcPr>
            <w:tcW w:w="0" w:type="auto"/>
          </w:tcPr>
          <w:p w14:paraId="34613082" w14:textId="77777777" w:rsidR="00B47F76" w:rsidRDefault="00B47F76" w:rsidP="006636CC">
            <w:pPr>
              <w:rPr>
                <w:ins w:id="2444" w:author="David Conklin" w:date="2020-11-11T06:43:00Z"/>
              </w:rPr>
            </w:pPr>
            <w:ins w:id="2445" w:author="David Conklin" w:date="2020-11-11T06:43:00Z">
              <w:r>
                <w:t>116.4%</w:t>
              </w:r>
            </w:ins>
          </w:p>
        </w:tc>
        <w:tc>
          <w:tcPr>
            <w:tcW w:w="0" w:type="auto"/>
          </w:tcPr>
          <w:p w14:paraId="0F8EB8DB" w14:textId="77777777" w:rsidR="00B47F76" w:rsidRDefault="00B47F76" w:rsidP="006636CC">
            <w:pPr>
              <w:rPr>
                <w:ins w:id="2446" w:author="David Conklin" w:date="2020-11-11T06:43:00Z"/>
              </w:rPr>
            </w:pPr>
          </w:p>
        </w:tc>
        <w:tc>
          <w:tcPr>
            <w:tcW w:w="0" w:type="auto"/>
          </w:tcPr>
          <w:p w14:paraId="715663ED" w14:textId="77777777" w:rsidR="00B47F76" w:rsidRDefault="00B47F76" w:rsidP="006636CC">
            <w:pPr>
              <w:rPr>
                <w:ins w:id="2447" w:author="David Conklin" w:date="2020-11-11T06:43:00Z"/>
              </w:rPr>
            </w:pPr>
          </w:p>
        </w:tc>
      </w:tr>
    </w:tbl>
    <w:p w14:paraId="4D584C08" w14:textId="77777777" w:rsidR="00B47F76" w:rsidRDefault="00B47F76" w:rsidP="00B47F76">
      <w:pPr>
        <w:rPr>
          <w:ins w:id="2448" w:author="David Conklin" w:date="2020-11-11T06:43:00Z"/>
        </w:rPr>
      </w:pPr>
    </w:p>
    <w:p w14:paraId="4F69A72C" w14:textId="6B066388" w:rsidR="00B47F76" w:rsidRDefault="00010FCE" w:rsidP="00B47F76">
      <w:pPr>
        <w:rPr>
          <w:ins w:id="2449" w:author="David Conklin" w:date="2020-11-11T06:57:00Z"/>
        </w:rPr>
      </w:pPr>
      <w:ins w:id="2450" w:author="David Conklin" w:date="2020-11-11T06:56:00Z">
        <w:r>
          <w:lastRenderedPageBreak/>
          <w:t>The monthly flows and stream temperatures for 2010-18 at the USGS gage location close</w:t>
        </w:r>
      </w:ins>
      <w:ins w:id="2451" w:author="David Conklin" w:date="2020-11-11T06:57:00Z">
        <w:r>
          <w:t>st to the confluence of the McKenzie and the Willamette are graphed below.</w:t>
        </w:r>
      </w:ins>
      <w:ins w:id="2452" w:author="David Conklin" w:date="2020-11-11T07:07:00Z">
        <w:r w:rsidR="009F1ED9">
          <w:t xml:space="preserve">  Simulation skill grades for these two data streams are G to VG</w:t>
        </w:r>
      </w:ins>
      <w:ins w:id="2453" w:author="David Conklin" w:date="2020-11-11T07:08:00Z">
        <w:r w:rsidR="009F1ED9">
          <w:t>.</w:t>
        </w:r>
      </w:ins>
    </w:p>
    <w:p w14:paraId="44083944" w14:textId="77777777" w:rsidR="00010FCE" w:rsidRDefault="00010FCE" w:rsidP="00B47F76">
      <w:pPr>
        <w:rPr>
          <w:ins w:id="2454" w:author="David Conklin" w:date="2020-11-11T06:43:00Z"/>
        </w:rPr>
      </w:pPr>
    </w:p>
    <w:p w14:paraId="57DF6781" w14:textId="0D1F9D51" w:rsidR="003B76A2" w:rsidRDefault="00B47F76" w:rsidP="00535731">
      <w:pPr>
        <w:rPr>
          <w:ins w:id="2455" w:author="David Conklin" w:date="2020-11-11T06:49:00Z"/>
        </w:rPr>
      </w:pPr>
      <w:ins w:id="2456" w:author="David Conklin" w:date="2020-11-11T06:49:00Z">
        <w:r>
          <w:rPr>
            <w:noProof/>
          </w:rPr>
          <w:drawing>
            <wp:inline distT="0" distB="0" distL="0" distR="0" wp14:anchorId="594C577B" wp14:editId="64402D88">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ins>
    </w:p>
    <w:p w14:paraId="10E2D6EA" w14:textId="77777777" w:rsidR="00B47F76" w:rsidRDefault="00B47F76" w:rsidP="00535731">
      <w:pPr>
        <w:rPr>
          <w:ins w:id="2457" w:author="David Conklin" w:date="2020-11-11T05:22:00Z"/>
        </w:rPr>
      </w:pPr>
    </w:p>
    <w:p w14:paraId="2B592528" w14:textId="0A89ACF7" w:rsidR="0027285C" w:rsidRDefault="00AE7826" w:rsidP="002854B5">
      <w:pPr>
        <w:rPr>
          <w:ins w:id="2458" w:author="David Conklin" w:date="2020-11-11T06:57:00Z"/>
        </w:rPr>
      </w:pPr>
      <w:ins w:id="2459" w:author="David Conklin" w:date="2020-11-11T06:55:00Z">
        <w:r>
          <w:rPr>
            <w:noProof/>
          </w:rPr>
          <w:drawing>
            <wp:inline distT="0" distB="0" distL="0" distR="0" wp14:anchorId="5C2E3FBF" wp14:editId="5783828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4980"/>
                      </a:xfrm>
                      <a:prstGeom prst="rect">
                        <a:avLst/>
                      </a:prstGeom>
                    </pic:spPr>
                  </pic:pic>
                </a:graphicData>
              </a:graphic>
            </wp:inline>
          </w:drawing>
        </w:r>
      </w:ins>
    </w:p>
    <w:p w14:paraId="5EBD293D" w14:textId="19E3FB21" w:rsidR="00010FCE" w:rsidRDefault="00010FCE">
      <w:pPr>
        <w:rPr>
          <w:ins w:id="2460" w:author="David Conklin" w:date="2020-11-11T06:58:00Z"/>
        </w:rPr>
      </w:pPr>
      <w:ins w:id="2461" w:author="David Conklin" w:date="2020-11-11T06:58:00Z">
        <w:r>
          <w:br w:type="page"/>
        </w:r>
      </w:ins>
    </w:p>
    <w:p w14:paraId="5A25DF07" w14:textId="77777777" w:rsidR="00010FCE" w:rsidRPr="002854B5" w:rsidRDefault="00010FCE" w:rsidP="002854B5"/>
    <w:p w14:paraId="2C48710D" w14:textId="1B938C52" w:rsidR="00E90646" w:rsidRDefault="00E90646" w:rsidP="00E90646">
      <w:pPr>
        <w:pStyle w:val="Heading2"/>
      </w:pPr>
      <w:bookmarkStart w:id="2462" w:name="_Toc56764293"/>
      <w:r>
        <w:t>Clackamas wetlands v. McKenzie wetlands</w:t>
      </w:r>
      <w:bookmarkEnd w:id="2462"/>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2463" w:name="_Ref48286765"/>
      <w:bookmarkStart w:id="2464" w:name="_Toc53219841"/>
      <w:r>
        <w:t xml:space="preserve">Figure </w:t>
      </w:r>
      <w:fldSimple w:instr=" SEQ Figure \* ARABIC ">
        <w:r w:rsidR="00F90C07">
          <w:rPr>
            <w:noProof/>
          </w:rPr>
          <w:t>9</w:t>
        </w:r>
      </w:fldSimple>
      <w:bookmarkEnd w:id="2463"/>
      <w:r>
        <w:t>. Clackamas basin in CW3M screen capture</w:t>
      </w:r>
      <w:bookmarkEnd w:id="246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65" w:name="_Toc56764294"/>
      <w:r>
        <w:t>The Clackamas Basin</w:t>
      </w:r>
      <w:bookmarkEnd w:id="2465"/>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t>
      </w:r>
      <w:proofErr w:type="spellStart"/>
      <w:r>
        <w:t>Wetlands.xslx</w:t>
      </w:r>
      <w:proofErr w:type="spellEnd"/>
      <w:r>
        <w:t xml:space="preserve">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66" w:name="_Toc56764295"/>
      <w:r>
        <w:t>Directory structure and file names</w:t>
      </w:r>
      <w:bookmarkEnd w:id="246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r>
      <w:proofErr w:type="spellStart"/>
      <w:r>
        <w:t>SourceCode</w:t>
      </w:r>
      <w:proofErr w:type="spellEnd"/>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 xml:space="preserve">study area&gt; folders, e.g. </w:t>
      </w:r>
      <w:proofErr w:type="spellStart"/>
      <w:r w:rsidR="00B37892">
        <w:t>NSantiam</w:t>
      </w:r>
      <w:proofErr w:type="spellEnd"/>
      <w:r w:rsidR="00B37892">
        <w:t>,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r>
      <w:proofErr w:type="spellStart"/>
      <w:r>
        <w:t>GriddedRecentWeather</w:t>
      </w:r>
      <w:proofErr w:type="spellEnd"/>
      <w:r>
        <w:t xml:space="preserve"> folder</w:t>
      </w:r>
    </w:p>
    <w:p w14:paraId="4A898592" w14:textId="77777777" w:rsidR="00B37892" w:rsidRDefault="00B37892" w:rsidP="008567FC">
      <w:pPr>
        <w:pStyle w:val="Body"/>
      </w:pPr>
      <w:r>
        <w:tab/>
      </w:r>
      <w:r>
        <w:tab/>
      </w:r>
      <w:proofErr w:type="spellStart"/>
      <w:r>
        <w:t>MonthlyDataOnPRISMgrid</w:t>
      </w:r>
      <w:proofErr w:type="spellEnd"/>
      <w:r>
        <w:t xml:space="preserve">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r>
      <w:proofErr w:type="spellStart"/>
      <w:r>
        <w:t>RegressionTesting</w:t>
      </w:r>
      <w:proofErr w:type="spellEnd"/>
      <w:r>
        <w:t xml:space="preserve">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 xml:space="preserve">Individual study area folders hold folders and files specific to a single study area.  For example, here is what is in the </w:t>
      </w:r>
      <w:proofErr w:type="spellStart"/>
      <w:r>
        <w:t>NSantiam</w:t>
      </w:r>
      <w:proofErr w:type="spellEnd"/>
      <w:r>
        <w:t xml:space="preserve">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r>
      <w:proofErr w:type="spellStart"/>
      <w:r>
        <w:t>IDU_NSantiam.shp</w:t>
      </w:r>
      <w:proofErr w:type="spellEnd"/>
      <w:r>
        <w:t xml:space="preserve"> and associated files for the IDU layer</w:t>
      </w:r>
    </w:p>
    <w:p w14:paraId="1AF6AEF3" w14:textId="77777777" w:rsidR="00DB7E71" w:rsidRDefault="00DB7E71" w:rsidP="008567FC">
      <w:pPr>
        <w:pStyle w:val="Body"/>
      </w:pPr>
      <w:r>
        <w:tab/>
      </w:r>
      <w:r>
        <w:tab/>
      </w:r>
      <w:proofErr w:type="spellStart"/>
      <w:r>
        <w:t>HRU_NSantiam.shp</w:t>
      </w:r>
      <w:proofErr w:type="spellEnd"/>
      <w:r>
        <w:t xml:space="preserve"> and associated files for the HRU layer</w:t>
      </w:r>
    </w:p>
    <w:p w14:paraId="04A2581A" w14:textId="77777777" w:rsidR="00DB7E71" w:rsidRPr="008567FC" w:rsidRDefault="00DB7E71" w:rsidP="008567FC">
      <w:pPr>
        <w:pStyle w:val="Body"/>
      </w:pPr>
      <w:r>
        <w:tab/>
      </w:r>
      <w:r>
        <w:tab/>
      </w:r>
      <w:proofErr w:type="spellStart"/>
      <w:r>
        <w:t>Reach_NSantiam.shp</w:t>
      </w:r>
      <w:proofErr w:type="spellEnd"/>
      <w:r>
        <w:t xml:space="preserve"> and associated files for the Reach layer</w:t>
      </w:r>
    </w:p>
    <w:p w14:paraId="631A9D48" w14:textId="4414830B" w:rsidR="003410F4" w:rsidRDefault="003410F4" w:rsidP="003410F4">
      <w:pPr>
        <w:pStyle w:val="Heading1"/>
      </w:pPr>
      <w:bookmarkStart w:id="2467" w:name="_Toc56764296"/>
      <w:r>
        <w:lastRenderedPageBreak/>
        <w:t xml:space="preserve">Release </w:t>
      </w:r>
      <w:r w:rsidR="00E735F4">
        <w:t>Log</w:t>
      </w:r>
      <w:bookmarkEnd w:id="2467"/>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w:t>
      </w:r>
      <w:proofErr w:type="spellStart"/>
      <w:r>
        <w:t>Dalyrmple’s</w:t>
      </w:r>
      <w:proofErr w:type="spellEnd"/>
      <w:r>
        <w:t xml:space="preserve">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w:t>
      </w:r>
      <w:proofErr w:type="spellStart"/>
      <w:r>
        <w:t>Plahn</w:t>
      </w:r>
      <w:proofErr w:type="spellEnd"/>
      <w:r>
        <w:t xml:space="preserve">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xml:space="preserve">.  Add options for including </w:t>
      </w:r>
      <w:proofErr w:type="spellStart"/>
      <w:r>
        <w:t>leapdays</w:t>
      </w:r>
      <w:proofErr w:type="spellEnd"/>
      <w:r>
        <w:t xml:space="preserve">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w:t>
      </w:r>
      <w:proofErr w:type="spellStart"/>
      <w:r w:rsidR="00E42C86">
        <w:t>UpdateDGVMvegtype</w:t>
      </w:r>
      <w:proofErr w:type="spellEnd"/>
      <w:r w:rsidR="00E42C86">
        <w:t xml:space="preserve"> autonomous process.  Incorporate the version of HBV.csv used in INFEWS.  Add climate scenario 8, </w:t>
      </w:r>
      <w:proofErr w:type="spellStart"/>
      <w:r w:rsidR="00E42C86">
        <w:t>BaselineGridMultiyearFiles</w:t>
      </w:r>
      <w:proofErr w:type="spellEnd"/>
      <w:r w:rsidR="00E42C86">
        <w:t xml:space="preserve">.  Add logic for 5-column format for observation files which references the day number to 1/1/1900, to be used for observation files which include </w:t>
      </w:r>
      <w:proofErr w:type="spellStart"/>
      <w:r w:rsidR="00E42C86">
        <w:t>leapdays</w:t>
      </w:r>
      <w:proofErr w:type="spellEnd"/>
      <w:r w:rsidR="00E42C86">
        <w:t>.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w:t>
      </w:r>
      <w:proofErr w:type="spellStart"/>
      <w:r>
        <w:t>IGet</w:t>
      </w:r>
      <w:proofErr w:type="spellEnd"/>
      <w:r>
        <w:t xml:space="preserve">(), </w:t>
      </w:r>
      <w:proofErr w:type="spellStart"/>
      <w:r>
        <w:t>GetTimeIndex</w:t>
      </w:r>
      <w:proofErr w:type="spellEnd"/>
      <w:r>
        <w:t xml:space="preserve">(), and </w:t>
      </w:r>
      <w:proofErr w:type="spellStart"/>
      <w:r>
        <w:t>GetDailyWeatherfield</w:t>
      </w:r>
      <w:proofErr w:type="spellEnd"/>
      <w:r>
        <w:t xml:space="preserve">().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w:t>
      </w:r>
      <w:proofErr w:type="spellStart"/>
      <w:r>
        <w:t>GetJulianDay</w:t>
      </w:r>
      <w:proofErr w:type="spellEnd"/>
      <w:r>
        <w:t xml:space="preserve">() which was causing the 365dayBaseline scenario to crash in 2005.  The Baseline and 365dayBaseline scenarios are both working now, but </w:t>
      </w:r>
      <w:proofErr w:type="spellStart"/>
      <w:r>
        <w:t>precip</w:t>
      </w:r>
      <w:proofErr w:type="spellEnd"/>
      <w:r>
        <w:t xml:space="preserve"> from the multi-year v2metdata climate files used by Baseline is higher than </w:t>
      </w:r>
      <w:proofErr w:type="spellStart"/>
      <w:r>
        <w:t>precip</w:t>
      </w:r>
      <w:proofErr w:type="spellEnd"/>
      <w:r>
        <w:t xml:space="preserve">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proofErr w:type="spellStart"/>
      <w:r w:rsidRPr="00A06758">
        <w:rPr>
          <w:rFonts w:cs="Times New Roman"/>
          <w:color w:val="auto"/>
          <w:szCs w:val="24"/>
        </w:rPr>
        <w:t>BaselineGridMultiyearFiles</w:t>
      </w:r>
      <w:proofErr w:type="spellEnd"/>
      <w:r w:rsidRPr="00A06758">
        <w:rPr>
          <w:rFonts w:cs="Times New Roman"/>
          <w:color w:val="auto"/>
          <w:szCs w:val="24"/>
        </w:rPr>
        <w:t xml:space="preserve">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xml:space="preserve">; this fix was contributed by Maria Wright on the OUWIN project.  Comment out the </w:t>
      </w:r>
      <w:proofErr w:type="spellStart"/>
      <w:r w:rsidR="00BD5610">
        <w:rPr>
          <w:rFonts w:cs="Times New Roman"/>
          <w:szCs w:val="24"/>
        </w:rPr>
        <w:t>maxDaysInYear</w:t>
      </w:r>
      <w:proofErr w:type="spellEnd"/>
      <w:r w:rsidR="00BD5610">
        <w:rPr>
          <w:rFonts w:cs="Times New Roman"/>
          <w:szCs w:val="24"/>
        </w:rPr>
        <w:t xml:space="preserve">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 xml:space="preserve">First draft of stream temperature code based on </w:t>
      </w:r>
      <w:proofErr w:type="spellStart"/>
      <w:r w:rsidR="00FB6831">
        <w:rPr>
          <w:rFonts w:cs="Times New Roman"/>
          <w:szCs w:val="24"/>
        </w:rPr>
        <w:t>HeatSource</w:t>
      </w:r>
      <w:proofErr w:type="spellEnd"/>
      <w:r w:rsidR="00FB6831">
        <w:rPr>
          <w:rFonts w:cs="Times New Roman"/>
          <w:szCs w:val="24"/>
        </w:rPr>
        <w:t xml:space="preserve"> 7.0.</w:t>
      </w:r>
    </w:p>
    <w:p w14:paraId="6F5CEF82" w14:textId="77777777" w:rsidR="00864A13" w:rsidRDefault="00864A13" w:rsidP="00864A13">
      <w:pPr>
        <w:pStyle w:val="Body"/>
      </w:pPr>
    </w:p>
    <w:p w14:paraId="7840B9A7" w14:textId="77777777" w:rsidR="005F3D22" w:rsidRDefault="005F3D22" w:rsidP="005F3D22">
      <w:pPr>
        <w:pStyle w:val="Heading1"/>
      </w:pPr>
      <w:bookmarkStart w:id="2468" w:name="_Toc56764297"/>
      <w:r>
        <w:t>References</w:t>
      </w:r>
      <w:bookmarkEnd w:id="246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2469"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Pr>
        <w:rPr>
          <w:ins w:id="2470" w:author="David Conklin" w:date="2020-11-09T17:11:00Z"/>
        </w:rPr>
      </w:pPr>
    </w:p>
    <w:p w14:paraId="03D6A26C" w14:textId="2A9ED653" w:rsidR="002F67CA" w:rsidRDefault="002F67CA">
      <w:pPr>
        <w:rPr>
          <w:ins w:id="2471" w:author="David Conklin" w:date="2020-11-09T17:29:00Z"/>
        </w:rPr>
      </w:pPr>
      <w:ins w:id="2472" w:author="David Conklin" w:date="2020-11-09T17:11:00Z">
        <w:r>
          <w:t>Conklin DR (2016).</w:t>
        </w:r>
      </w:ins>
      <w:ins w:id="2473" w:author="David Conklin" w:date="2020-11-09T17:12:00Z">
        <w:r>
          <w:t xml:space="preserve"> WW2100 HBV Parameter Calibration</w:t>
        </w:r>
      </w:ins>
      <w:ins w:id="2474" w:author="David Conklin" w:date="2020-11-09T17:23:00Z">
        <w:r w:rsidR="007F5C02">
          <w:t>, 9/15/2016</w:t>
        </w:r>
      </w:ins>
      <w:ins w:id="2475" w:author="David Conklin" w:date="2020-11-09T17:12:00Z">
        <w:r>
          <w:t>. Oregon Freshw</w:t>
        </w:r>
      </w:ins>
      <w:ins w:id="2476" w:author="David Conklin" w:date="2020-11-09T17:13:00Z">
        <w:r>
          <w:t>ater Simulations, u</w:t>
        </w:r>
      </w:ins>
      <w:ins w:id="2477" w:author="David Conklin" w:date="2020-11-09T17:12:00Z">
        <w:r>
          <w:t>npublished</w:t>
        </w:r>
      </w:ins>
      <w:ins w:id="2478" w:author="David Conklin" w:date="2020-11-09T17:13:00Z">
        <w:r>
          <w:t>.  In the CW3M repository at t</w:t>
        </w:r>
      </w:ins>
      <w:ins w:id="2479" w:author="David Conklin" w:date="2020-11-09T17:14:00Z">
        <w:r>
          <w:t>runk/DataCW3M/CW3MdigitalHandbook/WW2100 HBV Parameter Calibration.doc</w:t>
        </w:r>
      </w:ins>
      <w:ins w:id="2480" w:author="David Conklin" w:date="2020-11-09T17:15:00Z">
        <w:r>
          <w:t>x.</w:t>
        </w:r>
      </w:ins>
    </w:p>
    <w:p w14:paraId="2A90E706" w14:textId="13FBA5DA" w:rsidR="007F5C02" w:rsidRDefault="007F5C02">
      <w:pPr>
        <w:rPr>
          <w:ins w:id="2481" w:author="David Conklin" w:date="2020-11-09T17:29:00Z"/>
        </w:rPr>
      </w:pPr>
    </w:p>
    <w:p w14:paraId="3816596A" w14:textId="3F1C2DBF" w:rsidR="007F5C02" w:rsidRDefault="007F5C02">
      <w:ins w:id="2482" w:author="David Conklin" w:date="2020-11-09T17:29:00Z">
        <w:r>
          <w:t>Conklin DR (2019).</w:t>
        </w:r>
      </w:ins>
      <w:ins w:id="2483" w:author="David Conklin" w:date="2020-11-09T17:30:00Z">
        <w:r>
          <w:t xml:space="preserve"> OUWIN Chicken Creek Calibration, 8/29/2019. Oregon Freshwater Simulations, unpublished. </w:t>
        </w:r>
      </w:ins>
      <w:ins w:id="2484"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2485" w:author="David Conklin" w:date="2020-11-09T15:32:00Z"/>
          <w:rStyle w:val="Hyperlink"/>
          <w:rFonts w:cstheme="minorHAnsi"/>
        </w:rPr>
      </w:pPr>
      <w:proofErr w:type="spellStart"/>
      <w:r w:rsidRPr="007E053D">
        <w:rPr>
          <w:rFonts w:cstheme="minorHAnsi"/>
          <w:color w:val="000000"/>
        </w:rPr>
        <w:t>Cowardin</w:t>
      </w:r>
      <w:proofErr w:type="spellEnd"/>
      <w:r w:rsidR="00F01A67">
        <w:rPr>
          <w:rFonts w:cstheme="minorHAnsi"/>
          <w:color w:val="000000"/>
        </w:rPr>
        <w:t xml:space="preserve"> LM and</w:t>
      </w:r>
      <w:r w:rsidRPr="007E053D">
        <w:rPr>
          <w:rFonts w:cstheme="minorHAnsi"/>
          <w:color w:val="000000"/>
        </w:rPr>
        <w:t xml:space="preserve"> </w:t>
      </w:r>
      <w:proofErr w:type="spellStart"/>
      <w:r w:rsidRPr="007E053D">
        <w:rPr>
          <w:rFonts w:cstheme="minorHAnsi"/>
          <w:color w:val="000000"/>
        </w:rPr>
        <w:t>Golet</w:t>
      </w:r>
      <w:proofErr w:type="spellEnd"/>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proofErr w:type="spellStart"/>
      <w:r w:rsidRPr="007E053D">
        <w:rPr>
          <w:rFonts w:cstheme="minorHAnsi"/>
          <w:color w:val="000000"/>
        </w:rPr>
        <w:t>Vegetatio</w:t>
      </w:r>
      <w:proofErr w:type="spellEnd"/>
      <w:r w:rsidRPr="007E053D">
        <w:rPr>
          <w:rFonts w:cstheme="minorHAnsi"/>
          <w:color w:val="000000"/>
        </w:rPr>
        <w:t xml:space="preserve"> 118: 139. </w:t>
      </w:r>
      <w:hyperlink r:id="rId26"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2486"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2487" w:author="David Conklin" w:date="2020-11-09T15:34:00Z">
            <w:rPr>
              <w:rStyle w:val="Hyperlink"/>
              <w:rFonts w:cstheme="minorHAnsi"/>
            </w:rPr>
          </w:rPrChange>
        </w:rPr>
      </w:pPr>
      <w:ins w:id="2488" w:author="David Conklin" w:date="2020-11-09T15:32:00Z">
        <w:r w:rsidRPr="00B22A8A">
          <w:rPr>
            <w:rStyle w:val="Hyperlink"/>
            <w:rFonts w:cstheme="minorHAnsi"/>
            <w:color w:val="auto"/>
            <w:u w:val="none"/>
            <w:rPrChange w:id="2489" w:author="David Conklin" w:date="2020-11-09T15:34:00Z">
              <w:rPr>
                <w:rStyle w:val="Hyperlink"/>
                <w:rFonts w:cstheme="minorHAnsi"/>
              </w:rPr>
            </w:rPrChange>
          </w:rPr>
          <w:t xml:space="preserve">Jefferson A, Grant G, Rose T </w:t>
        </w:r>
      </w:ins>
      <w:ins w:id="2490" w:author="David Conklin" w:date="2020-11-09T15:33:00Z">
        <w:r w:rsidRPr="00B22A8A">
          <w:rPr>
            <w:rStyle w:val="Hyperlink"/>
            <w:rFonts w:cstheme="minorHAnsi"/>
            <w:color w:val="auto"/>
            <w:u w:val="none"/>
            <w:rPrChange w:id="2491" w:author="David Conklin" w:date="2020-11-09T15:34:00Z">
              <w:rPr>
                <w:rStyle w:val="Hyperlink"/>
                <w:rFonts w:cstheme="minorHAnsi"/>
              </w:rPr>
            </w:rPrChange>
          </w:rPr>
          <w:t xml:space="preserve">(2006). </w:t>
        </w:r>
      </w:ins>
      <w:ins w:id="2492" w:author="David Conklin" w:date="2020-11-09T15:35:00Z">
        <w:r>
          <w:rPr>
            <w:rStyle w:val="Hyperlink"/>
            <w:rFonts w:cstheme="minorHAnsi"/>
            <w:color w:val="auto"/>
            <w:u w:val="none"/>
          </w:rPr>
          <w:t xml:space="preserve">Influence of volcanic history on groundwater patterns on the west slope of the Oregon High Cascades. </w:t>
        </w:r>
      </w:ins>
      <w:ins w:id="2493" w:author="David Conklin" w:date="2020-11-09T15:33:00Z">
        <w:r w:rsidRPr="00B22A8A">
          <w:rPr>
            <w:rStyle w:val="Hyperlink"/>
            <w:rFonts w:cstheme="minorHAnsi"/>
            <w:color w:val="auto"/>
            <w:u w:val="none"/>
            <w:rPrChange w:id="2494" w:author="David Conklin" w:date="2020-11-09T15:34:00Z">
              <w:rPr>
                <w:rStyle w:val="Hyperlink"/>
                <w:rFonts w:cstheme="minorHAnsi"/>
              </w:rPr>
            </w:rPrChange>
          </w:rPr>
          <w:t xml:space="preserve">Water Resources Research 42:W12411. </w:t>
        </w:r>
      </w:ins>
      <w:ins w:id="2495" w:author="David Conklin" w:date="2020-11-09T15:36:00Z">
        <w:r>
          <w:rPr>
            <w:rStyle w:val="Hyperlink"/>
            <w:rFonts w:cstheme="minorHAnsi"/>
            <w:color w:val="auto"/>
            <w:u w:val="none"/>
          </w:rPr>
          <w:t xml:space="preserve"> </w:t>
        </w:r>
      </w:ins>
      <w:ins w:id="2496"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2497" w:author="David Conklin" w:date="2020-11-10T16:17:00Z"/>
          <w:rStyle w:val="Hyperlink"/>
          <w:rFonts w:cstheme="minorHAnsi"/>
        </w:rPr>
      </w:pPr>
    </w:p>
    <w:p w14:paraId="1D1355C3" w14:textId="77777777" w:rsidR="00B64193" w:rsidRPr="00320149" w:rsidRDefault="00B64193" w:rsidP="00B64193">
      <w:pPr>
        <w:pStyle w:val="NoSpacing"/>
        <w:rPr>
          <w:ins w:id="2498" w:author="David Conklin" w:date="2020-11-10T16:17:00Z"/>
          <w:rFonts w:asciiTheme="minorHAnsi" w:hAnsiTheme="minorHAnsi" w:cstheme="minorHAnsi"/>
          <w:sz w:val="22"/>
          <w:szCs w:val="22"/>
        </w:rPr>
      </w:pPr>
      <w:proofErr w:type="spellStart"/>
      <w:ins w:id="2499" w:author="David Conklin" w:date="2020-11-10T16:17:00Z">
        <w:r w:rsidRPr="00320149">
          <w:rPr>
            <w:rFonts w:asciiTheme="minorHAnsi" w:hAnsiTheme="minorHAnsi" w:cstheme="minorHAnsi"/>
            <w:sz w:val="22"/>
            <w:szCs w:val="22"/>
          </w:rPr>
          <w:lastRenderedPageBreak/>
          <w:t>Moriasi</w:t>
        </w:r>
        <w:proofErr w:type="spellEnd"/>
        <w:r w:rsidRPr="00320149">
          <w:rPr>
            <w:rFonts w:asciiTheme="minorHAnsi" w:hAnsiTheme="minorHAnsi" w:cstheme="minorHAnsi"/>
            <w:sz w:val="22"/>
            <w:szCs w:val="22"/>
          </w:rPr>
          <w:t xml:space="preserve"> DN, Arnold JG, Van Liew MW, </w:t>
        </w:r>
        <w:proofErr w:type="spellStart"/>
        <w:r w:rsidRPr="00320149">
          <w:rPr>
            <w:rFonts w:asciiTheme="minorHAnsi" w:hAnsiTheme="minorHAnsi" w:cstheme="minorHAnsi"/>
            <w:sz w:val="22"/>
            <w:szCs w:val="22"/>
          </w:rPr>
          <w:t>Bingner</w:t>
        </w:r>
        <w:proofErr w:type="spellEnd"/>
        <w:r w:rsidRPr="00320149">
          <w:rPr>
            <w:rFonts w:asciiTheme="minorHAnsi" w:hAnsiTheme="minorHAnsi" w:cstheme="minorHAnsi"/>
            <w:sz w:val="22"/>
            <w:szCs w:val="22"/>
          </w:rPr>
          <w:t xml:space="preserve"> RL, </w:t>
        </w:r>
        <w:proofErr w:type="spellStart"/>
        <w:r w:rsidRPr="00320149">
          <w:rPr>
            <w:rFonts w:asciiTheme="minorHAnsi" w:hAnsiTheme="minorHAnsi" w:cstheme="minorHAnsi"/>
            <w:sz w:val="22"/>
            <w:szCs w:val="22"/>
          </w:rPr>
          <w:t>Harmel</w:t>
        </w:r>
        <w:proofErr w:type="spellEnd"/>
        <w:r w:rsidRPr="00320149">
          <w:rPr>
            <w:rFonts w:asciiTheme="minorHAnsi" w:hAnsiTheme="minorHAnsi" w:cstheme="minorHAnsi"/>
            <w:sz w:val="22"/>
            <w:szCs w:val="22"/>
          </w:rPr>
          <w:t xml:space="preserve"> RD, and </w:t>
        </w:r>
        <w:proofErr w:type="spellStart"/>
        <w:r w:rsidRPr="00320149">
          <w:rPr>
            <w:rFonts w:asciiTheme="minorHAnsi" w:hAnsiTheme="minorHAnsi" w:cstheme="minorHAnsi"/>
            <w:sz w:val="22"/>
            <w:szCs w:val="22"/>
          </w:rPr>
          <w:t>Veith</w:t>
        </w:r>
        <w:proofErr w:type="spellEnd"/>
        <w:r w:rsidRPr="00320149">
          <w:rPr>
            <w:rFonts w:asciiTheme="minorHAnsi" w:hAnsiTheme="minorHAnsi" w:cstheme="minorHAnsi"/>
            <w:sz w:val="22"/>
            <w:szCs w:val="22"/>
          </w:rPr>
          <w:t xml:space="preserve">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2500" w:author="David Conklin" w:date="2020-11-10T16:17:00Z"/>
          <w:rFonts w:cstheme="minorHAnsi"/>
        </w:rPr>
      </w:pPr>
    </w:p>
    <w:p w14:paraId="37C048CC" w14:textId="77777777" w:rsidR="00B64193" w:rsidRPr="00320149" w:rsidRDefault="00B64193" w:rsidP="00B64193">
      <w:pPr>
        <w:rPr>
          <w:ins w:id="2501" w:author="David Conklin" w:date="2020-11-10T16:17:00Z"/>
          <w:rFonts w:cstheme="minorHAnsi"/>
        </w:rPr>
      </w:pPr>
      <w:proofErr w:type="spellStart"/>
      <w:ins w:id="2502" w:author="David Conklin" w:date="2020-11-10T16:17:00Z">
        <w:r w:rsidRPr="00320149">
          <w:rPr>
            <w:rFonts w:cstheme="minorHAnsi"/>
          </w:rPr>
          <w:t>Moriasi</w:t>
        </w:r>
        <w:proofErr w:type="spellEnd"/>
        <w:r w:rsidRPr="00320149">
          <w:rPr>
            <w:rFonts w:cstheme="minorHAnsi"/>
          </w:rPr>
          <w:t xml:space="preserve"> DN, Gitau MW, Pai N, </w:t>
        </w:r>
        <w:proofErr w:type="spellStart"/>
        <w:r w:rsidRPr="00320149">
          <w:rPr>
            <w:rFonts w:cstheme="minorHAnsi"/>
          </w:rPr>
          <w:t>Daggupati</w:t>
        </w:r>
        <w:proofErr w:type="spellEnd"/>
        <w:r w:rsidRPr="00320149">
          <w:rPr>
            <w:rFonts w:cstheme="minorHAnsi"/>
          </w:rPr>
          <w:t xml:space="preserve"> P (2015).  Hydrologic and Water Quality Models: Performance Measures and Evaluation Criteria.  Transactions of the ASABE, 58(6): 1763-1785.</w:t>
        </w:r>
      </w:ins>
    </w:p>
    <w:p w14:paraId="66B583FD" w14:textId="77777777" w:rsidR="00B64193" w:rsidRPr="00320149" w:rsidRDefault="00B64193" w:rsidP="00B64193">
      <w:pPr>
        <w:rPr>
          <w:ins w:id="2503"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ins w:id="2504" w:author="David Conklin" w:date="2020-11-18T14:45:00Z"/>
          <w:rStyle w:val="Hyperlink"/>
          <w:rFonts w:cstheme="minorHAnsi"/>
          <w:color w:val="auto"/>
          <w:u w:val="none"/>
        </w:rPr>
      </w:pPr>
      <w:proofErr w:type="spellStart"/>
      <w:r>
        <w:rPr>
          <w:rStyle w:val="Hyperlink"/>
          <w:rFonts w:cstheme="minorHAnsi"/>
          <w:color w:val="auto"/>
          <w:u w:val="none"/>
        </w:rPr>
        <w:t>Poiani</w:t>
      </w:r>
      <w:proofErr w:type="spellEnd"/>
      <w:r>
        <w:rPr>
          <w:rStyle w:val="Hyperlink"/>
          <w:rFonts w:cstheme="minorHAnsi"/>
          <w:color w:val="auto"/>
          <w:u w:val="none"/>
        </w:rPr>
        <w:t xml:space="preserve"> KA and Johnson WC (1993). A Spatial Simulation Model of Hydrology and Vegetation Dynamics in Semi-Permanent Prairie Wetlands. Ecological Applications 3(2): 279-293 (May 1993). </w:t>
      </w:r>
      <w:hyperlink r:id="rId28"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ins w:id="2505" w:author="David Conklin" w:date="2020-11-18T14:45:00Z"/>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ins w:id="2506" w:author="David Conklin" w:date="2020-11-18T14:45:00Z">
        <w:r>
          <w:rPr>
            <w:rStyle w:val="Hyperlink"/>
            <w:rFonts w:cstheme="minorHAnsi"/>
            <w:color w:val="auto"/>
            <w:u w:val="none"/>
          </w:rPr>
          <w:t xml:space="preserve">USACE (2019) </w:t>
        </w:r>
        <w:r>
          <w:t xml:space="preserve">Willamette Basin Review Feasibility Study/Final Integrated Feasibility Report and Environmental Assessment, </w:t>
        </w:r>
      </w:ins>
      <w:ins w:id="2507" w:author="David Conklin" w:date="2020-11-18T14:46:00Z">
        <w:r>
          <w:t xml:space="preserve">USACE Portland District, </w:t>
        </w:r>
      </w:ins>
      <w:ins w:id="2508" w:author="David Conklin" w:date="2020-11-18T14:45:00Z">
        <w:r>
          <w:t>December 2019</w:t>
        </w:r>
      </w:ins>
      <w:ins w:id="2509" w:author="David Conklin" w:date="2020-11-18T14:48:00Z">
        <w:r>
          <w:t xml:space="preserve">. </w:t>
        </w:r>
        <w:r>
          <w:fldChar w:fldCharType="begin"/>
        </w:r>
        <w:r>
          <w:instrText xml:space="preserve"> HYPERLINK "</w:instrText>
        </w:r>
        <w:r w:rsidRPr="005E090B">
          <w:instrText>https://usace.contentdm.oclc.org/digital/collection/p16021coll7/id/13273</w:instrText>
        </w:r>
        <w:r>
          <w:instrText xml:space="preserve">" </w:instrText>
        </w:r>
        <w:r>
          <w:fldChar w:fldCharType="separate"/>
        </w:r>
        <w:r w:rsidRPr="00DC7EF9">
          <w:rPr>
            <w:rStyle w:val="Hyperlink"/>
          </w:rPr>
          <w:t>https://usace.contentdm.oclc.org/digital/collection/p16021coll7/id/13273</w:t>
        </w:r>
        <w:r>
          <w:fldChar w:fldCharType="end"/>
        </w:r>
        <w:r>
          <w:t xml:space="preserve"> </w:t>
        </w:r>
      </w:ins>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proofErr w:type="spellStart"/>
      <w:r>
        <w:rPr>
          <w:rFonts w:cstheme="minorHAnsi"/>
          <w:color w:val="000000"/>
        </w:rPr>
        <w:t>Zaret</w:t>
      </w:r>
      <w:proofErr w:type="spellEnd"/>
      <w:r>
        <w:rPr>
          <w:rFonts w:cstheme="minorHAnsi"/>
          <w:color w:val="000000"/>
        </w:rPr>
        <w:t xml:space="preserve"> K (2020). Flood Attenuation Benefits of Wetlands In the Tualatin Basin. </w:t>
      </w:r>
      <w:proofErr w:type="spellStart"/>
      <w:r>
        <w:rPr>
          <w:rFonts w:cstheme="minorHAnsi"/>
          <w:color w:val="000000"/>
        </w:rPr>
        <w:t>MMTWetlands</w:t>
      </w:r>
      <w:proofErr w:type="spellEnd"/>
      <w:r>
        <w:rPr>
          <w:rFonts w:cstheme="minorHAnsi"/>
          <w:color w:val="000000"/>
        </w:rPr>
        <w:t xml:space="preserve">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510" w:name="_Toc56764298"/>
      <w:r>
        <w:rPr>
          <w:rFonts w:eastAsiaTheme="minorHAnsi"/>
        </w:rPr>
        <w:t>Acronyms</w:t>
      </w:r>
      <w:r w:rsidR="009D540F">
        <w:rPr>
          <w:rFonts w:eastAsiaTheme="minorHAnsi"/>
        </w:rPr>
        <w:t xml:space="preserve"> and Abbreviations</w:t>
      </w:r>
      <w:bookmarkEnd w:id="251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proofErr w:type="spellStart"/>
      <w:r w:rsidRPr="00A06758">
        <w:rPr>
          <w:b/>
          <w:bCs/>
        </w:rPr>
        <w:t>gridMET</w:t>
      </w:r>
      <w:proofErr w:type="spellEnd"/>
      <w:r>
        <w:t xml:space="preserve"> – “</w:t>
      </w:r>
      <w:proofErr w:type="spellStart"/>
      <w:r>
        <w:rPr>
          <w:rFonts w:ascii="Muli" w:hAnsi="Muli"/>
          <w:color w:val="666666"/>
        </w:rPr>
        <w:t>gridMET</w:t>
      </w:r>
      <w:proofErr w:type="spellEnd"/>
      <w:r>
        <w:rPr>
          <w:rFonts w:ascii="Muli" w:hAnsi="Muli"/>
          <w:color w:val="666666"/>
        </w:rPr>
        <w:t xml:space="preserve"> is a dataset of daily high-spatial resolution (~4-km, 1/24th degree) surface meteorological data covering the contiguous US from 1979-yesterday” </w:t>
      </w:r>
      <w:hyperlink r:id="rId29"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8095E" w14:textId="77777777" w:rsidR="00903B23" w:rsidRDefault="00903B23" w:rsidP="00064E77">
      <w:r>
        <w:separator/>
      </w:r>
    </w:p>
  </w:endnote>
  <w:endnote w:type="continuationSeparator" w:id="0">
    <w:p w14:paraId="236C1E08" w14:textId="77777777" w:rsidR="00903B23" w:rsidRDefault="00903B2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D9019C" w:rsidRDefault="00D901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D9019C" w:rsidRDefault="00D901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329D2" w14:textId="77777777" w:rsidR="00903B23" w:rsidRDefault="00903B23" w:rsidP="00064E77">
      <w:r>
        <w:separator/>
      </w:r>
    </w:p>
  </w:footnote>
  <w:footnote w:type="continuationSeparator" w:id="0">
    <w:p w14:paraId="55F02CC3" w14:textId="77777777" w:rsidR="00903B23" w:rsidRDefault="00903B2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5835"/>
    <w:rsid w:val="00167AC6"/>
    <w:rsid w:val="00173147"/>
    <w:rsid w:val="00174337"/>
    <w:rsid w:val="00176B6C"/>
    <w:rsid w:val="00176FFA"/>
    <w:rsid w:val="00192A0B"/>
    <w:rsid w:val="00195906"/>
    <w:rsid w:val="001B411C"/>
    <w:rsid w:val="001B42FA"/>
    <w:rsid w:val="001B4B07"/>
    <w:rsid w:val="001B6B33"/>
    <w:rsid w:val="001C0FE8"/>
    <w:rsid w:val="001C227C"/>
    <w:rsid w:val="001C68ED"/>
    <w:rsid w:val="001D6736"/>
    <w:rsid w:val="001E7FA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6657"/>
    <w:rsid w:val="002E0FEC"/>
    <w:rsid w:val="002E1CD4"/>
    <w:rsid w:val="002E6A03"/>
    <w:rsid w:val="002E7078"/>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C750A"/>
    <w:rsid w:val="004D33B7"/>
    <w:rsid w:val="004D53D7"/>
    <w:rsid w:val="004E5E65"/>
    <w:rsid w:val="004F2098"/>
    <w:rsid w:val="004F54A5"/>
    <w:rsid w:val="004F7B84"/>
    <w:rsid w:val="0050511E"/>
    <w:rsid w:val="005107A7"/>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D0A05"/>
    <w:rsid w:val="00BD0F8C"/>
    <w:rsid w:val="00BD5610"/>
    <w:rsid w:val="00BD69AE"/>
    <w:rsid w:val="00BE0962"/>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1929"/>
    <w:rsid w:val="00EE44D6"/>
    <w:rsid w:val="00EF5CF0"/>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9/2018WR024236" TargetMode="External"/><Relationship Id="rId30" Type="http://schemas.openxmlformats.org/officeDocument/2006/relationships/footer" Target="footer1.xml"/><Relationship Id="rId8" Type="http://schemas.openxmlformats.org/officeDocument/2006/relationships/hyperlink" Target="mailto:cw3m@freshwatersim.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56538</TotalTime>
  <Pages>52</Pages>
  <Words>18610</Words>
  <Characters>106078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284</cp:revision>
  <cp:lastPrinted>2020-11-18T20:16:00Z</cp:lastPrinted>
  <dcterms:created xsi:type="dcterms:W3CDTF">2018-11-09T13:56:00Z</dcterms:created>
  <dcterms:modified xsi:type="dcterms:W3CDTF">2020-11-20T19:31:00Z</dcterms:modified>
</cp:coreProperties>
</file>