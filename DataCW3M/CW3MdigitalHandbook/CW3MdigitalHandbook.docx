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C718EA1" w:rsidR="00064E77" w:rsidRPr="00064E77" w:rsidRDefault="000E60B7" w:rsidP="00484223">
      <w:pPr>
        <w:pStyle w:val="Subtitle"/>
        <w:tabs>
          <w:tab w:val="left" w:pos="7950"/>
          <w:tab w:val="right" w:pos="9360"/>
        </w:tabs>
      </w:pPr>
      <w:ins w:id="0" w:author="David Conklin" w:date="2022-03-04T07:16:00Z">
        <w:r>
          <w:t>3/</w:t>
        </w:r>
      </w:ins>
      <w:ins w:id="1" w:author="David Conklin" w:date="2022-03-24T09:00:00Z">
        <w:r w:rsidR="0060549E">
          <w:t>24</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74BC1DA6"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r w:rsidR="00DB52DC">
              <w:rPr>
                <w:noProof/>
                <w:webHidden/>
              </w:rPr>
            </w:r>
          </w:ins>
          <w:r w:rsidR="00DB52DC">
            <w:rPr>
              <w:noProof/>
              <w:webHidden/>
            </w:rPr>
            <w:fldChar w:fldCharType="separate"/>
          </w:r>
          <w:ins w:id="20" w:author="David Conklin" w:date="2022-03-24T09:02:00Z">
            <w:r w:rsidR="00DB52DC">
              <w:rPr>
                <w:noProof/>
                <w:webHidden/>
              </w:rPr>
              <w:t>8</w:t>
            </w:r>
            <w:r w:rsidR="00DB52DC">
              <w:rPr>
                <w:noProof/>
                <w:webHidden/>
              </w:rPr>
              <w:fldChar w:fldCharType="end"/>
            </w:r>
            <w:r w:rsidR="00DB52DC" w:rsidRPr="00A85D07">
              <w:rPr>
                <w:rStyle w:val="Hyperlink"/>
                <w:noProof/>
              </w:rPr>
              <w:fldChar w:fldCharType="end"/>
            </w:r>
          </w:ins>
        </w:p>
        <w:p w14:paraId="5D53D46C" w14:textId="332E7462" w:rsidR="00DB52DC" w:rsidRDefault="00DB52DC">
          <w:pPr>
            <w:pStyle w:val="TOC1"/>
            <w:tabs>
              <w:tab w:val="right" w:leader="dot" w:pos="9350"/>
            </w:tabs>
            <w:rPr>
              <w:ins w:id="21" w:author="David Conklin" w:date="2022-03-24T09:02:00Z"/>
              <w:rFonts w:eastAsiaTheme="minorEastAsia"/>
              <w:noProof/>
            </w:rPr>
          </w:pPr>
          <w:ins w:id="2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r>
              <w:rPr>
                <w:noProof/>
                <w:webHidden/>
              </w:rPr>
            </w:r>
          </w:ins>
          <w:r>
            <w:rPr>
              <w:noProof/>
              <w:webHidden/>
            </w:rPr>
            <w:fldChar w:fldCharType="separate"/>
          </w:r>
          <w:ins w:id="23" w:author="David Conklin" w:date="2022-03-24T09:02:00Z">
            <w:r>
              <w:rPr>
                <w:noProof/>
                <w:webHidden/>
              </w:rPr>
              <w:t>8</w:t>
            </w:r>
            <w:r>
              <w:rPr>
                <w:noProof/>
                <w:webHidden/>
              </w:rPr>
              <w:fldChar w:fldCharType="end"/>
            </w:r>
            <w:r w:rsidRPr="00A85D07">
              <w:rPr>
                <w:rStyle w:val="Hyperlink"/>
                <w:noProof/>
              </w:rPr>
              <w:fldChar w:fldCharType="end"/>
            </w:r>
          </w:ins>
        </w:p>
        <w:p w14:paraId="74090CB2" w14:textId="5551A3C1" w:rsidR="00DB52DC" w:rsidRDefault="00DB52DC">
          <w:pPr>
            <w:pStyle w:val="TOC2"/>
            <w:tabs>
              <w:tab w:val="right" w:leader="dot" w:pos="9350"/>
            </w:tabs>
            <w:rPr>
              <w:ins w:id="24" w:author="David Conklin" w:date="2022-03-24T09:02:00Z"/>
              <w:rFonts w:eastAsiaTheme="minorEastAsia"/>
              <w:noProof/>
            </w:rPr>
          </w:pPr>
          <w:ins w:id="2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r>
              <w:rPr>
                <w:noProof/>
                <w:webHidden/>
              </w:rPr>
            </w:r>
          </w:ins>
          <w:r>
            <w:rPr>
              <w:noProof/>
              <w:webHidden/>
            </w:rPr>
            <w:fldChar w:fldCharType="separate"/>
          </w:r>
          <w:ins w:id="26" w:author="David Conklin" w:date="2022-03-24T09:02:00Z">
            <w:r>
              <w:rPr>
                <w:noProof/>
                <w:webHidden/>
              </w:rPr>
              <w:t>8</w:t>
            </w:r>
            <w:r>
              <w:rPr>
                <w:noProof/>
                <w:webHidden/>
              </w:rPr>
              <w:fldChar w:fldCharType="end"/>
            </w:r>
            <w:r w:rsidRPr="00A85D07">
              <w:rPr>
                <w:rStyle w:val="Hyperlink"/>
                <w:noProof/>
              </w:rPr>
              <w:fldChar w:fldCharType="end"/>
            </w:r>
          </w:ins>
        </w:p>
        <w:p w14:paraId="1A390439" w14:textId="6DFA6718" w:rsidR="00DB52DC" w:rsidRDefault="00DB52DC">
          <w:pPr>
            <w:pStyle w:val="TOC2"/>
            <w:tabs>
              <w:tab w:val="right" w:leader="dot" w:pos="9350"/>
            </w:tabs>
            <w:rPr>
              <w:ins w:id="27" w:author="David Conklin" w:date="2022-03-24T09:02:00Z"/>
              <w:rFonts w:eastAsiaTheme="minorEastAsia"/>
              <w:noProof/>
            </w:rPr>
          </w:pPr>
          <w:ins w:id="2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r>
              <w:rPr>
                <w:noProof/>
                <w:webHidden/>
              </w:rPr>
            </w:r>
          </w:ins>
          <w:r>
            <w:rPr>
              <w:noProof/>
              <w:webHidden/>
            </w:rPr>
            <w:fldChar w:fldCharType="separate"/>
          </w:r>
          <w:ins w:id="29" w:author="David Conklin" w:date="2022-03-24T09:02:00Z">
            <w:r>
              <w:rPr>
                <w:noProof/>
                <w:webHidden/>
              </w:rPr>
              <w:t>8</w:t>
            </w:r>
            <w:r>
              <w:rPr>
                <w:noProof/>
                <w:webHidden/>
              </w:rPr>
              <w:fldChar w:fldCharType="end"/>
            </w:r>
            <w:r w:rsidRPr="00A85D07">
              <w:rPr>
                <w:rStyle w:val="Hyperlink"/>
                <w:noProof/>
              </w:rPr>
              <w:fldChar w:fldCharType="end"/>
            </w:r>
          </w:ins>
        </w:p>
        <w:p w14:paraId="1863C66B" w14:textId="1A17F7FC"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r>
              <w:rPr>
                <w:noProof/>
                <w:webHidden/>
              </w:rPr>
            </w:r>
          </w:ins>
          <w:r>
            <w:rPr>
              <w:noProof/>
              <w:webHidden/>
            </w:rPr>
            <w:fldChar w:fldCharType="separate"/>
          </w:r>
          <w:ins w:id="32" w:author="David Conklin" w:date="2022-03-24T09:02:00Z">
            <w:r>
              <w:rPr>
                <w:noProof/>
                <w:webHidden/>
              </w:rPr>
              <w:t>9</w:t>
            </w:r>
            <w:r>
              <w:rPr>
                <w:noProof/>
                <w:webHidden/>
              </w:rPr>
              <w:fldChar w:fldCharType="end"/>
            </w:r>
            <w:r w:rsidRPr="00A85D07">
              <w:rPr>
                <w:rStyle w:val="Hyperlink"/>
                <w:noProof/>
              </w:rPr>
              <w:fldChar w:fldCharType="end"/>
            </w:r>
          </w:ins>
        </w:p>
        <w:p w14:paraId="46BFA3D4" w14:textId="25214794" w:rsidR="00DB52DC" w:rsidRDefault="00DB52DC">
          <w:pPr>
            <w:pStyle w:val="TOC1"/>
            <w:tabs>
              <w:tab w:val="right" w:leader="dot" w:pos="9350"/>
            </w:tabs>
            <w:rPr>
              <w:ins w:id="33" w:author="David Conklin" w:date="2022-03-24T09:02:00Z"/>
              <w:rFonts w:eastAsiaTheme="minorEastAsia"/>
              <w:noProof/>
            </w:rPr>
          </w:pPr>
          <w:ins w:id="3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r>
              <w:rPr>
                <w:noProof/>
                <w:webHidden/>
              </w:rPr>
            </w:r>
          </w:ins>
          <w:r>
            <w:rPr>
              <w:noProof/>
              <w:webHidden/>
            </w:rPr>
            <w:fldChar w:fldCharType="separate"/>
          </w:r>
          <w:ins w:id="35" w:author="David Conklin" w:date="2022-03-24T09:02:00Z">
            <w:r>
              <w:rPr>
                <w:noProof/>
                <w:webHidden/>
              </w:rPr>
              <w:t>9</w:t>
            </w:r>
            <w:r>
              <w:rPr>
                <w:noProof/>
                <w:webHidden/>
              </w:rPr>
              <w:fldChar w:fldCharType="end"/>
            </w:r>
            <w:r w:rsidRPr="00A85D07">
              <w:rPr>
                <w:rStyle w:val="Hyperlink"/>
                <w:noProof/>
              </w:rPr>
              <w:fldChar w:fldCharType="end"/>
            </w:r>
          </w:ins>
        </w:p>
        <w:p w14:paraId="40FCD541" w14:textId="64F182D3" w:rsidR="00DB52DC" w:rsidRDefault="00DB52DC">
          <w:pPr>
            <w:pStyle w:val="TOC1"/>
            <w:tabs>
              <w:tab w:val="right" w:leader="dot" w:pos="9350"/>
            </w:tabs>
            <w:rPr>
              <w:ins w:id="36" w:author="David Conklin" w:date="2022-03-24T09:02:00Z"/>
              <w:rFonts w:eastAsiaTheme="minorEastAsia"/>
              <w:noProof/>
            </w:rPr>
          </w:pPr>
          <w:ins w:id="3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r>
              <w:rPr>
                <w:noProof/>
                <w:webHidden/>
              </w:rPr>
            </w:r>
          </w:ins>
          <w:r>
            <w:rPr>
              <w:noProof/>
              <w:webHidden/>
            </w:rPr>
            <w:fldChar w:fldCharType="separate"/>
          </w:r>
          <w:ins w:id="38" w:author="David Conklin" w:date="2022-03-24T09:02:00Z">
            <w:r>
              <w:rPr>
                <w:noProof/>
                <w:webHidden/>
              </w:rPr>
              <w:t>10</w:t>
            </w:r>
            <w:r>
              <w:rPr>
                <w:noProof/>
                <w:webHidden/>
              </w:rPr>
              <w:fldChar w:fldCharType="end"/>
            </w:r>
            <w:r w:rsidRPr="00A85D07">
              <w:rPr>
                <w:rStyle w:val="Hyperlink"/>
                <w:noProof/>
              </w:rPr>
              <w:fldChar w:fldCharType="end"/>
            </w:r>
          </w:ins>
        </w:p>
        <w:p w14:paraId="3E8E0544" w14:textId="4AA72C38" w:rsidR="00DB52DC" w:rsidRDefault="00DB52DC">
          <w:pPr>
            <w:pStyle w:val="TOC2"/>
            <w:tabs>
              <w:tab w:val="right" w:leader="dot" w:pos="9350"/>
            </w:tabs>
            <w:rPr>
              <w:ins w:id="39" w:author="David Conklin" w:date="2022-03-24T09:02:00Z"/>
              <w:rFonts w:eastAsiaTheme="minorEastAsia"/>
              <w:noProof/>
            </w:rPr>
          </w:pPr>
          <w:ins w:id="4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r>
              <w:rPr>
                <w:noProof/>
                <w:webHidden/>
              </w:rPr>
            </w:r>
          </w:ins>
          <w:r>
            <w:rPr>
              <w:noProof/>
              <w:webHidden/>
            </w:rPr>
            <w:fldChar w:fldCharType="separate"/>
          </w:r>
          <w:ins w:id="41" w:author="David Conklin" w:date="2022-03-24T09:02:00Z">
            <w:r>
              <w:rPr>
                <w:noProof/>
                <w:webHidden/>
              </w:rPr>
              <w:t>10</w:t>
            </w:r>
            <w:r>
              <w:rPr>
                <w:noProof/>
                <w:webHidden/>
              </w:rPr>
              <w:fldChar w:fldCharType="end"/>
            </w:r>
            <w:r w:rsidRPr="00A85D07">
              <w:rPr>
                <w:rStyle w:val="Hyperlink"/>
                <w:noProof/>
              </w:rPr>
              <w:fldChar w:fldCharType="end"/>
            </w:r>
          </w:ins>
        </w:p>
        <w:p w14:paraId="696CD5B2" w14:textId="2A1136B1" w:rsidR="00DB52DC" w:rsidRDefault="00DB52DC">
          <w:pPr>
            <w:pStyle w:val="TOC2"/>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r>
              <w:rPr>
                <w:noProof/>
                <w:webHidden/>
              </w:rPr>
            </w:r>
          </w:ins>
          <w:r>
            <w:rPr>
              <w:noProof/>
              <w:webHidden/>
            </w:rPr>
            <w:fldChar w:fldCharType="separate"/>
          </w:r>
          <w:ins w:id="44" w:author="David Conklin" w:date="2022-03-24T09:02:00Z">
            <w:r>
              <w:rPr>
                <w:noProof/>
                <w:webHidden/>
              </w:rPr>
              <w:t>10</w:t>
            </w:r>
            <w:r>
              <w:rPr>
                <w:noProof/>
                <w:webHidden/>
              </w:rPr>
              <w:fldChar w:fldCharType="end"/>
            </w:r>
            <w:r w:rsidRPr="00A85D07">
              <w:rPr>
                <w:rStyle w:val="Hyperlink"/>
                <w:noProof/>
              </w:rPr>
              <w:fldChar w:fldCharType="end"/>
            </w:r>
          </w:ins>
        </w:p>
        <w:p w14:paraId="0F4EFF42" w14:textId="1C660906" w:rsidR="00DB52DC" w:rsidRDefault="00DB52DC">
          <w:pPr>
            <w:pStyle w:val="TOC2"/>
            <w:tabs>
              <w:tab w:val="right" w:leader="dot" w:pos="9350"/>
            </w:tabs>
            <w:rPr>
              <w:ins w:id="45" w:author="David Conklin" w:date="2022-03-24T09:02:00Z"/>
              <w:rFonts w:eastAsiaTheme="minorEastAsia"/>
              <w:noProof/>
            </w:rPr>
          </w:pPr>
          <w:ins w:id="4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r>
              <w:rPr>
                <w:noProof/>
                <w:webHidden/>
              </w:rPr>
            </w:r>
          </w:ins>
          <w:r>
            <w:rPr>
              <w:noProof/>
              <w:webHidden/>
            </w:rPr>
            <w:fldChar w:fldCharType="separate"/>
          </w:r>
          <w:ins w:id="47" w:author="David Conklin" w:date="2022-03-24T09:02:00Z">
            <w:r>
              <w:rPr>
                <w:noProof/>
                <w:webHidden/>
              </w:rPr>
              <w:t>10</w:t>
            </w:r>
            <w:r>
              <w:rPr>
                <w:noProof/>
                <w:webHidden/>
              </w:rPr>
              <w:fldChar w:fldCharType="end"/>
            </w:r>
            <w:r w:rsidRPr="00A85D07">
              <w:rPr>
                <w:rStyle w:val="Hyperlink"/>
                <w:noProof/>
              </w:rPr>
              <w:fldChar w:fldCharType="end"/>
            </w:r>
          </w:ins>
        </w:p>
        <w:p w14:paraId="64A34889" w14:textId="786B1C45" w:rsidR="00DB52DC" w:rsidRDefault="00DB52DC">
          <w:pPr>
            <w:pStyle w:val="TOC1"/>
            <w:tabs>
              <w:tab w:val="right" w:leader="dot" w:pos="9350"/>
            </w:tabs>
            <w:rPr>
              <w:ins w:id="48" w:author="David Conklin" w:date="2022-03-24T09:02:00Z"/>
              <w:rFonts w:eastAsiaTheme="minorEastAsia"/>
              <w:noProof/>
            </w:rPr>
          </w:pPr>
          <w:ins w:id="4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r>
              <w:rPr>
                <w:noProof/>
                <w:webHidden/>
              </w:rPr>
            </w:r>
          </w:ins>
          <w:r>
            <w:rPr>
              <w:noProof/>
              <w:webHidden/>
            </w:rPr>
            <w:fldChar w:fldCharType="separate"/>
          </w:r>
          <w:ins w:id="50" w:author="David Conklin" w:date="2022-03-24T09:02:00Z">
            <w:r>
              <w:rPr>
                <w:noProof/>
                <w:webHidden/>
              </w:rPr>
              <w:t>10</w:t>
            </w:r>
            <w:r>
              <w:rPr>
                <w:noProof/>
                <w:webHidden/>
              </w:rPr>
              <w:fldChar w:fldCharType="end"/>
            </w:r>
            <w:r w:rsidRPr="00A85D07">
              <w:rPr>
                <w:rStyle w:val="Hyperlink"/>
                <w:noProof/>
              </w:rPr>
              <w:fldChar w:fldCharType="end"/>
            </w:r>
          </w:ins>
        </w:p>
        <w:p w14:paraId="6722AD7F" w14:textId="4CC4F26D" w:rsidR="00DB52DC" w:rsidRDefault="00DB52DC">
          <w:pPr>
            <w:pStyle w:val="TOC2"/>
            <w:tabs>
              <w:tab w:val="right" w:leader="dot" w:pos="9350"/>
            </w:tabs>
            <w:rPr>
              <w:ins w:id="51" w:author="David Conklin" w:date="2022-03-24T09:02:00Z"/>
              <w:rFonts w:eastAsiaTheme="minorEastAsia"/>
              <w:noProof/>
            </w:rPr>
          </w:pPr>
          <w:ins w:id="5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r>
              <w:rPr>
                <w:noProof/>
                <w:webHidden/>
              </w:rPr>
            </w:r>
          </w:ins>
          <w:r>
            <w:rPr>
              <w:noProof/>
              <w:webHidden/>
            </w:rPr>
            <w:fldChar w:fldCharType="separate"/>
          </w:r>
          <w:ins w:id="53" w:author="David Conklin" w:date="2022-03-24T09:02:00Z">
            <w:r>
              <w:rPr>
                <w:noProof/>
                <w:webHidden/>
              </w:rPr>
              <w:t>11</w:t>
            </w:r>
            <w:r>
              <w:rPr>
                <w:noProof/>
                <w:webHidden/>
              </w:rPr>
              <w:fldChar w:fldCharType="end"/>
            </w:r>
            <w:r w:rsidRPr="00A85D07">
              <w:rPr>
                <w:rStyle w:val="Hyperlink"/>
                <w:noProof/>
              </w:rPr>
              <w:fldChar w:fldCharType="end"/>
            </w:r>
          </w:ins>
        </w:p>
        <w:p w14:paraId="3866D966" w14:textId="3A69EB4A"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r>
              <w:rPr>
                <w:noProof/>
                <w:webHidden/>
              </w:rPr>
            </w:r>
          </w:ins>
          <w:r>
            <w:rPr>
              <w:noProof/>
              <w:webHidden/>
            </w:rPr>
            <w:fldChar w:fldCharType="separate"/>
          </w:r>
          <w:ins w:id="56" w:author="David Conklin" w:date="2022-03-24T09:02:00Z">
            <w:r>
              <w:rPr>
                <w:noProof/>
                <w:webHidden/>
              </w:rPr>
              <w:t>11</w:t>
            </w:r>
            <w:r>
              <w:rPr>
                <w:noProof/>
                <w:webHidden/>
              </w:rPr>
              <w:fldChar w:fldCharType="end"/>
            </w:r>
            <w:r w:rsidRPr="00A85D07">
              <w:rPr>
                <w:rStyle w:val="Hyperlink"/>
                <w:noProof/>
              </w:rPr>
              <w:fldChar w:fldCharType="end"/>
            </w:r>
          </w:ins>
        </w:p>
        <w:p w14:paraId="5CAEE5FC" w14:textId="2E38B6D3" w:rsidR="00DB52DC" w:rsidRDefault="00DB52DC">
          <w:pPr>
            <w:pStyle w:val="TOC2"/>
            <w:tabs>
              <w:tab w:val="right" w:leader="dot" w:pos="9350"/>
            </w:tabs>
            <w:rPr>
              <w:ins w:id="57" w:author="David Conklin" w:date="2022-03-24T09:02:00Z"/>
              <w:rFonts w:eastAsiaTheme="minorEastAsia"/>
              <w:noProof/>
            </w:rPr>
          </w:pPr>
          <w:ins w:id="5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r>
              <w:rPr>
                <w:noProof/>
                <w:webHidden/>
              </w:rPr>
            </w:r>
          </w:ins>
          <w:r>
            <w:rPr>
              <w:noProof/>
              <w:webHidden/>
            </w:rPr>
            <w:fldChar w:fldCharType="separate"/>
          </w:r>
          <w:ins w:id="59" w:author="David Conklin" w:date="2022-03-24T09:02:00Z">
            <w:r>
              <w:rPr>
                <w:noProof/>
                <w:webHidden/>
              </w:rPr>
              <w:t>12</w:t>
            </w:r>
            <w:r>
              <w:rPr>
                <w:noProof/>
                <w:webHidden/>
              </w:rPr>
              <w:fldChar w:fldCharType="end"/>
            </w:r>
            <w:r w:rsidRPr="00A85D07">
              <w:rPr>
                <w:rStyle w:val="Hyperlink"/>
                <w:noProof/>
              </w:rPr>
              <w:fldChar w:fldCharType="end"/>
            </w:r>
          </w:ins>
        </w:p>
        <w:p w14:paraId="3CB9DCC6" w14:textId="0FC60D70" w:rsidR="00DB52DC" w:rsidRDefault="00DB52DC">
          <w:pPr>
            <w:pStyle w:val="TOC1"/>
            <w:tabs>
              <w:tab w:val="right" w:leader="dot" w:pos="9350"/>
            </w:tabs>
            <w:rPr>
              <w:ins w:id="60" w:author="David Conklin" w:date="2022-03-24T09:02:00Z"/>
              <w:rFonts w:eastAsiaTheme="minorEastAsia"/>
              <w:noProof/>
            </w:rPr>
          </w:pPr>
          <w:ins w:id="6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r>
              <w:rPr>
                <w:noProof/>
                <w:webHidden/>
              </w:rPr>
            </w:r>
          </w:ins>
          <w:r>
            <w:rPr>
              <w:noProof/>
              <w:webHidden/>
            </w:rPr>
            <w:fldChar w:fldCharType="separate"/>
          </w:r>
          <w:ins w:id="62" w:author="David Conklin" w:date="2022-03-24T09:02:00Z">
            <w:r>
              <w:rPr>
                <w:noProof/>
                <w:webHidden/>
              </w:rPr>
              <w:t>12</w:t>
            </w:r>
            <w:r>
              <w:rPr>
                <w:noProof/>
                <w:webHidden/>
              </w:rPr>
              <w:fldChar w:fldCharType="end"/>
            </w:r>
            <w:r w:rsidRPr="00A85D07">
              <w:rPr>
                <w:rStyle w:val="Hyperlink"/>
                <w:noProof/>
              </w:rPr>
              <w:fldChar w:fldCharType="end"/>
            </w:r>
          </w:ins>
        </w:p>
        <w:p w14:paraId="415764CE" w14:textId="5E8C83CE" w:rsidR="00DB52DC" w:rsidRDefault="00DB52DC">
          <w:pPr>
            <w:pStyle w:val="TOC2"/>
            <w:tabs>
              <w:tab w:val="right" w:leader="dot" w:pos="9350"/>
            </w:tabs>
            <w:rPr>
              <w:ins w:id="63" w:author="David Conklin" w:date="2022-03-24T09:02:00Z"/>
              <w:rFonts w:eastAsiaTheme="minorEastAsia"/>
              <w:noProof/>
            </w:rPr>
          </w:pPr>
          <w:ins w:id="6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r>
              <w:rPr>
                <w:noProof/>
                <w:webHidden/>
              </w:rPr>
            </w:r>
          </w:ins>
          <w:r>
            <w:rPr>
              <w:noProof/>
              <w:webHidden/>
            </w:rPr>
            <w:fldChar w:fldCharType="separate"/>
          </w:r>
          <w:ins w:id="65" w:author="David Conklin" w:date="2022-03-24T09:02:00Z">
            <w:r>
              <w:rPr>
                <w:noProof/>
                <w:webHidden/>
              </w:rPr>
              <w:t>13</w:t>
            </w:r>
            <w:r>
              <w:rPr>
                <w:noProof/>
                <w:webHidden/>
              </w:rPr>
              <w:fldChar w:fldCharType="end"/>
            </w:r>
            <w:r w:rsidRPr="00A85D07">
              <w:rPr>
                <w:rStyle w:val="Hyperlink"/>
                <w:noProof/>
              </w:rPr>
              <w:fldChar w:fldCharType="end"/>
            </w:r>
          </w:ins>
        </w:p>
        <w:p w14:paraId="50C31A9C" w14:textId="0FE6F695"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r>
              <w:rPr>
                <w:noProof/>
                <w:webHidden/>
              </w:rPr>
            </w:r>
          </w:ins>
          <w:r>
            <w:rPr>
              <w:noProof/>
              <w:webHidden/>
            </w:rPr>
            <w:fldChar w:fldCharType="separate"/>
          </w:r>
          <w:ins w:id="68" w:author="David Conklin" w:date="2022-03-24T09:02:00Z">
            <w:r>
              <w:rPr>
                <w:noProof/>
                <w:webHidden/>
              </w:rPr>
              <w:t>14</w:t>
            </w:r>
            <w:r>
              <w:rPr>
                <w:noProof/>
                <w:webHidden/>
              </w:rPr>
              <w:fldChar w:fldCharType="end"/>
            </w:r>
            <w:r w:rsidRPr="00A85D07">
              <w:rPr>
                <w:rStyle w:val="Hyperlink"/>
                <w:noProof/>
              </w:rPr>
              <w:fldChar w:fldCharType="end"/>
            </w:r>
          </w:ins>
        </w:p>
        <w:p w14:paraId="67E0C276" w14:textId="05431DDE" w:rsidR="00DB52DC" w:rsidRDefault="00DB52DC">
          <w:pPr>
            <w:pStyle w:val="TOC2"/>
            <w:tabs>
              <w:tab w:val="right" w:leader="dot" w:pos="9350"/>
            </w:tabs>
            <w:rPr>
              <w:ins w:id="69" w:author="David Conklin" w:date="2022-03-24T09:02:00Z"/>
              <w:rFonts w:eastAsiaTheme="minorEastAsia"/>
              <w:noProof/>
            </w:rPr>
          </w:pPr>
          <w:ins w:id="7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r>
              <w:rPr>
                <w:noProof/>
                <w:webHidden/>
              </w:rPr>
            </w:r>
          </w:ins>
          <w:r>
            <w:rPr>
              <w:noProof/>
              <w:webHidden/>
            </w:rPr>
            <w:fldChar w:fldCharType="separate"/>
          </w:r>
          <w:ins w:id="71" w:author="David Conklin" w:date="2022-03-24T09:02:00Z">
            <w:r>
              <w:rPr>
                <w:noProof/>
                <w:webHidden/>
              </w:rPr>
              <w:t>14</w:t>
            </w:r>
            <w:r>
              <w:rPr>
                <w:noProof/>
                <w:webHidden/>
              </w:rPr>
              <w:fldChar w:fldCharType="end"/>
            </w:r>
            <w:r w:rsidRPr="00A85D07">
              <w:rPr>
                <w:rStyle w:val="Hyperlink"/>
                <w:noProof/>
              </w:rPr>
              <w:fldChar w:fldCharType="end"/>
            </w:r>
          </w:ins>
        </w:p>
        <w:p w14:paraId="3491295F" w14:textId="7B455CC0" w:rsidR="00DB52DC" w:rsidRDefault="00DB52DC">
          <w:pPr>
            <w:pStyle w:val="TOC2"/>
            <w:tabs>
              <w:tab w:val="right" w:leader="dot" w:pos="9350"/>
            </w:tabs>
            <w:rPr>
              <w:ins w:id="72" w:author="David Conklin" w:date="2022-03-24T09:02:00Z"/>
              <w:rFonts w:eastAsiaTheme="minorEastAsia"/>
              <w:noProof/>
            </w:rPr>
          </w:pPr>
          <w:ins w:id="7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r>
              <w:rPr>
                <w:noProof/>
                <w:webHidden/>
              </w:rPr>
            </w:r>
          </w:ins>
          <w:r>
            <w:rPr>
              <w:noProof/>
              <w:webHidden/>
            </w:rPr>
            <w:fldChar w:fldCharType="separate"/>
          </w:r>
          <w:ins w:id="74" w:author="David Conklin" w:date="2022-03-24T09:02:00Z">
            <w:r>
              <w:rPr>
                <w:noProof/>
                <w:webHidden/>
              </w:rPr>
              <w:t>14</w:t>
            </w:r>
            <w:r>
              <w:rPr>
                <w:noProof/>
                <w:webHidden/>
              </w:rPr>
              <w:fldChar w:fldCharType="end"/>
            </w:r>
            <w:r w:rsidRPr="00A85D07">
              <w:rPr>
                <w:rStyle w:val="Hyperlink"/>
                <w:noProof/>
              </w:rPr>
              <w:fldChar w:fldCharType="end"/>
            </w:r>
          </w:ins>
        </w:p>
        <w:p w14:paraId="3FECE8B2" w14:textId="018F6B0B" w:rsidR="00DB52DC" w:rsidRDefault="00DB52DC">
          <w:pPr>
            <w:pStyle w:val="TOC1"/>
            <w:tabs>
              <w:tab w:val="right" w:leader="dot" w:pos="9350"/>
            </w:tabs>
            <w:rPr>
              <w:ins w:id="75" w:author="David Conklin" w:date="2022-03-24T09:02:00Z"/>
              <w:rFonts w:eastAsiaTheme="minorEastAsia"/>
              <w:noProof/>
            </w:rPr>
          </w:pPr>
          <w:ins w:id="7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r>
              <w:rPr>
                <w:noProof/>
                <w:webHidden/>
              </w:rPr>
            </w:r>
          </w:ins>
          <w:r>
            <w:rPr>
              <w:noProof/>
              <w:webHidden/>
            </w:rPr>
            <w:fldChar w:fldCharType="separate"/>
          </w:r>
          <w:ins w:id="77" w:author="David Conklin" w:date="2022-03-24T09:02:00Z">
            <w:r>
              <w:rPr>
                <w:noProof/>
                <w:webHidden/>
              </w:rPr>
              <w:t>20</w:t>
            </w:r>
            <w:r>
              <w:rPr>
                <w:noProof/>
                <w:webHidden/>
              </w:rPr>
              <w:fldChar w:fldCharType="end"/>
            </w:r>
            <w:r w:rsidRPr="00A85D07">
              <w:rPr>
                <w:rStyle w:val="Hyperlink"/>
                <w:noProof/>
              </w:rPr>
              <w:fldChar w:fldCharType="end"/>
            </w:r>
          </w:ins>
        </w:p>
        <w:p w14:paraId="7EA7BD91" w14:textId="687FF05A"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r>
              <w:rPr>
                <w:noProof/>
                <w:webHidden/>
              </w:rPr>
            </w:r>
          </w:ins>
          <w:r>
            <w:rPr>
              <w:noProof/>
              <w:webHidden/>
            </w:rPr>
            <w:fldChar w:fldCharType="separate"/>
          </w:r>
          <w:ins w:id="80" w:author="David Conklin" w:date="2022-03-24T09:02:00Z">
            <w:r>
              <w:rPr>
                <w:noProof/>
                <w:webHidden/>
              </w:rPr>
              <w:t>20</w:t>
            </w:r>
            <w:r>
              <w:rPr>
                <w:noProof/>
                <w:webHidden/>
              </w:rPr>
              <w:fldChar w:fldCharType="end"/>
            </w:r>
            <w:r w:rsidRPr="00A85D07">
              <w:rPr>
                <w:rStyle w:val="Hyperlink"/>
                <w:noProof/>
              </w:rPr>
              <w:fldChar w:fldCharType="end"/>
            </w:r>
          </w:ins>
        </w:p>
        <w:p w14:paraId="042059C4" w14:textId="122ADEDD" w:rsidR="00DB52DC" w:rsidRDefault="00DB52DC">
          <w:pPr>
            <w:pStyle w:val="TOC1"/>
            <w:tabs>
              <w:tab w:val="right" w:leader="dot" w:pos="9350"/>
            </w:tabs>
            <w:rPr>
              <w:ins w:id="81" w:author="David Conklin" w:date="2022-03-24T09:02:00Z"/>
              <w:rFonts w:eastAsiaTheme="minorEastAsia"/>
              <w:noProof/>
            </w:rPr>
          </w:pPr>
          <w:ins w:id="8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r>
              <w:rPr>
                <w:noProof/>
                <w:webHidden/>
              </w:rPr>
            </w:r>
          </w:ins>
          <w:r>
            <w:rPr>
              <w:noProof/>
              <w:webHidden/>
            </w:rPr>
            <w:fldChar w:fldCharType="separate"/>
          </w:r>
          <w:ins w:id="83" w:author="David Conklin" w:date="2022-03-24T09:02:00Z">
            <w:r>
              <w:rPr>
                <w:noProof/>
                <w:webHidden/>
              </w:rPr>
              <w:t>20</w:t>
            </w:r>
            <w:r>
              <w:rPr>
                <w:noProof/>
                <w:webHidden/>
              </w:rPr>
              <w:fldChar w:fldCharType="end"/>
            </w:r>
            <w:r w:rsidRPr="00A85D07">
              <w:rPr>
                <w:rStyle w:val="Hyperlink"/>
                <w:noProof/>
              </w:rPr>
              <w:fldChar w:fldCharType="end"/>
            </w:r>
          </w:ins>
        </w:p>
        <w:p w14:paraId="682071DE" w14:textId="3A6A256E" w:rsidR="00DB52DC" w:rsidRDefault="00DB52DC">
          <w:pPr>
            <w:pStyle w:val="TOC2"/>
            <w:tabs>
              <w:tab w:val="right" w:leader="dot" w:pos="9350"/>
            </w:tabs>
            <w:rPr>
              <w:ins w:id="84" w:author="David Conklin" w:date="2022-03-24T09:02:00Z"/>
              <w:rFonts w:eastAsiaTheme="minorEastAsia"/>
              <w:noProof/>
            </w:rPr>
          </w:pPr>
          <w:ins w:id="8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r>
              <w:rPr>
                <w:noProof/>
                <w:webHidden/>
              </w:rPr>
            </w:r>
          </w:ins>
          <w:r>
            <w:rPr>
              <w:noProof/>
              <w:webHidden/>
            </w:rPr>
            <w:fldChar w:fldCharType="separate"/>
          </w:r>
          <w:ins w:id="86" w:author="David Conklin" w:date="2022-03-24T09:02:00Z">
            <w:r>
              <w:rPr>
                <w:noProof/>
                <w:webHidden/>
              </w:rPr>
              <w:t>20</w:t>
            </w:r>
            <w:r>
              <w:rPr>
                <w:noProof/>
                <w:webHidden/>
              </w:rPr>
              <w:fldChar w:fldCharType="end"/>
            </w:r>
            <w:r w:rsidRPr="00A85D07">
              <w:rPr>
                <w:rStyle w:val="Hyperlink"/>
                <w:noProof/>
              </w:rPr>
              <w:fldChar w:fldCharType="end"/>
            </w:r>
          </w:ins>
        </w:p>
        <w:p w14:paraId="3FBD3E4B" w14:textId="6C8806EE" w:rsidR="00DB52DC" w:rsidRDefault="00DB52DC">
          <w:pPr>
            <w:pStyle w:val="TOC2"/>
            <w:tabs>
              <w:tab w:val="right" w:leader="dot" w:pos="9350"/>
            </w:tabs>
            <w:rPr>
              <w:ins w:id="87" w:author="David Conklin" w:date="2022-03-24T09:02:00Z"/>
              <w:rFonts w:eastAsiaTheme="minorEastAsia"/>
              <w:noProof/>
            </w:rPr>
          </w:pPr>
          <w:ins w:id="8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r>
              <w:rPr>
                <w:noProof/>
                <w:webHidden/>
              </w:rPr>
            </w:r>
          </w:ins>
          <w:r>
            <w:rPr>
              <w:noProof/>
              <w:webHidden/>
            </w:rPr>
            <w:fldChar w:fldCharType="separate"/>
          </w:r>
          <w:ins w:id="89" w:author="David Conklin" w:date="2022-03-24T09:02:00Z">
            <w:r>
              <w:rPr>
                <w:noProof/>
                <w:webHidden/>
              </w:rPr>
              <w:t>21</w:t>
            </w:r>
            <w:r>
              <w:rPr>
                <w:noProof/>
                <w:webHidden/>
              </w:rPr>
              <w:fldChar w:fldCharType="end"/>
            </w:r>
            <w:r w:rsidRPr="00A85D07">
              <w:rPr>
                <w:rStyle w:val="Hyperlink"/>
                <w:noProof/>
              </w:rPr>
              <w:fldChar w:fldCharType="end"/>
            </w:r>
          </w:ins>
        </w:p>
        <w:p w14:paraId="5A0BAB9F" w14:textId="4E29C3DC"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r>
              <w:rPr>
                <w:noProof/>
                <w:webHidden/>
              </w:rPr>
            </w:r>
          </w:ins>
          <w:r>
            <w:rPr>
              <w:noProof/>
              <w:webHidden/>
            </w:rPr>
            <w:fldChar w:fldCharType="separate"/>
          </w:r>
          <w:ins w:id="92" w:author="David Conklin" w:date="2022-03-24T09:02:00Z">
            <w:r>
              <w:rPr>
                <w:noProof/>
                <w:webHidden/>
              </w:rPr>
              <w:t>22</w:t>
            </w:r>
            <w:r>
              <w:rPr>
                <w:noProof/>
                <w:webHidden/>
              </w:rPr>
              <w:fldChar w:fldCharType="end"/>
            </w:r>
            <w:r w:rsidRPr="00A85D07">
              <w:rPr>
                <w:rStyle w:val="Hyperlink"/>
                <w:noProof/>
              </w:rPr>
              <w:fldChar w:fldCharType="end"/>
            </w:r>
          </w:ins>
        </w:p>
        <w:p w14:paraId="0CC3CD94" w14:textId="1A40A42C" w:rsidR="00DB52DC" w:rsidRDefault="00DB52DC">
          <w:pPr>
            <w:pStyle w:val="TOC3"/>
            <w:tabs>
              <w:tab w:val="right" w:leader="dot" w:pos="9350"/>
            </w:tabs>
            <w:rPr>
              <w:ins w:id="93" w:author="David Conklin" w:date="2022-03-24T09:02:00Z"/>
              <w:rFonts w:eastAsiaTheme="minorEastAsia"/>
              <w:noProof/>
            </w:rPr>
          </w:pPr>
          <w:ins w:id="9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r>
              <w:rPr>
                <w:noProof/>
                <w:webHidden/>
              </w:rPr>
            </w:r>
          </w:ins>
          <w:r>
            <w:rPr>
              <w:noProof/>
              <w:webHidden/>
            </w:rPr>
            <w:fldChar w:fldCharType="separate"/>
          </w:r>
          <w:ins w:id="95" w:author="David Conklin" w:date="2022-03-24T09:02:00Z">
            <w:r>
              <w:rPr>
                <w:noProof/>
                <w:webHidden/>
              </w:rPr>
              <w:t>22</w:t>
            </w:r>
            <w:r>
              <w:rPr>
                <w:noProof/>
                <w:webHidden/>
              </w:rPr>
              <w:fldChar w:fldCharType="end"/>
            </w:r>
            <w:r w:rsidRPr="00A85D07">
              <w:rPr>
                <w:rStyle w:val="Hyperlink"/>
                <w:noProof/>
              </w:rPr>
              <w:fldChar w:fldCharType="end"/>
            </w:r>
          </w:ins>
        </w:p>
        <w:p w14:paraId="4EB25FEF" w14:textId="57891333" w:rsidR="00DB52DC" w:rsidRDefault="00DB52DC">
          <w:pPr>
            <w:pStyle w:val="TOC3"/>
            <w:tabs>
              <w:tab w:val="right" w:leader="dot" w:pos="9350"/>
            </w:tabs>
            <w:rPr>
              <w:ins w:id="96" w:author="David Conklin" w:date="2022-03-24T09:02:00Z"/>
              <w:rFonts w:eastAsiaTheme="minorEastAsia"/>
              <w:noProof/>
            </w:rPr>
          </w:pPr>
          <w:ins w:id="97"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r>
              <w:rPr>
                <w:noProof/>
                <w:webHidden/>
              </w:rPr>
            </w:r>
          </w:ins>
          <w:r>
            <w:rPr>
              <w:noProof/>
              <w:webHidden/>
            </w:rPr>
            <w:fldChar w:fldCharType="separate"/>
          </w:r>
          <w:ins w:id="98" w:author="David Conklin" w:date="2022-03-24T09:02:00Z">
            <w:r>
              <w:rPr>
                <w:noProof/>
                <w:webHidden/>
              </w:rPr>
              <w:t>23</w:t>
            </w:r>
            <w:r>
              <w:rPr>
                <w:noProof/>
                <w:webHidden/>
              </w:rPr>
              <w:fldChar w:fldCharType="end"/>
            </w:r>
            <w:r w:rsidRPr="00A85D07">
              <w:rPr>
                <w:rStyle w:val="Hyperlink"/>
                <w:noProof/>
              </w:rPr>
              <w:fldChar w:fldCharType="end"/>
            </w:r>
          </w:ins>
        </w:p>
        <w:p w14:paraId="2C17445E" w14:textId="366E6110" w:rsidR="00DB52DC" w:rsidRDefault="00DB52DC">
          <w:pPr>
            <w:pStyle w:val="TOC2"/>
            <w:tabs>
              <w:tab w:val="right" w:leader="dot" w:pos="9350"/>
            </w:tabs>
            <w:rPr>
              <w:ins w:id="99" w:author="David Conklin" w:date="2022-03-24T09:02:00Z"/>
              <w:rFonts w:eastAsiaTheme="minorEastAsia"/>
              <w:noProof/>
            </w:rPr>
          </w:pPr>
          <w:ins w:id="10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r>
              <w:rPr>
                <w:noProof/>
                <w:webHidden/>
              </w:rPr>
            </w:r>
          </w:ins>
          <w:r>
            <w:rPr>
              <w:noProof/>
              <w:webHidden/>
            </w:rPr>
            <w:fldChar w:fldCharType="separate"/>
          </w:r>
          <w:ins w:id="101" w:author="David Conklin" w:date="2022-03-24T09:02:00Z">
            <w:r>
              <w:rPr>
                <w:noProof/>
                <w:webHidden/>
              </w:rPr>
              <w:t>23</w:t>
            </w:r>
            <w:r>
              <w:rPr>
                <w:noProof/>
                <w:webHidden/>
              </w:rPr>
              <w:fldChar w:fldCharType="end"/>
            </w:r>
            <w:r w:rsidRPr="00A85D07">
              <w:rPr>
                <w:rStyle w:val="Hyperlink"/>
                <w:noProof/>
              </w:rPr>
              <w:fldChar w:fldCharType="end"/>
            </w:r>
          </w:ins>
        </w:p>
        <w:p w14:paraId="13A69D3F" w14:textId="655606F7" w:rsidR="00DB52DC" w:rsidRDefault="00DB52DC">
          <w:pPr>
            <w:pStyle w:val="TOC2"/>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r>
              <w:rPr>
                <w:noProof/>
                <w:webHidden/>
              </w:rPr>
            </w:r>
          </w:ins>
          <w:r>
            <w:rPr>
              <w:noProof/>
              <w:webHidden/>
            </w:rPr>
            <w:fldChar w:fldCharType="separate"/>
          </w:r>
          <w:ins w:id="104" w:author="David Conklin" w:date="2022-03-24T09:02:00Z">
            <w:r>
              <w:rPr>
                <w:noProof/>
                <w:webHidden/>
              </w:rPr>
              <w:t>24</w:t>
            </w:r>
            <w:r>
              <w:rPr>
                <w:noProof/>
                <w:webHidden/>
              </w:rPr>
              <w:fldChar w:fldCharType="end"/>
            </w:r>
            <w:r w:rsidRPr="00A85D07">
              <w:rPr>
                <w:rStyle w:val="Hyperlink"/>
                <w:noProof/>
              </w:rPr>
              <w:fldChar w:fldCharType="end"/>
            </w:r>
          </w:ins>
        </w:p>
        <w:p w14:paraId="79EB3E38" w14:textId="186523B3" w:rsidR="00DB52DC" w:rsidRDefault="00DB52DC">
          <w:pPr>
            <w:pStyle w:val="TOC1"/>
            <w:tabs>
              <w:tab w:val="right" w:leader="dot" w:pos="9350"/>
            </w:tabs>
            <w:rPr>
              <w:ins w:id="105" w:author="David Conklin" w:date="2022-03-24T09:02:00Z"/>
              <w:rFonts w:eastAsiaTheme="minorEastAsia"/>
              <w:noProof/>
            </w:rPr>
          </w:pPr>
          <w:ins w:id="10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r>
              <w:rPr>
                <w:noProof/>
                <w:webHidden/>
              </w:rPr>
            </w:r>
          </w:ins>
          <w:r>
            <w:rPr>
              <w:noProof/>
              <w:webHidden/>
            </w:rPr>
            <w:fldChar w:fldCharType="separate"/>
          </w:r>
          <w:ins w:id="107" w:author="David Conklin" w:date="2022-03-24T09:02:00Z">
            <w:r>
              <w:rPr>
                <w:noProof/>
                <w:webHidden/>
              </w:rPr>
              <w:t>25</w:t>
            </w:r>
            <w:r>
              <w:rPr>
                <w:noProof/>
                <w:webHidden/>
              </w:rPr>
              <w:fldChar w:fldCharType="end"/>
            </w:r>
            <w:r w:rsidRPr="00A85D07">
              <w:rPr>
                <w:rStyle w:val="Hyperlink"/>
                <w:noProof/>
              </w:rPr>
              <w:fldChar w:fldCharType="end"/>
            </w:r>
          </w:ins>
        </w:p>
        <w:p w14:paraId="50BEDD5C" w14:textId="717EAE74" w:rsidR="00DB52DC" w:rsidRDefault="00DB52DC">
          <w:pPr>
            <w:pStyle w:val="TOC2"/>
            <w:tabs>
              <w:tab w:val="right" w:leader="dot" w:pos="9350"/>
            </w:tabs>
            <w:rPr>
              <w:ins w:id="108" w:author="David Conklin" w:date="2022-03-24T09:02:00Z"/>
              <w:rFonts w:eastAsiaTheme="minorEastAsia"/>
              <w:noProof/>
            </w:rPr>
          </w:pPr>
          <w:ins w:id="10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r>
              <w:rPr>
                <w:noProof/>
                <w:webHidden/>
              </w:rPr>
            </w:r>
          </w:ins>
          <w:r>
            <w:rPr>
              <w:noProof/>
              <w:webHidden/>
            </w:rPr>
            <w:fldChar w:fldCharType="separate"/>
          </w:r>
          <w:ins w:id="110" w:author="David Conklin" w:date="2022-03-24T09:02:00Z">
            <w:r>
              <w:rPr>
                <w:noProof/>
                <w:webHidden/>
              </w:rPr>
              <w:t>25</w:t>
            </w:r>
            <w:r>
              <w:rPr>
                <w:noProof/>
                <w:webHidden/>
              </w:rPr>
              <w:fldChar w:fldCharType="end"/>
            </w:r>
            <w:r w:rsidRPr="00A85D07">
              <w:rPr>
                <w:rStyle w:val="Hyperlink"/>
                <w:noProof/>
              </w:rPr>
              <w:fldChar w:fldCharType="end"/>
            </w:r>
          </w:ins>
        </w:p>
        <w:p w14:paraId="453EE55E" w14:textId="54983D9B" w:rsidR="00DB52DC" w:rsidRDefault="00DB52DC">
          <w:pPr>
            <w:pStyle w:val="TOC2"/>
            <w:tabs>
              <w:tab w:val="right" w:leader="dot" w:pos="9350"/>
            </w:tabs>
            <w:rPr>
              <w:ins w:id="111" w:author="David Conklin" w:date="2022-03-24T09:02:00Z"/>
              <w:rFonts w:eastAsiaTheme="minorEastAsia"/>
              <w:noProof/>
            </w:rPr>
          </w:pPr>
          <w:ins w:id="11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r>
              <w:rPr>
                <w:noProof/>
                <w:webHidden/>
              </w:rPr>
            </w:r>
          </w:ins>
          <w:r>
            <w:rPr>
              <w:noProof/>
              <w:webHidden/>
            </w:rPr>
            <w:fldChar w:fldCharType="separate"/>
          </w:r>
          <w:ins w:id="113" w:author="David Conklin" w:date="2022-03-24T09:02:00Z">
            <w:r>
              <w:rPr>
                <w:noProof/>
                <w:webHidden/>
              </w:rPr>
              <w:t>25</w:t>
            </w:r>
            <w:r>
              <w:rPr>
                <w:noProof/>
                <w:webHidden/>
              </w:rPr>
              <w:fldChar w:fldCharType="end"/>
            </w:r>
            <w:r w:rsidRPr="00A85D07">
              <w:rPr>
                <w:rStyle w:val="Hyperlink"/>
                <w:noProof/>
              </w:rPr>
              <w:fldChar w:fldCharType="end"/>
            </w:r>
          </w:ins>
        </w:p>
        <w:p w14:paraId="18F223EA" w14:textId="70112040"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r>
              <w:rPr>
                <w:noProof/>
                <w:webHidden/>
              </w:rPr>
            </w:r>
          </w:ins>
          <w:r>
            <w:rPr>
              <w:noProof/>
              <w:webHidden/>
            </w:rPr>
            <w:fldChar w:fldCharType="separate"/>
          </w:r>
          <w:ins w:id="116" w:author="David Conklin" w:date="2022-03-24T09:02:00Z">
            <w:r>
              <w:rPr>
                <w:noProof/>
                <w:webHidden/>
              </w:rPr>
              <w:t>26</w:t>
            </w:r>
            <w:r>
              <w:rPr>
                <w:noProof/>
                <w:webHidden/>
              </w:rPr>
              <w:fldChar w:fldCharType="end"/>
            </w:r>
            <w:r w:rsidRPr="00A85D07">
              <w:rPr>
                <w:rStyle w:val="Hyperlink"/>
                <w:noProof/>
              </w:rPr>
              <w:fldChar w:fldCharType="end"/>
            </w:r>
          </w:ins>
        </w:p>
        <w:p w14:paraId="1C58768A" w14:textId="46BB3033" w:rsidR="00DB52DC" w:rsidRDefault="00DB52DC">
          <w:pPr>
            <w:pStyle w:val="TOC2"/>
            <w:tabs>
              <w:tab w:val="right" w:leader="dot" w:pos="9350"/>
            </w:tabs>
            <w:rPr>
              <w:ins w:id="117" w:author="David Conklin" w:date="2022-03-24T09:02:00Z"/>
              <w:rFonts w:eastAsiaTheme="minorEastAsia"/>
              <w:noProof/>
            </w:rPr>
          </w:pPr>
          <w:ins w:id="11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r>
              <w:rPr>
                <w:noProof/>
                <w:webHidden/>
              </w:rPr>
            </w:r>
          </w:ins>
          <w:r>
            <w:rPr>
              <w:noProof/>
              <w:webHidden/>
            </w:rPr>
            <w:fldChar w:fldCharType="separate"/>
          </w:r>
          <w:ins w:id="119" w:author="David Conklin" w:date="2022-03-24T09:02:00Z">
            <w:r>
              <w:rPr>
                <w:noProof/>
                <w:webHidden/>
              </w:rPr>
              <w:t>27</w:t>
            </w:r>
            <w:r>
              <w:rPr>
                <w:noProof/>
                <w:webHidden/>
              </w:rPr>
              <w:fldChar w:fldCharType="end"/>
            </w:r>
            <w:r w:rsidRPr="00A85D07">
              <w:rPr>
                <w:rStyle w:val="Hyperlink"/>
                <w:noProof/>
              </w:rPr>
              <w:fldChar w:fldCharType="end"/>
            </w:r>
          </w:ins>
        </w:p>
        <w:p w14:paraId="08C85E42" w14:textId="499EAA7F" w:rsidR="00DB52DC" w:rsidRDefault="00DB52DC">
          <w:pPr>
            <w:pStyle w:val="TOC2"/>
            <w:tabs>
              <w:tab w:val="right" w:leader="dot" w:pos="9350"/>
            </w:tabs>
            <w:rPr>
              <w:ins w:id="120" w:author="David Conklin" w:date="2022-03-24T09:02:00Z"/>
              <w:rFonts w:eastAsiaTheme="minorEastAsia"/>
              <w:noProof/>
            </w:rPr>
          </w:pPr>
          <w:ins w:id="12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r>
              <w:rPr>
                <w:noProof/>
                <w:webHidden/>
              </w:rPr>
            </w:r>
          </w:ins>
          <w:r>
            <w:rPr>
              <w:noProof/>
              <w:webHidden/>
            </w:rPr>
            <w:fldChar w:fldCharType="separate"/>
          </w:r>
          <w:ins w:id="122" w:author="David Conklin" w:date="2022-03-24T09:02:00Z">
            <w:r>
              <w:rPr>
                <w:noProof/>
                <w:webHidden/>
              </w:rPr>
              <w:t>27</w:t>
            </w:r>
            <w:r>
              <w:rPr>
                <w:noProof/>
                <w:webHidden/>
              </w:rPr>
              <w:fldChar w:fldCharType="end"/>
            </w:r>
            <w:r w:rsidRPr="00A85D07">
              <w:rPr>
                <w:rStyle w:val="Hyperlink"/>
                <w:noProof/>
              </w:rPr>
              <w:fldChar w:fldCharType="end"/>
            </w:r>
          </w:ins>
        </w:p>
        <w:p w14:paraId="09D4C074" w14:textId="3EEBF4E7" w:rsidR="00DB52DC" w:rsidRDefault="00DB52DC">
          <w:pPr>
            <w:pStyle w:val="TOC1"/>
            <w:tabs>
              <w:tab w:val="right" w:leader="dot" w:pos="9350"/>
            </w:tabs>
            <w:rPr>
              <w:ins w:id="123" w:author="David Conklin" w:date="2022-03-24T09:02:00Z"/>
              <w:rFonts w:eastAsiaTheme="minorEastAsia"/>
              <w:noProof/>
            </w:rPr>
          </w:pPr>
          <w:ins w:id="12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r>
              <w:rPr>
                <w:noProof/>
                <w:webHidden/>
              </w:rPr>
            </w:r>
          </w:ins>
          <w:r>
            <w:rPr>
              <w:noProof/>
              <w:webHidden/>
            </w:rPr>
            <w:fldChar w:fldCharType="separate"/>
          </w:r>
          <w:ins w:id="125" w:author="David Conklin" w:date="2022-03-24T09:02:00Z">
            <w:r>
              <w:rPr>
                <w:noProof/>
                <w:webHidden/>
              </w:rPr>
              <w:t>28</w:t>
            </w:r>
            <w:r>
              <w:rPr>
                <w:noProof/>
                <w:webHidden/>
              </w:rPr>
              <w:fldChar w:fldCharType="end"/>
            </w:r>
            <w:r w:rsidRPr="00A85D07">
              <w:rPr>
                <w:rStyle w:val="Hyperlink"/>
                <w:noProof/>
              </w:rPr>
              <w:fldChar w:fldCharType="end"/>
            </w:r>
          </w:ins>
        </w:p>
        <w:p w14:paraId="41E7D7A4" w14:textId="233E531C"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r>
              <w:rPr>
                <w:noProof/>
                <w:webHidden/>
              </w:rPr>
            </w:r>
          </w:ins>
          <w:r>
            <w:rPr>
              <w:noProof/>
              <w:webHidden/>
            </w:rPr>
            <w:fldChar w:fldCharType="separate"/>
          </w:r>
          <w:ins w:id="128" w:author="David Conklin" w:date="2022-03-24T09:02:00Z">
            <w:r>
              <w:rPr>
                <w:noProof/>
                <w:webHidden/>
              </w:rPr>
              <w:t>28</w:t>
            </w:r>
            <w:r>
              <w:rPr>
                <w:noProof/>
                <w:webHidden/>
              </w:rPr>
              <w:fldChar w:fldCharType="end"/>
            </w:r>
            <w:r w:rsidRPr="00A85D07">
              <w:rPr>
                <w:rStyle w:val="Hyperlink"/>
                <w:noProof/>
              </w:rPr>
              <w:fldChar w:fldCharType="end"/>
            </w:r>
          </w:ins>
        </w:p>
        <w:p w14:paraId="76487C93" w14:textId="08C22BE8" w:rsidR="00DB52DC" w:rsidRDefault="00DB52DC">
          <w:pPr>
            <w:pStyle w:val="TOC2"/>
            <w:tabs>
              <w:tab w:val="right" w:leader="dot" w:pos="9350"/>
            </w:tabs>
            <w:rPr>
              <w:ins w:id="129" w:author="David Conklin" w:date="2022-03-24T09:02:00Z"/>
              <w:rFonts w:eastAsiaTheme="minorEastAsia"/>
              <w:noProof/>
            </w:rPr>
          </w:pPr>
          <w:ins w:id="13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r>
              <w:rPr>
                <w:noProof/>
                <w:webHidden/>
              </w:rPr>
            </w:r>
          </w:ins>
          <w:r>
            <w:rPr>
              <w:noProof/>
              <w:webHidden/>
            </w:rPr>
            <w:fldChar w:fldCharType="separate"/>
          </w:r>
          <w:ins w:id="131" w:author="David Conklin" w:date="2022-03-24T09:02:00Z">
            <w:r>
              <w:rPr>
                <w:noProof/>
                <w:webHidden/>
              </w:rPr>
              <w:t>28</w:t>
            </w:r>
            <w:r>
              <w:rPr>
                <w:noProof/>
                <w:webHidden/>
              </w:rPr>
              <w:fldChar w:fldCharType="end"/>
            </w:r>
            <w:r w:rsidRPr="00A85D07">
              <w:rPr>
                <w:rStyle w:val="Hyperlink"/>
                <w:noProof/>
              </w:rPr>
              <w:fldChar w:fldCharType="end"/>
            </w:r>
          </w:ins>
        </w:p>
        <w:p w14:paraId="55E016FA" w14:textId="52883E6D" w:rsidR="00DB52DC" w:rsidRDefault="00DB52DC">
          <w:pPr>
            <w:pStyle w:val="TOC2"/>
            <w:tabs>
              <w:tab w:val="right" w:leader="dot" w:pos="9350"/>
            </w:tabs>
            <w:rPr>
              <w:ins w:id="132" w:author="David Conklin" w:date="2022-03-24T09:02:00Z"/>
              <w:rFonts w:eastAsiaTheme="minorEastAsia"/>
              <w:noProof/>
            </w:rPr>
          </w:pPr>
          <w:ins w:id="13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r>
              <w:rPr>
                <w:noProof/>
                <w:webHidden/>
              </w:rPr>
            </w:r>
          </w:ins>
          <w:r>
            <w:rPr>
              <w:noProof/>
              <w:webHidden/>
            </w:rPr>
            <w:fldChar w:fldCharType="separate"/>
          </w:r>
          <w:ins w:id="134" w:author="David Conklin" w:date="2022-03-24T09:02:00Z">
            <w:r>
              <w:rPr>
                <w:noProof/>
                <w:webHidden/>
              </w:rPr>
              <w:t>29</w:t>
            </w:r>
            <w:r>
              <w:rPr>
                <w:noProof/>
                <w:webHidden/>
              </w:rPr>
              <w:fldChar w:fldCharType="end"/>
            </w:r>
            <w:r w:rsidRPr="00A85D07">
              <w:rPr>
                <w:rStyle w:val="Hyperlink"/>
                <w:noProof/>
              </w:rPr>
              <w:fldChar w:fldCharType="end"/>
            </w:r>
          </w:ins>
        </w:p>
        <w:p w14:paraId="10DE4D2A" w14:textId="64B63835" w:rsidR="00DB52DC" w:rsidRDefault="00DB52DC">
          <w:pPr>
            <w:pStyle w:val="TOC2"/>
            <w:tabs>
              <w:tab w:val="right" w:leader="dot" w:pos="9350"/>
            </w:tabs>
            <w:rPr>
              <w:ins w:id="135" w:author="David Conklin" w:date="2022-03-24T09:02:00Z"/>
              <w:rFonts w:eastAsiaTheme="minorEastAsia"/>
              <w:noProof/>
            </w:rPr>
          </w:pPr>
          <w:ins w:id="13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r>
              <w:rPr>
                <w:noProof/>
                <w:webHidden/>
              </w:rPr>
            </w:r>
          </w:ins>
          <w:r>
            <w:rPr>
              <w:noProof/>
              <w:webHidden/>
            </w:rPr>
            <w:fldChar w:fldCharType="separate"/>
          </w:r>
          <w:ins w:id="137" w:author="David Conklin" w:date="2022-03-24T09:02:00Z">
            <w:r>
              <w:rPr>
                <w:noProof/>
                <w:webHidden/>
              </w:rPr>
              <w:t>29</w:t>
            </w:r>
            <w:r>
              <w:rPr>
                <w:noProof/>
                <w:webHidden/>
              </w:rPr>
              <w:fldChar w:fldCharType="end"/>
            </w:r>
            <w:r w:rsidRPr="00A85D07">
              <w:rPr>
                <w:rStyle w:val="Hyperlink"/>
                <w:noProof/>
              </w:rPr>
              <w:fldChar w:fldCharType="end"/>
            </w:r>
          </w:ins>
        </w:p>
        <w:p w14:paraId="3B42FDA7" w14:textId="6F3D51A5"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r>
              <w:rPr>
                <w:noProof/>
                <w:webHidden/>
              </w:rPr>
            </w:r>
          </w:ins>
          <w:r>
            <w:rPr>
              <w:noProof/>
              <w:webHidden/>
            </w:rPr>
            <w:fldChar w:fldCharType="separate"/>
          </w:r>
          <w:ins w:id="140" w:author="David Conklin" w:date="2022-03-24T09:02:00Z">
            <w:r>
              <w:rPr>
                <w:noProof/>
                <w:webHidden/>
              </w:rPr>
              <w:t>29</w:t>
            </w:r>
            <w:r>
              <w:rPr>
                <w:noProof/>
                <w:webHidden/>
              </w:rPr>
              <w:fldChar w:fldCharType="end"/>
            </w:r>
            <w:r w:rsidRPr="00A85D07">
              <w:rPr>
                <w:rStyle w:val="Hyperlink"/>
                <w:noProof/>
              </w:rPr>
              <w:fldChar w:fldCharType="end"/>
            </w:r>
          </w:ins>
        </w:p>
        <w:p w14:paraId="1409CEC1" w14:textId="56B0D853" w:rsidR="00DB52DC" w:rsidRDefault="00DB52DC">
          <w:pPr>
            <w:pStyle w:val="TOC2"/>
            <w:tabs>
              <w:tab w:val="right" w:leader="dot" w:pos="9350"/>
            </w:tabs>
            <w:rPr>
              <w:ins w:id="141" w:author="David Conklin" w:date="2022-03-24T09:02:00Z"/>
              <w:rFonts w:eastAsiaTheme="minorEastAsia"/>
              <w:noProof/>
            </w:rPr>
          </w:pPr>
          <w:ins w:id="14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r>
              <w:rPr>
                <w:noProof/>
                <w:webHidden/>
              </w:rPr>
            </w:r>
          </w:ins>
          <w:r>
            <w:rPr>
              <w:noProof/>
              <w:webHidden/>
            </w:rPr>
            <w:fldChar w:fldCharType="separate"/>
          </w:r>
          <w:ins w:id="143" w:author="David Conklin" w:date="2022-03-24T09:02:00Z">
            <w:r>
              <w:rPr>
                <w:noProof/>
                <w:webHidden/>
              </w:rPr>
              <w:t>30</w:t>
            </w:r>
            <w:r>
              <w:rPr>
                <w:noProof/>
                <w:webHidden/>
              </w:rPr>
              <w:fldChar w:fldCharType="end"/>
            </w:r>
            <w:r w:rsidRPr="00A85D07">
              <w:rPr>
                <w:rStyle w:val="Hyperlink"/>
                <w:noProof/>
              </w:rPr>
              <w:fldChar w:fldCharType="end"/>
            </w:r>
          </w:ins>
        </w:p>
        <w:p w14:paraId="574D88D8" w14:textId="45D7E254" w:rsidR="00DB52DC" w:rsidRDefault="00DB52DC">
          <w:pPr>
            <w:pStyle w:val="TOC2"/>
            <w:tabs>
              <w:tab w:val="right" w:leader="dot" w:pos="9350"/>
            </w:tabs>
            <w:rPr>
              <w:ins w:id="144" w:author="David Conklin" w:date="2022-03-24T09:02:00Z"/>
              <w:rFonts w:eastAsiaTheme="minorEastAsia"/>
              <w:noProof/>
            </w:rPr>
          </w:pPr>
          <w:ins w:id="14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r>
              <w:rPr>
                <w:noProof/>
                <w:webHidden/>
              </w:rPr>
            </w:r>
          </w:ins>
          <w:r>
            <w:rPr>
              <w:noProof/>
              <w:webHidden/>
            </w:rPr>
            <w:fldChar w:fldCharType="separate"/>
          </w:r>
          <w:ins w:id="146" w:author="David Conklin" w:date="2022-03-24T09:02:00Z">
            <w:r>
              <w:rPr>
                <w:noProof/>
                <w:webHidden/>
              </w:rPr>
              <w:t>30</w:t>
            </w:r>
            <w:r>
              <w:rPr>
                <w:noProof/>
                <w:webHidden/>
              </w:rPr>
              <w:fldChar w:fldCharType="end"/>
            </w:r>
            <w:r w:rsidRPr="00A85D07">
              <w:rPr>
                <w:rStyle w:val="Hyperlink"/>
                <w:noProof/>
              </w:rPr>
              <w:fldChar w:fldCharType="end"/>
            </w:r>
          </w:ins>
        </w:p>
        <w:p w14:paraId="5487B24A" w14:textId="7680214B" w:rsidR="00DB52DC" w:rsidRDefault="00DB52DC">
          <w:pPr>
            <w:pStyle w:val="TOC2"/>
            <w:tabs>
              <w:tab w:val="right" w:leader="dot" w:pos="9350"/>
            </w:tabs>
            <w:rPr>
              <w:ins w:id="147" w:author="David Conklin" w:date="2022-03-24T09:02:00Z"/>
              <w:rFonts w:eastAsiaTheme="minorEastAsia"/>
              <w:noProof/>
            </w:rPr>
          </w:pPr>
          <w:ins w:id="14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r>
              <w:rPr>
                <w:noProof/>
                <w:webHidden/>
              </w:rPr>
            </w:r>
          </w:ins>
          <w:r>
            <w:rPr>
              <w:noProof/>
              <w:webHidden/>
            </w:rPr>
            <w:fldChar w:fldCharType="separate"/>
          </w:r>
          <w:ins w:id="149" w:author="David Conklin" w:date="2022-03-24T09:02:00Z">
            <w:r>
              <w:rPr>
                <w:noProof/>
                <w:webHidden/>
              </w:rPr>
              <w:t>30</w:t>
            </w:r>
            <w:r>
              <w:rPr>
                <w:noProof/>
                <w:webHidden/>
              </w:rPr>
              <w:fldChar w:fldCharType="end"/>
            </w:r>
            <w:r w:rsidRPr="00A85D07">
              <w:rPr>
                <w:rStyle w:val="Hyperlink"/>
                <w:noProof/>
              </w:rPr>
              <w:fldChar w:fldCharType="end"/>
            </w:r>
          </w:ins>
        </w:p>
        <w:p w14:paraId="74CFA954" w14:textId="7E040649"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r>
              <w:rPr>
                <w:noProof/>
                <w:webHidden/>
              </w:rPr>
            </w:r>
          </w:ins>
          <w:r>
            <w:rPr>
              <w:noProof/>
              <w:webHidden/>
            </w:rPr>
            <w:fldChar w:fldCharType="separate"/>
          </w:r>
          <w:ins w:id="152" w:author="David Conklin" w:date="2022-03-24T09:02:00Z">
            <w:r>
              <w:rPr>
                <w:noProof/>
                <w:webHidden/>
              </w:rPr>
              <w:t>31</w:t>
            </w:r>
            <w:r>
              <w:rPr>
                <w:noProof/>
                <w:webHidden/>
              </w:rPr>
              <w:fldChar w:fldCharType="end"/>
            </w:r>
            <w:r w:rsidRPr="00A85D07">
              <w:rPr>
                <w:rStyle w:val="Hyperlink"/>
                <w:noProof/>
              </w:rPr>
              <w:fldChar w:fldCharType="end"/>
            </w:r>
          </w:ins>
        </w:p>
        <w:p w14:paraId="5DA003A9" w14:textId="31DBF2C6" w:rsidR="00DB52DC" w:rsidRDefault="00DB52DC">
          <w:pPr>
            <w:pStyle w:val="TOC2"/>
            <w:tabs>
              <w:tab w:val="right" w:leader="dot" w:pos="9350"/>
            </w:tabs>
            <w:rPr>
              <w:ins w:id="153" w:author="David Conklin" w:date="2022-03-24T09:02:00Z"/>
              <w:rFonts w:eastAsiaTheme="minorEastAsia"/>
              <w:noProof/>
            </w:rPr>
          </w:pPr>
          <w:ins w:id="15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r>
              <w:rPr>
                <w:noProof/>
                <w:webHidden/>
              </w:rPr>
            </w:r>
          </w:ins>
          <w:r>
            <w:rPr>
              <w:noProof/>
              <w:webHidden/>
            </w:rPr>
            <w:fldChar w:fldCharType="separate"/>
          </w:r>
          <w:ins w:id="155" w:author="David Conklin" w:date="2022-03-24T09:02:00Z">
            <w:r>
              <w:rPr>
                <w:noProof/>
                <w:webHidden/>
              </w:rPr>
              <w:t>31</w:t>
            </w:r>
            <w:r>
              <w:rPr>
                <w:noProof/>
                <w:webHidden/>
              </w:rPr>
              <w:fldChar w:fldCharType="end"/>
            </w:r>
            <w:r w:rsidRPr="00A85D07">
              <w:rPr>
                <w:rStyle w:val="Hyperlink"/>
                <w:noProof/>
              </w:rPr>
              <w:fldChar w:fldCharType="end"/>
            </w:r>
          </w:ins>
        </w:p>
        <w:p w14:paraId="5EB945E1" w14:textId="0B323B8C" w:rsidR="00DB52DC" w:rsidRDefault="00DB52DC">
          <w:pPr>
            <w:pStyle w:val="TOC1"/>
            <w:tabs>
              <w:tab w:val="right" w:leader="dot" w:pos="9350"/>
            </w:tabs>
            <w:rPr>
              <w:ins w:id="156" w:author="David Conklin" w:date="2022-03-24T09:02:00Z"/>
              <w:rFonts w:eastAsiaTheme="minorEastAsia"/>
              <w:noProof/>
            </w:rPr>
          </w:pPr>
          <w:ins w:id="15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r>
              <w:rPr>
                <w:noProof/>
                <w:webHidden/>
              </w:rPr>
            </w:r>
          </w:ins>
          <w:r>
            <w:rPr>
              <w:noProof/>
              <w:webHidden/>
            </w:rPr>
            <w:fldChar w:fldCharType="separate"/>
          </w:r>
          <w:ins w:id="158" w:author="David Conklin" w:date="2022-03-24T09:02:00Z">
            <w:r>
              <w:rPr>
                <w:noProof/>
                <w:webHidden/>
              </w:rPr>
              <w:t>32</w:t>
            </w:r>
            <w:r>
              <w:rPr>
                <w:noProof/>
                <w:webHidden/>
              </w:rPr>
              <w:fldChar w:fldCharType="end"/>
            </w:r>
            <w:r w:rsidRPr="00A85D07">
              <w:rPr>
                <w:rStyle w:val="Hyperlink"/>
                <w:noProof/>
              </w:rPr>
              <w:fldChar w:fldCharType="end"/>
            </w:r>
          </w:ins>
        </w:p>
        <w:p w14:paraId="04BAC0A1" w14:textId="142648DA" w:rsidR="00DB52DC" w:rsidRDefault="00DB52DC">
          <w:pPr>
            <w:pStyle w:val="TOC2"/>
            <w:tabs>
              <w:tab w:val="right" w:leader="dot" w:pos="9350"/>
            </w:tabs>
            <w:rPr>
              <w:ins w:id="159" w:author="David Conklin" w:date="2022-03-24T09:02:00Z"/>
              <w:rFonts w:eastAsiaTheme="minorEastAsia"/>
              <w:noProof/>
            </w:rPr>
          </w:pPr>
          <w:ins w:id="16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r>
              <w:rPr>
                <w:noProof/>
                <w:webHidden/>
              </w:rPr>
            </w:r>
          </w:ins>
          <w:r>
            <w:rPr>
              <w:noProof/>
              <w:webHidden/>
            </w:rPr>
            <w:fldChar w:fldCharType="separate"/>
          </w:r>
          <w:ins w:id="161" w:author="David Conklin" w:date="2022-03-24T09:02:00Z">
            <w:r>
              <w:rPr>
                <w:noProof/>
                <w:webHidden/>
              </w:rPr>
              <w:t>32</w:t>
            </w:r>
            <w:r>
              <w:rPr>
                <w:noProof/>
                <w:webHidden/>
              </w:rPr>
              <w:fldChar w:fldCharType="end"/>
            </w:r>
            <w:r w:rsidRPr="00A85D07">
              <w:rPr>
                <w:rStyle w:val="Hyperlink"/>
                <w:noProof/>
              </w:rPr>
              <w:fldChar w:fldCharType="end"/>
            </w:r>
          </w:ins>
        </w:p>
        <w:p w14:paraId="0B7C8595" w14:textId="62E09189"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r>
              <w:rPr>
                <w:noProof/>
                <w:webHidden/>
              </w:rPr>
            </w:r>
          </w:ins>
          <w:r>
            <w:rPr>
              <w:noProof/>
              <w:webHidden/>
            </w:rPr>
            <w:fldChar w:fldCharType="separate"/>
          </w:r>
          <w:ins w:id="164" w:author="David Conklin" w:date="2022-03-24T09:02:00Z">
            <w:r>
              <w:rPr>
                <w:noProof/>
                <w:webHidden/>
              </w:rPr>
              <w:t>32</w:t>
            </w:r>
            <w:r>
              <w:rPr>
                <w:noProof/>
                <w:webHidden/>
              </w:rPr>
              <w:fldChar w:fldCharType="end"/>
            </w:r>
            <w:r w:rsidRPr="00A85D07">
              <w:rPr>
                <w:rStyle w:val="Hyperlink"/>
                <w:noProof/>
              </w:rPr>
              <w:fldChar w:fldCharType="end"/>
            </w:r>
          </w:ins>
        </w:p>
        <w:p w14:paraId="431D553C" w14:textId="20E89F56" w:rsidR="00DB52DC" w:rsidRDefault="00DB52DC">
          <w:pPr>
            <w:pStyle w:val="TOC2"/>
            <w:tabs>
              <w:tab w:val="right" w:leader="dot" w:pos="9350"/>
            </w:tabs>
            <w:rPr>
              <w:ins w:id="165" w:author="David Conklin" w:date="2022-03-24T09:02:00Z"/>
              <w:rFonts w:eastAsiaTheme="minorEastAsia"/>
              <w:noProof/>
            </w:rPr>
          </w:pPr>
          <w:ins w:id="16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r>
              <w:rPr>
                <w:noProof/>
                <w:webHidden/>
              </w:rPr>
            </w:r>
          </w:ins>
          <w:r>
            <w:rPr>
              <w:noProof/>
              <w:webHidden/>
            </w:rPr>
            <w:fldChar w:fldCharType="separate"/>
          </w:r>
          <w:ins w:id="167" w:author="David Conklin" w:date="2022-03-24T09:02:00Z">
            <w:r>
              <w:rPr>
                <w:noProof/>
                <w:webHidden/>
              </w:rPr>
              <w:t>34</w:t>
            </w:r>
            <w:r>
              <w:rPr>
                <w:noProof/>
                <w:webHidden/>
              </w:rPr>
              <w:fldChar w:fldCharType="end"/>
            </w:r>
            <w:r w:rsidRPr="00A85D07">
              <w:rPr>
                <w:rStyle w:val="Hyperlink"/>
                <w:noProof/>
              </w:rPr>
              <w:fldChar w:fldCharType="end"/>
            </w:r>
          </w:ins>
        </w:p>
        <w:p w14:paraId="575BA9CD" w14:textId="44F907D5" w:rsidR="00DB52DC" w:rsidRDefault="00DB52DC">
          <w:pPr>
            <w:pStyle w:val="TOC2"/>
            <w:tabs>
              <w:tab w:val="right" w:leader="dot" w:pos="9350"/>
            </w:tabs>
            <w:rPr>
              <w:ins w:id="168" w:author="David Conklin" w:date="2022-03-24T09:02:00Z"/>
              <w:rFonts w:eastAsiaTheme="minorEastAsia"/>
              <w:noProof/>
            </w:rPr>
          </w:pPr>
          <w:ins w:id="16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r>
              <w:rPr>
                <w:noProof/>
                <w:webHidden/>
              </w:rPr>
            </w:r>
          </w:ins>
          <w:r>
            <w:rPr>
              <w:noProof/>
              <w:webHidden/>
            </w:rPr>
            <w:fldChar w:fldCharType="separate"/>
          </w:r>
          <w:ins w:id="170" w:author="David Conklin" w:date="2022-03-24T09:02:00Z">
            <w:r>
              <w:rPr>
                <w:noProof/>
                <w:webHidden/>
              </w:rPr>
              <w:t>36</w:t>
            </w:r>
            <w:r>
              <w:rPr>
                <w:noProof/>
                <w:webHidden/>
              </w:rPr>
              <w:fldChar w:fldCharType="end"/>
            </w:r>
            <w:r w:rsidRPr="00A85D07">
              <w:rPr>
                <w:rStyle w:val="Hyperlink"/>
                <w:noProof/>
              </w:rPr>
              <w:fldChar w:fldCharType="end"/>
            </w:r>
          </w:ins>
        </w:p>
        <w:p w14:paraId="728DF07E" w14:textId="41A706E6" w:rsidR="00DB52DC" w:rsidRDefault="00DB52DC">
          <w:pPr>
            <w:pStyle w:val="TOC2"/>
            <w:tabs>
              <w:tab w:val="right" w:leader="dot" w:pos="9350"/>
            </w:tabs>
            <w:rPr>
              <w:ins w:id="171" w:author="David Conklin" w:date="2022-03-24T09:02:00Z"/>
              <w:rFonts w:eastAsiaTheme="minorEastAsia"/>
              <w:noProof/>
            </w:rPr>
          </w:pPr>
          <w:ins w:id="17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r>
              <w:rPr>
                <w:noProof/>
                <w:webHidden/>
              </w:rPr>
            </w:r>
          </w:ins>
          <w:r>
            <w:rPr>
              <w:noProof/>
              <w:webHidden/>
            </w:rPr>
            <w:fldChar w:fldCharType="separate"/>
          </w:r>
          <w:ins w:id="173" w:author="David Conklin" w:date="2022-03-24T09:02:00Z">
            <w:r>
              <w:rPr>
                <w:noProof/>
                <w:webHidden/>
              </w:rPr>
              <w:t>37</w:t>
            </w:r>
            <w:r>
              <w:rPr>
                <w:noProof/>
                <w:webHidden/>
              </w:rPr>
              <w:fldChar w:fldCharType="end"/>
            </w:r>
            <w:r w:rsidRPr="00A85D07">
              <w:rPr>
                <w:rStyle w:val="Hyperlink"/>
                <w:noProof/>
              </w:rPr>
              <w:fldChar w:fldCharType="end"/>
            </w:r>
          </w:ins>
        </w:p>
        <w:p w14:paraId="4A4FF581" w14:textId="0294DA11"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r>
              <w:rPr>
                <w:noProof/>
                <w:webHidden/>
              </w:rPr>
            </w:r>
          </w:ins>
          <w:r>
            <w:rPr>
              <w:noProof/>
              <w:webHidden/>
            </w:rPr>
            <w:fldChar w:fldCharType="separate"/>
          </w:r>
          <w:ins w:id="176" w:author="David Conklin" w:date="2022-03-24T09:02:00Z">
            <w:r>
              <w:rPr>
                <w:noProof/>
                <w:webHidden/>
              </w:rPr>
              <w:t>37</w:t>
            </w:r>
            <w:r>
              <w:rPr>
                <w:noProof/>
                <w:webHidden/>
              </w:rPr>
              <w:fldChar w:fldCharType="end"/>
            </w:r>
            <w:r w:rsidRPr="00A85D07">
              <w:rPr>
                <w:rStyle w:val="Hyperlink"/>
                <w:noProof/>
              </w:rPr>
              <w:fldChar w:fldCharType="end"/>
            </w:r>
          </w:ins>
        </w:p>
        <w:p w14:paraId="788A26B5" w14:textId="7C1B34EC" w:rsidR="00DB52DC" w:rsidRDefault="00DB52DC">
          <w:pPr>
            <w:pStyle w:val="TOC2"/>
            <w:tabs>
              <w:tab w:val="right" w:leader="dot" w:pos="9350"/>
            </w:tabs>
            <w:rPr>
              <w:ins w:id="177" w:author="David Conklin" w:date="2022-03-24T09:02:00Z"/>
              <w:rFonts w:eastAsiaTheme="minorEastAsia"/>
              <w:noProof/>
            </w:rPr>
          </w:pPr>
          <w:ins w:id="17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r>
              <w:rPr>
                <w:noProof/>
                <w:webHidden/>
              </w:rPr>
            </w:r>
          </w:ins>
          <w:r>
            <w:rPr>
              <w:noProof/>
              <w:webHidden/>
            </w:rPr>
            <w:fldChar w:fldCharType="separate"/>
          </w:r>
          <w:ins w:id="179" w:author="David Conklin" w:date="2022-03-24T09:02:00Z">
            <w:r>
              <w:rPr>
                <w:noProof/>
                <w:webHidden/>
              </w:rPr>
              <w:t>38</w:t>
            </w:r>
            <w:r>
              <w:rPr>
                <w:noProof/>
                <w:webHidden/>
              </w:rPr>
              <w:fldChar w:fldCharType="end"/>
            </w:r>
            <w:r w:rsidRPr="00A85D07">
              <w:rPr>
                <w:rStyle w:val="Hyperlink"/>
                <w:noProof/>
              </w:rPr>
              <w:fldChar w:fldCharType="end"/>
            </w:r>
          </w:ins>
        </w:p>
        <w:p w14:paraId="66FBED94" w14:textId="2BF5FEDA" w:rsidR="00DB52DC" w:rsidRDefault="00DB52DC">
          <w:pPr>
            <w:pStyle w:val="TOC2"/>
            <w:tabs>
              <w:tab w:val="right" w:leader="dot" w:pos="9350"/>
            </w:tabs>
            <w:rPr>
              <w:ins w:id="180" w:author="David Conklin" w:date="2022-03-24T09:02:00Z"/>
              <w:rFonts w:eastAsiaTheme="minorEastAsia"/>
              <w:noProof/>
            </w:rPr>
          </w:pPr>
          <w:ins w:id="18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r>
              <w:rPr>
                <w:noProof/>
                <w:webHidden/>
              </w:rPr>
            </w:r>
          </w:ins>
          <w:r>
            <w:rPr>
              <w:noProof/>
              <w:webHidden/>
            </w:rPr>
            <w:fldChar w:fldCharType="separate"/>
          </w:r>
          <w:ins w:id="182" w:author="David Conklin" w:date="2022-03-24T09:02:00Z">
            <w:r>
              <w:rPr>
                <w:noProof/>
                <w:webHidden/>
              </w:rPr>
              <w:t>38</w:t>
            </w:r>
            <w:r>
              <w:rPr>
                <w:noProof/>
                <w:webHidden/>
              </w:rPr>
              <w:fldChar w:fldCharType="end"/>
            </w:r>
            <w:r w:rsidRPr="00A85D07">
              <w:rPr>
                <w:rStyle w:val="Hyperlink"/>
                <w:noProof/>
              </w:rPr>
              <w:fldChar w:fldCharType="end"/>
            </w:r>
          </w:ins>
        </w:p>
        <w:p w14:paraId="69D64278" w14:textId="69AF9ADD" w:rsidR="00DB52DC" w:rsidRDefault="00DB52DC">
          <w:pPr>
            <w:pStyle w:val="TOC1"/>
            <w:tabs>
              <w:tab w:val="right" w:leader="dot" w:pos="9350"/>
            </w:tabs>
            <w:rPr>
              <w:ins w:id="183" w:author="David Conklin" w:date="2022-03-24T09:02:00Z"/>
              <w:rFonts w:eastAsiaTheme="minorEastAsia"/>
              <w:noProof/>
            </w:rPr>
          </w:pPr>
          <w:ins w:id="18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r>
              <w:rPr>
                <w:noProof/>
                <w:webHidden/>
              </w:rPr>
            </w:r>
          </w:ins>
          <w:r>
            <w:rPr>
              <w:noProof/>
              <w:webHidden/>
            </w:rPr>
            <w:fldChar w:fldCharType="separate"/>
          </w:r>
          <w:ins w:id="185" w:author="David Conklin" w:date="2022-03-24T09:02:00Z">
            <w:r>
              <w:rPr>
                <w:noProof/>
                <w:webHidden/>
              </w:rPr>
              <w:t>39</w:t>
            </w:r>
            <w:r>
              <w:rPr>
                <w:noProof/>
                <w:webHidden/>
              </w:rPr>
              <w:fldChar w:fldCharType="end"/>
            </w:r>
            <w:r w:rsidRPr="00A85D07">
              <w:rPr>
                <w:rStyle w:val="Hyperlink"/>
                <w:noProof/>
              </w:rPr>
              <w:fldChar w:fldCharType="end"/>
            </w:r>
          </w:ins>
        </w:p>
        <w:p w14:paraId="5BC0F186" w14:textId="0094177C"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r>
              <w:rPr>
                <w:noProof/>
                <w:webHidden/>
              </w:rPr>
            </w:r>
          </w:ins>
          <w:r>
            <w:rPr>
              <w:noProof/>
              <w:webHidden/>
            </w:rPr>
            <w:fldChar w:fldCharType="separate"/>
          </w:r>
          <w:ins w:id="188" w:author="David Conklin" w:date="2022-03-24T09:02:00Z">
            <w:r>
              <w:rPr>
                <w:noProof/>
                <w:webHidden/>
              </w:rPr>
              <w:t>40</w:t>
            </w:r>
            <w:r>
              <w:rPr>
                <w:noProof/>
                <w:webHidden/>
              </w:rPr>
              <w:fldChar w:fldCharType="end"/>
            </w:r>
            <w:r w:rsidRPr="00A85D07">
              <w:rPr>
                <w:rStyle w:val="Hyperlink"/>
                <w:noProof/>
              </w:rPr>
              <w:fldChar w:fldCharType="end"/>
            </w:r>
          </w:ins>
        </w:p>
        <w:p w14:paraId="13FE8C28" w14:textId="126E36F8" w:rsidR="00DB52DC" w:rsidRDefault="00DB52DC">
          <w:pPr>
            <w:pStyle w:val="TOC2"/>
            <w:tabs>
              <w:tab w:val="right" w:leader="dot" w:pos="9350"/>
            </w:tabs>
            <w:rPr>
              <w:ins w:id="189" w:author="David Conklin" w:date="2022-03-24T09:02:00Z"/>
              <w:rFonts w:eastAsiaTheme="minorEastAsia"/>
              <w:noProof/>
            </w:rPr>
          </w:pPr>
          <w:ins w:id="19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r>
              <w:rPr>
                <w:noProof/>
                <w:webHidden/>
              </w:rPr>
            </w:r>
          </w:ins>
          <w:r>
            <w:rPr>
              <w:noProof/>
              <w:webHidden/>
            </w:rPr>
            <w:fldChar w:fldCharType="separate"/>
          </w:r>
          <w:ins w:id="191" w:author="David Conklin" w:date="2022-03-24T09:02:00Z">
            <w:r>
              <w:rPr>
                <w:noProof/>
                <w:webHidden/>
              </w:rPr>
              <w:t>42</w:t>
            </w:r>
            <w:r>
              <w:rPr>
                <w:noProof/>
                <w:webHidden/>
              </w:rPr>
              <w:fldChar w:fldCharType="end"/>
            </w:r>
            <w:r w:rsidRPr="00A85D07">
              <w:rPr>
                <w:rStyle w:val="Hyperlink"/>
                <w:noProof/>
              </w:rPr>
              <w:fldChar w:fldCharType="end"/>
            </w:r>
          </w:ins>
        </w:p>
        <w:p w14:paraId="27539248" w14:textId="0ADAC2C5" w:rsidR="00DB52DC" w:rsidRDefault="00DB52DC">
          <w:pPr>
            <w:pStyle w:val="TOC1"/>
            <w:tabs>
              <w:tab w:val="right" w:leader="dot" w:pos="9350"/>
            </w:tabs>
            <w:rPr>
              <w:ins w:id="192" w:author="David Conklin" w:date="2022-03-24T09:02:00Z"/>
              <w:rFonts w:eastAsiaTheme="minorEastAsia"/>
              <w:noProof/>
            </w:rPr>
          </w:pPr>
          <w:ins w:id="19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r>
              <w:rPr>
                <w:noProof/>
                <w:webHidden/>
              </w:rPr>
            </w:r>
          </w:ins>
          <w:r>
            <w:rPr>
              <w:noProof/>
              <w:webHidden/>
            </w:rPr>
            <w:fldChar w:fldCharType="separate"/>
          </w:r>
          <w:ins w:id="194" w:author="David Conklin" w:date="2022-03-24T09:02:00Z">
            <w:r>
              <w:rPr>
                <w:noProof/>
                <w:webHidden/>
              </w:rPr>
              <w:t>42</w:t>
            </w:r>
            <w:r>
              <w:rPr>
                <w:noProof/>
                <w:webHidden/>
              </w:rPr>
              <w:fldChar w:fldCharType="end"/>
            </w:r>
            <w:r w:rsidRPr="00A85D07">
              <w:rPr>
                <w:rStyle w:val="Hyperlink"/>
                <w:noProof/>
              </w:rPr>
              <w:fldChar w:fldCharType="end"/>
            </w:r>
          </w:ins>
        </w:p>
        <w:p w14:paraId="4C1F8D07" w14:textId="759CF85F" w:rsidR="00DB52DC" w:rsidRDefault="00DB52DC">
          <w:pPr>
            <w:pStyle w:val="TOC2"/>
            <w:tabs>
              <w:tab w:val="right" w:leader="dot" w:pos="9350"/>
            </w:tabs>
            <w:rPr>
              <w:ins w:id="195" w:author="David Conklin" w:date="2022-03-24T09:02:00Z"/>
              <w:rFonts w:eastAsiaTheme="minorEastAsia"/>
              <w:noProof/>
            </w:rPr>
          </w:pPr>
          <w:ins w:id="19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r>
              <w:rPr>
                <w:noProof/>
                <w:webHidden/>
              </w:rPr>
            </w:r>
          </w:ins>
          <w:r>
            <w:rPr>
              <w:noProof/>
              <w:webHidden/>
            </w:rPr>
            <w:fldChar w:fldCharType="separate"/>
          </w:r>
          <w:ins w:id="197" w:author="David Conklin" w:date="2022-03-24T09:02:00Z">
            <w:r>
              <w:rPr>
                <w:noProof/>
                <w:webHidden/>
              </w:rPr>
              <w:t>44</w:t>
            </w:r>
            <w:r>
              <w:rPr>
                <w:noProof/>
                <w:webHidden/>
              </w:rPr>
              <w:fldChar w:fldCharType="end"/>
            </w:r>
            <w:r w:rsidRPr="00A85D07">
              <w:rPr>
                <w:rStyle w:val="Hyperlink"/>
                <w:noProof/>
              </w:rPr>
              <w:fldChar w:fldCharType="end"/>
            </w:r>
          </w:ins>
        </w:p>
        <w:p w14:paraId="71721A36" w14:textId="5384DAF8" w:rsidR="00DB52DC" w:rsidRDefault="00DB52DC">
          <w:pPr>
            <w:pStyle w:val="TOC1"/>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r>
              <w:rPr>
                <w:noProof/>
                <w:webHidden/>
              </w:rPr>
            </w:r>
          </w:ins>
          <w:r>
            <w:rPr>
              <w:noProof/>
              <w:webHidden/>
            </w:rPr>
            <w:fldChar w:fldCharType="separate"/>
          </w:r>
          <w:ins w:id="200" w:author="David Conklin" w:date="2022-03-24T09:02:00Z">
            <w:r>
              <w:rPr>
                <w:noProof/>
                <w:webHidden/>
              </w:rPr>
              <w:t>44</w:t>
            </w:r>
            <w:r>
              <w:rPr>
                <w:noProof/>
                <w:webHidden/>
              </w:rPr>
              <w:fldChar w:fldCharType="end"/>
            </w:r>
            <w:r w:rsidRPr="00A85D07">
              <w:rPr>
                <w:rStyle w:val="Hyperlink"/>
                <w:noProof/>
              </w:rPr>
              <w:fldChar w:fldCharType="end"/>
            </w:r>
          </w:ins>
        </w:p>
        <w:p w14:paraId="41646D32" w14:textId="183510C5" w:rsidR="00DB52DC" w:rsidRDefault="00DB52DC">
          <w:pPr>
            <w:pStyle w:val="TOC2"/>
            <w:tabs>
              <w:tab w:val="right" w:leader="dot" w:pos="9350"/>
            </w:tabs>
            <w:rPr>
              <w:ins w:id="201" w:author="David Conklin" w:date="2022-03-24T09:02:00Z"/>
              <w:rFonts w:eastAsiaTheme="minorEastAsia"/>
              <w:noProof/>
            </w:rPr>
          </w:pPr>
          <w:ins w:id="202"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r>
              <w:rPr>
                <w:noProof/>
                <w:webHidden/>
              </w:rPr>
            </w:r>
          </w:ins>
          <w:r>
            <w:rPr>
              <w:noProof/>
              <w:webHidden/>
            </w:rPr>
            <w:fldChar w:fldCharType="separate"/>
          </w:r>
          <w:ins w:id="203" w:author="David Conklin" w:date="2022-03-24T09:02:00Z">
            <w:r>
              <w:rPr>
                <w:noProof/>
                <w:webHidden/>
              </w:rPr>
              <w:t>45</w:t>
            </w:r>
            <w:r>
              <w:rPr>
                <w:noProof/>
                <w:webHidden/>
              </w:rPr>
              <w:fldChar w:fldCharType="end"/>
            </w:r>
            <w:r w:rsidRPr="00A85D07">
              <w:rPr>
                <w:rStyle w:val="Hyperlink"/>
                <w:noProof/>
              </w:rPr>
              <w:fldChar w:fldCharType="end"/>
            </w:r>
          </w:ins>
        </w:p>
        <w:p w14:paraId="44BE0070" w14:textId="06CBC4EF" w:rsidR="00DB52DC" w:rsidRDefault="00DB52DC">
          <w:pPr>
            <w:pStyle w:val="TOC2"/>
            <w:tabs>
              <w:tab w:val="right" w:leader="dot" w:pos="9350"/>
            </w:tabs>
            <w:rPr>
              <w:ins w:id="204" w:author="David Conklin" w:date="2022-03-24T09:02:00Z"/>
              <w:rFonts w:eastAsiaTheme="minorEastAsia"/>
              <w:noProof/>
            </w:rPr>
          </w:pPr>
          <w:ins w:id="20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r>
              <w:rPr>
                <w:noProof/>
                <w:webHidden/>
              </w:rPr>
            </w:r>
          </w:ins>
          <w:r>
            <w:rPr>
              <w:noProof/>
              <w:webHidden/>
            </w:rPr>
            <w:fldChar w:fldCharType="separate"/>
          </w:r>
          <w:ins w:id="206" w:author="David Conklin" w:date="2022-03-24T09:02:00Z">
            <w:r>
              <w:rPr>
                <w:noProof/>
                <w:webHidden/>
              </w:rPr>
              <w:t>45</w:t>
            </w:r>
            <w:r>
              <w:rPr>
                <w:noProof/>
                <w:webHidden/>
              </w:rPr>
              <w:fldChar w:fldCharType="end"/>
            </w:r>
            <w:r w:rsidRPr="00A85D07">
              <w:rPr>
                <w:rStyle w:val="Hyperlink"/>
                <w:noProof/>
              </w:rPr>
              <w:fldChar w:fldCharType="end"/>
            </w:r>
          </w:ins>
        </w:p>
        <w:p w14:paraId="4823AA65" w14:textId="3ECDDDF7" w:rsidR="00DB52DC" w:rsidRDefault="00DB52DC">
          <w:pPr>
            <w:pStyle w:val="TOC2"/>
            <w:tabs>
              <w:tab w:val="right" w:leader="dot" w:pos="9350"/>
            </w:tabs>
            <w:rPr>
              <w:ins w:id="207" w:author="David Conklin" w:date="2022-03-24T09:02:00Z"/>
              <w:rFonts w:eastAsiaTheme="minorEastAsia"/>
              <w:noProof/>
            </w:rPr>
          </w:pPr>
          <w:ins w:id="20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r>
              <w:rPr>
                <w:noProof/>
                <w:webHidden/>
              </w:rPr>
            </w:r>
          </w:ins>
          <w:r>
            <w:rPr>
              <w:noProof/>
              <w:webHidden/>
            </w:rPr>
            <w:fldChar w:fldCharType="separate"/>
          </w:r>
          <w:ins w:id="209" w:author="David Conklin" w:date="2022-03-24T09:02:00Z">
            <w:r>
              <w:rPr>
                <w:noProof/>
                <w:webHidden/>
              </w:rPr>
              <w:t>46</w:t>
            </w:r>
            <w:r>
              <w:rPr>
                <w:noProof/>
                <w:webHidden/>
              </w:rPr>
              <w:fldChar w:fldCharType="end"/>
            </w:r>
            <w:r w:rsidRPr="00A85D07">
              <w:rPr>
                <w:rStyle w:val="Hyperlink"/>
                <w:noProof/>
              </w:rPr>
              <w:fldChar w:fldCharType="end"/>
            </w:r>
          </w:ins>
        </w:p>
        <w:p w14:paraId="1B4CB923" w14:textId="13F28E89" w:rsidR="00DB52DC" w:rsidRDefault="00DB52DC">
          <w:pPr>
            <w:pStyle w:val="TOC1"/>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r>
              <w:rPr>
                <w:noProof/>
                <w:webHidden/>
              </w:rPr>
            </w:r>
          </w:ins>
          <w:r>
            <w:rPr>
              <w:noProof/>
              <w:webHidden/>
            </w:rPr>
            <w:fldChar w:fldCharType="separate"/>
          </w:r>
          <w:ins w:id="212" w:author="David Conklin" w:date="2022-03-24T09:02:00Z">
            <w:r>
              <w:rPr>
                <w:noProof/>
                <w:webHidden/>
              </w:rPr>
              <w:t>47</w:t>
            </w:r>
            <w:r>
              <w:rPr>
                <w:noProof/>
                <w:webHidden/>
              </w:rPr>
              <w:fldChar w:fldCharType="end"/>
            </w:r>
            <w:r w:rsidRPr="00A85D07">
              <w:rPr>
                <w:rStyle w:val="Hyperlink"/>
                <w:noProof/>
              </w:rPr>
              <w:fldChar w:fldCharType="end"/>
            </w:r>
          </w:ins>
        </w:p>
        <w:p w14:paraId="69674263" w14:textId="1BBD5F39" w:rsidR="00DB52DC" w:rsidRDefault="00DB52DC">
          <w:pPr>
            <w:pStyle w:val="TOC2"/>
            <w:tabs>
              <w:tab w:val="right" w:leader="dot" w:pos="9350"/>
            </w:tabs>
            <w:rPr>
              <w:ins w:id="213" w:author="David Conklin" w:date="2022-03-24T09:02:00Z"/>
              <w:rFonts w:eastAsiaTheme="minorEastAsia"/>
              <w:noProof/>
            </w:rPr>
          </w:pPr>
          <w:ins w:id="21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r>
              <w:rPr>
                <w:noProof/>
                <w:webHidden/>
              </w:rPr>
            </w:r>
          </w:ins>
          <w:r>
            <w:rPr>
              <w:noProof/>
              <w:webHidden/>
            </w:rPr>
            <w:fldChar w:fldCharType="separate"/>
          </w:r>
          <w:ins w:id="215" w:author="David Conklin" w:date="2022-03-24T09:02:00Z">
            <w:r>
              <w:rPr>
                <w:noProof/>
                <w:webHidden/>
              </w:rPr>
              <w:t>47</w:t>
            </w:r>
            <w:r>
              <w:rPr>
                <w:noProof/>
                <w:webHidden/>
              </w:rPr>
              <w:fldChar w:fldCharType="end"/>
            </w:r>
            <w:r w:rsidRPr="00A85D07">
              <w:rPr>
                <w:rStyle w:val="Hyperlink"/>
                <w:noProof/>
              </w:rPr>
              <w:fldChar w:fldCharType="end"/>
            </w:r>
          </w:ins>
        </w:p>
        <w:p w14:paraId="396AC587" w14:textId="3A94DBDD" w:rsidR="00DB52DC" w:rsidRDefault="00DB52DC">
          <w:pPr>
            <w:pStyle w:val="TOC2"/>
            <w:tabs>
              <w:tab w:val="right" w:leader="dot" w:pos="9350"/>
            </w:tabs>
            <w:rPr>
              <w:ins w:id="216" w:author="David Conklin" w:date="2022-03-24T09:02:00Z"/>
              <w:rFonts w:eastAsiaTheme="minorEastAsia"/>
              <w:noProof/>
            </w:rPr>
          </w:pPr>
          <w:ins w:id="21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r>
              <w:rPr>
                <w:noProof/>
                <w:webHidden/>
              </w:rPr>
            </w:r>
          </w:ins>
          <w:r>
            <w:rPr>
              <w:noProof/>
              <w:webHidden/>
            </w:rPr>
            <w:fldChar w:fldCharType="separate"/>
          </w:r>
          <w:ins w:id="218" w:author="David Conklin" w:date="2022-03-24T09:02:00Z">
            <w:r>
              <w:rPr>
                <w:noProof/>
                <w:webHidden/>
              </w:rPr>
              <w:t>48</w:t>
            </w:r>
            <w:r>
              <w:rPr>
                <w:noProof/>
                <w:webHidden/>
              </w:rPr>
              <w:fldChar w:fldCharType="end"/>
            </w:r>
            <w:r w:rsidRPr="00A85D07">
              <w:rPr>
                <w:rStyle w:val="Hyperlink"/>
                <w:noProof/>
              </w:rPr>
              <w:fldChar w:fldCharType="end"/>
            </w:r>
          </w:ins>
        </w:p>
        <w:p w14:paraId="5028A5A8" w14:textId="0AA4D189" w:rsidR="00DB52DC" w:rsidRDefault="00DB52DC">
          <w:pPr>
            <w:pStyle w:val="TOC2"/>
            <w:tabs>
              <w:tab w:val="right" w:leader="dot" w:pos="9350"/>
            </w:tabs>
            <w:rPr>
              <w:ins w:id="219" w:author="David Conklin" w:date="2022-03-24T09:02:00Z"/>
              <w:rFonts w:eastAsiaTheme="minorEastAsia"/>
              <w:noProof/>
            </w:rPr>
          </w:pPr>
          <w:ins w:id="22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r>
              <w:rPr>
                <w:noProof/>
                <w:webHidden/>
              </w:rPr>
            </w:r>
          </w:ins>
          <w:r>
            <w:rPr>
              <w:noProof/>
              <w:webHidden/>
            </w:rPr>
            <w:fldChar w:fldCharType="separate"/>
          </w:r>
          <w:ins w:id="221" w:author="David Conklin" w:date="2022-03-24T09:02:00Z">
            <w:r>
              <w:rPr>
                <w:noProof/>
                <w:webHidden/>
              </w:rPr>
              <w:t>48</w:t>
            </w:r>
            <w:r>
              <w:rPr>
                <w:noProof/>
                <w:webHidden/>
              </w:rPr>
              <w:fldChar w:fldCharType="end"/>
            </w:r>
            <w:r w:rsidRPr="00A85D07">
              <w:rPr>
                <w:rStyle w:val="Hyperlink"/>
                <w:noProof/>
              </w:rPr>
              <w:fldChar w:fldCharType="end"/>
            </w:r>
          </w:ins>
        </w:p>
        <w:p w14:paraId="42680129" w14:textId="5952225C"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r>
              <w:rPr>
                <w:noProof/>
                <w:webHidden/>
              </w:rPr>
            </w:r>
          </w:ins>
          <w:r>
            <w:rPr>
              <w:noProof/>
              <w:webHidden/>
            </w:rPr>
            <w:fldChar w:fldCharType="separate"/>
          </w:r>
          <w:ins w:id="224" w:author="David Conklin" w:date="2022-03-24T09:02:00Z">
            <w:r>
              <w:rPr>
                <w:noProof/>
                <w:webHidden/>
              </w:rPr>
              <w:t>50</w:t>
            </w:r>
            <w:r>
              <w:rPr>
                <w:noProof/>
                <w:webHidden/>
              </w:rPr>
              <w:fldChar w:fldCharType="end"/>
            </w:r>
            <w:r w:rsidRPr="00A85D07">
              <w:rPr>
                <w:rStyle w:val="Hyperlink"/>
                <w:noProof/>
              </w:rPr>
              <w:fldChar w:fldCharType="end"/>
            </w:r>
          </w:ins>
        </w:p>
        <w:p w14:paraId="2B0167A6" w14:textId="3DA18A02" w:rsidR="00DB52DC" w:rsidRDefault="00DB52DC">
          <w:pPr>
            <w:pStyle w:val="TOC2"/>
            <w:tabs>
              <w:tab w:val="right" w:leader="dot" w:pos="9350"/>
            </w:tabs>
            <w:rPr>
              <w:ins w:id="225" w:author="David Conklin" w:date="2022-03-24T09:02:00Z"/>
              <w:rFonts w:eastAsiaTheme="minorEastAsia"/>
              <w:noProof/>
            </w:rPr>
          </w:pPr>
          <w:ins w:id="22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r>
              <w:rPr>
                <w:noProof/>
                <w:webHidden/>
              </w:rPr>
            </w:r>
          </w:ins>
          <w:r>
            <w:rPr>
              <w:noProof/>
              <w:webHidden/>
            </w:rPr>
            <w:fldChar w:fldCharType="separate"/>
          </w:r>
          <w:ins w:id="227" w:author="David Conklin" w:date="2022-03-24T09:02:00Z">
            <w:r>
              <w:rPr>
                <w:noProof/>
                <w:webHidden/>
              </w:rPr>
              <w:t>50</w:t>
            </w:r>
            <w:r>
              <w:rPr>
                <w:noProof/>
                <w:webHidden/>
              </w:rPr>
              <w:fldChar w:fldCharType="end"/>
            </w:r>
            <w:r w:rsidRPr="00A85D07">
              <w:rPr>
                <w:rStyle w:val="Hyperlink"/>
                <w:noProof/>
              </w:rPr>
              <w:fldChar w:fldCharType="end"/>
            </w:r>
          </w:ins>
        </w:p>
        <w:p w14:paraId="6FF21867" w14:textId="7561CDF0" w:rsidR="00DB52DC" w:rsidRDefault="00DB52DC">
          <w:pPr>
            <w:pStyle w:val="TOC2"/>
            <w:tabs>
              <w:tab w:val="right" w:leader="dot" w:pos="9350"/>
            </w:tabs>
            <w:rPr>
              <w:ins w:id="228" w:author="David Conklin" w:date="2022-03-24T09:02:00Z"/>
              <w:rFonts w:eastAsiaTheme="minorEastAsia"/>
              <w:noProof/>
            </w:rPr>
          </w:pPr>
          <w:ins w:id="22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r>
              <w:rPr>
                <w:noProof/>
                <w:webHidden/>
              </w:rPr>
            </w:r>
          </w:ins>
          <w:r>
            <w:rPr>
              <w:noProof/>
              <w:webHidden/>
            </w:rPr>
            <w:fldChar w:fldCharType="separate"/>
          </w:r>
          <w:ins w:id="230" w:author="David Conklin" w:date="2022-03-24T09:02:00Z">
            <w:r>
              <w:rPr>
                <w:noProof/>
                <w:webHidden/>
              </w:rPr>
              <w:t>53</w:t>
            </w:r>
            <w:r>
              <w:rPr>
                <w:noProof/>
                <w:webHidden/>
              </w:rPr>
              <w:fldChar w:fldCharType="end"/>
            </w:r>
            <w:r w:rsidRPr="00A85D07">
              <w:rPr>
                <w:rStyle w:val="Hyperlink"/>
                <w:noProof/>
              </w:rPr>
              <w:fldChar w:fldCharType="end"/>
            </w:r>
          </w:ins>
        </w:p>
        <w:p w14:paraId="359F2419" w14:textId="1166A216" w:rsidR="00DB52DC" w:rsidRDefault="00DB52DC">
          <w:pPr>
            <w:pStyle w:val="TOC2"/>
            <w:tabs>
              <w:tab w:val="right" w:leader="dot" w:pos="9350"/>
            </w:tabs>
            <w:rPr>
              <w:ins w:id="231" w:author="David Conklin" w:date="2022-03-24T09:02:00Z"/>
              <w:rFonts w:eastAsiaTheme="minorEastAsia"/>
              <w:noProof/>
            </w:rPr>
          </w:pPr>
          <w:ins w:id="23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r>
              <w:rPr>
                <w:noProof/>
                <w:webHidden/>
              </w:rPr>
            </w:r>
          </w:ins>
          <w:r>
            <w:rPr>
              <w:noProof/>
              <w:webHidden/>
            </w:rPr>
            <w:fldChar w:fldCharType="separate"/>
          </w:r>
          <w:ins w:id="233" w:author="David Conklin" w:date="2022-03-24T09:02:00Z">
            <w:r>
              <w:rPr>
                <w:noProof/>
                <w:webHidden/>
              </w:rPr>
              <w:t>53</w:t>
            </w:r>
            <w:r>
              <w:rPr>
                <w:noProof/>
                <w:webHidden/>
              </w:rPr>
              <w:fldChar w:fldCharType="end"/>
            </w:r>
            <w:r w:rsidRPr="00A85D07">
              <w:rPr>
                <w:rStyle w:val="Hyperlink"/>
                <w:noProof/>
              </w:rPr>
              <w:fldChar w:fldCharType="end"/>
            </w:r>
          </w:ins>
        </w:p>
        <w:p w14:paraId="3538B683" w14:textId="6011736C" w:rsidR="00DB52DC" w:rsidRDefault="00DB52DC">
          <w:pPr>
            <w:pStyle w:val="TOC1"/>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r>
              <w:rPr>
                <w:noProof/>
                <w:webHidden/>
              </w:rPr>
            </w:r>
          </w:ins>
          <w:r>
            <w:rPr>
              <w:noProof/>
              <w:webHidden/>
            </w:rPr>
            <w:fldChar w:fldCharType="separate"/>
          </w:r>
          <w:ins w:id="236" w:author="David Conklin" w:date="2022-03-24T09:02:00Z">
            <w:r>
              <w:rPr>
                <w:noProof/>
                <w:webHidden/>
              </w:rPr>
              <w:t>56</w:t>
            </w:r>
            <w:r>
              <w:rPr>
                <w:noProof/>
                <w:webHidden/>
              </w:rPr>
              <w:fldChar w:fldCharType="end"/>
            </w:r>
            <w:r w:rsidRPr="00A85D07">
              <w:rPr>
                <w:rStyle w:val="Hyperlink"/>
                <w:noProof/>
              </w:rPr>
              <w:fldChar w:fldCharType="end"/>
            </w:r>
          </w:ins>
        </w:p>
        <w:p w14:paraId="5BBE9ADA" w14:textId="4E1ACF38" w:rsidR="00DB52DC" w:rsidRDefault="00DB52DC">
          <w:pPr>
            <w:pStyle w:val="TOC2"/>
            <w:tabs>
              <w:tab w:val="right" w:leader="dot" w:pos="9350"/>
            </w:tabs>
            <w:rPr>
              <w:ins w:id="237" w:author="David Conklin" w:date="2022-03-24T09:02:00Z"/>
              <w:rFonts w:eastAsiaTheme="minorEastAsia"/>
              <w:noProof/>
            </w:rPr>
          </w:pPr>
          <w:ins w:id="23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r>
              <w:rPr>
                <w:noProof/>
                <w:webHidden/>
              </w:rPr>
            </w:r>
          </w:ins>
          <w:r>
            <w:rPr>
              <w:noProof/>
              <w:webHidden/>
            </w:rPr>
            <w:fldChar w:fldCharType="separate"/>
          </w:r>
          <w:ins w:id="239" w:author="David Conklin" w:date="2022-03-24T09:02:00Z">
            <w:r>
              <w:rPr>
                <w:noProof/>
                <w:webHidden/>
              </w:rPr>
              <w:t>56</w:t>
            </w:r>
            <w:r>
              <w:rPr>
                <w:noProof/>
                <w:webHidden/>
              </w:rPr>
              <w:fldChar w:fldCharType="end"/>
            </w:r>
            <w:r w:rsidRPr="00A85D07">
              <w:rPr>
                <w:rStyle w:val="Hyperlink"/>
                <w:noProof/>
              </w:rPr>
              <w:fldChar w:fldCharType="end"/>
            </w:r>
          </w:ins>
        </w:p>
        <w:p w14:paraId="3A47802D" w14:textId="682FE581" w:rsidR="00DB52DC" w:rsidRDefault="00DB52DC">
          <w:pPr>
            <w:pStyle w:val="TOC2"/>
            <w:tabs>
              <w:tab w:val="right" w:leader="dot" w:pos="9350"/>
            </w:tabs>
            <w:rPr>
              <w:ins w:id="240" w:author="David Conklin" w:date="2022-03-24T09:02:00Z"/>
              <w:rFonts w:eastAsiaTheme="minorEastAsia"/>
              <w:noProof/>
            </w:rPr>
          </w:pPr>
          <w:ins w:id="24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r>
              <w:rPr>
                <w:noProof/>
                <w:webHidden/>
              </w:rPr>
            </w:r>
          </w:ins>
          <w:r>
            <w:rPr>
              <w:noProof/>
              <w:webHidden/>
            </w:rPr>
            <w:fldChar w:fldCharType="separate"/>
          </w:r>
          <w:ins w:id="242" w:author="David Conklin" w:date="2022-03-24T09:02:00Z">
            <w:r>
              <w:rPr>
                <w:noProof/>
                <w:webHidden/>
              </w:rPr>
              <w:t>58</w:t>
            </w:r>
            <w:r>
              <w:rPr>
                <w:noProof/>
                <w:webHidden/>
              </w:rPr>
              <w:fldChar w:fldCharType="end"/>
            </w:r>
            <w:r w:rsidRPr="00A85D07">
              <w:rPr>
                <w:rStyle w:val="Hyperlink"/>
                <w:noProof/>
              </w:rPr>
              <w:fldChar w:fldCharType="end"/>
            </w:r>
          </w:ins>
        </w:p>
        <w:p w14:paraId="640D1629" w14:textId="249CC4F7" w:rsidR="00DB52DC" w:rsidRDefault="00DB52DC">
          <w:pPr>
            <w:pStyle w:val="TOC2"/>
            <w:tabs>
              <w:tab w:val="right" w:leader="dot" w:pos="9350"/>
            </w:tabs>
            <w:rPr>
              <w:ins w:id="243" w:author="David Conklin" w:date="2022-03-24T09:02:00Z"/>
              <w:rFonts w:eastAsiaTheme="minorEastAsia"/>
              <w:noProof/>
            </w:rPr>
          </w:pPr>
          <w:ins w:id="24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r>
              <w:rPr>
                <w:noProof/>
                <w:webHidden/>
              </w:rPr>
            </w:r>
          </w:ins>
          <w:r>
            <w:rPr>
              <w:noProof/>
              <w:webHidden/>
            </w:rPr>
            <w:fldChar w:fldCharType="separate"/>
          </w:r>
          <w:ins w:id="245" w:author="David Conklin" w:date="2022-03-24T09:02:00Z">
            <w:r>
              <w:rPr>
                <w:noProof/>
                <w:webHidden/>
              </w:rPr>
              <w:t>59</w:t>
            </w:r>
            <w:r>
              <w:rPr>
                <w:noProof/>
                <w:webHidden/>
              </w:rPr>
              <w:fldChar w:fldCharType="end"/>
            </w:r>
            <w:r w:rsidRPr="00A85D07">
              <w:rPr>
                <w:rStyle w:val="Hyperlink"/>
                <w:noProof/>
              </w:rPr>
              <w:fldChar w:fldCharType="end"/>
            </w:r>
          </w:ins>
        </w:p>
        <w:p w14:paraId="65181E99" w14:textId="1A484FB7"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r>
              <w:rPr>
                <w:noProof/>
                <w:webHidden/>
              </w:rPr>
            </w:r>
          </w:ins>
          <w:r>
            <w:rPr>
              <w:noProof/>
              <w:webHidden/>
            </w:rPr>
            <w:fldChar w:fldCharType="separate"/>
          </w:r>
          <w:ins w:id="248" w:author="David Conklin" w:date="2022-03-24T09:02:00Z">
            <w:r>
              <w:rPr>
                <w:noProof/>
                <w:webHidden/>
              </w:rPr>
              <w:t>59</w:t>
            </w:r>
            <w:r>
              <w:rPr>
                <w:noProof/>
                <w:webHidden/>
              </w:rPr>
              <w:fldChar w:fldCharType="end"/>
            </w:r>
            <w:r w:rsidRPr="00A85D07">
              <w:rPr>
                <w:rStyle w:val="Hyperlink"/>
                <w:noProof/>
              </w:rPr>
              <w:fldChar w:fldCharType="end"/>
            </w:r>
          </w:ins>
        </w:p>
        <w:p w14:paraId="695ACF83" w14:textId="2DE1B7BF" w:rsidR="00DB52DC" w:rsidRDefault="00DB52DC">
          <w:pPr>
            <w:pStyle w:val="TOC2"/>
            <w:tabs>
              <w:tab w:val="right" w:leader="dot" w:pos="9350"/>
            </w:tabs>
            <w:rPr>
              <w:ins w:id="249" w:author="David Conklin" w:date="2022-03-24T09:02:00Z"/>
              <w:rFonts w:eastAsiaTheme="minorEastAsia"/>
              <w:noProof/>
            </w:rPr>
          </w:pPr>
          <w:ins w:id="25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r>
              <w:rPr>
                <w:noProof/>
                <w:webHidden/>
              </w:rPr>
            </w:r>
          </w:ins>
          <w:r>
            <w:rPr>
              <w:noProof/>
              <w:webHidden/>
            </w:rPr>
            <w:fldChar w:fldCharType="separate"/>
          </w:r>
          <w:ins w:id="251" w:author="David Conklin" w:date="2022-03-24T09:02:00Z">
            <w:r>
              <w:rPr>
                <w:noProof/>
                <w:webHidden/>
              </w:rPr>
              <w:t>60</w:t>
            </w:r>
            <w:r>
              <w:rPr>
                <w:noProof/>
                <w:webHidden/>
              </w:rPr>
              <w:fldChar w:fldCharType="end"/>
            </w:r>
            <w:r w:rsidRPr="00A85D07">
              <w:rPr>
                <w:rStyle w:val="Hyperlink"/>
                <w:noProof/>
              </w:rPr>
              <w:fldChar w:fldCharType="end"/>
            </w:r>
          </w:ins>
        </w:p>
        <w:p w14:paraId="5BD7BF10" w14:textId="28FA6906" w:rsidR="00DB52DC" w:rsidRDefault="00DB52DC">
          <w:pPr>
            <w:pStyle w:val="TOC2"/>
            <w:tabs>
              <w:tab w:val="right" w:leader="dot" w:pos="9350"/>
            </w:tabs>
            <w:rPr>
              <w:ins w:id="252" w:author="David Conklin" w:date="2022-03-24T09:02:00Z"/>
              <w:rFonts w:eastAsiaTheme="minorEastAsia"/>
              <w:noProof/>
            </w:rPr>
          </w:pPr>
          <w:ins w:id="25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r>
              <w:rPr>
                <w:noProof/>
                <w:webHidden/>
              </w:rPr>
            </w:r>
          </w:ins>
          <w:r>
            <w:rPr>
              <w:noProof/>
              <w:webHidden/>
            </w:rPr>
            <w:fldChar w:fldCharType="separate"/>
          </w:r>
          <w:ins w:id="254" w:author="David Conklin" w:date="2022-03-24T09:02:00Z">
            <w:r>
              <w:rPr>
                <w:noProof/>
                <w:webHidden/>
              </w:rPr>
              <w:t>60</w:t>
            </w:r>
            <w:r>
              <w:rPr>
                <w:noProof/>
                <w:webHidden/>
              </w:rPr>
              <w:fldChar w:fldCharType="end"/>
            </w:r>
            <w:r w:rsidRPr="00A85D07">
              <w:rPr>
                <w:rStyle w:val="Hyperlink"/>
                <w:noProof/>
              </w:rPr>
              <w:fldChar w:fldCharType="end"/>
            </w:r>
          </w:ins>
        </w:p>
        <w:p w14:paraId="7EC9A6EB" w14:textId="169065F7" w:rsidR="00DB52DC" w:rsidRDefault="00DB52DC">
          <w:pPr>
            <w:pStyle w:val="TOC2"/>
            <w:tabs>
              <w:tab w:val="right" w:leader="dot" w:pos="9350"/>
            </w:tabs>
            <w:rPr>
              <w:ins w:id="255" w:author="David Conklin" w:date="2022-03-24T09:02:00Z"/>
              <w:rFonts w:eastAsiaTheme="minorEastAsia"/>
              <w:noProof/>
            </w:rPr>
          </w:pPr>
          <w:ins w:id="25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r>
              <w:rPr>
                <w:noProof/>
                <w:webHidden/>
              </w:rPr>
            </w:r>
          </w:ins>
          <w:r>
            <w:rPr>
              <w:noProof/>
              <w:webHidden/>
            </w:rPr>
            <w:fldChar w:fldCharType="separate"/>
          </w:r>
          <w:ins w:id="257" w:author="David Conklin" w:date="2022-03-24T09:02:00Z">
            <w:r>
              <w:rPr>
                <w:noProof/>
                <w:webHidden/>
              </w:rPr>
              <w:t>60</w:t>
            </w:r>
            <w:r>
              <w:rPr>
                <w:noProof/>
                <w:webHidden/>
              </w:rPr>
              <w:fldChar w:fldCharType="end"/>
            </w:r>
            <w:r w:rsidRPr="00A85D07">
              <w:rPr>
                <w:rStyle w:val="Hyperlink"/>
                <w:noProof/>
              </w:rPr>
              <w:fldChar w:fldCharType="end"/>
            </w:r>
          </w:ins>
        </w:p>
        <w:p w14:paraId="19158AF9" w14:textId="2CB7EF09" w:rsidR="00DB52DC" w:rsidRDefault="00DB52DC">
          <w:pPr>
            <w:pStyle w:val="TOC2"/>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r>
              <w:rPr>
                <w:noProof/>
                <w:webHidden/>
              </w:rPr>
            </w:r>
          </w:ins>
          <w:r>
            <w:rPr>
              <w:noProof/>
              <w:webHidden/>
            </w:rPr>
            <w:fldChar w:fldCharType="separate"/>
          </w:r>
          <w:ins w:id="260" w:author="David Conklin" w:date="2022-03-24T09:02:00Z">
            <w:r>
              <w:rPr>
                <w:noProof/>
                <w:webHidden/>
              </w:rPr>
              <w:t>62</w:t>
            </w:r>
            <w:r>
              <w:rPr>
                <w:noProof/>
                <w:webHidden/>
              </w:rPr>
              <w:fldChar w:fldCharType="end"/>
            </w:r>
            <w:r w:rsidRPr="00A85D07">
              <w:rPr>
                <w:rStyle w:val="Hyperlink"/>
                <w:noProof/>
              </w:rPr>
              <w:fldChar w:fldCharType="end"/>
            </w:r>
          </w:ins>
        </w:p>
        <w:p w14:paraId="6A8120D6" w14:textId="00BB19A8" w:rsidR="00DB52DC" w:rsidRDefault="00DB52DC">
          <w:pPr>
            <w:pStyle w:val="TOC2"/>
            <w:tabs>
              <w:tab w:val="right" w:leader="dot" w:pos="9350"/>
            </w:tabs>
            <w:rPr>
              <w:ins w:id="261" w:author="David Conklin" w:date="2022-03-24T09:02:00Z"/>
              <w:rFonts w:eastAsiaTheme="minorEastAsia"/>
              <w:noProof/>
            </w:rPr>
          </w:pPr>
          <w:ins w:id="26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r>
              <w:rPr>
                <w:noProof/>
                <w:webHidden/>
              </w:rPr>
            </w:r>
          </w:ins>
          <w:r>
            <w:rPr>
              <w:noProof/>
              <w:webHidden/>
            </w:rPr>
            <w:fldChar w:fldCharType="separate"/>
          </w:r>
          <w:ins w:id="263" w:author="David Conklin" w:date="2022-03-24T09:02:00Z">
            <w:r>
              <w:rPr>
                <w:noProof/>
                <w:webHidden/>
              </w:rPr>
              <w:t>62</w:t>
            </w:r>
            <w:r>
              <w:rPr>
                <w:noProof/>
                <w:webHidden/>
              </w:rPr>
              <w:fldChar w:fldCharType="end"/>
            </w:r>
            <w:r w:rsidRPr="00A85D07">
              <w:rPr>
                <w:rStyle w:val="Hyperlink"/>
                <w:noProof/>
              </w:rPr>
              <w:fldChar w:fldCharType="end"/>
            </w:r>
          </w:ins>
        </w:p>
        <w:p w14:paraId="76D59C4A" w14:textId="4E6516E5" w:rsidR="00DB52DC" w:rsidRDefault="00DB52DC">
          <w:pPr>
            <w:pStyle w:val="TOC2"/>
            <w:tabs>
              <w:tab w:val="right" w:leader="dot" w:pos="9350"/>
            </w:tabs>
            <w:rPr>
              <w:ins w:id="264" w:author="David Conklin" w:date="2022-03-24T09:02:00Z"/>
              <w:rFonts w:eastAsiaTheme="minorEastAsia"/>
              <w:noProof/>
            </w:rPr>
          </w:pPr>
          <w:ins w:id="26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r>
              <w:rPr>
                <w:noProof/>
                <w:webHidden/>
              </w:rPr>
            </w:r>
          </w:ins>
          <w:r>
            <w:rPr>
              <w:noProof/>
              <w:webHidden/>
            </w:rPr>
            <w:fldChar w:fldCharType="separate"/>
          </w:r>
          <w:ins w:id="266" w:author="David Conklin" w:date="2022-03-24T09:02:00Z">
            <w:r>
              <w:rPr>
                <w:noProof/>
                <w:webHidden/>
              </w:rPr>
              <w:t>62</w:t>
            </w:r>
            <w:r>
              <w:rPr>
                <w:noProof/>
                <w:webHidden/>
              </w:rPr>
              <w:fldChar w:fldCharType="end"/>
            </w:r>
            <w:r w:rsidRPr="00A85D07">
              <w:rPr>
                <w:rStyle w:val="Hyperlink"/>
                <w:noProof/>
              </w:rPr>
              <w:fldChar w:fldCharType="end"/>
            </w:r>
          </w:ins>
        </w:p>
        <w:p w14:paraId="7BD9A7F5" w14:textId="4E150180" w:rsidR="00DB52DC" w:rsidRDefault="00DB52DC">
          <w:pPr>
            <w:pStyle w:val="TOC2"/>
            <w:tabs>
              <w:tab w:val="right" w:leader="dot" w:pos="9350"/>
            </w:tabs>
            <w:rPr>
              <w:ins w:id="267" w:author="David Conklin" w:date="2022-03-24T09:02:00Z"/>
              <w:rFonts w:eastAsiaTheme="minorEastAsia"/>
              <w:noProof/>
            </w:rPr>
          </w:pPr>
          <w:ins w:id="26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r>
              <w:rPr>
                <w:noProof/>
                <w:webHidden/>
              </w:rPr>
            </w:r>
          </w:ins>
          <w:r>
            <w:rPr>
              <w:noProof/>
              <w:webHidden/>
            </w:rPr>
            <w:fldChar w:fldCharType="separate"/>
          </w:r>
          <w:ins w:id="269" w:author="David Conklin" w:date="2022-03-24T09:02:00Z">
            <w:r>
              <w:rPr>
                <w:noProof/>
                <w:webHidden/>
              </w:rPr>
              <w:t>62</w:t>
            </w:r>
            <w:r>
              <w:rPr>
                <w:noProof/>
                <w:webHidden/>
              </w:rPr>
              <w:fldChar w:fldCharType="end"/>
            </w:r>
            <w:r w:rsidRPr="00A85D07">
              <w:rPr>
                <w:rStyle w:val="Hyperlink"/>
                <w:noProof/>
              </w:rPr>
              <w:fldChar w:fldCharType="end"/>
            </w:r>
          </w:ins>
        </w:p>
        <w:p w14:paraId="680D638E" w14:textId="386D54C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r>
              <w:rPr>
                <w:noProof/>
                <w:webHidden/>
              </w:rPr>
            </w:r>
          </w:ins>
          <w:r>
            <w:rPr>
              <w:noProof/>
              <w:webHidden/>
            </w:rPr>
            <w:fldChar w:fldCharType="separate"/>
          </w:r>
          <w:ins w:id="272" w:author="David Conklin" w:date="2022-03-24T09:02:00Z">
            <w:r>
              <w:rPr>
                <w:noProof/>
                <w:webHidden/>
              </w:rPr>
              <w:t>63</w:t>
            </w:r>
            <w:r>
              <w:rPr>
                <w:noProof/>
                <w:webHidden/>
              </w:rPr>
              <w:fldChar w:fldCharType="end"/>
            </w:r>
            <w:r w:rsidRPr="00A85D07">
              <w:rPr>
                <w:rStyle w:val="Hyperlink"/>
                <w:noProof/>
              </w:rPr>
              <w:fldChar w:fldCharType="end"/>
            </w:r>
          </w:ins>
        </w:p>
        <w:p w14:paraId="64B11AAC" w14:textId="3414E752" w:rsidR="00DB52DC" w:rsidRDefault="00DB52DC">
          <w:pPr>
            <w:pStyle w:val="TOC3"/>
            <w:tabs>
              <w:tab w:val="right" w:leader="dot" w:pos="9350"/>
            </w:tabs>
            <w:rPr>
              <w:ins w:id="273" w:author="David Conklin" w:date="2022-03-24T09:02:00Z"/>
              <w:rFonts w:eastAsiaTheme="minorEastAsia"/>
              <w:noProof/>
            </w:rPr>
          </w:pPr>
          <w:ins w:id="27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r>
              <w:rPr>
                <w:noProof/>
                <w:webHidden/>
              </w:rPr>
            </w:r>
          </w:ins>
          <w:r>
            <w:rPr>
              <w:noProof/>
              <w:webHidden/>
            </w:rPr>
            <w:fldChar w:fldCharType="separate"/>
          </w:r>
          <w:ins w:id="275" w:author="David Conklin" w:date="2022-03-24T09:02:00Z">
            <w:r>
              <w:rPr>
                <w:noProof/>
                <w:webHidden/>
              </w:rPr>
              <w:t>64</w:t>
            </w:r>
            <w:r>
              <w:rPr>
                <w:noProof/>
                <w:webHidden/>
              </w:rPr>
              <w:fldChar w:fldCharType="end"/>
            </w:r>
            <w:r w:rsidRPr="00A85D07">
              <w:rPr>
                <w:rStyle w:val="Hyperlink"/>
                <w:noProof/>
              </w:rPr>
              <w:fldChar w:fldCharType="end"/>
            </w:r>
          </w:ins>
        </w:p>
        <w:p w14:paraId="79591B63" w14:textId="5C1FB9DD" w:rsidR="00DB52DC" w:rsidRDefault="00DB52DC">
          <w:pPr>
            <w:pStyle w:val="TOC3"/>
            <w:tabs>
              <w:tab w:val="right" w:leader="dot" w:pos="9350"/>
            </w:tabs>
            <w:rPr>
              <w:ins w:id="276" w:author="David Conklin" w:date="2022-03-24T09:02:00Z"/>
              <w:rFonts w:eastAsiaTheme="minorEastAsia"/>
              <w:noProof/>
            </w:rPr>
          </w:pPr>
          <w:ins w:id="27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r>
              <w:rPr>
                <w:noProof/>
                <w:webHidden/>
              </w:rPr>
            </w:r>
          </w:ins>
          <w:r>
            <w:rPr>
              <w:noProof/>
              <w:webHidden/>
            </w:rPr>
            <w:fldChar w:fldCharType="separate"/>
          </w:r>
          <w:ins w:id="278" w:author="David Conklin" w:date="2022-03-24T09:02:00Z">
            <w:r>
              <w:rPr>
                <w:noProof/>
                <w:webHidden/>
              </w:rPr>
              <w:t>64</w:t>
            </w:r>
            <w:r>
              <w:rPr>
                <w:noProof/>
                <w:webHidden/>
              </w:rPr>
              <w:fldChar w:fldCharType="end"/>
            </w:r>
            <w:r w:rsidRPr="00A85D07">
              <w:rPr>
                <w:rStyle w:val="Hyperlink"/>
                <w:noProof/>
              </w:rPr>
              <w:fldChar w:fldCharType="end"/>
            </w:r>
          </w:ins>
        </w:p>
        <w:p w14:paraId="6A7C9C2C" w14:textId="63126C3B" w:rsidR="00DB52DC" w:rsidRDefault="00DB52DC">
          <w:pPr>
            <w:pStyle w:val="TOC3"/>
            <w:tabs>
              <w:tab w:val="right" w:leader="dot" w:pos="9350"/>
            </w:tabs>
            <w:rPr>
              <w:ins w:id="279" w:author="David Conklin" w:date="2022-03-24T09:02:00Z"/>
              <w:rFonts w:eastAsiaTheme="minorEastAsia"/>
              <w:noProof/>
            </w:rPr>
          </w:pPr>
          <w:ins w:id="28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r>
              <w:rPr>
                <w:noProof/>
                <w:webHidden/>
              </w:rPr>
            </w:r>
          </w:ins>
          <w:r>
            <w:rPr>
              <w:noProof/>
              <w:webHidden/>
            </w:rPr>
            <w:fldChar w:fldCharType="separate"/>
          </w:r>
          <w:ins w:id="281" w:author="David Conklin" w:date="2022-03-24T09:02:00Z">
            <w:r>
              <w:rPr>
                <w:noProof/>
                <w:webHidden/>
              </w:rPr>
              <w:t>64</w:t>
            </w:r>
            <w:r>
              <w:rPr>
                <w:noProof/>
                <w:webHidden/>
              </w:rPr>
              <w:fldChar w:fldCharType="end"/>
            </w:r>
            <w:r w:rsidRPr="00A85D07">
              <w:rPr>
                <w:rStyle w:val="Hyperlink"/>
                <w:noProof/>
              </w:rPr>
              <w:fldChar w:fldCharType="end"/>
            </w:r>
          </w:ins>
        </w:p>
        <w:p w14:paraId="498043E3" w14:textId="1DAF67AF"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r>
              <w:rPr>
                <w:noProof/>
                <w:webHidden/>
              </w:rPr>
            </w:r>
          </w:ins>
          <w:r>
            <w:rPr>
              <w:noProof/>
              <w:webHidden/>
            </w:rPr>
            <w:fldChar w:fldCharType="separate"/>
          </w:r>
          <w:ins w:id="284" w:author="David Conklin" w:date="2022-03-24T09:02:00Z">
            <w:r>
              <w:rPr>
                <w:noProof/>
                <w:webHidden/>
              </w:rPr>
              <w:t>64</w:t>
            </w:r>
            <w:r>
              <w:rPr>
                <w:noProof/>
                <w:webHidden/>
              </w:rPr>
              <w:fldChar w:fldCharType="end"/>
            </w:r>
            <w:r w:rsidRPr="00A85D07">
              <w:rPr>
                <w:rStyle w:val="Hyperlink"/>
                <w:noProof/>
              </w:rPr>
              <w:fldChar w:fldCharType="end"/>
            </w:r>
          </w:ins>
        </w:p>
        <w:p w14:paraId="58B937A0" w14:textId="28CCFB18" w:rsidR="00DB52DC" w:rsidRDefault="00DB52DC">
          <w:pPr>
            <w:pStyle w:val="TOC2"/>
            <w:tabs>
              <w:tab w:val="right" w:leader="dot" w:pos="9350"/>
            </w:tabs>
            <w:rPr>
              <w:ins w:id="285" w:author="David Conklin" w:date="2022-03-24T09:02:00Z"/>
              <w:rFonts w:eastAsiaTheme="minorEastAsia"/>
              <w:noProof/>
            </w:rPr>
          </w:pPr>
          <w:ins w:id="28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r>
              <w:rPr>
                <w:noProof/>
                <w:webHidden/>
              </w:rPr>
            </w:r>
          </w:ins>
          <w:r>
            <w:rPr>
              <w:noProof/>
              <w:webHidden/>
            </w:rPr>
            <w:fldChar w:fldCharType="separate"/>
          </w:r>
          <w:ins w:id="287" w:author="David Conklin" w:date="2022-03-24T09:02:00Z">
            <w:r>
              <w:rPr>
                <w:noProof/>
                <w:webHidden/>
              </w:rPr>
              <w:t>66</w:t>
            </w:r>
            <w:r>
              <w:rPr>
                <w:noProof/>
                <w:webHidden/>
              </w:rPr>
              <w:fldChar w:fldCharType="end"/>
            </w:r>
            <w:r w:rsidRPr="00A85D07">
              <w:rPr>
                <w:rStyle w:val="Hyperlink"/>
                <w:noProof/>
              </w:rPr>
              <w:fldChar w:fldCharType="end"/>
            </w:r>
          </w:ins>
        </w:p>
        <w:p w14:paraId="5497DEFF" w14:textId="692421B1" w:rsidR="00DB52DC" w:rsidRDefault="00DB52DC">
          <w:pPr>
            <w:pStyle w:val="TOC2"/>
            <w:tabs>
              <w:tab w:val="right" w:leader="dot" w:pos="9350"/>
            </w:tabs>
            <w:rPr>
              <w:ins w:id="288" w:author="David Conklin" w:date="2022-03-24T09:02:00Z"/>
              <w:rFonts w:eastAsiaTheme="minorEastAsia"/>
              <w:noProof/>
            </w:rPr>
          </w:pPr>
          <w:ins w:id="28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r>
              <w:rPr>
                <w:noProof/>
                <w:webHidden/>
              </w:rPr>
            </w:r>
          </w:ins>
          <w:r>
            <w:rPr>
              <w:noProof/>
              <w:webHidden/>
            </w:rPr>
            <w:fldChar w:fldCharType="separate"/>
          </w:r>
          <w:ins w:id="290" w:author="David Conklin" w:date="2022-03-24T09:02:00Z">
            <w:r>
              <w:rPr>
                <w:noProof/>
                <w:webHidden/>
              </w:rPr>
              <w:t>67</w:t>
            </w:r>
            <w:r>
              <w:rPr>
                <w:noProof/>
                <w:webHidden/>
              </w:rPr>
              <w:fldChar w:fldCharType="end"/>
            </w:r>
            <w:r w:rsidRPr="00A85D07">
              <w:rPr>
                <w:rStyle w:val="Hyperlink"/>
                <w:noProof/>
              </w:rPr>
              <w:fldChar w:fldCharType="end"/>
            </w:r>
          </w:ins>
        </w:p>
        <w:p w14:paraId="6152CFBA" w14:textId="4EE9076D" w:rsidR="00DB52DC" w:rsidRDefault="00DB52DC">
          <w:pPr>
            <w:pStyle w:val="TOC2"/>
            <w:tabs>
              <w:tab w:val="right" w:leader="dot" w:pos="9350"/>
            </w:tabs>
            <w:rPr>
              <w:ins w:id="291" w:author="David Conklin" w:date="2022-03-24T09:02:00Z"/>
              <w:rFonts w:eastAsiaTheme="minorEastAsia"/>
              <w:noProof/>
            </w:rPr>
          </w:pPr>
          <w:ins w:id="29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r>
              <w:rPr>
                <w:noProof/>
                <w:webHidden/>
              </w:rPr>
            </w:r>
          </w:ins>
          <w:r>
            <w:rPr>
              <w:noProof/>
              <w:webHidden/>
            </w:rPr>
            <w:fldChar w:fldCharType="separate"/>
          </w:r>
          <w:ins w:id="293" w:author="David Conklin" w:date="2022-03-24T09:02:00Z">
            <w:r>
              <w:rPr>
                <w:noProof/>
                <w:webHidden/>
              </w:rPr>
              <w:t>67</w:t>
            </w:r>
            <w:r>
              <w:rPr>
                <w:noProof/>
                <w:webHidden/>
              </w:rPr>
              <w:fldChar w:fldCharType="end"/>
            </w:r>
            <w:r w:rsidRPr="00A85D07">
              <w:rPr>
                <w:rStyle w:val="Hyperlink"/>
                <w:noProof/>
              </w:rPr>
              <w:fldChar w:fldCharType="end"/>
            </w:r>
          </w:ins>
        </w:p>
        <w:p w14:paraId="40F7EC69" w14:textId="644554BD"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r>
              <w:rPr>
                <w:noProof/>
                <w:webHidden/>
              </w:rPr>
            </w:r>
          </w:ins>
          <w:r>
            <w:rPr>
              <w:noProof/>
              <w:webHidden/>
            </w:rPr>
            <w:fldChar w:fldCharType="separate"/>
          </w:r>
          <w:ins w:id="296" w:author="David Conklin" w:date="2022-03-24T09:02:00Z">
            <w:r>
              <w:rPr>
                <w:noProof/>
                <w:webHidden/>
              </w:rPr>
              <w:t>67</w:t>
            </w:r>
            <w:r>
              <w:rPr>
                <w:noProof/>
                <w:webHidden/>
              </w:rPr>
              <w:fldChar w:fldCharType="end"/>
            </w:r>
            <w:r w:rsidRPr="00A85D07">
              <w:rPr>
                <w:rStyle w:val="Hyperlink"/>
                <w:noProof/>
              </w:rPr>
              <w:fldChar w:fldCharType="end"/>
            </w:r>
          </w:ins>
        </w:p>
        <w:p w14:paraId="023549D2" w14:textId="1ED0052C" w:rsidR="00DB52DC" w:rsidRDefault="00DB52DC">
          <w:pPr>
            <w:pStyle w:val="TOC2"/>
            <w:tabs>
              <w:tab w:val="right" w:leader="dot" w:pos="9350"/>
            </w:tabs>
            <w:rPr>
              <w:ins w:id="297" w:author="David Conklin" w:date="2022-03-24T09:02:00Z"/>
              <w:rFonts w:eastAsiaTheme="minorEastAsia"/>
              <w:noProof/>
            </w:rPr>
          </w:pPr>
          <w:ins w:id="29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r>
              <w:rPr>
                <w:noProof/>
                <w:webHidden/>
              </w:rPr>
            </w:r>
          </w:ins>
          <w:r>
            <w:rPr>
              <w:noProof/>
              <w:webHidden/>
            </w:rPr>
            <w:fldChar w:fldCharType="separate"/>
          </w:r>
          <w:ins w:id="299" w:author="David Conklin" w:date="2022-03-24T09:02:00Z">
            <w:r>
              <w:rPr>
                <w:noProof/>
                <w:webHidden/>
              </w:rPr>
              <w:t>68</w:t>
            </w:r>
            <w:r>
              <w:rPr>
                <w:noProof/>
                <w:webHidden/>
              </w:rPr>
              <w:fldChar w:fldCharType="end"/>
            </w:r>
            <w:r w:rsidRPr="00A85D07">
              <w:rPr>
                <w:rStyle w:val="Hyperlink"/>
                <w:noProof/>
              </w:rPr>
              <w:fldChar w:fldCharType="end"/>
            </w:r>
          </w:ins>
        </w:p>
        <w:p w14:paraId="515DB051" w14:textId="3C401A76" w:rsidR="00DB52DC" w:rsidRDefault="00DB52DC">
          <w:pPr>
            <w:pStyle w:val="TOC2"/>
            <w:tabs>
              <w:tab w:val="right" w:leader="dot" w:pos="9350"/>
            </w:tabs>
            <w:rPr>
              <w:ins w:id="300" w:author="David Conklin" w:date="2022-03-24T09:02:00Z"/>
              <w:rFonts w:eastAsiaTheme="minorEastAsia"/>
              <w:noProof/>
            </w:rPr>
          </w:pPr>
          <w:ins w:id="30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r>
              <w:rPr>
                <w:noProof/>
                <w:webHidden/>
              </w:rPr>
            </w:r>
          </w:ins>
          <w:r>
            <w:rPr>
              <w:noProof/>
              <w:webHidden/>
            </w:rPr>
            <w:fldChar w:fldCharType="separate"/>
          </w:r>
          <w:ins w:id="302" w:author="David Conklin" w:date="2022-03-24T09:02:00Z">
            <w:r>
              <w:rPr>
                <w:noProof/>
                <w:webHidden/>
              </w:rPr>
              <w:t>69</w:t>
            </w:r>
            <w:r>
              <w:rPr>
                <w:noProof/>
                <w:webHidden/>
              </w:rPr>
              <w:fldChar w:fldCharType="end"/>
            </w:r>
            <w:r w:rsidRPr="00A85D07">
              <w:rPr>
                <w:rStyle w:val="Hyperlink"/>
                <w:noProof/>
              </w:rPr>
              <w:fldChar w:fldCharType="end"/>
            </w:r>
          </w:ins>
        </w:p>
        <w:p w14:paraId="1241E1A8" w14:textId="2F689F20" w:rsidR="00DB52DC" w:rsidRDefault="00DB52DC">
          <w:pPr>
            <w:pStyle w:val="TOC2"/>
            <w:tabs>
              <w:tab w:val="right" w:leader="dot" w:pos="9350"/>
            </w:tabs>
            <w:rPr>
              <w:ins w:id="303" w:author="David Conklin" w:date="2022-03-24T09:02:00Z"/>
              <w:rFonts w:eastAsiaTheme="minorEastAsia"/>
              <w:noProof/>
            </w:rPr>
          </w:pPr>
          <w:ins w:id="30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r>
              <w:rPr>
                <w:noProof/>
                <w:webHidden/>
              </w:rPr>
            </w:r>
          </w:ins>
          <w:r>
            <w:rPr>
              <w:noProof/>
              <w:webHidden/>
            </w:rPr>
            <w:fldChar w:fldCharType="separate"/>
          </w:r>
          <w:ins w:id="305" w:author="David Conklin" w:date="2022-03-24T09:02:00Z">
            <w:r>
              <w:rPr>
                <w:noProof/>
                <w:webHidden/>
              </w:rPr>
              <w:t>70</w:t>
            </w:r>
            <w:r>
              <w:rPr>
                <w:noProof/>
                <w:webHidden/>
              </w:rPr>
              <w:fldChar w:fldCharType="end"/>
            </w:r>
            <w:r w:rsidRPr="00A85D07">
              <w:rPr>
                <w:rStyle w:val="Hyperlink"/>
                <w:noProof/>
              </w:rPr>
              <w:fldChar w:fldCharType="end"/>
            </w:r>
          </w:ins>
        </w:p>
        <w:p w14:paraId="047AA66D" w14:textId="279D9D7E" w:rsidR="00DB52DC" w:rsidRDefault="00DB52DC">
          <w:pPr>
            <w:pStyle w:val="TOC2"/>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r>
              <w:rPr>
                <w:noProof/>
                <w:webHidden/>
              </w:rPr>
            </w:r>
          </w:ins>
          <w:r>
            <w:rPr>
              <w:noProof/>
              <w:webHidden/>
            </w:rPr>
            <w:fldChar w:fldCharType="separate"/>
          </w:r>
          <w:ins w:id="308" w:author="David Conklin" w:date="2022-03-24T09:02:00Z">
            <w:r>
              <w:rPr>
                <w:noProof/>
                <w:webHidden/>
              </w:rPr>
              <w:t>72</w:t>
            </w:r>
            <w:r>
              <w:rPr>
                <w:noProof/>
                <w:webHidden/>
              </w:rPr>
              <w:fldChar w:fldCharType="end"/>
            </w:r>
            <w:r w:rsidRPr="00A85D07">
              <w:rPr>
                <w:rStyle w:val="Hyperlink"/>
                <w:noProof/>
              </w:rPr>
              <w:fldChar w:fldCharType="end"/>
            </w:r>
          </w:ins>
        </w:p>
        <w:p w14:paraId="704F6682" w14:textId="42A25F6A" w:rsidR="00DB52DC" w:rsidRDefault="00DB52DC">
          <w:pPr>
            <w:pStyle w:val="TOC2"/>
            <w:tabs>
              <w:tab w:val="right" w:leader="dot" w:pos="9350"/>
            </w:tabs>
            <w:rPr>
              <w:ins w:id="309" w:author="David Conklin" w:date="2022-03-24T09:02:00Z"/>
              <w:rFonts w:eastAsiaTheme="minorEastAsia"/>
              <w:noProof/>
            </w:rPr>
          </w:pPr>
          <w:ins w:id="31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r>
              <w:rPr>
                <w:noProof/>
                <w:webHidden/>
              </w:rPr>
            </w:r>
          </w:ins>
          <w:r>
            <w:rPr>
              <w:noProof/>
              <w:webHidden/>
            </w:rPr>
            <w:fldChar w:fldCharType="separate"/>
          </w:r>
          <w:ins w:id="311" w:author="David Conklin" w:date="2022-03-24T09:02:00Z">
            <w:r>
              <w:rPr>
                <w:noProof/>
                <w:webHidden/>
              </w:rPr>
              <w:t>75</w:t>
            </w:r>
            <w:r>
              <w:rPr>
                <w:noProof/>
                <w:webHidden/>
              </w:rPr>
              <w:fldChar w:fldCharType="end"/>
            </w:r>
            <w:r w:rsidRPr="00A85D07">
              <w:rPr>
                <w:rStyle w:val="Hyperlink"/>
                <w:noProof/>
              </w:rPr>
              <w:fldChar w:fldCharType="end"/>
            </w:r>
          </w:ins>
        </w:p>
        <w:p w14:paraId="311C6AEF" w14:textId="40B2D530" w:rsidR="00DB52DC" w:rsidRDefault="00DB52DC">
          <w:pPr>
            <w:pStyle w:val="TOC2"/>
            <w:tabs>
              <w:tab w:val="right" w:leader="dot" w:pos="9350"/>
            </w:tabs>
            <w:rPr>
              <w:ins w:id="312" w:author="David Conklin" w:date="2022-03-24T09:02:00Z"/>
              <w:rFonts w:eastAsiaTheme="minorEastAsia"/>
              <w:noProof/>
            </w:rPr>
          </w:pPr>
          <w:ins w:id="31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r>
              <w:rPr>
                <w:noProof/>
                <w:webHidden/>
              </w:rPr>
            </w:r>
          </w:ins>
          <w:r>
            <w:rPr>
              <w:noProof/>
              <w:webHidden/>
            </w:rPr>
            <w:fldChar w:fldCharType="separate"/>
          </w:r>
          <w:ins w:id="314" w:author="David Conklin" w:date="2022-03-24T09:02:00Z">
            <w:r>
              <w:rPr>
                <w:noProof/>
                <w:webHidden/>
              </w:rPr>
              <w:t>75</w:t>
            </w:r>
            <w:r>
              <w:rPr>
                <w:noProof/>
                <w:webHidden/>
              </w:rPr>
              <w:fldChar w:fldCharType="end"/>
            </w:r>
            <w:r w:rsidRPr="00A85D07">
              <w:rPr>
                <w:rStyle w:val="Hyperlink"/>
                <w:noProof/>
              </w:rPr>
              <w:fldChar w:fldCharType="end"/>
            </w:r>
          </w:ins>
        </w:p>
        <w:p w14:paraId="2A3F2745" w14:textId="78A30C16" w:rsidR="00DB52DC" w:rsidRDefault="00DB52DC">
          <w:pPr>
            <w:pStyle w:val="TOC2"/>
            <w:tabs>
              <w:tab w:val="right" w:leader="dot" w:pos="9350"/>
            </w:tabs>
            <w:rPr>
              <w:ins w:id="315" w:author="David Conklin" w:date="2022-03-24T09:02:00Z"/>
              <w:rFonts w:eastAsiaTheme="minorEastAsia"/>
              <w:noProof/>
            </w:rPr>
          </w:pPr>
          <w:ins w:id="31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r>
              <w:rPr>
                <w:noProof/>
                <w:webHidden/>
              </w:rPr>
            </w:r>
          </w:ins>
          <w:r>
            <w:rPr>
              <w:noProof/>
              <w:webHidden/>
            </w:rPr>
            <w:fldChar w:fldCharType="separate"/>
          </w:r>
          <w:ins w:id="317" w:author="David Conklin" w:date="2022-03-24T09:02:00Z">
            <w:r>
              <w:rPr>
                <w:noProof/>
                <w:webHidden/>
              </w:rPr>
              <w:t>77</w:t>
            </w:r>
            <w:r>
              <w:rPr>
                <w:noProof/>
                <w:webHidden/>
              </w:rPr>
              <w:fldChar w:fldCharType="end"/>
            </w:r>
            <w:r w:rsidRPr="00A85D07">
              <w:rPr>
                <w:rStyle w:val="Hyperlink"/>
                <w:noProof/>
              </w:rPr>
              <w:fldChar w:fldCharType="end"/>
            </w:r>
          </w:ins>
        </w:p>
        <w:p w14:paraId="53D250BD" w14:textId="4F7AE459"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r>
              <w:rPr>
                <w:noProof/>
                <w:webHidden/>
              </w:rPr>
            </w:r>
          </w:ins>
          <w:r>
            <w:rPr>
              <w:noProof/>
              <w:webHidden/>
            </w:rPr>
            <w:fldChar w:fldCharType="separate"/>
          </w:r>
          <w:ins w:id="320" w:author="David Conklin" w:date="2022-03-24T09:02:00Z">
            <w:r>
              <w:rPr>
                <w:noProof/>
                <w:webHidden/>
              </w:rPr>
              <w:t>79</w:t>
            </w:r>
            <w:r>
              <w:rPr>
                <w:noProof/>
                <w:webHidden/>
              </w:rPr>
              <w:fldChar w:fldCharType="end"/>
            </w:r>
            <w:r w:rsidRPr="00A85D07">
              <w:rPr>
                <w:rStyle w:val="Hyperlink"/>
                <w:noProof/>
              </w:rPr>
              <w:fldChar w:fldCharType="end"/>
            </w:r>
          </w:ins>
        </w:p>
        <w:p w14:paraId="46705839" w14:textId="422DE183" w:rsidR="00DB52DC" w:rsidRDefault="00DB52DC">
          <w:pPr>
            <w:pStyle w:val="TOC1"/>
            <w:tabs>
              <w:tab w:val="right" w:leader="dot" w:pos="9350"/>
            </w:tabs>
            <w:rPr>
              <w:ins w:id="321" w:author="David Conklin" w:date="2022-03-24T09:02:00Z"/>
              <w:rFonts w:eastAsiaTheme="minorEastAsia"/>
              <w:noProof/>
            </w:rPr>
          </w:pPr>
          <w:ins w:id="32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r>
              <w:rPr>
                <w:noProof/>
                <w:webHidden/>
              </w:rPr>
            </w:r>
          </w:ins>
          <w:r>
            <w:rPr>
              <w:noProof/>
              <w:webHidden/>
            </w:rPr>
            <w:fldChar w:fldCharType="separate"/>
          </w:r>
          <w:ins w:id="323" w:author="David Conklin" w:date="2022-03-24T09:02:00Z">
            <w:r>
              <w:rPr>
                <w:noProof/>
                <w:webHidden/>
              </w:rPr>
              <w:t>81</w:t>
            </w:r>
            <w:r>
              <w:rPr>
                <w:noProof/>
                <w:webHidden/>
              </w:rPr>
              <w:fldChar w:fldCharType="end"/>
            </w:r>
            <w:r w:rsidRPr="00A85D07">
              <w:rPr>
                <w:rStyle w:val="Hyperlink"/>
                <w:noProof/>
              </w:rPr>
              <w:fldChar w:fldCharType="end"/>
            </w:r>
          </w:ins>
        </w:p>
        <w:p w14:paraId="5EF55C52" w14:textId="0D9CD756" w:rsidR="00DB52DC" w:rsidRDefault="00DB52DC">
          <w:pPr>
            <w:pStyle w:val="TOC1"/>
            <w:tabs>
              <w:tab w:val="right" w:leader="dot" w:pos="9350"/>
            </w:tabs>
            <w:rPr>
              <w:ins w:id="324" w:author="David Conklin" w:date="2022-03-24T09:02:00Z"/>
              <w:rFonts w:eastAsiaTheme="minorEastAsia"/>
              <w:noProof/>
            </w:rPr>
          </w:pPr>
          <w:ins w:id="32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r>
              <w:rPr>
                <w:noProof/>
                <w:webHidden/>
              </w:rPr>
            </w:r>
          </w:ins>
          <w:r>
            <w:rPr>
              <w:noProof/>
              <w:webHidden/>
            </w:rPr>
            <w:fldChar w:fldCharType="separate"/>
          </w:r>
          <w:ins w:id="326" w:author="David Conklin" w:date="2022-03-24T09:02:00Z">
            <w:r>
              <w:rPr>
                <w:noProof/>
                <w:webHidden/>
              </w:rPr>
              <w:t>82</w:t>
            </w:r>
            <w:r>
              <w:rPr>
                <w:noProof/>
                <w:webHidden/>
              </w:rPr>
              <w:fldChar w:fldCharType="end"/>
            </w:r>
            <w:r w:rsidRPr="00A85D07">
              <w:rPr>
                <w:rStyle w:val="Hyperlink"/>
                <w:noProof/>
              </w:rPr>
              <w:fldChar w:fldCharType="end"/>
            </w:r>
          </w:ins>
        </w:p>
        <w:p w14:paraId="05E398EC" w14:textId="263A38D4" w:rsidR="00DB52DC" w:rsidRDefault="00DB52DC">
          <w:pPr>
            <w:pStyle w:val="TOC2"/>
            <w:tabs>
              <w:tab w:val="right" w:leader="dot" w:pos="9350"/>
            </w:tabs>
            <w:rPr>
              <w:ins w:id="327" w:author="David Conklin" w:date="2022-03-24T09:02:00Z"/>
              <w:rFonts w:eastAsiaTheme="minorEastAsia"/>
              <w:noProof/>
            </w:rPr>
          </w:pPr>
          <w:ins w:id="32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r>
              <w:rPr>
                <w:noProof/>
                <w:webHidden/>
              </w:rPr>
            </w:r>
          </w:ins>
          <w:r>
            <w:rPr>
              <w:noProof/>
              <w:webHidden/>
            </w:rPr>
            <w:fldChar w:fldCharType="separate"/>
          </w:r>
          <w:ins w:id="329" w:author="David Conklin" w:date="2022-03-24T09:02:00Z">
            <w:r>
              <w:rPr>
                <w:noProof/>
                <w:webHidden/>
              </w:rPr>
              <w:t>82</w:t>
            </w:r>
            <w:r>
              <w:rPr>
                <w:noProof/>
                <w:webHidden/>
              </w:rPr>
              <w:fldChar w:fldCharType="end"/>
            </w:r>
            <w:r w:rsidRPr="00A85D07">
              <w:rPr>
                <w:rStyle w:val="Hyperlink"/>
                <w:noProof/>
              </w:rPr>
              <w:fldChar w:fldCharType="end"/>
            </w:r>
          </w:ins>
        </w:p>
        <w:p w14:paraId="076E5521" w14:textId="34A9E290" w:rsidR="00DB52DC" w:rsidRDefault="00DB52DC">
          <w:pPr>
            <w:pStyle w:val="TOC1"/>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r>
              <w:rPr>
                <w:noProof/>
                <w:webHidden/>
              </w:rPr>
            </w:r>
          </w:ins>
          <w:r>
            <w:rPr>
              <w:noProof/>
              <w:webHidden/>
            </w:rPr>
            <w:fldChar w:fldCharType="separate"/>
          </w:r>
          <w:ins w:id="332" w:author="David Conklin" w:date="2022-03-24T09:02:00Z">
            <w:r>
              <w:rPr>
                <w:noProof/>
                <w:webHidden/>
              </w:rPr>
              <w:t>84</w:t>
            </w:r>
            <w:r>
              <w:rPr>
                <w:noProof/>
                <w:webHidden/>
              </w:rPr>
              <w:fldChar w:fldCharType="end"/>
            </w:r>
            <w:r w:rsidRPr="00A85D07">
              <w:rPr>
                <w:rStyle w:val="Hyperlink"/>
                <w:noProof/>
              </w:rPr>
              <w:fldChar w:fldCharType="end"/>
            </w:r>
          </w:ins>
        </w:p>
        <w:p w14:paraId="2EC479BA" w14:textId="57BB53F8" w:rsidR="00DB52DC" w:rsidRDefault="00DB52DC">
          <w:pPr>
            <w:pStyle w:val="TOC1"/>
            <w:tabs>
              <w:tab w:val="right" w:leader="dot" w:pos="9350"/>
            </w:tabs>
            <w:rPr>
              <w:ins w:id="333" w:author="David Conklin" w:date="2022-03-24T09:02:00Z"/>
              <w:rFonts w:eastAsiaTheme="minorEastAsia"/>
              <w:noProof/>
            </w:rPr>
          </w:pPr>
          <w:ins w:id="33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r>
              <w:rPr>
                <w:noProof/>
                <w:webHidden/>
              </w:rPr>
            </w:r>
          </w:ins>
          <w:r>
            <w:rPr>
              <w:noProof/>
              <w:webHidden/>
            </w:rPr>
            <w:fldChar w:fldCharType="separate"/>
          </w:r>
          <w:ins w:id="335" w:author="David Conklin" w:date="2022-03-24T09:02:00Z">
            <w:r>
              <w:rPr>
                <w:noProof/>
                <w:webHidden/>
              </w:rPr>
              <w:t>85</w:t>
            </w:r>
            <w:r>
              <w:rPr>
                <w:noProof/>
                <w:webHidden/>
              </w:rPr>
              <w:fldChar w:fldCharType="end"/>
            </w:r>
            <w:r w:rsidRPr="00A85D07">
              <w:rPr>
                <w:rStyle w:val="Hyperlink"/>
                <w:noProof/>
              </w:rPr>
              <w:fldChar w:fldCharType="end"/>
            </w:r>
          </w:ins>
        </w:p>
        <w:p w14:paraId="427EAAE3" w14:textId="2FA5F73B" w:rsidR="00DB52DC" w:rsidRDefault="00DB52DC">
          <w:pPr>
            <w:pStyle w:val="TOC2"/>
            <w:tabs>
              <w:tab w:val="right" w:leader="dot" w:pos="9350"/>
            </w:tabs>
            <w:rPr>
              <w:ins w:id="336" w:author="David Conklin" w:date="2022-03-24T09:02:00Z"/>
              <w:rFonts w:eastAsiaTheme="minorEastAsia"/>
              <w:noProof/>
            </w:rPr>
          </w:pPr>
          <w:ins w:id="33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r>
              <w:rPr>
                <w:noProof/>
                <w:webHidden/>
              </w:rPr>
            </w:r>
          </w:ins>
          <w:r>
            <w:rPr>
              <w:noProof/>
              <w:webHidden/>
            </w:rPr>
            <w:fldChar w:fldCharType="separate"/>
          </w:r>
          <w:ins w:id="338" w:author="David Conklin" w:date="2022-03-24T09:02:00Z">
            <w:r>
              <w:rPr>
                <w:noProof/>
                <w:webHidden/>
              </w:rPr>
              <w:t>85</w:t>
            </w:r>
            <w:r>
              <w:rPr>
                <w:noProof/>
                <w:webHidden/>
              </w:rPr>
              <w:fldChar w:fldCharType="end"/>
            </w:r>
            <w:r w:rsidRPr="00A85D07">
              <w:rPr>
                <w:rStyle w:val="Hyperlink"/>
                <w:noProof/>
              </w:rPr>
              <w:fldChar w:fldCharType="end"/>
            </w:r>
          </w:ins>
        </w:p>
        <w:p w14:paraId="106EA9E6" w14:textId="1E3ECBEB" w:rsidR="00DB52DC" w:rsidRDefault="00DB52DC">
          <w:pPr>
            <w:pStyle w:val="TOC2"/>
            <w:tabs>
              <w:tab w:val="right" w:leader="dot" w:pos="9350"/>
            </w:tabs>
            <w:rPr>
              <w:ins w:id="339" w:author="David Conklin" w:date="2022-03-24T09:02:00Z"/>
              <w:rFonts w:eastAsiaTheme="minorEastAsia"/>
              <w:noProof/>
            </w:rPr>
          </w:pPr>
          <w:ins w:id="34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r>
              <w:rPr>
                <w:noProof/>
                <w:webHidden/>
              </w:rPr>
            </w:r>
          </w:ins>
          <w:r>
            <w:rPr>
              <w:noProof/>
              <w:webHidden/>
            </w:rPr>
            <w:fldChar w:fldCharType="separate"/>
          </w:r>
          <w:ins w:id="341" w:author="David Conklin" w:date="2022-03-24T09:02:00Z">
            <w:r>
              <w:rPr>
                <w:noProof/>
                <w:webHidden/>
              </w:rPr>
              <w:t>85</w:t>
            </w:r>
            <w:r>
              <w:rPr>
                <w:noProof/>
                <w:webHidden/>
              </w:rPr>
              <w:fldChar w:fldCharType="end"/>
            </w:r>
            <w:r w:rsidRPr="00A85D07">
              <w:rPr>
                <w:rStyle w:val="Hyperlink"/>
                <w:noProof/>
              </w:rPr>
              <w:fldChar w:fldCharType="end"/>
            </w:r>
          </w:ins>
        </w:p>
        <w:p w14:paraId="00789175" w14:textId="3A86E775" w:rsidR="00DB52DC" w:rsidRDefault="00DB52DC">
          <w:pPr>
            <w:pStyle w:val="TOC1"/>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r>
              <w:rPr>
                <w:noProof/>
                <w:webHidden/>
              </w:rPr>
            </w:r>
          </w:ins>
          <w:r>
            <w:rPr>
              <w:noProof/>
              <w:webHidden/>
            </w:rPr>
            <w:fldChar w:fldCharType="separate"/>
          </w:r>
          <w:ins w:id="344" w:author="David Conklin" w:date="2022-03-24T09:02:00Z">
            <w:r>
              <w:rPr>
                <w:noProof/>
                <w:webHidden/>
              </w:rPr>
              <w:t>86</w:t>
            </w:r>
            <w:r>
              <w:rPr>
                <w:noProof/>
                <w:webHidden/>
              </w:rPr>
              <w:fldChar w:fldCharType="end"/>
            </w:r>
            <w:r w:rsidRPr="00A85D07">
              <w:rPr>
                <w:rStyle w:val="Hyperlink"/>
                <w:noProof/>
              </w:rPr>
              <w:fldChar w:fldCharType="end"/>
            </w:r>
          </w:ins>
        </w:p>
        <w:p w14:paraId="2C70F21F" w14:textId="2C1EA18D" w:rsidR="00DB52DC" w:rsidRDefault="00DB52DC">
          <w:pPr>
            <w:pStyle w:val="TOC1"/>
            <w:tabs>
              <w:tab w:val="right" w:leader="dot" w:pos="9350"/>
            </w:tabs>
            <w:rPr>
              <w:ins w:id="345" w:author="David Conklin" w:date="2022-03-24T09:02:00Z"/>
              <w:rFonts w:eastAsiaTheme="minorEastAsia"/>
              <w:noProof/>
            </w:rPr>
          </w:pPr>
          <w:ins w:id="34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r>
              <w:rPr>
                <w:noProof/>
                <w:webHidden/>
              </w:rPr>
            </w:r>
          </w:ins>
          <w:r>
            <w:rPr>
              <w:noProof/>
              <w:webHidden/>
            </w:rPr>
            <w:fldChar w:fldCharType="separate"/>
          </w:r>
          <w:ins w:id="347" w:author="David Conklin" w:date="2022-03-24T09:02:00Z">
            <w:r>
              <w:rPr>
                <w:noProof/>
                <w:webHidden/>
              </w:rPr>
              <w:t>91</w:t>
            </w:r>
            <w:r>
              <w:rPr>
                <w:noProof/>
                <w:webHidden/>
              </w:rPr>
              <w:fldChar w:fldCharType="end"/>
            </w:r>
            <w:r w:rsidRPr="00A85D07">
              <w:rPr>
                <w:rStyle w:val="Hyperlink"/>
                <w:noProof/>
              </w:rPr>
              <w:fldChar w:fldCharType="end"/>
            </w:r>
          </w:ins>
        </w:p>
        <w:p w14:paraId="04056715" w14:textId="5FB13073" w:rsidR="00DB52DC" w:rsidRDefault="00DB52DC">
          <w:pPr>
            <w:pStyle w:val="TOC1"/>
            <w:tabs>
              <w:tab w:val="right" w:leader="dot" w:pos="9350"/>
            </w:tabs>
            <w:rPr>
              <w:ins w:id="348" w:author="David Conklin" w:date="2022-03-24T09:02:00Z"/>
              <w:rFonts w:eastAsiaTheme="minorEastAsia"/>
              <w:noProof/>
            </w:rPr>
          </w:pPr>
          <w:ins w:id="34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r>
              <w:rPr>
                <w:noProof/>
                <w:webHidden/>
              </w:rPr>
            </w:r>
          </w:ins>
          <w:r>
            <w:rPr>
              <w:noProof/>
              <w:webHidden/>
            </w:rPr>
            <w:fldChar w:fldCharType="separate"/>
          </w:r>
          <w:ins w:id="350" w:author="David Conklin" w:date="2022-03-24T09:02:00Z">
            <w:r>
              <w:rPr>
                <w:noProof/>
                <w:webHidden/>
              </w:rPr>
              <w:t>93</w:t>
            </w:r>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351" w:author="David Conklin" w:date="2022-03-24T09:00:00Z"/>
              <w:rFonts w:eastAsiaTheme="minorEastAsia"/>
              <w:noProof/>
            </w:rPr>
          </w:pPr>
          <w:del w:id="352" w:author="David Conklin" w:date="2022-03-24T09:00:00Z">
            <w:r w:rsidRPr="00BB6F9E" w:rsidDel="00BB6F9E">
              <w:rPr>
                <w:noProof/>
                <w:rPrChange w:id="353"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354" w:author="David Conklin" w:date="2022-03-24T09:00:00Z"/>
              <w:rFonts w:eastAsiaTheme="minorEastAsia"/>
              <w:noProof/>
            </w:rPr>
          </w:pPr>
          <w:del w:id="355" w:author="David Conklin" w:date="2022-03-24T09:00:00Z">
            <w:r w:rsidRPr="00BB6F9E" w:rsidDel="00BB6F9E">
              <w:rPr>
                <w:noProof/>
                <w:rPrChange w:id="356"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357" w:author="David Conklin" w:date="2022-03-24T09:00:00Z"/>
              <w:rFonts w:eastAsiaTheme="minorEastAsia"/>
              <w:noProof/>
            </w:rPr>
          </w:pPr>
          <w:del w:id="358" w:author="David Conklin" w:date="2022-03-24T09:00:00Z">
            <w:r w:rsidRPr="00BB6F9E" w:rsidDel="00BB6F9E">
              <w:rPr>
                <w:noProof/>
                <w:rPrChange w:id="359"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360" w:author="David Conklin" w:date="2022-03-24T09:00:00Z"/>
              <w:rFonts w:eastAsiaTheme="minorEastAsia"/>
              <w:noProof/>
            </w:rPr>
          </w:pPr>
          <w:del w:id="361" w:author="David Conklin" w:date="2022-03-24T09:00:00Z">
            <w:r w:rsidRPr="00BB6F9E" w:rsidDel="00BB6F9E">
              <w:rPr>
                <w:noProof/>
                <w:rPrChange w:id="362"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363" w:author="David Conklin" w:date="2022-03-24T09:00:00Z"/>
              <w:rFonts w:eastAsiaTheme="minorEastAsia"/>
              <w:noProof/>
            </w:rPr>
          </w:pPr>
          <w:del w:id="364" w:author="David Conklin" w:date="2022-03-24T09:00:00Z">
            <w:r w:rsidRPr="00BB6F9E" w:rsidDel="00BB6F9E">
              <w:rPr>
                <w:noProof/>
                <w:rPrChange w:id="365"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366" w:author="David Conklin" w:date="2022-03-24T09:00:00Z"/>
              <w:rFonts w:eastAsiaTheme="minorEastAsia"/>
              <w:noProof/>
            </w:rPr>
          </w:pPr>
          <w:del w:id="367" w:author="David Conklin" w:date="2022-03-24T09:00:00Z">
            <w:r w:rsidRPr="00BB6F9E" w:rsidDel="00BB6F9E">
              <w:rPr>
                <w:noProof/>
                <w:rPrChange w:id="368"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369" w:author="David Conklin" w:date="2022-03-24T09:00:00Z"/>
              <w:rFonts w:eastAsiaTheme="minorEastAsia"/>
              <w:noProof/>
            </w:rPr>
          </w:pPr>
          <w:del w:id="370" w:author="David Conklin" w:date="2022-03-24T09:00:00Z">
            <w:r w:rsidRPr="00BB6F9E" w:rsidDel="00BB6F9E">
              <w:rPr>
                <w:noProof/>
                <w:rPrChange w:id="371"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372" w:author="David Conklin" w:date="2022-03-24T09:00:00Z"/>
              <w:rFonts w:eastAsiaTheme="minorEastAsia"/>
              <w:noProof/>
            </w:rPr>
          </w:pPr>
          <w:del w:id="373" w:author="David Conklin" w:date="2022-03-24T09:00:00Z">
            <w:r w:rsidRPr="00BB6F9E" w:rsidDel="00BB6F9E">
              <w:rPr>
                <w:noProof/>
                <w:rPrChange w:id="374"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375" w:author="David Conklin" w:date="2022-03-24T09:00:00Z"/>
              <w:rFonts w:eastAsiaTheme="minorEastAsia"/>
              <w:noProof/>
            </w:rPr>
          </w:pPr>
          <w:del w:id="376" w:author="David Conklin" w:date="2022-03-24T09:00:00Z">
            <w:r w:rsidRPr="00BB6F9E" w:rsidDel="00BB6F9E">
              <w:rPr>
                <w:noProof/>
                <w:rPrChange w:id="377"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378" w:author="David Conklin" w:date="2022-03-24T09:00:00Z"/>
              <w:rFonts w:eastAsiaTheme="minorEastAsia"/>
              <w:noProof/>
            </w:rPr>
          </w:pPr>
          <w:del w:id="379" w:author="David Conklin" w:date="2022-03-24T09:00:00Z">
            <w:r w:rsidRPr="00BB6F9E" w:rsidDel="00BB6F9E">
              <w:rPr>
                <w:noProof/>
                <w:rPrChange w:id="380"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381" w:author="David Conklin" w:date="2022-03-24T09:00:00Z"/>
              <w:rFonts w:eastAsiaTheme="minorEastAsia"/>
              <w:noProof/>
            </w:rPr>
          </w:pPr>
          <w:del w:id="382" w:author="David Conklin" w:date="2022-03-24T09:00:00Z">
            <w:r w:rsidRPr="00BB6F9E" w:rsidDel="00BB6F9E">
              <w:rPr>
                <w:noProof/>
                <w:rPrChange w:id="383"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384" w:author="David Conklin" w:date="2022-03-24T09:00:00Z"/>
              <w:rFonts w:eastAsiaTheme="minorEastAsia"/>
              <w:noProof/>
            </w:rPr>
          </w:pPr>
          <w:del w:id="385" w:author="David Conklin" w:date="2022-03-24T09:00:00Z">
            <w:r w:rsidRPr="00BB6F9E" w:rsidDel="00BB6F9E">
              <w:rPr>
                <w:noProof/>
                <w:rPrChange w:id="386"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387" w:author="David Conklin" w:date="2022-03-24T09:00:00Z"/>
              <w:rFonts w:eastAsiaTheme="minorEastAsia"/>
              <w:noProof/>
            </w:rPr>
          </w:pPr>
          <w:del w:id="388" w:author="David Conklin" w:date="2022-03-24T09:00:00Z">
            <w:r w:rsidRPr="00BB6F9E" w:rsidDel="00BB6F9E">
              <w:rPr>
                <w:noProof/>
                <w:rPrChange w:id="389"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390" w:author="David Conklin" w:date="2022-03-24T09:00:00Z"/>
              <w:rFonts w:eastAsiaTheme="minorEastAsia"/>
              <w:noProof/>
            </w:rPr>
          </w:pPr>
          <w:del w:id="391" w:author="David Conklin" w:date="2022-03-24T09:00:00Z">
            <w:r w:rsidRPr="00BB6F9E" w:rsidDel="00BB6F9E">
              <w:rPr>
                <w:noProof/>
                <w:rPrChange w:id="392"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393" w:author="David Conklin" w:date="2022-03-24T09:00:00Z"/>
              <w:rFonts w:eastAsiaTheme="minorEastAsia"/>
              <w:noProof/>
            </w:rPr>
          </w:pPr>
          <w:del w:id="394" w:author="David Conklin" w:date="2022-03-24T09:00:00Z">
            <w:r w:rsidRPr="00BB6F9E" w:rsidDel="00BB6F9E">
              <w:rPr>
                <w:noProof/>
                <w:rPrChange w:id="395"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396" w:author="David Conklin" w:date="2022-03-24T09:00:00Z"/>
              <w:rFonts w:eastAsiaTheme="minorEastAsia"/>
              <w:noProof/>
            </w:rPr>
          </w:pPr>
          <w:del w:id="397" w:author="David Conklin" w:date="2022-03-24T09:00:00Z">
            <w:r w:rsidRPr="00BB6F9E" w:rsidDel="00BB6F9E">
              <w:rPr>
                <w:noProof/>
                <w:rPrChange w:id="398"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399" w:author="David Conklin" w:date="2022-03-24T09:00:00Z"/>
              <w:rFonts w:eastAsiaTheme="minorEastAsia"/>
              <w:noProof/>
            </w:rPr>
          </w:pPr>
          <w:del w:id="400" w:author="David Conklin" w:date="2022-03-24T09:00:00Z">
            <w:r w:rsidRPr="00BB6F9E" w:rsidDel="00BB6F9E">
              <w:rPr>
                <w:noProof/>
                <w:rPrChange w:id="401"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402" w:author="David Conklin" w:date="2022-03-24T09:00:00Z"/>
              <w:rFonts w:eastAsiaTheme="minorEastAsia"/>
              <w:noProof/>
            </w:rPr>
          </w:pPr>
          <w:del w:id="403" w:author="David Conklin" w:date="2022-03-24T09:00:00Z">
            <w:r w:rsidRPr="00BB6F9E" w:rsidDel="00BB6F9E">
              <w:rPr>
                <w:noProof/>
                <w:rPrChange w:id="404"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405" w:author="David Conklin" w:date="2022-03-24T09:00:00Z"/>
              <w:rFonts w:eastAsiaTheme="minorEastAsia"/>
              <w:noProof/>
            </w:rPr>
          </w:pPr>
          <w:del w:id="406" w:author="David Conklin" w:date="2022-03-24T09:00:00Z">
            <w:r w:rsidRPr="00BB6F9E" w:rsidDel="00BB6F9E">
              <w:rPr>
                <w:noProof/>
                <w:rPrChange w:id="407"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408" w:author="David Conklin" w:date="2022-03-24T09:00:00Z"/>
              <w:rFonts w:eastAsiaTheme="minorEastAsia"/>
              <w:noProof/>
            </w:rPr>
          </w:pPr>
          <w:del w:id="409" w:author="David Conklin" w:date="2022-03-24T09:00:00Z">
            <w:r w:rsidRPr="00BB6F9E" w:rsidDel="00BB6F9E">
              <w:rPr>
                <w:noProof/>
                <w:rPrChange w:id="410"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411" w:author="David Conklin" w:date="2022-03-24T09:00:00Z"/>
              <w:rFonts w:eastAsiaTheme="minorEastAsia"/>
              <w:noProof/>
            </w:rPr>
          </w:pPr>
          <w:del w:id="412" w:author="David Conklin" w:date="2022-03-24T09:00:00Z">
            <w:r w:rsidRPr="00BB6F9E" w:rsidDel="00BB6F9E">
              <w:rPr>
                <w:noProof/>
                <w:rPrChange w:id="413"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414" w:author="David Conklin" w:date="2022-03-24T09:00:00Z"/>
              <w:rFonts w:eastAsiaTheme="minorEastAsia"/>
              <w:noProof/>
            </w:rPr>
          </w:pPr>
          <w:del w:id="415" w:author="David Conklin" w:date="2022-03-24T09:00:00Z">
            <w:r w:rsidRPr="00BB6F9E" w:rsidDel="00BB6F9E">
              <w:rPr>
                <w:noProof/>
                <w:rPrChange w:id="416"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417" w:author="David Conklin" w:date="2022-03-24T09:00:00Z"/>
              <w:rFonts w:eastAsiaTheme="minorEastAsia"/>
              <w:noProof/>
            </w:rPr>
          </w:pPr>
          <w:del w:id="418" w:author="David Conklin" w:date="2022-03-24T09:00:00Z">
            <w:r w:rsidRPr="00BB6F9E" w:rsidDel="00BB6F9E">
              <w:rPr>
                <w:noProof/>
                <w:rPrChange w:id="419"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420" w:author="David Conklin" w:date="2022-03-24T09:00:00Z"/>
              <w:rFonts w:eastAsiaTheme="minorEastAsia"/>
              <w:noProof/>
            </w:rPr>
          </w:pPr>
          <w:del w:id="421" w:author="David Conklin" w:date="2022-03-24T09:00:00Z">
            <w:r w:rsidRPr="00BB6F9E" w:rsidDel="00BB6F9E">
              <w:rPr>
                <w:noProof/>
                <w:rPrChange w:id="422"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423" w:author="David Conklin" w:date="2022-03-24T09:00:00Z"/>
              <w:rFonts w:eastAsiaTheme="minorEastAsia"/>
              <w:noProof/>
            </w:rPr>
          </w:pPr>
          <w:del w:id="424" w:author="David Conklin" w:date="2022-03-24T09:00:00Z">
            <w:r w:rsidRPr="00BB6F9E" w:rsidDel="00BB6F9E">
              <w:rPr>
                <w:noProof/>
                <w:rPrChange w:id="425"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426" w:author="David Conklin" w:date="2022-03-24T09:00:00Z"/>
              <w:rFonts w:eastAsiaTheme="minorEastAsia"/>
              <w:noProof/>
            </w:rPr>
          </w:pPr>
          <w:del w:id="427" w:author="David Conklin" w:date="2022-03-24T09:00:00Z">
            <w:r w:rsidRPr="00BB6F9E" w:rsidDel="00BB6F9E">
              <w:rPr>
                <w:noProof/>
                <w:rPrChange w:id="428"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429" w:author="David Conklin" w:date="2022-03-24T09:00:00Z"/>
              <w:rFonts w:eastAsiaTheme="minorEastAsia"/>
              <w:noProof/>
            </w:rPr>
          </w:pPr>
          <w:del w:id="430" w:author="David Conklin" w:date="2022-03-24T09:00:00Z">
            <w:r w:rsidRPr="00BB6F9E" w:rsidDel="00BB6F9E">
              <w:rPr>
                <w:noProof/>
                <w:rPrChange w:id="431"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432" w:author="David Conklin" w:date="2022-03-24T09:00:00Z"/>
              <w:rFonts w:eastAsiaTheme="minorEastAsia"/>
              <w:noProof/>
            </w:rPr>
          </w:pPr>
          <w:del w:id="433" w:author="David Conklin" w:date="2022-03-24T09:00:00Z">
            <w:r w:rsidRPr="00BB6F9E" w:rsidDel="00BB6F9E">
              <w:rPr>
                <w:noProof/>
                <w:rPrChange w:id="434"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435" w:author="David Conklin" w:date="2022-03-24T09:00:00Z"/>
              <w:rFonts w:eastAsiaTheme="minorEastAsia"/>
              <w:noProof/>
            </w:rPr>
          </w:pPr>
          <w:del w:id="436" w:author="David Conklin" w:date="2022-03-24T09:00:00Z">
            <w:r w:rsidRPr="00BB6F9E" w:rsidDel="00BB6F9E">
              <w:rPr>
                <w:noProof/>
                <w:rPrChange w:id="437"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438" w:author="David Conklin" w:date="2022-03-24T09:00:00Z"/>
              <w:rFonts w:eastAsiaTheme="minorEastAsia"/>
              <w:noProof/>
            </w:rPr>
          </w:pPr>
          <w:del w:id="439" w:author="David Conklin" w:date="2022-03-24T09:00:00Z">
            <w:r w:rsidRPr="00BB6F9E" w:rsidDel="00BB6F9E">
              <w:rPr>
                <w:noProof/>
                <w:rPrChange w:id="440"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441" w:author="David Conklin" w:date="2022-03-24T09:00:00Z"/>
              <w:rFonts w:eastAsiaTheme="minorEastAsia"/>
              <w:noProof/>
            </w:rPr>
          </w:pPr>
          <w:del w:id="442" w:author="David Conklin" w:date="2022-03-24T09:00:00Z">
            <w:r w:rsidRPr="00BB6F9E" w:rsidDel="00BB6F9E">
              <w:rPr>
                <w:noProof/>
                <w:rPrChange w:id="443"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444" w:author="David Conklin" w:date="2022-03-24T09:00:00Z"/>
              <w:rFonts w:eastAsiaTheme="minorEastAsia"/>
              <w:noProof/>
            </w:rPr>
          </w:pPr>
          <w:del w:id="445" w:author="David Conklin" w:date="2022-03-24T09:00:00Z">
            <w:r w:rsidRPr="00BB6F9E" w:rsidDel="00BB6F9E">
              <w:rPr>
                <w:noProof/>
                <w:rPrChange w:id="446"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447" w:author="David Conklin" w:date="2022-03-24T09:00:00Z"/>
              <w:rFonts w:eastAsiaTheme="minorEastAsia"/>
              <w:noProof/>
            </w:rPr>
          </w:pPr>
          <w:del w:id="448" w:author="David Conklin" w:date="2022-03-24T09:00:00Z">
            <w:r w:rsidRPr="00BB6F9E" w:rsidDel="00BB6F9E">
              <w:rPr>
                <w:noProof/>
                <w:rPrChange w:id="449"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450" w:author="David Conklin" w:date="2022-03-24T09:00:00Z"/>
              <w:rFonts w:eastAsiaTheme="minorEastAsia"/>
              <w:noProof/>
            </w:rPr>
          </w:pPr>
          <w:del w:id="451" w:author="David Conklin" w:date="2022-03-24T09:00:00Z">
            <w:r w:rsidRPr="00BB6F9E" w:rsidDel="00BB6F9E">
              <w:rPr>
                <w:noProof/>
                <w:rPrChange w:id="452"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453" w:author="David Conklin" w:date="2022-03-24T09:00:00Z"/>
              <w:rFonts w:eastAsiaTheme="minorEastAsia"/>
              <w:noProof/>
            </w:rPr>
          </w:pPr>
          <w:del w:id="454" w:author="David Conklin" w:date="2022-03-24T09:00:00Z">
            <w:r w:rsidRPr="00BB6F9E" w:rsidDel="00BB6F9E">
              <w:rPr>
                <w:noProof/>
                <w:rPrChange w:id="455"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456" w:author="David Conklin" w:date="2022-03-24T09:00:00Z"/>
              <w:rFonts w:eastAsiaTheme="minorEastAsia"/>
              <w:noProof/>
            </w:rPr>
          </w:pPr>
          <w:del w:id="457" w:author="David Conklin" w:date="2022-03-24T09:00:00Z">
            <w:r w:rsidRPr="00BB6F9E" w:rsidDel="00BB6F9E">
              <w:rPr>
                <w:noProof/>
                <w:rPrChange w:id="458"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459" w:author="David Conklin" w:date="2022-03-24T09:00:00Z"/>
              <w:rFonts w:eastAsiaTheme="minorEastAsia"/>
              <w:noProof/>
            </w:rPr>
          </w:pPr>
          <w:del w:id="460" w:author="David Conklin" w:date="2022-03-24T09:00:00Z">
            <w:r w:rsidRPr="00BB6F9E" w:rsidDel="00BB6F9E">
              <w:rPr>
                <w:noProof/>
                <w:rPrChange w:id="461"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462" w:author="David Conklin" w:date="2022-03-24T09:00:00Z"/>
              <w:rFonts w:eastAsiaTheme="minorEastAsia"/>
              <w:noProof/>
            </w:rPr>
          </w:pPr>
          <w:del w:id="463" w:author="David Conklin" w:date="2022-03-24T09:00:00Z">
            <w:r w:rsidRPr="00BB6F9E" w:rsidDel="00BB6F9E">
              <w:rPr>
                <w:noProof/>
                <w:rPrChange w:id="464"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465" w:author="David Conklin" w:date="2022-03-24T09:00:00Z"/>
              <w:rFonts w:eastAsiaTheme="minorEastAsia"/>
              <w:noProof/>
            </w:rPr>
          </w:pPr>
          <w:del w:id="466" w:author="David Conklin" w:date="2022-03-24T09:00:00Z">
            <w:r w:rsidRPr="00BB6F9E" w:rsidDel="00BB6F9E">
              <w:rPr>
                <w:noProof/>
                <w:rPrChange w:id="467"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noProof/>
                <w:rPrChange w:id="470"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noProof/>
                <w:rPrChange w:id="473"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noProof/>
                <w:rPrChange w:id="476"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477" w:author="David Conklin" w:date="2022-03-24T09:00:00Z"/>
              <w:rFonts w:eastAsiaTheme="minorEastAsia"/>
              <w:noProof/>
            </w:rPr>
          </w:pPr>
          <w:del w:id="478" w:author="David Conklin" w:date="2022-03-24T09:00:00Z">
            <w:r w:rsidRPr="00BB6F9E" w:rsidDel="00BB6F9E">
              <w:rPr>
                <w:noProof/>
                <w:rPrChange w:id="479"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480" w:author="David Conklin" w:date="2022-03-24T09:00:00Z"/>
              <w:rFonts w:eastAsiaTheme="minorEastAsia"/>
              <w:noProof/>
            </w:rPr>
          </w:pPr>
          <w:del w:id="481" w:author="David Conklin" w:date="2022-03-24T09:00:00Z">
            <w:r w:rsidRPr="00BB6F9E" w:rsidDel="00BB6F9E">
              <w:rPr>
                <w:noProof/>
                <w:rPrChange w:id="482"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noProof/>
                <w:rPrChange w:id="485"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noProof/>
                <w:rPrChange w:id="488"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489" w:author="David Conklin" w:date="2022-03-24T09:00:00Z"/>
              <w:rFonts w:eastAsiaTheme="minorEastAsia"/>
              <w:noProof/>
            </w:rPr>
          </w:pPr>
          <w:del w:id="490" w:author="David Conklin" w:date="2022-03-24T09:00:00Z">
            <w:r w:rsidRPr="00BB6F9E" w:rsidDel="00BB6F9E">
              <w:rPr>
                <w:noProof/>
                <w:rPrChange w:id="491"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492" w:author="David Conklin" w:date="2022-03-24T09:00:00Z"/>
              <w:rFonts w:eastAsiaTheme="minorEastAsia"/>
              <w:noProof/>
            </w:rPr>
          </w:pPr>
          <w:del w:id="493" w:author="David Conklin" w:date="2022-03-24T09:00:00Z">
            <w:r w:rsidRPr="00BB6F9E" w:rsidDel="00BB6F9E">
              <w:rPr>
                <w:noProof/>
                <w:rPrChange w:id="494"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noProof/>
                <w:rPrChange w:id="497"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noProof/>
                <w:rPrChange w:id="500"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noProof/>
                <w:rPrChange w:id="503"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504" w:author="David Conklin" w:date="2022-03-24T09:00:00Z"/>
              <w:rFonts w:eastAsiaTheme="minorEastAsia"/>
              <w:noProof/>
            </w:rPr>
          </w:pPr>
          <w:del w:id="505" w:author="David Conklin" w:date="2022-03-24T09:00:00Z">
            <w:r w:rsidRPr="00BB6F9E" w:rsidDel="00BB6F9E">
              <w:rPr>
                <w:noProof/>
                <w:rPrChange w:id="506"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noProof/>
                <w:rPrChange w:id="509"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noProof/>
                <w:rPrChange w:id="512"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noProof/>
                <w:rPrChange w:id="515"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516" w:author="David Conklin" w:date="2022-03-24T09:00:00Z"/>
              <w:rFonts w:eastAsiaTheme="minorEastAsia"/>
              <w:noProof/>
            </w:rPr>
          </w:pPr>
          <w:del w:id="517" w:author="David Conklin" w:date="2022-03-24T09:00:00Z">
            <w:r w:rsidRPr="00BB6F9E" w:rsidDel="00BB6F9E">
              <w:rPr>
                <w:noProof/>
                <w:rPrChange w:id="518"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519" w:author="David Conklin" w:date="2022-03-24T09:00:00Z"/>
              <w:rFonts w:eastAsiaTheme="minorEastAsia"/>
              <w:noProof/>
            </w:rPr>
          </w:pPr>
          <w:del w:id="520" w:author="David Conklin" w:date="2022-03-24T09:00:00Z">
            <w:r w:rsidRPr="00BB6F9E" w:rsidDel="00BB6F9E">
              <w:rPr>
                <w:noProof/>
                <w:rPrChange w:id="521"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noProof/>
                <w:rPrChange w:id="524"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noProof/>
                <w:rPrChange w:id="527"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noProof/>
                <w:rPrChange w:id="530"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531" w:author="David Conklin" w:date="2022-03-24T09:00:00Z"/>
              <w:rFonts w:eastAsiaTheme="minorEastAsia"/>
              <w:noProof/>
            </w:rPr>
          </w:pPr>
          <w:del w:id="532" w:author="David Conklin" w:date="2022-03-24T09:00:00Z">
            <w:r w:rsidRPr="00BB6F9E" w:rsidDel="00BB6F9E">
              <w:rPr>
                <w:noProof/>
                <w:rPrChange w:id="533"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noProof/>
                <w:rPrChange w:id="536"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537" w:author="David Conklin" w:date="2022-03-24T09:00:00Z"/>
              <w:rFonts w:eastAsiaTheme="minorEastAsia"/>
              <w:noProof/>
            </w:rPr>
          </w:pPr>
          <w:del w:id="538" w:author="David Conklin" w:date="2022-03-24T09:00:00Z">
            <w:r w:rsidRPr="00BB6F9E" w:rsidDel="00BB6F9E">
              <w:rPr>
                <w:noProof/>
                <w:rPrChange w:id="539"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540" w:author="David Conklin" w:date="2022-03-24T09:00:00Z"/>
              <w:rFonts w:eastAsiaTheme="minorEastAsia"/>
              <w:noProof/>
            </w:rPr>
          </w:pPr>
          <w:del w:id="541" w:author="David Conklin" w:date="2022-03-24T09:00:00Z">
            <w:r w:rsidRPr="00BB6F9E" w:rsidDel="00BB6F9E">
              <w:rPr>
                <w:noProof/>
                <w:rPrChange w:id="542"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543" w:author="David Conklin" w:date="2022-03-24T09:00:00Z"/>
              <w:rFonts w:eastAsiaTheme="minorEastAsia"/>
              <w:noProof/>
            </w:rPr>
          </w:pPr>
          <w:del w:id="544" w:author="David Conklin" w:date="2022-03-24T09:00:00Z">
            <w:r w:rsidRPr="00BB6F9E" w:rsidDel="00BB6F9E">
              <w:rPr>
                <w:noProof/>
                <w:rPrChange w:id="545"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Fonts w:eastAsia="Times New Roman"/>
                <w:noProof/>
                <w:rPrChange w:id="548"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549" w:author="David Conklin" w:date="2022-03-24T09:00:00Z"/>
              <w:rFonts w:eastAsiaTheme="minorEastAsia"/>
              <w:noProof/>
            </w:rPr>
          </w:pPr>
          <w:del w:id="550" w:author="David Conklin" w:date="2022-03-24T09:00:00Z">
            <w:r w:rsidRPr="00BB6F9E" w:rsidDel="00BB6F9E">
              <w:rPr>
                <w:noProof/>
                <w:rPrChange w:id="551"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noProof/>
                <w:rPrChange w:id="554"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noProof/>
                <w:rPrChange w:id="557"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noProof/>
                <w:rPrChange w:id="560"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noProof/>
                <w:rPrChange w:id="563"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noProof/>
                <w:rPrChange w:id="566"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noProof/>
                <w:rPrChange w:id="569"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noProof/>
                <w:rPrChange w:id="572"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noProof/>
                <w:rPrChange w:id="575"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noProof/>
                <w:rPrChange w:id="578"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noProof/>
                <w:rPrChange w:id="581"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noProof/>
                <w:rPrChange w:id="584"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noProof/>
                <w:rPrChange w:id="587"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noProof/>
                <w:rPrChange w:id="590"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noProof/>
                <w:rPrChange w:id="593"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noProof/>
                <w:rPrChange w:id="596"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noProof/>
                <w:rPrChange w:id="599"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600" w:author="David Conklin" w:date="2022-03-24T09:00:00Z"/>
              <w:rFonts w:eastAsiaTheme="minorEastAsia"/>
              <w:noProof/>
            </w:rPr>
          </w:pPr>
          <w:del w:id="601" w:author="David Conklin" w:date="2022-03-24T09:00:00Z">
            <w:r w:rsidRPr="00BB6F9E" w:rsidDel="00BB6F9E">
              <w:rPr>
                <w:noProof/>
                <w:rPrChange w:id="602"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noProof/>
                <w:rPrChange w:id="605"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606" w:author="David Conklin" w:date="2022-03-24T09:00:00Z"/>
              <w:rFonts w:eastAsiaTheme="minorEastAsia"/>
              <w:noProof/>
            </w:rPr>
          </w:pPr>
          <w:del w:id="607" w:author="David Conklin" w:date="2022-03-24T09:00:00Z">
            <w:r w:rsidRPr="00BB6F9E" w:rsidDel="00BB6F9E">
              <w:rPr>
                <w:noProof/>
                <w:rPrChange w:id="608"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609" w:author="David Conklin" w:date="2022-03-24T09:00:00Z"/>
              <w:rFonts w:eastAsiaTheme="minorEastAsia"/>
              <w:noProof/>
            </w:rPr>
          </w:pPr>
          <w:del w:id="610" w:author="David Conklin" w:date="2022-03-24T09:00:00Z">
            <w:r w:rsidRPr="00BB6F9E" w:rsidDel="00BB6F9E">
              <w:rPr>
                <w:noProof/>
                <w:rPrChange w:id="611"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noProof/>
                <w:rPrChange w:id="614"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noProof/>
                <w:rPrChange w:id="617"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noProof/>
                <w:rPrChange w:id="620"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noProof/>
                <w:rPrChange w:id="623"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noProof/>
                <w:rPrChange w:id="626"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627" w:author="David Conklin" w:date="2022-03-24T09:00:00Z"/>
              <w:rFonts w:eastAsiaTheme="minorEastAsia"/>
              <w:noProof/>
            </w:rPr>
          </w:pPr>
          <w:del w:id="628" w:author="David Conklin" w:date="2022-03-24T09:00:00Z">
            <w:r w:rsidRPr="00BB6F9E" w:rsidDel="00BB6F9E">
              <w:rPr>
                <w:noProof/>
                <w:rPrChange w:id="629"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noProof/>
                <w:rPrChange w:id="632"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noProof/>
                <w:rPrChange w:id="635"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636" w:author="David Conklin" w:date="2022-03-24T09:00:00Z"/>
              <w:rFonts w:eastAsiaTheme="minorEastAsia"/>
              <w:noProof/>
            </w:rPr>
          </w:pPr>
          <w:del w:id="637" w:author="David Conklin" w:date="2022-03-24T09:00:00Z">
            <w:r w:rsidRPr="00BB6F9E" w:rsidDel="00BB6F9E">
              <w:rPr>
                <w:noProof/>
                <w:rPrChange w:id="638"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noProof/>
                <w:rPrChange w:id="641"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642" w:author="David Conklin" w:date="2022-03-24T09:00:00Z"/>
              <w:rFonts w:eastAsiaTheme="minorEastAsia"/>
              <w:noProof/>
            </w:rPr>
          </w:pPr>
          <w:del w:id="643" w:author="David Conklin" w:date="2022-03-24T09:00:00Z">
            <w:r w:rsidRPr="00BB6F9E" w:rsidDel="00BB6F9E">
              <w:rPr>
                <w:noProof/>
                <w:rPrChange w:id="644"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noProof/>
                <w:rPrChange w:id="647"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noProof/>
                <w:rPrChange w:id="650"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651" w:author="David Conklin" w:date="2022-03-24T09:00:00Z"/>
              <w:rFonts w:eastAsiaTheme="minorEastAsia"/>
              <w:noProof/>
            </w:rPr>
          </w:pPr>
          <w:del w:id="652" w:author="David Conklin" w:date="2022-03-24T09:00:00Z">
            <w:r w:rsidRPr="00BB6F9E" w:rsidDel="00BB6F9E">
              <w:rPr>
                <w:noProof/>
                <w:rPrChange w:id="653"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noProof/>
                <w:rPrChange w:id="656"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noProof/>
                <w:rPrChange w:id="659"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660" w:author="David Conklin" w:date="2022-03-24T09:00:00Z"/>
              <w:rFonts w:eastAsiaTheme="minorEastAsia"/>
              <w:noProof/>
            </w:rPr>
          </w:pPr>
          <w:del w:id="661" w:author="David Conklin" w:date="2022-03-24T09:00:00Z">
            <w:r w:rsidRPr="00BB6F9E" w:rsidDel="00BB6F9E">
              <w:rPr>
                <w:noProof/>
                <w:rPrChange w:id="662"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663" w:author="David Conklin" w:date="2022-03-24T09:00:00Z"/>
              <w:rFonts w:eastAsiaTheme="minorEastAsia"/>
              <w:noProof/>
            </w:rPr>
          </w:pPr>
          <w:del w:id="664" w:author="David Conklin" w:date="2022-03-24T09:00:00Z">
            <w:r w:rsidRPr="00BB6F9E" w:rsidDel="00BB6F9E">
              <w:rPr>
                <w:noProof/>
                <w:rPrChange w:id="665"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noProof/>
                <w:rPrChange w:id="668"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noProof/>
                <w:rPrChange w:id="671"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672" w:author="David Conklin" w:date="2022-03-24T09:00:00Z"/>
              <w:rFonts w:eastAsiaTheme="minorEastAsia"/>
              <w:noProof/>
            </w:rPr>
          </w:pPr>
          <w:del w:id="673" w:author="David Conklin" w:date="2022-03-24T09:00:00Z">
            <w:r w:rsidRPr="00BB6F9E" w:rsidDel="00BB6F9E">
              <w:rPr>
                <w:noProof/>
                <w:rPrChange w:id="674"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675" w:author="David Conklin" w:date="2022-03-24T09:00:00Z"/>
              <w:rFonts w:eastAsiaTheme="minorEastAsia"/>
              <w:noProof/>
            </w:rPr>
          </w:pPr>
          <w:del w:id="676" w:author="David Conklin" w:date="2022-03-24T09:00:00Z">
            <w:r w:rsidRPr="00BB6F9E" w:rsidDel="00BB6F9E">
              <w:rPr>
                <w:noProof/>
                <w:rPrChange w:id="677"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noProof/>
                <w:rPrChange w:id="680"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B01BC7">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B01BC7">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B01BC7">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B01BC7">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B01BC7">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B01BC7">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B01BC7">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B01BC7">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81" w:name="_Toc99004988"/>
      <w:r>
        <w:t>What is a digital handbook?</w:t>
      </w:r>
      <w:bookmarkEnd w:id="681"/>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682" w:name="_Toc99004989"/>
      <w:r>
        <w:t>CW3M c</w:t>
      </w:r>
      <w:r w:rsidR="00C70B81">
        <w:t>oncept</w:t>
      </w:r>
      <w:bookmarkEnd w:id="682"/>
      <w:r>
        <w:t xml:space="preserve"> </w:t>
      </w:r>
    </w:p>
    <w:p w14:paraId="7E41CEB8" w14:textId="77777777" w:rsidR="000D6396" w:rsidRDefault="000D6396" w:rsidP="00A43D30"/>
    <w:p w14:paraId="3DA45CFC" w14:textId="77777777" w:rsidR="000D6396" w:rsidRDefault="00C46F0A" w:rsidP="00C46F0A">
      <w:pPr>
        <w:pStyle w:val="Heading2"/>
      </w:pPr>
      <w:bookmarkStart w:id="683" w:name="_Toc99004990"/>
      <w:r>
        <w:lastRenderedPageBreak/>
        <w:t>A different kind of community model</w:t>
      </w:r>
      <w:bookmarkEnd w:id="68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84" w:name="_Toc99004991"/>
      <w:r>
        <w:t>What CW3M is for</w:t>
      </w:r>
      <w:bookmarkEnd w:id="68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85" w:name="_Toc99004992"/>
      <w:r>
        <w:t>Management and maintenance</w:t>
      </w:r>
      <w:bookmarkEnd w:id="68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86" w:name="_Toc99004993"/>
      <w:r>
        <w:lastRenderedPageBreak/>
        <w:t xml:space="preserve">CW3M – A </w:t>
      </w:r>
      <w:r w:rsidR="007E0920">
        <w:t>“</w:t>
      </w:r>
      <w:r>
        <w:t>first principles</w:t>
      </w:r>
      <w:r w:rsidR="007E0920">
        <w:t>”</w:t>
      </w:r>
      <w:r>
        <w:t xml:space="preserve"> model with tuning knobs</w:t>
      </w:r>
      <w:bookmarkEnd w:id="68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87" w:name="_Toc99004994"/>
      <w:r>
        <w:t>The tuning knobs</w:t>
      </w:r>
      <w:bookmarkEnd w:id="687"/>
    </w:p>
    <w:p w14:paraId="357A9712" w14:textId="3B026DD3" w:rsidR="00CF4F65" w:rsidRDefault="00CF4F65" w:rsidP="00CF4F65"/>
    <w:p w14:paraId="386F14D4" w14:textId="7E6DF33D" w:rsidR="00227342" w:rsidRDefault="00CF4F65" w:rsidP="00872B5B">
      <w:pPr>
        <w:pStyle w:val="Heading2"/>
      </w:pPr>
      <w:bookmarkStart w:id="688" w:name="_Toc99004995"/>
      <w:r>
        <w:t xml:space="preserve">ET_MULT </w:t>
      </w:r>
      <w:r w:rsidR="00227342">
        <w:t>– forest evapotranspiration</w:t>
      </w:r>
      <w:bookmarkEnd w:id="68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89" w:name="_Toc99004996"/>
      <w:r>
        <w:lastRenderedPageBreak/>
        <w:t>SOLAR_RADIATION_MULTIPLIER – reservoir insolation</w:t>
      </w:r>
      <w:bookmarkEnd w:id="68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90" w:name="_Toc99004997"/>
      <w:r>
        <w:t>FLOW_CMS – Discharge from High Cascade springs</w:t>
      </w:r>
      <w:bookmarkEnd w:id="69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91" w:name="_Toc99004998"/>
      <w:r>
        <w:t>The Envision framework and the GIS Layers</w:t>
      </w:r>
      <w:bookmarkEnd w:id="691"/>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92" w:name="_Toc99004999"/>
      <w:r>
        <w:t>The Reach Layer</w:t>
      </w:r>
      <w:bookmarkEnd w:id="692"/>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93" w:name="_Toc99005000"/>
      <w:r>
        <w:t>Time steps, autonomous processes, and global methods</w:t>
      </w:r>
      <w:bookmarkEnd w:id="693"/>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694" w:name="_Toc99005001"/>
      <w:r w:rsidR="00702439">
        <w:t>Some g</w:t>
      </w:r>
      <w:r w:rsidR="00706EE7">
        <w:t>lobal method details</w:t>
      </w:r>
      <w:bookmarkEnd w:id="694"/>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95" w:name="_Toc99005002"/>
      <w:r>
        <w:t>Study areas</w:t>
      </w:r>
      <w:bookmarkEnd w:id="69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96" w:name="_Toc99005003"/>
      <w:r>
        <w:lastRenderedPageBreak/>
        <w:t>Data</w:t>
      </w:r>
      <w:r w:rsidR="00A92F06">
        <w:t>CW3M</w:t>
      </w:r>
      <w:r>
        <w:t xml:space="preserve"> directory structure</w:t>
      </w:r>
      <w:bookmarkEnd w:id="696"/>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97" w:name="_Toc99005004"/>
      <w:r>
        <w:t>DataCW3M\ScenarioData directory structure</w:t>
      </w:r>
      <w:bookmarkEnd w:id="69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98" w:name="_Toc99005005"/>
      <w:r>
        <w:t>DataCW3M\ScenarioData\&lt;scenario&gt; folder contents</w:t>
      </w:r>
      <w:bookmarkEnd w:id="69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99" w:name="_Toc99005006"/>
      <w:r>
        <w:t>DataCW3M\&lt;study area&gt; folder contents</w:t>
      </w:r>
      <w:bookmarkEnd w:id="69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700" w:name="_Ref529607484"/>
      <w:bookmarkStart w:id="701"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700"/>
      <w:r>
        <w:t xml:space="preserve">. Willamette River basin study area; embedded study areas are </w:t>
      </w:r>
      <w:r w:rsidR="0005603B">
        <w:t>colored</w:t>
      </w:r>
      <w:r w:rsidR="0097392C">
        <w:t xml:space="preserve"> other than gray.  The 2 lighter blues together make up the upper Willamette basin study area.</w:t>
      </w:r>
      <w:bookmarkEnd w:id="70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702" w:name="_Ref529607514"/>
      <w:bookmarkStart w:id="703"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702"/>
      <w:r>
        <w:t>. Tualatin basin study area; Chicken Creek watershed is highlighted.</w:t>
      </w:r>
      <w:bookmarkEnd w:id="70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704" w:name="_Ref529607587"/>
      <w:bookmarkStart w:id="705"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704"/>
      <w:r>
        <w:t>. North Santiam watershed study area.</w:t>
      </w:r>
      <w:bookmarkEnd w:id="70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706" w:name="_Ref529607628"/>
      <w:bookmarkStart w:id="707"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706"/>
      <w:r>
        <w:t>. Upper Willamette study area.</w:t>
      </w:r>
      <w:bookmarkEnd w:id="70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708" w:name="_Ref529611388"/>
      <w:bookmarkStart w:id="709"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708"/>
      <w:r>
        <w:t>. Chicken Creek watershed study area.</w:t>
      </w:r>
      <w:bookmarkEnd w:id="70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10" w:name="_Toc99005007"/>
      <w:r>
        <w:t>Calendar conventions</w:t>
      </w:r>
      <w:bookmarkEnd w:id="71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11" w:name="_Toc99005008"/>
      <w:r>
        <w:t>Water years</w:t>
      </w:r>
      <w:bookmarkEnd w:id="71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12" w:name="_Toc99005009"/>
      <w:r>
        <w:t>Climate data</w:t>
      </w:r>
      <w:bookmarkEnd w:id="712"/>
    </w:p>
    <w:p w14:paraId="4E201698" w14:textId="77777777" w:rsidR="00CB152A" w:rsidRPr="00A06758" w:rsidRDefault="00CB152A" w:rsidP="00A06758"/>
    <w:p w14:paraId="400F9551" w14:textId="77777777" w:rsidR="00CB152A" w:rsidRDefault="00CB152A" w:rsidP="00CB152A">
      <w:pPr>
        <w:pStyle w:val="Heading2"/>
      </w:pPr>
      <w:bookmarkStart w:id="713" w:name="_Toc2858729"/>
      <w:bookmarkStart w:id="714" w:name="_Toc99005010"/>
      <w:r>
        <w:t>Numbered climate scenarios in the model</w:t>
      </w:r>
      <w:bookmarkEnd w:id="713"/>
      <w:bookmarkEnd w:id="714"/>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15" w:name="_Ref6032062"/>
      <w:bookmarkStart w:id="716" w:name="_Ref6033311"/>
      <w:bookmarkStart w:id="717" w:name="_Toc6121576"/>
      <w:r>
        <w:t xml:space="preserve">Table </w:t>
      </w:r>
      <w:bookmarkEnd w:id="715"/>
      <w:r>
        <w:t>1. Numbered climate scenarios</w:t>
      </w:r>
      <w:bookmarkEnd w:id="716"/>
      <w:bookmarkEnd w:id="717"/>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18" w:name="_Toc7759621"/>
      <w:bookmarkStart w:id="719" w:name="_Toc99005011"/>
      <w:r>
        <w:t>Monthly and seasonal weather data</w:t>
      </w:r>
      <w:bookmarkEnd w:id="718"/>
      <w:bookmarkEnd w:id="719"/>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20" w:name="_Toc99005012"/>
      <w:r>
        <w:t>Climate data grid</w:t>
      </w:r>
      <w:r w:rsidR="009F132A">
        <w:t>s</w:t>
      </w:r>
      <w:bookmarkEnd w:id="72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21" w:name="_Toc99005013"/>
      <w:r>
        <w:t>The WW2100 climate grid</w:t>
      </w:r>
      <w:bookmarkEnd w:id="72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22" w:name="_Toc99005014"/>
      <w:r>
        <w:t>The v2 climate grid</w:t>
      </w:r>
      <w:bookmarkEnd w:id="72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23" w:name="_Toc99005015"/>
      <w:r>
        <w:t>How climate data is looked up</w:t>
      </w:r>
      <w:bookmarkEnd w:id="72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24" w:name="_Toc99005016"/>
      <w:r>
        <w:t>What is in a climate dataset</w:t>
      </w:r>
      <w:bookmarkEnd w:id="72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25" w:name="_Toc71709880"/>
      <w:bookmarkStart w:id="726" w:name="_Toc99005017"/>
      <w:r>
        <w:lastRenderedPageBreak/>
        <w:t>Water rights</w:t>
      </w:r>
      <w:bookmarkEnd w:id="725"/>
      <w:bookmarkEnd w:id="726"/>
    </w:p>
    <w:p w14:paraId="0ADF041E" w14:textId="77777777" w:rsidR="00B45A02" w:rsidRDefault="00B45A02" w:rsidP="00B45A02">
      <w:pPr>
        <w:pStyle w:val="Heading2"/>
      </w:pPr>
      <w:bookmarkStart w:id="727" w:name="_Toc71709881"/>
      <w:bookmarkStart w:id="728" w:name="_Toc99005018"/>
      <w:r>
        <w:t>Water rights data</w:t>
      </w:r>
      <w:bookmarkEnd w:id="727"/>
      <w:bookmarkEnd w:id="728"/>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29" w:name="_Hlk75771270"/>
      <w:r w:rsidR="000E625E">
        <w:t>(e.g. when PODRATE is zero)</w:t>
      </w:r>
      <w:r>
        <w:t>,</w:t>
      </w:r>
      <w:bookmarkEnd w:id="729"/>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30" w:name="_Toc71709882"/>
      <w:bookmarkStart w:id="731" w:name="_Toc99005019"/>
      <w:r>
        <w:t>The wr_pods.csv file</w:t>
      </w:r>
      <w:bookmarkEnd w:id="730"/>
      <w:bookmarkEnd w:id="731"/>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32" w:name="_Toc71709883"/>
      <w:bookmarkStart w:id="733" w:name="_Toc99005020"/>
      <w:r>
        <w:t>The wr_pous.csv file</w:t>
      </w:r>
      <w:bookmarkEnd w:id="732"/>
      <w:bookmarkEnd w:id="733"/>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34" w:name="_Toc71709884"/>
      <w:bookmarkStart w:id="735" w:name="_Toc99005021"/>
      <w:r>
        <w:t>Allocating surface water rights to irrigation</w:t>
      </w:r>
      <w:bookmarkEnd w:id="735"/>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36" w:name="_Toc99005022"/>
      <w:r>
        <w:t>Adding a water right</w:t>
      </w:r>
      <w:bookmarkEnd w:id="734"/>
      <w:bookmarkEnd w:id="736"/>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37" w:name="_Toc99005023"/>
      <w:r>
        <w:t>Initial conditions</w:t>
      </w:r>
      <w:bookmarkEnd w:id="737"/>
    </w:p>
    <w:p w14:paraId="78EB624C" w14:textId="77777777" w:rsidR="003447B8" w:rsidRPr="00801BD3" w:rsidRDefault="003447B8" w:rsidP="00801BD3"/>
    <w:p w14:paraId="29F93D2E" w14:textId="2882A4C8" w:rsidR="00801BD3" w:rsidRDefault="003447B8" w:rsidP="006231D1">
      <w:pPr>
        <w:pStyle w:val="Heading2"/>
      </w:pPr>
      <w:bookmarkStart w:id="738" w:name="_Toc99005024"/>
      <w:r>
        <w:t>State variables</w:t>
      </w:r>
      <w:bookmarkEnd w:id="738"/>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39" w:name="_Toc99005025"/>
      <w:r>
        <w:t>Reproducibility and the use of random number generators</w:t>
      </w:r>
      <w:bookmarkEnd w:id="739"/>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40" w:name="_Toc99005026"/>
      <w:r>
        <w:t xml:space="preserve">Initializing ID </w:t>
      </w:r>
      <w:r w:rsidR="00D014FA">
        <w:t>numbers: coldstart</w:t>
      </w:r>
      <w:bookmarkEnd w:id="740"/>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41" w:name="_Toc99005027"/>
      <w:r>
        <w:t>Initializing Flow and HBV model state variables: spinup</w:t>
      </w:r>
      <w:bookmarkEnd w:id="741"/>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42" w:name="_Toc99005028"/>
      <w:r>
        <w:t>Initializing</w:t>
      </w:r>
      <w:r w:rsidR="00F731A1">
        <w:t xml:space="preserve"> HBVCALIB attributes</w:t>
      </w:r>
      <w:r w:rsidR="00AB7E22">
        <w:t>: spinup</w:t>
      </w:r>
      <w:bookmarkEnd w:id="742"/>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43" w:name="_Toc99005029"/>
      <w:r>
        <w:t>Initial conditions for Flow: the IC file</w:t>
      </w:r>
      <w:r w:rsidR="0066329B">
        <w:t xml:space="preserve"> and the IDU, HRU, and Reach shapefiles</w:t>
      </w:r>
      <w:bookmarkEnd w:id="743"/>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44" w:name="_Toc99005030"/>
      <w:r>
        <w:t>What is in the IC file</w:t>
      </w:r>
      <w:bookmarkEnd w:id="744"/>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45" w:name="_Toc99005031"/>
      <w:r>
        <w:t>State variables in the IDU shapefile</w:t>
      </w:r>
      <w:bookmarkEnd w:id="745"/>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46" w:name="_Toc99005032"/>
      <w:r>
        <w:lastRenderedPageBreak/>
        <w:t>Initial conditions for HBV</w:t>
      </w:r>
      <w:r w:rsidR="00FF29F2">
        <w:t>: the IC file and the IDU shapefile</w:t>
      </w:r>
      <w:bookmarkEnd w:id="746"/>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47" w:name="_Toc99005033"/>
      <w:r>
        <w:t>Default values used when the data is incomplete</w:t>
      </w:r>
      <w:bookmarkEnd w:id="747"/>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48" w:name="_Toc99005034"/>
      <w:r>
        <w:t>Stream flow and stream temperature</w:t>
      </w:r>
      <w:bookmarkEnd w:id="748"/>
    </w:p>
    <w:p w14:paraId="224B0981" w14:textId="77777777" w:rsidR="008C7362" w:rsidRDefault="008C7362" w:rsidP="008C7362">
      <w:pPr>
        <w:pStyle w:val="Heading2"/>
      </w:pPr>
      <w:bookmarkStart w:id="749" w:name="_Toc50800503"/>
      <w:bookmarkStart w:id="750" w:name="_Toc54090937"/>
      <w:bookmarkStart w:id="751" w:name="_Toc99005035"/>
      <w:r>
        <w:t>Water parcels</w:t>
      </w:r>
      <w:bookmarkEnd w:id="749"/>
      <w:bookmarkEnd w:id="750"/>
      <w:bookmarkEnd w:id="75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52" w:name="_Toc99005036"/>
      <w:r>
        <w:t>Daily water mass and energy balance</w:t>
      </w:r>
      <w:bookmarkEnd w:id="75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53" w:name="_Toc99005037"/>
      <w:r>
        <w:t>Estimating the rate of flow</w:t>
      </w:r>
      <w:r w:rsidR="006A13B7">
        <w:t xml:space="preserve"> </w:t>
      </w:r>
      <w:r>
        <w:t>in a stream reach</w:t>
      </w:r>
      <w:bookmarkEnd w:id="753"/>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54" w:name="_Toc99005038"/>
      <w:r>
        <w:t>Estimating the surface area of the water in a subreach</w:t>
      </w:r>
      <w:bookmarkEnd w:id="754"/>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55" w:name="_Toc99005039"/>
      <w:r>
        <w:t>Water temperature from thermal energy</w:t>
      </w:r>
      <w:bookmarkEnd w:id="75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56" w:name="_Toc99005040"/>
      <w:r>
        <w:t>Boundary conditions for stream water temperature</w:t>
      </w:r>
      <w:bookmarkEnd w:id="75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57" w:name="_Toc99005041"/>
      <w:r>
        <w:t>Thermal stratification in reservoirs</w:t>
      </w:r>
      <w:bookmarkEnd w:id="75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58" w:name="_Toc99005042"/>
      <w:r>
        <w:t>Thermal loading</w:t>
      </w:r>
      <w:bookmarkEnd w:id="75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59" w:name="_Toc99005043"/>
      <w:r>
        <w:t>Reservoirs</w:t>
      </w:r>
      <w:bookmarkEnd w:id="75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60" w:name="_Toc99005044"/>
      <w:r>
        <w:t>Reservoir data</w:t>
      </w:r>
      <w:bookmarkEnd w:id="76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61" w:name="_Toc99005045"/>
      <w:r>
        <w:t>Reservoir data sources</w:t>
      </w:r>
      <w:bookmarkEnd w:id="76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62" w:name="_Toc99005046"/>
      <w:r>
        <w:t>Creating a new study area</w:t>
      </w:r>
      <w:r w:rsidR="00A55502">
        <w:t xml:space="preserve"> from a watershed within the WRB</w:t>
      </w:r>
      <w:bookmarkEnd w:id="76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63" w:name="_Toc99005047"/>
      <w:r>
        <w:t>Limitations of subbasin simulations</w:t>
      </w:r>
      <w:bookmarkEnd w:id="76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64" w:name="_Toc99005048"/>
      <w:r>
        <w:t>Calibration procedure</w:t>
      </w:r>
      <w:bookmarkEnd w:id="764"/>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65" w:name="_Toc99005049"/>
      <w:r>
        <w:t>Using PEST to determine HBV parameter values</w:t>
      </w:r>
      <w:bookmarkEnd w:id="76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66" w:name="_Toc99005050"/>
      <w:r>
        <w:t>Calibrating streamflows using stream gage measurements</w:t>
      </w:r>
      <w:bookmarkEnd w:id="76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67" w:name="_Toc99005051"/>
      <w:r>
        <w:t>Calibrating stream temperatures</w:t>
      </w:r>
      <w:bookmarkEnd w:id="76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68" w:name="_Toc99005052"/>
      <w:r>
        <w:lastRenderedPageBreak/>
        <w:t>North Santiam study area</w:t>
      </w:r>
      <w:bookmarkEnd w:id="768"/>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69" w:name="_Toc99005053"/>
      <w:r>
        <w:rPr>
          <w:rFonts w:eastAsia="Times New Roman"/>
        </w:rPr>
        <w:t>Instream water rights</w:t>
      </w:r>
      <w:bookmarkEnd w:id="76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770"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770"/>
    </w:p>
    <w:p w14:paraId="0FD5899C" w14:textId="77777777" w:rsidR="0092040E" w:rsidRDefault="0092040E" w:rsidP="0092040E"/>
    <w:p w14:paraId="0E0CDFE5" w14:textId="77777777" w:rsidR="00B91F45" w:rsidRDefault="00B47486" w:rsidP="00B91F45">
      <w:pPr>
        <w:pStyle w:val="Heading2"/>
      </w:pPr>
      <w:bookmarkStart w:id="771" w:name="_Toc99005054"/>
      <w:r>
        <w:t xml:space="preserve">Municipal </w:t>
      </w:r>
      <w:r w:rsidR="00057A5D">
        <w:t>w</w:t>
      </w:r>
      <w:r>
        <w:t xml:space="preserve">ater </w:t>
      </w:r>
      <w:r w:rsidR="00D97755">
        <w:t>r</w:t>
      </w:r>
      <w:r>
        <w:t>ights</w:t>
      </w:r>
      <w:bookmarkEnd w:id="771"/>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72" w:name="_Toc99005055"/>
      <w:r>
        <w:t>Reality check</w:t>
      </w:r>
      <w:bookmarkEnd w:id="772"/>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73" w:name="_Toc99005056"/>
      <w:r>
        <w:t>Inflows from springs</w:t>
      </w:r>
      <w:bookmarkEnd w:id="773"/>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74" w:name="_Toc99005057"/>
      <w:r>
        <w:t>Calibration and simulation skill</w:t>
      </w:r>
      <w:bookmarkEnd w:id="774"/>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75" w:name="_Toc99005058"/>
      <w:r>
        <w:t xml:space="preserve">Analysis of </w:t>
      </w:r>
      <w:r w:rsidR="00924909">
        <w:t xml:space="preserve">tuning knob values and </w:t>
      </w:r>
      <w:r>
        <w:t>locations where the model has low skill</w:t>
      </w:r>
      <w:bookmarkEnd w:id="775"/>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76" w:name="_Toc99005059"/>
      <w:r>
        <w:t xml:space="preserve">Simulated </w:t>
      </w:r>
      <w:r w:rsidR="005903C0">
        <w:t>North Santiam</w:t>
      </w:r>
      <w:r>
        <w:t xml:space="preserve"> basin water budget and thermal energy budget</w:t>
      </w:r>
      <w:bookmarkEnd w:id="776"/>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77" w:name="_Toc99005060"/>
      <w:r>
        <w:lastRenderedPageBreak/>
        <w:t>McKenzie Basin Wetlands Study</w:t>
      </w:r>
      <w:bookmarkEnd w:id="777"/>
    </w:p>
    <w:p w14:paraId="79498AD8" w14:textId="77777777" w:rsidR="00736461" w:rsidRPr="00D97CDA" w:rsidRDefault="00736461" w:rsidP="00A8214A"/>
    <w:p w14:paraId="2403DDA0" w14:textId="063D759E" w:rsidR="00275338" w:rsidRDefault="003613A1" w:rsidP="00A8214A">
      <w:pPr>
        <w:pStyle w:val="Heading2"/>
      </w:pPr>
      <w:bookmarkStart w:id="778" w:name="_Toc99005061"/>
      <w:r>
        <w:t xml:space="preserve">Project </w:t>
      </w:r>
      <w:r w:rsidR="00DC262D">
        <w:t>Overview</w:t>
      </w:r>
      <w:bookmarkEnd w:id="778"/>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779" w:name="_Ref48282850"/>
      <w:bookmarkStart w:id="780" w:name="_Toc87080453"/>
      <w:r>
        <w:t xml:space="preserve">Figure </w:t>
      </w:r>
      <w:fldSimple w:instr=" SEQ Figure \* ARABIC ">
        <w:r w:rsidR="006F4A15">
          <w:rPr>
            <w:noProof/>
          </w:rPr>
          <w:t>7</w:t>
        </w:r>
      </w:fldSimple>
      <w:bookmarkEnd w:id="779"/>
      <w:r>
        <w:t>. McKenzie basin in CW3M screen capture</w:t>
      </w:r>
      <w:bookmarkEnd w:id="78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781" w:name="_Ref48282776"/>
      <w:bookmarkStart w:id="782" w:name="_Ref48282732"/>
      <w:bookmarkStart w:id="783" w:name="_Toc87080454"/>
      <w:r>
        <w:t xml:space="preserve">Figure </w:t>
      </w:r>
      <w:fldSimple w:instr=" SEQ Figure \* ARABIC ">
        <w:r w:rsidR="006F4A15">
          <w:rPr>
            <w:noProof/>
          </w:rPr>
          <w:t>8</w:t>
        </w:r>
      </w:fldSimple>
      <w:bookmarkEnd w:id="781"/>
      <w:r>
        <w:t>. Wetlands in the lower McKenzie basin, with their WETL_ID attribute values</w:t>
      </w:r>
      <w:bookmarkEnd w:id="782"/>
      <w:bookmarkEnd w:id="783"/>
    </w:p>
    <w:p w14:paraId="364BDC9E" w14:textId="77777777" w:rsidR="004D33B7" w:rsidRDefault="004D33B7" w:rsidP="00275338"/>
    <w:p w14:paraId="6EF95807" w14:textId="5E566C26" w:rsidR="003613A1" w:rsidRDefault="003613A1" w:rsidP="00A8214A">
      <w:pPr>
        <w:pStyle w:val="Heading2"/>
      </w:pPr>
      <w:bookmarkStart w:id="784" w:name="_Toc99005062"/>
      <w:r>
        <w:t>Model and Simulation Overview</w:t>
      </w:r>
      <w:bookmarkEnd w:id="784"/>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85" w:name="_Toc99005063"/>
      <w:r>
        <w:t>McKenzie wetlands in the initial versions of the IDU, HRU, and Reach data layers</w:t>
      </w:r>
      <w:bookmarkEnd w:id="785"/>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86" w:name="_Toc49175988"/>
      <w:bookmarkStart w:id="787" w:name="_Toc99005064"/>
      <w:r>
        <w:t>Data changes for better representation of wetlands</w:t>
      </w:r>
      <w:bookmarkEnd w:id="786"/>
      <w:bookmarkEnd w:id="78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88" w:name="_Toc99005065"/>
      <w:r>
        <w:t xml:space="preserve">Projection, </w:t>
      </w:r>
      <w:r w:rsidR="006F174A">
        <w:t>Calendar</w:t>
      </w:r>
      <w:r>
        <w:t>,</w:t>
      </w:r>
      <w:r w:rsidR="006F174A">
        <w:t xml:space="preserve"> and </w:t>
      </w:r>
      <w:r w:rsidR="009D540F">
        <w:t>Units</w:t>
      </w:r>
      <w:bookmarkEnd w:id="78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789" w:name="_Toc99005066"/>
      <w:r>
        <w:t>Simulation of changes in wetlands over time</w:t>
      </w:r>
      <w:bookmarkEnd w:id="78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90" w:name="_Toc99005067"/>
      <w:r>
        <w:t xml:space="preserve">How wetlands </w:t>
      </w:r>
      <w:r w:rsidR="000806A1">
        <w:t>are</w:t>
      </w:r>
      <w:r>
        <w:t xml:space="preserve"> represented</w:t>
      </w:r>
      <w:r w:rsidR="006D6388">
        <w:t xml:space="preserve"> in the model</w:t>
      </w:r>
      <w:bookmarkEnd w:id="79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791" w:name="_Toc99005068"/>
      <w:r>
        <w:t xml:space="preserve">The Wetland class and </w:t>
      </w:r>
      <w:r w:rsidR="00875B17">
        <w:t>Wetland objects in the C++ code</w:t>
      </w:r>
      <w:bookmarkEnd w:id="791"/>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792" w:name="_Toc99005069"/>
      <w:r>
        <w:t xml:space="preserve">Topology of </w:t>
      </w:r>
      <w:r w:rsidR="008D10E3">
        <w:t>wetlands, HRUs, IDUs, and reaches</w:t>
      </w:r>
      <w:bookmarkEnd w:id="792"/>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793" w:name="_Toc99005070"/>
      <w:r>
        <w:t>Attributes of interest in the wetlands study</w:t>
      </w:r>
      <w:bookmarkEnd w:id="79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94" w:name="_Toc99005071"/>
      <w:r>
        <w:t>A WETNESS attribute</w:t>
      </w:r>
      <w:bookmarkEnd w:id="794"/>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795" w:name="_Toc99005072"/>
      <w:r>
        <w:t>Calculating the exchange of water between the wetland and the reach</w:t>
      </w:r>
      <w:bookmarkEnd w:id="795"/>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796" w:name="_Toc99005073"/>
      <w:r>
        <w:t xml:space="preserve">Wetland </w:t>
      </w:r>
      <w:r w:rsidR="007A55EC">
        <w:t xml:space="preserve">IDU </w:t>
      </w:r>
      <w:r>
        <w:t>parameters</w:t>
      </w:r>
      <w:bookmarkEnd w:id="79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797" w:name="_Toc99005074"/>
      <w:r>
        <w:t>Reach parameters</w:t>
      </w:r>
      <w:bookmarkEnd w:id="797"/>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798" w:author="David Conklin" w:date="2022-03-24T08:59:00Z">
        <w:r w:rsidR="0060549E">
          <w:t xml:space="preserve"> </w:t>
        </w:r>
      </w:ins>
      <w:del w:id="799"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800"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801" w:author="David Conklin" w:date="2022-03-24T08:46:00Z"/>
        </w:rPr>
      </w:pPr>
      <w:r>
        <w:tab/>
        <w:t xml:space="preserve">WETL2Q </w:t>
      </w:r>
      <w:r w:rsidR="00F7466B">
        <w:t>= WETNESS – WETL_CAP</w:t>
      </w:r>
    </w:p>
    <w:p w14:paraId="06774E64" w14:textId="3CA1F0D4" w:rsidR="00681ED6" w:rsidRDefault="00681ED6" w:rsidP="00DB52DC">
      <w:pPr>
        <w:pStyle w:val="Heading3"/>
        <w:rPr>
          <w:ins w:id="802" w:author="David Conklin" w:date="2022-03-24T08:46:00Z"/>
        </w:rPr>
        <w:pPrChange w:id="803" w:author="David Conklin" w:date="2022-03-24T09:01:00Z">
          <w:pPr>
            <w:pStyle w:val="Heading2"/>
          </w:pPr>
        </w:pPrChange>
      </w:pPr>
      <w:bookmarkStart w:id="804" w:name="_Toc99005075"/>
      <w:ins w:id="805" w:author="David Conklin" w:date="2022-03-24T08:46:00Z">
        <w:r>
          <w:t>Flooding</w:t>
        </w:r>
        <w:bookmarkEnd w:id="804"/>
      </w:ins>
    </w:p>
    <w:p w14:paraId="2BA0C125" w14:textId="780D9A4B" w:rsidR="00681ED6" w:rsidRPr="00BB6F9E" w:rsidRDefault="00681ED6" w:rsidP="00BB6F9E">
      <w:ins w:id="806" w:author="David Conklin" w:date="2022-03-24T08:47:00Z">
        <w:r>
          <w:t xml:space="preserve">When </w:t>
        </w:r>
      </w:ins>
      <w:ins w:id="807" w:author="David Conklin" w:date="2022-03-24T08:48:00Z">
        <w:r>
          <w:t xml:space="preserve">the flow in the reach goes over its banks (Q &gt; Q_CAP) </w:t>
        </w:r>
      </w:ins>
      <w:ins w:id="808" w:author="David Conklin" w:date="2022-03-24T08:49:00Z">
        <w:r>
          <w:t xml:space="preserve">and </w:t>
        </w:r>
        <w:r>
          <w:t xml:space="preserve">the wetland is </w:t>
        </w:r>
        <w:r>
          <w:t xml:space="preserve">already </w:t>
        </w:r>
        <w:r>
          <w:t>at capacity (WETNESS &gt; WETL_CAP)</w:t>
        </w:r>
        <w:r>
          <w:t>, a flood condition exists.</w:t>
        </w:r>
      </w:ins>
      <w:ins w:id="809" w:author="David Conklin" w:date="2022-03-24T08:50:00Z">
        <w:r>
          <w:t xml:space="preserve">  As of March 2022, Q_CAP is only specified for reaches adjacent to wetla</w:t>
        </w:r>
      </w:ins>
      <w:ins w:id="810" w:author="David Conklin" w:date="2022-03-24T08:51:00Z">
        <w:r>
          <w:t xml:space="preserve">nds, and CW3M does not </w:t>
        </w:r>
        <w:r w:rsidR="00460DD9">
          <w:t>have a general representation of flooding</w:t>
        </w:r>
      </w:ins>
      <w:ins w:id="811" w:author="David Conklin" w:date="2022-03-24T08:52:00Z">
        <w:r w:rsidR="00460DD9">
          <w:t xml:space="preserve">.  Flooding of wetlands is represented by allowing water to </w:t>
        </w:r>
      </w:ins>
      <w:ins w:id="812" w:author="David Conklin" w:date="2022-03-24T08:53:00Z">
        <w:r w:rsidR="00460DD9">
          <w:t>overfill the wetland at GMT_</w:t>
        </w:r>
      </w:ins>
      <w:ins w:id="813" w:author="David Conklin" w:date="2022-03-24T08:54:00Z">
        <w:r w:rsidR="00460DD9">
          <w:t xml:space="preserve">REACH </w:t>
        </w:r>
      </w:ins>
      <w:ins w:id="814" w:author="David Conklin" w:date="2022-03-24T08:53:00Z">
        <w:r w:rsidR="00460DD9">
          <w:t xml:space="preserve">time </w:t>
        </w:r>
      </w:ins>
      <w:ins w:id="815" w:author="David Conklin" w:date="2022-03-24T08:54:00Z">
        <w:r w:rsidR="00460DD9">
          <w:t>in the latter part of a daily timestep</w:t>
        </w:r>
      </w:ins>
      <w:ins w:id="816" w:author="David Conklin" w:date="2022-03-24T08:55:00Z">
        <w:r w:rsidR="00460DD9">
          <w:t xml:space="preserve">, and then draining the wetland back to WETL_CAP in the initial part of the next daily timestep.  </w:t>
        </w:r>
      </w:ins>
      <w:ins w:id="817" w:author="David Conklin" w:date="2022-03-24T08:56:00Z">
        <w:r w:rsidR="00460DD9">
          <w:t>Such floodwater</w:t>
        </w:r>
        <w:r w:rsidR="0060549E">
          <w:t xml:space="preserve"> is simulated</w:t>
        </w:r>
      </w:ins>
      <w:ins w:id="818" w:author="David Conklin" w:date="2022-03-24T08:57:00Z">
        <w:r w:rsidR="0060549E">
          <w:t xml:space="preserve"> as leaving the reach on the first day at the stream temperature on the first day, and returning to the reach at the</w:t>
        </w:r>
      </w:ins>
      <w:ins w:id="819" w:author="David Conklin" w:date="2022-03-24T08:58:00Z">
        <w:r w:rsidR="0060549E">
          <w:t xml:space="preserve"> temperature of runoff water the next day, so flooding affects the thermal energy in the stream in </w:t>
        </w:r>
      </w:ins>
      <w:ins w:id="820"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821" w:name="_Toc99005076"/>
      <w:r>
        <w:t>Implementation of the exchange of water between the wetland and the reach</w:t>
      </w:r>
      <w:bookmarkEnd w:id="821"/>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lastRenderedPageBreak/>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822" w:name="_Toc99005077"/>
      <w:r>
        <w:t>Standing water temperature</w:t>
      </w:r>
      <w:bookmarkEnd w:id="822"/>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823" w:name="_Toc99005078"/>
      <w:r>
        <w:lastRenderedPageBreak/>
        <w:t>Evapotranspiration from wetlands</w:t>
      </w:r>
      <w:bookmarkEnd w:id="823"/>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824" w:name="_Toc99005079"/>
      <w:r>
        <w:t>Loss (or gain) of wetlands</w:t>
      </w:r>
      <w:bookmarkEnd w:id="824"/>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825" w:name="_Toc99005080"/>
      <w:r>
        <w:t>W</w:t>
      </w:r>
      <w:r w:rsidR="00441B82">
        <w:t>etland state and transition model</w:t>
      </w:r>
      <w:bookmarkEnd w:id="825"/>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826" w:name="_Toc99005081"/>
      <w:r>
        <w:t>Activating a wetland in the wetland model</w:t>
      </w:r>
      <w:bookmarkEnd w:id="826"/>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827" w:name="_Toc99005082"/>
      <w:r>
        <w:t>Reality check</w:t>
      </w:r>
      <w:bookmarkEnd w:id="827"/>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828" w:name="_Toc99005083"/>
      <w:r>
        <w:t>High Cascades Springs</w:t>
      </w:r>
      <w:bookmarkEnd w:id="828"/>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w:t>
      </w:r>
      <w:r w:rsidR="00B17BF2">
        <w:lastRenderedPageBreak/>
        <w:t>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29" w:name="_Toc99005084"/>
      <w:r>
        <w:t>Calibration</w:t>
      </w:r>
      <w:r w:rsidR="00B06ED6">
        <w:t xml:space="preserve"> and simulation skill</w:t>
      </w:r>
      <w:bookmarkEnd w:id="829"/>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830" w:name="_Toc99005085"/>
      <w:r>
        <w:t>Analysis of</w:t>
      </w:r>
      <w:r w:rsidR="003024C9">
        <w:t xml:space="preserve"> locations where the model has low skill</w:t>
      </w:r>
      <w:bookmarkEnd w:id="830"/>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831" w:name="_Toc99005086"/>
      <w:r>
        <w:t>Simulated McKenzie basin water budget</w:t>
      </w:r>
      <w:r w:rsidR="00334ED8">
        <w:t xml:space="preserve"> and thermal energy budget</w:t>
      </w:r>
      <w:bookmarkEnd w:id="831"/>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832" w:name="_Toc99005087"/>
      <w:r>
        <w:t>CW3M v. Shade-a-lator</w:t>
      </w:r>
      <w:bookmarkEnd w:id="832"/>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833" w:name="_Toc99005088"/>
      <w:r>
        <w:t>Comparison of CW3M results to Shade-a-lator results</w:t>
      </w:r>
      <w:bookmarkEnd w:id="833"/>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834" w:name="_Ref48286765"/>
      <w:bookmarkStart w:id="835" w:name="_Toc87080455"/>
      <w:r>
        <w:t xml:space="preserve">Figure </w:t>
      </w:r>
      <w:fldSimple w:instr=" SEQ Figure \* ARABIC ">
        <w:r w:rsidR="006F4A15">
          <w:rPr>
            <w:noProof/>
          </w:rPr>
          <w:t>9</w:t>
        </w:r>
      </w:fldSimple>
      <w:bookmarkEnd w:id="834"/>
      <w:r>
        <w:t>. Clackamas basin in CW3M screen capture</w:t>
      </w:r>
      <w:bookmarkEnd w:id="83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36" w:name="_Toc99005089"/>
      <w:r>
        <w:t>The Clackamas Basin</w:t>
      </w:r>
      <w:bookmarkEnd w:id="836"/>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837" w:name="_Toc99005090"/>
      <w:r>
        <w:t>Autonomous process details</w:t>
      </w:r>
      <w:bookmarkEnd w:id="837"/>
    </w:p>
    <w:p w14:paraId="675512D5" w14:textId="45C05716" w:rsidR="004421E7" w:rsidRDefault="004421E7" w:rsidP="004421E7"/>
    <w:p w14:paraId="7ED9BB6F" w14:textId="10F5A32E" w:rsidR="004421E7" w:rsidRDefault="004421E7" w:rsidP="004421E7">
      <w:pPr>
        <w:pStyle w:val="Heading2"/>
      </w:pPr>
      <w:bookmarkStart w:id="838" w:name="_Toc99005091"/>
      <w:r>
        <w:t>Prescribed LULCs</w:t>
      </w:r>
      <w:bookmarkEnd w:id="838"/>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839" w:author="David Conklin" w:date="2022-03-04T07:15:00Z"/>
          <w:rFonts w:cstheme="minorHAnsi"/>
        </w:rPr>
      </w:pPr>
      <w:ins w:id="840"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841" w:author="David Conklin" w:date="2022-03-04T07:15:00Z"/>
          <w:rFonts w:cstheme="minorHAnsi"/>
          <w:color w:val="000000"/>
        </w:rPr>
      </w:pPr>
      <w:ins w:id="842"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843" w:author="David Conklin" w:date="2022-03-04T07:15:00Z"/>
          <w:rFonts w:cstheme="minorHAnsi"/>
          <w:color w:val="000000"/>
        </w:rPr>
      </w:pPr>
      <w:ins w:id="844"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845" w:author="David Conklin" w:date="2022-03-04T07:15:00Z"/>
          <w:rFonts w:cstheme="minorHAnsi"/>
          <w:color w:val="000000"/>
        </w:rPr>
      </w:pPr>
      <w:ins w:id="846"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847" w:author="David Conklin" w:date="2022-03-04T07:15:00Z"/>
          <w:rFonts w:cstheme="minorHAnsi"/>
          <w:color w:val="000000"/>
        </w:rPr>
      </w:pPr>
      <w:ins w:id="848"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849" w:author="David Conklin" w:date="2022-03-04T07:15:00Z"/>
          <w:rFonts w:cstheme="minorHAnsi"/>
          <w:color w:val="000000"/>
        </w:rPr>
      </w:pPr>
      <w:ins w:id="850"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851" w:author="David Conklin" w:date="2022-03-04T07:15:00Z"/>
          <w:rFonts w:cstheme="minorHAnsi"/>
          <w:color w:val="000000"/>
        </w:rPr>
      </w:pPr>
      <w:ins w:id="852"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853" w:author="David Conklin" w:date="2022-03-04T07:15:00Z"/>
          <w:rFonts w:cstheme="minorHAnsi"/>
          <w:color w:val="000000"/>
        </w:rPr>
      </w:pPr>
    </w:p>
    <w:p w14:paraId="197677DD" w14:textId="77777777" w:rsidR="000E60B7" w:rsidRDefault="000E60B7" w:rsidP="000E60B7">
      <w:pPr>
        <w:autoSpaceDE w:val="0"/>
        <w:autoSpaceDN w:val="0"/>
        <w:adjustRightInd w:val="0"/>
        <w:rPr>
          <w:ins w:id="854" w:author="David Conklin" w:date="2022-03-04T07:15:00Z"/>
          <w:rFonts w:cstheme="minorHAnsi"/>
          <w:color w:val="000000"/>
        </w:rPr>
      </w:pPr>
      <w:ins w:id="855"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856" w:author="David Conklin" w:date="2022-03-04T07:15:00Z"/>
          <w:rFonts w:cstheme="minorHAnsi"/>
          <w:color w:val="000000"/>
        </w:rPr>
      </w:pPr>
    </w:p>
    <w:p w14:paraId="05DE5911" w14:textId="77777777" w:rsidR="000E60B7" w:rsidRDefault="000E60B7" w:rsidP="000E60B7">
      <w:pPr>
        <w:autoSpaceDE w:val="0"/>
        <w:autoSpaceDN w:val="0"/>
        <w:adjustRightInd w:val="0"/>
        <w:rPr>
          <w:ins w:id="857" w:author="David Conklin" w:date="2022-03-04T07:15:00Z"/>
          <w:rFonts w:cstheme="minorHAnsi"/>
          <w:color w:val="000000"/>
        </w:rPr>
      </w:pPr>
      <w:ins w:id="858"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859"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860" w:author="David Conklin" w:date="2022-03-04T07:15:00Z"/>
          <w:rFonts w:ascii="Consolas" w:hAnsi="Consolas" w:cs="Consolas"/>
          <w:color w:val="000000"/>
          <w:sz w:val="19"/>
          <w:szCs w:val="19"/>
        </w:rPr>
      </w:pPr>
      <w:ins w:id="861"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862" w:author="David Conklin" w:date="2022-03-04T07:15:00Z"/>
          <w:rFonts w:ascii="Consolas" w:hAnsi="Consolas" w:cs="Consolas"/>
          <w:color w:val="000000"/>
          <w:sz w:val="19"/>
          <w:szCs w:val="19"/>
        </w:rPr>
      </w:pPr>
      <w:ins w:id="863"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864" w:author="David Conklin" w:date="2022-03-04T07:15:00Z"/>
          <w:rFonts w:ascii="Consolas" w:hAnsi="Consolas" w:cs="Consolas"/>
          <w:color w:val="000000"/>
          <w:sz w:val="19"/>
          <w:szCs w:val="19"/>
        </w:rPr>
      </w:pPr>
      <w:ins w:id="865"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866" w:author="David Conklin" w:date="2022-03-04T07:15:00Z"/>
          <w:rFonts w:ascii="Consolas" w:hAnsi="Consolas" w:cs="Consolas"/>
          <w:color w:val="000000"/>
          <w:sz w:val="19"/>
          <w:szCs w:val="19"/>
        </w:rPr>
      </w:pPr>
      <w:ins w:id="867"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868" w:author="David Conklin" w:date="2022-03-04T07:15:00Z"/>
          <w:rFonts w:ascii="Consolas" w:hAnsi="Consolas" w:cs="Consolas"/>
          <w:color w:val="000000"/>
          <w:sz w:val="19"/>
          <w:szCs w:val="19"/>
        </w:rPr>
      </w:pPr>
      <w:ins w:id="869"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870" w:author="David Conklin" w:date="2022-03-04T07:15:00Z"/>
          <w:rFonts w:ascii="Consolas" w:hAnsi="Consolas" w:cs="Consolas"/>
          <w:color w:val="000000"/>
          <w:sz w:val="19"/>
          <w:szCs w:val="19"/>
        </w:rPr>
      </w:pPr>
      <w:ins w:id="871"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872" w:author="David Conklin" w:date="2022-03-04T07:15:00Z"/>
          <w:rFonts w:ascii="Consolas" w:hAnsi="Consolas" w:cs="Consolas"/>
          <w:color w:val="000000"/>
          <w:sz w:val="19"/>
          <w:szCs w:val="19"/>
        </w:rPr>
      </w:pPr>
      <w:ins w:id="873"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874" w:author="David Conklin" w:date="2022-03-04T07:15:00Z"/>
          <w:rFonts w:ascii="Consolas" w:hAnsi="Consolas" w:cs="Consolas"/>
          <w:color w:val="000000"/>
          <w:sz w:val="19"/>
          <w:szCs w:val="19"/>
        </w:rPr>
      </w:pPr>
      <w:ins w:id="875"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876" w:author="David Conklin" w:date="2022-03-04T07:15:00Z"/>
          <w:rFonts w:cstheme="minorHAnsi"/>
          <w:color w:val="000000"/>
        </w:rPr>
      </w:pPr>
    </w:p>
    <w:p w14:paraId="5B31CBC4" w14:textId="77777777" w:rsidR="000E60B7" w:rsidRDefault="000E60B7" w:rsidP="000E60B7">
      <w:pPr>
        <w:autoSpaceDE w:val="0"/>
        <w:autoSpaceDN w:val="0"/>
        <w:adjustRightInd w:val="0"/>
        <w:rPr>
          <w:ins w:id="877" w:author="David Conklin" w:date="2022-03-04T07:15:00Z"/>
          <w:rFonts w:cstheme="minorHAnsi"/>
          <w:color w:val="000000"/>
        </w:rPr>
      </w:pPr>
      <w:ins w:id="878"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879" w:author="David Conklin" w:date="2022-03-04T07:15:00Z"/>
          <w:rFonts w:cstheme="minorHAnsi"/>
          <w:color w:val="000000"/>
        </w:rPr>
      </w:pPr>
    </w:p>
    <w:p w14:paraId="12B54E6F" w14:textId="77777777" w:rsidR="000E60B7" w:rsidRDefault="000E60B7" w:rsidP="000E60B7">
      <w:pPr>
        <w:autoSpaceDE w:val="0"/>
        <w:autoSpaceDN w:val="0"/>
        <w:adjustRightInd w:val="0"/>
        <w:rPr>
          <w:ins w:id="880" w:author="David Conklin" w:date="2022-03-04T07:15:00Z"/>
          <w:rFonts w:cstheme="minorHAnsi"/>
          <w:color w:val="000000"/>
        </w:rPr>
      </w:pPr>
      <w:ins w:id="881"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882" w:author="David Conklin" w:date="2022-03-04T07:15:00Z"/>
          <w:rFonts w:cstheme="minorHAnsi"/>
          <w:color w:val="000000"/>
        </w:rPr>
      </w:pPr>
      <w:ins w:id="883"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884" w:author="David Conklin" w:date="2022-03-04T07:15:00Z"/>
          <w:rFonts w:cstheme="minorHAnsi"/>
          <w:color w:val="000000"/>
        </w:rPr>
      </w:pPr>
      <w:ins w:id="885"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886" w:author="David Conklin" w:date="2022-03-04T07:15:00Z"/>
          <w:rFonts w:ascii="Consolas" w:hAnsi="Consolas" w:cs="Consolas"/>
          <w:color w:val="000000"/>
          <w:sz w:val="19"/>
          <w:szCs w:val="19"/>
        </w:rPr>
      </w:pPr>
      <w:ins w:id="887"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888" w:author="David Conklin" w:date="2022-03-04T07:15:00Z"/>
          <w:rFonts w:ascii="Consolas" w:hAnsi="Consolas" w:cs="Consolas"/>
          <w:color w:val="0000FF"/>
          <w:sz w:val="19"/>
          <w:szCs w:val="19"/>
        </w:rPr>
      </w:pPr>
      <w:ins w:id="889"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890" w:author="David Conklin" w:date="2022-03-04T07:15:00Z"/>
          <w:rFonts w:cstheme="minorHAnsi"/>
        </w:rPr>
      </w:pPr>
      <w:ins w:id="891"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892" w:author="David Conklin" w:date="2022-03-04T07:15:00Z"/>
          <w:rFonts w:cstheme="minorHAnsi"/>
          <w:color w:val="000000"/>
        </w:rPr>
      </w:pPr>
      <w:ins w:id="893"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894" w:author="David Conklin" w:date="2022-03-04T07:15:00Z"/>
          <w:rFonts w:cstheme="minorHAnsi"/>
        </w:rPr>
      </w:pPr>
      <w:del w:id="895"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896" w:author="David Conklin" w:date="2022-03-04T07:15:00Z"/>
          <w:rFonts w:cstheme="minorHAnsi"/>
          <w:color w:val="000000"/>
        </w:rPr>
      </w:pPr>
      <w:del w:id="897"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898" w:author="David Conklin" w:date="2022-03-04T07:15:00Z"/>
          <w:rFonts w:cstheme="minorHAnsi"/>
          <w:color w:val="000000"/>
        </w:rPr>
      </w:pPr>
      <w:del w:id="899"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900" w:author="David Conklin" w:date="2022-03-04T07:15:00Z"/>
          <w:rFonts w:cstheme="minorHAnsi"/>
          <w:color w:val="000000"/>
        </w:rPr>
      </w:pPr>
      <w:del w:id="901"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902" w:author="David Conklin" w:date="2022-03-04T07:15:00Z"/>
          <w:rFonts w:cstheme="minorHAnsi"/>
          <w:color w:val="000000"/>
        </w:rPr>
      </w:pPr>
      <w:del w:id="903"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904" w:author="David Conklin" w:date="2022-03-04T07:15:00Z"/>
          <w:rFonts w:cstheme="minorHAnsi"/>
          <w:color w:val="000000"/>
        </w:rPr>
      </w:pPr>
      <w:del w:id="905"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906" w:author="David Conklin" w:date="2022-03-04T07:15:00Z"/>
          <w:rFonts w:cstheme="minorHAnsi"/>
          <w:color w:val="000000"/>
        </w:rPr>
      </w:pPr>
      <w:del w:id="907"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908" w:author="David Conklin" w:date="2022-03-04T07:15:00Z"/>
          <w:rFonts w:cstheme="minorHAnsi"/>
          <w:color w:val="000000"/>
        </w:rPr>
      </w:pPr>
      <w:del w:id="909"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910"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911" w:author="David Conklin" w:date="2022-03-04T07:15:00Z"/>
          <w:rFonts w:cstheme="minorHAnsi"/>
          <w:color w:val="000000"/>
        </w:rPr>
      </w:pPr>
      <w:del w:id="912"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913" w:author="David Conklin" w:date="2022-03-04T07:15:00Z"/>
          <w:rFonts w:ascii="Consolas" w:hAnsi="Consolas" w:cs="Consolas"/>
          <w:color w:val="000000"/>
          <w:sz w:val="19"/>
          <w:szCs w:val="19"/>
        </w:rPr>
      </w:pPr>
      <w:del w:id="914"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915" w:author="David Conklin" w:date="2022-03-04T07:15:00Z"/>
          <w:rFonts w:ascii="Consolas" w:hAnsi="Consolas" w:cs="Consolas"/>
          <w:color w:val="000000"/>
          <w:sz w:val="19"/>
          <w:szCs w:val="19"/>
        </w:rPr>
      </w:pPr>
      <w:del w:id="916"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917" w:author="David Conklin" w:date="2022-03-04T07:15:00Z"/>
          <w:rFonts w:ascii="Consolas" w:hAnsi="Consolas" w:cs="Consolas"/>
          <w:color w:val="000000"/>
          <w:sz w:val="19"/>
          <w:szCs w:val="19"/>
        </w:rPr>
      </w:pPr>
      <w:del w:id="918"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919" w:author="David Conklin" w:date="2022-03-04T07:15:00Z"/>
          <w:rFonts w:ascii="Consolas" w:hAnsi="Consolas" w:cs="Consolas"/>
          <w:color w:val="000000"/>
          <w:sz w:val="19"/>
          <w:szCs w:val="19"/>
        </w:rPr>
      </w:pPr>
      <w:del w:id="920"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921" w:author="David Conklin" w:date="2022-03-04T07:15:00Z"/>
          <w:rFonts w:ascii="Consolas" w:hAnsi="Consolas" w:cs="Consolas"/>
          <w:color w:val="000000"/>
          <w:sz w:val="19"/>
          <w:szCs w:val="19"/>
        </w:rPr>
      </w:pPr>
      <w:del w:id="922"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923" w:author="David Conklin" w:date="2022-03-04T07:15:00Z"/>
          <w:rFonts w:ascii="Consolas" w:hAnsi="Consolas" w:cs="Consolas"/>
          <w:color w:val="000000"/>
          <w:sz w:val="19"/>
          <w:szCs w:val="19"/>
        </w:rPr>
      </w:pPr>
      <w:del w:id="924"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925" w:author="David Conklin" w:date="2022-03-04T07:15:00Z"/>
          <w:rFonts w:ascii="Consolas" w:hAnsi="Consolas" w:cs="Consolas"/>
          <w:color w:val="000000"/>
          <w:sz w:val="19"/>
          <w:szCs w:val="19"/>
        </w:rPr>
      </w:pPr>
      <w:del w:id="926"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927" w:author="David Conklin" w:date="2022-03-04T07:15:00Z"/>
          <w:rFonts w:ascii="Consolas" w:hAnsi="Consolas" w:cs="Consolas"/>
          <w:color w:val="000000"/>
          <w:sz w:val="19"/>
          <w:szCs w:val="19"/>
        </w:rPr>
      </w:pPr>
      <w:del w:id="928"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929"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930" w:author="David Conklin" w:date="2022-03-04T07:15:00Z"/>
          <w:rFonts w:cstheme="minorHAnsi"/>
          <w:color w:val="000000"/>
        </w:rPr>
      </w:pPr>
      <w:del w:id="931"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932"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933" w:author="David Conklin" w:date="2022-03-04T07:15:00Z"/>
          <w:rFonts w:cstheme="minorHAnsi"/>
          <w:color w:val="000000"/>
        </w:rPr>
      </w:pPr>
      <w:del w:id="934"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935" w:author="David Conklin" w:date="2022-03-04T07:15:00Z"/>
          <w:rFonts w:cstheme="minorHAnsi"/>
          <w:color w:val="000000"/>
        </w:rPr>
      </w:pPr>
      <w:del w:id="936"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937"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938" w:author="David Conklin" w:date="2022-03-04T07:15:00Z"/>
          <w:rFonts w:cstheme="minorHAnsi"/>
          <w:color w:val="000000"/>
        </w:rPr>
      </w:pPr>
      <w:del w:id="939"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940" w:author="David Conklin" w:date="2022-03-04T07:15:00Z"/>
          <w:rFonts w:ascii="Consolas" w:hAnsi="Consolas" w:cs="Consolas"/>
          <w:color w:val="000000"/>
          <w:sz w:val="19"/>
          <w:szCs w:val="19"/>
        </w:rPr>
      </w:pPr>
      <w:del w:id="941"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942" w:author="David Conklin" w:date="2022-03-04T07:15:00Z"/>
          <w:rFonts w:ascii="Consolas" w:hAnsi="Consolas" w:cs="Consolas"/>
          <w:color w:val="0000FF"/>
          <w:sz w:val="19"/>
          <w:szCs w:val="19"/>
        </w:rPr>
      </w:pPr>
      <w:del w:id="943"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944" w:author="David Conklin" w:date="2022-03-04T07:15:00Z"/>
          <w:rFonts w:cstheme="minorHAnsi"/>
        </w:rPr>
      </w:pPr>
      <w:del w:id="945"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946" w:name="_Toc99005092"/>
      <w:r>
        <w:t>Directory structure and file names</w:t>
      </w:r>
      <w:bookmarkEnd w:id="94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947" w:name="_Toc99005093"/>
      <w:r>
        <w:t>C++ Source Code Conventions</w:t>
      </w:r>
      <w:bookmarkEnd w:id="947"/>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948" w:name="_Toc99005094"/>
      <w:r>
        <w:t>Conklin’s conventions</w:t>
      </w:r>
      <w:r w:rsidR="003B7480">
        <w:t xml:space="preserve"> for variable names</w:t>
      </w:r>
      <w:bookmarkEnd w:id="948"/>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949"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949"/>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950" w:name="_Toc99005096"/>
      <w:r>
        <w:t xml:space="preserve">Release </w:t>
      </w:r>
      <w:r w:rsidR="00E735F4">
        <w:t>Log</w:t>
      </w:r>
      <w:bookmarkEnd w:id="95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951" w:name="_Toc99005097"/>
      <w:r>
        <w:t>References</w:t>
      </w:r>
      <w:bookmarkEnd w:id="951"/>
    </w:p>
    <w:p w14:paraId="661F2AEF" w14:textId="77777777" w:rsidR="005F3D22" w:rsidRDefault="005F3D22" w:rsidP="005F3D22"/>
    <w:p w14:paraId="698291E6" w14:textId="77777777" w:rsidR="00133057" w:rsidRDefault="00133057" w:rsidP="00133057">
      <w:pPr>
        <w:rPr>
          <w:ins w:id="952" w:author="David Conklin" w:date="2022-02-21T13:07:00Z"/>
        </w:rPr>
      </w:pPr>
      <w:ins w:id="953"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954" w:author="David Conklin" w:date="2022-02-21T13:07:00Z"/>
        </w:rPr>
      </w:pPr>
    </w:p>
    <w:p w14:paraId="0A5579D6" w14:textId="21B0D725" w:rsidR="001A7A95" w:rsidRPr="001A7A95" w:rsidRDefault="001A7A95">
      <w:pPr>
        <w:rPr>
          <w:ins w:id="955" w:author="David Conklin" w:date="2022-02-21T11:45:00Z"/>
          <w:i/>
          <w:iCs/>
          <w:rPrChange w:id="956" w:author="David Conklin" w:date="2022-02-21T11:48:00Z">
            <w:rPr>
              <w:ins w:id="957" w:author="David Conklin" w:date="2022-02-21T11:45:00Z"/>
            </w:rPr>
          </w:rPrChange>
        </w:rPr>
      </w:pPr>
      <w:ins w:id="958" w:author="David Conklin" w:date="2022-02-21T11:45:00Z">
        <w:r>
          <w:t>Allen RG</w:t>
        </w:r>
      </w:ins>
      <w:ins w:id="959" w:author="David Conklin" w:date="2022-02-21T11:46:00Z">
        <w:r>
          <w:t>, Pereira LS, Raes D, Smith M (1998) Crop evapotr</w:t>
        </w:r>
      </w:ins>
      <w:ins w:id="960" w:author="David Conklin" w:date="2022-02-21T11:47:00Z">
        <w:r>
          <w:t xml:space="preserve">anspiration – guidelines for computing crop water requirements – FAO irrigation and drainage paper 56. </w:t>
        </w:r>
      </w:ins>
      <w:ins w:id="961" w:author="David Conklin" w:date="2022-02-21T11:48:00Z">
        <w:r>
          <w:rPr>
            <w:i/>
            <w:iCs/>
          </w:rPr>
          <w:t xml:space="preserve">FAO Rome </w:t>
        </w:r>
        <w:r w:rsidRPr="001A7A95">
          <w:rPr>
            <w:rPrChange w:id="962" w:author="David Conklin" w:date="2022-02-21T11:48:00Z">
              <w:rPr>
                <w:i/>
                <w:iCs/>
              </w:rPr>
            </w:rPrChange>
          </w:rPr>
          <w:t>300:6541</w:t>
        </w:r>
        <w:r>
          <w:rPr>
            <w:i/>
            <w:iCs/>
          </w:rPr>
          <w:t>.</w:t>
        </w:r>
      </w:ins>
    </w:p>
    <w:p w14:paraId="75A55162" w14:textId="77777777" w:rsidR="001A7A95" w:rsidRDefault="001A7A95">
      <w:pPr>
        <w:rPr>
          <w:ins w:id="963"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964"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965"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966" w:author="David Conklin" w:date="2022-02-21T13:06:00Z">
            <w:rPr>
              <w:rStyle w:val="Hyperlink"/>
              <w:rFonts w:cstheme="minorHAnsi"/>
            </w:rPr>
          </w:rPrChange>
        </w:rPr>
        <w:pPrChange w:id="967" w:author="David Conklin" w:date="2022-02-21T13:06:00Z">
          <w:pPr>
            <w:autoSpaceDE w:val="0"/>
            <w:autoSpaceDN w:val="0"/>
            <w:adjustRightInd w:val="0"/>
          </w:pPr>
        </w:pPrChange>
      </w:pPr>
      <w:ins w:id="968"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969" w:name="_Toc99005098"/>
      <w:r>
        <w:rPr>
          <w:rFonts w:eastAsiaTheme="minorHAnsi"/>
        </w:rPr>
        <w:t>Acronyms</w:t>
      </w:r>
      <w:r w:rsidR="009D540F">
        <w:rPr>
          <w:rFonts w:eastAsiaTheme="minorHAnsi"/>
        </w:rPr>
        <w:t xml:space="preserve"> and Abbreviations</w:t>
      </w:r>
      <w:bookmarkEnd w:id="969"/>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4B971" w14:textId="77777777" w:rsidR="00B01BC7" w:rsidRDefault="00B01BC7" w:rsidP="00064E77">
      <w:r>
        <w:separator/>
      </w:r>
    </w:p>
  </w:endnote>
  <w:endnote w:type="continuationSeparator" w:id="0">
    <w:p w14:paraId="41CBEA8F" w14:textId="77777777" w:rsidR="00B01BC7" w:rsidRDefault="00B01BC7"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3C986" w14:textId="77777777" w:rsidR="00B01BC7" w:rsidRDefault="00B01BC7" w:rsidP="00064E77">
      <w:r>
        <w:separator/>
      </w:r>
    </w:p>
  </w:footnote>
  <w:footnote w:type="continuationSeparator" w:id="0">
    <w:p w14:paraId="23024E7E" w14:textId="77777777" w:rsidR="00B01BC7" w:rsidRDefault="00B01BC7"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167215</TotalTime>
  <Pages>90</Pages>
  <Words>33407</Words>
  <Characters>190425</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49</cp:revision>
  <cp:lastPrinted>2021-11-26T16:14:00Z</cp:lastPrinted>
  <dcterms:created xsi:type="dcterms:W3CDTF">2018-11-09T13:56:00Z</dcterms:created>
  <dcterms:modified xsi:type="dcterms:W3CDTF">2022-03-24T16:03:00Z</dcterms:modified>
</cp:coreProperties>
</file>