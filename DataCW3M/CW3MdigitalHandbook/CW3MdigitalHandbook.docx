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5EBC8CC8" w:rsidR="00064E77" w:rsidRPr="00064E77" w:rsidRDefault="007B1928" w:rsidP="00064E77">
      <w:pPr>
        <w:pStyle w:val="Subtitle"/>
      </w:pPr>
      <w:r>
        <w:t>1</w:t>
      </w:r>
      <w:r w:rsidR="005160F8">
        <w:t>2/</w:t>
      </w:r>
      <w:r w:rsidR="00135589">
        <w:t>2</w:t>
      </w:r>
      <w:ins w:id="0" w:author="David Conklin" w:date="2020-12-28T08:57:00Z">
        <w:r w:rsidR="00C1322F">
          <w:t>8</w:t>
        </w:r>
      </w:ins>
      <w:del w:id="1" w:author="David Conklin" w:date="2020-12-26T08:20:00Z">
        <w:r w:rsidR="00135589" w:rsidDel="00872B5B">
          <w:delText>1</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2D574C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ins w:id="2" w:author="David Conklin" w:date="2020-12-26T08:20:00Z">
        <w:r w:rsidR="00872B5B">
          <w:rPr>
            <w:rStyle w:val="Hyperlink"/>
            <w:color w:val="auto"/>
          </w:rPr>
          <w:t>2/</w:t>
        </w:r>
      </w:ins>
      <w:ins w:id="3" w:author="David Conklin" w:date="2020-12-26T08:21:00Z">
        <w:r w:rsidR="00872B5B">
          <w:rPr>
            <w:rStyle w:val="Hyperlink"/>
            <w:color w:val="auto"/>
          </w:rPr>
          <w:t>21</w:t>
        </w:r>
      </w:ins>
      <w:del w:id="4" w:author="David Conklin" w:date="2020-12-26T08:20:00Z">
        <w:r w:rsidR="00D14E53" w:rsidDel="00872B5B">
          <w:rPr>
            <w:rStyle w:val="Hyperlink"/>
            <w:color w:val="auto"/>
          </w:rPr>
          <w:delText>1</w:delText>
        </w:r>
        <w:r w:rsidR="0031526F" w:rsidDel="00872B5B">
          <w:rPr>
            <w:rStyle w:val="Hyperlink"/>
            <w:color w:val="auto"/>
          </w:rPr>
          <w:delText>/</w:delText>
        </w:r>
        <w:r w:rsidR="00D14E53" w:rsidDel="00872B5B">
          <w:rPr>
            <w:rStyle w:val="Hyperlink"/>
            <w:color w:val="auto"/>
          </w:rPr>
          <w:delText>23</w:delText>
        </w:r>
      </w:del>
      <w:r w:rsidR="00176FFA">
        <w:rPr>
          <w:rStyle w:val="Hyperlink"/>
          <w:color w:val="auto"/>
        </w:rPr>
        <w:t>/20</w:t>
      </w:r>
      <w:r w:rsidRPr="00DE1B0B">
        <w:rPr>
          <w:rStyle w:val="Hyperlink"/>
          <w:color w:val="auto"/>
        </w:rPr>
        <w:t xml:space="preserve"> version</w:t>
      </w:r>
    </w:p>
    <w:p w14:paraId="098ED4DF" w14:textId="77777777" w:rsidR="00054245" w:rsidRDefault="00054245" w:rsidP="003F7628">
      <w:pPr>
        <w:ind w:left="360"/>
        <w:rPr>
          <w:rStyle w:val="Hyperlink"/>
          <w:color w:val="auto"/>
          <w:u w:val="none"/>
        </w:rPr>
        <w:pPrChange w:id="5" w:author="David Conklin" w:date="2020-12-28T16:27:00Z">
          <w:pPr/>
        </w:pPrChange>
      </w:pPr>
      <w:r>
        <w:rPr>
          <w:rStyle w:val="Hyperlink"/>
          <w:color w:val="auto"/>
          <w:u w:val="none"/>
        </w:rPr>
        <w:t>- Updated the McKenzie Basin Wetlands Study/Analysis of calibration and skill section.</w:t>
      </w:r>
    </w:p>
    <w:p w14:paraId="6A09CA49" w14:textId="53609848" w:rsidR="00977ECE" w:rsidDel="003F7628" w:rsidRDefault="00756D1C" w:rsidP="003F7628">
      <w:pPr>
        <w:ind w:left="360"/>
        <w:rPr>
          <w:del w:id="6" w:author="David Conklin" w:date="2020-12-26T08:21:00Z"/>
          <w:rFonts w:cs="Times New Roman"/>
          <w:szCs w:val="24"/>
        </w:rPr>
        <w:pPrChange w:id="7" w:author="David Conklin" w:date="2020-12-28T16:27:00Z">
          <w:pPr/>
        </w:pPrChange>
      </w:pPr>
      <w:ins w:id="8" w:author="David Conklin" w:date="2020-12-28T08:34:00Z">
        <w:r>
          <w:rPr>
            <w:rStyle w:val="Hyperlink"/>
            <w:color w:val="auto"/>
            <w:u w:val="none"/>
          </w:rPr>
          <w:t xml:space="preserve">- Add release notes for </w:t>
        </w:r>
        <w:r>
          <w:rPr>
            <w:rFonts w:cs="Times New Roman"/>
            <w:szCs w:val="24"/>
          </w:rPr>
          <w:t>CW3M_Installer_McKenzie_0.4.3.exe.</w:t>
        </w:r>
      </w:ins>
      <w:del w:id="9" w:author="David Conklin" w:date="2020-12-26T08:21:00Z">
        <w:r w:rsidR="00054245" w:rsidDel="00872B5B">
          <w:rPr>
            <w:rStyle w:val="Hyperlink"/>
            <w:color w:val="auto"/>
            <w:u w:val="none"/>
          </w:rPr>
          <w:delText>- Updated the section</w:delText>
        </w:r>
        <w:r w:rsidR="00977ECE" w:rsidDel="00872B5B">
          <w:rPr>
            <w:rStyle w:val="Hyperlink"/>
            <w:color w:val="auto"/>
            <w:u w:val="none"/>
          </w:rPr>
          <w:delText xml:space="preserve"> “</w:delText>
        </w:r>
        <w:r w:rsidR="00977ECE" w:rsidDel="00872B5B">
          <w:delText>Boundary conditions for stream water temperature”.</w:delText>
        </w:r>
      </w:del>
    </w:p>
    <w:p w14:paraId="3BBEDA6C" w14:textId="23CE3A07" w:rsidR="003F7628" w:rsidRDefault="003F7628" w:rsidP="003F7628">
      <w:pPr>
        <w:ind w:left="360"/>
        <w:rPr>
          <w:ins w:id="10" w:author="David Conklin" w:date="2020-12-28T16:23:00Z"/>
          <w:rFonts w:cs="Times New Roman"/>
          <w:szCs w:val="24"/>
        </w:rPr>
        <w:pPrChange w:id="11" w:author="David Conklin" w:date="2020-12-28T16:27:00Z">
          <w:pPr/>
        </w:pPrChange>
      </w:pPr>
    </w:p>
    <w:p w14:paraId="3994DB63" w14:textId="3AEA7EE5" w:rsidR="003F7628" w:rsidRDefault="003F7628" w:rsidP="003F7628">
      <w:pPr>
        <w:pStyle w:val="ListParagraph"/>
        <w:numPr>
          <w:ilvl w:val="0"/>
          <w:numId w:val="7"/>
        </w:numPr>
        <w:rPr>
          <w:ins w:id="12" w:author="David Conklin" w:date="2020-12-28T16:26:00Z"/>
        </w:rPr>
      </w:pPr>
      <w:ins w:id="13" w:author="David Conklin" w:date="2020-12-28T16:23:00Z">
        <w:r>
          <w:t>Adde</w:t>
        </w:r>
      </w:ins>
      <w:ins w:id="14" w:author="David Conklin" w:date="2020-12-28T16:25:00Z">
        <w:r>
          <w:t>d section titled “Cali</w:t>
        </w:r>
      </w:ins>
      <w:ins w:id="15" w:author="David Conklin" w:date="2020-12-28T16:26:00Z">
        <w:r>
          <w:t>bration procedure”</w:t>
        </w:r>
      </w:ins>
    </w:p>
    <w:p w14:paraId="5112E5F1" w14:textId="77777777" w:rsidR="003F7628" w:rsidRDefault="003F7628" w:rsidP="003F7628">
      <w:pPr>
        <w:ind w:left="360"/>
        <w:rPr>
          <w:ins w:id="16" w:author="David Conklin" w:date="2020-12-28T16:23:00Z"/>
        </w:rPr>
        <w:pPrChange w:id="17" w:author="David Conklin" w:date="2020-12-28T16:27:00Z">
          <w:pPr/>
        </w:pPrChange>
      </w:pPr>
    </w:p>
    <w:p w14:paraId="11AE2C5B" w14:textId="1606E06E" w:rsidR="00977ECE" w:rsidDel="00872B5B" w:rsidRDefault="00543BA6">
      <w:pPr>
        <w:rPr>
          <w:del w:id="18" w:author="David Conklin" w:date="2020-12-26T08:21:00Z"/>
          <w:rStyle w:val="Hyperlink"/>
          <w:color w:val="auto"/>
          <w:u w:val="none"/>
        </w:rPr>
      </w:pPr>
      <w:del w:id="19" w:author="David Conklin" w:date="2020-12-26T08:21:00Z">
        <w:r w:rsidDel="00872B5B">
          <w:rPr>
            <w:rStyle w:val="Hyperlink"/>
            <w:color w:val="auto"/>
            <w:u w:val="none"/>
          </w:rPr>
          <w:delText>- Updated the section “Calculating the rate of flow in a stream reach”.</w:delText>
        </w:r>
      </w:del>
    </w:p>
    <w:p w14:paraId="3B4A1AFF" w14:textId="6A3F2E65" w:rsidR="00E36C09" w:rsidDel="00872B5B" w:rsidRDefault="00E36C09">
      <w:pPr>
        <w:rPr>
          <w:del w:id="20" w:author="David Conklin" w:date="2020-12-26T08:21:00Z"/>
          <w:rStyle w:val="Hyperlink"/>
          <w:color w:val="auto"/>
          <w:u w:val="none"/>
        </w:rPr>
      </w:pPr>
      <w:del w:id="21" w:author="David Conklin" w:date="2020-12-26T08:21:00Z">
        <w:r w:rsidDel="00872B5B">
          <w:rPr>
            <w:rStyle w:val="Hyperlink"/>
            <w:color w:val="auto"/>
            <w:u w:val="none"/>
          </w:rPr>
          <w:delText>- Added the section “CW3M – A ‘first principles’ model with tuning knobs”</w:delText>
        </w:r>
      </w:del>
    </w:p>
    <w:p w14:paraId="47E0E1C0" w14:textId="7EB21829" w:rsidR="00E36C09" w:rsidDel="00872B5B" w:rsidRDefault="00E36C09">
      <w:pPr>
        <w:rPr>
          <w:del w:id="22" w:author="David Conklin" w:date="2020-12-26T08:21:00Z"/>
          <w:rStyle w:val="Hyperlink"/>
          <w:color w:val="auto"/>
          <w:u w:val="none"/>
        </w:rPr>
      </w:pPr>
      <w:del w:id="23" w:author="David Conklin" w:date="2020-12-26T08:21:00Z">
        <w:r w:rsidDel="00872B5B">
          <w:rPr>
            <w:rStyle w:val="Hyperlink"/>
            <w:color w:val="auto"/>
            <w:u w:val="none"/>
          </w:rPr>
          <w:delText>- Added the section “The tuning knobs”</w:delText>
        </w:r>
      </w:del>
    </w:p>
    <w:p w14:paraId="0225AA0C" w14:textId="634BB0DC" w:rsidR="00E36C09" w:rsidDel="00872B5B" w:rsidRDefault="00E36C09">
      <w:pPr>
        <w:rPr>
          <w:del w:id="24" w:author="David Conklin" w:date="2020-12-26T08:21:00Z"/>
          <w:rStyle w:val="Hyperlink"/>
          <w:color w:val="auto"/>
          <w:u w:val="none"/>
        </w:rPr>
      </w:pPr>
      <w:del w:id="25" w:author="David Conklin" w:date="2020-12-26T08:21:00Z">
        <w:r w:rsidDel="00872B5B">
          <w:rPr>
            <w:rStyle w:val="Hyperlink"/>
            <w:color w:val="auto"/>
            <w:u w:val="none"/>
          </w:rPr>
          <w:delText xml:space="preserve">- Reduced CW3M’s default value for Manning’s </w:delText>
        </w:r>
        <w:r w:rsidDel="00872B5B">
          <w:rPr>
            <w:rStyle w:val="Hyperlink"/>
            <w:i/>
            <w:iCs/>
            <w:color w:val="auto"/>
            <w:u w:val="none"/>
          </w:rPr>
          <w:delText>n</w:delText>
        </w:r>
        <w:r w:rsidDel="00872B5B">
          <w:rPr>
            <w:rStyle w:val="Hyperlink"/>
            <w:color w:val="auto"/>
            <w:u w:val="none"/>
          </w:rPr>
          <w:delText xml:space="preserve"> </w:delText>
        </w:r>
        <w:r w:rsidR="008734DE" w:rsidDel="00872B5B">
          <w:rPr>
            <w:rStyle w:val="Hyperlink"/>
            <w:color w:val="auto"/>
            <w:u w:val="none"/>
          </w:rPr>
          <w:delText>to the equivalent of 0.030 s/ft^(1/3).</w:delText>
        </w:r>
        <w:r w:rsidDel="00872B5B">
          <w:rPr>
            <w:rStyle w:val="Hyperlink"/>
            <w:color w:val="auto"/>
            <w:u w:val="none"/>
          </w:rPr>
          <w:delText xml:space="preserve"> </w:delText>
        </w:r>
      </w:del>
    </w:p>
    <w:p w14:paraId="26D277EC" w14:textId="60FB3661" w:rsidR="00135589" w:rsidDel="00872B5B" w:rsidRDefault="00135589">
      <w:pPr>
        <w:rPr>
          <w:del w:id="26" w:author="David Conklin" w:date="2020-12-26T08:21:00Z"/>
          <w:rStyle w:val="Hyperlink"/>
          <w:rFonts w:asciiTheme="majorHAnsi" w:eastAsiaTheme="majorEastAsia" w:hAnsiTheme="majorHAnsi" w:cstheme="majorBidi"/>
          <w:color w:val="auto"/>
          <w:sz w:val="26"/>
          <w:szCs w:val="26"/>
          <w:u w:val="none"/>
        </w:rPr>
      </w:pPr>
      <w:del w:id="27" w:author="David Conklin" w:date="2020-12-26T08:21:00Z">
        <w:r w:rsidDel="00872B5B">
          <w:rPr>
            <w:rStyle w:val="Hyperlink"/>
            <w:color w:val="auto"/>
            <w:u w:val="none"/>
          </w:rPr>
          <w:delText>- Added 2 more climate scenarios, and revised climate scenarios 7 and 8.</w:delText>
        </w:r>
      </w:del>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3546CBA7" w14:textId="744DB4D8" w:rsidR="003F7628" w:rsidRDefault="006636CC">
          <w:pPr>
            <w:pStyle w:val="TOC1"/>
            <w:tabs>
              <w:tab w:val="right" w:leader="dot" w:pos="9350"/>
            </w:tabs>
            <w:rPr>
              <w:ins w:id="28" w:author="David Conklin" w:date="2020-12-28T16:23:00Z"/>
              <w:rFonts w:eastAsiaTheme="minorEastAsia"/>
              <w:noProof/>
            </w:rPr>
          </w:pPr>
          <w:r>
            <w:fldChar w:fldCharType="begin"/>
          </w:r>
          <w:r>
            <w:instrText xml:space="preserve"> TOC \o "1-3" \h \z \u </w:instrText>
          </w:r>
          <w:r>
            <w:fldChar w:fldCharType="separate"/>
          </w:r>
          <w:ins w:id="29" w:author="David Conklin" w:date="2020-12-28T16:23:00Z">
            <w:r w:rsidR="003F7628" w:rsidRPr="005314DE">
              <w:rPr>
                <w:rStyle w:val="Hyperlink"/>
                <w:noProof/>
              </w:rPr>
              <w:fldChar w:fldCharType="begin"/>
            </w:r>
            <w:r w:rsidR="003F7628" w:rsidRPr="005314DE">
              <w:rPr>
                <w:rStyle w:val="Hyperlink"/>
                <w:noProof/>
              </w:rPr>
              <w:instrText xml:space="preserve"> </w:instrText>
            </w:r>
            <w:r w:rsidR="003F7628">
              <w:rPr>
                <w:noProof/>
              </w:rPr>
              <w:instrText>HYPERLINK \l "_Toc60065007"</w:instrText>
            </w:r>
            <w:r w:rsidR="003F7628" w:rsidRPr="005314DE">
              <w:rPr>
                <w:rStyle w:val="Hyperlink"/>
                <w:noProof/>
              </w:rPr>
              <w:instrText xml:space="preserve"> </w:instrText>
            </w:r>
            <w:r w:rsidR="003F7628" w:rsidRPr="005314DE">
              <w:rPr>
                <w:rStyle w:val="Hyperlink"/>
                <w:noProof/>
              </w:rPr>
            </w:r>
            <w:r w:rsidR="003F7628" w:rsidRPr="005314DE">
              <w:rPr>
                <w:rStyle w:val="Hyperlink"/>
                <w:noProof/>
              </w:rPr>
              <w:fldChar w:fldCharType="separate"/>
            </w:r>
            <w:r w:rsidR="003F7628" w:rsidRPr="005314DE">
              <w:rPr>
                <w:rStyle w:val="Hyperlink"/>
                <w:noProof/>
              </w:rPr>
              <w:t>What is a digital handbook?</w:t>
            </w:r>
            <w:r w:rsidR="003F7628">
              <w:rPr>
                <w:noProof/>
                <w:webHidden/>
              </w:rPr>
              <w:tab/>
            </w:r>
            <w:r w:rsidR="003F7628">
              <w:rPr>
                <w:noProof/>
                <w:webHidden/>
              </w:rPr>
              <w:fldChar w:fldCharType="begin"/>
            </w:r>
            <w:r w:rsidR="003F7628">
              <w:rPr>
                <w:noProof/>
                <w:webHidden/>
              </w:rPr>
              <w:instrText xml:space="preserve"> PAGEREF _Toc60065007 \h </w:instrText>
            </w:r>
            <w:r w:rsidR="003F7628">
              <w:rPr>
                <w:noProof/>
                <w:webHidden/>
              </w:rPr>
            </w:r>
          </w:ins>
          <w:r w:rsidR="003F7628">
            <w:rPr>
              <w:noProof/>
              <w:webHidden/>
            </w:rPr>
            <w:fldChar w:fldCharType="separate"/>
          </w:r>
          <w:ins w:id="30" w:author="David Conklin" w:date="2020-12-28T16:23:00Z">
            <w:r w:rsidR="003F7628">
              <w:rPr>
                <w:noProof/>
                <w:webHidden/>
              </w:rPr>
              <w:t>6</w:t>
            </w:r>
            <w:r w:rsidR="003F7628">
              <w:rPr>
                <w:noProof/>
                <w:webHidden/>
              </w:rPr>
              <w:fldChar w:fldCharType="end"/>
            </w:r>
            <w:r w:rsidR="003F7628" w:rsidRPr="005314DE">
              <w:rPr>
                <w:rStyle w:val="Hyperlink"/>
                <w:noProof/>
              </w:rPr>
              <w:fldChar w:fldCharType="end"/>
            </w:r>
          </w:ins>
        </w:p>
        <w:p w14:paraId="77FF94DD" w14:textId="2232E490" w:rsidR="003F7628" w:rsidRDefault="003F7628">
          <w:pPr>
            <w:pStyle w:val="TOC1"/>
            <w:tabs>
              <w:tab w:val="right" w:leader="dot" w:pos="9350"/>
            </w:tabs>
            <w:rPr>
              <w:ins w:id="31" w:author="David Conklin" w:date="2020-12-28T16:23:00Z"/>
              <w:rFonts w:eastAsiaTheme="minorEastAsia"/>
              <w:noProof/>
            </w:rPr>
          </w:pPr>
          <w:ins w:id="3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"_Toc60065008"</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CW3M concept</w:t>
            </w:r>
            <w:r>
              <w:rPr>
                <w:noProof/>
                <w:webHidden/>
              </w:rPr>
              <w:tab/>
            </w:r>
            <w:r>
              <w:rPr>
                <w:noProof/>
                <w:webHidden/>
              </w:rPr>
              <w:fldChar w:fldCharType="begin"/>
            </w:r>
            <w:r>
              <w:rPr>
                <w:noProof/>
                <w:webHidden/>
              </w:rPr>
              <w:instrText xml:space="preserve"> PAGEREF _Toc60065008 \h </w:instrText>
            </w:r>
            <w:r>
              <w:rPr>
                <w:noProof/>
                <w:webHidden/>
              </w:rPr>
            </w:r>
          </w:ins>
          <w:r>
            <w:rPr>
              <w:noProof/>
              <w:webHidden/>
            </w:rPr>
            <w:fldChar w:fldCharType="separate"/>
          </w:r>
          <w:ins w:id="33" w:author="David Conklin" w:date="2020-12-28T16:23:00Z">
            <w:r>
              <w:rPr>
                <w:noProof/>
                <w:webHidden/>
              </w:rPr>
              <w:t>6</w:t>
            </w:r>
            <w:r>
              <w:rPr>
                <w:noProof/>
                <w:webHidden/>
              </w:rPr>
              <w:fldChar w:fldCharType="end"/>
            </w:r>
            <w:r w:rsidRPr="005314DE">
              <w:rPr>
                <w:rStyle w:val="Hyperlink"/>
                <w:noProof/>
              </w:rPr>
              <w:fldChar w:fldCharType="end"/>
            </w:r>
          </w:ins>
        </w:p>
        <w:p w14:paraId="22FEE244" w14:textId="0B462038" w:rsidR="003F7628" w:rsidRDefault="003F7628">
          <w:pPr>
            <w:pStyle w:val="TOC2"/>
            <w:tabs>
              <w:tab w:val="right" w:leader="dot" w:pos="9350"/>
            </w:tabs>
            <w:rPr>
              <w:ins w:id="34" w:author="David Conklin" w:date="2020-12-28T16:23:00Z"/>
              <w:rFonts w:eastAsiaTheme="minorEastAsia"/>
              <w:noProof/>
            </w:rPr>
          </w:pPr>
          <w:ins w:id="35"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"_Toc60065009"</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A different kind of community model</w:t>
            </w:r>
            <w:r>
              <w:rPr>
                <w:noProof/>
                <w:webHidden/>
              </w:rPr>
              <w:tab/>
            </w:r>
            <w:r>
              <w:rPr>
                <w:noProof/>
                <w:webHidden/>
              </w:rPr>
              <w:fldChar w:fldCharType="begin"/>
            </w:r>
            <w:r>
              <w:rPr>
                <w:noProof/>
                <w:webHidden/>
              </w:rPr>
              <w:instrText xml:space="preserve"> PAGEREF _Toc60065009 \h </w:instrText>
            </w:r>
            <w:r>
              <w:rPr>
                <w:noProof/>
                <w:webHidden/>
              </w:rPr>
            </w:r>
          </w:ins>
          <w:r>
            <w:rPr>
              <w:noProof/>
              <w:webHidden/>
            </w:rPr>
            <w:fldChar w:fldCharType="separate"/>
          </w:r>
          <w:ins w:id="36" w:author="David Conklin" w:date="2020-12-28T16:23:00Z">
            <w:r>
              <w:rPr>
                <w:noProof/>
                <w:webHidden/>
              </w:rPr>
              <w:t>6</w:t>
            </w:r>
            <w:r>
              <w:rPr>
                <w:noProof/>
                <w:webHidden/>
              </w:rPr>
              <w:fldChar w:fldCharType="end"/>
            </w:r>
            <w:r w:rsidRPr="005314DE">
              <w:rPr>
                <w:rStyle w:val="Hyperlink"/>
                <w:noProof/>
              </w:rPr>
              <w:fldChar w:fldCharType="end"/>
            </w:r>
          </w:ins>
        </w:p>
        <w:p w14:paraId="273B0779" w14:textId="3297C7B4" w:rsidR="003F7628" w:rsidRDefault="003F7628">
          <w:pPr>
            <w:pStyle w:val="TOC2"/>
            <w:tabs>
              <w:tab w:val="right" w:leader="dot" w:pos="9350"/>
            </w:tabs>
            <w:rPr>
              <w:ins w:id="37" w:author="David Conklin" w:date="2020-12-28T16:23:00Z"/>
              <w:rFonts w:eastAsiaTheme="minorEastAsia"/>
              <w:noProof/>
            </w:rPr>
          </w:pPr>
          <w:ins w:id="3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"_Toc60065010"</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What CW3M is for</w:t>
            </w:r>
            <w:r>
              <w:rPr>
                <w:noProof/>
                <w:webHidden/>
              </w:rPr>
              <w:tab/>
            </w:r>
            <w:r>
              <w:rPr>
                <w:noProof/>
                <w:webHidden/>
              </w:rPr>
              <w:fldChar w:fldCharType="begin"/>
            </w:r>
            <w:r>
              <w:rPr>
                <w:noProof/>
                <w:webHidden/>
              </w:rPr>
              <w:instrText xml:space="preserve"> PAGEREF _Toc60065010 \h </w:instrText>
            </w:r>
            <w:r>
              <w:rPr>
                <w:noProof/>
                <w:webHidden/>
              </w:rPr>
            </w:r>
          </w:ins>
          <w:r>
            <w:rPr>
              <w:noProof/>
              <w:webHidden/>
            </w:rPr>
            <w:fldChar w:fldCharType="separate"/>
          </w:r>
          <w:ins w:id="39" w:author="David Conklin" w:date="2020-12-28T16:23:00Z">
            <w:r>
              <w:rPr>
                <w:noProof/>
                <w:webHidden/>
              </w:rPr>
              <w:t>6</w:t>
            </w:r>
            <w:r>
              <w:rPr>
                <w:noProof/>
                <w:webHidden/>
              </w:rPr>
              <w:fldChar w:fldCharType="end"/>
            </w:r>
            <w:r w:rsidRPr="005314DE">
              <w:rPr>
                <w:rStyle w:val="Hyperlink"/>
                <w:noProof/>
              </w:rPr>
              <w:fldChar w:fldCharType="end"/>
            </w:r>
          </w:ins>
        </w:p>
        <w:p w14:paraId="1E9A6C59" w14:textId="61487850" w:rsidR="003F7628" w:rsidRDefault="003F7628">
          <w:pPr>
            <w:pStyle w:val="TOC2"/>
            <w:tabs>
              <w:tab w:val="right" w:leader="dot" w:pos="9350"/>
            </w:tabs>
            <w:rPr>
              <w:ins w:id="40" w:author="David Conklin" w:date="2020-12-28T16:23:00Z"/>
              <w:rFonts w:eastAsiaTheme="minorEastAsia"/>
              <w:noProof/>
            </w:rPr>
          </w:pPr>
          <w:ins w:id="41"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"_Toc60065011"</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Management and maintenance</w:t>
            </w:r>
            <w:r>
              <w:rPr>
                <w:noProof/>
                <w:webHidden/>
              </w:rPr>
              <w:tab/>
            </w:r>
            <w:r>
              <w:rPr>
                <w:noProof/>
                <w:webHidden/>
              </w:rPr>
              <w:fldChar w:fldCharType="begin"/>
            </w:r>
            <w:r>
              <w:rPr>
                <w:noProof/>
                <w:webHidden/>
              </w:rPr>
              <w:instrText xml:space="preserve"> PAGEREF _Toc60065011 \h </w:instrText>
            </w:r>
            <w:r>
              <w:rPr>
                <w:noProof/>
                <w:webHidden/>
              </w:rPr>
            </w:r>
          </w:ins>
          <w:r>
            <w:rPr>
              <w:noProof/>
              <w:webHidden/>
            </w:rPr>
            <w:fldChar w:fldCharType="separate"/>
          </w:r>
          <w:ins w:id="42" w:author="David Conklin" w:date="2020-12-28T16:23:00Z">
            <w:r>
              <w:rPr>
                <w:noProof/>
                <w:webHidden/>
              </w:rPr>
              <w:t>7</w:t>
            </w:r>
            <w:r>
              <w:rPr>
                <w:noProof/>
                <w:webHidden/>
              </w:rPr>
              <w:fldChar w:fldCharType="end"/>
            </w:r>
            <w:r w:rsidRPr="005314DE">
              <w:rPr>
                <w:rStyle w:val="Hyperlink"/>
                <w:noProof/>
              </w:rPr>
              <w:fldChar w:fldCharType="end"/>
            </w:r>
          </w:ins>
        </w:p>
        <w:p w14:paraId="253B5F6F" w14:textId="0249B25B" w:rsidR="003F7628" w:rsidRDefault="003F7628">
          <w:pPr>
            <w:pStyle w:val="TOC1"/>
            <w:tabs>
              <w:tab w:val="right" w:leader="dot" w:pos="9350"/>
            </w:tabs>
            <w:rPr>
              <w:ins w:id="43" w:author="David Conklin" w:date="2020-12-28T16:23:00Z"/>
              <w:rFonts w:eastAsiaTheme="minorEastAsia"/>
              <w:noProof/>
            </w:rPr>
          </w:pPr>
          <w:ins w:id="4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"_Toc60065012"</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CW3M – A “first principles” model with tuning knobs</w:t>
            </w:r>
            <w:r>
              <w:rPr>
                <w:noProof/>
                <w:webHidden/>
              </w:rPr>
              <w:tab/>
            </w:r>
            <w:r>
              <w:rPr>
                <w:noProof/>
                <w:webHidden/>
              </w:rPr>
              <w:fldChar w:fldCharType="begin"/>
            </w:r>
            <w:r>
              <w:rPr>
                <w:noProof/>
                <w:webHidden/>
              </w:rPr>
              <w:instrText xml:space="preserve"> PAGEREF _Toc60065012 \h </w:instrText>
            </w:r>
            <w:r>
              <w:rPr>
                <w:noProof/>
                <w:webHidden/>
              </w:rPr>
            </w:r>
          </w:ins>
          <w:r>
            <w:rPr>
              <w:noProof/>
              <w:webHidden/>
            </w:rPr>
            <w:fldChar w:fldCharType="separate"/>
          </w:r>
          <w:ins w:id="45" w:author="David Conklin" w:date="2020-12-28T16:23:00Z">
            <w:r>
              <w:rPr>
                <w:noProof/>
                <w:webHidden/>
              </w:rPr>
              <w:t>7</w:t>
            </w:r>
            <w:r>
              <w:rPr>
                <w:noProof/>
                <w:webHidden/>
              </w:rPr>
              <w:fldChar w:fldCharType="end"/>
            </w:r>
            <w:r w:rsidRPr="005314DE">
              <w:rPr>
                <w:rStyle w:val="Hyperlink"/>
                <w:noProof/>
              </w:rPr>
              <w:fldChar w:fldCharType="end"/>
            </w:r>
          </w:ins>
        </w:p>
        <w:p w14:paraId="71C8FBA4" w14:textId="27F8AE1A" w:rsidR="003F7628" w:rsidRDefault="003F7628">
          <w:pPr>
            <w:pStyle w:val="TOC1"/>
            <w:tabs>
              <w:tab w:val="right" w:leader="dot" w:pos="9350"/>
            </w:tabs>
            <w:rPr>
              <w:ins w:id="46" w:author="David Conklin" w:date="2020-12-28T16:23:00Z"/>
              <w:rFonts w:eastAsiaTheme="minorEastAsia"/>
              <w:noProof/>
            </w:rPr>
          </w:pPr>
          <w:ins w:id="47"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"_Toc60065013"</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The tuning knobs</w:t>
            </w:r>
            <w:r>
              <w:rPr>
                <w:noProof/>
                <w:webHidden/>
              </w:rPr>
              <w:tab/>
            </w:r>
            <w:r>
              <w:rPr>
                <w:noProof/>
                <w:webHidden/>
              </w:rPr>
              <w:fldChar w:fldCharType="begin"/>
            </w:r>
            <w:r>
              <w:rPr>
                <w:noProof/>
                <w:webHidden/>
              </w:rPr>
              <w:instrText xml:space="preserve"> PAGEREF _Toc60065013 \h </w:instrText>
            </w:r>
            <w:r>
              <w:rPr>
                <w:noProof/>
                <w:webHidden/>
              </w:rPr>
            </w:r>
          </w:ins>
          <w:r>
            <w:rPr>
              <w:noProof/>
              <w:webHidden/>
            </w:rPr>
            <w:fldChar w:fldCharType="separate"/>
          </w:r>
          <w:ins w:id="48" w:author="David Conklin" w:date="2020-12-28T16:23:00Z">
            <w:r>
              <w:rPr>
                <w:noProof/>
                <w:webHidden/>
              </w:rPr>
              <w:t>8</w:t>
            </w:r>
            <w:r>
              <w:rPr>
                <w:noProof/>
                <w:webHidden/>
              </w:rPr>
              <w:fldChar w:fldCharType="end"/>
            </w:r>
            <w:r w:rsidRPr="005314DE">
              <w:rPr>
                <w:rStyle w:val="Hyperlink"/>
                <w:noProof/>
              </w:rPr>
              <w:fldChar w:fldCharType="end"/>
            </w:r>
          </w:ins>
        </w:p>
        <w:p w14:paraId="466AA602" w14:textId="0B6D3E54" w:rsidR="003F7628" w:rsidRDefault="003F7628">
          <w:pPr>
            <w:pStyle w:val="TOC2"/>
            <w:tabs>
              <w:tab w:val="right" w:leader="dot" w:pos="9350"/>
            </w:tabs>
            <w:rPr>
              <w:ins w:id="49" w:author="David Conklin" w:date="2020-12-28T16:23:00Z"/>
              <w:rFonts w:eastAsiaTheme="minorEastAsia"/>
              <w:noProof/>
            </w:rPr>
          </w:pPr>
          <w:ins w:id="5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"_Toc60065014"</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ET_MULT – forest evapotranspiration</w:t>
            </w:r>
            <w:r>
              <w:rPr>
                <w:noProof/>
                <w:webHidden/>
              </w:rPr>
              <w:tab/>
            </w:r>
            <w:r>
              <w:rPr>
                <w:noProof/>
                <w:webHidden/>
              </w:rPr>
              <w:fldChar w:fldCharType="begin"/>
            </w:r>
            <w:r>
              <w:rPr>
                <w:noProof/>
                <w:webHidden/>
              </w:rPr>
              <w:instrText xml:space="preserve"> PAGEREF _Toc60065014 \h </w:instrText>
            </w:r>
            <w:r>
              <w:rPr>
                <w:noProof/>
                <w:webHidden/>
              </w:rPr>
            </w:r>
          </w:ins>
          <w:r>
            <w:rPr>
              <w:noProof/>
              <w:webHidden/>
            </w:rPr>
            <w:fldChar w:fldCharType="separate"/>
          </w:r>
          <w:ins w:id="51" w:author="David Conklin" w:date="2020-12-28T16:23:00Z">
            <w:r>
              <w:rPr>
                <w:noProof/>
                <w:webHidden/>
              </w:rPr>
              <w:t>8</w:t>
            </w:r>
            <w:r>
              <w:rPr>
                <w:noProof/>
                <w:webHidden/>
              </w:rPr>
              <w:fldChar w:fldCharType="end"/>
            </w:r>
            <w:r w:rsidRPr="005314DE">
              <w:rPr>
                <w:rStyle w:val="Hyperlink"/>
                <w:noProof/>
              </w:rPr>
              <w:fldChar w:fldCharType="end"/>
            </w:r>
          </w:ins>
        </w:p>
        <w:p w14:paraId="046F7611" w14:textId="21BF3E9E" w:rsidR="003F7628" w:rsidRDefault="003F7628">
          <w:pPr>
            <w:pStyle w:val="TOC2"/>
            <w:tabs>
              <w:tab w:val="right" w:leader="dot" w:pos="9350"/>
            </w:tabs>
            <w:rPr>
              <w:ins w:id="52" w:author="David Conklin" w:date="2020-12-28T16:23:00Z"/>
              <w:rFonts w:eastAsiaTheme="minorEastAsia"/>
              <w:noProof/>
            </w:rPr>
          </w:pPr>
          <w:ins w:id="53"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"_Toc60065015"</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SOLAR_RADIATION_MULTIPLIER – reservoir insolation</w:t>
            </w:r>
            <w:r>
              <w:rPr>
                <w:noProof/>
                <w:webHidden/>
              </w:rPr>
              <w:tab/>
            </w:r>
            <w:r>
              <w:rPr>
                <w:noProof/>
                <w:webHidden/>
              </w:rPr>
              <w:fldChar w:fldCharType="begin"/>
            </w:r>
            <w:r>
              <w:rPr>
                <w:noProof/>
                <w:webHidden/>
              </w:rPr>
              <w:instrText xml:space="preserve"> PAGEREF _Toc60065015 \h </w:instrText>
            </w:r>
            <w:r>
              <w:rPr>
                <w:noProof/>
                <w:webHidden/>
              </w:rPr>
            </w:r>
          </w:ins>
          <w:r>
            <w:rPr>
              <w:noProof/>
              <w:webHidden/>
            </w:rPr>
            <w:fldChar w:fldCharType="separate"/>
          </w:r>
          <w:ins w:id="54" w:author="David Conklin" w:date="2020-12-28T16:23:00Z">
            <w:r>
              <w:rPr>
                <w:noProof/>
                <w:webHidden/>
              </w:rPr>
              <w:t>8</w:t>
            </w:r>
            <w:r>
              <w:rPr>
                <w:noProof/>
                <w:webHidden/>
              </w:rPr>
              <w:fldChar w:fldCharType="end"/>
            </w:r>
            <w:r w:rsidRPr="005314DE">
              <w:rPr>
                <w:rStyle w:val="Hyperlink"/>
                <w:noProof/>
              </w:rPr>
              <w:fldChar w:fldCharType="end"/>
            </w:r>
          </w:ins>
        </w:p>
        <w:p w14:paraId="43112DC3" w14:textId="588AC3ED" w:rsidR="003F7628" w:rsidRDefault="003F7628">
          <w:pPr>
            <w:pStyle w:val="TOC2"/>
            <w:tabs>
              <w:tab w:val="right" w:leader="dot" w:pos="9350"/>
            </w:tabs>
            <w:rPr>
              <w:ins w:id="55" w:author="David Conklin" w:date="2020-12-28T16:23:00Z"/>
              <w:rFonts w:eastAsiaTheme="minorEastAsia"/>
              <w:noProof/>
            </w:rPr>
          </w:pPr>
          <w:ins w:id="5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"_Toc60065016"</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FLOW_CMS – Discharge from High Cascade springs</w:t>
            </w:r>
            <w:r>
              <w:rPr>
                <w:noProof/>
                <w:webHidden/>
              </w:rPr>
              <w:tab/>
            </w:r>
            <w:r>
              <w:rPr>
                <w:noProof/>
                <w:webHidden/>
              </w:rPr>
              <w:fldChar w:fldCharType="begin"/>
            </w:r>
            <w:r>
              <w:rPr>
                <w:noProof/>
                <w:webHidden/>
              </w:rPr>
              <w:instrText xml:space="preserve"> PAGEREF _Toc60065016 \h </w:instrText>
            </w:r>
            <w:r>
              <w:rPr>
                <w:noProof/>
                <w:webHidden/>
              </w:rPr>
            </w:r>
          </w:ins>
          <w:r>
            <w:rPr>
              <w:noProof/>
              <w:webHidden/>
            </w:rPr>
            <w:fldChar w:fldCharType="separate"/>
          </w:r>
          <w:ins w:id="57" w:author="David Conklin" w:date="2020-12-28T16:23:00Z">
            <w:r>
              <w:rPr>
                <w:noProof/>
                <w:webHidden/>
              </w:rPr>
              <w:t>8</w:t>
            </w:r>
            <w:r>
              <w:rPr>
                <w:noProof/>
                <w:webHidden/>
              </w:rPr>
              <w:fldChar w:fldCharType="end"/>
            </w:r>
            <w:r w:rsidRPr="005314DE">
              <w:rPr>
                <w:rStyle w:val="Hyperlink"/>
                <w:noProof/>
              </w:rPr>
              <w:fldChar w:fldCharType="end"/>
            </w:r>
          </w:ins>
        </w:p>
        <w:p w14:paraId="0515658A" w14:textId="598A2454" w:rsidR="003F7628" w:rsidRDefault="003F7628">
          <w:pPr>
            <w:pStyle w:val="TOC1"/>
            <w:tabs>
              <w:tab w:val="right" w:leader="dot" w:pos="9350"/>
            </w:tabs>
            <w:rPr>
              <w:ins w:id="58" w:author="David Conklin" w:date="2020-12-28T16:23:00Z"/>
              <w:rFonts w:eastAsiaTheme="minorEastAsia"/>
              <w:noProof/>
            </w:rPr>
          </w:pPr>
          <w:ins w:id="59"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"_Toc60065017"</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Study areas</w:t>
            </w:r>
            <w:r>
              <w:rPr>
                <w:noProof/>
                <w:webHidden/>
              </w:rPr>
              <w:tab/>
            </w:r>
            <w:r>
              <w:rPr>
                <w:noProof/>
                <w:webHidden/>
              </w:rPr>
              <w:fldChar w:fldCharType="begin"/>
            </w:r>
            <w:r>
              <w:rPr>
                <w:noProof/>
                <w:webHidden/>
              </w:rPr>
              <w:instrText xml:space="preserve"> PAGEREF _Toc60065017 \h </w:instrText>
            </w:r>
            <w:r>
              <w:rPr>
                <w:noProof/>
                <w:webHidden/>
              </w:rPr>
            </w:r>
          </w:ins>
          <w:r>
            <w:rPr>
              <w:noProof/>
              <w:webHidden/>
            </w:rPr>
            <w:fldChar w:fldCharType="separate"/>
          </w:r>
          <w:ins w:id="60" w:author="David Conklin" w:date="2020-12-28T16:23:00Z">
            <w:r>
              <w:rPr>
                <w:noProof/>
                <w:webHidden/>
              </w:rPr>
              <w:t>8</w:t>
            </w:r>
            <w:r>
              <w:rPr>
                <w:noProof/>
                <w:webHidden/>
              </w:rPr>
              <w:fldChar w:fldCharType="end"/>
            </w:r>
            <w:r w:rsidRPr="005314DE">
              <w:rPr>
                <w:rStyle w:val="Hyperlink"/>
                <w:noProof/>
              </w:rPr>
              <w:fldChar w:fldCharType="end"/>
            </w:r>
          </w:ins>
        </w:p>
        <w:p w14:paraId="20E50E7D" w14:textId="3388646C" w:rsidR="003F7628" w:rsidRDefault="003F7628">
          <w:pPr>
            <w:pStyle w:val="TOC2"/>
            <w:tabs>
              <w:tab w:val="right" w:leader="dot" w:pos="9350"/>
            </w:tabs>
            <w:rPr>
              <w:ins w:id="61" w:author="David Conklin" w:date="2020-12-28T16:23:00Z"/>
              <w:rFonts w:eastAsiaTheme="minorEastAsia"/>
              <w:noProof/>
            </w:rPr>
          </w:pPr>
          <w:ins w:id="6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"_Toc60065018"</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DataCW3M directory structure</w:t>
            </w:r>
            <w:r>
              <w:rPr>
                <w:noProof/>
                <w:webHidden/>
              </w:rPr>
              <w:tab/>
            </w:r>
            <w:r>
              <w:rPr>
                <w:noProof/>
                <w:webHidden/>
              </w:rPr>
              <w:fldChar w:fldCharType="begin"/>
            </w:r>
            <w:r>
              <w:rPr>
                <w:noProof/>
                <w:webHidden/>
              </w:rPr>
              <w:instrText xml:space="preserve"> PAGEREF _Toc60065018 \h </w:instrText>
            </w:r>
            <w:r>
              <w:rPr>
                <w:noProof/>
                <w:webHidden/>
              </w:rPr>
            </w:r>
          </w:ins>
          <w:r>
            <w:rPr>
              <w:noProof/>
              <w:webHidden/>
            </w:rPr>
            <w:fldChar w:fldCharType="separate"/>
          </w:r>
          <w:ins w:id="63" w:author="David Conklin" w:date="2020-12-28T16:23:00Z">
            <w:r>
              <w:rPr>
                <w:noProof/>
                <w:webHidden/>
              </w:rPr>
              <w:t>9</w:t>
            </w:r>
            <w:r>
              <w:rPr>
                <w:noProof/>
                <w:webHidden/>
              </w:rPr>
              <w:fldChar w:fldCharType="end"/>
            </w:r>
            <w:r w:rsidRPr="005314DE">
              <w:rPr>
                <w:rStyle w:val="Hyperlink"/>
                <w:noProof/>
              </w:rPr>
              <w:fldChar w:fldCharType="end"/>
            </w:r>
          </w:ins>
        </w:p>
        <w:p w14:paraId="0E69A376" w14:textId="7919EFB7" w:rsidR="003F7628" w:rsidRDefault="003F7628">
          <w:pPr>
            <w:pStyle w:val="TOC2"/>
            <w:tabs>
              <w:tab w:val="right" w:leader="dot" w:pos="9350"/>
            </w:tabs>
            <w:rPr>
              <w:ins w:id="64" w:author="David Conklin" w:date="2020-12-28T16:23:00Z"/>
              <w:rFonts w:eastAsiaTheme="minorEastAsia"/>
              <w:noProof/>
            </w:rPr>
          </w:pPr>
          <w:ins w:id="65"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"_Toc60065019"</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DataCW3M\ScenarioData directory structure</w:t>
            </w:r>
            <w:r>
              <w:rPr>
                <w:noProof/>
                <w:webHidden/>
              </w:rPr>
              <w:tab/>
            </w:r>
            <w:r>
              <w:rPr>
                <w:noProof/>
                <w:webHidden/>
              </w:rPr>
              <w:fldChar w:fldCharType="begin"/>
            </w:r>
            <w:r>
              <w:rPr>
                <w:noProof/>
                <w:webHidden/>
              </w:rPr>
              <w:instrText xml:space="preserve"> PAGEREF _Toc60065019 \h </w:instrText>
            </w:r>
            <w:r>
              <w:rPr>
                <w:noProof/>
                <w:webHidden/>
              </w:rPr>
            </w:r>
          </w:ins>
          <w:r>
            <w:rPr>
              <w:noProof/>
              <w:webHidden/>
            </w:rPr>
            <w:fldChar w:fldCharType="separate"/>
          </w:r>
          <w:ins w:id="66" w:author="David Conklin" w:date="2020-12-28T16:23:00Z">
            <w:r>
              <w:rPr>
                <w:noProof/>
                <w:webHidden/>
              </w:rPr>
              <w:t>9</w:t>
            </w:r>
            <w:r>
              <w:rPr>
                <w:noProof/>
                <w:webHidden/>
              </w:rPr>
              <w:fldChar w:fldCharType="end"/>
            </w:r>
            <w:r w:rsidRPr="005314DE">
              <w:rPr>
                <w:rStyle w:val="Hyperlink"/>
                <w:noProof/>
              </w:rPr>
              <w:fldChar w:fldCharType="end"/>
            </w:r>
          </w:ins>
        </w:p>
        <w:p w14:paraId="05B09560" w14:textId="57B4E07B" w:rsidR="003F7628" w:rsidRDefault="003F7628">
          <w:pPr>
            <w:pStyle w:val="TOC2"/>
            <w:tabs>
              <w:tab w:val="right" w:leader="dot" w:pos="9350"/>
            </w:tabs>
            <w:rPr>
              <w:ins w:id="67" w:author="David Conklin" w:date="2020-12-28T16:23:00Z"/>
              <w:rFonts w:eastAsiaTheme="minorEastAsia"/>
              <w:noProof/>
            </w:rPr>
          </w:pPr>
          <w:ins w:id="6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"_Toc60065020"</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DataCW3M\ScenarioData\&lt;scenario&gt; folder contents</w:t>
            </w:r>
            <w:r>
              <w:rPr>
                <w:noProof/>
                <w:webHidden/>
              </w:rPr>
              <w:tab/>
            </w:r>
            <w:r>
              <w:rPr>
                <w:noProof/>
                <w:webHidden/>
              </w:rPr>
              <w:fldChar w:fldCharType="begin"/>
            </w:r>
            <w:r>
              <w:rPr>
                <w:noProof/>
                <w:webHidden/>
              </w:rPr>
              <w:instrText xml:space="preserve"> PAGEREF _Toc60065020 \h </w:instrText>
            </w:r>
            <w:r>
              <w:rPr>
                <w:noProof/>
                <w:webHidden/>
              </w:rPr>
            </w:r>
          </w:ins>
          <w:r>
            <w:rPr>
              <w:noProof/>
              <w:webHidden/>
            </w:rPr>
            <w:fldChar w:fldCharType="separate"/>
          </w:r>
          <w:ins w:id="69" w:author="David Conklin" w:date="2020-12-28T16:23:00Z">
            <w:r>
              <w:rPr>
                <w:noProof/>
                <w:webHidden/>
              </w:rPr>
              <w:t>10</w:t>
            </w:r>
            <w:r>
              <w:rPr>
                <w:noProof/>
                <w:webHidden/>
              </w:rPr>
              <w:fldChar w:fldCharType="end"/>
            </w:r>
            <w:r w:rsidRPr="005314DE">
              <w:rPr>
                <w:rStyle w:val="Hyperlink"/>
                <w:noProof/>
              </w:rPr>
              <w:fldChar w:fldCharType="end"/>
            </w:r>
          </w:ins>
        </w:p>
        <w:p w14:paraId="625F3D7E" w14:textId="76DEE6C5" w:rsidR="003F7628" w:rsidRDefault="003F7628">
          <w:pPr>
            <w:pStyle w:val="TOC2"/>
            <w:tabs>
              <w:tab w:val="right" w:leader="dot" w:pos="9350"/>
            </w:tabs>
            <w:rPr>
              <w:ins w:id="70" w:author="David Conklin" w:date="2020-12-28T16:23:00Z"/>
              <w:rFonts w:eastAsiaTheme="minorEastAsia"/>
              <w:noProof/>
            </w:rPr>
          </w:pPr>
          <w:ins w:id="71"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"_Toc60065021"</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DataCW3M\&lt;study area&gt; folder contents</w:t>
            </w:r>
            <w:r>
              <w:rPr>
                <w:noProof/>
                <w:webHidden/>
              </w:rPr>
              <w:tab/>
            </w:r>
            <w:r>
              <w:rPr>
                <w:noProof/>
                <w:webHidden/>
              </w:rPr>
              <w:fldChar w:fldCharType="begin"/>
            </w:r>
            <w:r>
              <w:rPr>
                <w:noProof/>
                <w:webHidden/>
              </w:rPr>
              <w:instrText xml:space="preserve"> PAGEREF _Toc60065021 \h </w:instrText>
            </w:r>
            <w:r>
              <w:rPr>
                <w:noProof/>
                <w:webHidden/>
              </w:rPr>
            </w:r>
          </w:ins>
          <w:r>
            <w:rPr>
              <w:noProof/>
              <w:webHidden/>
            </w:rPr>
            <w:fldChar w:fldCharType="separate"/>
          </w:r>
          <w:ins w:id="72" w:author="David Conklin" w:date="2020-12-28T16:23:00Z">
            <w:r>
              <w:rPr>
                <w:noProof/>
                <w:webHidden/>
              </w:rPr>
              <w:t>10</w:t>
            </w:r>
            <w:r>
              <w:rPr>
                <w:noProof/>
                <w:webHidden/>
              </w:rPr>
              <w:fldChar w:fldCharType="end"/>
            </w:r>
            <w:r w:rsidRPr="005314DE">
              <w:rPr>
                <w:rStyle w:val="Hyperlink"/>
                <w:noProof/>
              </w:rPr>
              <w:fldChar w:fldCharType="end"/>
            </w:r>
          </w:ins>
        </w:p>
        <w:p w14:paraId="7AC6FEC2" w14:textId="063765F8" w:rsidR="003F7628" w:rsidRDefault="003F7628">
          <w:pPr>
            <w:pStyle w:val="TOC1"/>
            <w:tabs>
              <w:tab w:val="right" w:leader="dot" w:pos="9350"/>
            </w:tabs>
            <w:rPr>
              <w:ins w:id="73" w:author="David Conklin" w:date="2020-12-28T16:23:00Z"/>
              <w:rFonts w:eastAsiaTheme="minorEastAsia"/>
              <w:noProof/>
            </w:rPr>
          </w:pPr>
          <w:ins w:id="7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"_Toc60065022"</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Calendar conventions</w:t>
            </w:r>
            <w:r>
              <w:rPr>
                <w:noProof/>
                <w:webHidden/>
              </w:rPr>
              <w:tab/>
            </w:r>
            <w:r>
              <w:rPr>
                <w:noProof/>
                <w:webHidden/>
              </w:rPr>
              <w:fldChar w:fldCharType="begin"/>
            </w:r>
            <w:r>
              <w:rPr>
                <w:noProof/>
                <w:webHidden/>
              </w:rPr>
              <w:instrText xml:space="preserve"> PAGEREF _Toc60065022 \h </w:instrText>
            </w:r>
            <w:r>
              <w:rPr>
                <w:noProof/>
                <w:webHidden/>
              </w:rPr>
            </w:r>
          </w:ins>
          <w:r>
            <w:rPr>
              <w:noProof/>
              <w:webHidden/>
            </w:rPr>
            <w:fldChar w:fldCharType="separate"/>
          </w:r>
          <w:ins w:id="75" w:author="David Conklin" w:date="2020-12-28T16:23:00Z">
            <w:r>
              <w:rPr>
                <w:noProof/>
                <w:webHidden/>
              </w:rPr>
              <w:t>16</w:t>
            </w:r>
            <w:r>
              <w:rPr>
                <w:noProof/>
                <w:webHidden/>
              </w:rPr>
              <w:fldChar w:fldCharType="end"/>
            </w:r>
            <w:r w:rsidRPr="005314DE">
              <w:rPr>
                <w:rStyle w:val="Hyperlink"/>
                <w:noProof/>
              </w:rPr>
              <w:fldChar w:fldCharType="end"/>
            </w:r>
          </w:ins>
        </w:p>
        <w:p w14:paraId="3F285F93" w14:textId="664B44C7" w:rsidR="003F7628" w:rsidRDefault="003F7628">
          <w:pPr>
            <w:pStyle w:val="TOC2"/>
            <w:tabs>
              <w:tab w:val="right" w:leader="dot" w:pos="9350"/>
            </w:tabs>
            <w:rPr>
              <w:ins w:id="76" w:author="David Conklin" w:date="2020-12-28T16:23:00Z"/>
              <w:rFonts w:eastAsiaTheme="minorEastAsia"/>
              <w:noProof/>
            </w:rPr>
          </w:pPr>
          <w:ins w:id="77"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"_Toc60065023"</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Water years</w:t>
            </w:r>
            <w:r>
              <w:rPr>
                <w:noProof/>
                <w:webHidden/>
              </w:rPr>
              <w:tab/>
            </w:r>
            <w:r>
              <w:rPr>
                <w:noProof/>
                <w:webHidden/>
              </w:rPr>
              <w:fldChar w:fldCharType="begin"/>
            </w:r>
            <w:r>
              <w:rPr>
                <w:noProof/>
                <w:webHidden/>
              </w:rPr>
              <w:instrText xml:space="preserve"> PAGEREF _Toc60065023 \h </w:instrText>
            </w:r>
            <w:r>
              <w:rPr>
                <w:noProof/>
                <w:webHidden/>
              </w:rPr>
            </w:r>
          </w:ins>
          <w:r>
            <w:rPr>
              <w:noProof/>
              <w:webHidden/>
            </w:rPr>
            <w:fldChar w:fldCharType="separate"/>
          </w:r>
          <w:ins w:id="78" w:author="David Conklin" w:date="2020-12-28T16:23:00Z">
            <w:r>
              <w:rPr>
                <w:noProof/>
                <w:webHidden/>
              </w:rPr>
              <w:t>16</w:t>
            </w:r>
            <w:r>
              <w:rPr>
                <w:noProof/>
                <w:webHidden/>
              </w:rPr>
              <w:fldChar w:fldCharType="end"/>
            </w:r>
            <w:r w:rsidRPr="005314DE">
              <w:rPr>
                <w:rStyle w:val="Hyperlink"/>
                <w:noProof/>
              </w:rPr>
              <w:fldChar w:fldCharType="end"/>
            </w:r>
          </w:ins>
        </w:p>
        <w:p w14:paraId="0AE75110" w14:textId="74AA4154" w:rsidR="003F7628" w:rsidRDefault="003F7628">
          <w:pPr>
            <w:pStyle w:val="TOC1"/>
            <w:tabs>
              <w:tab w:val="right" w:leader="dot" w:pos="9350"/>
            </w:tabs>
            <w:rPr>
              <w:ins w:id="79" w:author="David Conklin" w:date="2020-12-28T16:23:00Z"/>
              <w:rFonts w:eastAsiaTheme="minorEastAsia"/>
              <w:noProof/>
            </w:rPr>
          </w:pPr>
          <w:ins w:id="8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"_Toc60065024"</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Climate data</w:t>
            </w:r>
            <w:r>
              <w:rPr>
                <w:noProof/>
                <w:webHidden/>
              </w:rPr>
              <w:tab/>
            </w:r>
            <w:r>
              <w:rPr>
                <w:noProof/>
                <w:webHidden/>
              </w:rPr>
              <w:fldChar w:fldCharType="begin"/>
            </w:r>
            <w:r>
              <w:rPr>
                <w:noProof/>
                <w:webHidden/>
              </w:rPr>
              <w:instrText xml:space="preserve"> PAGEREF _Toc60065024 \h </w:instrText>
            </w:r>
            <w:r>
              <w:rPr>
                <w:noProof/>
                <w:webHidden/>
              </w:rPr>
            </w:r>
          </w:ins>
          <w:r>
            <w:rPr>
              <w:noProof/>
              <w:webHidden/>
            </w:rPr>
            <w:fldChar w:fldCharType="separate"/>
          </w:r>
          <w:ins w:id="81" w:author="David Conklin" w:date="2020-12-28T16:23:00Z">
            <w:r>
              <w:rPr>
                <w:noProof/>
                <w:webHidden/>
              </w:rPr>
              <w:t>16</w:t>
            </w:r>
            <w:r>
              <w:rPr>
                <w:noProof/>
                <w:webHidden/>
              </w:rPr>
              <w:fldChar w:fldCharType="end"/>
            </w:r>
            <w:r w:rsidRPr="005314DE">
              <w:rPr>
                <w:rStyle w:val="Hyperlink"/>
                <w:noProof/>
              </w:rPr>
              <w:fldChar w:fldCharType="end"/>
            </w:r>
          </w:ins>
        </w:p>
        <w:p w14:paraId="671D914D" w14:textId="738B39ED" w:rsidR="003F7628" w:rsidRDefault="003F7628">
          <w:pPr>
            <w:pStyle w:val="TOC2"/>
            <w:tabs>
              <w:tab w:val="right" w:leader="dot" w:pos="9350"/>
            </w:tabs>
            <w:rPr>
              <w:ins w:id="82" w:author="David Conklin" w:date="2020-12-28T16:23:00Z"/>
              <w:rFonts w:eastAsiaTheme="minorEastAsia"/>
              <w:noProof/>
            </w:rPr>
          </w:pPr>
          <w:ins w:id="83"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"_Toc60065025"</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Numbered climate scenarios in the model</w:t>
            </w:r>
            <w:r>
              <w:rPr>
                <w:noProof/>
                <w:webHidden/>
              </w:rPr>
              <w:tab/>
            </w:r>
            <w:r>
              <w:rPr>
                <w:noProof/>
                <w:webHidden/>
              </w:rPr>
              <w:fldChar w:fldCharType="begin"/>
            </w:r>
            <w:r>
              <w:rPr>
                <w:noProof/>
                <w:webHidden/>
              </w:rPr>
              <w:instrText xml:space="preserve"> PAGEREF _Toc60065025 \h </w:instrText>
            </w:r>
            <w:r>
              <w:rPr>
                <w:noProof/>
                <w:webHidden/>
              </w:rPr>
            </w:r>
          </w:ins>
          <w:r>
            <w:rPr>
              <w:noProof/>
              <w:webHidden/>
            </w:rPr>
            <w:fldChar w:fldCharType="separate"/>
          </w:r>
          <w:ins w:id="84" w:author="David Conklin" w:date="2020-12-28T16:23:00Z">
            <w:r>
              <w:rPr>
                <w:noProof/>
                <w:webHidden/>
              </w:rPr>
              <w:t>16</w:t>
            </w:r>
            <w:r>
              <w:rPr>
                <w:noProof/>
                <w:webHidden/>
              </w:rPr>
              <w:fldChar w:fldCharType="end"/>
            </w:r>
            <w:r w:rsidRPr="005314DE">
              <w:rPr>
                <w:rStyle w:val="Hyperlink"/>
                <w:noProof/>
              </w:rPr>
              <w:fldChar w:fldCharType="end"/>
            </w:r>
          </w:ins>
        </w:p>
        <w:p w14:paraId="745C238A" w14:textId="17BC4F84" w:rsidR="003F7628" w:rsidRDefault="003F7628">
          <w:pPr>
            <w:pStyle w:val="TOC2"/>
            <w:tabs>
              <w:tab w:val="right" w:leader="dot" w:pos="9350"/>
            </w:tabs>
            <w:rPr>
              <w:ins w:id="85" w:author="David Conklin" w:date="2020-12-28T16:23:00Z"/>
              <w:rFonts w:eastAsiaTheme="minorEastAsia"/>
              <w:noProof/>
            </w:rPr>
          </w:pPr>
          <w:ins w:id="8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"_Toc60065026"</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Monthly and seasonal weather data</w:t>
            </w:r>
            <w:r>
              <w:rPr>
                <w:noProof/>
                <w:webHidden/>
              </w:rPr>
              <w:tab/>
            </w:r>
            <w:r>
              <w:rPr>
                <w:noProof/>
                <w:webHidden/>
              </w:rPr>
              <w:fldChar w:fldCharType="begin"/>
            </w:r>
            <w:r>
              <w:rPr>
                <w:noProof/>
                <w:webHidden/>
              </w:rPr>
              <w:instrText xml:space="preserve"> PAGEREF _Toc60065026 \h </w:instrText>
            </w:r>
            <w:r>
              <w:rPr>
                <w:noProof/>
                <w:webHidden/>
              </w:rPr>
            </w:r>
          </w:ins>
          <w:r>
            <w:rPr>
              <w:noProof/>
              <w:webHidden/>
            </w:rPr>
            <w:fldChar w:fldCharType="separate"/>
          </w:r>
          <w:ins w:id="87" w:author="David Conklin" w:date="2020-12-28T16:23:00Z">
            <w:r>
              <w:rPr>
                <w:noProof/>
                <w:webHidden/>
              </w:rPr>
              <w:t>17</w:t>
            </w:r>
            <w:r>
              <w:rPr>
                <w:noProof/>
                <w:webHidden/>
              </w:rPr>
              <w:fldChar w:fldCharType="end"/>
            </w:r>
            <w:r w:rsidRPr="005314DE">
              <w:rPr>
                <w:rStyle w:val="Hyperlink"/>
                <w:noProof/>
              </w:rPr>
              <w:fldChar w:fldCharType="end"/>
            </w:r>
          </w:ins>
        </w:p>
        <w:p w14:paraId="0DCC6CE8" w14:textId="32DE8633" w:rsidR="003F7628" w:rsidRDefault="003F7628">
          <w:pPr>
            <w:pStyle w:val="TOC2"/>
            <w:tabs>
              <w:tab w:val="right" w:leader="dot" w:pos="9350"/>
            </w:tabs>
            <w:rPr>
              <w:ins w:id="88" w:author="David Conklin" w:date="2020-12-28T16:23:00Z"/>
              <w:rFonts w:eastAsiaTheme="minorEastAsia"/>
              <w:noProof/>
            </w:rPr>
          </w:pPr>
          <w:ins w:id="89"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"_Toc60065027"</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Climate data grids</w:t>
            </w:r>
            <w:r>
              <w:rPr>
                <w:noProof/>
                <w:webHidden/>
              </w:rPr>
              <w:tab/>
            </w:r>
            <w:r>
              <w:rPr>
                <w:noProof/>
                <w:webHidden/>
              </w:rPr>
              <w:fldChar w:fldCharType="begin"/>
            </w:r>
            <w:r>
              <w:rPr>
                <w:noProof/>
                <w:webHidden/>
              </w:rPr>
              <w:instrText xml:space="preserve"> PAGEREF _Toc60065027 \h </w:instrText>
            </w:r>
            <w:r>
              <w:rPr>
                <w:noProof/>
                <w:webHidden/>
              </w:rPr>
            </w:r>
          </w:ins>
          <w:r>
            <w:rPr>
              <w:noProof/>
              <w:webHidden/>
            </w:rPr>
            <w:fldChar w:fldCharType="separate"/>
          </w:r>
          <w:ins w:id="90" w:author="David Conklin" w:date="2020-12-28T16:23:00Z">
            <w:r>
              <w:rPr>
                <w:noProof/>
                <w:webHidden/>
              </w:rPr>
              <w:t>18</w:t>
            </w:r>
            <w:r>
              <w:rPr>
                <w:noProof/>
                <w:webHidden/>
              </w:rPr>
              <w:fldChar w:fldCharType="end"/>
            </w:r>
            <w:r w:rsidRPr="005314DE">
              <w:rPr>
                <w:rStyle w:val="Hyperlink"/>
                <w:noProof/>
              </w:rPr>
              <w:fldChar w:fldCharType="end"/>
            </w:r>
          </w:ins>
        </w:p>
        <w:p w14:paraId="767AB8D9" w14:textId="416A06F2" w:rsidR="003F7628" w:rsidRDefault="003F7628">
          <w:pPr>
            <w:pStyle w:val="TOC3"/>
            <w:tabs>
              <w:tab w:val="right" w:leader="dot" w:pos="9350"/>
            </w:tabs>
            <w:rPr>
              <w:ins w:id="91" w:author="David Conklin" w:date="2020-12-28T16:23:00Z"/>
              <w:rFonts w:eastAsiaTheme="minorEastAsia"/>
              <w:noProof/>
            </w:rPr>
          </w:pPr>
          <w:ins w:id="9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"_Toc60065028"</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The WW2100 climate grid</w:t>
            </w:r>
            <w:r>
              <w:rPr>
                <w:noProof/>
                <w:webHidden/>
              </w:rPr>
              <w:tab/>
            </w:r>
            <w:r>
              <w:rPr>
                <w:noProof/>
                <w:webHidden/>
              </w:rPr>
              <w:fldChar w:fldCharType="begin"/>
            </w:r>
            <w:r>
              <w:rPr>
                <w:noProof/>
                <w:webHidden/>
              </w:rPr>
              <w:instrText xml:space="preserve"> PAGEREF _Toc60065028 \h </w:instrText>
            </w:r>
            <w:r>
              <w:rPr>
                <w:noProof/>
                <w:webHidden/>
              </w:rPr>
            </w:r>
          </w:ins>
          <w:r>
            <w:rPr>
              <w:noProof/>
              <w:webHidden/>
            </w:rPr>
            <w:fldChar w:fldCharType="separate"/>
          </w:r>
          <w:ins w:id="93" w:author="David Conklin" w:date="2020-12-28T16:23:00Z">
            <w:r>
              <w:rPr>
                <w:noProof/>
                <w:webHidden/>
              </w:rPr>
              <w:t>18</w:t>
            </w:r>
            <w:r>
              <w:rPr>
                <w:noProof/>
                <w:webHidden/>
              </w:rPr>
              <w:fldChar w:fldCharType="end"/>
            </w:r>
            <w:r w:rsidRPr="005314DE">
              <w:rPr>
                <w:rStyle w:val="Hyperlink"/>
                <w:noProof/>
              </w:rPr>
              <w:fldChar w:fldCharType="end"/>
            </w:r>
          </w:ins>
        </w:p>
        <w:p w14:paraId="5D12625A" w14:textId="036BCDC6" w:rsidR="003F7628" w:rsidRDefault="003F7628">
          <w:pPr>
            <w:pStyle w:val="TOC3"/>
            <w:tabs>
              <w:tab w:val="right" w:leader="dot" w:pos="9350"/>
            </w:tabs>
            <w:rPr>
              <w:ins w:id="94" w:author="David Conklin" w:date="2020-12-28T16:23:00Z"/>
              <w:rFonts w:eastAsiaTheme="minorEastAsia"/>
              <w:noProof/>
            </w:rPr>
          </w:pPr>
          <w:ins w:id="95" w:author="David Conklin" w:date="2020-12-28T16:23:00Z">
            <w:r w:rsidRPr="005314DE">
              <w:rPr>
                <w:rStyle w:val="Hyperlink"/>
                <w:noProof/>
              </w:rPr>
              <w:lastRenderedPageBreak/>
              <w:fldChar w:fldCharType="begin"/>
            </w:r>
            <w:r w:rsidRPr="005314DE">
              <w:rPr>
                <w:rStyle w:val="Hyperlink"/>
                <w:noProof/>
              </w:rPr>
              <w:instrText xml:space="preserve"> </w:instrText>
            </w:r>
            <w:r>
              <w:rPr>
                <w:noProof/>
              </w:rPr>
              <w:instrText>HYPERLINK \l "_Toc60065029"</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The v2 climate grid</w:t>
            </w:r>
            <w:r>
              <w:rPr>
                <w:noProof/>
                <w:webHidden/>
              </w:rPr>
              <w:tab/>
            </w:r>
            <w:r>
              <w:rPr>
                <w:noProof/>
                <w:webHidden/>
              </w:rPr>
              <w:fldChar w:fldCharType="begin"/>
            </w:r>
            <w:r>
              <w:rPr>
                <w:noProof/>
                <w:webHidden/>
              </w:rPr>
              <w:instrText xml:space="preserve"> PAGEREF _Toc60065029 \h </w:instrText>
            </w:r>
            <w:r>
              <w:rPr>
                <w:noProof/>
                <w:webHidden/>
              </w:rPr>
            </w:r>
          </w:ins>
          <w:r>
            <w:rPr>
              <w:noProof/>
              <w:webHidden/>
            </w:rPr>
            <w:fldChar w:fldCharType="separate"/>
          </w:r>
          <w:ins w:id="96" w:author="David Conklin" w:date="2020-12-28T16:23:00Z">
            <w:r>
              <w:rPr>
                <w:noProof/>
                <w:webHidden/>
              </w:rPr>
              <w:t>19</w:t>
            </w:r>
            <w:r>
              <w:rPr>
                <w:noProof/>
                <w:webHidden/>
              </w:rPr>
              <w:fldChar w:fldCharType="end"/>
            </w:r>
            <w:r w:rsidRPr="005314DE">
              <w:rPr>
                <w:rStyle w:val="Hyperlink"/>
                <w:noProof/>
              </w:rPr>
              <w:fldChar w:fldCharType="end"/>
            </w:r>
          </w:ins>
        </w:p>
        <w:p w14:paraId="25540AE9" w14:textId="1872FD41" w:rsidR="003F7628" w:rsidRDefault="003F7628">
          <w:pPr>
            <w:pStyle w:val="TOC2"/>
            <w:tabs>
              <w:tab w:val="right" w:leader="dot" w:pos="9350"/>
            </w:tabs>
            <w:rPr>
              <w:ins w:id="97" w:author="David Conklin" w:date="2020-12-28T16:23:00Z"/>
              <w:rFonts w:eastAsiaTheme="minorEastAsia"/>
              <w:noProof/>
            </w:rPr>
          </w:pPr>
          <w:ins w:id="9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"_Toc60065030"</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How climate data is looked up</w:t>
            </w:r>
            <w:r>
              <w:rPr>
                <w:noProof/>
                <w:webHidden/>
              </w:rPr>
              <w:tab/>
            </w:r>
            <w:r>
              <w:rPr>
                <w:noProof/>
                <w:webHidden/>
              </w:rPr>
              <w:fldChar w:fldCharType="begin"/>
            </w:r>
            <w:r>
              <w:rPr>
                <w:noProof/>
                <w:webHidden/>
              </w:rPr>
              <w:instrText xml:space="preserve"> PAGEREF _Toc60065030 \h </w:instrText>
            </w:r>
            <w:r>
              <w:rPr>
                <w:noProof/>
                <w:webHidden/>
              </w:rPr>
            </w:r>
          </w:ins>
          <w:r>
            <w:rPr>
              <w:noProof/>
              <w:webHidden/>
            </w:rPr>
            <w:fldChar w:fldCharType="separate"/>
          </w:r>
          <w:ins w:id="99" w:author="David Conklin" w:date="2020-12-28T16:23:00Z">
            <w:r>
              <w:rPr>
                <w:noProof/>
                <w:webHidden/>
              </w:rPr>
              <w:t>19</w:t>
            </w:r>
            <w:r>
              <w:rPr>
                <w:noProof/>
                <w:webHidden/>
              </w:rPr>
              <w:fldChar w:fldCharType="end"/>
            </w:r>
            <w:r w:rsidRPr="005314DE">
              <w:rPr>
                <w:rStyle w:val="Hyperlink"/>
                <w:noProof/>
              </w:rPr>
              <w:fldChar w:fldCharType="end"/>
            </w:r>
          </w:ins>
        </w:p>
        <w:p w14:paraId="24335BEC" w14:textId="08E6E4C8" w:rsidR="003F7628" w:rsidRDefault="003F7628">
          <w:pPr>
            <w:pStyle w:val="TOC2"/>
            <w:tabs>
              <w:tab w:val="right" w:leader="dot" w:pos="9350"/>
            </w:tabs>
            <w:rPr>
              <w:ins w:id="100" w:author="David Conklin" w:date="2020-12-28T16:23:00Z"/>
              <w:rFonts w:eastAsiaTheme="minorEastAsia"/>
              <w:noProof/>
            </w:rPr>
          </w:pPr>
          <w:ins w:id="101"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"_Toc60065031"</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What is in a climate dataset</w:t>
            </w:r>
            <w:r>
              <w:rPr>
                <w:noProof/>
                <w:webHidden/>
              </w:rPr>
              <w:tab/>
            </w:r>
            <w:r>
              <w:rPr>
                <w:noProof/>
                <w:webHidden/>
              </w:rPr>
              <w:fldChar w:fldCharType="begin"/>
            </w:r>
            <w:r>
              <w:rPr>
                <w:noProof/>
                <w:webHidden/>
              </w:rPr>
              <w:instrText xml:space="preserve"> PAGEREF _Toc60065031 \h </w:instrText>
            </w:r>
            <w:r>
              <w:rPr>
                <w:noProof/>
                <w:webHidden/>
              </w:rPr>
            </w:r>
          </w:ins>
          <w:r>
            <w:rPr>
              <w:noProof/>
              <w:webHidden/>
            </w:rPr>
            <w:fldChar w:fldCharType="separate"/>
          </w:r>
          <w:ins w:id="102" w:author="David Conklin" w:date="2020-12-28T16:23:00Z">
            <w:r>
              <w:rPr>
                <w:noProof/>
                <w:webHidden/>
              </w:rPr>
              <w:t>20</w:t>
            </w:r>
            <w:r>
              <w:rPr>
                <w:noProof/>
                <w:webHidden/>
              </w:rPr>
              <w:fldChar w:fldCharType="end"/>
            </w:r>
            <w:r w:rsidRPr="005314DE">
              <w:rPr>
                <w:rStyle w:val="Hyperlink"/>
                <w:noProof/>
              </w:rPr>
              <w:fldChar w:fldCharType="end"/>
            </w:r>
          </w:ins>
        </w:p>
        <w:p w14:paraId="615A26F4" w14:textId="4696CD8C" w:rsidR="003F7628" w:rsidRDefault="003F7628">
          <w:pPr>
            <w:pStyle w:val="TOC1"/>
            <w:tabs>
              <w:tab w:val="right" w:leader="dot" w:pos="9350"/>
            </w:tabs>
            <w:rPr>
              <w:ins w:id="103" w:author="David Conklin" w:date="2020-12-28T16:23:00Z"/>
              <w:rFonts w:eastAsiaTheme="minorEastAsia"/>
              <w:noProof/>
            </w:rPr>
          </w:pPr>
          <w:ins w:id="10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"_Toc60065032"</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Water rights</w:t>
            </w:r>
            <w:r>
              <w:rPr>
                <w:noProof/>
                <w:webHidden/>
              </w:rPr>
              <w:tab/>
            </w:r>
            <w:r>
              <w:rPr>
                <w:noProof/>
                <w:webHidden/>
              </w:rPr>
              <w:fldChar w:fldCharType="begin"/>
            </w:r>
            <w:r>
              <w:rPr>
                <w:noProof/>
                <w:webHidden/>
              </w:rPr>
              <w:instrText xml:space="preserve"> PAGEREF _Toc60065032 \h </w:instrText>
            </w:r>
            <w:r>
              <w:rPr>
                <w:noProof/>
                <w:webHidden/>
              </w:rPr>
            </w:r>
          </w:ins>
          <w:r>
            <w:rPr>
              <w:noProof/>
              <w:webHidden/>
            </w:rPr>
            <w:fldChar w:fldCharType="separate"/>
          </w:r>
          <w:ins w:id="105" w:author="David Conklin" w:date="2020-12-28T16:23:00Z">
            <w:r>
              <w:rPr>
                <w:noProof/>
                <w:webHidden/>
              </w:rPr>
              <w:t>20</w:t>
            </w:r>
            <w:r>
              <w:rPr>
                <w:noProof/>
                <w:webHidden/>
              </w:rPr>
              <w:fldChar w:fldCharType="end"/>
            </w:r>
            <w:r w:rsidRPr="005314DE">
              <w:rPr>
                <w:rStyle w:val="Hyperlink"/>
                <w:noProof/>
              </w:rPr>
              <w:fldChar w:fldCharType="end"/>
            </w:r>
          </w:ins>
        </w:p>
        <w:p w14:paraId="5A953DA6" w14:textId="10A0659C" w:rsidR="003F7628" w:rsidRDefault="003F7628">
          <w:pPr>
            <w:pStyle w:val="TOC2"/>
            <w:tabs>
              <w:tab w:val="right" w:leader="dot" w:pos="9350"/>
            </w:tabs>
            <w:rPr>
              <w:ins w:id="106" w:author="David Conklin" w:date="2020-12-28T16:23:00Z"/>
              <w:rFonts w:eastAsiaTheme="minorEastAsia"/>
              <w:noProof/>
            </w:rPr>
          </w:pPr>
          <w:ins w:id="107"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"_Toc60065033"</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Water rights data</w:t>
            </w:r>
            <w:r>
              <w:rPr>
                <w:noProof/>
                <w:webHidden/>
              </w:rPr>
              <w:tab/>
            </w:r>
            <w:r>
              <w:rPr>
                <w:noProof/>
                <w:webHidden/>
              </w:rPr>
              <w:fldChar w:fldCharType="begin"/>
            </w:r>
            <w:r>
              <w:rPr>
                <w:noProof/>
                <w:webHidden/>
              </w:rPr>
              <w:instrText xml:space="preserve"> PAGEREF _Toc60065033 \h </w:instrText>
            </w:r>
            <w:r>
              <w:rPr>
                <w:noProof/>
                <w:webHidden/>
              </w:rPr>
            </w:r>
          </w:ins>
          <w:r>
            <w:rPr>
              <w:noProof/>
              <w:webHidden/>
            </w:rPr>
            <w:fldChar w:fldCharType="separate"/>
          </w:r>
          <w:ins w:id="108" w:author="David Conklin" w:date="2020-12-28T16:23:00Z">
            <w:r>
              <w:rPr>
                <w:noProof/>
                <w:webHidden/>
              </w:rPr>
              <w:t>20</w:t>
            </w:r>
            <w:r>
              <w:rPr>
                <w:noProof/>
                <w:webHidden/>
              </w:rPr>
              <w:fldChar w:fldCharType="end"/>
            </w:r>
            <w:r w:rsidRPr="005314DE">
              <w:rPr>
                <w:rStyle w:val="Hyperlink"/>
                <w:noProof/>
              </w:rPr>
              <w:fldChar w:fldCharType="end"/>
            </w:r>
          </w:ins>
        </w:p>
        <w:p w14:paraId="2A6AEF6F" w14:textId="1CF7AD21" w:rsidR="003F7628" w:rsidRDefault="003F7628">
          <w:pPr>
            <w:pStyle w:val="TOC2"/>
            <w:tabs>
              <w:tab w:val="right" w:leader="dot" w:pos="9350"/>
            </w:tabs>
            <w:rPr>
              <w:ins w:id="109" w:author="David Conklin" w:date="2020-12-28T16:23:00Z"/>
              <w:rFonts w:eastAsiaTheme="minorEastAsia"/>
              <w:noProof/>
            </w:rPr>
          </w:pPr>
          <w:ins w:id="11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"_Toc60065034"</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The wr_pods.csv file</w:t>
            </w:r>
            <w:r>
              <w:rPr>
                <w:noProof/>
                <w:webHidden/>
              </w:rPr>
              <w:tab/>
            </w:r>
            <w:r>
              <w:rPr>
                <w:noProof/>
                <w:webHidden/>
              </w:rPr>
              <w:fldChar w:fldCharType="begin"/>
            </w:r>
            <w:r>
              <w:rPr>
                <w:noProof/>
                <w:webHidden/>
              </w:rPr>
              <w:instrText xml:space="preserve"> PAGEREF _Toc60065034 \h </w:instrText>
            </w:r>
            <w:r>
              <w:rPr>
                <w:noProof/>
                <w:webHidden/>
              </w:rPr>
            </w:r>
          </w:ins>
          <w:r>
            <w:rPr>
              <w:noProof/>
              <w:webHidden/>
            </w:rPr>
            <w:fldChar w:fldCharType="separate"/>
          </w:r>
          <w:ins w:id="111" w:author="David Conklin" w:date="2020-12-28T16:23:00Z">
            <w:r>
              <w:rPr>
                <w:noProof/>
                <w:webHidden/>
              </w:rPr>
              <w:t>21</w:t>
            </w:r>
            <w:r>
              <w:rPr>
                <w:noProof/>
                <w:webHidden/>
              </w:rPr>
              <w:fldChar w:fldCharType="end"/>
            </w:r>
            <w:r w:rsidRPr="005314DE">
              <w:rPr>
                <w:rStyle w:val="Hyperlink"/>
                <w:noProof/>
              </w:rPr>
              <w:fldChar w:fldCharType="end"/>
            </w:r>
          </w:ins>
        </w:p>
        <w:p w14:paraId="63703EE7" w14:textId="302A63DF" w:rsidR="003F7628" w:rsidRDefault="003F7628">
          <w:pPr>
            <w:pStyle w:val="TOC2"/>
            <w:tabs>
              <w:tab w:val="right" w:leader="dot" w:pos="9350"/>
            </w:tabs>
            <w:rPr>
              <w:ins w:id="112" w:author="David Conklin" w:date="2020-12-28T16:23:00Z"/>
              <w:rFonts w:eastAsiaTheme="minorEastAsia"/>
              <w:noProof/>
            </w:rPr>
          </w:pPr>
          <w:ins w:id="113"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"_Toc60065035"</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The wr_pous.csv file</w:t>
            </w:r>
            <w:r>
              <w:rPr>
                <w:noProof/>
                <w:webHidden/>
              </w:rPr>
              <w:tab/>
            </w:r>
            <w:r>
              <w:rPr>
                <w:noProof/>
                <w:webHidden/>
              </w:rPr>
              <w:fldChar w:fldCharType="begin"/>
            </w:r>
            <w:r>
              <w:rPr>
                <w:noProof/>
                <w:webHidden/>
              </w:rPr>
              <w:instrText xml:space="preserve"> PAGEREF _Toc60065035 \h </w:instrText>
            </w:r>
            <w:r>
              <w:rPr>
                <w:noProof/>
                <w:webHidden/>
              </w:rPr>
            </w:r>
          </w:ins>
          <w:r>
            <w:rPr>
              <w:noProof/>
              <w:webHidden/>
            </w:rPr>
            <w:fldChar w:fldCharType="separate"/>
          </w:r>
          <w:ins w:id="114" w:author="David Conklin" w:date="2020-12-28T16:23:00Z">
            <w:r>
              <w:rPr>
                <w:noProof/>
                <w:webHidden/>
              </w:rPr>
              <w:t>21</w:t>
            </w:r>
            <w:r>
              <w:rPr>
                <w:noProof/>
                <w:webHidden/>
              </w:rPr>
              <w:fldChar w:fldCharType="end"/>
            </w:r>
            <w:r w:rsidRPr="005314DE">
              <w:rPr>
                <w:rStyle w:val="Hyperlink"/>
                <w:noProof/>
              </w:rPr>
              <w:fldChar w:fldCharType="end"/>
            </w:r>
          </w:ins>
        </w:p>
        <w:p w14:paraId="642A0BFE" w14:textId="0F728BB0" w:rsidR="003F7628" w:rsidRDefault="003F7628">
          <w:pPr>
            <w:pStyle w:val="TOC2"/>
            <w:tabs>
              <w:tab w:val="right" w:leader="dot" w:pos="9350"/>
            </w:tabs>
            <w:rPr>
              <w:ins w:id="115" w:author="David Conklin" w:date="2020-12-28T16:23:00Z"/>
              <w:rFonts w:eastAsiaTheme="minorEastAsia"/>
              <w:noProof/>
            </w:rPr>
          </w:pPr>
          <w:ins w:id="11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"_Toc60065036"</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Adding a water right</w:t>
            </w:r>
            <w:r>
              <w:rPr>
                <w:noProof/>
                <w:webHidden/>
              </w:rPr>
              <w:tab/>
            </w:r>
            <w:r>
              <w:rPr>
                <w:noProof/>
                <w:webHidden/>
              </w:rPr>
              <w:fldChar w:fldCharType="begin"/>
            </w:r>
            <w:r>
              <w:rPr>
                <w:noProof/>
                <w:webHidden/>
              </w:rPr>
              <w:instrText xml:space="preserve"> PAGEREF _Toc60065036 \h </w:instrText>
            </w:r>
            <w:r>
              <w:rPr>
                <w:noProof/>
                <w:webHidden/>
              </w:rPr>
            </w:r>
          </w:ins>
          <w:r>
            <w:rPr>
              <w:noProof/>
              <w:webHidden/>
            </w:rPr>
            <w:fldChar w:fldCharType="separate"/>
          </w:r>
          <w:ins w:id="117" w:author="David Conklin" w:date="2020-12-28T16:23:00Z">
            <w:r>
              <w:rPr>
                <w:noProof/>
                <w:webHidden/>
              </w:rPr>
              <w:t>22</w:t>
            </w:r>
            <w:r>
              <w:rPr>
                <w:noProof/>
                <w:webHidden/>
              </w:rPr>
              <w:fldChar w:fldCharType="end"/>
            </w:r>
            <w:r w:rsidRPr="005314DE">
              <w:rPr>
                <w:rStyle w:val="Hyperlink"/>
                <w:noProof/>
              </w:rPr>
              <w:fldChar w:fldCharType="end"/>
            </w:r>
          </w:ins>
        </w:p>
        <w:p w14:paraId="3C1AF494" w14:textId="4C92CE40" w:rsidR="003F7628" w:rsidRDefault="003F7628">
          <w:pPr>
            <w:pStyle w:val="TOC1"/>
            <w:tabs>
              <w:tab w:val="right" w:leader="dot" w:pos="9350"/>
            </w:tabs>
            <w:rPr>
              <w:ins w:id="118" w:author="David Conklin" w:date="2020-12-28T16:23:00Z"/>
              <w:rFonts w:eastAsiaTheme="minorEastAsia"/>
              <w:noProof/>
            </w:rPr>
          </w:pPr>
          <w:ins w:id="119"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"_Toc60065037"</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Stream flow and stream temperature</w:t>
            </w:r>
            <w:r>
              <w:rPr>
                <w:noProof/>
                <w:webHidden/>
              </w:rPr>
              <w:tab/>
            </w:r>
            <w:r>
              <w:rPr>
                <w:noProof/>
                <w:webHidden/>
              </w:rPr>
              <w:fldChar w:fldCharType="begin"/>
            </w:r>
            <w:r>
              <w:rPr>
                <w:noProof/>
                <w:webHidden/>
              </w:rPr>
              <w:instrText xml:space="preserve"> PAGEREF _Toc60065037 \h </w:instrText>
            </w:r>
            <w:r>
              <w:rPr>
                <w:noProof/>
                <w:webHidden/>
              </w:rPr>
            </w:r>
          </w:ins>
          <w:r>
            <w:rPr>
              <w:noProof/>
              <w:webHidden/>
            </w:rPr>
            <w:fldChar w:fldCharType="separate"/>
          </w:r>
          <w:ins w:id="120" w:author="David Conklin" w:date="2020-12-28T16:23:00Z">
            <w:r>
              <w:rPr>
                <w:noProof/>
                <w:webHidden/>
              </w:rPr>
              <w:t>23</w:t>
            </w:r>
            <w:r>
              <w:rPr>
                <w:noProof/>
                <w:webHidden/>
              </w:rPr>
              <w:fldChar w:fldCharType="end"/>
            </w:r>
            <w:r w:rsidRPr="005314DE">
              <w:rPr>
                <w:rStyle w:val="Hyperlink"/>
                <w:noProof/>
              </w:rPr>
              <w:fldChar w:fldCharType="end"/>
            </w:r>
          </w:ins>
        </w:p>
        <w:p w14:paraId="71259B6B" w14:textId="1FE7B77B" w:rsidR="003F7628" w:rsidRDefault="003F7628">
          <w:pPr>
            <w:pStyle w:val="TOC2"/>
            <w:tabs>
              <w:tab w:val="right" w:leader="dot" w:pos="9350"/>
            </w:tabs>
            <w:rPr>
              <w:ins w:id="121" w:author="David Conklin" w:date="2020-12-28T16:23:00Z"/>
              <w:rFonts w:eastAsiaTheme="minorEastAsia"/>
              <w:noProof/>
            </w:rPr>
          </w:pPr>
          <w:ins w:id="12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"_Toc60065038"</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Water parcels</w:t>
            </w:r>
            <w:r>
              <w:rPr>
                <w:noProof/>
                <w:webHidden/>
              </w:rPr>
              <w:tab/>
            </w:r>
            <w:r>
              <w:rPr>
                <w:noProof/>
                <w:webHidden/>
              </w:rPr>
              <w:fldChar w:fldCharType="begin"/>
            </w:r>
            <w:r>
              <w:rPr>
                <w:noProof/>
                <w:webHidden/>
              </w:rPr>
              <w:instrText xml:space="preserve"> PAGEREF _Toc60065038 \h </w:instrText>
            </w:r>
            <w:r>
              <w:rPr>
                <w:noProof/>
                <w:webHidden/>
              </w:rPr>
            </w:r>
          </w:ins>
          <w:r>
            <w:rPr>
              <w:noProof/>
              <w:webHidden/>
            </w:rPr>
            <w:fldChar w:fldCharType="separate"/>
          </w:r>
          <w:ins w:id="123" w:author="David Conklin" w:date="2020-12-28T16:23:00Z">
            <w:r>
              <w:rPr>
                <w:noProof/>
                <w:webHidden/>
              </w:rPr>
              <w:t>23</w:t>
            </w:r>
            <w:r>
              <w:rPr>
                <w:noProof/>
                <w:webHidden/>
              </w:rPr>
              <w:fldChar w:fldCharType="end"/>
            </w:r>
            <w:r w:rsidRPr="005314DE">
              <w:rPr>
                <w:rStyle w:val="Hyperlink"/>
                <w:noProof/>
              </w:rPr>
              <w:fldChar w:fldCharType="end"/>
            </w:r>
          </w:ins>
        </w:p>
        <w:p w14:paraId="4AC846EA" w14:textId="5CD0F408" w:rsidR="003F7628" w:rsidRDefault="003F7628">
          <w:pPr>
            <w:pStyle w:val="TOC2"/>
            <w:tabs>
              <w:tab w:val="right" w:leader="dot" w:pos="9350"/>
            </w:tabs>
            <w:rPr>
              <w:ins w:id="124" w:author="David Conklin" w:date="2020-12-28T16:23:00Z"/>
              <w:rFonts w:eastAsiaTheme="minorEastAsia"/>
              <w:noProof/>
            </w:rPr>
          </w:pPr>
          <w:ins w:id="125"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"_Toc60065039"</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Daily water mass and energy balance</w:t>
            </w:r>
            <w:r>
              <w:rPr>
                <w:noProof/>
                <w:webHidden/>
              </w:rPr>
              <w:tab/>
            </w:r>
            <w:r>
              <w:rPr>
                <w:noProof/>
                <w:webHidden/>
              </w:rPr>
              <w:fldChar w:fldCharType="begin"/>
            </w:r>
            <w:r>
              <w:rPr>
                <w:noProof/>
                <w:webHidden/>
              </w:rPr>
              <w:instrText xml:space="preserve"> PAGEREF _Toc60065039 \h </w:instrText>
            </w:r>
            <w:r>
              <w:rPr>
                <w:noProof/>
                <w:webHidden/>
              </w:rPr>
            </w:r>
          </w:ins>
          <w:r>
            <w:rPr>
              <w:noProof/>
              <w:webHidden/>
            </w:rPr>
            <w:fldChar w:fldCharType="separate"/>
          </w:r>
          <w:ins w:id="126" w:author="David Conklin" w:date="2020-12-28T16:23:00Z">
            <w:r>
              <w:rPr>
                <w:noProof/>
                <w:webHidden/>
              </w:rPr>
              <w:t>23</w:t>
            </w:r>
            <w:r>
              <w:rPr>
                <w:noProof/>
                <w:webHidden/>
              </w:rPr>
              <w:fldChar w:fldCharType="end"/>
            </w:r>
            <w:r w:rsidRPr="005314DE">
              <w:rPr>
                <w:rStyle w:val="Hyperlink"/>
                <w:noProof/>
              </w:rPr>
              <w:fldChar w:fldCharType="end"/>
            </w:r>
          </w:ins>
        </w:p>
        <w:p w14:paraId="00556058" w14:textId="1AE6DA13" w:rsidR="003F7628" w:rsidRDefault="003F7628">
          <w:pPr>
            <w:pStyle w:val="TOC2"/>
            <w:tabs>
              <w:tab w:val="right" w:leader="dot" w:pos="9350"/>
            </w:tabs>
            <w:rPr>
              <w:ins w:id="127" w:author="David Conklin" w:date="2020-12-28T16:23:00Z"/>
              <w:rFonts w:eastAsiaTheme="minorEastAsia"/>
              <w:noProof/>
            </w:rPr>
          </w:pPr>
          <w:ins w:id="12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"_Toc60065040"</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Estimating the rate of flow in a stream reach</w:t>
            </w:r>
            <w:r>
              <w:rPr>
                <w:noProof/>
                <w:webHidden/>
              </w:rPr>
              <w:tab/>
            </w:r>
            <w:r>
              <w:rPr>
                <w:noProof/>
                <w:webHidden/>
              </w:rPr>
              <w:fldChar w:fldCharType="begin"/>
            </w:r>
            <w:r>
              <w:rPr>
                <w:noProof/>
                <w:webHidden/>
              </w:rPr>
              <w:instrText xml:space="preserve"> PAGEREF _Toc60065040 \h </w:instrText>
            </w:r>
            <w:r>
              <w:rPr>
                <w:noProof/>
                <w:webHidden/>
              </w:rPr>
            </w:r>
          </w:ins>
          <w:r>
            <w:rPr>
              <w:noProof/>
              <w:webHidden/>
            </w:rPr>
            <w:fldChar w:fldCharType="separate"/>
          </w:r>
          <w:ins w:id="129" w:author="David Conklin" w:date="2020-12-28T16:23:00Z">
            <w:r>
              <w:rPr>
                <w:noProof/>
                <w:webHidden/>
              </w:rPr>
              <w:t>24</w:t>
            </w:r>
            <w:r>
              <w:rPr>
                <w:noProof/>
                <w:webHidden/>
              </w:rPr>
              <w:fldChar w:fldCharType="end"/>
            </w:r>
            <w:r w:rsidRPr="005314DE">
              <w:rPr>
                <w:rStyle w:val="Hyperlink"/>
                <w:noProof/>
              </w:rPr>
              <w:fldChar w:fldCharType="end"/>
            </w:r>
          </w:ins>
        </w:p>
        <w:p w14:paraId="665DC192" w14:textId="3720E0D1" w:rsidR="003F7628" w:rsidRDefault="003F7628">
          <w:pPr>
            <w:pStyle w:val="TOC2"/>
            <w:tabs>
              <w:tab w:val="right" w:leader="dot" w:pos="9350"/>
            </w:tabs>
            <w:rPr>
              <w:ins w:id="130" w:author="David Conklin" w:date="2020-12-28T16:23:00Z"/>
              <w:rFonts w:eastAsiaTheme="minorEastAsia"/>
              <w:noProof/>
            </w:rPr>
          </w:pPr>
          <w:ins w:id="131"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"_Toc60065041"</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_Toc60065041 \h </w:instrText>
            </w:r>
            <w:r>
              <w:rPr>
                <w:noProof/>
                <w:webHidden/>
              </w:rPr>
            </w:r>
          </w:ins>
          <w:r>
            <w:rPr>
              <w:noProof/>
              <w:webHidden/>
            </w:rPr>
            <w:fldChar w:fldCharType="separate"/>
          </w:r>
          <w:ins w:id="132" w:author="David Conklin" w:date="2020-12-28T16:23:00Z">
            <w:r>
              <w:rPr>
                <w:noProof/>
                <w:webHidden/>
              </w:rPr>
              <w:t>27</w:t>
            </w:r>
            <w:r>
              <w:rPr>
                <w:noProof/>
                <w:webHidden/>
              </w:rPr>
              <w:fldChar w:fldCharType="end"/>
            </w:r>
            <w:r w:rsidRPr="005314DE">
              <w:rPr>
                <w:rStyle w:val="Hyperlink"/>
                <w:noProof/>
              </w:rPr>
              <w:fldChar w:fldCharType="end"/>
            </w:r>
          </w:ins>
        </w:p>
        <w:p w14:paraId="35D7E152" w14:textId="2C0D8F00" w:rsidR="003F7628" w:rsidRDefault="003F7628">
          <w:pPr>
            <w:pStyle w:val="TOC2"/>
            <w:tabs>
              <w:tab w:val="right" w:leader="dot" w:pos="9350"/>
            </w:tabs>
            <w:rPr>
              <w:ins w:id="133" w:author="David Conklin" w:date="2020-12-28T16:23:00Z"/>
              <w:rFonts w:eastAsiaTheme="minorEastAsia"/>
              <w:noProof/>
            </w:rPr>
          </w:pPr>
          <w:ins w:id="13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"_Toc60065042"</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Water temperature from thermal energy</w:t>
            </w:r>
            <w:r>
              <w:rPr>
                <w:noProof/>
                <w:webHidden/>
              </w:rPr>
              <w:tab/>
            </w:r>
            <w:r>
              <w:rPr>
                <w:noProof/>
                <w:webHidden/>
              </w:rPr>
              <w:fldChar w:fldCharType="begin"/>
            </w:r>
            <w:r>
              <w:rPr>
                <w:noProof/>
                <w:webHidden/>
              </w:rPr>
              <w:instrText xml:space="preserve"> PAGEREF _Toc60065042 \h </w:instrText>
            </w:r>
            <w:r>
              <w:rPr>
                <w:noProof/>
                <w:webHidden/>
              </w:rPr>
            </w:r>
          </w:ins>
          <w:r>
            <w:rPr>
              <w:noProof/>
              <w:webHidden/>
            </w:rPr>
            <w:fldChar w:fldCharType="separate"/>
          </w:r>
          <w:ins w:id="135" w:author="David Conklin" w:date="2020-12-28T16:23:00Z">
            <w:r>
              <w:rPr>
                <w:noProof/>
                <w:webHidden/>
              </w:rPr>
              <w:t>27</w:t>
            </w:r>
            <w:r>
              <w:rPr>
                <w:noProof/>
                <w:webHidden/>
              </w:rPr>
              <w:fldChar w:fldCharType="end"/>
            </w:r>
            <w:r w:rsidRPr="005314DE">
              <w:rPr>
                <w:rStyle w:val="Hyperlink"/>
                <w:noProof/>
              </w:rPr>
              <w:fldChar w:fldCharType="end"/>
            </w:r>
          </w:ins>
        </w:p>
        <w:p w14:paraId="35EBE281" w14:textId="611CB47E" w:rsidR="003F7628" w:rsidRDefault="003F7628">
          <w:pPr>
            <w:pStyle w:val="TOC2"/>
            <w:tabs>
              <w:tab w:val="right" w:leader="dot" w:pos="9350"/>
            </w:tabs>
            <w:rPr>
              <w:ins w:id="136" w:author="David Conklin" w:date="2020-12-28T16:23:00Z"/>
              <w:rFonts w:eastAsiaTheme="minorEastAsia"/>
              <w:noProof/>
            </w:rPr>
          </w:pPr>
          <w:ins w:id="137"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"_Toc60065043"</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Initial conditions for Flow: the IC file</w:t>
            </w:r>
            <w:r>
              <w:rPr>
                <w:noProof/>
                <w:webHidden/>
              </w:rPr>
              <w:tab/>
            </w:r>
            <w:r>
              <w:rPr>
                <w:noProof/>
                <w:webHidden/>
              </w:rPr>
              <w:fldChar w:fldCharType="begin"/>
            </w:r>
            <w:r>
              <w:rPr>
                <w:noProof/>
                <w:webHidden/>
              </w:rPr>
              <w:instrText xml:space="preserve"> PAGEREF _Toc60065043 \h </w:instrText>
            </w:r>
            <w:r>
              <w:rPr>
                <w:noProof/>
                <w:webHidden/>
              </w:rPr>
            </w:r>
          </w:ins>
          <w:r>
            <w:rPr>
              <w:noProof/>
              <w:webHidden/>
            </w:rPr>
            <w:fldChar w:fldCharType="separate"/>
          </w:r>
          <w:ins w:id="138" w:author="David Conklin" w:date="2020-12-28T16:23:00Z">
            <w:r>
              <w:rPr>
                <w:noProof/>
                <w:webHidden/>
              </w:rPr>
              <w:t>28</w:t>
            </w:r>
            <w:r>
              <w:rPr>
                <w:noProof/>
                <w:webHidden/>
              </w:rPr>
              <w:fldChar w:fldCharType="end"/>
            </w:r>
            <w:r w:rsidRPr="005314DE">
              <w:rPr>
                <w:rStyle w:val="Hyperlink"/>
                <w:noProof/>
              </w:rPr>
              <w:fldChar w:fldCharType="end"/>
            </w:r>
          </w:ins>
        </w:p>
        <w:p w14:paraId="355D2EEE" w14:textId="7801DBEF" w:rsidR="003F7628" w:rsidRDefault="003F7628">
          <w:pPr>
            <w:pStyle w:val="TOC2"/>
            <w:tabs>
              <w:tab w:val="right" w:leader="dot" w:pos="9350"/>
            </w:tabs>
            <w:rPr>
              <w:ins w:id="139" w:author="David Conklin" w:date="2020-12-28T16:23:00Z"/>
              <w:rFonts w:eastAsiaTheme="minorEastAsia"/>
              <w:noProof/>
            </w:rPr>
          </w:pPr>
          <w:ins w:id="14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"_Toc60065044"</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Boundary conditions for stream water temperature</w:t>
            </w:r>
            <w:r>
              <w:rPr>
                <w:noProof/>
                <w:webHidden/>
              </w:rPr>
              <w:tab/>
            </w:r>
            <w:r>
              <w:rPr>
                <w:noProof/>
                <w:webHidden/>
              </w:rPr>
              <w:fldChar w:fldCharType="begin"/>
            </w:r>
            <w:r>
              <w:rPr>
                <w:noProof/>
                <w:webHidden/>
              </w:rPr>
              <w:instrText xml:space="preserve"> PAGEREF _Toc60065044 \h </w:instrText>
            </w:r>
            <w:r>
              <w:rPr>
                <w:noProof/>
                <w:webHidden/>
              </w:rPr>
            </w:r>
          </w:ins>
          <w:r>
            <w:rPr>
              <w:noProof/>
              <w:webHidden/>
            </w:rPr>
            <w:fldChar w:fldCharType="separate"/>
          </w:r>
          <w:ins w:id="141" w:author="David Conklin" w:date="2020-12-28T16:23:00Z">
            <w:r>
              <w:rPr>
                <w:noProof/>
                <w:webHidden/>
              </w:rPr>
              <w:t>28</w:t>
            </w:r>
            <w:r>
              <w:rPr>
                <w:noProof/>
                <w:webHidden/>
              </w:rPr>
              <w:fldChar w:fldCharType="end"/>
            </w:r>
            <w:r w:rsidRPr="005314DE">
              <w:rPr>
                <w:rStyle w:val="Hyperlink"/>
                <w:noProof/>
              </w:rPr>
              <w:fldChar w:fldCharType="end"/>
            </w:r>
          </w:ins>
        </w:p>
        <w:p w14:paraId="52DE1F8D" w14:textId="1C698C5C" w:rsidR="003F7628" w:rsidRDefault="003F7628">
          <w:pPr>
            <w:pStyle w:val="TOC2"/>
            <w:tabs>
              <w:tab w:val="right" w:leader="dot" w:pos="9350"/>
            </w:tabs>
            <w:rPr>
              <w:ins w:id="142" w:author="David Conklin" w:date="2020-12-28T16:23:00Z"/>
              <w:rFonts w:eastAsiaTheme="minorEastAsia"/>
              <w:noProof/>
            </w:rPr>
          </w:pPr>
          <w:ins w:id="143"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"_Toc60065045"</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Thermal stratification in reservoirs</w:t>
            </w:r>
            <w:r>
              <w:rPr>
                <w:noProof/>
                <w:webHidden/>
              </w:rPr>
              <w:tab/>
            </w:r>
            <w:r>
              <w:rPr>
                <w:noProof/>
                <w:webHidden/>
              </w:rPr>
              <w:fldChar w:fldCharType="begin"/>
            </w:r>
            <w:r>
              <w:rPr>
                <w:noProof/>
                <w:webHidden/>
              </w:rPr>
              <w:instrText xml:space="preserve"> PAGEREF _Toc60065045 \h </w:instrText>
            </w:r>
            <w:r>
              <w:rPr>
                <w:noProof/>
                <w:webHidden/>
              </w:rPr>
            </w:r>
          </w:ins>
          <w:r>
            <w:rPr>
              <w:noProof/>
              <w:webHidden/>
            </w:rPr>
            <w:fldChar w:fldCharType="separate"/>
          </w:r>
          <w:ins w:id="144" w:author="David Conklin" w:date="2020-12-28T16:23:00Z">
            <w:r>
              <w:rPr>
                <w:noProof/>
                <w:webHidden/>
              </w:rPr>
              <w:t>29</w:t>
            </w:r>
            <w:r>
              <w:rPr>
                <w:noProof/>
                <w:webHidden/>
              </w:rPr>
              <w:fldChar w:fldCharType="end"/>
            </w:r>
            <w:r w:rsidRPr="005314DE">
              <w:rPr>
                <w:rStyle w:val="Hyperlink"/>
                <w:noProof/>
              </w:rPr>
              <w:fldChar w:fldCharType="end"/>
            </w:r>
          </w:ins>
        </w:p>
        <w:p w14:paraId="2E6D3BD1" w14:textId="36A61C72" w:rsidR="003F7628" w:rsidRDefault="003F7628">
          <w:pPr>
            <w:pStyle w:val="TOC2"/>
            <w:tabs>
              <w:tab w:val="right" w:leader="dot" w:pos="9350"/>
            </w:tabs>
            <w:rPr>
              <w:ins w:id="145" w:author="David Conklin" w:date="2020-12-28T16:23:00Z"/>
              <w:rFonts w:eastAsiaTheme="minorEastAsia"/>
              <w:noProof/>
            </w:rPr>
          </w:pPr>
          <w:ins w:id="14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"_Toc60065046"</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Thermal loading</w:t>
            </w:r>
            <w:r>
              <w:rPr>
                <w:noProof/>
                <w:webHidden/>
              </w:rPr>
              <w:tab/>
            </w:r>
            <w:r>
              <w:rPr>
                <w:noProof/>
                <w:webHidden/>
              </w:rPr>
              <w:fldChar w:fldCharType="begin"/>
            </w:r>
            <w:r>
              <w:rPr>
                <w:noProof/>
                <w:webHidden/>
              </w:rPr>
              <w:instrText xml:space="preserve"> PAGEREF _Toc60065046 \h </w:instrText>
            </w:r>
            <w:r>
              <w:rPr>
                <w:noProof/>
                <w:webHidden/>
              </w:rPr>
            </w:r>
          </w:ins>
          <w:r>
            <w:rPr>
              <w:noProof/>
              <w:webHidden/>
            </w:rPr>
            <w:fldChar w:fldCharType="separate"/>
          </w:r>
          <w:ins w:id="147" w:author="David Conklin" w:date="2020-12-28T16:23:00Z">
            <w:r>
              <w:rPr>
                <w:noProof/>
                <w:webHidden/>
              </w:rPr>
              <w:t>29</w:t>
            </w:r>
            <w:r>
              <w:rPr>
                <w:noProof/>
                <w:webHidden/>
              </w:rPr>
              <w:fldChar w:fldCharType="end"/>
            </w:r>
            <w:r w:rsidRPr="005314DE">
              <w:rPr>
                <w:rStyle w:val="Hyperlink"/>
                <w:noProof/>
              </w:rPr>
              <w:fldChar w:fldCharType="end"/>
            </w:r>
          </w:ins>
        </w:p>
        <w:p w14:paraId="2F9C815E" w14:textId="42F27FB0" w:rsidR="003F7628" w:rsidRDefault="003F7628">
          <w:pPr>
            <w:pStyle w:val="TOC1"/>
            <w:tabs>
              <w:tab w:val="right" w:leader="dot" w:pos="9350"/>
            </w:tabs>
            <w:rPr>
              <w:ins w:id="148" w:author="David Conklin" w:date="2020-12-28T16:23:00Z"/>
              <w:rFonts w:eastAsiaTheme="minorEastAsia"/>
              <w:noProof/>
            </w:rPr>
          </w:pPr>
          <w:ins w:id="149"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"_Toc60065047"</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Reservoirs</w:t>
            </w:r>
            <w:r>
              <w:rPr>
                <w:noProof/>
                <w:webHidden/>
              </w:rPr>
              <w:tab/>
            </w:r>
            <w:r>
              <w:rPr>
                <w:noProof/>
                <w:webHidden/>
              </w:rPr>
              <w:fldChar w:fldCharType="begin"/>
            </w:r>
            <w:r>
              <w:rPr>
                <w:noProof/>
                <w:webHidden/>
              </w:rPr>
              <w:instrText xml:space="preserve"> PAGEREF _Toc60065047 \h </w:instrText>
            </w:r>
            <w:r>
              <w:rPr>
                <w:noProof/>
                <w:webHidden/>
              </w:rPr>
            </w:r>
          </w:ins>
          <w:r>
            <w:rPr>
              <w:noProof/>
              <w:webHidden/>
            </w:rPr>
            <w:fldChar w:fldCharType="separate"/>
          </w:r>
          <w:ins w:id="150" w:author="David Conklin" w:date="2020-12-28T16:23:00Z">
            <w:r>
              <w:rPr>
                <w:noProof/>
                <w:webHidden/>
              </w:rPr>
              <w:t>30</w:t>
            </w:r>
            <w:r>
              <w:rPr>
                <w:noProof/>
                <w:webHidden/>
              </w:rPr>
              <w:fldChar w:fldCharType="end"/>
            </w:r>
            <w:r w:rsidRPr="005314DE">
              <w:rPr>
                <w:rStyle w:val="Hyperlink"/>
                <w:noProof/>
              </w:rPr>
              <w:fldChar w:fldCharType="end"/>
            </w:r>
          </w:ins>
        </w:p>
        <w:p w14:paraId="221BAEB8" w14:textId="35920D2D" w:rsidR="003F7628" w:rsidRDefault="003F7628">
          <w:pPr>
            <w:pStyle w:val="TOC2"/>
            <w:tabs>
              <w:tab w:val="right" w:leader="dot" w:pos="9350"/>
            </w:tabs>
            <w:rPr>
              <w:ins w:id="151" w:author="David Conklin" w:date="2020-12-28T16:23:00Z"/>
              <w:rFonts w:eastAsiaTheme="minorEastAsia"/>
              <w:noProof/>
            </w:rPr>
          </w:pPr>
          <w:ins w:id="15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"_Toc60065048"</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Reservoir data</w:t>
            </w:r>
            <w:r>
              <w:rPr>
                <w:noProof/>
                <w:webHidden/>
              </w:rPr>
              <w:tab/>
            </w:r>
            <w:r>
              <w:rPr>
                <w:noProof/>
                <w:webHidden/>
              </w:rPr>
              <w:fldChar w:fldCharType="begin"/>
            </w:r>
            <w:r>
              <w:rPr>
                <w:noProof/>
                <w:webHidden/>
              </w:rPr>
              <w:instrText xml:space="preserve"> PAGEREF _Toc60065048 \h </w:instrText>
            </w:r>
            <w:r>
              <w:rPr>
                <w:noProof/>
                <w:webHidden/>
              </w:rPr>
            </w:r>
          </w:ins>
          <w:r>
            <w:rPr>
              <w:noProof/>
              <w:webHidden/>
            </w:rPr>
            <w:fldChar w:fldCharType="separate"/>
          </w:r>
          <w:ins w:id="153" w:author="David Conklin" w:date="2020-12-28T16:23:00Z">
            <w:r>
              <w:rPr>
                <w:noProof/>
                <w:webHidden/>
              </w:rPr>
              <w:t>31</w:t>
            </w:r>
            <w:r>
              <w:rPr>
                <w:noProof/>
                <w:webHidden/>
              </w:rPr>
              <w:fldChar w:fldCharType="end"/>
            </w:r>
            <w:r w:rsidRPr="005314DE">
              <w:rPr>
                <w:rStyle w:val="Hyperlink"/>
                <w:noProof/>
              </w:rPr>
              <w:fldChar w:fldCharType="end"/>
            </w:r>
          </w:ins>
        </w:p>
        <w:p w14:paraId="1B0A8BD5" w14:textId="50A99464" w:rsidR="003F7628" w:rsidRDefault="003F7628">
          <w:pPr>
            <w:pStyle w:val="TOC2"/>
            <w:tabs>
              <w:tab w:val="right" w:leader="dot" w:pos="9350"/>
            </w:tabs>
            <w:rPr>
              <w:ins w:id="154" w:author="David Conklin" w:date="2020-12-28T16:23:00Z"/>
              <w:rFonts w:eastAsiaTheme="minorEastAsia"/>
              <w:noProof/>
            </w:rPr>
          </w:pPr>
          <w:ins w:id="155"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"_Toc60065049"</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Reservoir data sources</w:t>
            </w:r>
            <w:r>
              <w:rPr>
                <w:noProof/>
                <w:webHidden/>
              </w:rPr>
              <w:tab/>
            </w:r>
            <w:r>
              <w:rPr>
                <w:noProof/>
                <w:webHidden/>
              </w:rPr>
              <w:fldChar w:fldCharType="begin"/>
            </w:r>
            <w:r>
              <w:rPr>
                <w:noProof/>
                <w:webHidden/>
              </w:rPr>
              <w:instrText xml:space="preserve"> PAGEREF _Toc60065049 \h </w:instrText>
            </w:r>
            <w:r>
              <w:rPr>
                <w:noProof/>
                <w:webHidden/>
              </w:rPr>
            </w:r>
          </w:ins>
          <w:r>
            <w:rPr>
              <w:noProof/>
              <w:webHidden/>
            </w:rPr>
            <w:fldChar w:fldCharType="separate"/>
          </w:r>
          <w:ins w:id="156" w:author="David Conklin" w:date="2020-12-28T16:23:00Z">
            <w:r>
              <w:rPr>
                <w:noProof/>
                <w:webHidden/>
              </w:rPr>
              <w:t>33</w:t>
            </w:r>
            <w:r>
              <w:rPr>
                <w:noProof/>
                <w:webHidden/>
              </w:rPr>
              <w:fldChar w:fldCharType="end"/>
            </w:r>
            <w:r w:rsidRPr="005314DE">
              <w:rPr>
                <w:rStyle w:val="Hyperlink"/>
                <w:noProof/>
              </w:rPr>
              <w:fldChar w:fldCharType="end"/>
            </w:r>
          </w:ins>
        </w:p>
        <w:p w14:paraId="7EA32CB0" w14:textId="6FDF270C" w:rsidR="003F7628" w:rsidRDefault="003F7628">
          <w:pPr>
            <w:pStyle w:val="TOC1"/>
            <w:tabs>
              <w:tab w:val="right" w:leader="dot" w:pos="9350"/>
            </w:tabs>
            <w:rPr>
              <w:ins w:id="157" w:author="David Conklin" w:date="2020-12-28T16:23:00Z"/>
              <w:rFonts w:eastAsiaTheme="minorEastAsia"/>
              <w:noProof/>
            </w:rPr>
          </w:pPr>
          <w:ins w:id="15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"_Toc60065050"</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_Toc60065050 \h </w:instrText>
            </w:r>
            <w:r>
              <w:rPr>
                <w:noProof/>
                <w:webHidden/>
              </w:rPr>
            </w:r>
          </w:ins>
          <w:r>
            <w:rPr>
              <w:noProof/>
              <w:webHidden/>
            </w:rPr>
            <w:fldChar w:fldCharType="separate"/>
          </w:r>
          <w:ins w:id="159" w:author="David Conklin" w:date="2020-12-28T16:23:00Z">
            <w:r>
              <w:rPr>
                <w:noProof/>
                <w:webHidden/>
              </w:rPr>
              <w:t>33</w:t>
            </w:r>
            <w:r>
              <w:rPr>
                <w:noProof/>
                <w:webHidden/>
              </w:rPr>
              <w:fldChar w:fldCharType="end"/>
            </w:r>
            <w:r w:rsidRPr="005314DE">
              <w:rPr>
                <w:rStyle w:val="Hyperlink"/>
                <w:noProof/>
              </w:rPr>
              <w:fldChar w:fldCharType="end"/>
            </w:r>
          </w:ins>
        </w:p>
        <w:p w14:paraId="54F6529F" w14:textId="6E23B920" w:rsidR="003F7628" w:rsidRDefault="003F7628">
          <w:pPr>
            <w:pStyle w:val="TOC2"/>
            <w:tabs>
              <w:tab w:val="right" w:leader="dot" w:pos="9350"/>
            </w:tabs>
            <w:rPr>
              <w:ins w:id="160" w:author="David Conklin" w:date="2020-12-28T16:23:00Z"/>
              <w:rFonts w:eastAsiaTheme="minorEastAsia"/>
              <w:noProof/>
            </w:rPr>
          </w:pPr>
          <w:ins w:id="161"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"_Toc60065051"</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Limitations of subbasin simulations</w:t>
            </w:r>
            <w:r>
              <w:rPr>
                <w:noProof/>
                <w:webHidden/>
              </w:rPr>
              <w:tab/>
            </w:r>
            <w:r>
              <w:rPr>
                <w:noProof/>
                <w:webHidden/>
              </w:rPr>
              <w:fldChar w:fldCharType="begin"/>
            </w:r>
            <w:r>
              <w:rPr>
                <w:noProof/>
                <w:webHidden/>
              </w:rPr>
              <w:instrText xml:space="preserve"> PAGEREF _Toc60065051 \h </w:instrText>
            </w:r>
            <w:r>
              <w:rPr>
                <w:noProof/>
                <w:webHidden/>
              </w:rPr>
            </w:r>
          </w:ins>
          <w:r>
            <w:rPr>
              <w:noProof/>
              <w:webHidden/>
            </w:rPr>
            <w:fldChar w:fldCharType="separate"/>
          </w:r>
          <w:ins w:id="162" w:author="David Conklin" w:date="2020-12-28T16:23:00Z">
            <w:r>
              <w:rPr>
                <w:noProof/>
                <w:webHidden/>
              </w:rPr>
              <w:t>35</w:t>
            </w:r>
            <w:r>
              <w:rPr>
                <w:noProof/>
                <w:webHidden/>
              </w:rPr>
              <w:fldChar w:fldCharType="end"/>
            </w:r>
            <w:r w:rsidRPr="005314DE">
              <w:rPr>
                <w:rStyle w:val="Hyperlink"/>
                <w:noProof/>
              </w:rPr>
              <w:fldChar w:fldCharType="end"/>
            </w:r>
          </w:ins>
        </w:p>
        <w:p w14:paraId="08CC932E" w14:textId="75DB669C" w:rsidR="003F7628" w:rsidRDefault="003F7628">
          <w:pPr>
            <w:pStyle w:val="TOC1"/>
            <w:tabs>
              <w:tab w:val="right" w:leader="dot" w:pos="9350"/>
            </w:tabs>
            <w:rPr>
              <w:ins w:id="163" w:author="David Conklin" w:date="2020-12-28T16:23:00Z"/>
              <w:rFonts w:eastAsiaTheme="minorEastAsia"/>
              <w:noProof/>
            </w:rPr>
          </w:pPr>
          <w:ins w:id="16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"_Toc60065052"</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Calibration procedure</w:t>
            </w:r>
            <w:r>
              <w:rPr>
                <w:noProof/>
                <w:webHidden/>
              </w:rPr>
              <w:tab/>
            </w:r>
            <w:r>
              <w:rPr>
                <w:noProof/>
                <w:webHidden/>
              </w:rPr>
              <w:fldChar w:fldCharType="begin"/>
            </w:r>
            <w:r>
              <w:rPr>
                <w:noProof/>
                <w:webHidden/>
              </w:rPr>
              <w:instrText xml:space="preserve"> PAGEREF _Toc60065052 \h </w:instrText>
            </w:r>
            <w:r>
              <w:rPr>
                <w:noProof/>
                <w:webHidden/>
              </w:rPr>
            </w:r>
          </w:ins>
          <w:r>
            <w:rPr>
              <w:noProof/>
              <w:webHidden/>
            </w:rPr>
            <w:fldChar w:fldCharType="separate"/>
          </w:r>
          <w:ins w:id="165" w:author="David Conklin" w:date="2020-12-28T16:23:00Z">
            <w:r>
              <w:rPr>
                <w:noProof/>
                <w:webHidden/>
              </w:rPr>
              <w:t>35</w:t>
            </w:r>
            <w:r>
              <w:rPr>
                <w:noProof/>
                <w:webHidden/>
              </w:rPr>
              <w:fldChar w:fldCharType="end"/>
            </w:r>
            <w:r w:rsidRPr="005314DE">
              <w:rPr>
                <w:rStyle w:val="Hyperlink"/>
                <w:noProof/>
              </w:rPr>
              <w:fldChar w:fldCharType="end"/>
            </w:r>
          </w:ins>
        </w:p>
        <w:p w14:paraId="2B36F107" w14:textId="556854C7" w:rsidR="003F7628" w:rsidRDefault="003F7628">
          <w:pPr>
            <w:pStyle w:val="TOC2"/>
            <w:tabs>
              <w:tab w:val="right" w:leader="dot" w:pos="9350"/>
            </w:tabs>
            <w:rPr>
              <w:ins w:id="166" w:author="David Conklin" w:date="2020-12-28T16:23:00Z"/>
              <w:rFonts w:eastAsiaTheme="minorEastAsia"/>
              <w:noProof/>
            </w:rPr>
          </w:pPr>
          <w:ins w:id="167"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"_Toc60065053"</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Using PEST to determine HBV parameter values</w:t>
            </w:r>
            <w:r>
              <w:rPr>
                <w:noProof/>
                <w:webHidden/>
              </w:rPr>
              <w:tab/>
            </w:r>
            <w:r>
              <w:rPr>
                <w:noProof/>
                <w:webHidden/>
              </w:rPr>
              <w:fldChar w:fldCharType="begin"/>
            </w:r>
            <w:r>
              <w:rPr>
                <w:noProof/>
                <w:webHidden/>
              </w:rPr>
              <w:instrText xml:space="preserve"> PAGEREF _Toc60065053 \h </w:instrText>
            </w:r>
            <w:r>
              <w:rPr>
                <w:noProof/>
                <w:webHidden/>
              </w:rPr>
            </w:r>
          </w:ins>
          <w:r>
            <w:rPr>
              <w:noProof/>
              <w:webHidden/>
            </w:rPr>
            <w:fldChar w:fldCharType="separate"/>
          </w:r>
          <w:ins w:id="168" w:author="David Conklin" w:date="2020-12-28T16:23:00Z">
            <w:r>
              <w:rPr>
                <w:noProof/>
                <w:webHidden/>
              </w:rPr>
              <w:t>36</w:t>
            </w:r>
            <w:r>
              <w:rPr>
                <w:noProof/>
                <w:webHidden/>
              </w:rPr>
              <w:fldChar w:fldCharType="end"/>
            </w:r>
            <w:r w:rsidRPr="005314DE">
              <w:rPr>
                <w:rStyle w:val="Hyperlink"/>
                <w:noProof/>
              </w:rPr>
              <w:fldChar w:fldCharType="end"/>
            </w:r>
          </w:ins>
        </w:p>
        <w:p w14:paraId="75C95E8D" w14:textId="066313DC" w:rsidR="003F7628" w:rsidRDefault="003F7628">
          <w:pPr>
            <w:pStyle w:val="TOC2"/>
            <w:tabs>
              <w:tab w:val="right" w:leader="dot" w:pos="9350"/>
            </w:tabs>
            <w:rPr>
              <w:ins w:id="169" w:author="David Conklin" w:date="2020-12-28T16:23:00Z"/>
              <w:rFonts w:eastAsiaTheme="minorEastAsia"/>
              <w:noProof/>
            </w:rPr>
          </w:pPr>
          <w:ins w:id="17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"_Toc60065054"</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_Toc60065054 \h </w:instrText>
            </w:r>
            <w:r>
              <w:rPr>
                <w:noProof/>
                <w:webHidden/>
              </w:rPr>
            </w:r>
          </w:ins>
          <w:r>
            <w:rPr>
              <w:noProof/>
              <w:webHidden/>
            </w:rPr>
            <w:fldChar w:fldCharType="separate"/>
          </w:r>
          <w:ins w:id="171" w:author="David Conklin" w:date="2020-12-28T16:23:00Z">
            <w:r>
              <w:rPr>
                <w:noProof/>
                <w:webHidden/>
              </w:rPr>
              <w:t>36</w:t>
            </w:r>
            <w:r>
              <w:rPr>
                <w:noProof/>
                <w:webHidden/>
              </w:rPr>
              <w:fldChar w:fldCharType="end"/>
            </w:r>
            <w:r w:rsidRPr="005314DE">
              <w:rPr>
                <w:rStyle w:val="Hyperlink"/>
                <w:noProof/>
              </w:rPr>
              <w:fldChar w:fldCharType="end"/>
            </w:r>
          </w:ins>
        </w:p>
        <w:p w14:paraId="493D2C3A" w14:textId="687158D9" w:rsidR="003F7628" w:rsidRDefault="003F7628">
          <w:pPr>
            <w:pStyle w:val="TOC2"/>
            <w:tabs>
              <w:tab w:val="right" w:leader="dot" w:pos="9350"/>
            </w:tabs>
            <w:rPr>
              <w:ins w:id="172" w:author="David Conklin" w:date="2020-12-28T16:23:00Z"/>
              <w:rFonts w:eastAsiaTheme="minorEastAsia"/>
              <w:noProof/>
            </w:rPr>
          </w:pPr>
          <w:ins w:id="173"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"_Toc60065055"</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Calibrating stream temperatures</w:t>
            </w:r>
            <w:r>
              <w:rPr>
                <w:noProof/>
                <w:webHidden/>
              </w:rPr>
              <w:tab/>
            </w:r>
            <w:r>
              <w:rPr>
                <w:noProof/>
                <w:webHidden/>
              </w:rPr>
              <w:fldChar w:fldCharType="begin"/>
            </w:r>
            <w:r>
              <w:rPr>
                <w:noProof/>
                <w:webHidden/>
              </w:rPr>
              <w:instrText xml:space="preserve"> PAGEREF _Toc60065055 \h </w:instrText>
            </w:r>
            <w:r>
              <w:rPr>
                <w:noProof/>
                <w:webHidden/>
              </w:rPr>
            </w:r>
          </w:ins>
          <w:r>
            <w:rPr>
              <w:noProof/>
              <w:webHidden/>
            </w:rPr>
            <w:fldChar w:fldCharType="separate"/>
          </w:r>
          <w:ins w:id="174" w:author="David Conklin" w:date="2020-12-28T16:23:00Z">
            <w:r>
              <w:rPr>
                <w:noProof/>
                <w:webHidden/>
              </w:rPr>
              <w:t>37</w:t>
            </w:r>
            <w:r>
              <w:rPr>
                <w:noProof/>
                <w:webHidden/>
              </w:rPr>
              <w:fldChar w:fldCharType="end"/>
            </w:r>
            <w:r w:rsidRPr="005314DE">
              <w:rPr>
                <w:rStyle w:val="Hyperlink"/>
                <w:noProof/>
              </w:rPr>
              <w:fldChar w:fldCharType="end"/>
            </w:r>
          </w:ins>
        </w:p>
        <w:p w14:paraId="4AD68137" w14:textId="038742DD" w:rsidR="003F7628" w:rsidRDefault="003F7628">
          <w:pPr>
            <w:pStyle w:val="TOC1"/>
            <w:tabs>
              <w:tab w:val="right" w:leader="dot" w:pos="9350"/>
            </w:tabs>
            <w:rPr>
              <w:ins w:id="175" w:author="David Conklin" w:date="2020-12-28T16:23:00Z"/>
              <w:rFonts w:eastAsiaTheme="minorEastAsia"/>
              <w:noProof/>
            </w:rPr>
          </w:pPr>
          <w:ins w:id="17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"_Toc60065056"</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North Santiam study area</w:t>
            </w:r>
            <w:r>
              <w:rPr>
                <w:noProof/>
                <w:webHidden/>
              </w:rPr>
              <w:tab/>
            </w:r>
            <w:r>
              <w:rPr>
                <w:noProof/>
                <w:webHidden/>
              </w:rPr>
              <w:fldChar w:fldCharType="begin"/>
            </w:r>
            <w:r>
              <w:rPr>
                <w:noProof/>
                <w:webHidden/>
              </w:rPr>
              <w:instrText xml:space="preserve"> PAGEREF _Toc60065056 \h </w:instrText>
            </w:r>
            <w:r>
              <w:rPr>
                <w:noProof/>
                <w:webHidden/>
              </w:rPr>
            </w:r>
          </w:ins>
          <w:r>
            <w:rPr>
              <w:noProof/>
              <w:webHidden/>
            </w:rPr>
            <w:fldChar w:fldCharType="separate"/>
          </w:r>
          <w:ins w:id="177" w:author="David Conklin" w:date="2020-12-28T16:23:00Z">
            <w:r>
              <w:rPr>
                <w:noProof/>
                <w:webHidden/>
              </w:rPr>
              <w:t>37</w:t>
            </w:r>
            <w:r>
              <w:rPr>
                <w:noProof/>
                <w:webHidden/>
              </w:rPr>
              <w:fldChar w:fldCharType="end"/>
            </w:r>
            <w:r w:rsidRPr="005314DE">
              <w:rPr>
                <w:rStyle w:val="Hyperlink"/>
                <w:noProof/>
              </w:rPr>
              <w:fldChar w:fldCharType="end"/>
            </w:r>
          </w:ins>
        </w:p>
        <w:p w14:paraId="2227F426" w14:textId="4C1E9B3D" w:rsidR="003F7628" w:rsidRDefault="003F7628">
          <w:pPr>
            <w:pStyle w:val="TOC2"/>
            <w:tabs>
              <w:tab w:val="right" w:leader="dot" w:pos="9350"/>
            </w:tabs>
            <w:rPr>
              <w:ins w:id="178" w:author="David Conklin" w:date="2020-12-28T16:23:00Z"/>
              <w:rFonts w:eastAsiaTheme="minorEastAsia"/>
              <w:noProof/>
            </w:rPr>
          </w:pPr>
          <w:ins w:id="179"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"_Toc60065057"</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_Toc60065057 \h </w:instrText>
            </w:r>
            <w:r>
              <w:rPr>
                <w:noProof/>
                <w:webHidden/>
              </w:rPr>
            </w:r>
          </w:ins>
          <w:r>
            <w:rPr>
              <w:noProof/>
              <w:webHidden/>
            </w:rPr>
            <w:fldChar w:fldCharType="separate"/>
          </w:r>
          <w:ins w:id="180" w:author="David Conklin" w:date="2020-12-28T16:23:00Z">
            <w:r>
              <w:rPr>
                <w:noProof/>
                <w:webHidden/>
              </w:rPr>
              <w:t>38</w:t>
            </w:r>
            <w:r>
              <w:rPr>
                <w:noProof/>
                <w:webHidden/>
              </w:rPr>
              <w:fldChar w:fldCharType="end"/>
            </w:r>
            <w:r w:rsidRPr="005314DE">
              <w:rPr>
                <w:rStyle w:val="Hyperlink"/>
                <w:noProof/>
              </w:rPr>
              <w:fldChar w:fldCharType="end"/>
            </w:r>
          </w:ins>
        </w:p>
        <w:p w14:paraId="71CE0F1F" w14:textId="451AC2C0" w:rsidR="003F7628" w:rsidRDefault="003F7628">
          <w:pPr>
            <w:pStyle w:val="TOC2"/>
            <w:tabs>
              <w:tab w:val="right" w:leader="dot" w:pos="9350"/>
            </w:tabs>
            <w:rPr>
              <w:ins w:id="181" w:author="David Conklin" w:date="2020-12-28T16:23:00Z"/>
              <w:rFonts w:eastAsiaTheme="minorEastAsia"/>
              <w:noProof/>
            </w:rPr>
          </w:pPr>
          <w:ins w:id="18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"_Toc60065058"</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Municipal water rights</w:t>
            </w:r>
            <w:r>
              <w:rPr>
                <w:noProof/>
                <w:webHidden/>
              </w:rPr>
              <w:tab/>
            </w:r>
            <w:r>
              <w:rPr>
                <w:noProof/>
                <w:webHidden/>
              </w:rPr>
              <w:fldChar w:fldCharType="begin"/>
            </w:r>
            <w:r>
              <w:rPr>
                <w:noProof/>
                <w:webHidden/>
              </w:rPr>
              <w:instrText xml:space="preserve"> PAGEREF _Toc60065058 \h </w:instrText>
            </w:r>
            <w:r>
              <w:rPr>
                <w:noProof/>
                <w:webHidden/>
              </w:rPr>
            </w:r>
          </w:ins>
          <w:r>
            <w:rPr>
              <w:noProof/>
              <w:webHidden/>
            </w:rPr>
            <w:fldChar w:fldCharType="separate"/>
          </w:r>
          <w:ins w:id="183" w:author="David Conklin" w:date="2020-12-28T16:23:00Z">
            <w:r>
              <w:rPr>
                <w:noProof/>
                <w:webHidden/>
              </w:rPr>
              <w:t>39</w:t>
            </w:r>
            <w:r>
              <w:rPr>
                <w:noProof/>
                <w:webHidden/>
              </w:rPr>
              <w:fldChar w:fldCharType="end"/>
            </w:r>
            <w:r w:rsidRPr="005314DE">
              <w:rPr>
                <w:rStyle w:val="Hyperlink"/>
                <w:noProof/>
              </w:rPr>
              <w:fldChar w:fldCharType="end"/>
            </w:r>
          </w:ins>
        </w:p>
        <w:p w14:paraId="092716BF" w14:textId="4109E6ED" w:rsidR="003F7628" w:rsidRDefault="003F7628">
          <w:pPr>
            <w:pStyle w:val="TOC1"/>
            <w:tabs>
              <w:tab w:val="right" w:leader="dot" w:pos="9350"/>
            </w:tabs>
            <w:rPr>
              <w:ins w:id="184" w:author="David Conklin" w:date="2020-12-28T16:23:00Z"/>
              <w:rFonts w:eastAsiaTheme="minorEastAsia"/>
              <w:noProof/>
            </w:rPr>
          </w:pPr>
          <w:ins w:id="185"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"_Toc60065059"</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McKenzie Basin Wetlands Study</w:t>
            </w:r>
            <w:r>
              <w:rPr>
                <w:noProof/>
                <w:webHidden/>
              </w:rPr>
              <w:tab/>
            </w:r>
            <w:r>
              <w:rPr>
                <w:noProof/>
                <w:webHidden/>
              </w:rPr>
              <w:fldChar w:fldCharType="begin"/>
            </w:r>
            <w:r>
              <w:rPr>
                <w:noProof/>
                <w:webHidden/>
              </w:rPr>
              <w:instrText xml:space="preserve"> PAGEREF _Toc60065059 \h </w:instrText>
            </w:r>
            <w:r>
              <w:rPr>
                <w:noProof/>
                <w:webHidden/>
              </w:rPr>
            </w:r>
          </w:ins>
          <w:r>
            <w:rPr>
              <w:noProof/>
              <w:webHidden/>
            </w:rPr>
            <w:fldChar w:fldCharType="separate"/>
          </w:r>
          <w:ins w:id="186" w:author="David Conklin" w:date="2020-12-28T16:23:00Z">
            <w:r>
              <w:rPr>
                <w:noProof/>
                <w:webHidden/>
              </w:rPr>
              <w:t>39</w:t>
            </w:r>
            <w:r>
              <w:rPr>
                <w:noProof/>
                <w:webHidden/>
              </w:rPr>
              <w:fldChar w:fldCharType="end"/>
            </w:r>
            <w:r w:rsidRPr="005314DE">
              <w:rPr>
                <w:rStyle w:val="Hyperlink"/>
                <w:noProof/>
              </w:rPr>
              <w:fldChar w:fldCharType="end"/>
            </w:r>
          </w:ins>
        </w:p>
        <w:p w14:paraId="3BA041E1" w14:textId="2F57EE91" w:rsidR="003F7628" w:rsidRDefault="003F7628">
          <w:pPr>
            <w:pStyle w:val="TOC2"/>
            <w:tabs>
              <w:tab w:val="right" w:leader="dot" w:pos="9350"/>
            </w:tabs>
            <w:rPr>
              <w:ins w:id="187" w:author="David Conklin" w:date="2020-12-28T16:23:00Z"/>
              <w:rFonts w:eastAsiaTheme="minorEastAsia"/>
              <w:noProof/>
            </w:rPr>
          </w:pPr>
          <w:ins w:id="18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"_Toc60065060"</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Project Overview</w:t>
            </w:r>
            <w:r>
              <w:rPr>
                <w:noProof/>
                <w:webHidden/>
              </w:rPr>
              <w:tab/>
            </w:r>
            <w:r>
              <w:rPr>
                <w:noProof/>
                <w:webHidden/>
              </w:rPr>
              <w:fldChar w:fldCharType="begin"/>
            </w:r>
            <w:r>
              <w:rPr>
                <w:noProof/>
                <w:webHidden/>
              </w:rPr>
              <w:instrText xml:space="preserve"> PAGEREF _Toc60065060 \h </w:instrText>
            </w:r>
            <w:r>
              <w:rPr>
                <w:noProof/>
                <w:webHidden/>
              </w:rPr>
            </w:r>
          </w:ins>
          <w:r>
            <w:rPr>
              <w:noProof/>
              <w:webHidden/>
            </w:rPr>
            <w:fldChar w:fldCharType="separate"/>
          </w:r>
          <w:ins w:id="189" w:author="David Conklin" w:date="2020-12-28T16:23:00Z">
            <w:r>
              <w:rPr>
                <w:noProof/>
                <w:webHidden/>
              </w:rPr>
              <w:t>39</w:t>
            </w:r>
            <w:r>
              <w:rPr>
                <w:noProof/>
                <w:webHidden/>
              </w:rPr>
              <w:fldChar w:fldCharType="end"/>
            </w:r>
            <w:r w:rsidRPr="005314DE">
              <w:rPr>
                <w:rStyle w:val="Hyperlink"/>
                <w:noProof/>
              </w:rPr>
              <w:fldChar w:fldCharType="end"/>
            </w:r>
          </w:ins>
        </w:p>
        <w:p w14:paraId="0E0C19D3" w14:textId="56E3B5B3" w:rsidR="003F7628" w:rsidRDefault="003F7628">
          <w:pPr>
            <w:pStyle w:val="TOC2"/>
            <w:tabs>
              <w:tab w:val="right" w:leader="dot" w:pos="9350"/>
            </w:tabs>
            <w:rPr>
              <w:ins w:id="190" w:author="David Conklin" w:date="2020-12-28T16:23:00Z"/>
              <w:rFonts w:eastAsiaTheme="minorEastAsia"/>
              <w:noProof/>
            </w:rPr>
          </w:pPr>
          <w:ins w:id="191"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"_Toc60065061"</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Model and Simulation Overview</w:t>
            </w:r>
            <w:r>
              <w:rPr>
                <w:noProof/>
                <w:webHidden/>
              </w:rPr>
              <w:tab/>
            </w:r>
            <w:r>
              <w:rPr>
                <w:noProof/>
                <w:webHidden/>
              </w:rPr>
              <w:fldChar w:fldCharType="begin"/>
            </w:r>
            <w:r>
              <w:rPr>
                <w:noProof/>
                <w:webHidden/>
              </w:rPr>
              <w:instrText xml:space="preserve"> PAGEREF _Toc60065061 \h </w:instrText>
            </w:r>
            <w:r>
              <w:rPr>
                <w:noProof/>
                <w:webHidden/>
              </w:rPr>
            </w:r>
          </w:ins>
          <w:r>
            <w:rPr>
              <w:noProof/>
              <w:webHidden/>
            </w:rPr>
            <w:fldChar w:fldCharType="separate"/>
          </w:r>
          <w:ins w:id="192" w:author="David Conklin" w:date="2020-12-28T16:23:00Z">
            <w:r>
              <w:rPr>
                <w:noProof/>
                <w:webHidden/>
              </w:rPr>
              <w:t>42</w:t>
            </w:r>
            <w:r>
              <w:rPr>
                <w:noProof/>
                <w:webHidden/>
              </w:rPr>
              <w:fldChar w:fldCharType="end"/>
            </w:r>
            <w:r w:rsidRPr="005314DE">
              <w:rPr>
                <w:rStyle w:val="Hyperlink"/>
                <w:noProof/>
              </w:rPr>
              <w:fldChar w:fldCharType="end"/>
            </w:r>
          </w:ins>
        </w:p>
        <w:p w14:paraId="01477944" w14:textId="33506449" w:rsidR="003F7628" w:rsidRDefault="003F7628">
          <w:pPr>
            <w:pStyle w:val="TOC2"/>
            <w:tabs>
              <w:tab w:val="right" w:leader="dot" w:pos="9350"/>
            </w:tabs>
            <w:rPr>
              <w:ins w:id="193" w:author="David Conklin" w:date="2020-12-28T16:23:00Z"/>
              <w:rFonts w:eastAsiaTheme="minorEastAsia"/>
              <w:noProof/>
            </w:rPr>
          </w:pPr>
          <w:ins w:id="19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"_Toc60065062"</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_Toc60065062 \h </w:instrText>
            </w:r>
            <w:r>
              <w:rPr>
                <w:noProof/>
                <w:webHidden/>
              </w:rPr>
            </w:r>
          </w:ins>
          <w:r>
            <w:rPr>
              <w:noProof/>
              <w:webHidden/>
            </w:rPr>
            <w:fldChar w:fldCharType="separate"/>
          </w:r>
          <w:ins w:id="195" w:author="David Conklin" w:date="2020-12-28T16:23:00Z">
            <w:r>
              <w:rPr>
                <w:noProof/>
                <w:webHidden/>
              </w:rPr>
              <w:t>43</w:t>
            </w:r>
            <w:r>
              <w:rPr>
                <w:noProof/>
                <w:webHidden/>
              </w:rPr>
              <w:fldChar w:fldCharType="end"/>
            </w:r>
            <w:r w:rsidRPr="005314DE">
              <w:rPr>
                <w:rStyle w:val="Hyperlink"/>
                <w:noProof/>
              </w:rPr>
              <w:fldChar w:fldCharType="end"/>
            </w:r>
          </w:ins>
        </w:p>
        <w:p w14:paraId="2E03CF5D" w14:textId="38109574" w:rsidR="003F7628" w:rsidRDefault="003F7628">
          <w:pPr>
            <w:pStyle w:val="TOC2"/>
            <w:tabs>
              <w:tab w:val="right" w:leader="dot" w:pos="9350"/>
            </w:tabs>
            <w:rPr>
              <w:ins w:id="196" w:author="David Conklin" w:date="2020-12-28T16:23:00Z"/>
              <w:rFonts w:eastAsiaTheme="minorEastAsia"/>
              <w:noProof/>
            </w:rPr>
          </w:pPr>
          <w:ins w:id="197"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"_Toc60065063"</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Data changes for better representation of wetlands</w:t>
            </w:r>
            <w:r>
              <w:rPr>
                <w:noProof/>
                <w:webHidden/>
              </w:rPr>
              <w:tab/>
            </w:r>
            <w:r>
              <w:rPr>
                <w:noProof/>
                <w:webHidden/>
              </w:rPr>
              <w:fldChar w:fldCharType="begin"/>
            </w:r>
            <w:r>
              <w:rPr>
                <w:noProof/>
                <w:webHidden/>
              </w:rPr>
              <w:instrText xml:space="preserve"> PAGEREF _Toc60065063 \h </w:instrText>
            </w:r>
            <w:r>
              <w:rPr>
                <w:noProof/>
                <w:webHidden/>
              </w:rPr>
            </w:r>
          </w:ins>
          <w:r>
            <w:rPr>
              <w:noProof/>
              <w:webHidden/>
            </w:rPr>
            <w:fldChar w:fldCharType="separate"/>
          </w:r>
          <w:ins w:id="198" w:author="David Conklin" w:date="2020-12-28T16:23:00Z">
            <w:r>
              <w:rPr>
                <w:noProof/>
                <w:webHidden/>
              </w:rPr>
              <w:t>43</w:t>
            </w:r>
            <w:r>
              <w:rPr>
                <w:noProof/>
                <w:webHidden/>
              </w:rPr>
              <w:fldChar w:fldCharType="end"/>
            </w:r>
            <w:r w:rsidRPr="005314DE">
              <w:rPr>
                <w:rStyle w:val="Hyperlink"/>
                <w:noProof/>
              </w:rPr>
              <w:fldChar w:fldCharType="end"/>
            </w:r>
          </w:ins>
        </w:p>
        <w:p w14:paraId="6336FC53" w14:textId="7EB1E796" w:rsidR="003F7628" w:rsidRDefault="003F7628">
          <w:pPr>
            <w:pStyle w:val="TOC2"/>
            <w:tabs>
              <w:tab w:val="right" w:leader="dot" w:pos="9350"/>
            </w:tabs>
            <w:rPr>
              <w:ins w:id="199" w:author="David Conklin" w:date="2020-12-28T16:23:00Z"/>
              <w:rFonts w:eastAsiaTheme="minorEastAsia"/>
              <w:noProof/>
            </w:rPr>
          </w:pPr>
          <w:ins w:id="200" w:author="David Conklin" w:date="2020-12-28T16:23:00Z">
            <w:r w:rsidRPr="005314DE">
              <w:rPr>
                <w:rStyle w:val="Hyperlink"/>
                <w:noProof/>
              </w:rPr>
              <w:lastRenderedPageBreak/>
              <w:fldChar w:fldCharType="begin"/>
            </w:r>
            <w:r w:rsidRPr="005314DE">
              <w:rPr>
                <w:rStyle w:val="Hyperlink"/>
                <w:noProof/>
              </w:rPr>
              <w:instrText xml:space="preserve"> </w:instrText>
            </w:r>
            <w:r>
              <w:rPr>
                <w:noProof/>
              </w:rPr>
              <w:instrText>HYPERLINK \l "_Toc60065064"</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Projection, Calendar, and Units</w:t>
            </w:r>
            <w:r>
              <w:rPr>
                <w:noProof/>
                <w:webHidden/>
              </w:rPr>
              <w:tab/>
            </w:r>
            <w:r>
              <w:rPr>
                <w:noProof/>
                <w:webHidden/>
              </w:rPr>
              <w:fldChar w:fldCharType="begin"/>
            </w:r>
            <w:r>
              <w:rPr>
                <w:noProof/>
                <w:webHidden/>
              </w:rPr>
              <w:instrText xml:space="preserve"> PAGEREF _Toc60065064 \h </w:instrText>
            </w:r>
            <w:r>
              <w:rPr>
                <w:noProof/>
                <w:webHidden/>
              </w:rPr>
            </w:r>
          </w:ins>
          <w:r>
            <w:rPr>
              <w:noProof/>
              <w:webHidden/>
            </w:rPr>
            <w:fldChar w:fldCharType="separate"/>
          </w:r>
          <w:ins w:id="201" w:author="David Conklin" w:date="2020-12-28T16:23:00Z">
            <w:r>
              <w:rPr>
                <w:noProof/>
                <w:webHidden/>
              </w:rPr>
              <w:t>44</w:t>
            </w:r>
            <w:r>
              <w:rPr>
                <w:noProof/>
                <w:webHidden/>
              </w:rPr>
              <w:fldChar w:fldCharType="end"/>
            </w:r>
            <w:r w:rsidRPr="005314DE">
              <w:rPr>
                <w:rStyle w:val="Hyperlink"/>
                <w:noProof/>
              </w:rPr>
              <w:fldChar w:fldCharType="end"/>
            </w:r>
          </w:ins>
        </w:p>
        <w:p w14:paraId="4F7AE3D1" w14:textId="7842811A" w:rsidR="003F7628" w:rsidRDefault="003F7628">
          <w:pPr>
            <w:pStyle w:val="TOC2"/>
            <w:tabs>
              <w:tab w:val="right" w:leader="dot" w:pos="9350"/>
            </w:tabs>
            <w:rPr>
              <w:ins w:id="202" w:author="David Conklin" w:date="2020-12-28T16:23:00Z"/>
              <w:rFonts w:eastAsiaTheme="minorEastAsia"/>
              <w:noProof/>
            </w:rPr>
          </w:pPr>
          <w:ins w:id="203"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"_Toc60065065"</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Simulation of changes in wetlands over time</w:t>
            </w:r>
            <w:r>
              <w:rPr>
                <w:noProof/>
                <w:webHidden/>
              </w:rPr>
              <w:tab/>
            </w:r>
            <w:r>
              <w:rPr>
                <w:noProof/>
                <w:webHidden/>
              </w:rPr>
              <w:fldChar w:fldCharType="begin"/>
            </w:r>
            <w:r>
              <w:rPr>
                <w:noProof/>
                <w:webHidden/>
              </w:rPr>
              <w:instrText xml:space="preserve"> PAGEREF _Toc60065065 \h </w:instrText>
            </w:r>
            <w:r>
              <w:rPr>
                <w:noProof/>
                <w:webHidden/>
              </w:rPr>
            </w:r>
          </w:ins>
          <w:r>
            <w:rPr>
              <w:noProof/>
              <w:webHidden/>
            </w:rPr>
            <w:fldChar w:fldCharType="separate"/>
          </w:r>
          <w:ins w:id="204" w:author="David Conklin" w:date="2020-12-28T16:23:00Z">
            <w:r>
              <w:rPr>
                <w:noProof/>
                <w:webHidden/>
              </w:rPr>
              <w:t>44</w:t>
            </w:r>
            <w:r>
              <w:rPr>
                <w:noProof/>
                <w:webHidden/>
              </w:rPr>
              <w:fldChar w:fldCharType="end"/>
            </w:r>
            <w:r w:rsidRPr="005314DE">
              <w:rPr>
                <w:rStyle w:val="Hyperlink"/>
                <w:noProof/>
              </w:rPr>
              <w:fldChar w:fldCharType="end"/>
            </w:r>
          </w:ins>
        </w:p>
        <w:p w14:paraId="38829B0C" w14:textId="05ED0828" w:rsidR="003F7628" w:rsidRDefault="003F7628">
          <w:pPr>
            <w:pStyle w:val="TOC2"/>
            <w:tabs>
              <w:tab w:val="right" w:leader="dot" w:pos="9350"/>
            </w:tabs>
            <w:rPr>
              <w:ins w:id="205" w:author="David Conklin" w:date="2020-12-28T16:23:00Z"/>
              <w:rFonts w:eastAsiaTheme="minorEastAsia"/>
              <w:noProof/>
            </w:rPr>
          </w:pPr>
          <w:ins w:id="20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"_Toc60065066"</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How wetlands are represented in the model</w:t>
            </w:r>
            <w:r>
              <w:rPr>
                <w:noProof/>
                <w:webHidden/>
              </w:rPr>
              <w:tab/>
            </w:r>
            <w:r>
              <w:rPr>
                <w:noProof/>
                <w:webHidden/>
              </w:rPr>
              <w:fldChar w:fldCharType="begin"/>
            </w:r>
            <w:r>
              <w:rPr>
                <w:noProof/>
                <w:webHidden/>
              </w:rPr>
              <w:instrText xml:space="preserve"> PAGEREF _Toc60065066 \h </w:instrText>
            </w:r>
            <w:r>
              <w:rPr>
                <w:noProof/>
                <w:webHidden/>
              </w:rPr>
            </w:r>
          </w:ins>
          <w:r>
            <w:rPr>
              <w:noProof/>
              <w:webHidden/>
            </w:rPr>
            <w:fldChar w:fldCharType="separate"/>
          </w:r>
          <w:ins w:id="207" w:author="David Conklin" w:date="2020-12-28T16:23:00Z">
            <w:r>
              <w:rPr>
                <w:noProof/>
                <w:webHidden/>
              </w:rPr>
              <w:t>44</w:t>
            </w:r>
            <w:r>
              <w:rPr>
                <w:noProof/>
                <w:webHidden/>
              </w:rPr>
              <w:fldChar w:fldCharType="end"/>
            </w:r>
            <w:r w:rsidRPr="005314DE">
              <w:rPr>
                <w:rStyle w:val="Hyperlink"/>
                <w:noProof/>
              </w:rPr>
              <w:fldChar w:fldCharType="end"/>
            </w:r>
          </w:ins>
        </w:p>
        <w:p w14:paraId="0582F833" w14:textId="27B8A065" w:rsidR="003F7628" w:rsidRDefault="003F7628">
          <w:pPr>
            <w:pStyle w:val="TOC2"/>
            <w:tabs>
              <w:tab w:val="right" w:leader="dot" w:pos="9350"/>
            </w:tabs>
            <w:rPr>
              <w:ins w:id="208" w:author="David Conklin" w:date="2020-12-28T16:23:00Z"/>
              <w:rFonts w:eastAsiaTheme="minorEastAsia"/>
              <w:noProof/>
            </w:rPr>
          </w:pPr>
          <w:ins w:id="209"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"_Toc60065067"</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Attributes of interest in the wetlands study</w:t>
            </w:r>
            <w:r>
              <w:rPr>
                <w:noProof/>
                <w:webHidden/>
              </w:rPr>
              <w:tab/>
            </w:r>
            <w:r>
              <w:rPr>
                <w:noProof/>
                <w:webHidden/>
              </w:rPr>
              <w:fldChar w:fldCharType="begin"/>
            </w:r>
            <w:r>
              <w:rPr>
                <w:noProof/>
                <w:webHidden/>
              </w:rPr>
              <w:instrText xml:space="preserve"> PAGEREF _Toc60065067 \h </w:instrText>
            </w:r>
            <w:r>
              <w:rPr>
                <w:noProof/>
                <w:webHidden/>
              </w:rPr>
            </w:r>
          </w:ins>
          <w:r>
            <w:rPr>
              <w:noProof/>
              <w:webHidden/>
            </w:rPr>
            <w:fldChar w:fldCharType="separate"/>
          </w:r>
          <w:ins w:id="210" w:author="David Conklin" w:date="2020-12-28T16:23:00Z">
            <w:r>
              <w:rPr>
                <w:noProof/>
                <w:webHidden/>
              </w:rPr>
              <w:t>46</w:t>
            </w:r>
            <w:r>
              <w:rPr>
                <w:noProof/>
                <w:webHidden/>
              </w:rPr>
              <w:fldChar w:fldCharType="end"/>
            </w:r>
            <w:r w:rsidRPr="005314DE">
              <w:rPr>
                <w:rStyle w:val="Hyperlink"/>
                <w:noProof/>
              </w:rPr>
              <w:fldChar w:fldCharType="end"/>
            </w:r>
          </w:ins>
        </w:p>
        <w:p w14:paraId="0C787208" w14:textId="19C73463" w:rsidR="003F7628" w:rsidRDefault="003F7628">
          <w:pPr>
            <w:pStyle w:val="TOC2"/>
            <w:tabs>
              <w:tab w:val="right" w:leader="dot" w:pos="9350"/>
            </w:tabs>
            <w:rPr>
              <w:ins w:id="211" w:author="David Conklin" w:date="2020-12-28T16:23:00Z"/>
              <w:rFonts w:eastAsiaTheme="minorEastAsia"/>
              <w:noProof/>
            </w:rPr>
          </w:pPr>
          <w:ins w:id="21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"_Toc60065068"</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A WETNESS attribute</w:t>
            </w:r>
            <w:r>
              <w:rPr>
                <w:noProof/>
                <w:webHidden/>
              </w:rPr>
              <w:tab/>
            </w:r>
            <w:r>
              <w:rPr>
                <w:noProof/>
                <w:webHidden/>
              </w:rPr>
              <w:fldChar w:fldCharType="begin"/>
            </w:r>
            <w:r>
              <w:rPr>
                <w:noProof/>
                <w:webHidden/>
              </w:rPr>
              <w:instrText xml:space="preserve"> PAGEREF _Toc60065068 \h </w:instrText>
            </w:r>
            <w:r>
              <w:rPr>
                <w:noProof/>
                <w:webHidden/>
              </w:rPr>
            </w:r>
          </w:ins>
          <w:r>
            <w:rPr>
              <w:noProof/>
              <w:webHidden/>
            </w:rPr>
            <w:fldChar w:fldCharType="separate"/>
          </w:r>
          <w:ins w:id="213" w:author="David Conklin" w:date="2020-12-28T16:23:00Z">
            <w:r>
              <w:rPr>
                <w:noProof/>
                <w:webHidden/>
              </w:rPr>
              <w:t>46</w:t>
            </w:r>
            <w:r>
              <w:rPr>
                <w:noProof/>
                <w:webHidden/>
              </w:rPr>
              <w:fldChar w:fldCharType="end"/>
            </w:r>
            <w:r w:rsidRPr="005314DE">
              <w:rPr>
                <w:rStyle w:val="Hyperlink"/>
                <w:noProof/>
              </w:rPr>
              <w:fldChar w:fldCharType="end"/>
            </w:r>
          </w:ins>
        </w:p>
        <w:p w14:paraId="03BB448C" w14:textId="27439D93" w:rsidR="003F7628" w:rsidRDefault="003F7628">
          <w:pPr>
            <w:pStyle w:val="TOC2"/>
            <w:tabs>
              <w:tab w:val="right" w:leader="dot" w:pos="9350"/>
            </w:tabs>
            <w:rPr>
              <w:ins w:id="214" w:author="David Conklin" w:date="2020-12-28T16:23:00Z"/>
              <w:rFonts w:eastAsiaTheme="minorEastAsia"/>
              <w:noProof/>
            </w:rPr>
          </w:pPr>
          <w:ins w:id="215"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"_Toc60065069"</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_Toc60065069 \h </w:instrText>
            </w:r>
            <w:r>
              <w:rPr>
                <w:noProof/>
                <w:webHidden/>
              </w:rPr>
            </w:r>
          </w:ins>
          <w:r>
            <w:rPr>
              <w:noProof/>
              <w:webHidden/>
            </w:rPr>
            <w:fldChar w:fldCharType="separate"/>
          </w:r>
          <w:ins w:id="216" w:author="David Conklin" w:date="2020-12-28T16:23:00Z">
            <w:r>
              <w:rPr>
                <w:noProof/>
                <w:webHidden/>
              </w:rPr>
              <w:t>47</w:t>
            </w:r>
            <w:r>
              <w:rPr>
                <w:noProof/>
                <w:webHidden/>
              </w:rPr>
              <w:fldChar w:fldCharType="end"/>
            </w:r>
            <w:r w:rsidRPr="005314DE">
              <w:rPr>
                <w:rStyle w:val="Hyperlink"/>
                <w:noProof/>
              </w:rPr>
              <w:fldChar w:fldCharType="end"/>
            </w:r>
          </w:ins>
        </w:p>
        <w:p w14:paraId="424165B5" w14:textId="5739403E" w:rsidR="003F7628" w:rsidRDefault="003F7628">
          <w:pPr>
            <w:pStyle w:val="TOC3"/>
            <w:tabs>
              <w:tab w:val="right" w:leader="dot" w:pos="9350"/>
            </w:tabs>
            <w:rPr>
              <w:ins w:id="217" w:author="David Conklin" w:date="2020-12-28T16:23:00Z"/>
              <w:rFonts w:eastAsiaTheme="minorEastAsia"/>
              <w:noProof/>
            </w:rPr>
          </w:pPr>
          <w:ins w:id="21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"_Toc60065070"</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Wetland IDU parameters</w:t>
            </w:r>
            <w:r>
              <w:rPr>
                <w:noProof/>
                <w:webHidden/>
              </w:rPr>
              <w:tab/>
            </w:r>
            <w:r>
              <w:rPr>
                <w:noProof/>
                <w:webHidden/>
              </w:rPr>
              <w:fldChar w:fldCharType="begin"/>
            </w:r>
            <w:r>
              <w:rPr>
                <w:noProof/>
                <w:webHidden/>
              </w:rPr>
              <w:instrText xml:space="preserve"> PAGEREF _Toc60065070 \h </w:instrText>
            </w:r>
            <w:r>
              <w:rPr>
                <w:noProof/>
                <w:webHidden/>
              </w:rPr>
            </w:r>
          </w:ins>
          <w:r>
            <w:rPr>
              <w:noProof/>
              <w:webHidden/>
            </w:rPr>
            <w:fldChar w:fldCharType="separate"/>
          </w:r>
          <w:ins w:id="219" w:author="David Conklin" w:date="2020-12-28T16:23:00Z">
            <w:r>
              <w:rPr>
                <w:noProof/>
                <w:webHidden/>
              </w:rPr>
              <w:t>47</w:t>
            </w:r>
            <w:r>
              <w:rPr>
                <w:noProof/>
                <w:webHidden/>
              </w:rPr>
              <w:fldChar w:fldCharType="end"/>
            </w:r>
            <w:r w:rsidRPr="005314DE">
              <w:rPr>
                <w:rStyle w:val="Hyperlink"/>
                <w:noProof/>
              </w:rPr>
              <w:fldChar w:fldCharType="end"/>
            </w:r>
          </w:ins>
        </w:p>
        <w:p w14:paraId="61E7A918" w14:textId="5B0D8EC3" w:rsidR="003F7628" w:rsidRDefault="003F7628">
          <w:pPr>
            <w:pStyle w:val="TOC3"/>
            <w:tabs>
              <w:tab w:val="right" w:leader="dot" w:pos="9350"/>
            </w:tabs>
            <w:rPr>
              <w:ins w:id="220" w:author="David Conklin" w:date="2020-12-28T16:23:00Z"/>
              <w:rFonts w:eastAsiaTheme="minorEastAsia"/>
              <w:noProof/>
            </w:rPr>
          </w:pPr>
          <w:ins w:id="221"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"_Toc60065071"</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Reach parameters</w:t>
            </w:r>
            <w:r>
              <w:rPr>
                <w:noProof/>
                <w:webHidden/>
              </w:rPr>
              <w:tab/>
            </w:r>
            <w:r>
              <w:rPr>
                <w:noProof/>
                <w:webHidden/>
              </w:rPr>
              <w:fldChar w:fldCharType="begin"/>
            </w:r>
            <w:r>
              <w:rPr>
                <w:noProof/>
                <w:webHidden/>
              </w:rPr>
              <w:instrText xml:space="preserve"> PAGEREF _Toc60065071 \h </w:instrText>
            </w:r>
            <w:r>
              <w:rPr>
                <w:noProof/>
                <w:webHidden/>
              </w:rPr>
            </w:r>
          </w:ins>
          <w:r>
            <w:rPr>
              <w:noProof/>
              <w:webHidden/>
            </w:rPr>
            <w:fldChar w:fldCharType="separate"/>
          </w:r>
          <w:ins w:id="222" w:author="David Conklin" w:date="2020-12-28T16:23:00Z">
            <w:r>
              <w:rPr>
                <w:noProof/>
                <w:webHidden/>
              </w:rPr>
              <w:t>47</w:t>
            </w:r>
            <w:r>
              <w:rPr>
                <w:noProof/>
                <w:webHidden/>
              </w:rPr>
              <w:fldChar w:fldCharType="end"/>
            </w:r>
            <w:r w:rsidRPr="005314DE">
              <w:rPr>
                <w:rStyle w:val="Hyperlink"/>
                <w:noProof/>
              </w:rPr>
              <w:fldChar w:fldCharType="end"/>
            </w:r>
          </w:ins>
        </w:p>
        <w:p w14:paraId="0F4EDD7B" w14:textId="6C745406" w:rsidR="003F7628" w:rsidRDefault="003F7628">
          <w:pPr>
            <w:pStyle w:val="TOC2"/>
            <w:tabs>
              <w:tab w:val="right" w:leader="dot" w:pos="9350"/>
            </w:tabs>
            <w:rPr>
              <w:ins w:id="223" w:author="David Conklin" w:date="2020-12-28T16:23:00Z"/>
              <w:rFonts w:eastAsiaTheme="minorEastAsia"/>
              <w:noProof/>
            </w:rPr>
          </w:pPr>
          <w:ins w:id="22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"_Toc60065072"</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Loss (or gain) of wetlands</w:t>
            </w:r>
            <w:r>
              <w:rPr>
                <w:noProof/>
                <w:webHidden/>
              </w:rPr>
              <w:tab/>
            </w:r>
            <w:r>
              <w:rPr>
                <w:noProof/>
                <w:webHidden/>
              </w:rPr>
              <w:fldChar w:fldCharType="begin"/>
            </w:r>
            <w:r>
              <w:rPr>
                <w:noProof/>
                <w:webHidden/>
              </w:rPr>
              <w:instrText xml:space="preserve"> PAGEREF _Toc60065072 \h </w:instrText>
            </w:r>
            <w:r>
              <w:rPr>
                <w:noProof/>
                <w:webHidden/>
              </w:rPr>
            </w:r>
          </w:ins>
          <w:r>
            <w:rPr>
              <w:noProof/>
              <w:webHidden/>
            </w:rPr>
            <w:fldChar w:fldCharType="separate"/>
          </w:r>
          <w:ins w:id="225" w:author="David Conklin" w:date="2020-12-28T16:23:00Z">
            <w:r>
              <w:rPr>
                <w:noProof/>
                <w:webHidden/>
              </w:rPr>
              <w:t>48</w:t>
            </w:r>
            <w:r>
              <w:rPr>
                <w:noProof/>
                <w:webHidden/>
              </w:rPr>
              <w:fldChar w:fldCharType="end"/>
            </w:r>
            <w:r w:rsidRPr="005314DE">
              <w:rPr>
                <w:rStyle w:val="Hyperlink"/>
                <w:noProof/>
              </w:rPr>
              <w:fldChar w:fldCharType="end"/>
            </w:r>
          </w:ins>
        </w:p>
        <w:p w14:paraId="5F937067" w14:textId="65F8E5EB" w:rsidR="003F7628" w:rsidRDefault="003F7628">
          <w:pPr>
            <w:pStyle w:val="TOC2"/>
            <w:tabs>
              <w:tab w:val="right" w:leader="dot" w:pos="9350"/>
            </w:tabs>
            <w:rPr>
              <w:ins w:id="226" w:author="David Conklin" w:date="2020-12-28T16:23:00Z"/>
              <w:rFonts w:eastAsiaTheme="minorEastAsia"/>
              <w:noProof/>
            </w:rPr>
          </w:pPr>
          <w:ins w:id="227"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"_Toc60065073"</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Reality check</w:t>
            </w:r>
            <w:r>
              <w:rPr>
                <w:noProof/>
                <w:webHidden/>
              </w:rPr>
              <w:tab/>
            </w:r>
            <w:r>
              <w:rPr>
                <w:noProof/>
                <w:webHidden/>
              </w:rPr>
              <w:fldChar w:fldCharType="begin"/>
            </w:r>
            <w:r>
              <w:rPr>
                <w:noProof/>
                <w:webHidden/>
              </w:rPr>
              <w:instrText xml:space="preserve"> PAGEREF _Toc60065073 \h </w:instrText>
            </w:r>
            <w:r>
              <w:rPr>
                <w:noProof/>
                <w:webHidden/>
              </w:rPr>
            </w:r>
          </w:ins>
          <w:r>
            <w:rPr>
              <w:noProof/>
              <w:webHidden/>
            </w:rPr>
            <w:fldChar w:fldCharType="separate"/>
          </w:r>
          <w:ins w:id="228" w:author="David Conklin" w:date="2020-12-28T16:23:00Z">
            <w:r>
              <w:rPr>
                <w:noProof/>
                <w:webHidden/>
              </w:rPr>
              <w:t>48</w:t>
            </w:r>
            <w:r>
              <w:rPr>
                <w:noProof/>
                <w:webHidden/>
              </w:rPr>
              <w:fldChar w:fldCharType="end"/>
            </w:r>
            <w:r w:rsidRPr="005314DE">
              <w:rPr>
                <w:rStyle w:val="Hyperlink"/>
                <w:noProof/>
              </w:rPr>
              <w:fldChar w:fldCharType="end"/>
            </w:r>
          </w:ins>
        </w:p>
        <w:p w14:paraId="364C0C84" w14:textId="39DA1486" w:rsidR="003F7628" w:rsidRDefault="003F7628">
          <w:pPr>
            <w:pStyle w:val="TOC2"/>
            <w:tabs>
              <w:tab w:val="right" w:leader="dot" w:pos="9350"/>
            </w:tabs>
            <w:rPr>
              <w:ins w:id="229" w:author="David Conklin" w:date="2020-12-28T16:23:00Z"/>
              <w:rFonts w:eastAsiaTheme="minorEastAsia"/>
              <w:noProof/>
            </w:rPr>
          </w:pPr>
          <w:ins w:id="23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"_Toc60065074"</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High Cascades Springs</w:t>
            </w:r>
            <w:r>
              <w:rPr>
                <w:noProof/>
                <w:webHidden/>
              </w:rPr>
              <w:tab/>
            </w:r>
            <w:r>
              <w:rPr>
                <w:noProof/>
                <w:webHidden/>
              </w:rPr>
              <w:fldChar w:fldCharType="begin"/>
            </w:r>
            <w:r>
              <w:rPr>
                <w:noProof/>
                <w:webHidden/>
              </w:rPr>
              <w:instrText xml:space="preserve"> PAGEREF _Toc60065074 \h </w:instrText>
            </w:r>
            <w:r>
              <w:rPr>
                <w:noProof/>
                <w:webHidden/>
              </w:rPr>
            </w:r>
          </w:ins>
          <w:r>
            <w:rPr>
              <w:noProof/>
              <w:webHidden/>
            </w:rPr>
            <w:fldChar w:fldCharType="separate"/>
          </w:r>
          <w:ins w:id="231" w:author="David Conklin" w:date="2020-12-28T16:23:00Z">
            <w:r>
              <w:rPr>
                <w:noProof/>
                <w:webHidden/>
              </w:rPr>
              <w:t>50</w:t>
            </w:r>
            <w:r>
              <w:rPr>
                <w:noProof/>
                <w:webHidden/>
              </w:rPr>
              <w:fldChar w:fldCharType="end"/>
            </w:r>
            <w:r w:rsidRPr="005314DE">
              <w:rPr>
                <w:rStyle w:val="Hyperlink"/>
                <w:noProof/>
              </w:rPr>
              <w:fldChar w:fldCharType="end"/>
            </w:r>
          </w:ins>
        </w:p>
        <w:p w14:paraId="1E88E96A" w14:textId="144F8DA0" w:rsidR="003F7628" w:rsidRDefault="003F7628">
          <w:pPr>
            <w:pStyle w:val="TOC2"/>
            <w:tabs>
              <w:tab w:val="right" w:leader="dot" w:pos="9350"/>
            </w:tabs>
            <w:rPr>
              <w:ins w:id="232" w:author="David Conklin" w:date="2020-12-28T16:23:00Z"/>
              <w:rFonts w:eastAsiaTheme="minorEastAsia"/>
              <w:noProof/>
            </w:rPr>
          </w:pPr>
          <w:ins w:id="233"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"_Toc60065075"</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Calibration and simulation skill</w:t>
            </w:r>
            <w:r>
              <w:rPr>
                <w:noProof/>
                <w:webHidden/>
              </w:rPr>
              <w:tab/>
            </w:r>
            <w:r>
              <w:rPr>
                <w:noProof/>
                <w:webHidden/>
              </w:rPr>
              <w:fldChar w:fldCharType="begin"/>
            </w:r>
            <w:r>
              <w:rPr>
                <w:noProof/>
                <w:webHidden/>
              </w:rPr>
              <w:instrText xml:space="preserve"> PAGEREF _Toc60065075 \h </w:instrText>
            </w:r>
            <w:r>
              <w:rPr>
                <w:noProof/>
                <w:webHidden/>
              </w:rPr>
            </w:r>
          </w:ins>
          <w:r>
            <w:rPr>
              <w:noProof/>
              <w:webHidden/>
            </w:rPr>
            <w:fldChar w:fldCharType="separate"/>
          </w:r>
          <w:ins w:id="234" w:author="David Conklin" w:date="2020-12-28T16:23:00Z">
            <w:r>
              <w:rPr>
                <w:noProof/>
                <w:webHidden/>
              </w:rPr>
              <w:t>51</w:t>
            </w:r>
            <w:r>
              <w:rPr>
                <w:noProof/>
                <w:webHidden/>
              </w:rPr>
              <w:fldChar w:fldCharType="end"/>
            </w:r>
            <w:r w:rsidRPr="005314DE">
              <w:rPr>
                <w:rStyle w:val="Hyperlink"/>
                <w:noProof/>
              </w:rPr>
              <w:fldChar w:fldCharType="end"/>
            </w:r>
          </w:ins>
        </w:p>
        <w:p w14:paraId="056F4999" w14:textId="2D071F7A" w:rsidR="003F7628" w:rsidRDefault="003F7628">
          <w:pPr>
            <w:pStyle w:val="TOC2"/>
            <w:tabs>
              <w:tab w:val="right" w:leader="dot" w:pos="9350"/>
            </w:tabs>
            <w:rPr>
              <w:ins w:id="235" w:author="David Conklin" w:date="2020-12-28T16:23:00Z"/>
              <w:rFonts w:eastAsiaTheme="minorEastAsia"/>
              <w:noProof/>
            </w:rPr>
          </w:pPr>
          <w:ins w:id="23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"_Toc60065076"</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Analysis of locations where the model has low skill</w:t>
            </w:r>
            <w:r>
              <w:rPr>
                <w:noProof/>
                <w:webHidden/>
              </w:rPr>
              <w:tab/>
            </w:r>
            <w:r>
              <w:rPr>
                <w:noProof/>
                <w:webHidden/>
              </w:rPr>
              <w:fldChar w:fldCharType="begin"/>
            </w:r>
            <w:r>
              <w:rPr>
                <w:noProof/>
                <w:webHidden/>
              </w:rPr>
              <w:instrText xml:space="preserve"> PAGEREF _Toc60065076 \h </w:instrText>
            </w:r>
            <w:r>
              <w:rPr>
                <w:noProof/>
                <w:webHidden/>
              </w:rPr>
            </w:r>
          </w:ins>
          <w:r>
            <w:rPr>
              <w:noProof/>
              <w:webHidden/>
            </w:rPr>
            <w:fldChar w:fldCharType="separate"/>
          </w:r>
          <w:ins w:id="237" w:author="David Conklin" w:date="2020-12-28T16:23:00Z">
            <w:r>
              <w:rPr>
                <w:noProof/>
                <w:webHidden/>
              </w:rPr>
              <w:t>56</w:t>
            </w:r>
            <w:r>
              <w:rPr>
                <w:noProof/>
                <w:webHidden/>
              </w:rPr>
              <w:fldChar w:fldCharType="end"/>
            </w:r>
            <w:r w:rsidRPr="005314DE">
              <w:rPr>
                <w:rStyle w:val="Hyperlink"/>
                <w:noProof/>
              </w:rPr>
              <w:fldChar w:fldCharType="end"/>
            </w:r>
          </w:ins>
        </w:p>
        <w:p w14:paraId="19672E01" w14:textId="4B6056F8" w:rsidR="003F7628" w:rsidRDefault="003F7628">
          <w:pPr>
            <w:pStyle w:val="TOC2"/>
            <w:tabs>
              <w:tab w:val="right" w:leader="dot" w:pos="9350"/>
            </w:tabs>
            <w:rPr>
              <w:ins w:id="238" w:author="David Conklin" w:date="2020-12-28T16:23:00Z"/>
              <w:rFonts w:eastAsiaTheme="minorEastAsia"/>
              <w:noProof/>
            </w:rPr>
          </w:pPr>
          <w:ins w:id="239"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"_Toc60065077"</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Simulated McKenzie basin water budget</w:t>
            </w:r>
            <w:r>
              <w:rPr>
                <w:noProof/>
                <w:webHidden/>
              </w:rPr>
              <w:tab/>
            </w:r>
            <w:r>
              <w:rPr>
                <w:noProof/>
                <w:webHidden/>
              </w:rPr>
              <w:fldChar w:fldCharType="begin"/>
            </w:r>
            <w:r>
              <w:rPr>
                <w:noProof/>
                <w:webHidden/>
              </w:rPr>
              <w:instrText xml:space="preserve"> PAGEREF _Toc60065077 \h </w:instrText>
            </w:r>
            <w:r>
              <w:rPr>
                <w:noProof/>
                <w:webHidden/>
              </w:rPr>
            </w:r>
          </w:ins>
          <w:r>
            <w:rPr>
              <w:noProof/>
              <w:webHidden/>
            </w:rPr>
            <w:fldChar w:fldCharType="separate"/>
          </w:r>
          <w:ins w:id="240" w:author="David Conklin" w:date="2020-12-28T16:23:00Z">
            <w:r>
              <w:rPr>
                <w:noProof/>
                <w:webHidden/>
              </w:rPr>
              <w:t>57</w:t>
            </w:r>
            <w:r>
              <w:rPr>
                <w:noProof/>
                <w:webHidden/>
              </w:rPr>
              <w:fldChar w:fldCharType="end"/>
            </w:r>
            <w:r w:rsidRPr="005314DE">
              <w:rPr>
                <w:rStyle w:val="Hyperlink"/>
                <w:noProof/>
              </w:rPr>
              <w:fldChar w:fldCharType="end"/>
            </w:r>
          </w:ins>
        </w:p>
        <w:p w14:paraId="265C916A" w14:textId="2592D669" w:rsidR="003F7628" w:rsidRDefault="003F7628">
          <w:pPr>
            <w:pStyle w:val="TOC2"/>
            <w:tabs>
              <w:tab w:val="right" w:leader="dot" w:pos="9350"/>
            </w:tabs>
            <w:rPr>
              <w:ins w:id="241" w:author="David Conklin" w:date="2020-12-28T16:23:00Z"/>
              <w:rFonts w:eastAsiaTheme="minorEastAsia"/>
              <w:noProof/>
            </w:rPr>
          </w:pPr>
          <w:ins w:id="24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"_Toc60065078"</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Clackamas wetlands v. McKenzie wetlands</w:t>
            </w:r>
            <w:r>
              <w:rPr>
                <w:noProof/>
                <w:webHidden/>
              </w:rPr>
              <w:tab/>
            </w:r>
            <w:r>
              <w:rPr>
                <w:noProof/>
                <w:webHidden/>
              </w:rPr>
              <w:fldChar w:fldCharType="begin"/>
            </w:r>
            <w:r>
              <w:rPr>
                <w:noProof/>
                <w:webHidden/>
              </w:rPr>
              <w:instrText xml:space="preserve"> PAGEREF _Toc60065078 \h </w:instrText>
            </w:r>
            <w:r>
              <w:rPr>
                <w:noProof/>
                <w:webHidden/>
              </w:rPr>
            </w:r>
          </w:ins>
          <w:r>
            <w:rPr>
              <w:noProof/>
              <w:webHidden/>
            </w:rPr>
            <w:fldChar w:fldCharType="separate"/>
          </w:r>
          <w:ins w:id="243" w:author="David Conklin" w:date="2020-12-28T16:23:00Z">
            <w:r>
              <w:rPr>
                <w:noProof/>
                <w:webHidden/>
              </w:rPr>
              <w:t>58</w:t>
            </w:r>
            <w:r>
              <w:rPr>
                <w:noProof/>
                <w:webHidden/>
              </w:rPr>
              <w:fldChar w:fldCharType="end"/>
            </w:r>
            <w:r w:rsidRPr="005314DE">
              <w:rPr>
                <w:rStyle w:val="Hyperlink"/>
                <w:noProof/>
              </w:rPr>
              <w:fldChar w:fldCharType="end"/>
            </w:r>
          </w:ins>
        </w:p>
        <w:p w14:paraId="48435A10" w14:textId="51FC4AAB" w:rsidR="003F7628" w:rsidRDefault="003F7628">
          <w:pPr>
            <w:pStyle w:val="TOC1"/>
            <w:tabs>
              <w:tab w:val="right" w:leader="dot" w:pos="9350"/>
            </w:tabs>
            <w:rPr>
              <w:ins w:id="244" w:author="David Conklin" w:date="2020-12-28T16:23:00Z"/>
              <w:rFonts w:eastAsiaTheme="minorEastAsia"/>
              <w:noProof/>
            </w:rPr>
          </w:pPr>
          <w:ins w:id="245"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"_Toc60065079"</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The Clackamas Basin</w:t>
            </w:r>
            <w:r>
              <w:rPr>
                <w:noProof/>
                <w:webHidden/>
              </w:rPr>
              <w:tab/>
            </w:r>
            <w:r>
              <w:rPr>
                <w:noProof/>
                <w:webHidden/>
              </w:rPr>
              <w:fldChar w:fldCharType="begin"/>
            </w:r>
            <w:r>
              <w:rPr>
                <w:noProof/>
                <w:webHidden/>
              </w:rPr>
              <w:instrText xml:space="preserve"> PAGEREF _Toc60065079 \h </w:instrText>
            </w:r>
            <w:r>
              <w:rPr>
                <w:noProof/>
                <w:webHidden/>
              </w:rPr>
            </w:r>
          </w:ins>
          <w:r>
            <w:rPr>
              <w:noProof/>
              <w:webHidden/>
            </w:rPr>
            <w:fldChar w:fldCharType="separate"/>
          </w:r>
          <w:ins w:id="246" w:author="David Conklin" w:date="2020-12-28T16:23:00Z">
            <w:r>
              <w:rPr>
                <w:noProof/>
                <w:webHidden/>
              </w:rPr>
              <w:t>59</w:t>
            </w:r>
            <w:r>
              <w:rPr>
                <w:noProof/>
                <w:webHidden/>
              </w:rPr>
              <w:fldChar w:fldCharType="end"/>
            </w:r>
            <w:r w:rsidRPr="005314DE">
              <w:rPr>
                <w:rStyle w:val="Hyperlink"/>
                <w:noProof/>
              </w:rPr>
              <w:fldChar w:fldCharType="end"/>
            </w:r>
          </w:ins>
        </w:p>
        <w:p w14:paraId="5AE2E763" w14:textId="7D6AA6CD" w:rsidR="003F7628" w:rsidRDefault="003F7628">
          <w:pPr>
            <w:pStyle w:val="TOC1"/>
            <w:tabs>
              <w:tab w:val="right" w:leader="dot" w:pos="9350"/>
            </w:tabs>
            <w:rPr>
              <w:ins w:id="247" w:author="David Conklin" w:date="2020-12-28T16:23:00Z"/>
              <w:rFonts w:eastAsiaTheme="minorEastAsia"/>
              <w:noProof/>
            </w:rPr>
          </w:pPr>
          <w:ins w:id="24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"_Toc60065080"</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Directory structure and file names</w:t>
            </w:r>
            <w:r>
              <w:rPr>
                <w:noProof/>
                <w:webHidden/>
              </w:rPr>
              <w:tab/>
            </w:r>
            <w:r>
              <w:rPr>
                <w:noProof/>
                <w:webHidden/>
              </w:rPr>
              <w:fldChar w:fldCharType="begin"/>
            </w:r>
            <w:r>
              <w:rPr>
                <w:noProof/>
                <w:webHidden/>
              </w:rPr>
              <w:instrText xml:space="preserve"> PAGEREF _Toc60065080 \h </w:instrText>
            </w:r>
            <w:r>
              <w:rPr>
                <w:noProof/>
                <w:webHidden/>
              </w:rPr>
            </w:r>
          </w:ins>
          <w:r>
            <w:rPr>
              <w:noProof/>
              <w:webHidden/>
            </w:rPr>
            <w:fldChar w:fldCharType="separate"/>
          </w:r>
          <w:ins w:id="249" w:author="David Conklin" w:date="2020-12-28T16:23:00Z">
            <w:r>
              <w:rPr>
                <w:noProof/>
                <w:webHidden/>
              </w:rPr>
              <w:t>59</w:t>
            </w:r>
            <w:r>
              <w:rPr>
                <w:noProof/>
                <w:webHidden/>
              </w:rPr>
              <w:fldChar w:fldCharType="end"/>
            </w:r>
            <w:r w:rsidRPr="005314DE">
              <w:rPr>
                <w:rStyle w:val="Hyperlink"/>
                <w:noProof/>
              </w:rPr>
              <w:fldChar w:fldCharType="end"/>
            </w:r>
          </w:ins>
        </w:p>
        <w:p w14:paraId="4DD3970F" w14:textId="1B415F29" w:rsidR="003F7628" w:rsidRDefault="003F7628">
          <w:pPr>
            <w:pStyle w:val="TOC1"/>
            <w:tabs>
              <w:tab w:val="right" w:leader="dot" w:pos="9350"/>
            </w:tabs>
            <w:rPr>
              <w:ins w:id="250" w:author="David Conklin" w:date="2020-12-28T16:23:00Z"/>
              <w:rFonts w:eastAsiaTheme="minorEastAsia"/>
              <w:noProof/>
            </w:rPr>
          </w:pPr>
          <w:ins w:id="251"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"_Toc60065081"</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Release Log</w:t>
            </w:r>
            <w:r>
              <w:rPr>
                <w:noProof/>
                <w:webHidden/>
              </w:rPr>
              <w:tab/>
            </w:r>
            <w:r>
              <w:rPr>
                <w:noProof/>
                <w:webHidden/>
              </w:rPr>
              <w:fldChar w:fldCharType="begin"/>
            </w:r>
            <w:r>
              <w:rPr>
                <w:noProof/>
                <w:webHidden/>
              </w:rPr>
              <w:instrText xml:space="preserve"> PAGEREF _Toc60065081 \h </w:instrText>
            </w:r>
            <w:r>
              <w:rPr>
                <w:noProof/>
                <w:webHidden/>
              </w:rPr>
            </w:r>
          </w:ins>
          <w:r>
            <w:rPr>
              <w:noProof/>
              <w:webHidden/>
            </w:rPr>
            <w:fldChar w:fldCharType="separate"/>
          </w:r>
          <w:ins w:id="252" w:author="David Conklin" w:date="2020-12-28T16:23:00Z">
            <w:r>
              <w:rPr>
                <w:noProof/>
                <w:webHidden/>
              </w:rPr>
              <w:t>60</w:t>
            </w:r>
            <w:r>
              <w:rPr>
                <w:noProof/>
                <w:webHidden/>
              </w:rPr>
              <w:fldChar w:fldCharType="end"/>
            </w:r>
            <w:r w:rsidRPr="005314DE">
              <w:rPr>
                <w:rStyle w:val="Hyperlink"/>
                <w:noProof/>
              </w:rPr>
              <w:fldChar w:fldCharType="end"/>
            </w:r>
          </w:ins>
        </w:p>
        <w:p w14:paraId="4956E8F9" w14:textId="2D5D2CF7" w:rsidR="003F7628" w:rsidRDefault="003F7628">
          <w:pPr>
            <w:pStyle w:val="TOC1"/>
            <w:tabs>
              <w:tab w:val="right" w:leader="dot" w:pos="9350"/>
            </w:tabs>
            <w:rPr>
              <w:ins w:id="253" w:author="David Conklin" w:date="2020-12-28T16:23:00Z"/>
              <w:rFonts w:eastAsiaTheme="minorEastAsia"/>
              <w:noProof/>
            </w:rPr>
          </w:pPr>
          <w:ins w:id="25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"_Toc60065082"</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References</w:t>
            </w:r>
            <w:r>
              <w:rPr>
                <w:noProof/>
                <w:webHidden/>
              </w:rPr>
              <w:tab/>
            </w:r>
            <w:r>
              <w:rPr>
                <w:noProof/>
                <w:webHidden/>
              </w:rPr>
              <w:fldChar w:fldCharType="begin"/>
            </w:r>
            <w:r>
              <w:rPr>
                <w:noProof/>
                <w:webHidden/>
              </w:rPr>
              <w:instrText xml:space="preserve"> PAGEREF _Toc60065082 \h </w:instrText>
            </w:r>
            <w:r>
              <w:rPr>
                <w:noProof/>
                <w:webHidden/>
              </w:rPr>
            </w:r>
          </w:ins>
          <w:r>
            <w:rPr>
              <w:noProof/>
              <w:webHidden/>
            </w:rPr>
            <w:fldChar w:fldCharType="separate"/>
          </w:r>
          <w:ins w:id="255" w:author="David Conklin" w:date="2020-12-28T16:23:00Z">
            <w:r>
              <w:rPr>
                <w:noProof/>
                <w:webHidden/>
              </w:rPr>
              <w:t>62</w:t>
            </w:r>
            <w:r>
              <w:rPr>
                <w:noProof/>
                <w:webHidden/>
              </w:rPr>
              <w:fldChar w:fldCharType="end"/>
            </w:r>
            <w:r w:rsidRPr="005314DE">
              <w:rPr>
                <w:rStyle w:val="Hyperlink"/>
                <w:noProof/>
              </w:rPr>
              <w:fldChar w:fldCharType="end"/>
            </w:r>
          </w:ins>
        </w:p>
        <w:p w14:paraId="26348016" w14:textId="65F5F710" w:rsidR="003F7628" w:rsidRDefault="003F7628">
          <w:pPr>
            <w:pStyle w:val="TOC1"/>
            <w:tabs>
              <w:tab w:val="right" w:leader="dot" w:pos="9350"/>
            </w:tabs>
            <w:rPr>
              <w:ins w:id="256" w:author="David Conklin" w:date="2020-12-28T16:23:00Z"/>
              <w:rFonts w:eastAsiaTheme="minorEastAsia"/>
              <w:noProof/>
            </w:rPr>
          </w:pPr>
          <w:ins w:id="257"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"_Toc60065083"</w:instrText>
            </w:r>
            <w:r w:rsidRPr="005314DE">
              <w:rPr>
                <w:rStyle w:val="Hyperlink"/>
                <w:noProof/>
              </w:rPr>
              <w:instrText xml:space="preserve"> </w:instrText>
            </w:r>
            <w:r w:rsidRPr="005314DE">
              <w:rPr>
                <w:rStyle w:val="Hyperlink"/>
                <w:noProof/>
              </w:rPr>
            </w:r>
            <w:r w:rsidRPr="005314DE">
              <w:rPr>
                <w:rStyle w:val="Hyperlink"/>
                <w:noProof/>
              </w:rPr>
              <w:fldChar w:fldCharType="separate"/>
            </w:r>
            <w:r w:rsidRPr="005314DE">
              <w:rPr>
                <w:rStyle w:val="Hyperlink"/>
                <w:noProof/>
              </w:rPr>
              <w:t>Acronyms and Abbreviations</w:t>
            </w:r>
            <w:r>
              <w:rPr>
                <w:noProof/>
                <w:webHidden/>
              </w:rPr>
              <w:tab/>
            </w:r>
            <w:r>
              <w:rPr>
                <w:noProof/>
                <w:webHidden/>
              </w:rPr>
              <w:fldChar w:fldCharType="begin"/>
            </w:r>
            <w:r>
              <w:rPr>
                <w:noProof/>
                <w:webHidden/>
              </w:rPr>
              <w:instrText xml:space="preserve"> PAGEREF _Toc60065083 \h </w:instrText>
            </w:r>
            <w:r>
              <w:rPr>
                <w:noProof/>
                <w:webHidden/>
              </w:rPr>
            </w:r>
          </w:ins>
          <w:r>
            <w:rPr>
              <w:noProof/>
              <w:webHidden/>
            </w:rPr>
            <w:fldChar w:fldCharType="separate"/>
          </w:r>
          <w:ins w:id="258" w:author="David Conklin" w:date="2020-12-28T16:23:00Z">
            <w:r>
              <w:rPr>
                <w:noProof/>
                <w:webHidden/>
              </w:rPr>
              <w:t>64</w:t>
            </w:r>
            <w:r>
              <w:rPr>
                <w:noProof/>
                <w:webHidden/>
              </w:rPr>
              <w:fldChar w:fldCharType="end"/>
            </w:r>
            <w:r w:rsidRPr="005314DE">
              <w:rPr>
                <w:rStyle w:val="Hyperlink"/>
                <w:noProof/>
              </w:rPr>
              <w:fldChar w:fldCharType="end"/>
            </w:r>
          </w:ins>
        </w:p>
        <w:p w14:paraId="7650630B" w14:textId="26A54F3D" w:rsidR="00135589" w:rsidDel="00C1322F" w:rsidRDefault="00FC18C8">
          <w:pPr>
            <w:pStyle w:val="TOC1"/>
            <w:tabs>
              <w:tab w:val="right" w:leader="dot" w:pos="9350"/>
            </w:tabs>
            <w:rPr>
              <w:del w:id="259" w:author="David Conklin" w:date="2020-12-28T08:57:00Z"/>
              <w:rFonts w:eastAsiaTheme="minorEastAsia"/>
              <w:noProof/>
            </w:rPr>
          </w:pPr>
          <w:del w:id="260" w:author="David Conklin" w:date="2020-12-28T08:57:00Z">
            <w:r w:rsidDel="00C1322F">
              <w:rPr>
                <w:noProof/>
              </w:rPr>
              <w:fldChar w:fldCharType="begin"/>
            </w:r>
            <w:r w:rsidDel="00C1322F">
              <w:rPr>
                <w:noProof/>
              </w:rPr>
              <w:delInstrText xml:space="preserve"> HYPERLINK \l "_Toc59475485" </w:delInstrText>
            </w:r>
            <w:r w:rsidDel="00C1322F">
              <w:rPr>
                <w:noProof/>
              </w:rPr>
              <w:fldChar w:fldCharType="separate"/>
            </w:r>
          </w:del>
          <w:ins w:id="261" w:author="David Conklin" w:date="2020-12-28T16:23:00Z">
            <w:r w:rsidR="003F7628">
              <w:rPr>
                <w:b/>
                <w:bCs/>
                <w:noProof/>
              </w:rPr>
              <w:t>Error! Hyperlink reference not valid.</w:t>
            </w:r>
          </w:ins>
          <w:del w:id="262" w:author="David Conklin" w:date="2020-12-28T08:57:00Z">
            <w:r w:rsidR="00135589" w:rsidRPr="00904388" w:rsidDel="00C1322F">
              <w:rPr>
                <w:rStyle w:val="Hyperlink"/>
                <w:noProof/>
              </w:rPr>
              <w:delText>What is a digital handbook?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_Toc59475485 \h </w:delInstrText>
            </w:r>
            <w:r w:rsidR="00135589" w:rsidDel="00C1322F">
              <w:rPr>
                <w:noProof/>
                <w:webHidden/>
              </w:rPr>
            </w:r>
            <w:r w:rsidR="00135589" w:rsidDel="00C1322F">
              <w:rPr>
                <w:noProof/>
                <w:webHidden/>
              </w:rPr>
              <w:fldChar w:fldCharType="separate"/>
            </w:r>
            <w:r w:rsidR="00135589" w:rsidDel="00C1322F">
              <w:rPr>
                <w:noProof/>
                <w:webHidden/>
              </w:rPr>
              <w:delText>5</w:delText>
            </w:r>
            <w:r w:rsidR="00135589" w:rsidDel="00C1322F">
              <w:rPr>
                <w:noProof/>
                <w:webHidden/>
              </w:rPr>
              <w:fldChar w:fldCharType="end"/>
            </w:r>
            <w:r w:rsidDel="00C1322F">
              <w:rPr>
                <w:noProof/>
              </w:rPr>
              <w:fldChar w:fldCharType="end"/>
            </w:r>
          </w:del>
        </w:p>
        <w:p w14:paraId="04F4A1C6" w14:textId="0943C588" w:rsidR="00135589" w:rsidDel="00C1322F" w:rsidRDefault="00FC18C8">
          <w:pPr>
            <w:pStyle w:val="TOC1"/>
            <w:tabs>
              <w:tab w:val="right" w:leader="dot" w:pos="9350"/>
            </w:tabs>
            <w:rPr>
              <w:del w:id="263" w:author="David Conklin" w:date="2020-12-28T08:57:00Z"/>
              <w:rFonts w:eastAsiaTheme="minorEastAsia"/>
              <w:noProof/>
            </w:rPr>
          </w:pPr>
          <w:del w:id="264" w:author="David Conklin" w:date="2020-12-28T08:57:00Z">
            <w:r w:rsidDel="00C1322F">
              <w:rPr>
                <w:noProof/>
              </w:rPr>
              <w:fldChar w:fldCharType="begin"/>
            </w:r>
            <w:r w:rsidDel="00C1322F">
              <w:rPr>
                <w:noProof/>
              </w:rPr>
              <w:delInstrText xml:space="preserve"> HYPERLINK \l "_Toc59475486" </w:delInstrText>
            </w:r>
            <w:r w:rsidDel="00C1322F">
              <w:rPr>
                <w:noProof/>
              </w:rPr>
              <w:fldChar w:fldCharType="separate"/>
            </w:r>
          </w:del>
          <w:ins w:id="265" w:author="David Conklin" w:date="2020-12-28T16:23:00Z">
            <w:r w:rsidR="003F7628">
              <w:rPr>
                <w:b/>
                <w:bCs/>
                <w:noProof/>
              </w:rPr>
              <w:t>Error! Hyperlink reference not valid.</w:t>
            </w:r>
          </w:ins>
          <w:del w:id="266" w:author="David Conklin" w:date="2020-12-28T08:57:00Z">
            <w:r w:rsidR="00135589" w:rsidRPr="00904388" w:rsidDel="00C1322F">
              <w:rPr>
                <w:rStyle w:val="Hyperlink"/>
                <w:noProof/>
              </w:rPr>
              <w:delText>CW3M concept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_Toc59475486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7EED750" w14:textId="26FD15DB" w:rsidR="00135589" w:rsidDel="00C1322F" w:rsidRDefault="00FC18C8">
          <w:pPr>
            <w:pStyle w:val="TOC2"/>
            <w:tabs>
              <w:tab w:val="right" w:leader="dot" w:pos="9350"/>
            </w:tabs>
            <w:rPr>
              <w:del w:id="267" w:author="David Conklin" w:date="2020-12-28T08:57:00Z"/>
              <w:rFonts w:eastAsiaTheme="minorEastAsia"/>
              <w:noProof/>
            </w:rPr>
          </w:pPr>
          <w:del w:id="268" w:author="David Conklin" w:date="2020-12-28T08:57:00Z">
            <w:r w:rsidDel="00C1322F">
              <w:rPr>
                <w:noProof/>
              </w:rPr>
              <w:fldChar w:fldCharType="begin"/>
            </w:r>
            <w:r w:rsidDel="00C1322F">
              <w:rPr>
                <w:noProof/>
              </w:rPr>
              <w:delInstrText xml:space="preserve"> HYPERLINK \l "_Toc59475487" </w:delInstrText>
            </w:r>
            <w:r w:rsidDel="00C1322F">
              <w:rPr>
                <w:noProof/>
              </w:rPr>
              <w:fldChar w:fldCharType="separate"/>
            </w:r>
          </w:del>
          <w:ins w:id="269" w:author="David Conklin" w:date="2020-12-28T16:23:00Z">
            <w:r w:rsidR="003F7628">
              <w:rPr>
                <w:b/>
                <w:bCs/>
                <w:noProof/>
              </w:rPr>
              <w:t>Error! Hyperlink reference not valid.</w:t>
            </w:r>
          </w:ins>
          <w:del w:id="270" w:author="David Conklin" w:date="2020-12-28T08:57:00Z">
            <w:r w:rsidR="00135589" w:rsidRPr="00904388" w:rsidDel="00C1322F">
              <w:rPr>
                <w:rStyle w:val="Hyperlink"/>
                <w:noProof/>
              </w:rPr>
              <w:delText>A different kind of community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_Toc59475487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60C6DC3F" w14:textId="5F68F7F6" w:rsidR="00135589" w:rsidDel="00C1322F" w:rsidRDefault="00FC18C8">
          <w:pPr>
            <w:pStyle w:val="TOC2"/>
            <w:tabs>
              <w:tab w:val="right" w:leader="dot" w:pos="9350"/>
            </w:tabs>
            <w:rPr>
              <w:del w:id="271" w:author="David Conklin" w:date="2020-12-28T08:57:00Z"/>
              <w:rFonts w:eastAsiaTheme="minorEastAsia"/>
              <w:noProof/>
            </w:rPr>
          </w:pPr>
          <w:del w:id="272" w:author="David Conklin" w:date="2020-12-28T08:57:00Z">
            <w:r w:rsidDel="00C1322F">
              <w:rPr>
                <w:noProof/>
              </w:rPr>
              <w:fldChar w:fldCharType="begin"/>
            </w:r>
            <w:r w:rsidDel="00C1322F">
              <w:rPr>
                <w:noProof/>
              </w:rPr>
              <w:delInstrText xml:space="preserve"> HYPERLINK \l "_Toc59475488" </w:delInstrText>
            </w:r>
            <w:r w:rsidDel="00C1322F">
              <w:rPr>
                <w:noProof/>
              </w:rPr>
              <w:fldChar w:fldCharType="separate"/>
            </w:r>
          </w:del>
          <w:ins w:id="273" w:author="David Conklin" w:date="2020-12-28T16:23:00Z">
            <w:r w:rsidR="003F7628">
              <w:rPr>
                <w:b/>
                <w:bCs/>
                <w:noProof/>
              </w:rPr>
              <w:t>Error! Hyperlink reference not valid.</w:t>
            </w:r>
          </w:ins>
          <w:del w:id="274" w:author="David Conklin" w:date="2020-12-28T08:57:00Z">
            <w:r w:rsidR="00135589" w:rsidRPr="00904388" w:rsidDel="00C1322F">
              <w:rPr>
                <w:rStyle w:val="Hyperlink"/>
                <w:noProof/>
              </w:rPr>
              <w:delText>What CW3M is for</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_Toc59475488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47FC41F7" w14:textId="117FE57C" w:rsidR="00135589" w:rsidDel="00C1322F" w:rsidRDefault="00FC18C8">
          <w:pPr>
            <w:pStyle w:val="TOC2"/>
            <w:tabs>
              <w:tab w:val="right" w:leader="dot" w:pos="9350"/>
            </w:tabs>
            <w:rPr>
              <w:del w:id="275" w:author="David Conklin" w:date="2020-12-28T08:57:00Z"/>
              <w:rFonts w:eastAsiaTheme="minorEastAsia"/>
              <w:noProof/>
            </w:rPr>
          </w:pPr>
          <w:del w:id="276" w:author="David Conklin" w:date="2020-12-28T08:57:00Z">
            <w:r w:rsidDel="00C1322F">
              <w:rPr>
                <w:noProof/>
              </w:rPr>
              <w:fldChar w:fldCharType="begin"/>
            </w:r>
            <w:r w:rsidDel="00C1322F">
              <w:rPr>
                <w:noProof/>
              </w:rPr>
              <w:delInstrText xml:space="preserve"> HYPERLINK \l "_Toc59475489" </w:delInstrText>
            </w:r>
            <w:r w:rsidDel="00C1322F">
              <w:rPr>
                <w:noProof/>
              </w:rPr>
              <w:fldChar w:fldCharType="separate"/>
            </w:r>
          </w:del>
          <w:ins w:id="277" w:author="David Conklin" w:date="2020-12-28T16:23:00Z">
            <w:r w:rsidR="003F7628">
              <w:rPr>
                <w:b/>
                <w:bCs/>
                <w:noProof/>
              </w:rPr>
              <w:t>Error! Hyperlink reference not valid.</w:t>
            </w:r>
          </w:ins>
          <w:del w:id="278" w:author="David Conklin" w:date="2020-12-28T08:57:00Z">
            <w:r w:rsidR="00135589" w:rsidRPr="00904388" w:rsidDel="00C1322F">
              <w:rPr>
                <w:rStyle w:val="Hyperlink"/>
                <w:noProof/>
              </w:rPr>
              <w:delText>Management and maintenance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_Toc59475489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37B7BD8" w14:textId="1FF46C7B" w:rsidR="00135589" w:rsidDel="00C1322F" w:rsidRDefault="00FC18C8">
          <w:pPr>
            <w:pStyle w:val="TOC1"/>
            <w:tabs>
              <w:tab w:val="right" w:leader="dot" w:pos="9350"/>
            </w:tabs>
            <w:rPr>
              <w:del w:id="279" w:author="David Conklin" w:date="2020-12-28T08:57:00Z"/>
              <w:rFonts w:eastAsiaTheme="minorEastAsia"/>
              <w:noProof/>
            </w:rPr>
          </w:pPr>
          <w:del w:id="280" w:author="David Conklin" w:date="2020-12-28T08:57:00Z">
            <w:r w:rsidDel="00C1322F">
              <w:rPr>
                <w:noProof/>
              </w:rPr>
              <w:fldChar w:fldCharType="begin"/>
            </w:r>
            <w:r w:rsidDel="00C1322F">
              <w:rPr>
                <w:noProof/>
              </w:rPr>
              <w:delInstrText xml:space="preserve"> HYPERLINK \l "_Toc59475490" </w:delInstrText>
            </w:r>
            <w:r w:rsidDel="00C1322F">
              <w:rPr>
                <w:noProof/>
              </w:rPr>
              <w:fldChar w:fldCharType="separate"/>
            </w:r>
          </w:del>
          <w:ins w:id="281" w:author="David Conklin" w:date="2020-12-28T16:23:00Z">
            <w:r w:rsidR="003F7628">
              <w:rPr>
                <w:b/>
                <w:bCs/>
                <w:noProof/>
              </w:rPr>
              <w:t>Error! Hyperlink reference not valid.</w:t>
            </w:r>
          </w:ins>
          <w:del w:id="282" w:author="David Conklin" w:date="2020-12-28T08:57:00Z">
            <w:r w:rsidR="00135589" w:rsidRPr="00904388" w:rsidDel="00C1322F">
              <w:rPr>
                <w:rStyle w:val="Hyperlink"/>
                <w:noProof/>
              </w:rPr>
              <w:delText>CW3M – A “first principles” model with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_Toc59475490 \h </w:delInstrText>
            </w:r>
            <w:r w:rsidR="00135589" w:rsidDel="00C1322F">
              <w:rPr>
                <w:noProof/>
                <w:webHidden/>
              </w:rPr>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234AE284" w14:textId="36BC3268" w:rsidR="00135589" w:rsidDel="00C1322F" w:rsidRDefault="00FC18C8">
          <w:pPr>
            <w:pStyle w:val="TOC1"/>
            <w:tabs>
              <w:tab w:val="right" w:leader="dot" w:pos="9350"/>
            </w:tabs>
            <w:rPr>
              <w:del w:id="283" w:author="David Conklin" w:date="2020-12-28T08:57:00Z"/>
              <w:rFonts w:eastAsiaTheme="minorEastAsia"/>
              <w:noProof/>
            </w:rPr>
          </w:pPr>
          <w:del w:id="284" w:author="David Conklin" w:date="2020-12-28T08:57:00Z">
            <w:r w:rsidDel="00C1322F">
              <w:rPr>
                <w:noProof/>
              </w:rPr>
              <w:fldChar w:fldCharType="begin"/>
            </w:r>
            <w:r w:rsidDel="00C1322F">
              <w:rPr>
                <w:noProof/>
              </w:rPr>
              <w:delInstrText xml:space="preserve"> HYPERLINK \l "_Toc59475491" </w:delInstrText>
            </w:r>
            <w:r w:rsidDel="00C1322F">
              <w:rPr>
                <w:noProof/>
              </w:rPr>
              <w:fldChar w:fldCharType="separate"/>
            </w:r>
          </w:del>
          <w:ins w:id="285" w:author="David Conklin" w:date="2020-12-28T16:23:00Z">
            <w:r w:rsidR="003F7628">
              <w:rPr>
                <w:b/>
                <w:bCs/>
                <w:noProof/>
              </w:rPr>
              <w:t>Error! Hyperlink reference not valid.</w:t>
            </w:r>
          </w:ins>
          <w:del w:id="286" w:author="David Conklin" w:date="2020-12-28T08:57:00Z">
            <w:r w:rsidR="00135589" w:rsidRPr="00904388" w:rsidDel="00C1322F">
              <w:rPr>
                <w:rStyle w:val="Hyperlink"/>
                <w:noProof/>
              </w:rPr>
              <w:delText>The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_Toc59475491 \h </w:delInstrText>
            </w:r>
            <w:r w:rsidR="00135589" w:rsidDel="00C1322F">
              <w:rPr>
                <w:noProof/>
                <w:webHidden/>
              </w:rPr>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0AE09BA7" w14:textId="65723C80" w:rsidR="00135589" w:rsidDel="00C1322F" w:rsidRDefault="00FC18C8">
          <w:pPr>
            <w:pStyle w:val="TOC2"/>
            <w:tabs>
              <w:tab w:val="right" w:leader="dot" w:pos="9350"/>
            </w:tabs>
            <w:rPr>
              <w:del w:id="287" w:author="David Conklin" w:date="2020-12-28T08:57:00Z"/>
              <w:rFonts w:eastAsiaTheme="minorEastAsia"/>
              <w:noProof/>
            </w:rPr>
          </w:pPr>
          <w:del w:id="288" w:author="David Conklin" w:date="2020-12-28T08:57:00Z">
            <w:r w:rsidDel="00C1322F">
              <w:rPr>
                <w:noProof/>
              </w:rPr>
              <w:fldChar w:fldCharType="begin"/>
            </w:r>
            <w:r w:rsidDel="00C1322F">
              <w:rPr>
                <w:noProof/>
              </w:rPr>
              <w:delInstrText xml:space="preserve"> HYPERLINK \l "_Toc59475492" </w:delInstrText>
            </w:r>
            <w:r w:rsidDel="00C1322F">
              <w:rPr>
                <w:noProof/>
              </w:rPr>
              <w:fldChar w:fldCharType="separate"/>
            </w:r>
          </w:del>
          <w:ins w:id="289" w:author="David Conklin" w:date="2020-12-28T16:23:00Z">
            <w:r w:rsidR="003F7628">
              <w:rPr>
                <w:b/>
                <w:bCs/>
                <w:noProof/>
              </w:rPr>
              <w:t>Error! Hyperlink reference not valid.</w:t>
            </w:r>
          </w:ins>
          <w:del w:id="290" w:author="David Conklin" w:date="2020-12-28T08:57:00Z">
            <w:r w:rsidR="00135589" w:rsidRPr="00904388" w:rsidDel="00C1322F">
              <w:rPr>
                <w:rStyle w:val="Hyperlink"/>
                <w:noProof/>
              </w:rPr>
              <w:delText>ET_MULT – forest evapotranspiration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_Toc59475492 \h </w:delInstrText>
            </w:r>
            <w:r w:rsidR="00135589" w:rsidDel="00C1322F">
              <w:rPr>
                <w:noProof/>
                <w:webHidden/>
              </w:rPr>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65C003E6" w14:textId="7C003033" w:rsidR="00135589" w:rsidDel="00C1322F" w:rsidRDefault="00FC18C8">
          <w:pPr>
            <w:pStyle w:val="TOC2"/>
            <w:tabs>
              <w:tab w:val="right" w:leader="dot" w:pos="9350"/>
            </w:tabs>
            <w:rPr>
              <w:del w:id="291" w:author="David Conklin" w:date="2020-12-28T08:57:00Z"/>
              <w:rFonts w:eastAsiaTheme="minorEastAsia"/>
              <w:noProof/>
            </w:rPr>
          </w:pPr>
          <w:del w:id="292" w:author="David Conklin" w:date="2020-12-28T08:57:00Z">
            <w:r w:rsidDel="00C1322F">
              <w:rPr>
                <w:noProof/>
              </w:rPr>
              <w:fldChar w:fldCharType="begin"/>
            </w:r>
            <w:r w:rsidDel="00C1322F">
              <w:rPr>
                <w:noProof/>
              </w:rPr>
              <w:delInstrText xml:space="preserve"> HYPERLINK \l "_Toc59475493" </w:delInstrText>
            </w:r>
            <w:r w:rsidDel="00C1322F">
              <w:rPr>
                <w:noProof/>
              </w:rPr>
              <w:fldChar w:fldCharType="separate"/>
            </w:r>
          </w:del>
          <w:ins w:id="293" w:author="David Conklin" w:date="2020-12-28T16:23:00Z">
            <w:r w:rsidR="003F7628">
              <w:rPr>
                <w:b/>
                <w:bCs/>
                <w:noProof/>
              </w:rPr>
              <w:t>Error! Hyperlink reference not valid.</w:t>
            </w:r>
          </w:ins>
          <w:del w:id="294" w:author="David Conklin" w:date="2020-12-28T08:57:00Z">
            <w:r w:rsidR="00135589" w:rsidRPr="00904388" w:rsidDel="00C1322F">
              <w:rPr>
                <w:rStyle w:val="Hyperlink"/>
                <w:noProof/>
              </w:rPr>
              <w:delText>SOLAR_RADIATION_MULTIPLIER – reservoir insolation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_Toc59475493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12626B2B" w14:textId="50EF632E" w:rsidR="00135589" w:rsidDel="00C1322F" w:rsidRDefault="00FC18C8">
          <w:pPr>
            <w:pStyle w:val="TOC2"/>
            <w:tabs>
              <w:tab w:val="right" w:leader="dot" w:pos="9350"/>
            </w:tabs>
            <w:rPr>
              <w:del w:id="295" w:author="David Conklin" w:date="2020-12-28T08:57:00Z"/>
              <w:rFonts w:eastAsiaTheme="minorEastAsia"/>
              <w:noProof/>
            </w:rPr>
          </w:pPr>
          <w:del w:id="296" w:author="David Conklin" w:date="2020-12-28T08:57:00Z">
            <w:r w:rsidDel="00C1322F">
              <w:rPr>
                <w:noProof/>
              </w:rPr>
              <w:fldChar w:fldCharType="begin"/>
            </w:r>
            <w:r w:rsidDel="00C1322F">
              <w:rPr>
                <w:noProof/>
              </w:rPr>
              <w:delInstrText xml:space="preserve"> HYPERLINK \l "_Toc59475494" </w:delInstrText>
            </w:r>
            <w:r w:rsidDel="00C1322F">
              <w:rPr>
                <w:noProof/>
              </w:rPr>
              <w:fldChar w:fldCharType="separate"/>
            </w:r>
          </w:del>
          <w:ins w:id="297" w:author="David Conklin" w:date="2020-12-28T16:23:00Z">
            <w:r w:rsidR="003F7628">
              <w:rPr>
                <w:b/>
                <w:bCs/>
                <w:noProof/>
              </w:rPr>
              <w:t>Error! Hyperlink reference not valid.</w:t>
            </w:r>
          </w:ins>
          <w:del w:id="298" w:author="David Conklin" w:date="2020-12-28T08:57:00Z">
            <w:r w:rsidR="00135589" w:rsidRPr="00904388" w:rsidDel="00C1322F">
              <w:rPr>
                <w:rStyle w:val="Hyperlink"/>
                <w:noProof/>
              </w:rPr>
              <w:delText>FLOW_CMS – Discharge from High Cascade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_Toc59475494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64B61794" w14:textId="06DAF963" w:rsidR="00135589" w:rsidDel="00C1322F" w:rsidRDefault="00FC18C8">
          <w:pPr>
            <w:pStyle w:val="TOC1"/>
            <w:tabs>
              <w:tab w:val="right" w:leader="dot" w:pos="9350"/>
            </w:tabs>
            <w:rPr>
              <w:del w:id="299" w:author="David Conklin" w:date="2020-12-28T08:57:00Z"/>
              <w:rFonts w:eastAsiaTheme="minorEastAsia"/>
              <w:noProof/>
            </w:rPr>
          </w:pPr>
          <w:del w:id="300" w:author="David Conklin" w:date="2020-12-28T08:57:00Z">
            <w:r w:rsidDel="00C1322F">
              <w:rPr>
                <w:noProof/>
              </w:rPr>
              <w:fldChar w:fldCharType="begin"/>
            </w:r>
            <w:r w:rsidDel="00C1322F">
              <w:rPr>
                <w:noProof/>
              </w:rPr>
              <w:delInstrText xml:space="preserve"> HYPERLINK \l "_Toc59475495" </w:delInstrText>
            </w:r>
            <w:r w:rsidDel="00C1322F">
              <w:rPr>
                <w:noProof/>
              </w:rPr>
              <w:fldChar w:fldCharType="separate"/>
            </w:r>
          </w:del>
          <w:ins w:id="301" w:author="David Conklin" w:date="2020-12-28T16:23:00Z">
            <w:r w:rsidR="003F7628">
              <w:rPr>
                <w:b/>
                <w:bCs/>
                <w:noProof/>
              </w:rPr>
              <w:t>Error! Hyperlink reference not valid.</w:t>
            </w:r>
          </w:ins>
          <w:del w:id="302" w:author="David Conklin" w:date="2020-12-28T08:57:00Z">
            <w:r w:rsidR="00135589" w:rsidRPr="00904388" w:rsidDel="00C1322F">
              <w:rPr>
                <w:rStyle w:val="Hyperlink"/>
                <w:noProof/>
              </w:rPr>
              <w:delText>Study areas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_Toc59475495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38B36321" w14:textId="5D0628EB" w:rsidR="00135589" w:rsidDel="00C1322F" w:rsidRDefault="00FC18C8">
          <w:pPr>
            <w:pStyle w:val="TOC2"/>
            <w:tabs>
              <w:tab w:val="right" w:leader="dot" w:pos="9350"/>
            </w:tabs>
            <w:rPr>
              <w:del w:id="303" w:author="David Conklin" w:date="2020-12-28T08:57:00Z"/>
              <w:rFonts w:eastAsiaTheme="minorEastAsia"/>
              <w:noProof/>
            </w:rPr>
          </w:pPr>
          <w:del w:id="304" w:author="David Conklin" w:date="2020-12-28T08:57:00Z">
            <w:r w:rsidDel="00C1322F">
              <w:rPr>
                <w:noProof/>
              </w:rPr>
              <w:fldChar w:fldCharType="begin"/>
            </w:r>
            <w:r w:rsidDel="00C1322F">
              <w:rPr>
                <w:noProof/>
              </w:rPr>
              <w:delInstrText xml:space="preserve"> HYPERLINK \l "_Toc59475496" </w:delInstrText>
            </w:r>
            <w:r w:rsidDel="00C1322F">
              <w:rPr>
                <w:noProof/>
              </w:rPr>
              <w:fldChar w:fldCharType="separate"/>
            </w:r>
          </w:del>
          <w:ins w:id="305" w:author="David Conklin" w:date="2020-12-28T16:23:00Z">
            <w:r w:rsidR="003F7628">
              <w:rPr>
                <w:b/>
                <w:bCs/>
                <w:noProof/>
              </w:rPr>
              <w:t>Error! Hyperlink reference not valid.</w:t>
            </w:r>
          </w:ins>
          <w:del w:id="306" w:author="David Conklin" w:date="2020-12-28T08:57:00Z">
            <w:r w:rsidR="00135589" w:rsidRPr="00904388" w:rsidDel="00C1322F">
              <w:rPr>
                <w:rStyle w:val="Hyperlink"/>
                <w:noProof/>
              </w:rPr>
              <w:delText>DataCW3M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_Toc59475496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54EEC513" w14:textId="101D285D" w:rsidR="00135589" w:rsidDel="00C1322F" w:rsidRDefault="00FC18C8">
          <w:pPr>
            <w:pStyle w:val="TOC2"/>
            <w:tabs>
              <w:tab w:val="right" w:leader="dot" w:pos="9350"/>
            </w:tabs>
            <w:rPr>
              <w:del w:id="307" w:author="David Conklin" w:date="2020-12-28T08:57:00Z"/>
              <w:rFonts w:eastAsiaTheme="minorEastAsia"/>
              <w:noProof/>
            </w:rPr>
          </w:pPr>
          <w:del w:id="308" w:author="David Conklin" w:date="2020-12-28T08:57:00Z">
            <w:r w:rsidDel="00C1322F">
              <w:rPr>
                <w:noProof/>
              </w:rPr>
              <w:fldChar w:fldCharType="begin"/>
            </w:r>
            <w:r w:rsidDel="00C1322F">
              <w:rPr>
                <w:noProof/>
              </w:rPr>
              <w:delInstrText xml:space="preserve"> HYPERLINK \l "_Toc59475497" </w:delInstrText>
            </w:r>
            <w:r w:rsidDel="00C1322F">
              <w:rPr>
                <w:noProof/>
              </w:rPr>
              <w:fldChar w:fldCharType="separate"/>
            </w:r>
          </w:del>
          <w:ins w:id="309" w:author="David Conklin" w:date="2020-12-28T16:23:00Z">
            <w:r w:rsidR="003F7628">
              <w:rPr>
                <w:b/>
                <w:bCs/>
                <w:noProof/>
              </w:rPr>
              <w:t>Error! Hyperlink reference not valid.</w:t>
            </w:r>
          </w:ins>
          <w:del w:id="310" w:author="David Conklin" w:date="2020-12-28T08:57:00Z">
            <w:r w:rsidR="00135589" w:rsidRPr="00904388" w:rsidDel="00C1322F">
              <w:rPr>
                <w:rStyle w:val="Hyperlink"/>
                <w:noProof/>
              </w:rPr>
              <w:delText>DataCW3M\ScenarioData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_Toc59475497 \h </w:delInstrText>
            </w:r>
            <w:r w:rsidR="00135589" w:rsidDel="00C1322F">
              <w:rPr>
                <w:noProof/>
                <w:webHidden/>
              </w:rPr>
            </w:r>
            <w:r w:rsidR="00135589" w:rsidDel="00C1322F">
              <w:rPr>
                <w:noProof/>
                <w:webHidden/>
              </w:rPr>
              <w:fldChar w:fldCharType="separate"/>
            </w:r>
            <w:r w:rsidR="00135589" w:rsidDel="00C1322F">
              <w:rPr>
                <w:noProof/>
                <w:webHidden/>
              </w:rPr>
              <w:delText>9</w:delText>
            </w:r>
            <w:r w:rsidR="00135589" w:rsidDel="00C1322F">
              <w:rPr>
                <w:noProof/>
                <w:webHidden/>
              </w:rPr>
              <w:fldChar w:fldCharType="end"/>
            </w:r>
            <w:r w:rsidDel="00C1322F">
              <w:rPr>
                <w:noProof/>
              </w:rPr>
              <w:fldChar w:fldCharType="end"/>
            </w:r>
          </w:del>
        </w:p>
        <w:p w14:paraId="670B4CCE" w14:textId="6E7F0E35" w:rsidR="00135589" w:rsidDel="00C1322F" w:rsidRDefault="00FC18C8">
          <w:pPr>
            <w:pStyle w:val="TOC2"/>
            <w:tabs>
              <w:tab w:val="right" w:leader="dot" w:pos="9350"/>
            </w:tabs>
            <w:rPr>
              <w:del w:id="311" w:author="David Conklin" w:date="2020-12-28T08:57:00Z"/>
              <w:rFonts w:eastAsiaTheme="minorEastAsia"/>
              <w:noProof/>
            </w:rPr>
          </w:pPr>
          <w:del w:id="312" w:author="David Conklin" w:date="2020-12-28T08:57:00Z">
            <w:r w:rsidDel="00C1322F">
              <w:rPr>
                <w:noProof/>
              </w:rPr>
              <w:fldChar w:fldCharType="begin"/>
            </w:r>
            <w:r w:rsidDel="00C1322F">
              <w:rPr>
                <w:noProof/>
              </w:rPr>
              <w:delInstrText xml:space="preserve"> HYPERLINK \l "_Toc59475498" </w:delInstrText>
            </w:r>
            <w:r w:rsidDel="00C1322F">
              <w:rPr>
                <w:noProof/>
              </w:rPr>
              <w:fldChar w:fldCharType="separate"/>
            </w:r>
          </w:del>
          <w:ins w:id="313" w:author="David Conklin" w:date="2020-12-28T16:23:00Z">
            <w:r w:rsidR="003F7628">
              <w:rPr>
                <w:b/>
                <w:bCs/>
                <w:noProof/>
              </w:rPr>
              <w:t>Error! Hyperlink reference not valid.</w:t>
            </w:r>
          </w:ins>
          <w:del w:id="314" w:author="David Conklin" w:date="2020-12-28T08:57:00Z">
            <w:r w:rsidR="00135589" w:rsidRPr="00904388" w:rsidDel="00C1322F">
              <w:rPr>
                <w:rStyle w:val="Hyperlink"/>
                <w:noProof/>
              </w:rPr>
              <w:delText>DataCW3M\ScenarioData\&lt;scenario&gt;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_Toc59475498 \h </w:delInstrText>
            </w:r>
            <w:r w:rsidR="00135589" w:rsidDel="00C1322F">
              <w:rPr>
                <w:noProof/>
                <w:webHidden/>
              </w:rPr>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378E720C" w14:textId="0AE06FFC" w:rsidR="00135589" w:rsidDel="00C1322F" w:rsidRDefault="00FC18C8">
          <w:pPr>
            <w:pStyle w:val="TOC2"/>
            <w:tabs>
              <w:tab w:val="right" w:leader="dot" w:pos="9350"/>
            </w:tabs>
            <w:rPr>
              <w:del w:id="315" w:author="David Conklin" w:date="2020-12-28T08:57:00Z"/>
              <w:rFonts w:eastAsiaTheme="minorEastAsia"/>
              <w:noProof/>
            </w:rPr>
          </w:pPr>
          <w:del w:id="316" w:author="David Conklin" w:date="2020-12-28T08:57:00Z">
            <w:r w:rsidDel="00C1322F">
              <w:rPr>
                <w:noProof/>
              </w:rPr>
              <w:fldChar w:fldCharType="begin"/>
            </w:r>
            <w:r w:rsidDel="00C1322F">
              <w:rPr>
                <w:noProof/>
              </w:rPr>
              <w:delInstrText xml:space="preserve"> HYPERLINK \l "_Toc59475499" </w:delInstrText>
            </w:r>
            <w:r w:rsidDel="00C1322F">
              <w:rPr>
                <w:noProof/>
              </w:rPr>
              <w:fldChar w:fldCharType="separate"/>
            </w:r>
          </w:del>
          <w:ins w:id="317" w:author="David Conklin" w:date="2020-12-28T16:23:00Z">
            <w:r w:rsidR="003F7628">
              <w:rPr>
                <w:b/>
                <w:bCs/>
                <w:noProof/>
              </w:rPr>
              <w:t>Error! Hyperlink reference not valid.</w:t>
            </w:r>
          </w:ins>
          <w:del w:id="318" w:author="David Conklin" w:date="2020-12-28T08:57:00Z">
            <w:r w:rsidR="00135589" w:rsidRPr="00904388" w:rsidDel="00C1322F">
              <w:rPr>
                <w:rStyle w:val="Hyperlink"/>
                <w:noProof/>
              </w:rPr>
              <w:delText>DataCW3M\&lt;study area&gt;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_Toc59475499 \h </w:delInstrText>
            </w:r>
            <w:r w:rsidR="00135589" w:rsidDel="00C1322F">
              <w:rPr>
                <w:noProof/>
                <w:webHidden/>
              </w:rPr>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6EBA0FD2" w14:textId="0A5915C6" w:rsidR="00135589" w:rsidDel="00C1322F" w:rsidRDefault="00FC18C8">
          <w:pPr>
            <w:pStyle w:val="TOC1"/>
            <w:tabs>
              <w:tab w:val="right" w:leader="dot" w:pos="9350"/>
            </w:tabs>
            <w:rPr>
              <w:del w:id="319" w:author="David Conklin" w:date="2020-12-28T08:57:00Z"/>
              <w:rFonts w:eastAsiaTheme="minorEastAsia"/>
              <w:noProof/>
            </w:rPr>
          </w:pPr>
          <w:del w:id="320" w:author="David Conklin" w:date="2020-12-28T08:57:00Z">
            <w:r w:rsidDel="00C1322F">
              <w:rPr>
                <w:noProof/>
              </w:rPr>
              <w:fldChar w:fldCharType="begin"/>
            </w:r>
            <w:r w:rsidDel="00C1322F">
              <w:rPr>
                <w:noProof/>
              </w:rPr>
              <w:delInstrText xml:space="preserve"> HYPERLINK \l "_Toc59475500" </w:delInstrText>
            </w:r>
            <w:r w:rsidDel="00C1322F">
              <w:rPr>
                <w:noProof/>
              </w:rPr>
              <w:fldChar w:fldCharType="separate"/>
            </w:r>
          </w:del>
          <w:ins w:id="321" w:author="David Conklin" w:date="2020-12-28T16:23:00Z">
            <w:r w:rsidR="003F7628">
              <w:rPr>
                <w:b/>
                <w:bCs/>
                <w:noProof/>
              </w:rPr>
              <w:t>Error! Hyperlink reference not valid.</w:t>
            </w:r>
          </w:ins>
          <w:del w:id="322" w:author="David Conklin" w:date="2020-12-28T08:57:00Z">
            <w:r w:rsidR="00135589" w:rsidRPr="00904388" w:rsidDel="00C1322F">
              <w:rPr>
                <w:rStyle w:val="Hyperlink"/>
                <w:noProof/>
              </w:rPr>
              <w:delText>Calendar conventions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_Toc59475500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72FDE6D8" w14:textId="5327464A" w:rsidR="00135589" w:rsidDel="00C1322F" w:rsidRDefault="00FC18C8">
          <w:pPr>
            <w:pStyle w:val="TOC2"/>
            <w:tabs>
              <w:tab w:val="right" w:leader="dot" w:pos="9350"/>
            </w:tabs>
            <w:rPr>
              <w:del w:id="323" w:author="David Conklin" w:date="2020-12-28T08:57:00Z"/>
              <w:rFonts w:eastAsiaTheme="minorEastAsia"/>
              <w:noProof/>
            </w:rPr>
          </w:pPr>
          <w:del w:id="324" w:author="David Conklin" w:date="2020-12-28T08:57:00Z">
            <w:r w:rsidDel="00C1322F">
              <w:rPr>
                <w:noProof/>
              </w:rPr>
              <w:fldChar w:fldCharType="begin"/>
            </w:r>
            <w:r w:rsidDel="00C1322F">
              <w:rPr>
                <w:noProof/>
              </w:rPr>
              <w:delInstrText xml:space="preserve"> HYPERLINK \l "_Toc59475501" </w:delInstrText>
            </w:r>
            <w:r w:rsidDel="00C1322F">
              <w:rPr>
                <w:noProof/>
              </w:rPr>
              <w:fldChar w:fldCharType="separate"/>
            </w:r>
          </w:del>
          <w:ins w:id="325" w:author="David Conklin" w:date="2020-12-28T16:23:00Z">
            <w:r w:rsidR="003F7628">
              <w:rPr>
                <w:b/>
                <w:bCs/>
                <w:noProof/>
              </w:rPr>
              <w:t>Error! Hyperlink reference not valid.</w:t>
            </w:r>
          </w:ins>
          <w:del w:id="326" w:author="David Conklin" w:date="2020-12-28T08:57:00Z">
            <w:r w:rsidR="00135589" w:rsidRPr="00904388" w:rsidDel="00C1322F">
              <w:rPr>
                <w:rStyle w:val="Hyperlink"/>
                <w:noProof/>
              </w:rPr>
              <w:delText>Water years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_Toc59475501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18DDA8B" w14:textId="031E4F76" w:rsidR="00135589" w:rsidDel="00C1322F" w:rsidRDefault="00FC18C8">
          <w:pPr>
            <w:pStyle w:val="TOC1"/>
            <w:tabs>
              <w:tab w:val="right" w:leader="dot" w:pos="9350"/>
            </w:tabs>
            <w:rPr>
              <w:del w:id="327" w:author="David Conklin" w:date="2020-12-28T08:57:00Z"/>
              <w:rFonts w:eastAsiaTheme="minorEastAsia"/>
              <w:noProof/>
            </w:rPr>
          </w:pPr>
          <w:del w:id="328" w:author="David Conklin" w:date="2020-12-28T08:57:00Z">
            <w:r w:rsidDel="00C1322F">
              <w:rPr>
                <w:noProof/>
              </w:rPr>
              <w:fldChar w:fldCharType="begin"/>
            </w:r>
            <w:r w:rsidDel="00C1322F">
              <w:rPr>
                <w:noProof/>
              </w:rPr>
              <w:delInstrText xml:space="preserve"> HYPERLINK \l "_Toc59475502" </w:delInstrText>
            </w:r>
            <w:r w:rsidDel="00C1322F">
              <w:rPr>
                <w:noProof/>
              </w:rPr>
              <w:fldChar w:fldCharType="separate"/>
            </w:r>
          </w:del>
          <w:ins w:id="329" w:author="David Conklin" w:date="2020-12-28T16:23:00Z">
            <w:r w:rsidR="003F7628">
              <w:rPr>
                <w:b/>
                <w:bCs/>
                <w:noProof/>
              </w:rPr>
              <w:t>Error! Hyperlink reference not valid.</w:t>
            </w:r>
          </w:ins>
          <w:del w:id="330" w:author="David Conklin" w:date="2020-12-28T08:57:00Z">
            <w:r w:rsidR="00135589" w:rsidRPr="00904388" w:rsidDel="00C1322F">
              <w:rPr>
                <w:rStyle w:val="Hyperlink"/>
                <w:noProof/>
              </w:rPr>
              <w:delText>Climate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_Toc59475502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0A05B388" w14:textId="3AB20F72" w:rsidR="00135589" w:rsidDel="00C1322F" w:rsidRDefault="00FC18C8">
          <w:pPr>
            <w:pStyle w:val="TOC2"/>
            <w:tabs>
              <w:tab w:val="right" w:leader="dot" w:pos="9350"/>
            </w:tabs>
            <w:rPr>
              <w:del w:id="331" w:author="David Conklin" w:date="2020-12-28T08:57:00Z"/>
              <w:rFonts w:eastAsiaTheme="minorEastAsia"/>
              <w:noProof/>
            </w:rPr>
          </w:pPr>
          <w:del w:id="332" w:author="David Conklin" w:date="2020-12-28T08:57:00Z">
            <w:r w:rsidDel="00C1322F">
              <w:rPr>
                <w:noProof/>
              </w:rPr>
              <w:fldChar w:fldCharType="begin"/>
            </w:r>
            <w:r w:rsidDel="00C1322F">
              <w:rPr>
                <w:noProof/>
              </w:rPr>
              <w:delInstrText xml:space="preserve"> HYPERLINK \l "_Toc59475503" </w:delInstrText>
            </w:r>
            <w:r w:rsidDel="00C1322F">
              <w:rPr>
                <w:noProof/>
              </w:rPr>
              <w:fldChar w:fldCharType="separate"/>
            </w:r>
          </w:del>
          <w:ins w:id="333" w:author="David Conklin" w:date="2020-12-28T16:23:00Z">
            <w:r w:rsidR="003F7628">
              <w:rPr>
                <w:b/>
                <w:bCs/>
                <w:noProof/>
              </w:rPr>
              <w:t>Error! Hyperlink reference not valid.</w:t>
            </w:r>
          </w:ins>
          <w:del w:id="334" w:author="David Conklin" w:date="2020-12-28T08:57:00Z">
            <w:r w:rsidR="00135589" w:rsidRPr="00904388" w:rsidDel="00C1322F">
              <w:rPr>
                <w:rStyle w:val="Hyperlink"/>
                <w:noProof/>
              </w:rPr>
              <w:delText>Numbered climate scenarios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_Toc59475503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7C52241" w14:textId="2398DA8B" w:rsidR="00135589" w:rsidDel="00C1322F" w:rsidRDefault="00FC18C8">
          <w:pPr>
            <w:pStyle w:val="TOC2"/>
            <w:tabs>
              <w:tab w:val="right" w:leader="dot" w:pos="9350"/>
            </w:tabs>
            <w:rPr>
              <w:del w:id="335" w:author="David Conklin" w:date="2020-12-28T08:57:00Z"/>
              <w:rFonts w:eastAsiaTheme="minorEastAsia"/>
              <w:noProof/>
            </w:rPr>
          </w:pPr>
          <w:del w:id="336" w:author="David Conklin" w:date="2020-12-28T08:57:00Z">
            <w:r w:rsidDel="00C1322F">
              <w:rPr>
                <w:noProof/>
              </w:rPr>
              <w:fldChar w:fldCharType="begin"/>
            </w:r>
            <w:r w:rsidDel="00C1322F">
              <w:rPr>
                <w:noProof/>
              </w:rPr>
              <w:delInstrText xml:space="preserve"> HYPERLINK \l "_Toc59475504" </w:delInstrText>
            </w:r>
            <w:r w:rsidDel="00C1322F">
              <w:rPr>
                <w:noProof/>
              </w:rPr>
              <w:fldChar w:fldCharType="separate"/>
            </w:r>
          </w:del>
          <w:ins w:id="337" w:author="David Conklin" w:date="2020-12-28T16:23:00Z">
            <w:r w:rsidR="003F7628">
              <w:rPr>
                <w:b/>
                <w:bCs/>
                <w:noProof/>
              </w:rPr>
              <w:t>Error! Hyperlink reference not valid.</w:t>
            </w:r>
          </w:ins>
          <w:del w:id="338" w:author="David Conklin" w:date="2020-12-28T08:57:00Z">
            <w:r w:rsidR="00135589" w:rsidRPr="00904388" w:rsidDel="00C1322F">
              <w:rPr>
                <w:rStyle w:val="Hyperlink"/>
                <w:noProof/>
              </w:rPr>
              <w:delText>Monthly and seasonal weather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_Toc59475504 \h </w:delInstrText>
            </w:r>
            <w:r w:rsidR="00135589" w:rsidDel="00C1322F">
              <w:rPr>
                <w:noProof/>
                <w:webHidden/>
              </w:rPr>
            </w:r>
            <w:r w:rsidR="00135589" w:rsidDel="00C1322F">
              <w:rPr>
                <w:noProof/>
                <w:webHidden/>
              </w:rPr>
              <w:fldChar w:fldCharType="separate"/>
            </w:r>
            <w:r w:rsidR="00135589" w:rsidDel="00C1322F">
              <w:rPr>
                <w:noProof/>
                <w:webHidden/>
              </w:rPr>
              <w:delText>17</w:delText>
            </w:r>
            <w:r w:rsidR="00135589" w:rsidDel="00C1322F">
              <w:rPr>
                <w:noProof/>
                <w:webHidden/>
              </w:rPr>
              <w:fldChar w:fldCharType="end"/>
            </w:r>
            <w:r w:rsidDel="00C1322F">
              <w:rPr>
                <w:noProof/>
              </w:rPr>
              <w:fldChar w:fldCharType="end"/>
            </w:r>
          </w:del>
        </w:p>
        <w:p w14:paraId="00BFD3C9" w14:textId="66A3A5FC" w:rsidR="00135589" w:rsidDel="00C1322F" w:rsidRDefault="00FC18C8">
          <w:pPr>
            <w:pStyle w:val="TOC2"/>
            <w:tabs>
              <w:tab w:val="right" w:leader="dot" w:pos="9350"/>
            </w:tabs>
            <w:rPr>
              <w:del w:id="339" w:author="David Conklin" w:date="2020-12-28T08:57:00Z"/>
              <w:rFonts w:eastAsiaTheme="minorEastAsia"/>
              <w:noProof/>
            </w:rPr>
          </w:pPr>
          <w:del w:id="340" w:author="David Conklin" w:date="2020-12-28T08:57:00Z">
            <w:r w:rsidDel="00C1322F">
              <w:rPr>
                <w:noProof/>
              </w:rPr>
              <w:fldChar w:fldCharType="begin"/>
            </w:r>
            <w:r w:rsidDel="00C1322F">
              <w:rPr>
                <w:noProof/>
              </w:rPr>
              <w:delInstrText xml:space="preserve"> HYPERLINK \l "_Toc59475505" </w:delInstrText>
            </w:r>
            <w:r w:rsidDel="00C1322F">
              <w:rPr>
                <w:noProof/>
              </w:rPr>
              <w:fldChar w:fldCharType="separate"/>
            </w:r>
          </w:del>
          <w:ins w:id="341" w:author="David Conklin" w:date="2020-12-28T16:23:00Z">
            <w:r w:rsidR="003F7628">
              <w:rPr>
                <w:b/>
                <w:bCs/>
                <w:noProof/>
              </w:rPr>
              <w:t>Error! Hyperlink reference not valid.</w:t>
            </w:r>
          </w:ins>
          <w:del w:id="342" w:author="David Conklin" w:date="2020-12-28T08:57:00Z">
            <w:r w:rsidR="00135589" w:rsidRPr="00904388" w:rsidDel="00C1322F">
              <w:rPr>
                <w:rStyle w:val="Hyperlink"/>
                <w:noProof/>
              </w:rPr>
              <w:delText>Climate data grids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_Toc59475505 \h </w:delInstrText>
            </w:r>
            <w:r w:rsidR="00135589" w:rsidDel="00C1322F">
              <w:rPr>
                <w:noProof/>
                <w:webHidden/>
              </w:rPr>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5A2C7406" w14:textId="03117285" w:rsidR="00135589" w:rsidDel="00C1322F" w:rsidRDefault="00FC18C8">
          <w:pPr>
            <w:pStyle w:val="TOC3"/>
            <w:tabs>
              <w:tab w:val="right" w:leader="dot" w:pos="9350"/>
            </w:tabs>
            <w:rPr>
              <w:del w:id="343" w:author="David Conklin" w:date="2020-12-28T08:57:00Z"/>
              <w:rFonts w:eastAsiaTheme="minorEastAsia"/>
              <w:noProof/>
            </w:rPr>
          </w:pPr>
          <w:del w:id="344" w:author="David Conklin" w:date="2020-12-28T08:57:00Z">
            <w:r w:rsidDel="00C1322F">
              <w:rPr>
                <w:noProof/>
              </w:rPr>
              <w:fldChar w:fldCharType="begin"/>
            </w:r>
            <w:r w:rsidDel="00C1322F">
              <w:rPr>
                <w:noProof/>
              </w:rPr>
              <w:delInstrText xml:space="preserve"> HYPERLINK \l "_Toc59475506" </w:delInstrText>
            </w:r>
            <w:r w:rsidDel="00C1322F">
              <w:rPr>
                <w:noProof/>
              </w:rPr>
              <w:fldChar w:fldCharType="separate"/>
            </w:r>
          </w:del>
          <w:ins w:id="345" w:author="David Conklin" w:date="2020-12-28T16:23:00Z">
            <w:r w:rsidR="003F7628">
              <w:rPr>
                <w:b/>
                <w:bCs/>
                <w:noProof/>
              </w:rPr>
              <w:t>Error! Hyperlink reference not valid.</w:t>
            </w:r>
          </w:ins>
          <w:del w:id="346" w:author="David Conklin" w:date="2020-12-28T08:57:00Z">
            <w:r w:rsidR="00135589" w:rsidRPr="00904388" w:rsidDel="00C1322F">
              <w:rPr>
                <w:rStyle w:val="Hyperlink"/>
                <w:noProof/>
              </w:rPr>
              <w:delText>The WW2100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_Toc59475506 \h </w:delInstrText>
            </w:r>
            <w:r w:rsidR="00135589" w:rsidDel="00C1322F">
              <w:rPr>
                <w:noProof/>
                <w:webHidden/>
              </w:rPr>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766BF83F" w14:textId="24584CFA" w:rsidR="00135589" w:rsidDel="00C1322F" w:rsidRDefault="00FC18C8">
          <w:pPr>
            <w:pStyle w:val="TOC3"/>
            <w:tabs>
              <w:tab w:val="right" w:leader="dot" w:pos="9350"/>
            </w:tabs>
            <w:rPr>
              <w:del w:id="347" w:author="David Conklin" w:date="2020-12-28T08:57:00Z"/>
              <w:rFonts w:eastAsiaTheme="minorEastAsia"/>
              <w:noProof/>
            </w:rPr>
          </w:pPr>
          <w:del w:id="348" w:author="David Conklin" w:date="2020-12-28T08:57:00Z">
            <w:r w:rsidDel="00C1322F">
              <w:rPr>
                <w:noProof/>
              </w:rPr>
              <w:fldChar w:fldCharType="begin"/>
            </w:r>
            <w:r w:rsidDel="00C1322F">
              <w:rPr>
                <w:noProof/>
              </w:rPr>
              <w:delInstrText xml:space="preserve"> HYPERLINK \l "_Toc59475507" </w:delInstrText>
            </w:r>
            <w:r w:rsidDel="00C1322F">
              <w:rPr>
                <w:noProof/>
              </w:rPr>
              <w:fldChar w:fldCharType="separate"/>
            </w:r>
          </w:del>
          <w:ins w:id="349" w:author="David Conklin" w:date="2020-12-28T16:23:00Z">
            <w:r w:rsidR="003F7628">
              <w:rPr>
                <w:b/>
                <w:bCs/>
                <w:noProof/>
              </w:rPr>
              <w:t>Error! Hyperlink reference not valid.</w:t>
            </w:r>
          </w:ins>
          <w:del w:id="350" w:author="David Conklin" w:date="2020-12-28T08:57:00Z">
            <w:r w:rsidR="00135589" w:rsidRPr="00904388" w:rsidDel="00C1322F">
              <w:rPr>
                <w:rStyle w:val="Hyperlink"/>
                <w:noProof/>
              </w:rPr>
              <w:delText>The v2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_Toc59475507 \h </w:delInstrText>
            </w:r>
            <w:r w:rsidR="00135589" w:rsidDel="00C1322F">
              <w:rPr>
                <w:noProof/>
                <w:webHidden/>
              </w:rPr>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271F8E09" w14:textId="5DEE6CE8" w:rsidR="00135589" w:rsidDel="00C1322F" w:rsidRDefault="00FC18C8">
          <w:pPr>
            <w:pStyle w:val="TOC2"/>
            <w:tabs>
              <w:tab w:val="right" w:leader="dot" w:pos="9350"/>
            </w:tabs>
            <w:rPr>
              <w:del w:id="351" w:author="David Conklin" w:date="2020-12-28T08:57:00Z"/>
              <w:rFonts w:eastAsiaTheme="minorEastAsia"/>
              <w:noProof/>
            </w:rPr>
          </w:pPr>
          <w:del w:id="352" w:author="David Conklin" w:date="2020-12-28T08:57:00Z">
            <w:r w:rsidDel="00C1322F">
              <w:rPr>
                <w:noProof/>
              </w:rPr>
              <w:fldChar w:fldCharType="begin"/>
            </w:r>
            <w:r w:rsidDel="00C1322F">
              <w:rPr>
                <w:noProof/>
              </w:rPr>
              <w:delInstrText xml:space="preserve"> HYPERLINK \l "_Toc59475508" </w:delInstrText>
            </w:r>
            <w:r w:rsidDel="00C1322F">
              <w:rPr>
                <w:noProof/>
              </w:rPr>
              <w:fldChar w:fldCharType="separate"/>
            </w:r>
          </w:del>
          <w:ins w:id="353" w:author="David Conklin" w:date="2020-12-28T16:23:00Z">
            <w:r w:rsidR="003F7628">
              <w:rPr>
                <w:b/>
                <w:bCs/>
                <w:noProof/>
              </w:rPr>
              <w:t>Error! Hyperlink reference not valid.</w:t>
            </w:r>
          </w:ins>
          <w:del w:id="354" w:author="David Conklin" w:date="2020-12-28T08:57:00Z">
            <w:r w:rsidR="00135589" w:rsidRPr="00904388" w:rsidDel="00C1322F">
              <w:rPr>
                <w:rStyle w:val="Hyperlink"/>
                <w:noProof/>
              </w:rPr>
              <w:delText>How climate data is looked up</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_Toc59475508 \h </w:delInstrText>
            </w:r>
            <w:r w:rsidR="00135589" w:rsidDel="00C1322F">
              <w:rPr>
                <w:noProof/>
                <w:webHidden/>
              </w:rPr>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0098C092" w14:textId="6913AE29" w:rsidR="00135589" w:rsidDel="00C1322F" w:rsidRDefault="00FC18C8">
          <w:pPr>
            <w:pStyle w:val="TOC2"/>
            <w:tabs>
              <w:tab w:val="right" w:leader="dot" w:pos="9350"/>
            </w:tabs>
            <w:rPr>
              <w:del w:id="355" w:author="David Conklin" w:date="2020-12-28T08:57:00Z"/>
              <w:rFonts w:eastAsiaTheme="minorEastAsia"/>
              <w:noProof/>
            </w:rPr>
          </w:pPr>
          <w:del w:id="356" w:author="David Conklin" w:date="2020-12-28T08:57:00Z">
            <w:r w:rsidDel="00C1322F">
              <w:rPr>
                <w:noProof/>
              </w:rPr>
              <w:fldChar w:fldCharType="begin"/>
            </w:r>
            <w:r w:rsidDel="00C1322F">
              <w:rPr>
                <w:noProof/>
              </w:rPr>
              <w:delInstrText xml:space="preserve"> HYPERLINK \l "_Toc59475509" </w:delInstrText>
            </w:r>
            <w:r w:rsidDel="00C1322F">
              <w:rPr>
                <w:noProof/>
              </w:rPr>
              <w:fldChar w:fldCharType="separate"/>
            </w:r>
          </w:del>
          <w:ins w:id="357" w:author="David Conklin" w:date="2020-12-28T16:23:00Z">
            <w:r w:rsidR="003F7628">
              <w:rPr>
                <w:b/>
                <w:bCs/>
                <w:noProof/>
              </w:rPr>
              <w:t>Error! Hyperlink reference not valid.</w:t>
            </w:r>
          </w:ins>
          <w:del w:id="358" w:author="David Conklin" w:date="2020-12-28T08:57:00Z">
            <w:r w:rsidR="00135589" w:rsidRPr="00904388" w:rsidDel="00C1322F">
              <w:rPr>
                <w:rStyle w:val="Hyperlink"/>
                <w:noProof/>
              </w:rPr>
              <w:delText>What is in a climate dataset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_Toc59475509 \h </w:delInstrText>
            </w:r>
            <w:r w:rsidR="00135589" w:rsidDel="00C1322F">
              <w:rPr>
                <w:noProof/>
                <w:webHidden/>
              </w:rPr>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7F205795" w14:textId="20FF902E" w:rsidR="00135589" w:rsidDel="00C1322F" w:rsidRDefault="00FC18C8">
          <w:pPr>
            <w:pStyle w:val="TOC1"/>
            <w:tabs>
              <w:tab w:val="right" w:leader="dot" w:pos="9350"/>
            </w:tabs>
            <w:rPr>
              <w:del w:id="359" w:author="David Conklin" w:date="2020-12-28T08:57:00Z"/>
              <w:rFonts w:eastAsiaTheme="minorEastAsia"/>
              <w:noProof/>
            </w:rPr>
          </w:pPr>
          <w:del w:id="360" w:author="David Conklin" w:date="2020-12-28T08:57:00Z">
            <w:r w:rsidDel="00C1322F">
              <w:rPr>
                <w:noProof/>
              </w:rPr>
              <w:fldChar w:fldCharType="begin"/>
            </w:r>
            <w:r w:rsidDel="00C1322F">
              <w:rPr>
                <w:noProof/>
              </w:rPr>
              <w:delInstrText xml:space="preserve"> HYPERLINK \l "_Toc59475510" </w:delInstrText>
            </w:r>
            <w:r w:rsidDel="00C1322F">
              <w:rPr>
                <w:noProof/>
              </w:rPr>
              <w:fldChar w:fldCharType="separate"/>
            </w:r>
          </w:del>
          <w:ins w:id="361" w:author="David Conklin" w:date="2020-12-28T16:23:00Z">
            <w:r w:rsidR="003F7628">
              <w:rPr>
                <w:b/>
                <w:bCs/>
                <w:noProof/>
              </w:rPr>
              <w:t>Error! Hyperlink reference not valid.</w:t>
            </w:r>
          </w:ins>
          <w:del w:id="362" w:author="David Conklin" w:date="2020-12-28T08:57:00Z">
            <w:r w:rsidR="00135589" w:rsidRPr="00904388" w:rsidDel="00C1322F">
              <w:rPr>
                <w:rStyle w:val="Hyperlink"/>
                <w:noProof/>
              </w:rPr>
              <w:delText>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_Toc59475510 \h </w:delInstrText>
            </w:r>
            <w:r w:rsidR="00135589" w:rsidDel="00C1322F">
              <w:rPr>
                <w:noProof/>
                <w:webHidden/>
              </w:rPr>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16CCF854" w14:textId="635AC156" w:rsidR="00135589" w:rsidDel="00C1322F" w:rsidRDefault="00FC18C8">
          <w:pPr>
            <w:pStyle w:val="TOC2"/>
            <w:tabs>
              <w:tab w:val="right" w:leader="dot" w:pos="9350"/>
            </w:tabs>
            <w:rPr>
              <w:del w:id="363" w:author="David Conklin" w:date="2020-12-28T08:57:00Z"/>
              <w:rFonts w:eastAsiaTheme="minorEastAsia"/>
              <w:noProof/>
            </w:rPr>
          </w:pPr>
          <w:del w:id="364" w:author="David Conklin" w:date="2020-12-28T08:57:00Z">
            <w:r w:rsidDel="00C1322F">
              <w:rPr>
                <w:noProof/>
              </w:rPr>
              <w:fldChar w:fldCharType="begin"/>
            </w:r>
            <w:r w:rsidDel="00C1322F">
              <w:rPr>
                <w:noProof/>
              </w:rPr>
              <w:delInstrText xml:space="preserve"> HYPERLINK \l "_Toc59475511" </w:delInstrText>
            </w:r>
            <w:r w:rsidDel="00C1322F">
              <w:rPr>
                <w:noProof/>
              </w:rPr>
              <w:fldChar w:fldCharType="separate"/>
            </w:r>
          </w:del>
          <w:ins w:id="365" w:author="David Conklin" w:date="2020-12-28T16:23:00Z">
            <w:r w:rsidR="003F7628">
              <w:rPr>
                <w:b/>
                <w:bCs/>
                <w:noProof/>
              </w:rPr>
              <w:t>Error! Hyperlink reference not valid.</w:t>
            </w:r>
          </w:ins>
          <w:del w:id="366" w:author="David Conklin" w:date="2020-12-28T08:57:00Z">
            <w:r w:rsidR="00135589" w:rsidRPr="00904388" w:rsidDel="00C1322F">
              <w:rPr>
                <w:rStyle w:val="Hyperlink"/>
                <w:noProof/>
              </w:rPr>
              <w:delText>Water rights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_Toc59475511 \h </w:delInstrText>
            </w:r>
            <w:r w:rsidR="00135589" w:rsidDel="00C1322F">
              <w:rPr>
                <w:noProof/>
                <w:webHidden/>
              </w:rPr>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505F5DA5" w14:textId="48E27608" w:rsidR="00135589" w:rsidDel="00C1322F" w:rsidRDefault="00FC18C8">
          <w:pPr>
            <w:pStyle w:val="TOC2"/>
            <w:tabs>
              <w:tab w:val="right" w:leader="dot" w:pos="9350"/>
            </w:tabs>
            <w:rPr>
              <w:del w:id="367" w:author="David Conklin" w:date="2020-12-28T08:57:00Z"/>
              <w:rFonts w:eastAsiaTheme="minorEastAsia"/>
              <w:noProof/>
            </w:rPr>
          </w:pPr>
          <w:del w:id="368" w:author="David Conklin" w:date="2020-12-28T08:57:00Z">
            <w:r w:rsidDel="00C1322F">
              <w:rPr>
                <w:noProof/>
              </w:rPr>
              <w:fldChar w:fldCharType="begin"/>
            </w:r>
            <w:r w:rsidDel="00C1322F">
              <w:rPr>
                <w:noProof/>
              </w:rPr>
              <w:delInstrText xml:space="preserve"> HYPERLINK \l "_Toc59475512" </w:delInstrText>
            </w:r>
            <w:r w:rsidDel="00C1322F">
              <w:rPr>
                <w:noProof/>
              </w:rPr>
              <w:fldChar w:fldCharType="separate"/>
            </w:r>
          </w:del>
          <w:ins w:id="369" w:author="David Conklin" w:date="2020-12-28T16:23:00Z">
            <w:r w:rsidR="003F7628">
              <w:rPr>
                <w:b/>
                <w:bCs/>
                <w:noProof/>
              </w:rPr>
              <w:t>Error! Hyperlink reference not valid.</w:t>
            </w:r>
          </w:ins>
          <w:del w:id="370" w:author="David Conklin" w:date="2020-12-28T08:57:00Z">
            <w:r w:rsidR="00135589" w:rsidRPr="00904388" w:rsidDel="00C1322F">
              <w:rPr>
                <w:rStyle w:val="Hyperlink"/>
                <w:noProof/>
              </w:rPr>
              <w:delText>The wr_pods.csv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_Toc59475512 \h </w:delInstrText>
            </w:r>
            <w:r w:rsidR="00135589" w:rsidDel="00C1322F">
              <w:rPr>
                <w:noProof/>
                <w:webHidden/>
              </w:rPr>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5986671" w14:textId="79DE9438" w:rsidR="00135589" w:rsidDel="00C1322F" w:rsidRDefault="00FC18C8">
          <w:pPr>
            <w:pStyle w:val="TOC2"/>
            <w:tabs>
              <w:tab w:val="right" w:leader="dot" w:pos="9350"/>
            </w:tabs>
            <w:rPr>
              <w:del w:id="371" w:author="David Conklin" w:date="2020-12-28T08:57:00Z"/>
              <w:rFonts w:eastAsiaTheme="minorEastAsia"/>
              <w:noProof/>
            </w:rPr>
          </w:pPr>
          <w:del w:id="372" w:author="David Conklin" w:date="2020-12-28T08:57:00Z">
            <w:r w:rsidDel="00C1322F">
              <w:rPr>
                <w:noProof/>
              </w:rPr>
              <w:fldChar w:fldCharType="begin"/>
            </w:r>
            <w:r w:rsidDel="00C1322F">
              <w:rPr>
                <w:noProof/>
              </w:rPr>
              <w:delInstrText xml:space="preserve"> HYPERLINK \l "_Toc59475513" </w:delInstrText>
            </w:r>
            <w:r w:rsidDel="00C1322F">
              <w:rPr>
                <w:noProof/>
              </w:rPr>
              <w:fldChar w:fldCharType="separate"/>
            </w:r>
          </w:del>
          <w:ins w:id="373" w:author="David Conklin" w:date="2020-12-28T16:23:00Z">
            <w:r w:rsidR="003F7628">
              <w:rPr>
                <w:b/>
                <w:bCs/>
                <w:noProof/>
              </w:rPr>
              <w:t>Error! Hyperlink reference not valid.</w:t>
            </w:r>
          </w:ins>
          <w:del w:id="374" w:author="David Conklin" w:date="2020-12-28T08:57:00Z">
            <w:r w:rsidR="00135589" w:rsidRPr="00904388" w:rsidDel="00C1322F">
              <w:rPr>
                <w:rStyle w:val="Hyperlink"/>
                <w:noProof/>
              </w:rPr>
              <w:delText>The wr_pous.csv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_Toc59475513 \h </w:delInstrText>
            </w:r>
            <w:r w:rsidR="00135589" w:rsidDel="00C1322F">
              <w:rPr>
                <w:noProof/>
                <w:webHidden/>
              </w:rPr>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29F05A4" w14:textId="0D833782" w:rsidR="00135589" w:rsidDel="00C1322F" w:rsidRDefault="00FC18C8">
          <w:pPr>
            <w:pStyle w:val="TOC2"/>
            <w:tabs>
              <w:tab w:val="right" w:leader="dot" w:pos="9350"/>
            </w:tabs>
            <w:rPr>
              <w:del w:id="375" w:author="David Conklin" w:date="2020-12-28T08:57:00Z"/>
              <w:rFonts w:eastAsiaTheme="minorEastAsia"/>
              <w:noProof/>
            </w:rPr>
          </w:pPr>
          <w:del w:id="376" w:author="David Conklin" w:date="2020-12-28T08:57:00Z">
            <w:r w:rsidDel="00C1322F">
              <w:rPr>
                <w:noProof/>
              </w:rPr>
              <w:fldChar w:fldCharType="begin"/>
            </w:r>
            <w:r w:rsidDel="00C1322F">
              <w:rPr>
                <w:noProof/>
              </w:rPr>
              <w:delInstrText xml:space="preserve"> HYPERLINK \l "_Toc59475514" </w:delInstrText>
            </w:r>
            <w:r w:rsidDel="00C1322F">
              <w:rPr>
                <w:noProof/>
              </w:rPr>
              <w:fldChar w:fldCharType="separate"/>
            </w:r>
          </w:del>
          <w:ins w:id="377" w:author="David Conklin" w:date="2020-12-28T16:23:00Z">
            <w:r w:rsidR="003F7628">
              <w:rPr>
                <w:b/>
                <w:bCs/>
                <w:noProof/>
              </w:rPr>
              <w:t>Error! Hyperlink reference not valid.</w:t>
            </w:r>
          </w:ins>
          <w:del w:id="378" w:author="David Conklin" w:date="2020-12-28T08:57:00Z">
            <w:r w:rsidR="00135589" w:rsidRPr="00904388" w:rsidDel="00C1322F">
              <w:rPr>
                <w:rStyle w:val="Hyperlink"/>
                <w:noProof/>
              </w:rPr>
              <w:delText>Adding a water right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_Toc59475514 \h </w:delInstrText>
            </w:r>
            <w:r w:rsidR="00135589" w:rsidDel="00C1322F">
              <w:rPr>
                <w:noProof/>
                <w:webHidden/>
              </w:rPr>
            </w:r>
            <w:r w:rsidR="00135589" w:rsidDel="00C1322F">
              <w:rPr>
                <w:noProof/>
                <w:webHidden/>
              </w:rPr>
              <w:fldChar w:fldCharType="separate"/>
            </w:r>
            <w:r w:rsidR="00135589" w:rsidDel="00C1322F">
              <w:rPr>
                <w:noProof/>
                <w:webHidden/>
              </w:rPr>
              <w:delText>22</w:delText>
            </w:r>
            <w:r w:rsidR="00135589" w:rsidDel="00C1322F">
              <w:rPr>
                <w:noProof/>
                <w:webHidden/>
              </w:rPr>
              <w:fldChar w:fldCharType="end"/>
            </w:r>
            <w:r w:rsidDel="00C1322F">
              <w:rPr>
                <w:noProof/>
              </w:rPr>
              <w:fldChar w:fldCharType="end"/>
            </w:r>
          </w:del>
        </w:p>
        <w:p w14:paraId="59A869E0" w14:textId="43F4118B" w:rsidR="00135589" w:rsidDel="00C1322F" w:rsidRDefault="00FC18C8">
          <w:pPr>
            <w:pStyle w:val="TOC1"/>
            <w:tabs>
              <w:tab w:val="right" w:leader="dot" w:pos="9350"/>
            </w:tabs>
            <w:rPr>
              <w:del w:id="379" w:author="David Conklin" w:date="2020-12-28T08:57:00Z"/>
              <w:rFonts w:eastAsiaTheme="minorEastAsia"/>
              <w:noProof/>
            </w:rPr>
          </w:pPr>
          <w:del w:id="380" w:author="David Conklin" w:date="2020-12-28T08:57:00Z">
            <w:r w:rsidDel="00C1322F">
              <w:rPr>
                <w:noProof/>
              </w:rPr>
              <w:fldChar w:fldCharType="begin"/>
            </w:r>
            <w:r w:rsidDel="00C1322F">
              <w:rPr>
                <w:noProof/>
              </w:rPr>
              <w:delInstrText xml:space="preserve"> HYPERLINK \l "_Toc59475515" </w:delInstrText>
            </w:r>
            <w:r w:rsidDel="00C1322F">
              <w:rPr>
                <w:noProof/>
              </w:rPr>
              <w:fldChar w:fldCharType="separate"/>
            </w:r>
          </w:del>
          <w:ins w:id="381" w:author="David Conklin" w:date="2020-12-28T16:23:00Z">
            <w:r w:rsidR="003F7628">
              <w:rPr>
                <w:b/>
                <w:bCs/>
                <w:noProof/>
              </w:rPr>
              <w:t>Error! Hyperlink reference not valid.</w:t>
            </w:r>
          </w:ins>
          <w:del w:id="382" w:author="David Conklin" w:date="2020-12-28T08:57:00Z">
            <w:r w:rsidR="00135589" w:rsidRPr="00904388" w:rsidDel="00C1322F">
              <w:rPr>
                <w:rStyle w:val="Hyperlink"/>
                <w:noProof/>
              </w:rPr>
              <w:delText>Stream flow and stream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_Toc59475515 \h </w:delInstrText>
            </w:r>
            <w:r w:rsidR="00135589" w:rsidDel="00C1322F">
              <w:rPr>
                <w:noProof/>
                <w:webHidden/>
              </w:rPr>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2CF2959C" w14:textId="2E475BB6" w:rsidR="00135589" w:rsidDel="00C1322F" w:rsidRDefault="00FC18C8">
          <w:pPr>
            <w:pStyle w:val="TOC2"/>
            <w:tabs>
              <w:tab w:val="right" w:leader="dot" w:pos="9350"/>
            </w:tabs>
            <w:rPr>
              <w:del w:id="383" w:author="David Conklin" w:date="2020-12-28T08:57:00Z"/>
              <w:rFonts w:eastAsiaTheme="minorEastAsia"/>
              <w:noProof/>
            </w:rPr>
          </w:pPr>
          <w:del w:id="384" w:author="David Conklin" w:date="2020-12-28T08:57:00Z">
            <w:r w:rsidDel="00C1322F">
              <w:rPr>
                <w:noProof/>
              </w:rPr>
              <w:fldChar w:fldCharType="begin"/>
            </w:r>
            <w:r w:rsidDel="00C1322F">
              <w:rPr>
                <w:noProof/>
              </w:rPr>
              <w:delInstrText xml:space="preserve"> HYPERLINK \l "_Toc59475516" </w:delInstrText>
            </w:r>
            <w:r w:rsidDel="00C1322F">
              <w:rPr>
                <w:noProof/>
              </w:rPr>
              <w:fldChar w:fldCharType="separate"/>
            </w:r>
          </w:del>
          <w:ins w:id="385" w:author="David Conklin" w:date="2020-12-28T16:23:00Z">
            <w:r w:rsidR="003F7628">
              <w:rPr>
                <w:b/>
                <w:bCs/>
                <w:noProof/>
              </w:rPr>
              <w:t>Error! Hyperlink reference not valid.</w:t>
            </w:r>
          </w:ins>
          <w:del w:id="386" w:author="David Conklin" w:date="2020-12-28T08:57:00Z">
            <w:r w:rsidR="00135589" w:rsidRPr="00904388" w:rsidDel="00C1322F">
              <w:rPr>
                <w:rStyle w:val="Hyperlink"/>
                <w:noProof/>
              </w:rPr>
              <w:delText>Water parcels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_Toc59475516 \h </w:delInstrText>
            </w:r>
            <w:r w:rsidR="00135589" w:rsidDel="00C1322F">
              <w:rPr>
                <w:noProof/>
                <w:webHidden/>
              </w:rPr>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71625657" w14:textId="552A0EF8" w:rsidR="00135589" w:rsidDel="00C1322F" w:rsidRDefault="00FC18C8">
          <w:pPr>
            <w:pStyle w:val="TOC2"/>
            <w:tabs>
              <w:tab w:val="right" w:leader="dot" w:pos="9350"/>
            </w:tabs>
            <w:rPr>
              <w:del w:id="387" w:author="David Conklin" w:date="2020-12-28T08:57:00Z"/>
              <w:rFonts w:eastAsiaTheme="minorEastAsia"/>
              <w:noProof/>
            </w:rPr>
          </w:pPr>
          <w:del w:id="388" w:author="David Conklin" w:date="2020-12-28T08:57:00Z">
            <w:r w:rsidDel="00C1322F">
              <w:rPr>
                <w:noProof/>
              </w:rPr>
              <w:fldChar w:fldCharType="begin"/>
            </w:r>
            <w:r w:rsidDel="00C1322F">
              <w:rPr>
                <w:noProof/>
              </w:rPr>
              <w:delInstrText xml:space="preserve"> HYPERLINK \l "_Toc59475517" </w:delInstrText>
            </w:r>
            <w:r w:rsidDel="00C1322F">
              <w:rPr>
                <w:noProof/>
              </w:rPr>
              <w:fldChar w:fldCharType="separate"/>
            </w:r>
          </w:del>
          <w:ins w:id="389" w:author="David Conklin" w:date="2020-12-28T16:23:00Z">
            <w:r w:rsidR="003F7628">
              <w:rPr>
                <w:b/>
                <w:bCs/>
                <w:noProof/>
              </w:rPr>
              <w:t>Error! Hyperlink reference not valid.</w:t>
            </w:r>
          </w:ins>
          <w:del w:id="390" w:author="David Conklin" w:date="2020-12-28T08:57:00Z">
            <w:r w:rsidR="00135589" w:rsidRPr="00904388" w:rsidDel="00C1322F">
              <w:rPr>
                <w:rStyle w:val="Hyperlink"/>
                <w:noProof/>
              </w:rPr>
              <w:delText>Daily water mass and energy balance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_Toc59475517 \h </w:delInstrText>
            </w:r>
            <w:r w:rsidR="00135589" w:rsidDel="00C1322F">
              <w:rPr>
                <w:noProof/>
                <w:webHidden/>
              </w:rPr>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64972B2F" w14:textId="482B2BD7" w:rsidR="00135589" w:rsidDel="00C1322F" w:rsidRDefault="00FC18C8">
          <w:pPr>
            <w:pStyle w:val="TOC2"/>
            <w:tabs>
              <w:tab w:val="right" w:leader="dot" w:pos="9350"/>
            </w:tabs>
            <w:rPr>
              <w:del w:id="391" w:author="David Conklin" w:date="2020-12-28T08:57:00Z"/>
              <w:rFonts w:eastAsiaTheme="minorEastAsia"/>
              <w:noProof/>
            </w:rPr>
          </w:pPr>
          <w:del w:id="392" w:author="David Conklin" w:date="2020-12-28T08:57:00Z">
            <w:r w:rsidDel="00C1322F">
              <w:rPr>
                <w:noProof/>
              </w:rPr>
              <w:fldChar w:fldCharType="begin"/>
            </w:r>
            <w:r w:rsidDel="00C1322F">
              <w:rPr>
                <w:noProof/>
              </w:rPr>
              <w:delInstrText xml:space="preserve"> HYPERLINK \l "_Toc59475518" </w:delInstrText>
            </w:r>
            <w:r w:rsidDel="00C1322F">
              <w:rPr>
                <w:noProof/>
              </w:rPr>
              <w:fldChar w:fldCharType="separate"/>
            </w:r>
          </w:del>
          <w:ins w:id="393" w:author="David Conklin" w:date="2020-12-28T16:23:00Z">
            <w:r w:rsidR="003F7628">
              <w:rPr>
                <w:b/>
                <w:bCs/>
                <w:noProof/>
              </w:rPr>
              <w:t>Error! Hyperlink reference not valid.</w:t>
            </w:r>
          </w:ins>
          <w:del w:id="394" w:author="David Conklin" w:date="2020-12-28T08:57:00Z">
            <w:r w:rsidR="00135589" w:rsidRPr="00904388" w:rsidDel="00C1322F">
              <w:rPr>
                <w:rStyle w:val="Hyperlink"/>
                <w:noProof/>
              </w:rPr>
              <w:delText>Estimating the rate of flow in a stream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_Toc59475518 \h </w:delInstrText>
            </w:r>
            <w:r w:rsidR="00135589" w:rsidDel="00C1322F">
              <w:rPr>
                <w:noProof/>
                <w:webHidden/>
              </w:rPr>
            </w:r>
            <w:r w:rsidR="00135589" w:rsidDel="00C1322F">
              <w:rPr>
                <w:noProof/>
                <w:webHidden/>
              </w:rPr>
              <w:fldChar w:fldCharType="separate"/>
            </w:r>
            <w:r w:rsidR="00135589" w:rsidDel="00C1322F">
              <w:rPr>
                <w:noProof/>
                <w:webHidden/>
              </w:rPr>
              <w:delText>24</w:delText>
            </w:r>
            <w:r w:rsidR="00135589" w:rsidDel="00C1322F">
              <w:rPr>
                <w:noProof/>
                <w:webHidden/>
              </w:rPr>
              <w:fldChar w:fldCharType="end"/>
            </w:r>
            <w:r w:rsidDel="00C1322F">
              <w:rPr>
                <w:noProof/>
              </w:rPr>
              <w:fldChar w:fldCharType="end"/>
            </w:r>
          </w:del>
        </w:p>
        <w:p w14:paraId="1660935A" w14:textId="4883680B" w:rsidR="00135589" w:rsidDel="00C1322F" w:rsidRDefault="00FC18C8">
          <w:pPr>
            <w:pStyle w:val="TOC2"/>
            <w:tabs>
              <w:tab w:val="right" w:leader="dot" w:pos="9350"/>
            </w:tabs>
            <w:rPr>
              <w:del w:id="395" w:author="David Conklin" w:date="2020-12-28T08:57:00Z"/>
              <w:rFonts w:eastAsiaTheme="minorEastAsia"/>
              <w:noProof/>
            </w:rPr>
          </w:pPr>
          <w:del w:id="396" w:author="David Conklin" w:date="2020-12-28T08:57:00Z">
            <w:r w:rsidDel="00C1322F">
              <w:rPr>
                <w:noProof/>
              </w:rPr>
              <w:fldChar w:fldCharType="begin"/>
            </w:r>
            <w:r w:rsidDel="00C1322F">
              <w:rPr>
                <w:noProof/>
              </w:rPr>
              <w:delInstrText xml:space="preserve"> HYPERLINK \l "_Toc59475519" </w:delInstrText>
            </w:r>
            <w:r w:rsidDel="00C1322F">
              <w:rPr>
                <w:noProof/>
              </w:rPr>
              <w:fldChar w:fldCharType="separate"/>
            </w:r>
          </w:del>
          <w:ins w:id="397" w:author="David Conklin" w:date="2020-12-28T16:23:00Z">
            <w:r w:rsidR="003F7628">
              <w:rPr>
                <w:b/>
                <w:bCs/>
                <w:noProof/>
              </w:rPr>
              <w:t>Error! Hyperlink reference not valid.</w:t>
            </w:r>
          </w:ins>
          <w:del w:id="398" w:author="David Conklin" w:date="2020-12-28T08:57:00Z">
            <w:r w:rsidR="00135589" w:rsidRPr="00904388" w:rsidDel="00C1322F">
              <w:rPr>
                <w:rStyle w:val="Hyperlink"/>
                <w:noProof/>
              </w:rPr>
              <w:delText>Estimating the surface area of the water in a subreach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_Toc59475519 \h </w:delInstrText>
            </w:r>
            <w:r w:rsidR="00135589" w:rsidDel="00C1322F">
              <w:rPr>
                <w:noProof/>
                <w:webHidden/>
              </w:rPr>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12019F0B" w14:textId="216ACC7A" w:rsidR="00135589" w:rsidDel="00C1322F" w:rsidRDefault="00FC18C8">
          <w:pPr>
            <w:pStyle w:val="TOC2"/>
            <w:tabs>
              <w:tab w:val="right" w:leader="dot" w:pos="9350"/>
            </w:tabs>
            <w:rPr>
              <w:del w:id="399" w:author="David Conklin" w:date="2020-12-28T08:57:00Z"/>
              <w:rFonts w:eastAsiaTheme="minorEastAsia"/>
              <w:noProof/>
            </w:rPr>
          </w:pPr>
          <w:del w:id="400" w:author="David Conklin" w:date="2020-12-28T08:57:00Z">
            <w:r w:rsidDel="00C1322F">
              <w:rPr>
                <w:noProof/>
              </w:rPr>
              <w:fldChar w:fldCharType="begin"/>
            </w:r>
            <w:r w:rsidDel="00C1322F">
              <w:rPr>
                <w:noProof/>
              </w:rPr>
              <w:delInstrText xml:space="preserve"> HYPERLINK \l "_Toc59475520" </w:delInstrText>
            </w:r>
            <w:r w:rsidDel="00C1322F">
              <w:rPr>
                <w:noProof/>
              </w:rPr>
              <w:fldChar w:fldCharType="separate"/>
            </w:r>
          </w:del>
          <w:ins w:id="401" w:author="David Conklin" w:date="2020-12-28T16:23:00Z">
            <w:r w:rsidR="003F7628">
              <w:rPr>
                <w:b/>
                <w:bCs/>
                <w:noProof/>
              </w:rPr>
              <w:t>Error! Hyperlink reference not valid.</w:t>
            </w:r>
          </w:ins>
          <w:del w:id="402" w:author="David Conklin" w:date="2020-12-28T08:57:00Z">
            <w:r w:rsidR="00135589" w:rsidRPr="00904388" w:rsidDel="00C1322F">
              <w:rPr>
                <w:rStyle w:val="Hyperlink"/>
                <w:noProof/>
              </w:rPr>
              <w:delText>Water temperature from thermal energy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_Toc59475520 \h </w:delInstrText>
            </w:r>
            <w:r w:rsidR="00135589" w:rsidDel="00C1322F">
              <w:rPr>
                <w:noProof/>
                <w:webHidden/>
              </w:rPr>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633F1713" w14:textId="5A5265B1" w:rsidR="00135589" w:rsidDel="00C1322F" w:rsidRDefault="00FC18C8">
          <w:pPr>
            <w:pStyle w:val="TOC2"/>
            <w:tabs>
              <w:tab w:val="right" w:leader="dot" w:pos="9350"/>
            </w:tabs>
            <w:rPr>
              <w:del w:id="403" w:author="David Conklin" w:date="2020-12-28T08:57:00Z"/>
              <w:rFonts w:eastAsiaTheme="minorEastAsia"/>
              <w:noProof/>
            </w:rPr>
          </w:pPr>
          <w:del w:id="404" w:author="David Conklin" w:date="2020-12-28T08:57:00Z">
            <w:r w:rsidDel="00C1322F">
              <w:rPr>
                <w:noProof/>
              </w:rPr>
              <w:fldChar w:fldCharType="begin"/>
            </w:r>
            <w:r w:rsidDel="00C1322F">
              <w:rPr>
                <w:noProof/>
              </w:rPr>
              <w:delInstrText xml:space="preserve"> HYPERLINK \l "_Toc59475521" </w:delInstrText>
            </w:r>
            <w:r w:rsidDel="00C1322F">
              <w:rPr>
                <w:noProof/>
              </w:rPr>
              <w:fldChar w:fldCharType="separate"/>
            </w:r>
          </w:del>
          <w:ins w:id="405" w:author="David Conklin" w:date="2020-12-28T16:23:00Z">
            <w:r w:rsidR="003F7628">
              <w:rPr>
                <w:b/>
                <w:bCs/>
                <w:noProof/>
              </w:rPr>
              <w:t>Error! Hyperlink reference not valid.</w:t>
            </w:r>
          </w:ins>
          <w:del w:id="406" w:author="David Conklin" w:date="2020-12-28T08:57:00Z">
            <w:r w:rsidR="00135589" w:rsidRPr="00904388" w:rsidDel="00C1322F">
              <w:rPr>
                <w:rStyle w:val="Hyperlink"/>
                <w:noProof/>
              </w:rPr>
              <w:delText>Initial conditions for Flow: the IC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_Toc59475521 \h </w:delInstrText>
            </w:r>
            <w:r w:rsidR="00135589" w:rsidDel="00C1322F">
              <w:rPr>
                <w:noProof/>
                <w:webHidden/>
              </w:rPr>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066528F2" w14:textId="6BBCD9EB" w:rsidR="00135589" w:rsidDel="00C1322F" w:rsidRDefault="00FC18C8">
          <w:pPr>
            <w:pStyle w:val="TOC2"/>
            <w:tabs>
              <w:tab w:val="right" w:leader="dot" w:pos="9350"/>
            </w:tabs>
            <w:rPr>
              <w:del w:id="407" w:author="David Conklin" w:date="2020-12-28T08:57:00Z"/>
              <w:rFonts w:eastAsiaTheme="minorEastAsia"/>
              <w:noProof/>
            </w:rPr>
          </w:pPr>
          <w:del w:id="408" w:author="David Conklin" w:date="2020-12-28T08:57:00Z">
            <w:r w:rsidDel="00C1322F">
              <w:rPr>
                <w:noProof/>
              </w:rPr>
              <w:fldChar w:fldCharType="begin"/>
            </w:r>
            <w:r w:rsidDel="00C1322F">
              <w:rPr>
                <w:noProof/>
              </w:rPr>
              <w:delInstrText xml:space="preserve"> HYPERLINK \l "_Toc59475522" </w:delInstrText>
            </w:r>
            <w:r w:rsidDel="00C1322F">
              <w:rPr>
                <w:noProof/>
              </w:rPr>
              <w:fldChar w:fldCharType="separate"/>
            </w:r>
          </w:del>
          <w:ins w:id="409" w:author="David Conklin" w:date="2020-12-28T16:23:00Z">
            <w:r w:rsidR="003F7628">
              <w:rPr>
                <w:b/>
                <w:bCs/>
                <w:noProof/>
              </w:rPr>
              <w:t>Error! Hyperlink reference not valid.</w:t>
            </w:r>
          </w:ins>
          <w:del w:id="410" w:author="David Conklin" w:date="2020-12-28T08:57:00Z">
            <w:r w:rsidR="00135589" w:rsidRPr="00904388" w:rsidDel="00C1322F">
              <w:rPr>
                <w:rStyle w:val="Hyperlink"/>
                <w:noProof/>
              </w:rPr>
              <w:delText>Boundary conditions for stream water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_Toc59475522 \h </w:delInstrText>
            </w:r>
            <w:r w:rsidR="00135589" w:rsidDel="00C1322F">
              <w:rPr>
                <w:noProof/>
                <w:webHidden/>
              </w:rPr>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71E074BF" w14:textId="0D4980CB" w:rsidR="00135589" w:rsidDel="00C1322F" w:rsidRDefault="00FC18C8">
          <w:pPr>
            <w:pStyle w:val="TOC2"/>
            <w:tabs>
              <w:tab w:val="right" w:leader="dot" w:pos="9350"/>
            </w:tabs>
            <w:rPr>
              <w:del w:id="411" w:author="David Conklin" w:date="2020-12-28T08:57:00Z"/>
              <w:rFonts w:eastAsiaTheme="minorEastAsia"/>
              <w:noProof/>
            </w:rPr>
          </w:pPr>
          <w:del w:id="412" w:author="David Conklin" w:date="2020-12-28T08:57:00Z">
            <w:r w:rsidDel="00C1322F">
              <w:rPr>
                <w:noProof/>
              </w:rPr>
              <w:fldChar w:fldCharType="begin"/>
            </w:r>
            <w:r w:rsidDel="00C1322F">
              <w:rPr>
                <w:noProof/>
              </w:rPr>
              <w:delInstrText xml:space="preserve"> HYPERLINK \l "_Toc59475523" </w:delInstrText>
            </w:r>
            <w:r w:rsidDel="00C1322F">
              <w:rPr>
                <w:noProof/>
              </w:rPr>
              <w:fldChar w:fldCharType="separate"/>
            </w:r>
          </w:del>
          <w:ins w:id="413" w:author="David Conklin" w:date="2020-12-28T16:23:00Z">
            <w:r w:rsidR="003F7628">
              <w:rPr>
                <w:b/>
                <w:bCs/>
                <w:noProof/>
              </w:rPr>
              <w:t>Error! Hyperlink reference not valid.</w:t>
            </w:r>
          </w:ins>
          <w:del w:id="414" w:author="David Conklin" w:date="2020-12-28T08:57:00Z">
            <w:r w:rsidR="00135589" w:rsidRPr="00904388" w:rsidDel="00C1322F">
              <w:rPr>
                <w:rStyle w:val="Hyperlink"/>
                <w:noProof/>
              </w:rPr>
              <w:delText>Thermal stratification in 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_Toc59475523 \h </w:delInstrText>
            </w:r>
            <w:r w:rsidR="00135589" w:rsidDel="00C1322F">
              <w:rPr>
                <w:noProof/>
                <w:webHidden/>
              </w:rPr>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4AEBC35D" w14:textId="11A08A1E" w:rsidR="00135589" w:rsidDel="00C1322F" w:rsidRDefault="00FC18C8">
          <w:pPr>
            <w:pStyle w:val="TOC2"/>
            <w:tabs>
              <w:tab w:val="right" w:leader="dot" w:pos="9350"/>
            </w:tabs>
            <w:rPr>
              <w:del w:id="415" w:author="David Conklin" w:date="2020-12-28T08:57:00Z"/>
              <w:rFonts w:eastAsiaTheme="minorEastAsia"/>
              <w:noProof/>
            </w:rPr>
          </w:pPr>
          <w:del w:id="416" w:author="David Conklin" w:date="2020-12-28T08:57:00Z">
            <w:r w:rsidDel="00C1322F">
              <w:rPr>
                <w:noProof/>
              </w:rPr>
              <w:fldChar w:fldCharType="begin"/>
            </w:r>
            <w:r w:rsidDel="00C1322F">
              <w:rPr>
                <w:noProof/>
              </w:rPr>
              <w:delInstrText xml:space="preserve"> HYPERLINK \l "_Toc59475524" </w:delInstrText>
            </w:r>
            <w:r w:rsidDel="00C1322F">
              <w:rPr>
                <w:noProof/>
              </w:rPr>
              <w:fldChar w:fldCharType="separate"/>
            </w:r>
          </w:del>
          <w:ins w:id="417" w:author="David Conklin" w:date="2020-12-28T16:23:00Z">
            <w:r w:rsidR="003F7628">
              <w:rPr>
                <w:b/>
                <w:bCs/>
                <w:noProof/>
              </w:rPr>
              <w:t>Error! Hyperlink reference not valid.</w:t>
            </w:r>
          </w:ins>
          <w:del w:id="418" w:author="David Conklin" w:date="2020-12-28T08:57:00Z">
            <w:r w:rsidR="00135589" w:rsidRPr="00904388" w:rsidDel="00C1322F">
              <w:rPr>
                <w:rStyle w:val="Hyperlink"/>
                <w:noProof/>
              </w:rPr>
              <w:delText>Thermal loading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_Toc59475524 \h </w:delInstrText>
            </w:r>
            <w:r w:rsidR="00135589" w:rsidDel="00C1322F">
              <w:rPr>
                <w:noProof/>
                <w:webHidden/>
              </w:rPr>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51B2A9EA" w14:textId="5027DEE2" w:rsidR="00135589" w:rsidDel="00C1322F" w:rsidRDefault="00FC18C8">
          <w:pPr>
            <w:pStyle w:val="TOC1"/>
            <w:tabs>
              <w:tab w:val="right" w:leader="dot" w:pos="9350"/>
            </w:tabs>
            <w:rPr>
              <w:del w:id="419" w:author="David Conklin" w:date="2020-12-28T08:57:00Z"/>
              <w:rFonts w:eastAsiaTheme="minorEastAsia"/>
              <w:noProof/>
            </w:rPr>
          </w:pPr>
          <w:del w:id="420" w:author="David Conklin" w:date="2020-12-28T08:57:00Z">
            <w:r w:rsidDel="00C1322F">
              <w:rPr>
                <w:noProof/>
              </w:rPr>
              <w:fldChar w:fldCharType="begin"/>
            </w:r>
            <w:r w:rsidDel="00C1322F">
              <w:rPr>
                <w:noProof/>
              </w:rPr>
              <w:delInstrText xml:space="preserve"> HYPERLINK \l "_Toc59475525" </w:delInstrText>
            </w:r>
            <w:r w:rsidDel="00C1322F">
              <w:rPr>
                <w:noProof/>
              </w:rPr>
              <w:fldChar w:fldCharType="separate"/>
            </w:r>
          </w:del>
          <w:ins w:id="421" w:author="David Conklin" w:date="2020-12-28T16:23:00Z">
            <w:r w:rsidR="003F7628">
              <w:rPr>
                <w:b/>
                <w:bCs/>
                <w:noProof/>
              </w:rPr>
              <w:t>Error! Hyperlink reference not valid.</w:t>
            </w:r>
          </w:ins>
          <w:del w:id="422" w:author="David Conklin" w:date="2020-12-28T08:57:00Z">
            <w:r w:rsidR="00135589" w:rsidRPr="00904388" w:rsidDel="00C1322F">
              <w:rPr>
                <w:rStyle w:val="Hyperlink"/>
                <w:noProof/>
              </w:rPr>
              <w:delText>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_Toc59475525 \h </w:delInstrText>
            </w:r>
            <w:r w:rsidR="00135589" w:rsidDel="00C1322F">
              <w:rPr>
                <w:noProof/>
                <w:webHidden/>
              </w:rPr>
            </w:r>
            <w:r w:rsidR="00135589" w:rsidDel="00C1322F">
              <w:rPr>
                <w:noProof/>
                <w:webHidden/>
              </w:rPr>
              <w:fldChar w:fldCharType="separate"/>
            </w:r>
            <w:r w:rsidR="00135589" w:rsidDel="00C1322F">
              <w:rPr>
                <w:noProof/>
                <w:webHidden/>
              </w:rPr>
              <w:delText>30</w:delText>
            </w:r>
            <w:r w:rsidR="00135589" w:rsidDel="00C1322F">
              <w:rPr>
                <w:noProof/>
                <w:webHidden/>
              </w:rPr>
              <w:fldChar w:fldCharType="end"/>
            </w:r>
            <w:r w:rsidDel="00C1322F">
              <w:rPr>
                <w:noProof/>
              </w:rPr>
              <w:fldChar w:fldCharType="end"/>
            </w:r>
          </w:del>
        </w:p>
        <w:p w14:paraId="4E2D5BC3" w14:textId="6BF9878A" w:rsidR="00135589" w:rsidDel="00C1322F" w:rsidRDefault="00FC18C8">
          <w:pPr>
            <w:pStyle w:val="TOC2"/>
            <w:tabs>
              <w:tab w:val="right" w:leader="dot" w:pos="9350"/>
            </w:tabs>
            <w:rPr>
              <w:del w:id="423" w:author="David Conklin" w:date="2020-12-28T08:57:00Z"/>
              <w:rFonts w:eastAsiaTheme="minorEastAsia"/>
              <w:noProof/>
            </w:rPr>
          </w:pPr>
          <w:del w:id="424" w:author="David Conklin" w:date="2020-12-28T08:57:00Z">
            <w:r w:rsidDel="00C1322F">
              <w:rPr>
                <w:noProof/>
              </w:rPr>
              <w:fldChar w:fldCharType="begin"/>
            </w:r>
            <w:r w:rsidDel="00C1322F">
              <w:rPr>
                <w:noProof/>
              </w:rPr>
              <w:delInstrText xml:space="preserve"> HYPERLINK \l "_Toc59475526" </w:delInstrText>
            </w:r>
            <w:r w:rsidDel="00C1322F">
              <w:rPr>
                <w:noProof/>
              </w:rPr>
              <w:fldChar w:fldCharType="separate"/>
            </w:r>
          </w:del>
          <w:ins w:id="425" w:author="David Conklin" w:date="2020-12-28T16:23:00Z">
            <w:r w:rsidR="003F7628">
              <w:rPr>
                <w:b/>
                <w:bCs/>
                <w:noProof/>
              </w:rPr>
              <w:t>Error! Hyperlink reference not valid.</w:t>
            </w:r>
          </w:ins>
          <w:del w:id="426" w:author="David Conklin" w:date="2020-12-28T08:57:00Z">
            <w:r w:rsidR="00135589" w:rsidRPr="00904388" w:rsidDel="00C1322F">
              <w:rPr>
                <w:rStyle w:val="Hyperlink"/>
                <w:noProof/>
              </w:rPr>
              <w:delText>Reservoir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_Toc59475526 \h </w:delInstrText>
            </w:r>
            <w:r w:rsidR="00135589" w:rsidDel="00C1322F">
              <w:rPr>
                <w:noProof/>
                <w:webHidden/>
              </w:rPr>
            </w:r>
            <w:r w:rsidR="00135589" w:rsidDel="00C1322F">
              <w:rPr>
                <w:noProof/>
                <w:webHidden/>
              </w:rPr>
              <w:fldChar w:fldCharType="separate"/>
            </w:r>
            <w:r w:rsidR="00135589" w:rsidDel="00C1322F">
              <w:rPr>
                <w:noProof/>
                <w:webHidden/>
              </w:rPr>
              <w:delText>31</w:delText>
            </w:r>
            <w:r w:rsidR="00135589" w:rsidDel="00C1322F">
              <w:rPr>
                <w:noProof/>
                <w:webHidden/>
              </w:rPr>
              <w:fldChar w:fldCharType="end"/>
            </w:r>
            <w:r w:rsidDel="00C1322F">
              <w:rPr>
                <w:noProof/>
              </w:rPr>
              <w:fldChar w:fldCharType="end"/>
            </w:r>
          </w:del>
        </w:p>
        <w:p w14:paraId="3D2614F1" w14:textId="29C0C39E" w:rsidR="00135589" w:rsidDel="00C1322F" w:rsidRDefault="00FC18C8">
          <w:pPr>
            <w:pStyle w:val="TOC2"/>
            <w:tabs>
              <w:tab w:val="right" w:leader="dot" w:pos="9350"/>
            </w:tabs>
            <w:rPr>
              <w:del w:id="427" w:author="David Conklin" w:date="2020-12-28T08:57:00Z"/>
              <w:rFonts w:eastAsiaTheme="minorEastAsia"/>
              <w:noProof/>
            </w:rPr>
          </w:pPr>
          <w:del w:id="428" w:author="David Conklin" w:date="2020-12-28T08:57:00Z">
            <w:r w:rsidDel="00C1322F">
              <w:rPr>
                <w:noProof/>
              </w:rPr>
              <w:fldChar w:fldCharType="begin"/>
            </w:r>
            <w:r w:rsidDel="00C1322F">
              <w:rPr>
                <w:noProof/>
              </w:rPr>
              <w:delInstrText xml:space="preserve"> HYPERLINK \l "_Toc59475527" </w:delInstrText>
            </w:r>
            <w:r w:rsidDel="00C1322F">
              <w:rPr>
                <w:noProof/>
              </w:rPr>
              <w:fldChar w:fldCharType="separate"/>
            </w:r>
          </w:del>
          <w:ins w:id="429" w:author="David Conklin" w:date="2020-12-28T16:23:00Z">
            <w:r w:rsidR="003F7628">
              <w:rPr>
                <w:b/>
                <w:bCs/>
                <w:noProof/>
              </w:rPr>
              <w:t>Error! Hyperlink reference not valid.</w:t>
            </w:r>
          </w:ins>
          <w:del w:id="430" w:author="David Conklin" w:date="2020-12-28T08:57:00Z">
            <w:r w:rsidR="00135589" w:rsidRPr="00904388" w:rsidDel="00C1322F">
              <w:rPr>
                <w:rStyle w:val="Hyperlink"/>
                <w:noProof/>
              </w:rPr>
              <w:delText>Reservoir data sources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_Toc59475527 \h </w:delInstrText>
            </w:r>
            <w:r w:rsidR="00135589" w:rsidDel="00C1322F">
              <w:rPr>
                <w:noProof/>
                <w:webHidden/>
              </w:rPr>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78FE37DD" w14:textId="73D873D4" w:rsidR="00135589" w:rsidDel="00C1322F" w:rsidRDefault="00FC18C8">
          <w:pPr>
            <w:pStyle w:val="TOC1"/>
            <w:tabs>
              <w:tab w:val="right" w:leader="dot" w:pos="9350"/>
            </w:tabs>
            <w:rPr>
              <w:del w:id="431" w:author="David Conklin" w:date="2020-12-28T08:57:00Z"/>
              <w:rFonts w:eastAsiaTheme="minorEastAsia"/>
              <w:noProof/>
            </w:rPr>
          </w:pPr>
          <w:del w:id="432" w:author="David Conklin" w:date="2020-12-28T08:57:00Z">
            <w:r w:rsidDel="00C1322F">
              <w:rPr>
                <w:noProof/>
              </w:rPr>
              <w:fldChar w:fldCharType="begin"/>
            </w:r>
            <w:r w:rsidDel="00C1322F">
              <w:rPr>
                <w:noProof/>
              </w:rPr>
              <w:delInstrText xml:space="preserve"> HYPERLINK \l "_Toc59475528" </w:delInstrText>
            </w:r>
            <w:r w:rsidDel="00C1322F">
              <w:rPr>
                <w:noProof/>
              </w:rPr>
              <w:fldChar w:fldCharType="separate"/>
            </w:r>
          </w:del>
          <w:ins w:id="433" w:author="David Conklin" w:date="2020-12-28T16:23:00Z">
            <w:r w:rsidR="003F7628">
              <w:rPr>
                <w:b/>
                <w:bCs/>
                <w:noProof/>
              </w:rPr>
              <w:t>Error! Hyperlink reference not valid.</w:t>
            </w:r>
          </w:ins>
          <w:del w:id="434" w:author="David Conklin" w:date="2020-12-28T08:57:00Z">
            <w:r w:rsidR="00135589" w:rsidRPr="00904388" w:rsidDel="00C1322F">
              <w:rPr>
                <w:rStyle w:val="Hyperlink"/>
                <w:noProof/>
              </w:rPr>
              <w:delText>Creating a new study area from a watershed within the WRB</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_Toc59475528 \h </w:delInstrText>
            </w:r>
            <w:r w:rsidR="00135589" w:rsidDel="00C1322F">
              <w:rPr>
                <w:noProof/>
                <w:webHidden/>
              </w:rPr>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4BB22314" w14:textId="2B9312FF" w:rsidR="00135589" w:rsidDel="00C1322F" w:rsidRDefault="00FC18C8">
          <w:pPr>
            <w:pStyle w:val="TOC2"/>
            <w:tabs>
              <w:tab w:val="right" w:leader="dot" w:pos="9350"/>
            </w:tabs>
            <w:rPr>
              <w:del w:id="435" w:author="David Conklin" w:date="2020-12-28T08:57:00Z"/>
              <w:rFonts w:eastAsiaTheme="minorEastAsia"/>
              <w:noProof/>
            </w:rPr>
          </w:pPr>
          <w:del w:id="436" w:author="David Conklin" w:date="2020-12-28T08:57:00Z">
            <w:r w:rsidDel="00C1322F">
              <w:rPr>
                <w:noProof/>
              </w:rPr>
              <w:fldChar w:fldCharType="begin"/>
            </w:r>
            <w:r w:rsidDel="00C1322F">
              <w:rPr>
                <w:noProof/>
              </w:rPr>
              <w:delInstrText xml:space="preserve"> HYPERLINK \l "_Toc59475529" </w:delInstrText>
            </w:r>
            <w:r w:rsidDel="00C1322F">
              <w:rPr>
                <w:noProof/>
              </w:rPr>
              <w:fldChar w:fldCharType="separate"/>
            </w:r>
          </w:del>
          <w:ins w:id="437" w:author="David Conklin" w:date="2020-12-28T16:23:00Z">
            <w:r w:rsidR="003F7628">
              <w:rPr>
                <w:b/>
                <w:bCs/>
                <w:noProof/>
              </w:rPr>
              <w:t>Error! Hyperlink reference not valid.</w:t>
            </w:r>
          </w:ins>
          <w:del w:id="438" w:author="David Conklin" w:date="2020-12-28T08:57:00Z">
            <w:r w:rsidR="00135589" w:rsidRPr="00904388" w:rsidDel="00C1322F">
              <w:rPr>
                <w:rStyle w:val="Hyperlink"/>
                <w:noProof/>
              </w:rPr>
              <w:delText>Limitations of subbasin simulations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_Toc59475529 \h </w:delInstrText>
            </w:r>
            <w:r w:rsidR="00135589" w:rsidDel="00C1322F">
              <w:rPr>
                <w:noProof/>
                <w:webHidden/>
              </w:rPr>
            </w:r>
            <w:r w:rsidR="00135589" w:rsidDel="00C1322F">
              <w:rPr>
                <w:noProof/>
                <w:webHidden/>
              </w:rPr>
              <w:fldChar w:fldCharType="separate"/>
            </w:r>
            <w:r w:rsidR="00135589" w:rsidDel="00C1322F">
              <w:rPr>
                <w:noProof/>
                <w:webHidden/>
              </w:rPr>
              <w:delText>3</w:delText>
            </w:r>
            <w:r w:rsidR="00135589" w:rsidDel="00C1322F">
              <w:rPr>
                <w:noProof/>
                <w:webHidden/>
              </w:rPr>
              <w:delText>5</w:delText>
            </w:r>
            <w:r w:rsidR="00135589" w:rsidDel="00C1322F">
              <w:rPr>
                <w:noProof/>
                <w:webHidden/>
              </w:rPr>
              <w:fldChar w:fldCharType="end"/>
            </w:r>
            <w:r w:rsidDel="00C1322F">
              <w:rPr>
                <w:noProof/>
              </w:rPr>
              <w:fldChar w:fldCharType="end"/>
            </w:r>
          </w:del>
        </w:p>
        <w:p w14:paraId="0BF8919B" w14:textId="463FD4FD" w:rsidR="00135589" w:rsidDel="00C1322F" w:rsidRDefault="00FC18C8">
          <w:pPr>
            <w:pStyle w:val="TOC1"/>
            <w:tabs>
              <w:tab w:val="right" w:leader="dot" w:pos="9350"/>
            </w:tabs>
            <w:rPr>
              <w:del w:id="439" w:author="David Conklin" w:date="2020-12-28T08:57:00Z"/>
              <w:rFonts w:eastAsiaTheme="minorEastAsia"/>
              <w:noProof/>
            </w:rPr>
          </w:pPr>
          <w:del w:id="440" w:author="David Conklin" w:date="2020-12-28T08:57:00Z">
            <w:r w:rsidDel="00C1322F">
              <w:rPr>
                <w:noProof/>
              </w:rPr>
              <w:fldChar w:fldCharType="begin"/>
            </w:r>
            <w:r w:rsidDel="00C1322F">
              <w:rPr>
                <w:noProof/>
              </w:rPr>
              <w:delInstrText xml:space="preserve"> HYPERLINK \l "_Toc59475530" </w:delInstrText>
            </w:r>
            <w:r w:rsidDel="00C1322F">
              <w:rPr>
                <w:noProof/>
              </w:rPr>
              <w:fldChar w:fldCharType="separate"/>
            </w:r>
          </w:del>
          <w:ins w:id="441" w:author="David Conklin" w:date="2020-12-28T16:23:00Z">
            <w:r w:rsidR="003F7628">
              <w:rPr>
                <w:b/>
                <w:bCs/>
                <w:noProof/>
              </w:rPr>
              <w:t>Error! Hyperlink reference not valid.</w:t>
            </w:r>
          </w:ins>
          <w:del w:id="442" w:author="David Conklin" w:date="2020-12-28T08:57:00Z">
            <w:r w:rsidR="00135589" w:rsidRPr="00904388" w:rsidDel="00C1322F">
              <w:rPr>
                <w:rStyle w:val="Hyperlink"/>
                <w:noProof/>
              </w:rPr>
              <w:delText>North Santiam study area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_Toc59475530 \h </w:delInstrText>
            </w:r>
            <w:r w:rsidR="00135589" w:rsidDel="00C1322F">
              <w:rPr>
                <w:noProof/>
                <w:webHidden/>
              </w:rPr>
            </w:r>
            <w:r w:rsidR="00135589" w:rsidDel="00C1322F">
              <w:rPr>
                <w:noProof/>
                <w:webHidden/>
              </w:rPr>
              <w:fldChar w:fldCharType="separate"/>
            </w:r>
            <w:r w:rsidR="00135589" w:rsidDel="00C1322F">
              <w:rPr>
                <w:noProof/>
                <w:webHidden/>
              </w:rPr>
              <w:delText>35</w:delText>
            </w:r>
            <w:r w:rsidR="00135589" w:rsidDel="00C1322F">
              <w:rPr>
                <w:noProof/>
                <w:webHidden/>
              </w:rPr>
              <w:fldChar w:fldCharType="end"/>
            </w:r>
            <w:r w:rsidDel="00C1322F">
              <w:rPr>
                <w:noProof/>
              </w:rPr>
              <w:fldChar w:fldCharType="end"/>
            </w:r>
          </w:del>
        </w:p>
        <w:p w14:paraId="59F6AAE5" w14:textId="796A3FB4" w:rsidR="00135589" w:rsidDel="00C1322F" w:rsidRDefault="00FC18C8">
          <w:pPr>
            <w:pStyle w:val="TOC2"/>
            <w:tabs>
              <w:tab w:val="right" w:leader="dot" w:pos="9350"/>
            </w:tabs>
            <w:rPr>
              <w:del w:id="443" w:author="David Conklin" w:date="2020-12-28T08:57:00Z"/>
              <w:rFonts w:eastAsiaTheme="minorEastAsia"/>
              <w:noProof/>
            </w:rPr>
          </w:pPr>
          <w:del w:id="444" w:author="David Conklin" w:date="2020-12-28T08:57:00Z">
            <w:r w:rsidDel="00C1322F">
              <w:rPr>
                <w:noProof/>
              </w:rPr>
              <w:fldChar w:fldCharType="begin"/>
            </w:r>
            <w:r w:rsidDel="00C1322F">
              <w:rPr>
                <w:noProof/>
              </w:rPr>
              <w:delInstrText xml:space="preserve"> HYPERLINK \l "_Toc59475531" </w:delInstrText>
            </w:r>
            <w:r w:rsidDel="00C1322F">
              <w:rPr>
                <w:noProof/>
              </w:rPr>
              <w:fldChar w:fldCharType="separate"/>
            </w:r>
          </w:del>
          <w:ins w:id="445" w:author="David Conklin" w:date="2020-12-28T16:23:00Z">
            <w:r w:rsidR="003F7628">
              <w:rPr>
                <w:b/>
                <w:bCs/>
                <w:noProof/>
              </w:rPr>
              <w:t>Error! Hyperlink reference not valid.</w:t>
            </w:r>
          </w:ins>
          <w:del w:id="446" w:author="David Conklin" w:date="2020-12-28T08:57:00Z">
            <w:r w:rsidR="00135589" w:rsidRPr="00904388" w:rsidDel="00C1322F">
              <w:rPr>
                <w:rStyle w:val="Hyperlink"/>
                <w:rFonts w:eastAsia="Times New Roman"/>
                <w:noProof/>
              </w:rPr>
              <w:delText>Instream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_Toc59475531 \h </w:delInstrText>
            </w:r>
            <w:r w:rsidR="00135589" w:rsidDel="00C1322F">
              <w:rPr>
                <w:noProof/>
                <w:webHidden/>
              </w:rPr>
            </w:r>
            <w:r w:rsidR="00135589" w:rsidDel="00C1322F">
              <w:rPr>
                <w:noProof/>
                <w:webHidden/>
              </w:rPr>
              <w:fldChar w:fldCharType="separate"/>
            </w:r>
            <w:r w:rsidR="00135589" w:rsidDel="00C1322F">
              <w:rPr>
                <w:noProof/>
                <w:webHidden/>
              </w:rPr>
              <w:delText>36</w:delText>
            </w:r>
            <w:r w:rsidR="00135589" w:rsidDel="00C1322F">
              <w:rPr>
                <w:noProof/>
                <w:webHidden/>
              </w:rPr>
              <w:fldChar w:fldCharType="end"/>
            </w:r>
            <w:r w:rsidDel="00C1322F">
              <w:rPr>
                <w:noProof/>
              </w:rPr>
              <w:fldChar w:fldCharType="end"/>
            </w:r>
          </w:del>
        </w:p>
        <w:p w14:paraId="6706E6E2" w14:textId="2C03B6C2" w:rsidR="00135589" w:rsidDel="00C1322F" w:rsidRDefault="00FC18C8">
          <w:pPr>
            <w:pStyle w:val="TOC2"/>
            <w:tabs>
              <w:tab w:val="right" w:leader="dot" w:pos="9350"/>
            </w:tabs>
            <w:rPr>
              <w:del w:id="447" w:author="David Conklin" w:date="2020-12-28T08:57:00Z"/>
              <w:rFonts w:eastAsiaTheme="minorEastAsia"/>
              <w:noProof/>
            </w:rPr>
          </w:pPr>
          <w:del w:id="448" w:author="David Conklin" w:date="2020-12-28T08:57:00Z">
            <w:r w:rsidDel="00C1322F">
              <w:rPr>
                <w:noProof/>
              </w:rPr>
              <w:fldChar w:fldCharType="begin"/>
            </w:r>
            <w:r w:rsidDel="00C1322F">
              <w:rPr>
                <w:noProof/>
              </w:rPr>
              <w:delInstrText xml:space="preserve"> HYPERLINK \l "_Toc59475532" </w:delInstrText>
            </w:r>
            <w:r w:rsidDel="00C1322F">
              <w:rPr>
                <w:noProof/>
              </w:rPr>
              <w:fldChar w:fldCharType="separate"/>
            </w:r>
          </w:del>
          <w:ins w:id="449" w:author="David Conklin" w:date="2020-12-28T16:23:00Z">
            <w:r w:rsidR="003F7628">
              <w:rPr>
                <w:b/>
                <w:bCs/>
                <w:noProof/>
              </w:rPr>
              <w:t>Error! Hyperlink reference not valid.</w:t>
            </w:r>
          </w:ins>
          <w:del w:id="450" w:author="David Conklin" w:date="2020-12-28T08:57:00Z">
            <w:r w:rsidR="00135589" w:rsidRPr="00904388" w:rsidDel="00C1322F">
              <w:rPr>
                <w:rStyle w:val="Hyperlink"/>
                <w:noProof/>
              </w:rPr>
              <w:delText>Municipal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_Toc59475532 \h </w:delInstrText>
            </w:r>
            <w:r w:rsidR="00135589" w:rsidDel="00C1322F">
              <w:rPr>
                <w:noProof/>
                <w:webHidden/>
              </w:rPr>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ED46830" w14:textId="490B1271" w:rsidR="00135589" w:rsidDel="00C1322F" w:rsidRDefault="00FC18C8">
          <w:pPr>
            <w:pStyle w:val="TOC1"/>
            <w:tabs>
              <w:tab w:val="right" w:leader="dot" w:pos="9350"/>
            </w:tabs>
            <w:rPr>
              <w:del w:id="451" w:author="David Conklin" w:date="2020-12-28T08:57:00Z"/>
              <w:rFonts w:eastAsiaTheme="minorEastAsia"/>
              <w:noProof/>
            </w:rPr>
          </w:pPr>
          <w:del w:id="452" w:author="David Conklin" w:date="2020-12-28T08:57:00Z">
            <w:r w:rsidDel="00C1322F">
              <w:rPr>
                <w:noProof/>
              </w:rPr>
              <w:fldChar w:fldCharType="begin"/>
            </w:r>
            <w:r w:rsidDel="00C1322F">
              <w:rPr>
                <w:noProof/>
              </w:rPr>
              <w:delInstrText xml:space="preserve"> HYPERLINK \l "_Toc59475533" </w:delInstrText>
            </w:r>
            <w:r w:rsidDel="00C1322F">
              <w:rPr>
                <w:noProof/>
              </w:rPr>
              <w:fldChar w:fldCharType="separate"/>
            </w:r>
          </w:del>
          <w:ins w:id="453" w:author="David Conklin" w:date="2020-12-28T16:23:00Z">
            <w:r w:rsidR="003F7628">
              <w:rPr>
                <w:b/>
                <w:bCs/>
                <w:noProof/>
              </w:rPr>
              <w:t>Error! Hyperlink reference not valid.</w:t>
            </w:r>
          </w:ins>
          <w:del w:id="454" w:author="David Conklin" w:date="2020-12-28T08:57:00Z">
            <w:r w:rsidR="00135589" w:rsidRPr="00904388" w:rsidDel="00C1322F">
              <w:rPr>
                <w:rStyle w:val="Hyperlink"/>
                <w:noProof/>
              </w:rPr>
              <w:delText>McKenzie Basin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_Toc59475533 \h </w:delInstrText>
            </w:r>
            <w:r w:rsidR="00135589" w:rsidDel="00C1322F">
              <w:rPr>
                <w:noProof/>
                <w:webHidden/>
              </w:rPr>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5ADA520" w14:textId="555DFE7B" w:rsidR="00135589" w:rsidDel="00C1322F" w:rsidRDefault="00FC18C8">
          <w:pPr>
            <w:pStyle w:val="TOC2"/>
            <w:tabs>
              <w:tab w:val="right" w:leader="dot" w:pos="9350"/>
            </w:tabs>
            <w:rPr>
              <w:del w:id="455" w:author="David Conklin" w:date="2020-12-28T08:57:00Z"/>
              <w:rFonts w:eastAsiaTheme="minorEastAsia"/>
              <w:noProof/>
            </w:rPr>
          </w:pPr>
          <w:del w:id="456" w:author="David Conklin" w:date="2020-12-28T08:57:00Z">
            <w:r w:rsidDel="00C1322F">
              <w:rPr>
                <w:noProof/>
              </w:rPr>
              <w:fldChar w:fldCharType="begin"/>
            </w:r>
            <w:r w:rsidDel="00C1322F">
              <w:rPr>
                <w:noProof/>
              </w:rPr>
              <w:delInstrText xml:space="preserve"> HYPERLINK \l "_Toc59475534" </w:delInstrText>
            </w:r>
            <w:r w:rsidDel="00C1322F">
              <w:rPr>
                <w:noProof/>
              </w:rPr>
              <w:fldChar w:fldCharType="separate"/>
            </w:r>
          </w:del>
          <w:ins w:id="457" w:author="David Conklin" w:date="2020-12-28T16:23:00Z">
            <w:r w:rsidR="003F7628">
              <w:rPr>
                <w:b/>
                <w:bCs/>
                <w:noProof/>
              </w:rPr>
              <w:t>Error! Hyperlink reference not valid.</w:t>
            </w:r>
          </w:ins>
          <w:del w:id="458" w:author="David Conklin" w:date="2020-12-28T08:57:00Z">
            <w:r w:rsidR="00135589" w:rsidRPr="00904388" w:rsidDel="00C1322F">
              <w:rPr>
                <w:rStyle w:val="Hyperlink"/>
                <w:noProof/>
              </w:rPr>
              <w:delText>Project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_Toc59475534 \h </w:delInstrText>
            </w:r>
            <w:r w:rsidR="00135589" w:rsidDel="00C1322F">
              <w:rPr>
                <w:noProof/>
                <w:webHidden/>
              </w:rPr>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71A46C20" w14:textId="096366A1" w:rsidR="00135589" w:rsidDel="00C1322F" w:rsidRDefault="00FC18C8">
          <w:pPr>
            <w:pStyle w:val="TOC2"/>
            <w:tabs>
              <w:tab w:val="right" w:leader="dot" w:pos="9350"/>
            </w:tabs>
            <w:rPr>
              <w:del w:id="459" w:author="David Conklin" w:date="2020-12-28T08:57:00Z"/>
              <w:rFonts w:eastAsiaTheme="minorEastAsia"/>
              <w:noProof/>
            </w:rPr>
          </w:pPr>
          <w:del w:id="460" w:author="David Conklin" w:date="2020-12-28T08:57:00Z">
            <w:r w:rsidDel="00C1322F">
              <w:rPr>
                <w:noProof/>
              </w:rPr>
              <w:fldChar w:fldCharType="begin"/>
            </w:r>
            <w:r w:rsidDel="00C1322F">
              <w:rPr>
                <w:noProof/>
              </w:rPr>
              <w:delInstrText xml:space="preserve"> HYPERLINK \l "_Toc59475535" </w:delInstrText>
            </w:r>
            <w:r w:rsidDel="00C1322F">
              <w:rPr>
                <w:noProof/>
              </w:rPr>
              <w:fldChar w:fldCharType="separate"/>
            </w:r>
          </w:del>
          <w:ins w:id="461" w:author="David Conklin" w:date="2020-12-28T16:23:00Z">
            <w:r w:rsidR="003F7628">
              <w:rPr>
                <w:b/>
                <w:bCs/>
                <w:noProof/>
              </w:rPr>
              <w:t>Error! Hyperlink reference not valid.</w:t>
            </w:r>
          </w:ins>
          <w:del w:id="462" w:author="David Conklin" w:date="2020-12-28T08:57:00Z">
            <w:r w:rsidR="00135589" w:rsidRPr="00904388" w:rsidDel="00C1322F">
              <w:rPr>
                <w:rStyle w:val="Hyperlink"/>
                <w:noProof/>
              </w:rPr>
              <w:delText>Model and Simulation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_Toc59475535 \h </w:delInstrText>
            </w:r>
            <w:r w:rsidR="00135589" w:rsidDel="00C1322F">
              <w:rPr>
                <w:noProof/>
                <w:webHidden/>
              </w:rPr>
            </w:r>
            <w:r w:rsidR="00135589" w:rsidDel="00C1322F">
              <w:rPr>
                <w:noProof/>
                <w:webHidden/>
              </w:rPr>
              <w:fldChar w:fldCharType="separate"/>
            </w:r>
            <w:r w:rsidR="00135589" w:rsidDel="00C1322F">
              <w:rPr>
                <w:noProof/>
                <w:webHidden/>
              </w:rPr>
              <w:delText>40</w:delText>
            </w:r>
            <w:r w:rsidR="00135589" w:rsidDel="00C1322F">
              <w:rPr>
                <w:noProof/>
                <w:webHidden/>
              </w:rPr>
              <w:fldChar w:fldCharType="end"/>
            </w:r>
            <w:r w:rsidDel="00C1322F">
              <w:rPr>
                <w:noProof/>
              </w:rPr>
              <w:fldChar w:fldCharType="end"/>
            </w:r>
          </w:del>
        </w:p>
        <w:p w14:paraId="4BD50DF9" w14:textId="49E75648" w:rsidR="00135589" w:rsidDel="00C1322F" w:rsidRDefault="00FC18C8">
          <w:pPr>
            <w:pStyle w:val="TOC2"/>
            <w:tabs>
              <w:tab w:val="right" w:leader="dot" w:pos="9350"/>
            </w:tabs>
            <w:rPr>
              <w:del w:id="463" w:author="David Conklin" w:date="2020-12-28T08:57:00Z"/>
              <w:rFonts w:eastAsiaTheme="minorEastAsia"/>
              <w:noProof/>
            </w:rPr>
          </w:pPr>
          <w:del w:id="464" w:author="David Conklin" w:date="2020-12-28T08:57:00Z">
            <w:r w:rsidDel="00C1322F">
              <w:rPr>
                <w:noProof/>
              </w:rPr>
              <w:fldChar w:fldCharType="begin"/>
            </w:r>
            <w:r w:rsidDel="00C1322F">
              <w:rPr>
                <w:noProof/>
              </w:rPr>
              <w:delInstrText xml:space="preserve"> HYPERLINK \l "_Toc59475536" </w:delInstrText>
            </w:r>
            <w:r w:rsidDel="00C1322F">
              <w:rPr>
                <w:noProof/>
              </w:rPr>
              <w:fldChar w:fldCharType="separate"/>
            </w:r>
          </w:del>
          <w:ins w:id="465" w:author="David Conklin" w:date="2020-12-28T16:23:00Z">
            <w:r w:rsidR="003F7628">
              <w:rPr>
                <w:b/>
                <w:bCs/>
                <w:noProof/>
              </w:rPr>
              <w:t>Error! Hyperlink reference not valid.</w:t>
            </w:r>
          </w:ins>
          <w:del w:id="466" w:author="David Conklin" w:date="2020-12-28T08:57:00Z">
            <w:r w:rsidR="00135589" w:rsidRPr="00904388" w:rsidDel="00C1322F">
              <w:rPr>
                <w:rStyle w:val="Hyperlink"/>
                <w:noProof/>
              </w:rPr>
              <w:delText>McKenzie wetlands in the initial versions of the IDU, HRU, and Reach data layers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_Toc59475536 \h </w:delInstrText>
            </w:r>
            <w:r w:rsidR="00135589" w:rsidDel="00C1322F">
              <w:rPr>
                <w:noProof/>
                <w:webHidden/>
              </w:rPr>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4785D728" w14:textId="71523757" w:rsidR="00135589" w:rsidDel="00C1322F" w:rsidRDefault="00FC18C8">
          <w:pPr>
            <w:pStyle w:val="TOC2"/>
            <w:tabs>
              <w:tab w:val="right" w:leader="dot" w:pos="9350"/>
            </w:tabs>
            <w:rPr>
              <w:del w:id="467" w:author="David Conklin" w:date="2020-12-28T08:57:00Z"/>
              <w:rFonts w:eastAsiaTheme="minorEastAsia"/>
              <w:noProof/>
            </w:rPr>
          </w:pPr>
          <w:del w:id="468" w:author="David Conklin" w:date="2020-12-28T08:57:00Z">
            <w:r w:rsidDel="00C1322F">
              <w:rPr>
                <w:noProof/>
              </w:rPr>
              <w:fldChar w:fldCharType="begin"/>
            </w:r>
            <w:r w:rsidDel="00C1322F">
              <w:rPr>
                <w:noProof/>
              </w:rPr>
              <w:delInstrText xml:space="preserve"> HYPERLINK \l "_Toc59475537" </w:delInstrText>
            </w:r>
            <w:r w:rsidDel="00C1322F">
              <w:rPr>
                <w:noProof/>
              </w:rPr>
              <w:fldChar w:fldCharType="separate"/>
            </w:r>
          </w:del>
          <w:ins w:id="469" w:author="David Conklin" w:date="2020-12-28T16:23:00Z">
            <w:r w:rsidR="003F7628">
              <w:rPr>
                <w:b/>
                <w:bCs/>
                <w:noProof/>
              </w:rPr>
              <w:t>Error! Hyperlink reference not valid.</w:t>
            </w:r>
          </w:ins>
          <w:del w:id="470" w:author="David Conklin" w:date="2020-12-28T08:57:00Z">
            <w:r w:rsidR="00135589" w:rsidRPr="00904388" w:rsidDel="00C1322F">
              <w:rPr>
                <w:rStyle w:val="Hyperlink"/>
                <w:noProof/>
              </w:rPr>
              <w:delText>Data changes for better representation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_Toc59475537 \h </w:delInstrText>
            </w:r>
            <w:r w:rsidR="00135589" w:rsidDel="00C1322F">
              <w:rPr>
                <w:noProof/>
                <w:webHidden/>
              </w:rPr>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749C013B" w14:textId="0298B38F" w:rsidR="00135589" w:rsidDel="00C1322F" w:rsidRDefault="00FC18C8">
          <w:pPr>
            <w:pStyle w:val="TOC2"/>
            <w:tabs>
              <w:tab w:val="right" w:leader="dot" w:pos="9350"/>
            </w:tabs>
            <w:rPr>
              <w:del w:id="471" w:author="David Conklin" w:date="2020-12-28T08:57:00Z"/>
              <w:rFonts w:eastAsiaTheme="minorEastAsia"/>
              <w:noProof/>
            </w:rPr>
          </w:pPr>
          <w:del w:id="472" w:author="David Conklin" w:date="2020-12-28T08:57:00Z">
            <w:r w:rsidDel="00C1322F">
              <w:rPr>
                <w:noProof/>
              </w:rPr>
              <w:fldChar w:fldCharType="begin"/>
            </w:r>
            <w:r w:rsidDel="00C1322F">
              <w:rPr>
                <w:noProof/>
              </w:rPr>
              <w:delInstrText xml:space="preserve"> HYPERLINK \l "_Toc59475538" </w:delInstrText>
            </w:r>
            <w:r w:rsidDel="00C1322F">
              <w:rPr>
                <w:noProof/>
              </w:rPr>
              <w:fldChar w:fldCharType="separate"/>
            </w:r>
          </w:del>
          <w:ins w:id="473" w:author="David Conklin" w:date="2020-12-28T16:23:00Z">
            <w:r w:rsidR="003F7628">
              <w:rPr>
                <w:b/>
                <w:bCs/>
                <w:noProof/>
              </w:rPr>
              <w:t>Error! Hyperlink reference not valid.</w:t>
            </w:r>
          </w:ins>
          <w:del w:id="474" w:author="David Conklin" w:date="2020-12-28T08:57:00Z">
            <w:r w:rsidR="00135589" w:rsidRPr="00904388" w:rsidDel="00C1322F">
              <w:rPr>
                <w:rStyle w:val="Hyperlink"/>
                <w:noProof/>
              </w:rPr>
              <w:delText>Projection, Calendar, and Units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_Toc59475538 \h </w:delInstrText>
            </w:r>
            <w:r w:rsidR="00135589" w:rsidDel="00C1322F">
              <w:rPr>
                <w:noProof/>
                <w:webHidden/>
              </w:rPr>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1FE81D43" w14:textId="59E4F5BD" w:rsidR="00135589" w:rsidDel="00C1322F" w:rsidRDefault="00FC18C8">
          <w:pPr>
            <w:pStyle w:val="TOC2"/>
            <w:tabs>
              <w:tab w:val="right" w:leader="dot" w:pos="9350"/>
            </w:tabs>
            <w:rPr>
              <w:del w:id="475" w:author="David Conklin" w:date="2020-12-28T08:57:00Z"/>
              <w:rFonts w:eastAsiaTheme="minorEastAsia"/>
              <w:noProof/>
            </w:rPr>
          </w:pPr>
          <w:del w:id="476" w:author="David Conklin" w:date="2020-12-28T08:57:00Z">
            <w:r w:rsidDel="00C1322F">
              <w:rPr>
                <w:noProof/>
              </w:rPr>
              <w:fldChar w:fldCharType="begin"/>
            </w:r>
            <w:r w:rsidDel="00C1322F">
              <w:rPr>
                <w:noProof/>
              </w:rPr>
              <w:delInstrText xml:space="preserve"> HYPERLINK \l "_Toc59475539" </w:delInstrText>
            </w:r>
            <w:r w:rsidDel="00C1322F">
              <w:rPr>
                <w:noProof/>
              </w:rPr>
              <w:fldChar w:fldCharType="separate"/>
            </w:r>
          </w:del>
          <w:ins w:id="477" w:author="David Conklin" w:date="2020-12-28T16:23:00Z">
            <w:r w:rsidR="003F7628">
              <w:rPr>
                <w:b/>
                <w:bCs/>
                <w:noProof/>
              </w:rPr>
              <w:t>Error! Hyperlink reference not valid.</w:t>
            </w:r>
          </w:ins>
          <w:del w:id="478" w:author="David Conklin" w:date="2020-12-28T08:57:00Z">
            <w:r w:rsidR="00135589" w:rsidRPr="00904388" w:rsidDel="00C1322F">
              <w:rPr>
                <w:rStyle w:val="Hyperlink"/>
                <w:noProof/>
              </w:rPr>
              <w:delText>Simulation of changes in wetlands over time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_Toc59475539 \h </w:delInstrText>
            </w:r>
            <w:r w:rsidR="00135589" w:rsidDel="00C1322F">
              <w:rPr>
                <w:noProof/>
                <w:webHidden/>
              </w:rPr>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26B74B50" w14:textId="7E05FBE2" w:rsidR="00135589" w:rsidDel="00C1322F" w:rsidRDefault="00FC18C8">
          <w:pPr>
            <w:pStyle w:val="TOC2"/>
            <w:tabs>
              <w:tab w:val="right" w:leader="dot" w:pos="9350"/>
            </w:tabs>
            <w:rPr>
              <w:del w:id="479" w:author="David Conklin" w:date="2020-12-28T08:57:00Z"/>
              <w:rFonts w:eastAsiaTheme="minorEastAsia"/>
              <w:noProof/>
            </w:rPr>
          </w:pPr>
          <w:del w:id="480" w:author="David Conklin" w:date="2020-12-28T08:57:00Z">
            <w:r w:rsidDel="00C1322F">
              <w:rPr>
                <w:noProof/>
              </w:rPr>
              <w:fldChar w:fldCharType="begin"/>
            </w:r>
            <w:r w:rsidDel="00C1322F">
              <w:rPr>
                <w:noProof/>
              </w:rPr>
              <w:delInstrText xml:space="preserve"> HYPERLINK \l "_Toc59475540" </w:delInstrText>
            </w:r>
            <w:r w:rsidDel="00C1322F">
              <w:rPr>
                <w:noProof/>
              </w:rPr>
              <w:fldChar w:fldCharType="separate"/>
            </w:r>
          </w:del>
          <w:ins w:id="481" w:author="David Conklin" w:date="2020-12-28T16:23:00Z">
            <w:r w:rsidR="003F7628">
              <w:rPr>
                <w:b/>
                <w:bCs/>
                <w:noProof/>
              </w:rPr>
              <w:t>Error! Hyperlink reference not valid.</w:t>
            </w:r>
          </w:ins>
          <w:del w:id="482" w:author="David Conklin" w:date="2020-12-28T08:57:00Z">
            <w:r w:rsidR="00135589" w:rsidRPr="00904388" w:rsidDel="00C1322F">
              <w:rPr>
                <w:rStyle w:val="Hyperlink"/>
                <w:noProof/>
              </w:rPr>
              <w:delText>How wetlands are represented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_Toc59475540 \h </w:delInstrText>
            </w:r>
            <w:r w:rsidR="00135589" w:rsidDel="00C1322F">
              <w:rPr>
                <w:noProof/>
                <w:webHidden/>
              </w:rPr>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60D109D6" w14:textId="137B8AD8" w:rsidR="00135589" w:rsidDel="00C1322F" w:rsidRDefault="00FC18C8">
          <w:pPr>
            <w:pStyle w:val="TOC2"/>
            <w:tabs>
              <w:tab w:val="right" w:leader="dot" w:pos="9350"/>
            </w:tabs>
            <w:rPr>
              <w:del w:id="483" w:author="David Conklin" w:date="2020-12-28T08:57:00Z"/>
              <w:rFonts w:eastAsiaTheme="minorEastAsia"/>
              <w:noProof/>
            </w:rPr>
          </w:pPr>
          <w:del w:id="484" w:author="David Conklin" w:date="2020-12-28T08:57:00Z">
            <w:r w:rsidDel="00C1322F">
              <w:rPr>
                <w:noProof/>
              </w:rPr>
              <w:fldChar w:fldCharType="begin"/>
            </w:r>
            <w:r w:rsidDel="00C1322F">
              <w:rPr>
                <w:noProof/>
              </w:rPr>
              <w:delInstrText xml:space="preserve"> HYPERLINK \l "_Toc59475541" </w:delInstrText>
            </w:r>
            <w:r w:rsidDel="00C1322F">
              <w:rPr>
                <w:noProof/>
              </w:rPr>
              <w:fldChar w:fldCharType="separate"/>
            </w:r>
          </w:del>
          <w:ins w:id="485" w:author="David Conklin" w:date="2020-12-28T16:23:00Z">
            <w:r w:rsidR="003F7628">
              <w:rPr>
                <w:b/>
                <w:bCs/>
                <w:noProof/>
              </w:rPr>
              <w:t>Error! Hyperlink reference not valid.</w:t>
            </w:r>
          </w:ins>
          <w:del w:id="486" w:author="David Conklin" w:date="2020-12-28T08:57:00Z">
            <w:r w:rsidR="00135589" w:rsidRPr="00904388" w:rsidDel="00C1322F">
              <w:rPr>
                <w:rStyle w:val="Hyperlink"/>
                <w:noProof/>
              </w:rPr>
              <w:delText>Attributes of interest in the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_Toc59475541 \h </w:delInstrText>
            </w:r>
            <w:r w:rsidR="00135589" w:rsidDel="00C1322F">
              <w:rPr>
                <w:noProof/>
                <w:webHidden/>
              </w:rPr>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4E734569" w14:textId="25309779" w:rsidR="00135589" w:rsidDel="00C1322F" w:rsidRDefault="00FC18C8">
          <w:pPr>
            <w:pStyle w:val="TOC2"/>
            <w:tabs>
              <w:tab w:val="right" w:leader="dot" w:pos="9350"/>
            </w:tabs>
            <w:rPr>
              <w:del w:id="487" w:author="David Conklin" w:date="2020-12-28T08:57:00Z"/>
              <w:rFonts w:eastAsiaTheme="minorEastAsia"/>
              <w:noProof/>
            </w:rPr>
          </w:pPr>
          <w:del w:id="488" w:author="David Conklin" w:date="2020-12-28T08:57:00Z">
            <w:r w:rsidDel="00C1322F">
              <w:rPr>
                <w:noProof/>
              </w:rPr>
              <w:fldChar w:fldCharType="begin"/>
            </w:r>
            <w:r w:rsidDel="00C1322F">
              <w:rPr>
                <w:noProof/>
              </w:rPr>
              <w:delInstrText xml:space="preserve"> HYPERLINK \l "_Toc59475542" </w:delInstrText>
            </w:r>
            <w:r w:rsidDel="00C1322F">
              <w:rPr>
                <w:noProof/>
              </w:rPr>
              <w:fldChar w:fldCharType="separate"/>
            </w:r>
          </w:del>
          <w:ins w:id="489" w:author="David Conklin" w:date="2020-12-28T16:23:00Z">
            <w:r w:rsidR="003F7628">
              <w:rPr>
                <w:b/>
                <w:bCs/>
                <w:noProof/>
              </w:rPr>
              <w:t>Error! Hyperlink reference not valid.</w:t>
            </w:r>
          </w:ins>
          <w:del w:id="490" w:author="David Conklin" w:date="2020-12-28T08:57:00Z">
            <w:r w:rsidR="00135589" w:rsidRPr="00904388" w:rsidDel="00C1322F">
              <w:rPr>
                <w:rStyle w:val="Hyperlink"/>
                <w:noProof/>
              </w:rPr>
              <w:delText>A WETNESS attribute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_Toc59475542 \h </w:delInstrText>
            </w:r>
            <w:r w:rsidR="00135589" w:rsidDel="00C1322F">
              <w:rPr>
                <w:noProof/>
                <w:webHidden/>
              </w:rPr>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373AB1D9" w14:textId="45793985" w:rsidR="00135589" w:rsidDel="00C1322F" w:rsidRDefault="00FC18C8">
          <w:pPr>
            <w:pStyle w:val="TOC2"/>
            <w:tabs>
              <w:tab w:val="right" w:leader="dot" w:pos="9350"/>
            </w:tabs>
            <w:rPr>
              <w:del w:id="491" w:author="David Conklin" w:date="2020-12-28T08:57:00Z"/>
              <w:rFonts w:eastAsiaTheme="minorEastAsia"/>
              <w:noProof/>
            </w:rPr>
          </w:pPr>
          <w:del w:id="492" w:author="David Conklin" w:date="2020-12-28T08:57:00Z">
            <w:r w:rsidDel="00C1322F">
              <w:rPr>
                <w:noProof/>
              </w:rPr>
              <w:fldChar w:fldCharType="begin"/>
            </w:r>
            <w:r w:rsidDel="00C1322F">
              <w:rPr>
                <w:noProof/>
              </w:rPr>
              <w:delInstrText xml:space="preserve"> HYPERLINK \l "_Toc59475543" </w:delInstrText>
            </w:r>
            <w:r w:rsidDel="00C1322F">
              <w:rPr>
                <w:noProof/>
              </w:rPr>
              <w:fldChar w:fldCharType="separate"/>
            </w:r>
          </w:del>
          <w:ins w:id="493" w:author="David Conklin" w:date="2020-12-28T16:23:00Z">
            <w:r w:rsidR="003F7628">
              <w:rPr>
                <w:b/>
                <w:bCs/>
                <w:noProof/>
              </w:rPr>
              <w:t>Error! Hyperlink reference not valid.</w:t>
            </w:r>
          </w:ins>
          <w:del w:id="494" w:author="David Conklin" w:date="2020-12-28T08:57:00Z">
            <w:r w:rsidR="00135589" w:rsidRPr="00904388" w:rsidDel="00C1322F">
              <w:rPr>
                <w:rStyle w:val="Hyperlink"/>
                <w:noProof/>
              </w:rPr>
              <w:delText>Calculating the exchange of water between the wetland and the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_Toc59475543 \h </w:delInstrText>
            </w:r>
            <w:r w:rsidR="00135589" w:rsidDel="00C1322F">
              <w:rPr>
                <w:noProof/>
                <w:webHidden/>
              </w:rPr>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61C5B077" w14:textId="6794C631" w:rsidR="00135589" w:rsidDel="00C1322F" w:rsidRDefault="00FC18C8">
          <w:pPr>
            <w:pStyle w:val="TOC3"/>
            <w:tabs>
              <w:tab w:val="right" w:leader="dot" w:pos="9350"/>
            </w:tabs>
            <w:rPr>
              <w:del w:id="495" w:author="David Conklin" w:date="2020-12-28T08:57:00Z"/>
              <w:rFonts w:eastAsiaTheme="minorEastAsia"/>
              <w:noProof/>
            </w:rPr>
          </w:pPr>
          <w:del w:id="496" w:author="David Conklin" w:date="2020-12-28T08:57:00Z">
            <w:r w:rsidDel="00C1322F">
              <w:rPr>
                <w:noProof/>
              </w:rPr>
              <w:fldChar w:fldCharType="begin"/>
            </w:r>
            <w:r w:rsidDel="00C1322F">
              <w:rPr>
                <w:noProof/>
              </w:rPr>
              <w:delInstrText xml:space="preserve"> HYPERLINK \l "_Toc59475544" </w:delInstrText>
            </w:r>
            <w:r w:rsidDel="00C1322F">
              <w:rPr>
                <w:noProof/>
              </w:rPr>
              <w:fldChar w:fldCharType="separate"/>
            </w:r>
          </w:del>
          <w:ins w:id="497" w:author="David Conklin" w:date="2020-12-28T16:23:00Z">
            <w:r w:rsidR="003F7628">
              <w:rPr>
                <w:b/>
                <w:bCs/>
                <w:noProof/>
              </w:rPr>
              <w:t>Error! Hyperlink reference not valid.</w:t>
            </w:r>
          </w:ins>
          <w:del w:id="498" w:author="David Conklin" w:date="2020-12-28T08:57:00Z">
            <w:r w:rsidR="00135589" w:rsidRPr="00904388" w:rsidDel="00C1322F">
              <w:rPr>
                <w:rStyle w:val="Hyperlink"/>
                <w:noProof/>
              </w:rPr>
              <w:delText>Wetland IDU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_Toc59475544 \h </w:delInstrText>
            </w:r>
            <w:r w:rsidR="00135589" w:rsidDel="00C1322F">
              <w:rPr>
                <w:noProof/>
                <w:webHidden/>
              </w:rPr>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780FAEE0" w14:textId="55E0FB30" w:rsidR="00135589" w:rsidDel="00C1322F" w:rsidRDefault="00FC18C8">
          <w:pPr>
            <w:pStyle w:val="TOC3"/>
            <w:tabs>
              <w:tab w:val="right" w:leader="dot" w:pos="9350"/>
            </w:tabs>
            <w:rPr>
              <w:del w:id="499" w:author="David Conklin" w:date="2020-12-28T08:57:00Z"/>
              <w:rFonts w:eastAsiaTheme="minorEastAsia"/>
              <w:noProof/>
            </w:rPr>
          </w:pPr>
          <w:del w:id="500" w:author="David Conklin" w:date="2020-12-28T08:57:00Z">
            <w:r w:rsidDel="00C1322F">
              <w:rPr>
                <w:noProof/>
              </w:rPr>
              <w:fldChar w:fldCharType="begin"/>
            </w:r>
            <w:r w:rsidDel="00C1322F">
              <w:rPr>
                <w:noProof/>
              </w:rPr>
              <w:delInstrText xml:space="preserve"> HYPERLINK \l "_Toc59475545" </w:delInstrText>
            </w:r>
            <w:r w:rsidDel="00C1322F">
              <w:rPr>
                <w:noProof/>
              </w:rPr>
              <w:fldChar w:fldCharType="separate"/>
            </w:r>
          </w:del>
          <w:ins w:id="501" w:author="David Conklin" w:date="2020-12-28T16:23:00Z">
            <w:r w:rsidR="003F7628">
              <w:rPr>
                <w:b/>
                <w:bCs/>
                <w:noProof/>
              </w:rPr>
              <w:t>Error! Hyperlink reference not valid.</w:t>
            </w:r>
          </w:ins>
          <w:del w:id="502" w:author="David Conklin" w:date="2020-12-28T08:57:00Z">
            <w:r w:rsidR="00135589" w:rsidRPr="00904388" w:rsidDel="00C1322F">
              <w:rPr>
                <w:rStyle w:val="Hyperlink"/>
                <w:noProof/>
              </w:rPr>
              <w:delText>Reach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_Toc59475545 \h </w:delInstrText>
            </w:r>
            <w:r w:rsidR="00135589" w:rsidDel="00C1322F">
              <w:rPr>
                <w:noProof/>
                <w:webHidden/>
              </w:rPr>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0CB4CBED" w14:textId="37C19E49" w:rsidR="00135589" w:rsidDel="00C1322F" w:rsidRDefault="00FC18C8">
          <w:pPr>
            <w:pStyle w:val="TOC2"/>
            <w:tabs>
              <w:tab w:val="right" w:leader="dot" w:pos="9350"/>
            </w:tabs>
            <w:rPr>
              <w:del w:id="503" w:author="David Conklin" w:date="2020-12-28T08:57:00Z"/>
              <w:rFonts w:eastAsiaTheme="minorEastAsia"/>
              <w:noProof/>
            </w:rPr>
          </w:pPr>
          <w:del w:id="504" w:author="David Conklin" w:date="2020-12-28T08:57:00Z">
            <w:r w:rsidDel="00C1322F">
              <w:rPr>
                <w:noProof/>
              </w:rPr>
              <w:fldChar w:fldCharType="begin"/>
            </w:r>
            <w:r w:rsidDel="00C1322F">
              <w:rPr>
                <w:noProof/>
              </w:rPr>
              <w:delInstrText xml:space="preserve"> HYPERLINK \l "_Toc59475546" </w:delInstrText>
            </w:r>
            <w:r w:rsidDel="00C1322F">
              <w:rPr>
                <w:noProof/>
              </w:rPr>
              <w:fldChar w:fldCharType="separate"/>
            </w:r>
          </w:del>
          <w:ins w:id="505" w:author="David Conklin" w:date="2020-12-28T16:23:00Z">
            <w:r w:rsidR="003F7628">
              <w:rPr>
                <w:b/>
                <w:bCs/>
                <w:noProof/>
              </w:rPr>
              <w:t>Error! Hyperlink reference not valid.</w:t>
            </w:r>
          </w:ins>
          <w:del w:id="506" w:author="David Conklin" w:date="2020-12-28T08:57:00Z">
            <w:r w:rsidR="00135589" w:rsidRPr="00904388" w:rsidDel="00C1322F">
              <w:rPr>
                <w:rStyle w:val="Hyperlink"/>
                <w:noProof/>
              </w:rPr>
              <w:delText>Loss (or gain)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_Toc59475546 \h </w:delInstrText>
            </w:r>
            <w:r w:rsidR="00135589" w:rsidDel="00C1322F">
              <w:rPr>
                <w:noProof/>
                <w:webHidden/>
              </w:rPr>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F000304" w14:textId="11BA1563" w:rsidR="00135589" w:rsidDel="00C1322F" w:rsidRDefault="00FC18C8">
          <w:pPr>
            <w:pStyle w:val="TOC2"/>
            <w:tabs>
              <w:tab w:val="right" w:leader="dot" w:pos="9350"/>
            </w:tabs>
            <w:rPr>
              <w:del w:id="507" w:author="David Conklin" w:date="2020-12-28T08:57:00Z"/>
              <w:rFonts w:eastAsiaTheme="minorEastAsia"/>
              <w:noProof/>
            </w:rPr>
          </w:pPr>
          <w:del w:id="508" w:author="David Conklin" w:date="2020-12-28T08:57:00Z">
            <w:r w:rsidDel="00C1322F">
              <w:rPr>
                <w:noProof/>
              </w:rPr>
              <w:fldChar w:fldCharType="begin"/>
            </w:r>
            <w:r w:rsidDel="00C1322F">
              <w:rPr>
                <w:noProof/>
              </w:rPr>
              <w:delInstrText xml:space="preserve"> HYPERLINK \l "_Toc59475547" </w:delInstrText>
            </w:r>
            <w:r w:rsidDel="00C1322F">
              <w:rPr>
                <w:noProof/>
              </w:rPr>
              <w:fldChar w:fldCharType="separate"/>
            </w:r>
          </w:del>
          <w:ins w:id="509" w:author="David Conklin" w:date="2020-12-28T16:23:00Z">
            <w:r w:rsidR="003F7628">
              <w:rPr>
                <w:b/>
                <w:bCs/>
                <w:noProof/>
              </w:rPr>
              <w:t>Error! Hyperlink reference not valid.</w:t>
            </w:r>
          </w:ins>
          <w:del w:id="510" w:author="David Conklin" w:date="2020-12-28T08:57:00Z">
            <w:r w:rsidR="00135589" w:rsidRPr="00904388" w:rsidDel="00C1322F">
              <w:rPr>
                <w:rStyle w:val="Hyperlink"/>
                <w:noProof/>
              </w:rPr>
              <w:delText>Reality check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_Toc59475547 \h </w:delInstrText>
            </w:r>
            <w:r w:rsidR="00135589" w:rsidDel="00C1322F">
              <w:rPr>
                <w:noProof/>
                <w:webHidden/>
              </w:rPr>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E80619C" w14:textId="02B99B19" w:rsidR="00135589" w:rsidDel="00C1322F" w:rsidRDefault="00FC18C8">
          <w:pPr>
            <w:pStyle w:val="TOC2"/>
            <w:tabs>
              <w:tab w:val="right" w:leader="dot" w:pos="9350"/>
            </w:tabs>
            <w:rPr>
              <w:del w:id="511" w:author="David Conklin" w:date="2020-12-28T08:57:00Z"/>
              <w:rFonts w:eastAsiaTheme="minorEastAsia"/>
              <w:noProof/>
            </w:rPr>
          </w:pPr>
          <w:del w:id="512" w:author="David Conklin" w:date="2020-12-28T08:57:00Z">
            <w:r w:rsidDel="00C1322F">
              <w:rPr>
                <w:noProof/>
              </w:rPr>
              <w:fldChar w:fldCharType="begin"/>
            </w:r>
            <w:r w:rsidDel="00C1322F">
              <w:rPr>
                <w:noProof/>
              </w:rPr>
              <w:delInstrText xml:space="preserve"> HYPERLINK \l "_Toc59475548" </w:delInstrText>
            </w:r>
            <w:r w:rsidDel="00C1322F">
              <w:rPr>
                <w:noProof/>
              </w:rPr>
              <w:fldChar w:fldCharType="separate"/>
            </w:r>
          </w:del>
          <w:ins w:id="513" w:author="David Conklin" w:date="2020-12-28T16:23:00Z">
            <w:r w:rsidR="003F7628">
              <w:rPr>
                <w:b/>
                <w:bCs/>
                <w:noProof/>
              </w:rPr>
              <w:t>Error! Hyperlink reference not valid.</w:t>
            </w:r>
          </w:ins>
          <w:del w:id="514" w:author="David Conklin" w:date="2020-12-28T08:57:00Z">
            <w:r w:rsidR="00135589" w:rsidRPr="00904388" w:rsidDel="00C1322F">
              <w:rPr>
                <w:rStyle w:val="Hyperlink"/>
                <w:noProof/>
              </w:rPr>
              <w:delText>High Cascades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_Toc59475548 \h </w:delInstrText>
            </w:r>
            <w:r w:rsidR="00135589" w:rsidDel="00C1322F">
              <w:rPr>
                <w:noProof/>
                <w:webHidden/>
              </w:rPr>
            </w:r>
            <w:r w:rsidR="00135589" w:rsidDel="00C1322F">
              <w:rPr>
                <w:noProof/>
                <w:webHidden/>
              </w:rPr>
              <w:fldChar w:fldCharType="separate"/>
            </w:r>
            <w:r w:rsidR="00135589" w:rsidDel="00C1322F">
              <w:rPr>
                <w:noProof/>
                <w:webHidden/>
              </w:rPr>
              <w:delText>49</w:delText>
            </w:r>
            <w:r w:rsidR="00135589" w:rsidDel="00C1322F">
              <w:rPr>
                <w:noProof/>
                <w:webHidden/>
              </w:rPr>
              <w:fldChar w:fldCharType="end"/>
            </w:r>
            <w:r w:rsidDel="00C1322F">
              <w:rPr>
                <w:noProof/>
              </w:rPr>
              <w:fldChar w:fldCharType="end"/>
            </w:r>
          </w:del>
        </w:p>
        <w:p w14:paraId="6E2D5724" w14:textId="2F2ED3C6" w:rsidR="00135589" w:rsidDel="00C1322F" w:rsidRDefault="00FC18C8">
          <w:pPr>
            <w:pStyle w:val="TOC2"/>
            <w:tabs>
              <w:tab w:val="right" w:leader="dot" w:pos="9350"/>
            </w:tabs>
            <w:rPr>
              <w:del w:id="515" w:author="David Conklin" w:date="2020-12-28T08:57:00Z"/>
              <w:rFonts w:eastAsiaTheme="minorEastAsia"/>
              <w:noProof/>
            </w:rPr>
          </w:pPr>
          <w:del w:id="516" w:author="David Conklin" w:date="2020-12-28T08:57:00Z">
            <w:r w:rsidDel="00C1322F">
              <w:rPr>
                <w:noProof/>
              </w:rPr>
              <w:fldChar w:fldCharType="begin"/>
            </w:r>
            <w:r w:rsidDel="00C1322F">
              <w:rPr>
                <w:noProof/>
              </w:rPr>
              <w:delInstrText xml:space="preserve"> HYPERLINK \l "_Toc59475549" </w:delInstrText>
            </w:r>
            <w:r w:rsidDel="00C1322F">
              <w:rPr>
                <w:noProof/>
              </w:rPr>
              <w:fldChar w:fldCharType="separate"/>
            </w:r>
          </w:del>
          <w:ins w:id="517" w:author="David Conklin" w:date="2020-12-28T16:23:00Z">
            <w:r w:rsidR="003F7628">
              <w:rPr>
                <w:b/>
                <w:bCs/>
                <w:noProof/>
              </w:rPr>
              <w:t>Error! Hyperlink reference not valid.</w:t>
            </w:r>
          </w:ins>
          <w:del w:id="518" w:author="David Conklin" w:date="2020-12-28T08:57:00Z">
            <w:r w:rsidR="00135589" w:rsidRPr="00904388" w:rsidDel="00C1322F">
              <w:rPr>
                <w:rStyle w:val="Hyperlink"/>
                <w:noProof/>
              </w:rPr>
              <w:delText>Calibration and simulation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_Toc59475549 \h </w:delInstrText>
            </w:r>
            <w:r w:rsidR="00135589" w:rsidDel="00C1322F">
              <w:rPr>
                <w:noProof/>
                <w:webHidden/>
              </w:rPr>
            </w:r>
            <w:r w:rsidR="00135589" w:rsidDel="00C1322F">
              <w:rPr>
                <w:noProof/>
                <w:webHidden/>
              </w:rPr>
              <w:fldChar w:fldCharType="separate"/>
            </w:r>
            <w:r w:rsidR="00135589" w:rsidDel="00C1322F">
              <w:rPr>
                <w:noProof/>
                <w:webHidden/>
              </w:rPr>
              <w:delText>50</w:delText>
            </w:r>
            <w:r w:rsidR="00135589" w:rsidDel="00C1322F">
              <w:rPr>
                <w:noProof/>
                <w:webHidden/>
              </w:rPr>
              <w:fldChar w:fldCharType="end"/>
            </w:r>
            <w:r w:rsidDel="00C1322F">
              <w:rPr>
                <w:noProof/>
              </w:rPr>
              <w:fldChar w:fldCharType="end"/>
            </w:r>
          </w:del>
        </w:p>
        <w:p w14:paraId="5C74E621" w14:textId="52D71F65" w:rsidR="00135589" w:rsidDel="00C1322F" w:rsidRDefault="00FC18C8">
          <w:pPr>
            <w:pStyle w:val="TOC2"/>
            <w:tabs>
              <w:tab w:val="right" w:leader="dot" w:pos="9350"/>
            </w:tabs>
            <w:rPr>
              <w:del w:id="519" w:author="David Conklin" w:date="2020-12-28T08:57:00Z"/>
              <w:rFonts w:eastAsiaTheme="minorEastAsia"/>
              <w:noProof/>
            </w:rPr>
          </w:pPr>
          <w:del w:id="520" w:author="David Conklin" w:date="2020-12-28T08:57:00Z">
            <w:r w:rsidDel="00C1322F">
              <w:rPr>
                <w:noProof/>
              </w:rPr>
              <w:fldChar w:fldCharType="begin"/>
            </w:r>
            <w:r w:rsidDel="00C1322F">
              <w:rPr>
                <w:noProof/>
              </w:rPr>
              <w:delInstrText xml:space="preserve"> HYPERLINK \l "_Toc59475550" </w:delInstrText>
            </w:r>
            <w:r w:rsidDel="00C1322F">
              <w:rPr>
                <w:noProof/>
              </w:rPr>
              <w:fldChar w:fldCharType="separate"/>
            </w:r>
          </w:del>
          <w:ins w:id="521" w:author="David Conklin" w:date="2020-12-28T16:23:00Z">
            <w:r w:rsidR="003F7628">
              <w:rPr>
                <w:b/>
                <w:bCs/>
                <w:noProof/>
              </w:rPr>
              <w:t>Error! Hyperlink reference not valid.</w:t>
            </w:r>
          </w:ins>
          <w:del w:id="522" w:author="David Conklin" w:date="2020-12-28T08:57:00Z">
            <w:r w:rsidR="00135589" w:rsidRPr="00904388" w:rsidDel="00C1322F">
              <w:rPr>
                <w:rStyle w:val="Hyperlink"/>
                <w:noProof/>
              </w:rPr>
              <w:delText>Analysis of locations where the model has low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_Toc59475550 \h </w:delInstrText>
            </w:r>
            <w:r w:rsidR="00135589" w:rsidDel="00C1322F">
              <w:rPr>
                <w:noProof/>
                <w:webHidden/>
              </w:rPr>
            </w:r>
            <w:r w:rsidR="00135589" w:rsidDel="00C1322F">
              <w:rPr>
                <w:noProof/>
                <w:webHidden/>
              </w:rPr>
              <w:fldChar w:fldCharType="separate"/>
            </w:r>
            <w:r w:rsidR="00135589" w:rsidDel="00C1322F">
              <w:rPr>
                <w:noProof/>
                <w:webHidden/>
              </w:rPr>
              <w:delText>53</w:delText>
            </w:r>
            <w:r w:rsidR="00135589" w:rsidDel="00C1322F">
              <w:rPr>
                <w:noProof/>
                <w:webHidden/>
              </w:rPr>
              <w:fldChar w:fldCharType="end"/>
            </w:r>
            <w:r w:rsidDel="00C1322F">
              <w:rPr>
                <w:noProof/>
              </w:rPr>
              <w:fldChar w:fldCharType="end"/>
            </w:r>
          </w:del>
        </w:p>
        <w:p w14:paraId="0BAD691E" w14:textId="19FC9064" w:rsidR="00135589" w:rsidDel="00C1322F" w:rsidRDefault="00FC18C8">
          <w:pPr>
            <w:pStyle w:val="TOC2"/>
            <w:tabs>
              <w:tab w:val="right" w:leader="dot" w:pos="9350"/>
            </w:tabs>
            <w:rPr>
              <w:del w:id="523" w:author="David Conklin" w:date="2020-12-28T08:57:00Z"/>
              <w:rFonts w:eastAsiaTheme="minorEastAsia"/>
              <w:noProof/>
            </w:rPr>
          </w:pPr>
          <w:del w:id="524" w:author="David Conklin" w:date="2020-12-28T08:57:00Z">
            <w:r w:rsidDel="00C1322F">
              <w:rPr>
                <w:noProof/>
              </w:rPr>
              <w:fldChar w:fldCharType="begin"/>
            </w:r>
            <w:r w:rsidDel="00C1322F">
              <w:rPr>
                <w:noProof/>
              </w:rPr>
              <w:delInstrText xml:space="preserve"> HYPERLINK \l "_Toc59475551" </w:delInstrText>
            </w:r>
            <w:r w:rsidDel="00C1322F">
              <w:rPr>
                <w:noProof/>
              </w:rPr>
              <w:fldChar w:fldCharType="separate"/>
            </w:r>
          </w:del>
          <w:ins w:id="525" w:author="David Conklin" w:date="2020-12-28T16:23:00Z">
            <w:r w:rsidR="003F7628">
              <w:rPr>
                <w:b/>
                <w:bCs/>
                <w:noProof/>
              </w:rPr>
              <w:t>Error! Hyperlink reference not valid.</w:t>
            </w:r>
          </w:ins>
          <w:del w:id="526" w:author="David Conklin" w:date="2020-12-28T08:57:00Z">
            <w:r w:rsidR="00135589" w:rsidRPr="00904388" w:rsidDel="00C1322F">
              <w:rPr>
                <w:rStyle w:val="Hyperlink"/>
                <w:noProof/>
              </w:rPr>
              <w:delText>Simulated McKenzie basin water budget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_Toc59475551 \h </w:delInstrText>
            </w:r>
            <w:r w:rsidR="00135589" w:rsidDel="00C1322F">
              <w:rPr>
                <w:noProof/>
                <w:webHidden/>
              </w:rPr>
            </w:r>
            <w:r w:rsidR="00135589" w:rsidDel="00C1322F">
              <w:rPr>
                <w:noProof/>
                <w:webHidden/>
              </w:rPr>
              <w:fldChar w:fldCharType="separate"/>
            </w:r>
            <w:r w:rsidR="00135589" w:rsidDel="00C1322F">
              <w:rPr>
                <w:noProof/>
                <w:webHidden/>
              </w:rPr>
              <w:delText>54</w:delText>
            </w:r>
            <w:r w:rsidR="00135589" w:rsidDel="00C1322F">
              <w:rPr>
                <w:noProof/>
                <w:webHidden/>
              </w:rPr>
              <w:fldChar w:fldCharType="end"/>
            </w:r>
            <w:r w:rsidDel="00C1322F">
              <w:rPr>
                <w:noProof/>
              </w:rPr>
              <w:fldChar w:fldCharType="end"/>
            </w:r>
          </w:del>
        </w:p>
        <w:p w14:paraId="16A6514F" w14:textId="5F52822D" w:rsidR="00135589" w:rsidDel="00C1322F" w:rsidRDefault="00FC18C8">
          <w:pPr>
            <w:pStyle w:val="TOC2"/>
            <w:tabs>
              <w:tab w:val="right" w:leader="dot" w:pos="9350"/>
            </w:tabs>
            <w:rPr>
              <w:del w:id="527" w:author="David Conklin" w:date="2020-12-28T08:57:00Z"/>
              <w:rFonts w:eastAsiaTheme="minorEastAsia"/>
              <w:noProof/>
            </w:rPr>
          </w:pPr>
          <w:del w:id="528" w:author="David Conklin" w:date="2020-12-28T08:57:00Z">
            <w:r w:rsidDel="00C1322F">
              <w:rPr>
                <w:noProof/>
              </w:rPr>
              <w:fldChar w:fldCharType="begin"/>
            </w:r>
            <w:r w:rsidDel="00C1322F">
              <w:rPr>
                <w:noProof/>
              </w:rPr>
              <w:delInstrText xml:space="preserve"> HYPERLINK \l "_Toc59475552" </w:delInstrText>
            </w:r>
            <w:r w:rsidDel="00C1322F">
              <w:rPr>
                <w:noProof/>
              </w:rPr>
              <w:fldChar w:fldCharType="separate"/>
            </w:r>
          </w:del>
          <w:ins w:id="529" w:author="David Conklin" w:date="2020-12-28T16:23:00Z">
            <w:r w:rsidR="003F7628">
              <w:rPr>
                <w:b/>
                <w:bCs/>
                <w:noProof/>
              </w:rPr>
              <w:t>Error! Hyperlink reference not valid.</w:t>
            </w:r>
          </w:ins>
          <w:del w:id="530" w:author="David Conklin" w:date="2020-12-28T08:57:00Z">
            <w:r w:rsidR="00135589" w:rsidRPr="00904388" w:rsidDel="00C1322F">
              <w:rPr>
                <w:rStyle w:val="Hyperlink"/>
                <w:noProof/>
              </w:rPr>
              <w:delText>Clackamas wetlands v. McKenzie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_Toc59475552 \h </w:delInstrText>
            </w:r>
            <w:r w:rsidR="00135589" w:rsidDel="00C1322F">
              <w:rPr>
                <w:noProof/>
                <w:webHidden/>
              </w:rPr>
            </w:r>
            <w:r w:rsidR="00135589" w:rsidDel="00C1322F">
              <w:rPr>
                <w:noProof/>
                <w:webHidden/>
              </w:rPr>
              <w:fldChar w:fldCharType="separate"/>
            </w:r>
            <w:r w:rsidR="00135589" w:rsidDel="00C1322F">
              <w:rPr>
                <w:noProof/>
                <w:webHidden/>
              </w:rPr>
              <w:delText>56</w:delText>
            </w:r>
            <w:r w:rsidR="00135589" w:rsidDel="00C1322F">
              <w:rPr>
                <w:noProof/>
                <w:webHidden/>
              </w:rPr>
              <w:fldChar w:fldCharType="end"/>
            </w:r>
            <w:r w:rsidDel="00C1322F">
              <w:rPr>
                <w:noProof/>
              </w:rPr>
              <w:fldChar w:fldCharType="end"/>
            </w:r>
          </w:del>
        </w:p>
        <w:p w14:paraId="0589FA07" w14:textId="1CEE25CC" w:rsidR="00135589" w:rsidDel="00C1322F" w:rsidRDefault="00FC18C8">
          <w:pPr>
            <w:pStyle w:val="TOC1"/>
            <w:tabs>
              <w:tab w:val="right" w:leader="dot" w:pos="9350"/>
            </w:tabs>
            <w:rPr>
              <w:del w:id="531" w:author="David Conklin" w:date="2020-12-28T08:57:00Z"/>
              <w:rFonts w:eastAsiaTheme="minorEastAsia"/>
              <w:noProof/>
            </w:rPr>
          </w:pPr>
          <w:del w:id="532" w:author="David Conklin" w:date="2020-12-28T08:57:00Z">
            <w:r w:rsidDel="00C1322F">
              <w:rPr>
                <w:noProof/>
              </w:rPr>
              <w:fldChar w:fldCharType="begin"/>
            </w:r>
            <w:r w:rsidDel="00C1322F">
              <w:rPr>
                <w:noProof/>
              </w:rPr>
              <w:delInstrText xml:space="preserve"> HYPERLINK \l "_Toc59475553" </w:delInstrText>
            </w:r>
            <w:r w:rsidDel="00C1322F">
              <w:rPr>
                <w:noProof/>
              </w:rPr>
              <w:fldChar w:fldCharType="separate"/>
            </w:r>
          </w:del>
          <w:ins w:id="533" w:author="David Conklin" w:date="2020-12-28T16:23:00Z">
            <w:r w:rsidR="003F7628">
              <w:rPr>
                <w:b/>
                <w:bCs/>
                <w:noProof/>
              </w:rPr>
              <w:t>Error! Hyperlink reference not valid.</w:t>
            </w:r>
          </w:ins>
          <w:del w:id="534" w:author="David Conklin" w:date="2020-12-28T08:57:00Z">
            <w:r w:rsidR="00135589" w:rsidRPr="00904388" w:rsidDel="00C1322F">
              <w:rPr>
                <w:rStyle w:val="Hyperlink"/>
                <w:noProof/>
              </w:rPr>
              <w:delText>The Clackamas Basin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_Toc59475553 \h </w:delInstrText>
            </w:r>
            <w:r w:rsidR="00135589" w:rsidDel="00C1322F">
              <w:rPr>
                <w:noProof/>
                <w:webHidden/>
              </w:rPr>
            </w:r>
            <w:r w:rsidR="00135589" w:rsidDel="00C1322F">
              <w:rPr>
                <w:noProof/>
                <w:webHidden/>
              </w:rPr>
              <w:fldChar w:fldCharType="separate"/>
            </w:r>
            <w:r w:rsidR="00135589" w:rsidDel="00C1322F">
              <w:rPr>
                <w:noProof/>
                <w:webHidden/>
              </w:rPr>
              <w:delText>57</w:delText>
            </w:r>
            <w:r w:rsidR="00135589" w:rsidDel="00C1322F">
              <w:rPr>
                <w:noProof/>
                <w:webHidden/>
              </w:rPr>
              <w:fldChar w:fldCharType="end"/>
            </w:r>
            <w:r w:rsidDel="00C1322F">
              <w:rPr>
                <w:noProof/>
              </w:rPr>
              <w:fldChar w:fldCharType="end"/>
            </w:r>
          </w:del>
        </w:p>
        <w:p w14:paraId="1949861C" w14:textId="0B53D3EC" w:rsidR="00135589" w:rsidDel="00C1322F" w:rsidRDefault="00FC18C8">
          <w:pPr>
            <w:pStyle w:val="TOC1"/>
            <w:tabs>
              <w:tab w:val="right" w:leader="dot" w:pos="9350"/>
            </w:tabs>
            <w:rPr>
              <w:del w:id="535" w:author="David Conklin" w:date="2020-12-28T08:57:00Z"/>
              <w:rFonts w:eastAsiaTheme="minorEastAsia"/>
              <w:noProof/>
            </w:rPr>
          </w:pPr>
          <w:del w:id="536" w:author="David Conklin" w:date="2020-12-28T08:57:00Z">
            <w:r w:rsidDel="00C1322F">
              <w:rPr>
                <w:noProof/>
              </w:rPr>
              <w:fldChar w:fldCharType="begin"/>
            </w:r>
            <w:r w:rsidDel="00C1322F">
              <w:rPr>
                <w:noProof/>
              </w:rPr>
              <w:delInstrText xml:space="preserve"> HYPERLINK \l "_Toc59475554" </w:delInstrText>
            </w:r>
            <w:r w:rsidDel="00C1322F">
              <w:rPr>
                <w:noProof/>
              </w:rPr>
              <w:fldChar w:fldCharType="separate"/>
            </w:r>
          </w:del>
          <w:ins w:id="537" w:author="David Conklin" w:date="2020-12-28T16:23:00Z">
            <w:r w:rsidR="003F7628">
              <w:rPr>
                <w:b/>
                <w:bCs/>
                <w:noProof/>
              </w:rPr>
              <w:t>Error! Hyperlink reference not valid.</w:t>
            </w:r>
          </w:ins>
          <w:del w:id="538" w:author="David Conklin" w:date="2020-12-28T08:57:00Z">
            <w:r w:rsidR="00135589" w:rsidRPr="00904388" w:rsidDel="00C1322F">
              <w:rPr>
                <w:rStyle w:val="Hyperlink"/>
                <w:noProof/>
              </w:rPr>
              <w:delText>Directory structure and file names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_Toc59475554 \h </w:delInstrText>
            </w:r>
            <w:r w:rsidR="00135589" w:rsidDel="00C1322F">
              <w:rPr>
                <w:noProof/>
                <w:webHidden/>
              </w:rPr>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34AA900D" w14:textId="559F9F25" w:rsidR="00135589" w:rsidDel="00C1322F" w:rsidRDefault="00FC18C8">
          <w:pPr>
            <w:pStyle w:val="TOC1"/>
            <w:tabs>
              <w:tab w:val="right" w:leader="dot" w:pos="9350"/>
            </w:tabs>
            <w:rPr>
              <w:del w:id="539" w:author="David Conklin" w:date="2020-12-28T08:57:00Z"/>
              <w:rFonts w:eastAsiaTheme="minorEastAsia"/>
              <w:noProof/>
            </w:rPr>
          </w:pPr>
          <w:del w:id="540" w:author="David Conklin" w:date="2020-12-28T08:57:00Z">
            <w:r w:rsidDel="00C1322F">
              <w:rPr>
                <w:noProof/>
              </w:rPr>
              <w:fldChar w:fldCharType="begin"/>
            </w:r>
            <w:r w:rsidDel="00C1322F">
              <w:rPr>
                <w:noProof/>
              </w:rPr>
              <w:delInstrText xml:space="preserve"> HYPERLINK \l "_Toc59475555" </w:delInstrText>
            </w:r>
            <w:r w:rsidDel="00C1322F">
              <w:rPr>
                <w:noProof/>
              </w:rPr>
              <w:fldChar w:fldCharType="separate"/>
            </w:r>
          </w:del>
          <w:ins w:id="541" w:author="David Conklin" w:date="2020-12-28T16:23:00Z">
            <w:r w:rsidR="003F7628">
              <w:rPr>
                <w:b/>
                <w:bCs/>
                <w:noProof/>
              </w:rPr>
              <w:t>Error! Hyperlink reference not valid.</w:t>
            </w:r>
          </w:ins>
          <w:del w:id="542" w:author="David Conklin" w:date="2020-12-28T08:57:00Z">
            <w:r w:rsidR="00135589" w:rsidRPr="00904388" w:rsidDel="00C1322F">
              <w:rPr>
                <w:rStyle w:val="Hyperlink"/>
                <w:noProof/>
              </w:rPr>
              <w:delText>Release Log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_Toc59475555 \h </w:delInstrText>
            </w:r>
            <w:r w:rsidR="00135589" w:rsidDel="00C1322F">
              <w:rPr>
                <w:noProof/>
                <w:webHidden/>
              </w:rPr>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0E651F30" w14:textId="6318BA2F" w:rsidR="00135589" w:rsidDel="00C1322F" w:rsidRDefault="00FC18C8">
          <w:pPr>
            <w:pStyle w:val="TOC1"/>
            <w:tabs>
              <w:tab w:val="right" w:leader="dot" w:pos="9350"/>
            </w:tabs>
            <w:rPr>
              <w:del w:id="543" w:author="David Conklin" w:date="2020-12-28T08:57:00Z"/>
              <w:rFonts w:eastAsiaTheme="minorEastAsia"/>
              <w:noProof/>
            </w:rPr>
          </w:pPr>
          <w:del w:id="544" w:author="David Conklin" w:date="2020-12-28T08:57:00Z">
            <w:r w:rsidDel="00C1322F">
              <w:rPr>
                <w:noProof/>
              </w:rPr>
              <w:fldChar w:fldCharType="begin"/>
            </w:r>
            <w:r w:rsidDel="00C1322F">
              <w:rPr>
                <w:noProof/>
              </w:rPr>
              <w:delInstrText xml:space="preserve"> HYPERLINK \l "_Toc59475556" </w:delInstrText>
            </w:r>
            <w:r w:rsidDel="00C1322F">
              <w:rPr>
                <w:noProof/>
              </w:rPr>
              <w:fldChar w:fldCharType="separate"/>
            </w:r>
          </w:del>
          <w:ins w:id="545" w:author="David Conklin" w:date="2020-12-28T16:23:00Z">
            <w:r w:rsidR="003F7628">
              <w:rPr>
                <w:b/>
                <w:bCs/>
                <w:noProof/>
              </w:rPr>
              <w:t>Error! Hyperlink reference not valid.</w:t>
            </w:r>
          </w:ins>
          <w:del w:id="546" w:author="David Conklin" w:date="2020-12-28T08:57:00Z">
            <w:r w:rsidR="00135589" w:rsidRPr="00904388" w:rsidDel="00C1322F">
              <w:rPr>
                <w:rStyle w:val="Hyperlink"/>
                <w:noProof/>
              </w:rPr>
              <w:delText>References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_Toc59475556 \h </w:delInstrText>
            </w:r>
            <w:r w:rsidR="00135589" w:rsidDel="00C1322F">
              <w:rPr>
                <w:noProof/>
                <w:webHidden/>
              </w:rPr>
            </w:r>
            <w:r w:rsidR="00135589" w:rsidDel="00C1322F">
              <w:rPr>
                <w:noProof/>
                <w:webHidden/>
              </w:rPr>
              <w:fldChar w:fldCharType="separate"/>
            </w:r>
            <w:r w:rsidR="00135589" w:rsidDel="00C1322F">
              <w:rPr>
                <w:noProof/>
                <w:webHidden/>
              </w:rPr>
              <w:delText>61</w:delText>
            </w:r>
            <w:r w:rsidR="00135589" w:rsidDel="00C1322F">
              <w:rPr>
                <w:noProof/>
                <w:webHidden/>
              </w:rPr>
              <w:fldChar w:fldCharType="end"/>
            </w:r>
            <w:r w:rsidDel="00C1322F">
              <w:rPr>
                <w:noProof/>
              </w:rPr>
              <w:fldChar w:fldCharType="end"/>
            </w:r>
          </w:del>
        </w:p>
        <w:p w14:paraId="586A2D75" w14:textId="3D48264C" w:rsidR="00135589" w:rsidDel="00C1322F" w:rsidRDefault="00FC18C8">
          <w:pPr>
            <w:pStyle w:val="TOC1"/>
            <w:tabs>
              <w:tab w:val="right" w:leader="dot" w:pos="9350"/>
            </w:tabs>
            <w:rPr>
              <w:del w:id="547" w:author="David Conklin" w:date="2020-12-28T08:57:00Z"/>
              <w:rFonts w:eastAsiaTheme="minorEastAsia"/>
              <w:noProof/>
            </w:rPr>
          </w:pPr>
          <w:del w:id="548" w:author="David Conklin" w:date="2020-12-28T08:57:00Z">
            <w:r w:rsidDel="00C1322F">
              <w:rPr>
                <w:noProof/>
              </w:rPr>
              <w:fldChar w:fldCharType="begin"/>
            </w:r>
            <w:r w:rsidDel="00C1322F">
              <w:rPr>
                <w:noProof/>
              </w:rPr>
              <w:delInstrText xml:space="preserve"> HYPERLINK \l "_Toc59475557" </w:delInstrText>
            </w:r>
            <w:r w:rsidDel="00C1322F">
              <w:rPr>
                <w:noProof/>
              </w:rPr>
              <w:fldChar w:fldCharType="separate"/>
            </w:r>
          </w:del>
          <w:ins w:id="549" w:author="David Conklin" w:date="2020-12-28T16:23:00Z">
            <w:r w:rsidR="003F7628">
              <w:rPr>
                <w:b/>
                <w:bCs/>
                <w:noProof/>
              </w:rPr>
              <w:t>Error! Hyperlink reference not valid.</w:t>
            </w:r>
          </w:ins>
          <w:del w:id="550" w:author="David Conklin" w:date="2020-12-28T08:57:00Z">
            <w:r w:rsidR="00135589" w:rsidRPr="00904388" w:rsidDel="00C1322F">
              <w:rPr>
                <w:rStyle w:val="Hyperlink"/>
                <w:noProof/>
              </w:rPr>
              <w:delText>Acronyms and Abbreviations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_Toc59475557 \h </w:delInstrText>
            </w:r>
            <w:r w:rsidR="00135589" w:rsidDel="00C1322F">
              <w:rPr>
                <w:noProof/>
                <w:webHidden/>
              </w:rPr>
            </w:r>
            <w:r w:rsidR="00135589" w:rsidDel="00C1322F">
              <w:rPr>
                <w:noProof/>
                <w:webHidden/>
              </w:rPr>
              <w:fldChar w:fldCharType="separate"/>
            </w:r>
            <w:r w:rsidR="00135589" w:rsidDel="00C1322F">
              <w:rPr>
                <w:noProof/>
                <w:webHidden/>
              </w:rPr>
              <w:delText>62</w:delText>
            </w:r>
            <w:r w:rsidR="00135589" w:rsidDel="00C1322F">
              <w:rPr>
                <w:noProof/>
                <w:webHidden/>
              </w:rPr>
              <w:fldChar w:fldCharType="end"/>
            </w:r>
            <w:r w:rsidDel="00C1322F">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48F6D2E7"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D24E1A">
          <w:rPr>
            <w:noProof/>
            <w:webHidden/>
          </w:rPr>
          <w:t>7</w:t>
        </w:r>
        <w:r w:rsidR="006A13B7">
          <w:rPr>
            <w:noProof/>
            <w:webHidden/>
          </w:rPr>
          <w:fldChar w:fldCharType="end"/>
        </w:r>
      </w:hyperlink>
    </w:p>
    <w:p w14:paraId="4268C92E" w14:textId="4005BD69" w:rsidR="006A13B7" w:rsidRDefault="00FC18C8">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D24E1A">
          <w:rPr>
            <w:noProof/>
            <w:webHidden/>
          </w:rPr>
          <w:t>8</w:t>
        </w:r>
        <w:r w:rsidR="006A13B7">
          <w:rPr>
            <w:noProof/>
            <w:webHidden/>
          </w:rPr>
          <w:fldChar w:fldCharType="end"/>
        </w:r>
      </w:hyperlink>
    </w:p>
    <w:p w14:paraId="48FAB7CA" w14:textId="374048A6" w:rsidR="006A13B7" w:rsidRDefault="00FC18C8">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D24E1A">
          <w:rPr>
            <w:noProof/>
            <w:webHidden/>
          </w:rPr>
          <w:t>9</w:t>
        </w:r>
        <w:r w:rsidR="006A13B7">
          <w:rPr>
            <w:noProof/>
            <w:webHidden/>
          </w:rPr>
          <w:fldChar w:fldCharType="end"/>
        </w:r>
      </w:hyperlink>
    </w:p>
    <w:p w14:paraId="556989A9" w14:textId="382FEA89" w:rsidR="006A13B7" w:rsidRDefault="00FC18C8">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D24E1A">
          <w:rPr>
            <w:noProof/>
            <w:webHidden/>
          </w:rPr>
          <w:t>10</w:t>
        </w:r>
        <w:r w:rsidR="006A13B7">
          <w:rPr>
            <w:noProof/>
            <w:webHidden/>
          </w:rPr>
          <w:fldChar w:fldCharType="end"/>
        </w:r>
      </w:hyperlink>
    </w:p>
    <w:p w14:paraId="4CD30AF6" w14:textId="214568A2" w:rsidR="006A13B7" w:rsidRDefault="00FC18C8">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D24E1A">
          <w:rPr>
            <w:noProof/>
            <w:webHidden/>
          </w:rPr>
          <w:t>11</w:t>
        </w:r>
        <w:r w:rsidR="006A13B7">
          <w:rPr>
            <w:noProof/>
            <w:webHidden/>
          </w:rPr>
          <w:fldChar w:fldCharType="end"/>
        </w:r>
      </w:hyperlink>
    </w:p>
    <w:p w14:paraId="57584ECA" w14:textId="7ECBC0AD" w:rsidR="006A13B7" w:rsidRDefault="00FC18C8">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D24E1A">
          <w:rPr>
            <w:noProof/>
            <w:webHidden/>
          </w:rPr>
          <w:t>35</w:t>
        </w:r>
        <w:r w:rsidR="006A13B7">
          <w:rPr>
            <w:noProof/>
            <w:webHidden/>
          </w:rPr>
          <w:fldChar w:fldCharType="end"/>
        </w:r>
      </w:hyperlink>
    </w:p>
    <w:p w14:paraId="71D389E6" w14:textId="69ABA508" w:rsidR="006A13B7" w:rsidRDefault="00FC18C8">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D24E1A">
          <w:rPr>
            <w:noProof/>
            <w:webHidden/>
          </w:rPr>
          <w:t>37</w:t>
        </w:r>
        <w:r w:rsidR="006A13B7">
          <w:rPr>
            <w:noProof/>
            <w:webHidden/>
          </w:rPr>
          <w:fldChar w:fldCharType="end"/>
        </w:r>
      </w:hyperlink>
    </w:p>
    <w:p w14:paraId="5B5E39AF" w14:textId="78E70B3B" w:rsidR="006A13B7" w:rsidRDefault="00FC18C8">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D24E1A">
          <w:rPr>
            <w:noProof/>
            <w:webHidden/>
          </w:rPr>
          <w:t>38</w:t>
        </w:r>
        <w:r w:rsidR="006A13B7">
          <w:rPr>
            <w:noProof/>
            <w:webHidden/>
          </w:rPr>
          <w:fldChar w:fldCharType="end"/>
        </w:r>
      </w:hyperlink>
    </w:p>
    <w:p w14:paraId="48D7D59A" w14:textId="52A6C2C7" w:rsidR="006A13B7" w:rsidRDefault="00FC18C8">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D24E1A">
          <w:rPr>
            <w:noProof/>
            <w:webHidden/>
          </w:rPr>
          <w:t>53</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51" w:name="_Toc60065007"/>
      <w:r>
        <w:t>What is a digital handbook?</w:t>
      </w:r>
      <w:bookmarkEnd w:id="551"/>
    </w:p>
    <w:p w14:paraId="7DE2E9DC" w14:textId="77777777" w:rsidR="00D74473" w:rsidRPr="00D74473" w:rsidRDefault="00D74473" w:rsidP="00D74473">
      <w:r>
        <w:t xml:space="preserve">We intend the digital handbook to collect all our information about CW3M in a single place. “CW3MdigitalHandbook” is the name of a folder on a Windows file system which contains multiple files, </w:t>
      </w:r>
      <w:r>
        <w:lastRenderedPageBreak/>
        <w:t>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52" w:name="_Toc60065008"/>
      <w:r>
        <w:t>CW3M c</w:t>
      </w:r>
      <w:r w:rsidR="00C70B81">
        <w:t>oncept</w:t>
      </w:r>
      <w:bookmarkEnd w:id="552"/>
      <w:r>
        <w:t xml:space="preserve"> </w:t>
      </w:r>
    </w:p>
    <w:p w14:paraId="7E41CEB8" w14:textId="77777777" w:rsidR="000D6396" w:rsidRDefault="000D6396" w:rsidP="00A43D30"/>
    <w:p w14:paraId="3DA45CFC" w14:textId="77777777" w:rsidR="000D6396" w:rsidRDefault="00C46F0A" w:rsidP="00C46F0A">
      <w:pPr>
        <w:pStyle w:val="Heading2"/>
      </w:pPr>
      <w:bookmarkStart w:id="553" w:name="_Toc60065009"/>
      <w:r>
        <w:t>A different kind of community model</w:t>
      </w:r>
      <w:bookmarkEnd w:id="553"/>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54" w:name="_Toc60065010"/>
      <w:r>
        <w:t>What CW3M is for</w:t>
      </w:r>
      <w:bookmarkEnd w:id="554"/>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55" w:name="_Toc60065011"/>
      <w:r>
        <w:t>Management and maintenance</w:t>
      </w:r>
      <w:bookmarkEnd w:id="555"/>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w:t>
      </w:r>
      <w:r w:rsidR="00F8477A">
        <w:lastRenderedPageBreak/>
        <w:t xml:space="preserve">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556" w:name="_Toc60065012"/>
      <w:r>
        <w:t xml:space="preserve">CW3M – A </w:t>
      </w:r>
      <w:r w:rsidR="007E0920">
        <w:t>“</w:t>
      </w:r>
      <w:r>
        <w:t>first principles</w:t>
      </w:r>
      <w:r w:rsidR="007E0920">
        <w:t>”</w:t>
      </w:r>
      <w:r>
        <w:t xml:space="preserve"> model with tuning knobs</w:t>
      </w:r>
      <w:bookmarkEnd w:id="556"/>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557" w:name="_Toc60065013"/>
      <w:r>
        <w:t>The tuning knobs</w:t>
      </w:r>
      <w:bookmarkEnd w:id="557"/>
    </w:p>
    <w:p w14:paraId="357A9712" w14:textId="3B026DD3" w:rsidR="00CF4F65" w:rsidRDefault="00CF4F65" w:rsidP="00CF4F65"/>
    <w:p w14:paraId="386F14D4" w14:textId="7E6DF33D" w:rsidR="00227342" w:rsidRDefault="00CF4F65" w:rsidP="00872B5B">
      <w:pPr>
        <w:pStyle w:val="Heading2"/>
      </w:pPr>
      <w:bookmarkStart w:id="558" w:name="_Toc60065014"/>
      <w:r>
        <w:lastRenderedPageBreak/>
        <w:t xml:space="preserve">ET_MULT </w:t>
      </w:r>
      <w:r w:rsidR="00227342">
        <w:t>– forest evapotranspiration</w:t>
      </w:r>
      <w:bookmarkEnd w:id="558"/>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559" w:name="_Toc60065015"/>
      <w:r>
        <w:t>SOLAR_RADIATION_MULTIPLIER – reservoir insolation</w:t>
      </w:r>
      <w:bookmarkEnd w:id="559"/>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560" w:name="_Toc60065016"/>
      <w:r>
        <w:t>FLOW_CMS – Discharge from High Cascade springs</w:t>
      </w:r>
      <w:bookmarkEnd w:id="560"/>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561" w:name="_Toc60065017"/>
      <w:r>
        <w:t>Study areas</w:t>
      </w:r>
      <w:bookmarkEnd w:id="561"/>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94A425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D24E1A">
        <w:t xml:space="preserve">Figure </w:t>
      </w:r>
      <w:r w:rsidR="00D24E1A">
        <w:rPr>
          <w:noProof/>
        </w:rPr>
        <w:t>1</w:t>
      </w:r>
      <w:r w:rsidR="00064E77">
        <w:fldChar w:fldCharType="end"/>
      </w:r>
      <w:r w:rsidR="00064E77">
        <w:t>)</w:t>
      </w:r>
    </w:p>
    <w:p w14:paraId="03CAE907" w14:textId="7EC4927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D24E1A">
        <w:t xml:space="preserve">Figure </w:t>
      </w:r>
      <w:r w:rsidR="00D24E1A">
        <w:rPr>
          <w:noProof/>
        </w:rPr>
        <w:t>2</w:t>
      </w:r>
      <w:r w:rsidR="00064E77">
        <w:fldChar w:fldCharType="end"/>
      </w:r>
      <w:r w:rsidR="00064E77">
        <w:t>)</w:t>
      </w:r>
    </w:p>
    <w:p w14:paraId="1A5A767B" w14:textId="327A143F"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D24E1A">
        <w:t xml:space="preserve">Figure </w:t>
      </w:r>
      <w:r w:rsidR="00D24E1A">
        <w:rPr>
          <w:noProof/>
        </w:rPr>
        <w:t>5</w:t>
      </w:r>
      <w:r w:rsidR="00893F4B">
        <w:fldChar w:fldCharType="end"/>
      </w:r>
      <w:r>
        <w:t>)</w:t>
      </w:r>
    </w:p>
    <w:p w14:paraId="1B80045C" w14:textId="35299D5D"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D24E1A">
        <w:t xml:space="preserve">Figure </w:t>
      </w:r>
      <w:r w:rsidR="00D24E1A">
        <w:rPr>
          <w:noProof/>
        </w:rPr>
        <w:t>3</w:t>
      </w:r>
      <w:r w:rsidR="00064E77">
        <w:fldChar w:fldCharType="end"/>
      </w:r>
      <w:r w:rsidR="00064E77">
        <w:t>)</w:t>
      </w:r>
    </w:p>
    <w:p w14:paraId="1933EF54" w14:textId="3202706E"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D24E1A">
        <w:t xml:space="preserve">Figure </w:t>
      </w:r>
      <w:r w:rsidR="00D24E1A">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62" w:name="_Toc60065018"/>
      <w:r>
        <w:lastRenderedPageBreak/>
        <w:t>Data</w:t>
      </w:r>
      <w:r w:rsidR="00A92F06">
        <w:t>CW3M</w:t>
      </w:r>
      <w:r>
        <w:t xml:space="preserve"> directory structure</w:t>
      </w:r>
      <w:bookmarkEnd w:id="562"/>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563" w:name="_Toc60065019"/>
      <w:r>
        <w:t>DataCW3M\ScenarioData directory structure</w:t>
      </w:r>
      <w:bookmarkEnd w:id="563"/>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lastRenderedPageBreak/>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64" w:name="_Toc60065020"/>
      <w:r>
        <w:t>DataCW3M\ScenarioData\&lt;scenario&gt; folder contents</w:t>
      </w:r>
      <w:bookmarkEnd w:id="564"/>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65" w:name="_Toc60065021"/>
      <w:r>
        <w:t>DataCW3M\&lt;study area&gt; folder contents</w:t>
      </w:r>
      <w:bookmarkEnd w:id="565"/>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78C49B1" w:rsidR="00D37681" w:rsidRDefault="00D37681" w:rsidP="00D37681">
      <w:pPr>
        <w:pStyle w:val="Caption"/>
      </w:pPr>
      <w:bookmarkStart w:id="566" w:name="_Ref529607484"/>
      <w:bookmarkStart w:id="567"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1</w:t>
      </w:r>
      <w:r w:rsidR="006C64CF">
        <w:rPr>
          <w:noProof/>
        </w:rPr>
        <w:fldChar w:fldCharType="end"/>
      </w:r>
      <w:bookmarkEnd w:id="566"/>
      <w:r>
        <w:t xml:space="preserve">. Willamette River basin study area; embedded study areas are </w:t>
      </w:r>
      <w:r w:rsidR="0005603B">
        <w:t>colored</w:t>
      </w:r>
      <w:r w:rsidR="0097392C">
        <w:t xml:space="preserve"> other than gray.  The 2 lighter blues together make up the upper Willamette basin study area.</w:t>
      </w:r>
      <w:bookmarkEnd w:id="567"/>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2863C7A9" w:rsidR="00D37681" w:rsidRDefault="00D37681" w:rsidP="00D37681">
      <w:pPr>
        <w:pStyle w:val="Caption"/>
      </w:pPr>
      <w:bookmarkStart w:id="568" w:name="_Ref529607514"/>
      <w:bookmarkStart w:id="569"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2</w:t>
      </w:r>
      <w:r w:rsidR="006C64CF">
        <w:rPr>
          <w:noProof/>
        </w:rPr>
        <w:fldChar w:fldCharType="end"/>
      </w:r>
      <w:bookmarkEnd w:id="568"/>
      <w:r>
        <w:t>. Tualatin basin study area; Chicken Creek watershed is highlighted.</w:t>
      </w:r>
      <w:bookmarkEnd w:id="569"/>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D30DCAA" w:rsidR="00D37681" w:rsidRDefault="00064E77" w:rsidP="00064E77">
      <w:pPr>
        <w:pStyle w:val="Caption"/>
      </w:pPr>
      <w:bookmarkStart w:id="570" w:name="_Ref529607587"/>
      <w:bookmarkStart w:id="571"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3</w:t>
      </w:r>
      <w:r w:rsidR="006C64CF">
        <w:rPr>
          <w:noProof/>
        </w:rPr>
        <w:fldChar w:fldCharType="end"/>
      </w:r>
      <w:bookmarkEnd w:id="570"/>
      <w:r>
        <w:t>. North Santiam watershed study area.</w:t>
      </w:r>
      <w:bookmarkEnd w:id="571"/>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6C31099" w:rsidR="00C70B81" w:rsidRDefault="00064E77" w:rsidP="00064E77">
      <w:pPr>
        <w:pStyle w:val="Caption"/>
      </w:pPr>
      <w:bookmarkStart w:id="572" w:name="_Ref529607628"/>
      <w:bookmarkStart w:id="573"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4</w:t>
      </w:r>
      <w:r w:rsidR="006C64CF">
        <w:rPr>
          <w:noProof/>
        </w:rPr>
        <w:fldChar w:fldCharType="end"/>
      </w:r>
      <w:bookmarkEnd w:id="572"/>
      <w:r>
        <w:t>. Upper Willamette study area.</w:t>
      </w:r>
      <w:bookmarkEnd w:id="573"/>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399733B9" w:rsidR="00E66BC2" w:rsidRDefault="006F30D2" w:rsidP="006F30D2">
      <w:pPr>
        <w:pStyle w:val="Caption"/>
      </w:pPr>
      <w:bookmarkStart w:id="574" w:name="_Ref529611388"/>
      <w:bookmarkStart w:id="575"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5</w:t>
      </w:r>
      <w:r w:rsidR="006C64CF">
        <w:rPr>
          <w:noProof/>
        </w:rPr>
        <w:fldChar w:fldCharType="end"/>
      </w:r>
      <w:bookmarkEnd w:id="574"/>
      <w:r>
        <w:t>. Chicken Creek watershed study area.</w:t>
      </w:r>
      <w:bookmarkEnd w:id="575"/>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76" w:name="_Toc60065022"/>
      <w:r>
        <w:t>Calendar conventions</w:t>
      </w:r>
      <w:bookmarkEnd w:id="576"/>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77" w:name="_Toc60065023"/>
      <w:r>
        <w:t>Water years</w:t>
      </w:r>
      <w:bookmarkEnd w:id="577"/>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78" w:name="_Toc60065024"/>
      <w:r>
        <w:t>Climate data</w:t>
      </w:r>
      <w:bookmarkEnd w:id="578"/>
    </w:p>
    <w:p w14:paraId="4E201698" w14:textId="77777777" w:rsidR="00CB152A" w:rsidRPr="00A06758" w:rsidRDefault="00CB152A" w:rsidP="00A06758"/>
    <w:p w14:paraId="400F9551" w14:textId="77777777" w:rsidR="00CB152A" w:rsidRDefault="00CB152A" w:rsidP="00CB152A">
      <w:pPr>
        <w:pStyle w:val="Heading2"/>
      </w:pPr>
      <w:bookmarkStart w:id="579" w:name="_Toc2858729"/>
      <w:bookmarkStart w:id="580" w:name="_Toc60065025"/>
      <w:r>
        <w:t>Numbered climate scenarios in the model</w:t>
      </w:r>
      <w:bookmarkEnd w:id="579"/>
      <w:bookmarkEnd w:id="580"/>
    </w:p>
    <w:p w14:paraId="30E024EF" w14:textId="77777777" w:rsidR="00823D41" w:rsidRDefault="00823D41" w:rsidP="00823D41">
      <w:pPr>
        <w:pStyle w:val="Body"/>
      </w:pPr>
    </w:p>
    <w:p w14:paraId="21F5BCDE" w14:textId="3F52A79D"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D24E1A">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81" w:name="_Ref6032062"/>
      <w:bookmarkStart w:id="582" w:name="_Ref6033311"/>
      <w:bookmarkStart w:id="583" w:name="_Toc6121576"/>
      <w:r>
        <w:t xml:space="preserve">Table </w:t>
      </w:r>
      <w:bookmarkEnd w:id="581"/>
      <w:r>
        <w:t>1. Numbered climate scenarios</w:t>
      </w:r>
      <w:bookmarkEnd w:id="582"/>
      <w:bookmarkEnd w:id="583"/>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34FDCA67"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84" w:name="_Toc7759621"/>
      <w:bookmarkStart w:id="585" w:name="_Toc60065026"/>
      <w:r>
        <w:t>Monthly and seasonal weather data</w:t>
      </w:r>
      <w:bookmarkEnd w:id="584"/>
      <w:bookmarkEnd w:id="585"/>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86" w:name="_Toc60065027"/>
      <w:r>
        <w:t>Climate data grid</w:t>
      </w:r>
      <w:r w:rsidR="009F132A">
        <w:t>s</w:t>
      </w:r>
      <w:bookmarkEnd w:id="58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87" w:name="_Toc60065028"/>
      <w:r>
        <w:t>The WW2100 climate grid</w:t>
      </w:r>
      <w:bookmarkEnd w:id="58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88" w:name="_Toc60065029"/>
      <w:r>
        <w:t>The v2 climate grid</w:t>
      </w:r>
      <w:bookmarkEnd w:id="58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89" w:name="_Toc60065030"/>
      <w:r>
        <w:t>How climate data is looked up</w:t>
      </w:r>
      <w:bookmarkEnd w:id="58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90" w:name="_Toc60065031"/>
      <w:r>
        <w:t>What is in a climate dataset</w:t>
      </w:r>
      <w:bookmarkEnd w:id="59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91" w:name="_Toc60065032"/>
      <w:r>
        <w:t>Water rights</w:t>
      </w:r>
      <w:bookmarkEnd w:id="591"/>
    </w:p>
    <w:p w14:paraId="7ECEE8A5" w14:textId="77777777" w:rsidR="00D35AF7" w:rsidRDefault="00D35AF7" w:rsidP="00D35AF7">
      <w:pPr>
        <w:pStyle w:val="Heading2"/>
      </w:pPr>
      <w:bookmarkStart w:id="592" w:name="_Toc60065033"/>
      <w:r>
        <w:t>Water rights data</w:t>
      </w:r>
      <w:bookmarkEnd w:id="592"/>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93" w:name="_Toc60065034"/>
      <w:r>
        <w:t>The wr_pods.csv file</w:t>
      </w:r>
      <w:bookmarkEnd w:id="593"/>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94" w:name="_Toc60065035"/>
      <w:r>
        <w:t>The wr_pous.csv file</w:t>
      </w:r>
      <w:bookmarkEnd w:id="594"/>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95" w:name="_Toc60065036"/>
      <w:r>
        <w:t>Adding a water right</w:t>
      </w:r>
      <w:bookmarkEnd w:id="595"/>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596" w:name="_Toc60065037"/>
      <w:r>
        <w:t>Stream flow and stream temperature</w:t>
      </w:r>
      <w:bookmarkEnd w:id="596"/>
    </w:p>
    <w:p w14:paraId="224B0981" w14:textId="77777777" w:rsidR="008C7362" w:rsidRDefault="008C7362" w:rsidP="008C7362">
      <w:pPr>
        <w:pStyle w:val="Heading2"/>
      </w:pPr>
      <w:bookmarkStart w:id="597" w:name="_Toc50800503"/>
      <w:bookmarkStart w:id="598" w:name="_Toc54090937"/>
      <w:bookmarkStart w:id="599" w:name="_Toc60065038"/>
      <w:r>
        <w:t>Water parcels</w:t>
      </w:r>
      <w:bookmarkEnd w:id="597"/>
      <w:bookmarkEnd w:id="598"/>
      <w:bookmarkEnd w:id="59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00" w:name="_Toc60065039"/>
      <w:r>
        <w:t>Daily water mass and energy balance</w:t>
      </w:r>
      <w:bookmarkEnd w:id="60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01" w:name="_Toc60065040"/>
      <w:r>
        <w:t>Estimating the rate of flow</w:t>
      </w:r>
      <w:r w:rsidR="006A13B7">
        <w:t xml:space="preserve"> </w:t>
      </w:r>
      <w:r>
        <w:t>in a stream reach</w:t>
      </w:r>
      <w:bookmarkEnd w:id="601"/>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02" w:name="_Toc60065041"/>
      <w:r>
        <w:t>Estimating the surface area of the water in a subreach</w:t>
      </w:r>
      <w:bookmarkEnd w:id="602"/>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03" w:name="_Toc60065042"/>
      <w:r>
        <w:t>Water temperature from thermal energy</w:t>
      </w:r>
      <w:bookmarkEnd w:id="60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04" w:name="_Toc60065043"/>
      <w:r>
        <w:t>Initial conditions for Flow: the IC file</w:t>
      </w:r>
      <w:bookmarkEnd w:id="604"/>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05" w:name="_Toc60065044"/>
      <w:r>
        <w:t>Boundary conditions for stream water temperature</w:t>
      </w:r>
      <w:bookmarkEnd w:id="60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06" w:name="_Toc60065045"/>
      <w:r>
        <w:t>Thermal stratification in reservoirs</w:t>
      </w:r>
      <w:bookmarkEnd w:id="60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07" w:name="_Toc60065046"/>
      <w:r>
        <w:t>Thermal loading</w:t>
      </w:r>
      <w:bookmarkEnd w:id="60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608" w:name="_Toc60065047"/>
      <w:r>
        <w:t>Reservoirs</w:t>
      </w:r>
      <w:bookmarkEnd w:id="60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609" w:name="_Toc60065048"/>
      <w:r>
        <w:t>Reservoir data</w:t>
      </w:r>
      <w:bookmarkEnd w:id="60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610" w:name="_Toc60065049"/>
      <w:r>
        <w:t>Reservoir data sources</w:t>
      </w:r>
      <w:bookmarkEnd w:id="61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611" w:name="_Toc60065050"/>
      <w:r>
        <w:t>Creating a new study area</w:t>
      </w:r>
      <w:r w:rsidR="00A55502">
        <w:t xml:space="preserve"> from a watershed within the WRB</w:t>
      </w:r>
      <w:bookmarkEnd w:id="61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367A1C8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D24E1A">
        <w:t xml:space="preserve">Figure </w:t>
      </w:r>
      <w:r w:rsidR="00D24E1A">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612" w:name="_Toc60065051"/>
      <w:r>
        <w:t>Limitations of subbasin simulations</w:t>
      </w:r>
      <w:bookmarkEnd w:id="612"/>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pPr>
        <w:rPr>
          <w:ins w:id="613" w:author="David Conklin" w:date="2020-12-28T08:36:00Z"/>
        </w:rPr>
      </w:pPr>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Pr>
        <w:rPr>
          <w:ins w:id="614" w:author="David Conklin" w:date="2020-12-28T08:36:00Z"/>
        </w:rPr>
      </w:pPr>
    </w:p>
    <w:p w14:paraId="1F3586AF" w14:textId="54DEA603" w:rsidR="00756D1C" w:rsidRDefault="00756D1C" w:rsidP="00756D1C">
      <w:pPr>
        <w:pStyle w:val="Heading1"/>
        <w:rPr>
          <w:ins w:id="615" w:author="David Conklin" w:date="2020-12-28T08:37:00Z"/>
        </w:rPr>
      </w:pPr>
      <w:bookmarkStart w:id="616" w:name="_Toc60065052"/>
      <w:ins w:id="617" w:author="David Conklin" w:date="2020-12-28T08:36:00Z">
        <w:r>
          <w:t xml:space="preserve">Calibration </w:t>
        </w:r>
      </w:ins>
      <w:ins w:id="618" w:author="David Conklin" w:date="2020-12-28T08:37:00Z">
        <w:r>
          <w:t>procedure</w:t>
        </w:r>
        <w:bookmarkEnd w:id="616"/>
      </w:ins>
    </w:p>
    <w:p w14:paraId="7C93B0BB" w14:textId="48EFE880" w:rsidR="00756D1C" w:rsidRDefault="00756D1C" w:rsidP="00756D1C">
      <w:pPr>
        <w:rPr>
          <w:ins w:id="619" w:author="David Conklin" w:date="2020-12-28T08:37:00Z"/>
        </w:rPr>
      </w:pPr>
    </w:p>
    <w:p w14:paraId="36B74600" w14:textId="1978C211" w:rsidR="00756D1C" w:rsidRDefault="00756D1C" w:rsidP="00756D1C">
      <w:pPr>
        <w:ind w:firstLine="720"/>
        <w:rPr>
          <w:ins w:id="620" w:author="David Conklin" w:date="2020-12-28T14:26:00Z"/>
        </w:rPr>
      </w:pPr>
      <w:ins w:id="621" w:author="David Conklin" w:date="2020-12-28T08:37:00Z">
        <w:r>
          <w:t>Calibration</w:t>
        </w:r>
      </w:ins>
      <w:ins w:id="622" w:author="David Conklin" w:date="2020-12-28T08:38:00Z">
        <w:r>
          <w:t xml:space="preserve"> of the model is done by simulating past years, comparing the simulation output to obser</w:t>
        </w:r>
      </w:ins>
      <w:ins w:id="623" w:author="David Conklin" w:date="2020-12-28T08:39:00Z">
        <w:r>
          <w:t>vations taken during those years, and adjusting various aspects of the model to improve the correlation of simulated outpu</w:t>
        </w:r>
      </w:ins>
      <w:ins w:id="624" w:author="David Conklin" w:date="2020-12-28T08:40:00Z">
        <w:r>
          <w:t>t with observations.  Simulation of past years (“hindcasts”)</w:t>
        </w:r>
      </w:ins>
      <w:ins w:id="625" w:author="David Conklin" w:date="2020-12-28T08:41:00Z">
        <w:r>
          <w:t xml:space="preserve"> are carried out using input data representing actual weather, population, and other actual condi</w:t>
        </w:r>
      </w:ins>
      <w:ins w:id="626" w:author="David Conklin" w:date="2020-12-28T08:42:00Z">
        <w:r>
          <w:t>tions during those years, to the extent it is practical.</w:t>
        </w:r>
      </w:ins>
    </w:p>
    <w:p w14:paraId="48B9D1DA" w14:textId="1BB48392" w:rsidR="003C109D" w:rsidRDefault="003C109D" w:rsidP="00756D1C">
      <w:pPr>
        <w:ind w:firstLine="720"/>
        <w:rPr>
          <w:ins w:id="627" w:author="David Conklin" w:date="2020-12-28T14:26:00Z"/>
        </w:rPr>
      </w:pPr>
    </w:p>
    <w:p w14:paraId="226D42AB" w14:textId="777C3023" w:rsidR="003C109D" w:rsidRPr="003F7628" w:rsidRDefault="003C109D" w:rsidP="003C109D">
      <w:pPr>
        <w:pStyle w:val="Heading2"/>
        <w:rPr>
          <w:ins w:id="628" w:author="David Conklin" w:date="2020-12-28T08:46:00Z"/>
        </w:rPr>
        <w:pPrChange w:id="629" w:author="David Conklin" w:date="2020-12-28T14:28:00Z">
          <w:pPr>
            <w:ind w:firstLine="720"/>
          </w:pPr>
        </w:pPrChange>
      </w:pPr>
      <w:bookmarkStart w:id="630" w:name="_Toc60065053"/>
      <w:ins w:id="631" w:author="David Conklin" w:date="2020-12-28T14:26:00Z">
        <w:r>
          <w:lastRenderedPageBreak/>
          <w:t>Using PEST to determine HBV parameter values</w:t>
        </w:r>
      </w:ins>
      <w:bookmarkEnd w:id="630"/>
    </w:p>
    <w:p w14:paraId="391B388E" w14:textId="60083AF7" w:rsidR="00FC18C8" w:rsidRDefault="00FC18C8" w:rsidP="003F7628">
      <w:pPr>
        <w:ind w:firstLine="720"/>
        <w:rPr>
          <w:ins w:id="632" w:author="David Conklin" w:date="2020-12-28T09:16:00Z"/>
        </w:rPr>
      </w:pPr>
      <w:ins w:id="633" w:author="David Conklin" w:date="2020-12-28T08:46:00Z">
        <w:r>
          <w:t xml:space="preserve">The first step in the calibration process is to choose </w:t>
        </w:r>
      </w:ins>
      <w:ins w:id="634" w:author="David Conklin" w:date="2020-12-28T08:47:00Z">
        <w:r>
          <w:t>HBV parameter values.  HBV is the precipitation-runoff submodel; the values of its parameters determine how</w:t>
        </w:r>
      </w:ins>
      <w:ins w:id="635" w:author="David Conklin" w:date="2020-12-28T08:48:00Z">
        <w:r>
          <w:t xml:space="preserve"> fast rain and snow drain into the stream reaches. </w:t>
        </w:r>
      </w:ins>
      <w:ins w:id="636" w:author="David Conklin" w:date="2020-12-28T08:50:00Z">
        <w:r>
          <w:t xml:space="preserve"> We use an automated parameter estimation program called PEST</w:t>
        </w:r>
      </w:ins>
      <w:ins w:id="637" w:author="David Conklin" w:date="2020-12-28T09:29:00Z">
        <w:r w:rsidR="00230B46">
          <w:t xml:space="preserve"> (</w:t>
        </w:r>
        <w:r w:rsidR="00230B46">
          <w:t>Model-Independent Parameter Estimation and Uncertainty Analysis</w:t>
        </w:r>
      </w:ins>
      <w:ins w:id="638" w:author="David Conklin" w:date="2020-12-28T09:31:00Z">
        <w:r w:rsidR="00D86427">
          <w:t xml:space="preserve">, </w:t>
        </w:r>
        <w:r w:rsidR="00D86427" w:rsidRPr="00D86427">
          <w:t>https://pesthomepage.org/</w:t>
        </w:r>
      </w:ins>
      <w:ins w:id="639" w:author="David Conklin" w:date="2020-12-28T09:29:00Z">
        <w:r w:rsidR="00230B46">
          <w:t>)</w:t>
        </w:r>
      </w:ins>
      <w:ins w:id="640" w:author="David Conklin" w:date="2020-12-28T08:50:00Z">
        <w:r>
          <w:t xml:space="preserve"> </w:t>
        </w:r>
      </w:ins>
      <w:ins w:id="641" w:author="David Conklin" w:date="2020-12-28T08:51:00Z">
        <w:r>
          <w:t xml:space="preserve">to select values for </w:t>
        </w:r>
      </w:ins>
      <w:ins w:id="642" w:author="David Conklin" w:date="2020-12-28T10:03:00Z">
        <w:r w:rsidR="00A13B97">
          <w:t>~</w:t>
        </w:r>
      </w:ins>
      <w:ins w:id="643" w:author="David Conklin" w:date="2020-12-28T08:51:00Z">
        <w:r>
          <w:t>8 parameters.  PES</w:t>
        </w:r>
      </w:ins>
      <w:ins w:id="644" w:author="David Conklin" w:date="2020-12-28T08:52:00Z">
        <w:r>
          <w:t>T is run on some of the smaller drainages and tributary subbasins</w:t>
        </w:r>
      </w:ins>
      <w:ins w:id="645" w:author="David Conklin" w:date="2020-12-28T08:53:00Z">
        <w:r>
          <w:t xml:space="preserve">, a subset of the </w:t>
        </w:r>
      </w:ins>
      <w:ins w:id="646" w:author="David Conklin" w:date="2020-12-28T08:55:00Z">
        <w:r w:rsidR="00C1322F">
          <w:t xml:space="preserve">~40 </w:t>
        </w:r>
      </w:ins>
      <w:ins w:id="647" w:author="David Conklin" w:date="2020-12-28T08:53:00Z">
        <w:r>
          <w:t>watersheds identified by the HBVCALIB</w:t>
        </w:r>
        <w:r w:rsidR="00C1322F">
          <w:t xml:space="preserve"> index.</w:t>
        </w:r>
      </w:ins>
      <w:ins w:id="648" w:author="David Conklin" w:date="2020-12-28T08:55:00Z">
        <w:r w:rsidR="00C1322F">
          <w:t xml:space="preserve">  Parameter values for watersheds not calibrated with PEST </w:t>
        </w:r>
      </w:ins>
      <w:ins w:id="649" w:author="David Conklin" w:date="2020-12-28T08:56:00Z">
        <w:r w:rsidR="00C1322F">
          <w:t>are copied from similarly situated watersheds that have been calibrated with PEST.</w:t>
        </w:r>
      </w:ins>
      <w:ins w:id="650" w:author="David Conklin" w:date="2020-12-28T09:09:00Z">
        <w:r w:rsidR="009852E0">
          <w:t xml:space="preserve">  The use of PE</w:t>
        </w:r>
      </w:ins>
      <w:ins w:id="651" w:author="David Conklin" w:date="2020-12-28T09:10:00Z">
        <w:r w:rsidR="009852E0">
          <w:t>ST is limited by the time it takes to run</w:t>
        </w:r>
      </w:ins>
      <w:ins w:id="652" w:author="David Conklin" w:date="2020-12-28T09:12:00Z">
        <w:r w:rsidR="009852E0">
          <w:t>; choosing parameter values for a single watershed may require si</w:t>
        </w:r>
      </w:ins>
      <w:ins w:id="653" w:author="David Conklin" w:date="2020-12-28T09:13:00Z">
        <w:r w:rsidR="009852E0">
          <w:t>mulating the watershed hundreds of times.  Runn</w:t>
        </w:r>
      </w:ins>
      <w:ins w:id="654" w:author="David Conklin" w:date="2020-12-28T09:14:00Z">
        <w:r w:rsidR="009852E0">
          <w:t xml:space="preserve">ing PEST for a watershed </w:t>
        </w:r>
      </w:ins>
      <w:ins w:id="655" w:author="David Conklin" w:date="2020-12-28T09:15:00Z">
        <w:r w:rsidR="009852E0">
          <w:t>can</w:t>
        </w:r>
      </w:ins>
      <w:ins w:id="656" w:author="David Conklin" w:date="2020-12-28T09:14:00Z">
        <w:r w:rsidR="009852E0">
          <w:t xml:space="preserve"> take several days of computer time.</w:t>
        </w:r>
      </w:ins>
    </w:p>
    <w:p w14:paraId="244A235A" w14:textId="36CB0DD7" w:rsidR="009852E0" w:rsidRDefault="009852E0" w:rsidP="00756D1C">
      <w:pPr>
        <w:ind w:firstLine="720"/>
        <w:rPr>
          <w:ins w:id="657" w:author="David Conklin" w:date="2020-12-28T10:04:00Z"/>
        </w:rPr>
      </w:pPr>
      <w:ins w:id="658" w:author="David Conklin" w:date="2020-12-28T09:16:00Z">
        <w:r>
          <w:t>PEST calibrations were carried out twice for the WW2100 project</w:t>
        </w:r>
      </w:ins>
      <w:ins w:id="659" w:author="David Conklin" w:date="2020-12-28T09:17:00Z">
        <w:r>
          <w:t xml:space="preserve">.  PEST was run on a single small </w:t>
        </w:r>
      </w:ins>
      <w:ins w:id="660" w:author="David Conklin" w:date="2020-12-28T09:18:00Z">
        <w:r>
          <w:t>sub</w:t>
        </w:r>
      </w:ins>
      <w:ins w:id="661" w:author="David Conklin" w:date="2020-12-28T09:17:00Z">
        <w:r>
          <w:t>basin (Chicken Creek</w:t>
        </w:r>
      </w:ins>
      <w:ins w:id="662" w:author="David Conklin" w:date="2020-12-28T09:18:00Z">
        <w:r>
          <w:t xml:space="preserve">, which drains into the </w:t>
        </w:r>
      </w:ins>
      <w:ins w:id="663" w:author="David Conklin" w:date="2020-12-28T09:17:00Z">
        <w:r>
          <w:t xml:space="preserve">Tualatin </w:t>
        </w:r>
      </w:ins>
      <w:ins w:id="664" w:author="David Conklin" w:date="2020-12-28T09:18:00Z">
        <w:r>
          <w:t>River</w:t>
        </w:r>
      </w:ins>
      <w:ins w:id="665" w:author="David Conklin" w:date="2020-12-28T09:17:00Z">
        <w:r>
          <w:t>)</w:t>
        </w:r>
      </w:ins>
      <w:ins w:id="666" w:author="David Conklin" w:date="2020-12-28T09:18:00Z">
        <w:r>
          <w:t xml:space="preserve"> during the</w:t>
        </w:r>
      </w:ins>
      <w:ins w:id="667" w:author="David Conklin" w:date="2020-12-28T09:19:00Z">
        <w:r>
          <w:t xml:space="preserve"> OUWIN project.  Results from the second WW2100 calibration and </w:t>
        </w:r>
      </w:ins>
      <w:ins w:id="668" w:author="David Conklin" w:date="2020-12-28T09:20:00Z">
        <w:r>
          <w:t>from the OUWIN</w:t>
        </w:r>
        <w:r w:rsidR="00230B46">
          <w:t xml:space="preserve"> Chicken Creek calibration are reported in </w:t>
        </w:r>
      </w:ins>
      <w:ins w:id="669" w:author="David Conklin" w:date="2020-12-28T09:21:00Z">
        <w:r w:rsidR="00230B46">
          <w:t>Conklin (2016) and Conklin (2019).</w:t>
        </w:r>
      </w:ins>
    </w:p>
    <w:p w14:paraId="26DED177" w14:textId="6B35AF49" w:rsidR="00A13B97" w:rsidRDefault="00A13B97" w:rsidP="00756D1C">
      <w:pPr>
        <w:ind w:firstLine="720"/>
        <w:rPr>
          <w:ins w:id="670" w:author="David Conklin" w:date="2020-12-28T10:15:00Z"/>
        </w:rPr>
      </w:pPr>
      <w:ins w:id="671" w:author="David Conklin" w:date="2020-12-28T10:04:00Z">
        <w:r>
          <w:t>Values of the HBV parameters are held in the HBV.csv file</w:t>
        </w:r>
      </w:ins>
      <w:ins w:id="672" w:author="David Conklin" w:date="2020-12-28T10:06:00Z">
        <w:r>
          <w:t>, which is iden</w:t>
        </w:r>
      </w:ins>
      <w:ins w:id="673" w:author="David Conklin" w:date="2020-12-28T10:07:00Z">
        <w:r>
          <w:t>tified at 3 places in the Flow XML file: in the  &lt;evap_trans&gt; block</w:t>
        </w:r>
      </w:ins>
      <w:ins w:id="674" w:author="David Conklin" w:date="2020-12-28T10:08:00Z">
        <w:r>
          <w:t xml:space="preserve"> </w:t>
        </w:r>
      </w:ins>
      <w:ins w:id="675" w:author="David Conklin" w:date="2020-12-28T10:09:00Z">
        <w:r>
          <w:t>named</w:t>
        </w:r>
      </w:ins>
      <w:ins w:id="676" w:author="David Conklin" w:date="2020-12-28T10:08:00Z">
        <w:r>
          <w:t xml:space="preserve"> </w:t>
        </w:r>
      </w:ins>
      <w:ins w:id="677" w:author="David Conklin" w:date="2020-12-28T10:09:00Z">
        <w:r>
          <w:t>“</w:t>
        </w:r>
      </w:ins>
      <w:ins w:id="678" w:author="David Conklin" w:date="2020-12-28T10:08:00Z">
        <w:r>
          <w:t>ForestET</w:t>
        </w:r>
      </w:ins>
      <w:ins w:id="679" w:author="David Conklin" w:date="2020-12-28T10:09:00Z">
        <w:r>
          <w:t>”, in the &lt;evap_trans&gt; block named “AgET”,</w:t>
        </w:r>
      </w:ins>
      <w:ins w:id="680" w:author="David Conklin" w:date="2020-12-28T10:07:00Z">
        <w:r>
          <w:t xml:space="preserve"> and in the &lt;tables&gt; block</w:t>
        </w:r>
      </w:ins>
      <w:ins w:id="681" w:author="David Conklin" w:date="2020-12-28T10:10:00Z">
        <w:r>
          <w:t xml:space="preserve"> as a table named “HBV”.  These 3 references should all point to the same file.</w:t>
        </w:r>
      </w:ins>
      <w:ins w:id="682" w:author="David Conklin" w:date="2020-12-28T10:11:00Z">
        <w:r>
          <w:t xml:space="preserve">  Note that not all of the columns in the HBV.csv file contain values from PEST.</w:t>
        </w:r>
      </w:ins>
      <w:ins w:id="683" w:author="David Conklin" w:date="2020-12-28T10:12:00Z">
        <w:r>
          <w:t xml:space="preserve">  In the most recent use of PEST, 4 parameters were given constant values (</w:t>
        </w:r>
      </w:ins>
      <w:ins w:id="684" w:author="David Conklin" w:date="2020-12-28T10:13:00Z">
        <w:r>
          <w:t>TT, CFMAX, CFR, and WP).  Three columns have been added to HBV.csv since the most recent</w:t>
        </w:r>
        <w:r w:rsidR="005C29DF">
          <w:t xml:space="preserve"> work</w:t>
        </w:r>
      </w:ins>
      <w:ins w:id="685" w:author="David Conklin" w:date="2020-12-28T10:14:00Z">
        <w:r w:rsidR="005C29DF">
          <w:t xml:space="preserve"> with PEST: ET_MULT, W2A_SLP, and W2A_INT.  Those 3 parameters will be </w:t>
        </w:r>
      </w:ins>
      <w:ins w:id="686" w:author="David Conklin" w:date="2020-12-28T10:15:00Z">
        <w:r w:rsidR="005C29DF">
          <w:t>described later in this section.</w:t>
        </w:r>
      </w:ins>
    </w:p>
    <w:p w14:paraId="05927F61" w14:textId="54A3631A" w:rsidR="005C29DF" w:rsidRDefault="005C29DF" w:rsidP="00756D1C">
      <w:pPr>
        <w:ind w:firstLine="720"/>
        <w:rPr>
          <w:ins w:id="687" w:author="David Conklin" w:date="2020-12-28T14:27:00Z"/>
        </w:rPr>
      </w:pPr>
      <w:ins w:id="688" w:author="David Conklin" w:date="2020-12-28T10:15:00Z">
        <w:r>
          <w:t xml:space="preserve">The </w:t>
        </w:r>
      </w:ins>
      <w:ins w:id="689" w:author="David Conklin" w:date="2020-12-28T10:16:00Z">
        <w:r>
          <w:t xml:space="preserve">second </w:t>
        </w:r>
      </w:ins>
      <w:ins w:id="690" w:author="David Conklin" w:date="2020-12-28T10:15:00Z">
        <w:r>
          <w:t>PEST cal</w:t>
        </w:r>
      </w:ins>
      <w:ins w:id="691" w:author="David Conklin" w:date="2020-12-28T10:16:00Z">
        <w:r>
          <w:t>ibration for WW2100 (the one described in Conklin 2016) was carried out using “</w:t>
        </w:r>
      </w:ins>
      <w:ins w:id="692" w:author="David Conklin" w:date="2020-12-28T10:17:00Z">
        <w:r>
          <w:t>NRNI” data</w:t>
        </w:r>
      </w:ins>
      <w:ins w:id="693" w:author="David Conklin" w:date="2020-12-28T10:21:00Z">
        <w:r>
          <w:t xml:space="preserve"> for the fifteen years 1980-1994</w:t>
        </w:r>
      </w:ins>
      <w:ins w:id="694" w:author="David Conklin" w:date="2020-12-28T10:17:00Z">
        <w:r>
          <w:t xml:space="preserve"> from the USGS.  “NRNI” stands for “no reservoirs no irrigation”</w:t>
        </w:r>
      </w:ins>
      <w:ins w:id="695" w:author="David Conklin" w:date="2020-12-28T10:18:00Z">
        <w:r>
          <w:t>.  NRNI data is observations from USGS stream gages adjusted</w:t>
        </w:r>
      </w:ins>
      <w:ins w:id="696" w:author="David Conklin" w:date="2020-12-28T10:21:00Z">
        <w:r>
          <w:t xml:space="preserve"> (by t</w:t>
        </w:r>
      </w:ins>
      <w:ins w:id="697" w:author="David Conklin" w:date="2020-12-28T10:22:00Z">
        <w:r>
          <w:t>he USGS)</w:t>
        </w:r>
      </w:ins>
      <w:ins w:id="698" w:author="David Conklin" w:date="2020-12-28T10:18:00Z">
        <w:r>
          <w:t xml:space="preserve"> to remove </w:t>
        </w:r>
      </w:ins>
      <w:ins w:id="699" w:author="David Conklin" w:date="2020-12-28T10:19:00Z">
        <w:r>
          <w:t>anthropogenic effects.</w:t>
        </w:r>
      </w:ins>
      <w:ins w:id="700" w:author="David Conklin" w:date="2020-12-28T10:22:00Z">
        <w:r w:rsidR="00605DC2">
          <w:t xml:space="preserve">  </w:t>
        </w:r>
      </w:ins>
      <w:ins w:id="701" w:author="David Conklin" w:date="2020-12-28T10:23:00Z">
        <w:r w:rsidR="00605DC2">
          <w:t xml:space="preserve">The </w:t>
        </w:r>
      </w:ins>
      <w:ins w:id="702" w:author="David Conklin" w:date="2020-12-28T13:47:00Z">
        <w:r w:rsidR="00FF2BD4">
          <w:t xml:space="preserve">later </w:t>
        </w:r>
      </w:ins>
      <w:ins w:id="703" w:author="David Conklin" w:date="2020-12-28T10:23:00Z">
        <w:r w:rsidR="00605DC2">
          <w:t>OUWIN</w:t>
        </w:r>
      </w:ins>
      <w:ins w:id="704" w:author="David Conklin" w:date="2020-12-28T10:25:00Z">
        <w:r w:rsidR="00997364">
          <w:t xml:space="preserve"> Chicken Creek PEST calibration used actual gage reading</w:t>
        </w:r>
      </w:ins>
      <w:ins w:id="705" w:author="David Conklin" w:date="2020-12-28T10:26:00Z">
        <w:r w:rsidR="00997364">
          <w:t>s for the 7 water years 2009-15, rather than NRNI data</w:t>
        </w:r>
      </w:ins>
      <w:ins w:id="706" w:author="David Conklin" w:date="2020-12-28T10:27:00Z">
        <w:r w:rsidR="00997364">
          <w:t>.</w:t>
        </w:r>
      </w:ins>
      <w:ins w:id="707" w:author="David Conklin" w:date="2020-12-28T10:29:00Z">
        <w:r w:rsidR="00185FAD">
          <w:t xml:space="preserve">  As of 12/28/20, calibration work for CW3M uses actual gage data, not NRNI data, </w:t>
        </w:r>
      </w:ins>
      <w:ins w:id="708" w:author="David Conklin" w:date="2020-12-28T10:30:00Z">
        <w:r w:rsidR="00185FAD">
          <w:t xml:space="preserve">for the 9 calendar years 2010-18 as the </w:t>
        </w:r>
      </w:ins>
      <w:ins w:id="709" w:author="David Conklin" w:date="2020-12-28T10:31:00Z">
        <w:r w:rsidR="00185FAD">
          <w:t>base period.  Simulations for 2010 are begun using initial conditions p</w:t>
        </w:r>
      </w:ins>
      <w:ins w:id="710" w:author="David Conklin" w:date="2020-12-28T10:32:00Z">
        <w:r w:rsidR="00185FAD">
          <w:t>roduced by a 10-year spinup for 2000-09.</w:t>
        </w:r>
      </w:ins>
    </w:p>
    <w:p w14:paraId="1B1DB324" w14:textId="5D6E259F" w:rsidR="003C109D" w:rsidRDefault="003C109D" w:rsidP="00756D1C">
      <w:pPr>
        <w:ind w:firstLine="720"/>
        <w:rPr>
          <w:ins w:id="711" w:author="David Conklin" w:date="2020-12-28T14:27:00Z"/>
        </w:rPr>
      </w:pPr>
    </w:p>
    <w:p w14:paraId="65A631C8" w14:textId="7B66AF0D" w:rsidR="003C109D" w:rsidRDefault="003C109D" w:rsidP="003C109D">
      <w:pPr>
        <w:pStyle w:val="Heading2"/>
        <w:rPr>
          <w:ins w:id="712" w:author="David Conklin" w:date="2020-12-28T08:42:00Z"/>
        </w:rPr>
        <w:pPrChange w:id="713" w:author="David Conklin" w:date="2020-12-28T14:27:00Z">
          <w:pPr>
            <w:ind w:firstLine="720"/>
          </w:pPr>
        </w:pPrChange>
      </w:pPr>
      <w:bookmarkStart w:id="714" w:name="_Toc60065054"/>
      <w:ins w:id="715" w:author="David Conklin" w:date="2020-12-28T14:27:00Z">
        <w:r>
          <w:t>Calibrating streamflow</w:t>
        </w:r>
      </w:ins>
      <w:ins w:id="716" w:author="David Conklin" w:date="2020-12-28T14:28:00Z">
        <w:r>
          <w:t>s</w:t>
        </w:r>
      </w:ins>
      <w:ins w:id="717" w:author="David Conklin" w:date="2020-12-28T14:27:00Z">
        <w:r>
          <w:t xml:space="preserve"> using stream gage measurem</w:t>
        </w:r>
      </w:ins>
      <w:ins w:id="718" w:author="David Conklin" w:date="2020-12-28T14:28:00Z">
        <w:r>
          <w:t>ents</w:t>
        </w:r>
      </w:ins>
      <w:bookmarkEnd w:id="714"/>
    </w:p>
    <w:p w14:paraId="452430A7" w14:textId="70B36ACC" w:rsidR="0039253D" w:rsidRDefault="0039253D" w:rsidP="00756D1C">
      <w:pPr>
        <w:ind w:firstLine="720"/>
        <w:rPr>
          <w:ins w:id="719" w:author="David Conklin" w:date="2020-12-28T13:48:00Z"/>
        </w:rPr>
      </w:pPr>
      <w:ins w:id="720" w:author="David Conklin" w:date="2020-12-28T10:34:00Z">
        <w:r>
          <w:t xml:space="preserve">After the results of </w:t>
        </w:r>
      </w:ins>
      <w:ins w:id="721" w:author="David Conklin" w:date="2020-12-28T10:35:00Z">
        <w:r>
          <w:t xml:space="preserve">any PEST calibrations have been incorporated into the HBV.csv file, then the next step </w:t>
        </w:r>
      </w:ins>
      <w:ins w:id="722" w:author="David Conklin" w:date="2020-12-28T10:36:00Z">
        <w:r>
          <w:t>is to use the available tuning knobs to bring the simulated</w:t>
        </w:r>
      </w:ins>
      <w:ins w:id="723" w:author="David Conklin" w:date="2020-12-28T08:43:00Z">
        <w:r w:rsidR="00756D1C">
          <w:t xml:space="preserve"> monthly streamflows </w:t>
        </w:r>
      </w:ins>
      <w:ins w:id="724" w:author="David Conklin" w:date="2020-12-28T10:37:00Z">
        <w:r>
          <w:t xml:space="preserve">as close as practical to the observed monthly streamflows.  </w:t>
        </w:r>
      </w:ins>
      <w:ins w:id="725" w:author="David Conklin" w:date="2020-12-28T10:38:00Z">
        <w:r>
          <w:t>Wherever USGS gage data exists</w:t>
        </w:r>
      </w:ins>
      <w:ins w:id="726" w:author="David Conklin" w:date="2020-12-28T10:39:00Z">
        <w:r>
          <w:t>, we compare the simulated streamflows to the gage measurements, after aggregating to monthly timesteps.</w:t>
        </w:r>
      </w:ins>
      <w:ins w:id="727" w:author="David Conklin" w:date="2020-12-28T10:40:00Z">
        <w:r>
          <w:t xml:space="preserve">  Generally, when the %BIAS statistic</w:t>
        </w:r>
      </w:ins>
      <w:ins w:id="728" w:author="David Conklin" w:date="2020-12-28T10:41:00Z">
        <w:r>
          <w:t xml:space="preserve"> has a magnitude of 1% or less, and the other Moriasi statistics get grades of S, G, or VG, the</w:t>
        </w:r>
      </w:ins>
      <w:ins w:id="729" w:author="David Conklin" w:date="2020-12-28T10:42:00Z">
        <w:r>
          <w:t>n we consider the calibration for the portion of the study area which drains to that location as satisfactory or better.</w:t>
        </w:r>
      </w:ins>
      <w:ins w:id="730" w:author="David Conklin" w:date="2020-12-28T11:27:00Z">
        <w:r w:rsidR="00200AE1">
          <w:t xml:space="preserve">  The Moriasi statistics are described in a later section “</w:t>
        </w:r>
      </w:ins>
      <w:ins w:id="731" w:author="David Conklin" w:date="2020-12-28T11:28:00Z">
        <w:r w:rsidR="00200AE1">
          <w:t xml:space="preserve">McKenzie </w:t>
        </w:r>
      </w:ins>
      <w:ins w:id="732" w:author="David Conklin" w:date="2020-12-28T11:29:00Z">
        <w:r w:rsidR="00200AE1">
          <w:t>basin w</w:t>
        </w:r>
      </w:ins>
      <w:ins w:id="733" w:author="David Conklin" w:date="2020-12-28T11:28:00Z">
        <w:r w:rsidR="00200AE1">
          <w:t>etland</w:t>
        </w:r>
      </w:ins>
      <w:ins w:id="734" w:author="David Conklin" w:date="2020-12-28T11:29:00Z">
        <w:r w:rsidR="00200AE1">
          <w:t>s</w:t>
        </w:r>
      </w:ins>
      <w:ins w:id="735" w:author="David Conklin" w:date="2020-12-28T11:28:00Z">
        <w:r w:rsidR="00200AE1">
          <w:t xml:space="preserve"> </w:t>
        </w:r>
      </w:ins>
      <w:ins w:id="736" w:author="David Conklin" w:date="2020-12-28T11:29:00Z">
        <w:r w:rsidR="00200AE1">
          <w:t>s</w:t>
        </w:r>
      </w:ins>
      <w:ins w:id="737" w:author="David Conklin" w:date="2020-12-28T11:28:00Z">
        <w:r w:rsidR="00200AE1">
          <w:t>tudy / Calibration and simulation skill”.</w:t>
        </w:r>
      </w:ins>
    </w:p>
    <w:p w14:paraId="2E151A62" w14:textId="7A74764D" w:rsidR="00FF2BD4" w:rsidRDefault="00FF2BD4" w:rsidP="00756D1C">
      <w:pPr>
        <w:ind w:firstLine="720"/>
        <w:rPr>
          <w:ins w:id="738" w:author="David Conklin" w:date="2020-12-28T14:00:00Z"/>
        </w:rPr>
      </w:pPr>
      <w:ins w:id="739" w:author="David Conklin" w:date="2020-12-28T13:48:00Z">
        <w:r>
          <w:t>Ca</w:t>
        </w:r>
      </w:ins>
      <w:ins w:id="740" w:author="David Conklin" w:date="2020-12-28T13:49:00Z">
        <w:r>
          <w:t>libration of upstream reaches affects the flows further downstream, so the calibration process begins with the headwater b</w:t>
        </w:r>
      </w:ins>
      <w:ins w:id="741" w:author="David Conklin" w:date="2020-12-28T13:50:00Z">
        <w:r>
          <w:t xml:space="preserve">asins and proceeds downstream.  Some </w:t>
        </w:r>
      </w:ins>
      <w:ins w:id="742" w:author="David Conklin" w:date="2020-12-28T13:51:00Z">
        <w:r>
          <w:t xml:space="preserve">reaches receive water from springs as well as from runoff.  Springs are specified in the Flow XML file; </w:t>
        </w:r>
      </w:ins>
      <w:ins w:id="743" w:author="David Conklin" w:date="2020-12-28T13:52:00Z">
        <w:r>
          <w:t xml:space="preserve">each spring is associated with a specific reach, </w:t>
        </w:r>
      </w:ins>
      <w:ins w:id="744" w:author="David Conklin" w:date="2020-12-28T13:53:00Z">
        <w:r>
          <w:t>a constant flow rate in m</w:t>
        </w:r>
        <w:r>
          <w:rPr>
            <w:vertAlign w:val="superscript"/>
          </w:rPr>
          <w:t>3</w:t>
        </w:r>
        <w:r>
          <w:t xml:space="preserve">/s, and a constant temperature in </w:t>
        </w:r>
      </w:ins>
      <w:ins w:id="745" w:author="David Conklin" w:date="2020-12-28T13:54:00Z">
        <w:r>
          <w:t>deg C.  The average flow in any reach fed directly or indirec</w:t>
        </w:r>
      </w:ins>
      <w:ins w:id="746" w:author="David Conklin" w:date="2020-12-28T13:55:00Z">
        <w:r>
          <w:t>tly from a spring may be adjusted up or down by changing the specified flow rate for the spring.</w:t>
        </w:r>
      </w:ins>
      <w:ins w:id="747" w:author="David Conklin" w:date="2020-12-28T13:56:00Z">
        <w:r w:rsidR="008F6961">
          <w:t xml:space="preserve">  Since spring flow rates are </w:t>
        </w:r>
      </w:ins>
      <w:ins w:id="748" w:author="David Conklin" w:date="2020-12-28T13:57:00Z">
        <w:r w:rsidR="008F6961">
          <w:t>constant all year long in the model, the adjustments apply uniformly across the year.  Adjustments to the</w:t>
        </w:r>
      </w:ins>
      <w:ins w:id="749" w:author="David Conklin" w:date="2020-12-28T13:58:00Z">
        <w:r w:rsidR="008F6961">
          <w:t xml:space="preserve"> spring flow rates do not serve to make the simulated seasonal pattern of flows conform better to</w:t>
        </w:r>
      </w:ins>
      <w:ins w:id="750" w:author="David Conklin" w:date="2020-12-28T13:59:00Z">
        <w:r w:rsidR="008F6961">
          <w:t xml:space="preserve"> the observed seasonal pattern.  The springs </w:t>
        </w:r>
        <w:r w:rsidR="008F6961">
          <w:lastRenderedPageBreak/>
          <w:t>which feed Clear Lake in McKenzie basin are a special case, which is discusse</w:t>
        </w:r>
      </w:ins>
      <w:ins w:id="751" w:author="David Conklin" w:date="2020-12-28T14:00:00Z">
        <w:r w:rsidR="008F6961">
          <w:t>d in the section on the McKenzie basin wetlands study.</w:t>
        </w:r>
      </w:ins>
    </w:p>
    <w:p w14:paraId="60EB53B8" w14:textId="5DEC0827" w:rsidR="008F6961" w:rsidRPr="003F7628" w:rsidRDefault="008F6961" w:rsidP="00756D1C">
      <w:pPr>
        <w:ind w:firstLine="720"/>
        <w:rPr>
          <w:ins w:id="752" w:author="David Conklin" w:date="2020-12-28T10:37:00Z"/>
        </w:rPr>
      </w:pPr>
      <w:ins w:id="753" w:author="David Conklin" w:date="2020-12-28T14:00:00Z">
        <w:r>
          <w:t>ET</w:t>
        </w:r>
      </w:ins>
      <w:ins w:id="754" w:author="David Conklin" w:date="2020-12-28T14:01:00Z">
        <w:r>
          <w:t xml:space="preserve">_MULT is a tuning knob which affects all the drainages, whether or not they have springs.  ET_MULT </w:t>
        </w:r>
      </w:ins>
      <w:ins w:id="755" w:author="David Conklin" w:date="2020-12-28T14:02:00Z">
        <w:r>
          <w:t>is a multiplier on the simulated evapotranspiration</w:t>
        </w:r>
      </w:ins>
      <w:ins w:id="756" w:author="David Conklin" w:date="2020-12-28T14:19:00Z">
        <w:r w:rsidR="00B043BA">
          <w:t xml:space="preserve"> (ET).  </w:t>
        </w:r>
      </w:ins>
      <w:ins w:id="757" w:author="David Conklin" w:date="2020-12-28T14:20:00Z">
        <w:r w:rsidR="00B043BA">
          <w:t xml:space="preserve">The water which returns to the atmosphere via ET would otherwise end up in the stream, so increasing ET has the effect of </w:t>
        </w:r>
      </w:ins>
      <w:ins w:id="758" w:author="David Conklin" w:date="2020-12-28T14:21:00Z">
        <w:r w:rsidR="00B043BA">
          <w:t>decreasing streamflow and vice versa.  The effect is not strictly linear i</w:t>
        </w:r>
      </w:ins>
      <w:ins w:id="759" w:author="David Conklin" w:date="2020-12-28T14:22:00Z">
        <w:r w:rsidR="00B043BA">
          <w:t>n ET_MULT, because ET is also affected by soil moisture, le</w:t>
        </w:r>
      </w:ins>
      <w:ins w:id="760" w:author="David Conklin" w:date="2020-12-28T14:23:00Z">
        <w:r w:rsidR="00B043BA">
          <w:t xml:space="preserve">af area, and so on.  </w:t>
        </w:r>
      </w:ins>
      <w:ins w:id="761" w:author="David Conklin" w:date="2020-12-28T14:19:00Z">
        <w:r w:rsidR="00B043BA">
          <w:t xml:space="preserve">Since ET itself varies seasonally, </w:t>
        </w:r>
      </w:ins>
      <w:ins w:id="762" w:author="David Conklin" w:date="2020-12-28T14:23:00Z">
        <w:r w:rsidR="00B043BA">
          <w:t>adjusting ET_MULT, unlike changing spring di</w:t>
        </w:r>
      </w:ins>
      <w:ins w:id="763" w:author="David Conklin" w:date="2020-12-28T14:24:00Z">
        <w:r w:rsidR="00B043BA">
          <w:t>scharge rates, can affect the correlation between the seasonal pattern of simulated flows and the seasonal pattern of the observations.</w:t>
        </w:r>
      </w:ins>
    </w:p>
    <w:p w14:paraId="22EC082F" w14:textId="724F9F41" w:rsidR="00756D1C" w:rsidRDefault="00756D1C" w:rsidP="00756D1C">
      <w:pPr>
        <w:ind w:firstLine="720"/>
        <w:rPr>
          <w:ins w:id="764" w:author="David Conklin" w:date="2020-12-28T14:28:00Z"/>
        </w:rPr>
      </w:pPr>
    </w:p>
    <w:p w14:paraId="739D7A38" w14:textId="4A1394BC" w:rsidR="003C109D" w:rsidRDefault="003C109D" w:rsidP="003C109D">
      <w:pPr>
        <w:pStyle w:val="Heading2"/>
        <w:rPr>
          <w:ins w:id="765" w:author="David Conklin" w:date="2020-12-28T14:29:00Z"/>
        </w:rPr>
      </w:pPr>
      <w:bookmarkStart w:id="766" w:name="_Toc60065055"/>
      <w:ins w:id="767" w:author="David Conklin" w:date="2020-12-28T14:29:00Z">
        <w:r>
          <w:t>Calibrating stream temperatures</w:t>
        </w:r>
        <w:bookmarkEnd w:id="766"/>
      </w:ins>
    </w:p>
    <w:p w14:paraId="6C3DCCD5" w14:textId="638BB366" w:rsidR="003C109D" w:rsidRDefault="003C109D" w:rsidP="003C109D">
      <w:pPr>
        <w:rPr>
          <w:ins w:id="768" w:author="David Conklin" w:date="2020-12-28T16:19:00Z"/>
        </w:rPr>
      </w:pPr>
      <w:ins w:id="769" w:author="David Conklin" w:date="2020-12-28T14:30:00Z">
        <w:r>
          <w:tab/>
          <w:t>Stream temperatures are simulated by keeping track of the thermal energy, relative to 0 deg C, of each</w:t>
        </w:r>
      </w:ins>
      <w:ins w:id="770" w:author="David Conklin" w:date="2020-12-28T14:31:00Z">
        <w:r>
          <w:t xml:space="preserve"> </w:t>
        </w:r>
      </w:ins>
      <w:ins w:id="771" w:author="David Conklin" w:date="2020-12-28T14:30:00Z">
        <w:r>
          <w:t>”parcel</w:t>
        </w:r>
      </w:ins>
      <w:ins w:id="772" w:author="David Conklin" w:date="2020-12-28T14:31:00Z">
        <w:r>
          <w:t>” of water tracked by the model in the stream network.  Each subreach has an asso</w:t>
        </w:r>
      </w:ins>
      <w:ins w:id="773" w:author="David Conklin" w:date="2020-12-28T14:32:00Z">
        <w:r>
          <w:t>ciated water parcel, as does each reservoir (and, eventually, each wetland IDU)</w:t>
        </w:r>
      </w:ins>
      <w:ins w:id="774" w:author="David Conklin" w:date="2020-12-28T14:33:00Z">
        <w:r>
          <w:t xml:space="preserve">.  Using this energy balance approach requires supplying a water temperature as well as a water volume for each </w:t>
        </w:r>
      </w:ins>
      <w:ins w:id="775" w:author="David Conklin" w:date="2020-12-28T14:34:00Z">
        <w:r>
          <w:t xml:space="preserve">water parcel entering or leaving the stream network.  Specifying the temperature of water </w:t>
        </w:r>
      </w:ins>
      <w:ins w:id="776" w:author="David Conklin" w:date="2020-12-28T14:35:00Z">
        <w:r>
          <w:t xml:space="preserve">entering the streams is challenging.  </w:t>
        </w:r>
      </w:ins>
      <w:ins w:id="777" w:author="David Conklin" w:date="2020-12-28T15:30:00Z">
        <w:r w:rsidR="0049425F">
          <w:t>As of 12/28/20</w:t>
        </w:r>
      </w:ins>
      <w:ins w:id="778" w:author="David Conklin" w:date="2020-12-28T14:35:00Z">
        <w:r>
          <w:t>, the temperature of wate</w:t>
        </w:r>
      </w:ins>
      <w:ins w:id="779" w:author="David Conklin" w:date="2020-12-28T14:36:00Z">
        <w:r>
          <w:t>r entering a reach</w:t>
        </w:r>
      </w:ins>
      <w:ins w:id="780" w:author="David Conklin" w:date="2020-12-28T14:37:00Z">
        <w:r w:rsidR="00C83F2C">
          <w:t xml:space="preserve"> on a given day</w:t>
        </w:r>
      </w:ins>
      <w:ins w:id="781" w:author="David Conklin" w:date="2020-12-28T14:36:00Z">
        <w:r w:rsidR="00C83F2C">
          <w:t xml:space="preserve"> as runoff or through the streambanks</w:t>
        </w:r>
      </w:ins>
      <w:ins w:id="782" w:author="David Conklin" w:date="2020-12-28T14:37:00Z">
        <w:r w:rsidR="00C83F2C">
          <w:t xml:space="preserve"> is modeled as a linear function of the air temperature on that day</w:t>
        </w:r>
      </w:ins>
      <w:ins w:id="783" w:author="David Conklin" w:date="2020-12-28T14:38:00Z">
        <w:r w:rsidR="00C83F2C">
          <w:t xml:space="preserve"> at the location of the reach.  Doing so requires specifying the slope and intercept of the linear fit, which is</w:t>
        </w:r>
      </w:ins>
      <w:ins w:id="784" w:author="David Conklin" w:date="2020-12-28T14:39:00Z">
        <w:r w:rsidR="00C83F2C">
          <w:t xml:space="preserve"> supplied in the W2A_SLP and W2A_INT columns of the HBV.csv file.</w:t>
        </w:r>
      </w:ins>
      <w:ins w:id="785" w:author="David Conklin" w:date="2020-12-28T15:02:00Z">
        <w:r w:rsidR="00905D84">
          <w:t xml:space="preserve">  Treating runoff temperature on a day as directly proporti</w:t>
        </w:r>
      </w:ins>
      <w:ins w:id="786" w:author="David Conklin" w:date="2020-12-28T15:03:00Z">
        <w:r w:rsidR="00905D84">
          <w:t xml:space="preserve">onal to the air temperature on the same day is not ideal (e.g. spring melt water </w:t>
        </w:r>
      </w:ins>
      <w:ins w:id="787" w:author="David Conklin" w:date="2020-12-28T15:04:00Z">
        <w:r w:rsidR="00905D84">
          <w:t>temperature will not bear the same relationship to air temperature as does summer thunderstorm rain</w:t>
        </w:r>
      </w:ins>
      <w:ins w:id="788" w:author="David Conklin" w:date="2020-12-28T15:05:00Z">
        <w:r w:rsidR="00905D84">
          <w:t xml:space="preserve"> does).  But there is precedent in the literature</w:t>
        </w:r>
      </w:ins>
      <w:ins w:id="789" w:author="David Conklin" w:date="2020-12-28T15:06:00Z">
        <w:r w:rsidR="00905D84">
          <w:t xml:space="preserve"> (</w:t>
        </w:r>
      </w:ins>
      <w:ins w:id="790" w:author="David Conklin" w:date="2020-12-28T15:26:00Z">
        <w:r w:rsidR="0049425F">
          <w:t>Leach &amp; Moore 2019 discuss how others have done what we’re doing, and then</w:t>
        </w:r>
      </w:ins>
      <w:ins w:id="791" w:author="David Conklin" w:date="2020-12-28T15:27:00Z">
        <w:r w:rsidR="0049425F">
          <w:t xml:space="preserve"> go on to propose a better way</w:t>
        </w:r>
      </w:ins>
      <w:ins w:id="792" w:author="David Conklin" w:date="2020-12-28T15:06:00Z">
        <w:r w:rsidR="00905D84">
          <w:t xml:space="preserve">) and it seems to work well enough until we have time to </w:t>
        </w:r>
      </w:ins>
      <w:ins w:id="793" w:author="David Conklin" w:date="2020-12-28T15:27:00Z">
        <w:r w:rsidR="0049425F">
          <w:t>evaluate other alternatives.</w:t>
        </w:r>
      </w:ins>
    </w:p>
    <w:p w14:paraId="016E4B64" w14:textId="5265DD6F" w:rsidR="00CA55FC" w:rsidRDefault="00CA55FC" w:rsidP="003C109D">
      <w:pPr>
        <w:rPr>
          <w:ins w:id="794" w:author="David Conklin" w:date="2020-12-28T15:27:00Z"/>
        </w:rPr>
      </w:pPr>
      <w:ins w:id="795" w:author="David Conklin" w:date="2020-12-28T16:19:00Z">
        <w:r>
          <w:tab/>
          <w:t xml:space="preserve">The stream temperature in reaches fed directly or indirectly by water from springs </w:t>
        </w:r>
      </w:ins>
      <w:ins w:id="796" w:author="David Conklin" w:date="2020-12-28T16:20:00Z">
        <w:r>
          <w:t>is also affected by the specified temperature of the spring water.  The spring water temperature can be used as a tuning knob</w:t>
        </w:r>
      </w:ins>
      <w:ins w:id="797" w:author="David Conklin" w:date="2020-12-28T16:21:00Z">
        <w:r>
          <w:t xml:space="preserve">, although this may lead to an inconsistency between published values, if there are any, of the </w:t>
        </w:r>
      </w:ins>
      <w:ins w:id="798" w:author="David Conklin" w:date="2020-12-28T16:22:00Z">
        <w:r>
          <w:t>spring water temperature and the value actually used in the simulation.</w:t>
        </w:r>
      </w:ins>
    </w:p>
    <w:p w14:paraId="3C7963B8" w14:textId="77777777" w:rsidR="0049425F" w:rsidRDefault="0049425F" w:rsidP="003C109D">
      <w:pPr>
        <w:rPr>
          <w:ins w:id="799" w:author="David Conklin" w:date="2020-12-28T15:32:00Z"/>
        </w:rPr>
      </w:pPr>
      <w:ins w:id="800" w:author="David Conklin" w:date="2020-12-28T15:27:00Z">
        <w:r>
          <w:tab/>
        </w:r>
      </w:ins>
      <w:ins w:id="801" w:author="David Conklin" w:date="2020-12-28T15:28:00Z">
        <w:r>
          <w:t>Stream temperature is also affected by insolation</w:t>
        </w:r>
      </w:ins>
      <w:ins w:id="802" w:author="David Conklin" w:date="2020-12-28T15:29:00Z">
        <w:r>
          <w:t>, which itself is a complicated function of local conditions (vegetation height and density, stream width and orien</w:t>
        </w:r>
      </w:ins>
      <w:ins w:id="803" w:author="David Conklin" w:date="2020-12-28T15:30:00Z">
        <w:r>
          <w:t xml:space="preserve">tation, topographic shading, ...). </w:t>
        </w:r>
      </w:ins>
      <w:ins w:id="804" w:author="David Conklin" w:date="2020-12-28T15:31:00Z">
        <w:r>
          <w:t xml:space="preserve"> As of 12/28/20, simulated insolation of stream reaches is not yet taking the local </w:t>
        </w:r>
      </w:ins>
      <w:ins w:id="805" w:author="David Conklin" w:date="2020-12-28T15:32:00Z">
        <w:r>
          <w:t>conditions into account.</w:t>
        </w:r>
      </w:ins>
    </w:p>
    <w:p w14:paraId="1B8E92F9" w14:textId="092DD2A5" w:rsidR="0049425F" w:rsidRPr="003F7628" w:rsidRDefault="0049425F" w:rsidP="003F7628">
      <w:ins w:id="806" w:author="David Conklin" w:date="2020-12-28T15:32:00Z">
        <w:r>
          <w:tab/>
          <w:t>The water temperature in reservoirs impacts the strea</w:t>
        </w:r>
      </w:ins>
      <w:ins w:id="807" w:author="David Conklin" w:date="2020-12-28T15:33:00Z">
        <w:r>
          <w:t>m temperature in reaches below the reservoirs.  Reservoir water temperature is raised by inso</w:t>
        </w:r>
      </w:ins>
      <w:ins w:id="808" w:author="David Conklin" w:date="2020-12-28T15:34:00Z">
        <w:r>
          <w:t>lation, especially in summer.  The amount of insolation is affected by the topographic shading on the reser</w:t>
        </w:r>
      </w:ins>
      <w:ins w:id="809" w:author="David Conklin" w:date="2020-12-28T15:35:00Z">
        <w:r>
          <w:t>voir water surface.  As of 12/28/20, the model does not yet have any topographic shading data for either reservoirs or reach</w:t>
        </w:r>
      </w:ins>
      <w:ins w:id="810" w:author="David Conklin" w:date="2020-12-28T15:36:00Z">
        <w:r>
          <w:t>es.  As a work</w:t>
        </w:r>
        <w:r w:rsidR="00466BFA">
          <w:t>-around, and possibly as a permanent tuning knob, a parameter</w:t>
        </w:r>
      </w:ins>
      <w:ins w:id="811" w:author="David Conklin" w:date="2020-12-28T16:14:00Z">
        <w:r w:rsidR="006E3BFF">
          <w:t xml:space="preserve"> “</w:t>
        </w:r>
        <w:r w:rsidR="006E3BFF" w:rsidRPr="006E3BFF">
          <w:t>solar_radiation_multiplie</w:t>
        </w:r>
      </w:ins>
      <w:ins w:id="812" w:author="David Conklin" w:date="2020-12-28T16:15:00Z">
        <w:r w:rsidR="006E3BFF">
          <w:t>r” has been added to the &lt;reservoir&gt; block in the Flow XML file</w:t>
        </w:r>
      </w:ins>
      <w:ins w:id="813" w:author="David Conklin" w:date="2020-12-28T16:16:00Z">
        <w:r w:rsidR="006E3BFF">
          <w:t>.  This parameter should be set to a value between 0 and 1 to allow for reduction of insolation of the r</w:t>
        </w:r>
      </w:ins>
      <w:ins w:id="814" w:author="David Conklin" w:date="2020-12-28T16:17:00Z">
        <w:r w:rsidR="006E3BFF">
          <w:t xml:space="preserve">eservoir water surface due to topographic shading.  It can then be dialed up or down to adjust </w:t>
        </w:r>
      </w:ins>
      <w:ins w:id="815" w:author="David Conklin" w:date="2020-12-28T16:18:00Z">
        <w:r w:rsidR="006E3BFF">
          <w:t>downstream water temperatures to get them closer to observed values.</w:t>
        </w:r>
      </w:ins>
      <w:ins w:id="816" w:author="David Conklin" w:date="2020-12-28T15:31:00Z">
        <w:r>
          <w:t xml:space="preserve"> </w:t>
        </w:r>
      </w:ins>
    </w:p>
    <w:p w14:paraId="2AE4C176" w14:textId="77777777" w:rsidR="00C70B81" w:rsidRDefault="000C5A18" w:rsidP="0033601E">
      <w:pPr>
        <w:pStyle w:val="Heading1"/>
      </w:pPr>
      <w:bookmarkStart w:id="817" w:name="_Toc60065056"/>
      <w:r>
        <w:t>North Santiam study area</w:t>
      </w:r>
      <w:bookmarkEnd w:id="817"/>
    </w:p>
    <w:p w14:paraId="24DE991F" w14:textId="77777777" w:rsidR="000C5A18" w:rsidRDefault="000C5A18" w:rsidP="000C5A18"/>
    <w:p w14:paraId="0AA4F828" w14:textId="1F9343B7"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D24E1A">
        <w:t xml:space="preserve">Figure </w:t>
      </w:r>
      <w:r w:rsidR="00D24E1A">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xml:space="preserve">.  Its area is 469,061 acres; it is </w:t>
      </w:r>
      <w:r>
        <w:rPr>
          <w:rFonts w:ascii="Calibri" w:eastAsia="Times New Roman" w:hAnsi="Calibri" w:cs="Calibri"/>
          <w:color w:val="000000"/>
        </w:rPr>
        <w:lastRenderedPageBreak/>
        <w:t>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18" w:name="_Toc60065057"/>
      <w:r>
        <w:rPr>
          <w:rFonts w:eastAsia="Times New Roman"/>
        </w:rPr>
        <w:t>Instream water rights</w:t>
      </w:r>
      <w:bookmarkEnd w:id="81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57927353" w:rsidR="00AE364B" w:rsidRDefault="005C1A69" w:rsidP="005C1A69">
      <w:pPr>
        <w:pStyle w:val="Caption"/>
      </w:pPr>
      <w:bookmarkStart w:id="819"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D24E1A">
        <w:rPr>
          <w:noProof/>
        </w:rPr>
        <w:t>6</w:t>
      </w:r>
      <w:r w:rsidR="000B183E">
        <w:rPr>
          <w:noProof/>
        </w:rPr>
        <w:fldChar w:fldCharType="end"/>
      </w:r>
      <w:r>
        <w:t xml:space="preserve">. Instream water rights in </w:t>
      </w:r>
      <w:r w:rsidR="00077987">
        <w:t>the North Santiam watershed</w:t>
      </w:r>
      <w:bookmarkEnd w:id="819"/>
    </w:p>
    <w:p w14:paraId="0FD5899C" w14:textId="77777777" w:rsidR="0092040E" w:rsidRDefault="0092040E" w:rsidP="0092040E"/>
    <w:p w14:paraId="0E0CDFE5" w14:textId="77777777" w:rsidR="00B91F45" w:rsidRDefault="00B47486" w:rsidP="00B91F45">
      <w:pPr>
        <w:pStyle w:val="Heading2"/>
      </w:pPr>
      <w:bookmarkStart w:id="820" w:name="_Toc60065058"/>
      <w:r>
        <w:t xml:space="preserve">Municipal </w:t>
      </w:r>
      <w:r w:rsidR="00057A5D">
        <w:t>w</w:t>
      </w:r>
      <w:r>
        <w:t xml:space="preserve">ater </w:t>
      </w:r>
      <w:r w:rsidR="00D97755">
        <w:t>r</w:t>
      </w:r>
      <w:r>
        <w:t>ights</w:t>
      </w:r>
      <w:bookmarkEnd w:id="820"/>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821" w:name="_Toc60065059"/>
      <w:r>
        <w:t>McKenzie Basin Wetlands Study</w:t>
      </w:r>
      <w:bookmarkEnd w:id="821"/>
    </w:p>
    <w:p w14:paraId="79498AD8" w14:textId="77777777" w:rsidR="00736461" w:rsidRPr="00D97CDA" w:rsidRDefault="00736461" w:rsidP="00A8214A"/>
    <w:p w14:paraId="2403DDA0" w14:textId="063D759E" w:rsidR="00275338" w:rsidRDefault="003613A1" w:rsidP="00A8214A">
      <w:pPr>
        <w:pStyle w:val="Heading2"/>
      </w:pPr>
      <w:bookmarkStart w:id="822" w:name="_Toc60065060"/>
      <w:r>
        <w:t xml:space="preserve">Project </w:t>
      </w:r>
      <w:r w:rsidR="00DC262D">
        <w:t>Overview</w:t>
      </w:r>
      <w:bookmarkEnd w:id="822"/>
    </w:p>
    <w:p w14:paraId="6C66CC56" w14:textId="1C99B4A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D24E1A">
        <w:t xml:space="preserve">Figure </w:t>
      </w:r>
      <w:r w:rsidR="00D24E1A">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206EEEB9" w:rsidR="00275338" w:rsidRDefault="009767A5" w:rsidP="00A8214A">
      <w:pPr>
        <w:pStyle w:val="Caption"/>
      </w:pPr>
      <w:bookmarkStart w:id="823" w:name="_Ref48282850"/>
      <w:bookmarkStart w:id="824" w:name="_Toc53219839"/>
      <w:r>
        <w:t xml:space="preserve">Figure </w:t>
      </w:r>
      <w:fldSimple w:instr=" SEQ Figure \* ARABIC ">
        <w:r w:rsidR="00D24E1A">
          <w:rPr>
            <w:noProof/>
          </w:rPr>
          <w:t>7</w:t>
        </w:r>
      </w:fldSimple>
      <w:bookmarkEnd w:id="823"/>
      <w:r>
        <w:t>. McKenzie basin in CW3M screen capture</w:t>
      </w:r>
      <w:bookmarkEnd w:id="824"/>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2535DCEE" w:rsidR="004D33B7" w:rsidRDefault="009767A5" w:rsidP="00A8214A">
      <w:pPr>
        <w:pStyle w:val="Caption"/>
      </w:pPr>
      <w:bookmarkStart w:id="825" w:name="_Ref48282776"/>
      <w:bookmarkStart w:id="826" w:name="_Ref48282732"/>
      <w:bookmarkStart w:id="827" w:name="_Toc53219840"/>
      <w:r>
        <w:t xml:space="preserve">Figure </w:t>
      </w:r>
      <w:fldSimple w:instr=" SEQ Figure \* ARABIC ">
        <w:r w:rsidR="00D24E1A">
          <w:rPr>
            <w:noProof/>
          </w:rPr>
          <w:t>8</w:t>
        </w:r>
      </w:fldSimple>
      <w:bookmarkEnd w:id="825"/>
      <w:r>
        <w:t>. Wetlands in the lower McKenzie basin, with their WETL_ID attribute values</w:t>
      </w:r>
      <w:bookmarkEnd w:id="826"/>
      <w:bookmarkEnd w:id="827"/>
    </w:p>
    <w:p w14:paraId="364BDC9E" w14:textId="77777777" w:rsidR="004D33B7" w:rsidRDefault="004D33B7" w:rsidP="00275338"/>
    <w:p w14:paraId="6EF95807" w14:textId="5E566C26" w:rsidR="003613A1" w:rsidRDefault="003613A1" w:rsidP="00A8214A">
      <w:pPr>
        <w:pStyle w:val="Heading2"/>
      </w:pPr>
      <w:bookmarkStart w:id="828" w:name="_Toc60065061"/>
      <w:r>
        <w:t>Model and Simulation Overview</w:t>
      </w:r>
      <w:bookmarkEnd w:id="828"/>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829" w:name="_Toc60065062"/>
      <w:r>
        <w:t>McKenzie wetlands in the initial versions of the IDU, HRU, and Reach data layers</w:t>
      </w:r>
      <w:bookmarkEnd w:id="829"/>
    </w:p>
    <w:p w14:paraId="79661602" w14:textId="0913CBCE"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D24E1A">
        <w:t xml:space="preserve">Figure </w:t>
      </w:r>
      <w:r w:rsidR="00D24E1A">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830" w:name="_Toc49175988"/>
      <w:bookmarkStart w:id="831" w:name="_Toc60065063"/>
      <w:r>
        <w:t>Data changes for better representation of wetlands</w:t>
      </w:r>
      <w:bookmarkEnd w:id="830"/>
      <w:bookmarkEnd w:id="831"/>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832" w:name="_Toc60065064"/>
      <w:r>
        <w:t xml:space="preserve">Projection, </w:t>
      </w:r>
      <w:r w:rsidR="006F174A">
        <w:t>Calendar</w:t>
      </w:r>
      <w:r>
        <w:t>,</w:t>
      </w:r>
      <w:r w:rsidR="006F174A">
        <w:t xml:space="preserve"> and </w:t>
      </w:r>
      <w:r w:rsidR="009D540F">
        <w:t>Units</w:t>
      </w:r>
      <w:bookmarkEnd w:id="832"/>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833" w:name="_Toc60065065"/>
      <w:r>
        <w:t>Simulation of changes in wetlands over time</w:t>
      </w:r>
      <w:bookmarkEnd w:id="833"/>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834" w:name="_Toc60065066"/>
      <w:r>
        <w:t xml:space="preserve">How wetlands </w:t>
      </w:r>
      <w:r w:rsidR="000806A1">
        <w:t>are</w:t>
      </w:r>
      <w:r>
        <w:t xml:space="preserve"> represented</w:t>
      </w:r>
      <w:r w:rsidR="006D6388">
        <w:t xml:space="preserve"> in the model</w:t>
      </w:r>
      <w:bookmarkEnd w:id="834"/>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835" w:name="_Toc60065067"/>
      <w:r>
        <w:t>Attributes of interest in the wetlands study</w:t>
      </w:r>
      <w:bookmarkEnd w:id="835"/>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836" w:name="_Toc60065068"/>
      <w:r>
        <w:t>A WETNESS attribute</w:t>
      </w:r>
      <w:bookmarkEnd w:id="836"/>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837" w:name="_Toc60065069"/>
      <w:r>
        <w:t>Calculating the exchange of water between the wetland and the reach</w:t>
      </w:r>
      <w:bookmarkEnd w:id="837"/>
    </w:p>
    <w:p w14:paraId="71419F3E" w14:textId="001ADEBC" w:rsidR="00871F69" w:rsidRDefault="00871F69" w:rsidP="00871F69">
      <w:pPr>
        <w:pStyle w:val="Heading3"/>
      </w:pPr>
      <w:bookmarkStart w:id="838" w:name="_Toc60065070"/>
      <w:r>
        <w:t xml:space="preserve">Wetland </w:t>
      </w:r>
      <w:r w:rsidR="007A55EC">
        <w:t xml:space="preserve">IDU </w:t>
      </w:r>
      <w:r>
        <w:t>parameters</w:t>
      </w:r>
      <w:bookmarkEnd w:id="838"/>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839" w:name="_Toc60065071"/>
      <w:r>
        <w:t>Reach parameters</w:t>
      </w:r>
      <w:bookmarkEnd w:id="839"/>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840" w:name="_Toc60065072"/>
      <w:r>
        <w:t>Loss (or gain) of wetlands</w:t>
      </w:r>
      <w:bookmarkEnd w:id="840"/>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841" w:name="_Toc60065073"/>
      <w:r>
        <w:t>Reality check</w:t>
      </w:r>
      <w:bookmarkEnd w:id="841"/>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7F8FED87" w:rsidR="006D6388" w:rsidRDefault="006D6388" w:rsidP="006D6388"/>
    <w:p w14:paraId="630C60EC" w14:textId="373158C1" w:rsidR="005F3164" w:rsidRDefault="005F3164" w:rsidP="006D6388"/>
    <w:p w14:paraId="7B26BEC6" w14:textId="1F71396C" w:rsidR="003655CF" w:rsidRDefault="00914CB4" w:rsidP="006D6388">
      <w:pPr>
        <w:rPr>
          <w:noProof/>
        </w:rPr>
      </w:pPr>
      <w:r>
        <w:rPr>
          <w:noProof/>
        </w:rPr>
        <w:drawing>
          <wp:inline distT="0" distB="0" distL="0" distR="0" wp14:anchorId="4A840B45" wp14:editId="46B12AA9">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r>
        <w:rPr>
          <w:noProof/>
        </w:rPr>
        <w:t xml:space="preserve"> </w:t>
      </w:r>
    </w:p>
    <w:p w14:paraId="65FB1B87" w14:textId="77777777" w:rsidR="00E869F7" w:rsidRDefault="00E869F7" w:rsidP="006D6388"/>
    <w:p w14:paraId="1845E1E7" w14:textId="3E267FA1" w:rsidR="00E869F7" w:rsidRDefault="00E869F7" w:rsidP="006D6388">
      <w:r>
        <w:rPr>
          <w:noProof/>
        </w:rPr>
        <w:lastRenderedPageBreak/>
        <w:drawing>
          <wp:inline distT="0" distB="0" distL="0" distR="0" wp14:anchorId="62FBDD98" wp14:editId="1D220BAC">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1540"/>
                    </a:xfrm>
                    <a:prstGeom prst="rect">
                      <a:avLst/>
                    </a:prstGeom>
                  </pic:spPr>
                </pic:pic>
              </a:graphicData>
            </a:graphic>
          </wp:inline>
        </w:drawing>
      </w:r>
    </w:p>
    <w:p w14:paraId="38E34BDD" w14:textId="7861F535" w:rsidR="007E57E4" w:rsidRDefault="007E57E4" w:rsidP="006D6388"/>
    <w:p w14:paraId="6108DC47" w14:textId="1FD168E9" w:rsidR="007E57E4" w:rsidRDefault="00B22A8A" w:rsidP="007E57E4">
      <w:pPr>
        <w:pStyle w:val="Heading2"/>
      </w:pPr>
      <w:bookmarkStart w:id="842" w:name="_Toc60065074"/>
      <w:r>
        <w:t>High Cascades Springs</w:t>
      </w:r>
      <w:bookmarkEnd w:id="842"/>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lastRenderedPageBreak/>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843" w:name="_Toc60065075"/>
      <w:r>
        <w:t>Calibration</w:t>
      </w:r>
      <w:r w:rsidR="00B06ED6">
        <w:t xml:space="preserve"> and simulation skill</w:t>
      </w:r>
      <w:bookmarkEnd w:id="843"/>
    </w:p>
    <w:p w14:paraId="72382DEC" w14:textId="221D3210" w:rsidR="00081FEC" w:rsidDel="00950BB8" w:rsidRDefault="00081FEC" w:rsidP="00081FEC">
      <w:pPr>
        <w:rPr>
          <w:del w:id="844" w:author="David Conklin" w:date="2020-12-26T09:56:00Z"/>
        </w:rPr>
      </w:pPr>
      <w:del w:id="845" w:author="David Conklin" w:date="2020-12-26T09:56:00Z">
        <w:r w:rsidDel="00950BB8">
          <w:delText>For evaluating the model’s skill at simulating streamflows, we use 4 statistics recommended by Moriasi et al. (2007, 2015; see especially Table 5, pp 1771-2 in the 2015 pub).  These “Moriasi statistics” are NSE, PBIAS, RSR, and R</w:delText>
        </w:r>
        <w:r w:rsidDel="00950BB8">
          <w:rPr>
            <w:vertAlign w:val="superscript"/>
          </w:rPr>
          <w:delText>2</w:delText>
        </w:r>
        <w:r w:rsidDel="00950BB8">
          <w:delText xml:space="preserve">.  For stream temperatures, we </w:delText>
        </w:r>
      </w:del>
      <w:del w:id="846" w:author="David Conklin" w:date="2020-12-26T09:54:00Z">
        <w:r w:rsidDel="00950BB8">
          <w:delText>substitute MAE for RSR</w:delText>
        </w:r>
      </w:del>
      <w:del w:id="847" w:author="David Conklin" w:date="2020-12-26T09:56:00Z">
        <w:r w:rsidDel="00950BB8">
          <w:delText>.</w:delText>
        </w:r>
      </w:del>
    </w:p>
    <w:p w14:paraId="4D3E7CB0" w14:textId="55164E9A" w:rsidR="00081FEC" w:rsidRPr="002D591A" w:rsidDel="00950BB8" w:rsidRDefault="00081FEC" w:rsidP="002D591A">
      <w:pPr>
        <w:rPr>
          <w:del w:id="848" w:author="David Conklin" w:date="2020-12-26T09:56:00Z"/>
        </w:rPr>
      </w:pPr>
    </w:p>
    <w:p w14:paraId="08A0E44B" w14:textId="53D24C07" w:rsidR="00A81ED1" w:rsidRDefault="00872B5B" w:rsidP="00A81ED1">
      <w:pPr>
        <w:rPr>
          <w:ins w:id="849" w:author="David Conklin" w:date="2020-12-26T09:56:00Z"/>
        </w:rPr>
      </w:pPr>
      <w:ins w:id="850" w:author="David Conklin" w:date="2020-12-26T08:25:00Z">
        <w:r>
          <w:t>C</w:t>
        </w:r>
      </w:ins>
      <w:del w:id="851" w:author="David Conklin" w:date="2020-12-26T08:25:00Z">
        <w:r w:rsidR="00A81ED1" w:rsidDel="00872B5B">
          <w:delText>Initial c</w:delText>
        </w:r>
      </w:del>
      <w:r w:rsidR="00A81ED1">
        <w:t>alibration of CW3M for the McKenzie basin, done through 1</w:t>
      </w:r>
      <w:r w:rsidR="005160F8">
        <w:t>2/</w:t>
      </w:r>
      <w:ins w:id="852" w:author="David Conklin" w:date="2020-12-26T08:25:00Z">
        <w:r>
          <w:t>26</w:t>
        </w:r>
      </w:ins>
      <w:del w:id="853" w:author="David Conklin" w:date="2020-12-26T08:25:00Z">
        <w:r w:rsidR="00CC3A0F" w:rsidDel="00872B5B">
          <w:delText>7</w:delText>
        </w:r>
      </w:del>
      <w:r w:rsidR="00A81ED1">
        <w:t xml:space="preserve">/20 for the EPA-funded study, </w:t>
      </w:r>
      <w:r w:rsidR="005160F8">
        <w:t xml:space="preserve">has </w:t>
      </w:r>
      <w:ins w:id="854" w:author="David Conklin" w:date="2020-12-26T08:25:00Z">
        <w:r>
          <w:t xml:space="preserve">generally </w:t>
        </w:r>
      </w:ins>
      <w:r w:rsidR="00A81ED1">
        <w:t>yield</w:t>
      </w:r>
      <w:r w:rsidR="005160F8">
        <w:t>ed</w:t>
      </w:r>
      <w:del w:id="855" w:author="David Conklin" w:date="2020-12-26T08:25:00Z">
        <w:r w:rsidR="00A81ED1" w:rsidDel="00872B5B">
          <w:delText xml:space="preserve"> mixed</w:delText>
        </w:r>
      </w:del>
      <w:r w:rsidR="00A81ED1">
        <w:t xml:space="preserve"> good</w:t>
      </w:r>
      <w:del w:id="856" w:author="David Conklin" w:date="2020-12-26T08:25:00Z">
        <w:r w:rsidR="00A81ED1" w:rsidDel="00872B5B">
          <w:delText xml:space="preserve"> and bad</w:delText>
        </w:r>
      </w:del>
      <w:r w:rsidR="00A81ED1">
        <w:t xml:space="preserve"> skill statistics.</w:t>
      </w:r>
      <w:ins w:id="857" w:author="David Conklin" w:date="2020-12-26T08:26:00Z">
        <w:r>
          <w:t xml:space="preserve">  There are </w:t>
        </w:r>
      </w:ins>
      <w:ins w:id="858" w:author="David Conklin" w:date="2020-12-26T08:27:00Z">
        <w:r>
          <w:t>some</w:t>
        </w:r>
      </w:ins>
      <w:ins w:id="859" w:author="David Conklin" w:date="2020-12-26T08:26:00Z">
        <w:r>
          <w:t xml:space="preserve"> exceptions, which are discussed in a later section of this document.</w:t>
        </w:r>
      </w:ins>
      <w:r w:rsidR="00B64193">
        <w:t xml:space="preserve">  Simulated monthly flows for 2010-18 at </w:t>
      </w:r>
      <w:ins w:id="860" w:author="David Conklin" w:date="2020-12-26T08:27:00Z">
        <w:r>
          <w:t>8</w:t>
        </w:r>
      </w:ins>
      <w:del w:id="861" w:author="David Conklin" w:date="2020-12-26T08:27:00Z">
        <w:r w:rsidR="00B64193" w:rsidDel="00872B5B">
          <w:delText>7</w:delText>
        </w:r>
      </w:del>
      <w:r w:rsidR="00B64193">
        <w:t xml:space="preserve"> of the 13 gages listed above match the gage records well enough to rate </w:t>
      </w:r>
      <w:r w:rsidR="003D64A1">
        <w:t xml:space="preserve">generally </w:t>
      </w:r>
      <w:r w:rsidR="00B64193">
        <w:t xml:space="preserve">satisfactory or better, using the Moriasi skill criteria (Moriasi et al. 2007, 2015).  Simulated flows at the other </w:t>
      </w:r>
      <w:ins w:id="862" w:author="David Conklin" w:date="2020-12-26T08:34:00Z">
        <w:r w:rsidR="003C4378">
          <w:t>5</w:t>
        </w:r>
      </w:ins>
      <w:del w:id="863" w:author="David Conklin" w:date="2020-12-26T08:28:00Z">
        <w:r w:rsidR="00B64193" w:rsidDel="00872B5B">
          <w:delText>6</w:delText>
        </w:r>
      </w:del>
      <w:r w:rsidR="00B64193">
        <w:t xml:space="preserve"> gages are not satisfactory.  Simulated monthly stream temperatures are</w:t>
      </w:r>
      <w:r w:rsidR="00CC3A0F">
        <w:t xml:space="preserve"> generally</w:t>
      </w:r>
      <w:r w:rsidR="00B64193">
        <w:t xml:space="preserve"> satisfactory or better at </w:t>
      </w:r>
      <w:r w:rsidR="005160F8">
        <w:t>all</w:t>
      </w:r>
      <w:r w:rsidR="00B64193">
        <w:t xml:space="preserve">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Pr>
        <w:rPr>
          <w:ins w:id="864" w:author="David Conklin" w:date="2020-12-26T09:56:00Z"/>
        </w:rPr>
      </w:pPr>
    </w:p>
    <w:p w14:paraId="73B30CD4" w14:textId="726BB504" w:rsidR="00950BB8" w:rsidRDefault="00950BB8" w:rsidP="00A81ED1">
      <w:ins w:id="865" w:author="David Conklin" w:date="2020-12-26T09:56:00Z">
        <w:r>
          <w:t>The four statistics recommended by Moriasi et al. (2007, 2015; see especially Table 5, pp 1771-2 in the 2015 pub) are describe</w:t>
        </w:r>
      </w:ins>
      <w:ins w:id="866" w:author="David Conklin" w:date="2020-12-26T09:57:00Z">
        <w:r>
          <w:t>d just below</w:t>
        </w:r>
      </w:ins>
      <w:ins w:id="867" w:author="David Conklin" w:date="2020-12-26T09:56:00Z">
        <w:r>
          <w:t>.  These “Moriasi statistics” are NSE, PBIAS, RSR, and R</w:t>
        </w:r>
        <w:r>
          <w:rPr>
            <w:vertAlign w:val="superscript"/>
          </w:rPr>
          <w:t>2</w:t>
        </w:r>
        <w:r>
          <w:t xml:space="preserve">.  For stream temperatures, we add </w:t>
        </w:r>
      </w:ins>
      <w:ins w:id="868" w:author="David Conklin" w:date="2020-12-26T09:57:00Z">
        <w:r>
          <w:t xml:space="preserve">a fifth statistic, </w:t>
        </w:r>
      </w:ins>
      <w:ins w:id="869" w:author="David Conklin" w:date="2020-12-26T09:56:00Z">
        <w:r>
          <w:t>MAE</w:t>
        </w:r>
      </w:ins>
      <w:ins w:id="870" w:author="David Conklin" w:date="2020-12-26T09:57:00Z">
        <w:r>
          <w:t>, the mean absolute error.</w:t>
        </w:r>
      </w:ins>
      <w:ins w:id="871" w:author="David Conklin" w:date="2020-12-26T09:56:00Z">
        <w:r>
          <w:t>.</w:t>
        </w:r>
      </w:ins>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F15A059" w:rsidR="0064217D"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w:t>
      </w:r>
      <w:r w:rsidR="00C2652D">
        <w:lastRenderedPageBreak/>
        <w:t xml:space="preserve">proportional differences between model predictions and measured data”, citing Legates and McCabe (1999). </w:t>
      </w:r>
    </w:p>
    <w:p w14:paraId="10593BFB" w14:textId="34188214" w:rsidR="00081FEC" w:rsidDel="00950BB8" w:rsidRDefault="00081FEC" w:rsidP="00D66025">
      <w:pPr>
        <w:numPr>
          <w:ilvl w:val="0"/>
          <w:numId w:val="3"/>
        </w:numPr>
        <w:rPr>
          <w:del w:id="872" w:author="David Conklin" w:date="2020-12-26T09:59:00Z"/>
        </w:rPr>
      </w:pPr>
      <w:r>
        <w:t>MAE – Mean absolute error.  This is the absolute value of the average difference between the simulated value and an observed value, expressed in the units of the observations.  As such it is useful to</w:t>
      </w:r>
      <w:r w:rsidR="00BE0485">
        <w:t xml:space="preserve"> inform one’s expectation of the accuracy of the simulation</w:t>
      </w:r>
      <w:ins w:id="873" w:author="David Conklin" w:date="2020-12-26T10:00:00Z">
        <w:r w:rsidR="00950BB8">
          <w:t xml:space="preserve"> at </w:t>
        </w:r>
        <w:r w:rsidR="00242528">
          <w:t>a given</w:t>
        </w:r>
      </w:ins>
      <w:r w:rsidR="00BE0485">
        <w:t xml:space="preserve">.  </w:t>
      </w:r>
      <w:del w:id="874" w:author="David Conklin" w:date="2020-12-26T09:59:00Z">
        <w:r w:rsidR="00BE0485" w:rsidDel="00950BB8">
          <w:delText xml:space="preserve">We use MAE in deg C to indicate the </w:delText>
        </w:r>
      </w:del>
      <w:del w:id="875" w:author="David Conklin" w:date="2020-12-26T09:58:00Z">
        <w:r w:rsidR="005A069A" w:rsidDel="00950BB8">
          <w:delText>uncertainty</w:delText>
        </w:r>
        <w:r w:rsidR="00BE0485" w:rsidDel="00950BB8">
          <w:delText xml:space="preserve"> </w:delText>
        </w:r>
      </w:del>
      <w:del w:id="876" w:author="David Conklin" w:date="2020-12-26T09:59:00Z">
        <w:r w:rsidR="00BE0485" w:rsidDel="00950BB8">
          <w:delText>in simulated stream temperatures.</w:delText>
        </w:r>
      </w:del>
    </w:p>
    <w:p w14:paraId="7EE92919" w14:textId="77777777" w:rsidR="00950BB8" w:rsidRPr="0064217D" w:rsidRDefault="00950BB8">
      <w:pPr>
        <w:rPr>
          <w:ins w:id="877" w:author="David Conklin" w:date="2020-12-26T09:59:00Z"/>
        </w:rPr>
        <w:pPrChange w:id="878" w:author="David Conklin" w:date="2020-12-26T09:59:00Z">
          <w:pPr>
            <w:numPr>
              <w:numId w:val="3"/>
            </w:numPr>
            <w:tabs>
              <w:tab w:val="num" w:pos="720"/>
            </w:tabs>
            <w:ind w:left="720" w:hanging="360"/>
          </w:pPr>
        </w:pPrChange>
      </w:pPr>
    </w:p>
    <w:p w14:paraId="30BAC78D" w14:textId="717AA15C" w:rsidR="0064217D" w:rsidRDefault="0064217D">
      <w:pPr>
        <w:numPr>
          <w:ilvl w:val="0"/>
          <w:numId w:val="3"/>
        </w:numPr>
        <w:pPrChange w:id="879" w:author="David Conklin" w:date="2020-12-26T09:59:00Z">
          <w:pPr/>
        </w:pPrChange>
      </w:pPr>
    </w:p>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3857B0EB" w:rsidR="00A81ED1" w:rsidRDefault="00F81EFD" w:rsidP="00A81ED1">
      <w:r>
        <w:lastRenderedPageBreak/>
        <w:t xml:space="preserve">Flow locations with </w:t>
      </w:r>
      <w:r w:rsidR="00961DC2">
        <w:t xml:space="preserve">generally </w:t>
      </w:r>
      <w:r>
        <w:t xml:space="preserve">satisfactory or better simulation skill grades, as of </w:t>
      </w:r>
      <w:del w:id="880" w:author="David Conklin" w:date="2020-12-26T08:41:00Z">
        <w:r w:rsidDel="00610219">
          <w:delText xml:space="preserve">CW3M version </w:delText>
        </w:r>
      </w:del>
      <w:ins w:id="881" w:author="David Conklin" w:date="2020-12-26T08:41:00Z">
        <w:r w:rsidR="00610219">
          <w:t>12/26/20</w:t>
        </w:r>
      </w:ins>
      <w:del w:id="882" w:author="David Conklin" w:date="2020-12-26T08:35:00Z">
        <w:r w:rsidR="00CD73D7" w:rsidDel="003C4378">
          <w:delText>1</w:delText>
        </w:r>
        <w:r w:rsidR="009062DF" w:rsidDel="003C4378">
          <w:delText>51</w:delText>
        </w:r>
      </w:del>
    </w:p>
    <w:p w14:paraId="7DE00C0C" w14:textId="6E688B88" w:rsidR="00B06ED6" w:rsidRPr="002854B5" w:rsidRDefault="00B06ED6" w:rsidP="00D14E53">
      <w:r>
        <w:t>(NS = not satisfactory, S = satisfactory, G  = good, VG = very good)</w:t>
      </w:r>
      <w:r w:rsidR="00961DC2">
        <w:t>. Statistics are calculated on 108 monthly flow values for 2010-18.</w:t>
      </w:r>
    </w:p>
    <w:tbl>
      <w:tblPr>
        <w:tblStyle w:val="TableGrid"/>
        <w:tblW w:w="0" w:type="auto"/>
        <w:tblLook w:val="04A0" w:firstRow="1" w:lastRow="0" w:firstColumn="1" w:lastColumn="0" w:noHBand="0" w:noVBand="1"/>
      </w:tblPr>
      <w:tblGrid>
        <w:gridCol w:w="1109"/>
        <w:gridCol w:w="1109"/>
        <w:gridCol w:w="4394"/>
        <w:gridCol w:w="909"/>
        <w:gridCol w:w="1102"/>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rPr>
          <w:ins w:id="883" w:author="David Conklin" w:date="2020-12-26T08:36:00Z"/>
        </w:trPr>
        <w:tc>
          <w:tcPr>
            <w:tcW w:w="0" w:type="auto"/>
          </w:tcPr>
          <w:p w14:paraId="04764EBE" w14:textId="079AC6CF" w:rsidR="003C4378" w:rsidRDefault="003C4378" w:rsidP="003C4378">
            <w:pPr>
              <w:rPr>
                <w:ins w:id="884" w:author="David Conklin" w:date="2020-12-26T08:36:00Z"/>
              </w:rPr>
            </w:pPr>
            <w:ins w:id="885" w:author="David Conklin" w:date="2020-12-26T08:36:00Z">
              <w:r>
                <w:t>14158500</w:t>
              </w:r>
            </w:ins>
          </w:p>
        </w:tc>
        <w:tc>
          <w:tcPr>
            <w:tcW w:w="0" w:type="auto"/>
          </w:tcPr>
          <w:p w14:paraId="49B77E14" w14:textId="57C9B1D7" w:rsidR="003C4378" w:rsidRDefault="003C4378" w:rsidP="003C4378">
            <w:pPr>
              <w:rPr>
                <w:ins w:id="886" w:author="David Conklin" w:date="2020-12-26T08:36:00Z"/>
              </w:rPr>
            </w:pPr>
            <w:ins w:id="887" w:author="David Conklin" w:date="2020-12-26T08:36:00Z">
              <w:r>
                <w:t>23773373</w:t>
              </w:r>
            </w:ins>
          </w:p>
        </w:tc>
        <w:tc>
          <w:tcPr>
            <w:tcW w:w="0" w:type="auto"/>
          </w:tcPr>
          <w:p w14:paraId="1F6CA1CE" w14:textId="49A75C9B" w:rsidR="003C4378" w:rsidRDefault="003C4378" w:rsidP="003C4378">
            <w:pPr>
              <w:rPr>
                <w:ins w:id="888" w:author="David Conklin" w:date="2020-12-26T08:36:00Z"/>
              </w:rPr>
            </w:pPr>
            <w:ins w:id="889" w:author="David Conklin" w:date="2020-12-26T08:36:00Z">
              <w:r>
                <w:t>MCKENZIE RIVER AT OUTLET OF CLEAR LAKE</w:t>
              </w:r>
            </w:ins>
            <w:ins w:id="890" w:author="David Conklin" w:date="2020-12-26T08:41:00Z">
              <w:r w:rsidR="00610219">
                <w:t xml:space="preserve"> (C202)</w:t>
              </w:r>
            </w:ins>
          </w:p>
        </w:tc>
        <w:tc>
          <w:tcPr>
            <w:tcW w:w="0" w:type="auto"/>
          </w:tcPr>
          <w:p w14:paraId="25881BD4" w14:textId="0F574B12" w:rsidR="003C4378" w:rsidRDefault="003C4378" w:rsidP="003C4378">
            <w:pPr>
              <w:rPr>
                <w:ins w:id="891" w:author="David Conklin" w:date="2020-12-26T08:36:00Z"/>
              </w:rPr>
            </w:pPr>
            <w:ins w:id="892" w:author="David Conklin" w:date="2020-12-26T08:36:00Z">
              <w:r>
                <w:t>%bias</w:t>
              </w:r>
            </w:ins>
          </w:p>
        </w:tc>
        <w:tc>
          <w:tcPr>
            <w:tcW w:w="0" w:type="auto"/>
          </w:tcPr>
          <w:p w14:paraId="71A04C22" w14:textId="5D49A493" w:rsidR="003C4378" w:rsidRDefault="003C4378" w:rsidP="003C4378">
            <w:pPr>
              <w:rPr>
                <w:ins w:id="893" w:author="David Conklin" w:date="2020-12-26T08:36:00Z"/>
              </w:rPr>
            </w:pPr>
            <w:ins w:id="894" w:author="David Conklin" w:date="2020-12-26T08:36:00Z">
              <w:r>
                <w:t>-0.</w:t>
              </w:r>
            </w:ins>
            <w:ins w:id="895" w:author="David Conklin" w:date="2020-12-26T08:38:00Z">
              <w:r>
                <w:t>3</w:t>
              </w:r>
            </w:ins>
            <w:ins w:id="896" w:author="David Conklin" w:date="2020-12-26T08:36:00Z">
              <w:r>
                <w:t>%</w:t>
              </w:r>
            </w:ins>
          </w:p>
        </w:tc>
        <w:tc>
          <w:tcPr>
            <w:tcW w:w="0" w:type="auto"/>
          </w:tcPr>
          <w:p w14:paraId="2D95B66E" w14:textId="2B286256" w:rsidR="003C4378" w:rsidRDefault="003C4378" w:rsidP="003C4378">
            <w:pPr>
              <w:rPr>
                <w:ins w:id="897" w:author="David Conklin" w:date="2020-12-26T08:36:00Z"/>
              </w:rPr>
            </w:pPr>
            <w:ins w:id="898" w:author="David Conklin" w:date="2020-12-26T08:36:00Z">
              <w:r>
                <w:t>VG</w:t>
              </w:r>
            </w:ins>
          </w:p>
        </w:tc>
      </w:tr>
      <w:tr w:rsidR="003C4378" w14:paraId="6294A7FE" w14:textId="77777777" w:rsidTr="0064217D">
        <w:trPr>
          <w:ins w:id="899" w:author="David Conklin" w:date="2020-12-26T08:36:00Z"/>
        </w:trPr>
        <w:tc>
          <w:tcPr>
            <w:tcW w:w="0" w:type="auto"/>
          </w:tcPr>
          <w:p w14:paraId="3AAF592B" w14:textId="77777777" w:rsidR="003C4378" w:rsidRDefault="003C4378" w:rsidP="003C4378">
            <w:pPr>
              <w:rPr>
                <w:ins w:id="900" w:author="David Conklin" w:date="2020-12-26T08:36:00Z"/>
              </w:rPr>
            </w:pPr>
          </w:p>
        </w:tc>
        <w:tc>
          <w:tcPr>
            <w:tcW w:w="0" w:type="auto"/>
          </w:tcPr>
          <w:p w14:paraId="73FC91C5" w14:textId="77777777" w:rsidR="003C4378" w:rsidRDefault="003C4378" w:rsidP="003C4378">
            <w:pPr>
              <w:rPr>
                <w:ins w:id="901" w:author="David Conklin" w:date="2020-12-26T08:36:00Z"/>
              </w:rPr>
            </w:pPr>
          </w:p>
        </w:tc>
        <w:tc>
          <w:tcPr>
            <w:tcW w:w="0" w:type="auto"/>
          </w:tcPr>
          <w:p w14:paraId="3B7139E3" w14:textId="77777777" w:rsidR="003C4378" w:rsidRDefault="003C4378" w:rsidP="003C4378">
            <w:pPr>
              <w:rPr>
                <w:ins w:id="902" w:author="David Conklin" w:date="2020-12-26T08:36:00Z"/>
              </w:rPr>
            </w:pPr>
          </w:p>
        </w:tc>
        <w:tc>
          <w:tcPr>
            <w:tcW w:w="0" w:type="auto"/>
          </w:tcPr>
          <w:p w14:paraId="01C6951B" w14:textId="47513643" w:rsidR="003C4378" w:rsidRDefault="003C4378" w:rsidP="003C4378">
            <w:pPr>
              <w:rPr>
                <w:ins w:id="903" w:author="David Conklin" w:date="2020-12-26T08:36:00Z"/>
              </w:rPr>
            </w:pPr>
            <w:ins w:id="904" w:author="David Conklin" w:date="2020-12-26T08:36:00Z">
              <w:r>
                <w:t>NSE</w:t>
              </w:r>
            </w:ins>
          </w:p>
        </w:tc>
        <w:tc>
          <w:tcPr>
            <w:tcW w:w="0" w:type="auto"/>
          </w:tcPr>
          <w:p w14:paraId="3A52E5E8" w14:textId="2E8F4881" w:rsidR="003C4378" w:rsidRDefault="003C4378" w:rsidP="003C4378">
            <w:pPr>
              <w:rPr>
                <w:ins w:id="905" w:author="David Conklin" w:date="2020-12-26T08:36:00Z"/>
              </w:rPr>
            </w:pPr>
            <w:ins w:id="906" w:author="David Conklin" w:date="2020-12-26T08:36:00Z">
              <w:r>
                <w:t>0.</w:t>
              </w:r>
            </w:ins>
            <w:ins w:id="907" w:author="David Conklin" w:date="2020-12-26T08:38:00Z">
              <w:r>
                <w:t>70</w:t>
              </w:r>
            </w:ins>
          </w:p>
        </w:tc>
        <w:tc>
          <w:tcPr>
            <w:tcW w:w="0" w:type="auto"/>
          </w:tcPr>
          <w:p w14:paraId="194AB87F" w14:textId="172E4141" w:rsidR="003C4378" w:rsidRDefault="003C4378" w:rsidP="003C4378">
            <w:pPr>
              <w:rPr>
                <w:ins w:id="908" w:author="David Conklin" w:date="2020-12-26T08:36:00Z"/>
              </w:rPr>
            </w:pPr>
            <w:ins w:id="909" w:author="David Conklin" w:date="2020-12-26T08:36:00Z">
              <w:r>
                <w:t>S</w:t>
              </w:r>
            </w:ins>
          </w:p>
        </w:tc>
      </w:tr>
      <w:tr w:rsidR="003C4378" w14:paraId="5ACED436" w14:textId="77777777" w:rsidTr="0064217D">
        <w:trPr>
          <w:ins w:id="910" w:author="David Conklin" w:date="2020-12-26T08:36:00Z"/>
        </w:trPr>
        <w:tc>
          <w:tcPr>
            <w:tcW w:w="0" w:type="auto"/>
          </w:tcPr>
          <w:p w14:paraId="00F25948" w14:textId="77777777" w:rsidR="003C4378" w:rsidRDefault="003C4378" w:rsidP="003C4378">
            <w:pPr>
              <w:rPr>
                <w:ins w:id="911" w:author="David Conklin" w:date="2020-12-26T08:36:00Z"/>
              </w:rPr>
            </w:pPr>
          </w:p>
        </w:tc>
        <w:tc>
          <w:tcPr>
            <w:tcW w:w="0" w:type="auto"/>
          </w:tcPr>
          <w:p w14:paraId="6C57E0A4" w14:textId="77777777" w:rsidR="003C4378" w:rsidRDefault="003C4378" w:rsidP="003C4378">
            <w:pPr>
              <w:rPr>
                <w:ins w:id="912" w:author="David Conklin" w:date="2020-12-26T08:36:00Z"/>
              </w:rPr>
            </w:pPr>
          </w:p>
        </w:tc>
        <w:tc>
          <w:tcPr>
            <w:tcW w:w="0" w:type="auto"/>
          </w:tcPr>
          <w:p w14:paraId="0251EA58" w14:textId="77777777" w:rsidR="003C4378" w:rsidRDefault="003C4378" w:rsidP="003C4378">
            <w:pPr>
              <w:rPr>
                <w:ins w:id="913" w:author="David Conklin" w:date="2020-12-26T08:36:00Z"/>
              </w:rPr>
            </w:pPr>
          </w:p>
        </w:tc>
        <w:tc>
          <w:tcPr>
            <w:tcW w:w="0" w:type="auto"/>
          </w:tcPr>
          <w:p w14:paraId="1B97ED3D" w14:textId="648A1E32" w:rsidR="003C4378" w:rsidRDefault="003C4378" w:rsidP="003C4378">
            <w:pPr>
              <w:rPr>
                <w:ins w:id="914" w:author="David Conklin" w:date="2020-12-26T08:36:00Z"/>
              </w:rPr>
            </w:pPr>
            <w:ins w:id="915" w:author="David Conklin" w:date="2020-12-26T08:36:00Z">
              <w:r>
                <w:t>RSR</w:t>
              </w:r>
            </w:ins>
          </w:p>
        </w:tc>
        <w:tc>
          <w:tcPr>
            <w:tcW w:w="0" w:type="auto"/>
          </w:tcPr>
          <w:p w14:paraId="2E750AA4" w14:textId="49825E03" w:rsidR="003C4378" w:rsidRDefault="003C4378" w:rsidP="003C4378">
            <w:pPr>
              <w:rPr>
                <w:ins w:id="916" w:author="David Conklin" w:date="2020-12-26T08:36:00Z"/>
              </w:rPr>
            </w:pPr>
            <w:ins w:id="917" w:author="David Conklin" w:date="2020-12-26T08:36:00Z">
              <w:r>
                <w:t>0.5</w:t>
              </w:r>
            </w:ins>
            <w:ins w:id="918" w:author="David Conklin" w:date="2020-12-26T08:38:00Z">
              <w:r>
                <w:t>5</w:t>
              </w:r>
            </w:ins>
          </w:p>
        </w:tc>
        <w:tc>
          <w:tcPr>
            <w:tcW w:w="0" w:type="auto"/>
          </w:tcPr>
          <w:p w14:paraId="5B25F903" w14:textId="45EC866D" w:rsidR="003C4378" w:rsidRDefault="003C4378" w:rsidP="003C4378">
            <w:pPr>
              <w:rPr>
                <w:ins w:id="919" w:author="David Conklin" w:date="2020-12-26T08:36:00Z"/>
              </w:rPr>
            </w:pPr>
            <w:ins w:id="920" w:author="David Conklin" w:date="2020-12-26T08:36:00Z">
              <w:r>
                <w:t>G</w:t>
              </w:r>
            </w:ins>
          </w:p>
        </w:tc>
      </w:tr>
      <w:tr w:rsidR="003C4378" w14:paraId="5C159B3F" w14:textId="77777777" w:rsidTr="0064217D">
        <w:trPr>
          <w:ins w:id="921" w:author="David Conklin" w:date="2020-12-26T08:36:00Z"/>
        </w:trPr>
        <w:tc>
          <w:tcPr>
            <w:tcW w:w="0" w:type="auto"/>
          </w:tcPr>
          <w:p w14:paraId="45AE1D77" w14:textId="77777777" w:rsidR="003C4378" w:rsidRDefault="003C4378" w:rsidP="003C4378">
            <w:pPr>
              <w:rPr>
                <w:ins w:id="922" w:author="David Conklin" w:date="2020-12-26T08:36:00Z"/>
              </w:rPr>
            </w:pPr>
          </w:p>
        </w:tc>
        <w:tc>
          <w:tcPr>
            <w:tcW w:w="0" w:type="auto"/>
          </w:tcPr>
          <w:p w14:paraId="43AD3ED0" w14:textId="77777777" w:rsidR="003C4378" w:rsidRDefault="003C4378" w:rsidP="003C4378">
            <w:pPr>
              <w:rPr>
                <w:ins w:id="923" w:author="David Conklin" w:date="2020-12-26T08:36:00Z"/>
              </w:rPr>
            </w:pPr>
          </w:p>
        </w:tc>
        <w:tc>
          <w:tcPr>
            <w:tcW w:w="0" w:type="auto"/>
          </w:tcPr>
          <w:p w14:paraId="684F9092" w14:textId="77777777" w:rsidR="003C4378" w:rsidRDefault="003C4378" w:rsidP="003C4378">
            <w:pPr>
              <w:rPr>
                <w:ins w:id="924" w:author="David Conklin" w:date="2020-12-26T08:36:00Z"/>
              </w:rPr>
            </w:pPr>
          </w:p>
        </w:tc>
        <w:tc>
          <w:tcPr>
            <w:tcW w:w="0" w:type="auto"/>
          </w:tcPr>
          <w:p w14:paraId="4F6A172A" w14:textId="1DEDD5A6" w:rsidR="003C4378" w:rsidRDefault="003C4378" w:rsidP="003C4378">
            <w:pPr>
              <w:rPr>
                <w:ins w:id="925" w:author="David Conklin" w:date="2020-12-26T08:36:00Z"/>
              </w:rPr>
            </w:pPr>
            <w:ins w:id="926" w:author="David Conklin" w:date="2020-12-26T08:36:00Z">
              <w:r>
                <w:t>R2</w:t>
              </w:r>
            </w:ins>
          </w:p>
        </w:tc>
        <w:tc>
          <w:tcPr>
            <w:tcW w:w="0" w:type="auto"/>
          </w:tcPr>
          <w:p w14:paraId="34079634" w14:textId="034DCC46" w:rsidR="003C4378" w:rsidRDefault="003C4378" w:rsidP="003C4378">
            <w:pPr>
              <w:rPr>
                <w:ins w:id="927" w:author="David Conklin" w:date="2020-12-26T08:36:00Z"/>
              </w:rPr>
            </w:pPr>
            <w:ins w:id="928" w:author="David Conklin" w:date="2020-12-26T08:36:00Z">
              <w:r>
                <w:t>0.7</w:t>
              </w:r>
            </w:ins>
            <w:ins w:id="929" w:author="David Conklin" w:date="2020-12-26T08:38:00Z">
              <w:r>
                <w:t>0</w:t>
              </w:r>
            </w:ins>
          </w:p>
        </w:tc>
        <w:tc>
          <w:tcPr>
            <w:tcW w:w="0" w:type="auto"/>
          </w:tcPr>
          <w:p w14:paraId="221A0A9B" w14:textId="0C081530" w:rsidR="003C4378" w:rsidRDefault="003C4378" w:rsidP="003C4378">
            <w:pPr>
              <w:rPr>
                <w:ins w:id="930" w:author="David Conklin" w:date="2020-12-26T08:36:00Z"/>
              </w:rPr>
            </w:pPr>
            <w:ins w:id="931" w:author="David Conklin" w:date="2020-12-26T08:36:00Z">
              <w:r>
                <w:t>S</w:t>
              </w:r>
            </w:ins>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0CFCA9F4" w:rsidR="003C4378" w:rsidRDefault="003C4378" w:rsidP="003C4378">
            <w:r>
              <w:t>SMITH R ABV SMITH R RESV</w:t>
            </w:r>
            <w:ins w:id="932" w:author="David Conklin" w:date="2020-12-26T08:39:00Z">
              <w:r>
                <w:t xml:space="preserve"> (C196)</w:t>
              </w:r>
            </w:ins>
          </w:p>
        </w:tc>
        <w:tc>
          <w:tcPr>
            <w:tcW w:w="0" w:type="auto"/>
          </w:tcPr>
          <w:p w14:paraId="7F084B9D" w14:textId="478D07E6" w:rsidR="003C4378" w:rsidRDefault="003C4378" w:rsidP="003C4378">
            <w:r>
              <w:t>%bias</w:t>
            </w:r>
          </w:p>
        </w:tc>
        <w:tc>
          <w:tcPr>
            <w:tcW w:w="0" w:type="auto"/>
          </w:tcPr>
          <w:p w14:paraId="7C49D2AC" w14:textId="3E044178" w:rsidR="003C4378" w:rsidRDefault="003C4378" w:rsidP="003C4378">
            <w:ins w:id="933" w:author="David Conklin" w:date="2020-12-26T08:40:00Z">
              <w:r>
                <w:t>-0.7</w:t>
              </w:r>
            </w:ins>
            <w:del w:id="934" w:author="David Conklin" w:date="2020-12-26T08:40:00Z">
              <w:r w:rsidDel="003C4378">
                <w:delText>0.2</w:delText>
              </w:r>
            </w:del>
            <w:r>
              <w:t>%</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215F511A" w:rsidR="003C4378" w:rsidRDefault="003C4378" w:rsidP="003C4378">
            <w:r>
              <w:t>0.</w:t>
            </w:r>
            <w:ins w:id="935" w:author="David Conklin" w:date="2020-12-26T08:40:00Z">
              <w:r>
                <w:t>70</w:t>
              </w:r>
            </w:ins>
            <w:del w:id="936" w:author="David Conklin" w:date="2020-12-26T08:39:00Z">
              <w:r w:rsidDel="003C4378">
                <w:delText>69</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4450779A" w:rsidR="003C4378" w:rsidRDefault="003C4378" w:rsidP="003C4378">
            <w:r>
              <w:t>0.7</w:t>
            </w:r>
            <w:ins w:id="937" w:author="David Conklin" w:date="2020-12-26T08:40:00Z">
              <w:r>
                <w:t>3</w:t>
              </w:r>
            </w:ins>
            <w:del w:id="938" w:author="David Conklin" w:date="2020-12-26T08:40:00Z">
              <w:r w:rsidDel="003C4378">
                <w:delText>2</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2CC98CFD" w:rsidR="003C4378" w:rsidRDefault="003C4378" w:rsidP="003C4378">
            <w:r>
              <w:t>SO FORK MCKENZIE ABV COUGAR</w:t>
            </w:r>
            <w:ins w:id="939" w:author="David Conklin" w:date="2020-12-26T08:41:00Z">
              <w:r w:rsidR="00610219">
                <w:t xml:space="preserve"> (C201)</w:t>
              </w:r>
            </w:ins>
          </w:p>
        </w:tc>
        <w:tc>
          <w:tcPr>
            <w:tcW w:w="0" w:type="auto"/>
          </w:tcPr>
          <w:p w14:paraId="503614AF" w14:textId="3A28EB6E" w:rsidR="003C4378" w:rsidRDefault="003C4378" w:rsidP="003C4378">
            <w:r>
              <w:t>%bias</w:t>
            </w:r>
          </w:p>
        </w:tc>
        <w:tc>
          <w:tcPr>
            <w:tcW w:w="0" w:type="auto"/>
          </w:tcPr>
          <w:p w14:paraId="45C44D13" w14:textId="1505CE87" w:rsidR="003C4378" w:rsidRDefault="003C4378" w:rsidP="003C4378">
            <w:r>
              <w:t>-</w:t>
            </w:r>
            <w:ins w:id="940" w:author="David Conklin" w:date="2020-12-26T08:42:00Z">
              <w:r w:rsidR="00610219">
                <w:t>0.1</w:t>
              </w:r>
            </w:ins>
            <w:del w:id="941" w:author="David Conklin" w:date="2020-12-26T08:42:00Z">
              <w:r w:rsidDel="00610219">
                <w:delText>10.8</w:delText>
              </w:r>
            </w:del>
            <w:r>
              <w:t>%</w:t>
            </w:r>
          </w:p>
        </w:tc>
        <w:tc>
          <w:tcPr>
            <w:tcW w:w="0" w:type="auto"/>
          </w:tcPr>
          <w:p w14:paraId="16CDA108" w14:textId="5F618CDF" w:rsidR="003C4378" w:rsidRDefault="00610219" w:rsidP="003C4378">
            <w:ins w:id="942" w:author="David Conklin" w:date="2020-12-26T08:42:00Z">
              <w:r>
                <w:t>VG</w:t>
              </w:r>
            </w:ins>
            <w:del w:id="943" w:author="David Conklin" w:date="2020-12-26T08:42:00Z">
              <w:r w:rsidR="003C4378" w:rsidDel="00610219">
                <w:delText>S</w:delText>
              </w:r>
            </w:del>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5AC67479" w:rsidR="003C4378" w:rsidRDefault="003C4378" w:rsidP="003C4378">
            <w:r>
              <w:t>0.</w:t>
            </w:r>
            <w:ins w:id="944" w:author="David Conklin" w:date="2020-12-26T08:42:00Z">
              <w:r w:rsidR="00610219">
                <w:t>84</w:t>
              </w:r>
            </w:ins>
            <w:del w:id="945" w:author="David Conklin" w:date="2020-12-26T08:41:00Z">
              <w:r w:rsidDel="00610219">
                <w:delText>77</w:delText>
              </w:r>
            </w:del>
          </w:p>
        </w:tc>
        <w:tc>
          <w:tcPr>
            <w:tcW w:w="0" w:type="auto"/>
          </w:tcPr>
          <w:p w14:paraId="5570EC34" w14:textId="34A84123" w:rsidR="003C4378" w:rsidRDefault="00610219" w:rsidP="003C4378">
            <w:ins w:id="946" w:author="David Conklin" w:date="2020-12-26T08:42:00Z">
              <w:r>
                <w:t>VG</w:t>
              </w:r>
            </w:ins>
            <w:del w:id="947" w:author="David Conklin" w:date="2020-12-26T08:42:00Z">
              <w:r w:rsidR="003C4378" w:rsidDel="00610219">
                <w:delText>G</w:delText>
              </w:r>
            </w:del>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1AD0D156" w:rsidR="003C4378" w:rsidRDefault="003C4378" w:rsidP="003C4378">
            <w:r>
              <w:t>0.4</w:t>
            </w:r>
            <w:ins w:id="948" w:author="David Conklin" w:date="2020-12-26T08:42:00Z">
              <w:r w:rsidR="00610219">
                <w:t>0</w:t>
              </w:r>
            </w:ins>
            <w:del w:id="949" w:author="David Conklin" w:date="2020-12-26T08:42:00Z">
              <w:r w:rsidDel="00610219">
                <w:delText>7</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57FB7DDF" w:rsidR="003C4378" w:rsidRDefault="003C4378" w:rsidP="003C4378">
            <w:r>
              <w:t>0.8</w:t>
            </w:r>
            <w:ins w:id="950" w:author="David Conklin" w:date="2020-12-26T08:42:00Z">
              <w:r w:rsidR="00610219">
                <w:t>4</w:t>
              </w:r>
            </w:ins>
            <w:del w:id="951" w:author="David Conklin" w:date="2020-12-26T08:42:00Z">
              <w:r w:rsidDel="00610219">
                <w:delText>2</w:delText>
              </w:r>
            </w:del>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16B17A50" w:rsidR="003C4378" w:rsidRDefault="003C4378" w:rsidP="003C4378">
            <w:r>
              <w:t>LOOKOUT CREEK NEAR BLUE RIVER</w:t>
            </w:r>
            <w:ins w:id="952" w:author="David Conklin" w:date="2020-12-26T08:44:00Z">
              <w:r w:rsidR="00610219">
                <w:t xml:space="preserve"> (C201)</w:t>
              </w:r>
            </w:ins>
          </w:p>
        </w:tc>
        <w:tc>
          <w:tcPr>
            <w:tcW w:w="0" w:type="auto"/>
          </w:tcPr>
          <w:p w14:paraId="747FF6B8" w14:textId="58CFA040" w:rsidR="003C4378" w:rsidRDefault="003C4378" w:rsidP="003C4378">
            <w:r>
              <w:t>%bias</w:t>
            </w:r>
          </w:p>
        </w:tc>
        <w:tc>
          <w:tcPr>
            <w:tcW w:w="0" w:type="auto"/>
          </w:tcPr>
          <w:p w14:paraId="6C28E2A8" w14:textId="3D0377B5" w:rsidR="003C4378" w:rsidRDefault="00610219" w:rsidP="003C4378">
            <w:ins w:id="953" w:author="David Conklin" w:date="2020-12-26T08:44:00Z">
              <w:r>
                <w:t>3.7</w:t>
              </w:r>
            </w:ins>
            <w:del w:id="954" w:author="David Conklin" w:date="2020-12-26T08:44:00Z">
              <w:r w:rsidR="003C4378" w:rsidDel="00610219">
                <w:delText>-0.6</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9143FFB" w:rsidR="003C4378" w:rsidRDefault="003C4378" w:rsidP="003C4378">
            <w:r>
              <w:t>0.8</w:t>
            </w:r>
            <w:ins w:id="955" w:author="David Conklin" w:date="2020-12-26T08:45:00Z">
              <w:r w:rsidR="00610219">
                <w:t>6</w:t>
              </w:r>
            </w:ins>
            <w:del w:id="956" w:author="David Conklin" w:date="2020-12-26T08:45:00Z">
              <w:r w:rsidDel="00610219">
                <w:delText>4</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28E7693C" w:rsidR="003C4378" w:rsidRDefault="003C4378" w:rsidP="003C4378">
            <w:r>
              <w:t>0.3</w:t>
            </w:r>
            <w:ins w:id="957" w:author="David Conklin" w:date="2020-12-26T08:45:00Z">
              <w:r w:rsidR="00610219">
                <w:t>8</w:t>
              </w:r>
            </w:ins>
            <w:del w:id="958" w:author="David Conklin" w:date="2020-12-26T08:45:00Z">
              <w:r w:rsidDel="00610219">
                <w:delText>9</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50BCEF99" w:rsidR="003C4378" w:rsidRDefault="003C4378" w:rsidP="003C4378">
            <w:r>
              <w:t>0.8</w:t>
            </w:r>
            <w:ins w:id="959" w:author="David Conklin" w:date="2020-12-26T08:45:00Z">
              <w:r w:rsidR="00610219">
                <w:t>6</w:t>
              </w:r>
            </w:ins>
            <w:del w:id="960" w:author="David Conklin" w:date="2020-12-26T08:45:00Z">
              <w:r w:rsidDel="00610219">
                <w:delText>4</w:delText>
              </w:r>
            </w:del>
          </w:p>
        </w:tc>
        <w:tc>
          <w:tcPr>
            <w:tcW w:w="0" w:type="auto"/>
          </w:tcPr>
          <w:p w14:paraId="7F2AC038" w14:textId="7B40A163" w:rsidR="003C4378" w:rsidRDefault="00610219" w:rsidP="003C4378">
            <w:ins w:id="961" w:author="David Conklin" w:date="2020-12-26T08:45:00Z">
              <w:r>
                <w:t>V</w:t>
              </w:r>
            </w:ins>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7B9D1863" w:rsidR="003C4378" w:rsidRDefault="003C4378" w:rsidP="003C4378">
            <w:r>
              <w:t>BLUE RIVER AT BLUE RIVER</w:t>
            </w:r>
            <w:ins w:id="962" w:author="David Conklin" w:date="2020-12-26T08:45:00Z">
              <w:r w:rsidR="00610219">
                <w:t xml:space="preserve"> (C201)</w:t>
              </w:r>
            </w:ins>
          </w:p>
        </w:tc>
        <w:tc>
          <w:tcPr>
            <w:tcW w:w="0" w:type="auto"/>
          </w:tcPr>
          <w:p w14:paraId="27506014" w14:textId="7618C4AF" w:rsidR="003C4378" w:rsidRDefault="003C4378" w:rsidP="003C4378">
            <w:r>
              <w:t>%bias</w:t>
            </w:r>
          </w:p>
        </w:tc>
        <w:tc>
          <w:tcPr>
            <w:tcW w:w="0" w:type="auto"/>
          </w:tcPr>
          <w:p w14:paraId="5182B9DA" w14:textId="54BD809B" w:rsidR="003C4378" w:rsidRDefault="003C4378" w:rsidP="003C4378">
            <w:r>
              <w:t>-4.</w:t>
            </w:r>
            <w:ins w:id="963" w:author="David Conklin" w:date="2020-12-26T08:46:00Z">
              <w:r w:rsidR="00610219">
                <w:t>5</w:t>
              </w:r>
            </w:ins>
            <w:del w:id="964" w:author="David Conklin" w:date="2020-12-26T08:46:00Z">
              <w:r w:rsidDel="00610219">
                <w:delText>3</w:delText>
              </w:r>
            </w:del>
            <w:r>
              <w:t>%</w:t>
            </w:r>
          </w:p>
        </w:tc>
        <w:tc>
          <w:tcPr>
            <w:tcW w:w="0" w:type="auto"/>
          </w:tcPr>
          <w:p w14:paraId="1F20D131" w14:textId="05600726" w:rsidR="003C4378" w:rsidRDefault="003C4378" w:rsidP="003C4378">
            <w:r>
              <w:t>VG</w:t>
            </w:r>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41F0CD2B" w:rsidR="003C4378" w:rsidRDefault="003C4378" w:rsidP="003C4378">
            <w:r>
              <w:t>0.</w:t>
            </w:r>
            <w:ins w:id="965" w:author="David Conklin" w:date="2020-12-26T08:46:00Z">
              <w:r w:rsidR="00610219">
                <w:t>60</w:t>
              </w:r>
            </w:ins>
            <w:del w:id="966" w:author="David Conklin" w:date="2020-12-26T08:46:00Z">
              <w:r w:rsidDel="00610219">
                <w:delText>52</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4DFBB985" w:rsidR="003C4378" w:rsidRDefault="003C4378" w:rsidP="003C4378">
            <w:r>
              <w:t>0.6</w:t>
            </w:r>
            <w:ins w:id="967" w:author="David Conklin" w:date="2020-12-26T08:46:00Z">
              <w:r w:rsidR="00610219">
                <w:t>3</w:t>
              </w:r>
            </w:ins>
            <w:del w:id="968" w:author="David Conklin" w:date="2020-12-26T08:46:00Z">
              <w:r w:rsidDel="00610219">
                <w:delText>9</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D09076C" w:rsidR="003C4378" w:rsidRDefault="003C4378" w:rsidP="003C4378">
            <w:r>
              <w:t>0.6</w:t>
            </w:r>
            <w:ins w:id="969" w:author="David Conklin" w:date="2020-12-26T08:46:00Z">
              <w:r w:rsidR="00610219">
                <w:t>6</w:t>
              </w:r>
            </w:ins>
            <w:del w:id="970" w:author="David Conklin" w:date="2020-12-26T08:46:00Z">
              <w:r w:rsidDel="00610219">
                <w:delText>0</w:delText>
              </w:r>
            </w:del>
          </w:p>
        </w:tc>
        <w:tc>
          <w:tcPr>
            <w:tcW w:w="0" w:type="auto"/>
          </w:tcPr>
          <w:p w14:paraId="00567A06" w14:textId="21F14F3D" w:rsidR="003C4378" w:rsidRDefault="003C4378" w:rsidP="003C4378">
            <w:del w:id="971" w:author="David Conklin" w:date="2020-12-26T08:46:00Z">
              <w:r w:rsidDel="00610219">
                <w:delText>N</w:delText>
              </w:r>
            </w:del>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0B0A8917" w:rsidR="003C4378" w:rsidRDefault="003C4378" w:rsidP="003C4378">
            <w:r>
              <w:t>MCKENZIE RIVER NEAR VIDA</w:t>
            </w:r>
            <w:ins w:id="972" w:author="David Conklin" w:date="2020-12-26T08:46:00Z">
              <w:r w:rsidR="00613CE3">
                <w:t xml:space="preserve"> (C201</w:t>
              </w:r>
            </w:ins>
            <w:ins w:id="973" w:author="David Conklin" w:date="2020-12-26T08:47:00Z">
              <w:r w:rsidR="00613CE3">
                <w:t>)</w:t>
              </w:r>
            </w:ins>
          </w:p>
        </w:tc>
        <w:tc>
          <w:tcPr>
            <w:tcW w:w="0" w:type="auto"/>
          </w:tcPr>
          <w:p w14:paraId="0BA6EA8B" w14:textId="7045D4AB" w:rsidR="003C4378" w:rsidRDefault="003C4378" w:rsidP="003C4378">
            <w:r>
              <w:t>%bias</w:t>
            </w:r>
          </w:p>
        </w:tc>
        <w:tc>
          <w:tcPr>
            <w:tcW w:w="0" w:type="auto"/>
          </w:tcPr>
          <w:p w14:paraId="1D809B5C" w14:textId="51F6FC64" w:rsidR="003C4378" w:rsidRDefault="00613CE3" w:rsidP="003C4378">
            <w:ins w:id="974" w:author="David Conklin" w:date="2020-12-26T08:50:00Z">
              <w:r>
                <w:t>0.4</w:t>
              </w:r>
            </w:ins>
            <w:del w:id="975" w:author="David Conklin" w:date="2020-12-26T08:48:00Z">
              <w:r w:rsidR="003C4378" w:rsidDel="00613CE3">
                <w:delText>0.</w:delText>
              </w:r>
            </w:del>
            <w:del w:id="976" w:author="David Conklin" w:date="2020-12-26T08:47:00Z">
              <w:r w:rsidR="003C4378" w:rsidDel="00613CE3">
                <w:delText>6</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55183548" w:rsidR="003C4378" w:rsidRDefault="003C4378" w:rsidP="003C4378">
            <w:r>
              <w:t>0.</w:t>
            </w:r>
            <w:ins w:id="977" w:author="David Conklin" w:date="2020-12-26T08:49:00Z">
              <w:r w:rsidR="00613CE3">
                <w:t>7</w:t>
              </w:r>
            </w:ins>
            <w:ins w:id="978" w:author="David Conklin" w:date="2020-12-26T08:50:00Z">
              <w:r w:rsidR="00613CE3">
                <w:t>5</w:t>
              </w:r>
            </w:ins>
            <w:del w:id="979" w:author="David Conklin" w:date="2020-12-26T08:47:00Z">
              <w:r w:rsidDel="00613CE3">
                <w:delText>68</w:delText>
              </w:r>
            </w:del>
          </w:p>
        </w:tc>
        <w:tc>
          <w:tcPr>
            <w:tcW w:w="0" w:type="auto"/>
          </w:tcPr>
          <w:p w14:paraId="3D60D1F3" w14:textId="4050C411" w:rsidR="003C4378" w:rsidRDefault="00613CE3" w:rsidP="003C4378">
            <w:ins w:id="980" w:author="David Conklin" w:date="2020-12-26T08:47:00Z">
              <w:r>
                <w:t>G</w:t>
              </w:r>
            </w:ins>
            <w:del w:id="981" w:author="David Conklin" w:date="2020-12-26T08:47:00Z">
              <w:r w:rsidR="003C4378" w:rsidDel="00613CE3">
                <w:delText>S</w:delText>
              </w:r>
            </w:del>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461575B0" w:rsidR="003C4378" w:rsidRDefault="003C4378" w:rsidP="003C4378">
            <w:r>
              <w:t>0.</w:t>
            </w:r>
            <w:ins w:id="982" w:author="David Conklin" w:date="2020-12-26T08:50:00Z">
              <w:r w:rsidR="00613CE3">
                <w:t>50</w:t>
              </w:r>
            </w:ins>
            <w:del w:id="983" w:author="David Conklin" w:date="2020-12-26T08:48:00Z">
              <w:r w:rsidDel="00613CE3">
                <w:delText>5</w:delText>
              </w:r>
            </w:del>
            <w:del w:id="984" w:author="David Conklin" w:date="2020-12-26T08:47:00Z">
              <w:r w:rsidDel="00613CE3">
                <w:delText>7</w:delText>
              </w:r>
            </w:del>
          </w:p>
        </w:tc>
        <w:tc>
          <w:tcPr>
            <w:tcW w:w="0" w:type="auto"/>
          </w:tcPr>
          <w:p w14:paraId="6AB8B65A" w14:textId="034039B0" w:rsidR="003C4378" w:rsidRDefault="00613CE3" w:rsidP="003C4378">
            <w:ins w:id="985" w:author="David Conklin" w:date="2020-12-26T08:47:00Z">
              <w:r>
                <w:t>V</w:t>
              </w:r>
            </w:ins>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451DCB1C" w:rsidR="003C4378" w:rsidRDefault="003C4378" w:rsidP="003C4378">
            <w:r>
              <w:t>0.</w:t>
            </w:r>
            <w:ins w:id="986" w:author="David Conklin" w:date="2020-12-26T08:47:00Z">
              <w:r w:rsidR="00613CE3">
                <w:t>82</w:t>
              </w:r>
            </w:ins>
            <w:del w:id="987" w:author="David Conklin" w:date="2020-12-26T08:47:00Z">
              <w:r w:rsidDel="00613CE3">
                <w:delText>78</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24D62BD2" w:rsidR="003C4378" w:rsidRDefault="003C4378" w:rsidP="003C4378">
            <w:r>
              <w:t>MCKENZIE RIVER ABV HAYDEN BR</w:t>
            </w:r>
            <w:ins w:id="988" w:author="David Conklin" w:date="2020-12-26T08:48:00Z">
              <w:r w:rsidR="00613CE3">
                <w:t xml:space="preserve"> (C201)</w:t>
              </w:r>
            </w:ins>
          </w:p>
        </w:tc>
        <w:tc>
          <w:tcPr>
            <w:tcW w:w="0" w:type="auto"/>
          </w:tcPr>
          <w:p w14:paraId="18689C03" w14:textId="16E261AF" w:rsidR="003C4378" w:rsidRDefault="003C4378" w:rsidP="003C4378">
            <w:r>
              <w:t>%bias</w:t>
            </w:r>
          </w:p>
        </w:tc>
        <w:tc>
          <w:tcPr>
            <w:tcW w:w="0" w:type="auto"/>
          </w:tcPr>
          <w:p w14:paraId="0035DCAF" w14:textId="36A35F3D" w:rsidR="003C4378" w:rsidRDefault="003C4378" w:rsidP="003C4378">
            <w:r>
              <w:t>-</w:t>
            </w:r>
            <w:ins w:id="989" w:author="David Conklin" w:date="2020-12-26T08:49:00Z">
              <w:r w:rsidR="00613CE3">
                <w:t>2.1</w:t>
              </w:r>
            </w:ins>
            <w:del w:id="990" w:author="David Conklin" w:date="2020-12-26T08:49:00Z">
              <w:r w:rsidDel="00613CE3">
                <w:delText>1.7</w:delText>
              </w:r>
            </w:del>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7974C29" w:rsidR="003C4378" w:rsidRDefault="003C4378" w:rsidP="003C4378">
            <w:r>
              <w:t>0.</w:t>
            </w:r>
            <w:ins w:id="991" w:author="David Conklin" w:date="2020-12-26T08:49:00Z">
              <w:r w:rsidR="00613CE3">
                <w:t>81</w:t>
              </w:r>
            </w:ins>
            <w:del w:id="992" w:author="David Conklin" w:date="2020-12-26T08:49:00Z">
              <w:r w:rsidDel="00613CE3">
                <w:delText>77</w:delText>
              </w:r>
            </w:del>
          </w:p>
        </w:tc>
        <w:tc>
          <w:tcPr>
            <w:tcW w:w="0" w:type="auto"/>
          </w:tcPr>
          <w:p w14:paraId="35BB672A" w14:textId="2E50CB56" w:rsidR="003C4378" w:rsidRDefault="00613CE3" w:rsidP="003C4378">
            <w:ins w:id="993" w:author="David Conklin" w:date="2020-12-26T08:49:00Z">
              <w:r>
                <w:t>V</w:t>
              </w:r>
            </w:ins>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225186CE" w:rsidR="003C4378" w:rsidRDefault="003C4378" w:rsidP="003C4378">
            <w:r>
              <w:t>0.4</w:t>
            </w:r>
            <w:ins w:id="994" w:author="David Conklin" w:date="2020-12-26T08:49:00Z">
              <w:r w:rsidR="00613CE3">
                <w:t>4</w:t>
              </w:r>
            </w:ins>
            <w:del w:id="995" w:author="David Conklin" w:date="2020-12-26T08:49:00Z">
              <w:r w:rsidDel="00613CE3">
                <w:delText>8</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103DCF92" w:rsidR="003C4378" w:rsidRDefault="003C4378" w:rsidP="003C4378">
            <w:r>
              <w:t>0.</w:t>
            </w:r>
            <w:ins w:id="996" w:author="David Conklin" w:date="2020-12-26T08:49:00Z">
              <w:r w:rsidR="00613CE3">
                <w:t>82</w:t>
              </w:r>
            </w:ins>
            <w:del w:id="997" w:author="David Conklin" w:date="2020-12-26T08:49:00Z">
              <w:r w:rsidDel="00613CE3">
                <w:delText>79</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35763397" w:rsidR="003C4378" w:rsidRDefault="003C4378" w:rsidP="003C4378">
            <w:r>
              <w:t>MOHAWK RIVER NEAR SPRINGFIELD</w:t>
            </w:r>
            <w:ins w:id="998" w:author="David Conklin" w:date="2020-12-26T08:51:00Z">
              <w:r w:rsidR="007A6DA3">
                <w:t xml:space="preserve"> (C202)</w:t>
              </w:r>
            </w:ins>
          </w:p>
        </w:tc>
        <w:tc>
          <w:tcPr>
            <w:tcW w:w="0" w:type="auto"/>
          </w:tcPr>
          <w:p w14:paraId="3E7378FF" w14:textId="1660A2C9" w:rsidR="003C4378" w:rsidRDefault="003C4378" w:rsidP="003C4378">
            <w:r>
              <w:t>%bias</w:t>
            </w:r>
          </w:p>
        </w:tc>
        <w:tc>
          <w:tcPr>
            <w:tcW w:w="0" w:type="auto"/>
          </w:tcPr>
          <w:p w14:paraId="6EF59584" w14:textId="4E4B0FF3" w:rsidR="003C4378" w:rsidRDefault="007A6DA3" w:rsidP="003C4378">
            <w:ins w:id="999" w:author="David Conklin" w:date="2020-12-26T08:51:00Z">
              <w:r>
                <w:t>-0.1</w:t>
              </w:r>
            </w:ins>
            <w:del w:id="1000" w:author="David Conklin" w:date="2020-12-26T08:51:00Z">
              <w:r w:rsidR="003C4378" w:rsidDel="007A6DA3">
                <w:delText>0.9</w:delText>
              </w:r>
            </w:del>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30AFBA08" w:rsidR="003C4378" w:rsidRDefault="003C4378" w:rsidP="003C4378">
            <w:r>
              <w:t>0.7</w:t>
            </w:r>
            <w:ins w:id="1001" w:author="David Conklin" w:date="2020-12-26T08:51:00Z">
              <w:r w:rsidR="007A6DA3">
                <w:t>1</w:t>
              </w:r>
            </w:ins>
            <w:del w:id="1002" w:author="David Conklin" w:date="2020-12-26T08:51:00Z">
              <w:r w:rsidDel="007A6DA3">
                <w:delText>3</w:delText>
              </w:r>
            </w:del>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60808A83" w:rsidR="003C4378" w:rsidRDefault="003C4378" w:rsidP="003C4378">
            <w:r>
              <w:t>0.5</w:t>
            </w:r>
            <w:ins w:id="1003" w:author="David Conklin" w:date="2020-12-26T08:51:00Z">
              <w:r w:rsidR="007A6DA3">
                <w:t>4</w:t>
              </w:r>
            </w:ins>
            <w:del w:id="1004" w:author="David Conklin" w:date="2020-12-26T08:51:00Z">
              <w:r w:rsidDel="007A6DA3">
                <w:delText>2</w:delText>
              </w:r>
            </w:del>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3E4EB9FA" w:rsidR="003C4378" w:rsidRDefault="003C4378" w:rsidP="003C4378">
            <w:r>
              <w:t>0.8</w:t>
            </w:r>
            <w:ins w:id="1005" w:author="David Conklin" w:date="2020-12-26T08:51:00Z">
              <w:r w:rsidR="007A6DA3">
                <w:t>5</w:t>
              </w:r>
            </w:ins>
            <w:del w:id="1006" w:author="David Conklin" w:date="2020-12-26T08:51:00Z">
              <w:r w:rsidDel="007A6DA3">
                <w:delText>2</w:delText>
              </w:r>
            </w:del>
          </w:p>
        </w:tc>
        <w:tc>
          <w:tcPr>
            <w:tcW w:w="0" w:type="auto"/>
          </w:tcPr>
          <w:p w14:paraId="5CF5DB88" w14:textId="132C1825" w:rsidR="003C4378" w:rsidRDefault="003C4378" w:rsidP="003C4378">
            <w:del w:id="1007" w:author="David Conklin" w:date="2020-12-26T08:51:00Z">
              <w:r w:rsidDel="007A6DA3">
                <w:delText>G</w:delText>
              </w:r>
            </w:del>
            <w:ins w:id="1008" w:author="David Conklin" w:date="2020-12-26T08:51:00Z">
              <w:r w:rsidR="007A6DA3">
                <w:t>VG</w:t>
              </w:r>
            </w:ins>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rsidDel="00152520" w14:paraId="512F5D8F" w14:textId="09785A1D" w:rsidTr="00D14E53">
        <w:trPr>
          <w:del w:id="1009" w:author="David Conklin" w:date="2020-12-26T08:52:00Z"/>
        </w:trPr>
        <w:tc>
          <w:tcPr>
            <w:tcW w:w="1870" w:type="dxa"/>
          </w:tcPr>
          <w:p w14:paraId="67291E46" w14:textId="04284D95" w:rsidR="00F81EFD" w:rsidDel="00152520" w:rsidRDefault="00F81EFD" w:rsidP="007E57E4">
            <w:pPr>
              <w:rPr>
                <w:del w:id="1010" w:author="David Conklin" w:date="2020-12-26T08:52:00Z"/>
              </w:rPr>
            </w:pPr>
            <w:del w:id="1011" w:author="David Conklin" w:date="2020-12-26T08:52:00Z">
              <w:r w:rsidDel="00152520">
                <w:delText>14158500</w:delText>
              </w:r>
            </w:del>
          </w:p>
        </w:tc>
        <w:tc>
          <w:tcPr>
            <w:tcW w:w="1870" w:type="dxa"/>
          </w:tcPr>
          <w:p w14:paraId="2F7B58FE" w14:textId="1ED5A978" w:rsidR="00F81EFD" w:rsidDel="00152520" w:rsidRDefault="00F81EFD" w:rsidP="007E57E4">
            <w:pPr>
              <w:rPr>
                <w:del w:id="1012" w:author="David Conklin" w:date="2020-12-26T08:52:00Z"/>
              </w:rPr>
            </w:pPr>
            <w:del w:id="1013" w:author="David Conklin" w:date="2020-12-26T08:52:00Z">
              <w:r w:rsidDel="00152520">
                <w:delText>23773373</w:delText>
              </w:r>
            </w:del>
          </w:p>
        </w:tc>
        <w:tc>
          <w:tcPr>
            <w:tcW w:w="4355" w:type="dxa"/>
          </w:tcPr>
          <w:p w14:paraId="2A11E1E4" w14:textId="1078E866" w:rsidR="00F81EFD" w:rsidDel="00152520" w:rsidRDefault="00F81EFD" w:rsidP="007E57E4">
            <w:pPr>
              <w:rPr>
                <w:del w:id="1014" w:author="David Conklin" w:date="2020-12-26T08:52:00Z"/>
              </w:rPr>
            </w:pPr>
            <w:del w:id="1015" w:author="David Conklin" w:date="2020-12-26T08:52:00Z">
              <w:r w:rsidDel="00152520">
                <w:delText>MCKENZIE RIVER AT OUTLET OF CLEAR LAKE</w:delText>
              </w:r>
            </w:del>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Del="00152520" w:rsidRDefault="006200EB">
      <w:pPr>
        <w:rPr>
          <w:del w:id="1016" w:author="David Conklin" w:date="2020-12-26T08:52:00Z"/>
        </w:rPr>
      </w:pPr>
      <w:r>
        <w:br w:type="page"/>
      </w:r>
    </w:p>
    <w:p w14:paraId="025588A3" w14:textId="0B4CBBAA" w:rsidR="00E70EE0" w:rsidRDefault="00E70EE0" w:rsidP="007E57E4">
      <w:r>
        <w:t xml:space="preserve">Temperature sensor locations with </w:t>
      </w:r>
      <w:r w:rsidR="0090573C">
        <w:t xml:space="preserve">generally </w:t>
      </w:r>
      <w:r>
        <w:t xml:space="preserve">satisfactory or better simulation skill grades, as of ver. </w:t>
      </w:r>
      <w:r w:rsidR="005160F8">
        <w:t>1</w:t>
      </w:r>
      <w:r w:rsidR="0025684C">
        <w:t>51</w:t>
      </w:r>
    </w:p>
    <w:tbl>
      <w:tblPr>
        <w:tblStyle w:val="TableGrid"/>
        <w:tblW w:w="0" w:type="auto"/>
        <w:tblLook w:val="04A0" w:firstRow="1" w:lastRow="0" w:firstColumn="1" w:lastColumn="0" w:noHBand="0" w:noVBand="1"/>
        <w:tblPrChange w:id="1017" w:author="David Conklin" w:date="2020-12-26T09:53:00Z">
          <w:tblPr>
            <w:tblStyle w:val="TableGrid"/>
            <w:tblW w:w="0" w:type="auto"/>
            <w:tblLook w:val="04A0" w:firstRow="1" w:lastRow="0" w:firstColumn="1" w:lastColumn="0" w:noHBand="0" w:noVBand="1"/>
          </w:tblPr>
        </w:tblPrChange>
      </w:tblPr>
      <w:tblGrid>
        <w:gridCol w:w="1109"/>
        <w:gridCol w:w="1109"/>
        <w:gridCol w:w="4347"/>
        <w:gridCol w:w="970"/>
        <w:gridCol w:w="1088"/>
        <w:gridCol w:w="727"/>
        <w:tblGridChange w:id="1018">
          <w:tblGrid>
            <w:gridCol w:w="1110"/>
            <w:gridCol w:w="1109"/>
            <w:gridCol w:w="3845"/>
            <w:gridCol w:w="1243"/>
            <w:gridCol w:w="1316"/>
            <w:gridCol w:w="727"/>
          </w:tblGrid>
        </w:tblGridChange>
      </w:tblGrid>
      <w:tr w:rsidR="00245C85" w14:paraId="553C1842" w14:textId="1ACF3678" w:rsidTr="00245C85">
        <w:tc>
          <w:tcPr>
            <w:tcW w:w="0" w:type="auto"/>
            <w:tcPrChange w:id="1019" w:author="David Conklin" w:date="2020-12-26T09:53:00Z">
              <w:tcPr>
                <w:tcW w:w="0" w:type="auto"/>
              </w:tcPr>
            </w:tcPrChange>
          </w:tcPr>
          <w:p w14:paraId="5739CB03" w14:textId="7D90C063" w:rsidR="00245C85" w:rsidRDefault="00245C85" w:rsidP="007E57E4">
            <w:r>
              <w:t>gage</w:t>
            </w:r>
          </w:p>
        </w:tc>
        <w:tc>
          <w:tcPr>
            <w:tcW w:w="0" w:type="auto"/>
            <w:tcPrChange w:id="1020" w:author="David Conklin" w:date="2020-12-26T09:53:00Z">
              <w:tcPr>
                <w:tcW w:w="0" w:type="auto"/>
              </w:tcPr>
            </w:tcPrChange>
          </w:tcPr>
          <w:p w14:paraId="5F2E048C" w14:textId="4F0CF0E4" w:rsidR="00245C85" w:rsidRDefault="00245C85" w:rsidP="007E57E4">
            <w:r>
              <w:t>COMID</w:t>
            </w:r>
          </w:p>
        </w:tc>
        <w:tc>
          <w:tcPr>
            <w:tcW w:w="4347" w:type="dxa"/>
            <w:tcPrChange w:id="1021" w:author="David Conklin" w:date="2020-12-26T09:53:00Z">
              <w:tcPr>
                <w:tcW w:w="0" w:type="auto"/>
              </w:tcPr>
            </w:tcPrChange>
          </w:tcPr>
          <w:p w14:paraId="037157EA" w14:textId="663E3C19" w:rsidR="00245C85" w:rsidRDefault="00245C85" w:rsidP="007E57E4">
            <w:r>
              <w:t>location</w:t>
            </w:r>
          </w:p>
        </w:tc>
        <w:tc>
          <w:tcPr>
            <w:tcW w:w="970" w:type="dxa"/>
            <w:tcPrChange w:id="1022" w:author="David Conklin" w:date="2020-12-26T09:53:00Z">
              <w:tcPr>
                <w:tcW w:w="0" w:type="auto"/>
              </w:tcPr>
            </w:tcPrChange>
          </w:tcPr>
          <w:p w14:paraId="2E465273" w14:textId="4A78AA69" w:rsidR="00245C85" w:rsidRDefault="00245C85" w:rsidP="007E57E4">
            <w:r>
              <w:t>statistic</w:t>
            </w:r>
          </w:p>
        </w:tc>
        <w:tc>
          <w:tcPr>
            <w:tcW w:w="1088" w:type="dxa"/>
            <w:tcPrChange w:id="1023" w:author="David Conklin" w:date="2020-12-26T09:53:00Z">
              <w:tcPr>
                <w:tcW w:w="0" w:type="auto"/>
              </w:tcPr>
            </w:tcPrChange>
          </w:tcPr>
          <w:p w14:paraId="5AD5C038" w14:textId="26E12AF2" w:rsidR="00245C85" w:rsidRDefault="00245C85" w:rsidP="007E57E4">
            <w:r>
              <w:t>value</w:t>
            </w:r>
          </w:p>
        </w:tc>
        <w:tc>
          <w:tcPr>
            <w:tcW w:w="0" w:type="auto"/>
            <w:tcPrChange w:id="1024" w:author="David Conklin" w:date="2020-12-26T09:53:00Z">
              <w:tcPr>
                <w:tcW w:w="0" w:type="auto"/>
              </w:tcPr>
            </w:tcPrChange>
          </w:tcPr>
          <w:p w14:paraId="72EE119F" w14:textId="2E2A9CDA" w:rsidR="00245C85" w:rsidRDefault="00245C85" w:rsidP="007E57E4">
            <w:r>
              <w:t>grade</w:t>
            </w:r>
          </w:p>
        </w:tc>
      </w:tr>
      <w:tr w:rsidR="00245C85" w14:paraId="132190CB" w14:textId="56D0D559" w:rsidTr="00245C85">
        <w:tc>
          <w:tcPr>
            <w:tcW w:w="0" w:type="auto"/>
            <w:tcPrChange w:id="1025" w:author="David Conklin" w:date="2020-12-26T09:53:00Z">
              <w:tcPr>
                <w:tcW w:w="0" w:type="auto"/>
              </w:tcPr>
            </w:tcPrChange>
          </w:tcPr>
          <w:p w14:paraId="7D7B75BD" w14:textId="3586976B" w:rsidR="00245C85" w:rsidRDefault="00245C85" w:rsidP="00E70EE0">
            <w:r>
              <w:t>14159200</w:t>
            </w:r>
          </w:p>
        </w:tc>
        <w:tc>
          <w:tcPr>
            <w:tcW w:w="0" w:type="auto"/>
            <w:tcPrChange w:id="1026" w:author="David Conklin" w:date="2020-12-26T09:53:00Z">
              <w:tcPr>
                <w:tcW w:w="0" w:type="auto"/>
              </w:tcPr>
            </w:tcPrChange>
          </w:tcPr>
          <w:p w14:paraId="0460C4BB" w14:textId="0748305B" w:rsidR="00245C85" w:rsidRDefault="00245C85" w:rsidP="00E70EE0">
            <w:r>
              <w:t>23773037</w:t>
            </w:r>
          </w:p>
        </w:tc>
        <w:tc>
          <w:tcPr>
            <w:tcW w:w="4347" w:type="dxa"/>
            <w:tcPrChange w:id="1027" w:author="David Conklin" w:date="2020-12-26T09:53:00Z">
              <w:tcPr>
                <w:tcW w:w="0" w:type="auto"/>
              </w:tcPr>
            </w:tcPrChange>
          </w:tcPr>
          <w:p w14:paraId="0F67F129" w14:textId="2AFA8AC4" w:rsidR="00245C85" w:rsidRDefault="00245C85" w:rsidP="00E70EE0">
            <w:r>
              <w:t>SO FK MCKENZIE ABOVE COUGAR</w:t>
            </w:r>
            <w:ins w:id="1028" w:author="David Conklin" w:date="2020-12-26T08:55:00Z">
              <w:r>
                <w:t xml:space="preserve"> (C201)</w:t>
              </w:r>
            </w:ins>
          </w:p>
        </w:tc>
        <w:tc>
          <w:tcPr>
            <w:tcW w:w="970" w:type="dxa"/>
            <w:tcPrChange w:id="1029" w:author="David Conklin" w:date="2020-12-26T09:53:00Z">
              <w:tcPr>
                <w:tcW w:w="0" w:type="auto"/>
              </w:tcPr>
            </w:tcPrChange>
          </w:tcPr>
          <w:p w14:paraId="219B605A" w14:textId="43B0B515" w:rsidR="00245C85" w:rsidRDefault="00245C85" w:rsidP="00E70EE0">
            <w:r>
              <w:t>%bias</w:t>
            </w:r>
          </w:p>
        </w:tc>
        <w:tc>
          <w:tcPr>
            <w:tcW w:w="1088" w:type="dxa"/>
            <w:tcPrChange w:id="1030" w:author="David Conklin" w:date="2020-12-26T09:53:00Z">
              <w:tcPr>
                <w:tcW w:w="0" w:type="auto"/>
              </w:tcPr>
            </w:tcPrChange>
          </w:tcPr>
          <w:p w14:paraId="60CC27D9" w14:textId="6889E42A" w:rsidR="00245C85" w:rsidRDefault="00245C85" w:rsidP="00E70EE0">
            <w:r>
              <w:t>-1</w:t>
            </w:r>
            <w:ins w:id="1031" w:author="David Conklin" w:date="2020-12-26T08:53:00Z">
              <w:r>
                <w:t>.7</w:t>
              </w:r>
            </w:ins>
            <w:del w:id="1032" w:author="David Conklin" w:date="2020-12-26T08:53:00Z">
              <w:r w:rsidDel="00152520">
                <w:delText>0.2</w:delText>
              </w:r>
            </w:del>
            <w:r>
              <w:t>%</w:t>
            </w:r>
          </w:p>
        </w:tc>
        <w:tc>
          <w:tcPr>
            <w:tcW w:w="0" w:type="auto"/>
            <w:tcPrChange w:id="1033" w:author="David Conklin" w:date="2020-12-26T09:53:00Z">
              <w:tcPr>
                <w:tcW w:w="0" w:type="auto"/>
              </w:tcPr>
            </w:tcPrChange>
          </w:tcPr>
          <w:p w14:paraId="1E0F0D76" w14:textId="49094400" w:rsidR="00245C85" w:rsidRDefault="00245C85" w:rsidP="00E70EE0">
            <w:ins w:id="1034" w:author="David Conklin" w:date="2020-12-26T08:53:00Z">
              <w:r>
                <w:t>VG</w:t>
              </w:r>
            </w:ins>
            <w:del w:id="1035" w:author="David Conklin" w:date="2020-12-26T08:53:00Z">
              <w:r w:rsidDel="00152520">
                <w:delText>S</w:delText>
              </w:r>
            </w:del>
          </w:p>
        </w:tc>
      </w:tr>
      <w:tr w:rsidR="00245C85" w14:paraId="04236B81" w14:textId="1CC79A54" w:rsidTr="00245C85">
        <w:tc>
          <w:tcPr>
            <w:tcW w:w="0" w:type="auto"/>
            <w:tcPrChange w:id="1036" w:author="David Conklin" w:date="2020-12-26T09:53:00Z">
              <w:tcPr>
                <w:tcW w:w="0" w:type="auto"/>
              </w:tcPr>
            </w:tcPrChange>
          </w:tcPr>
          <w:p w14:paraId="7693C2C2" w14:textId="77777777" w:rsidR="00245C85" w:rsidRDefault="00245C85" w:rsidP="00E70EE0"/>
        </w:tc>
        <w:tc>
          <w:tcPr>
            <w:tcW w:w="0" w:type="auto"/>
            <w:tcPrChange w:id="1037" w:author="David Conklin" w:date="2020-12-26T09:53:00Z">
              <w:tcPr>
                <w:tcW w:w="0" w:type="auto"/>
              </w:tcPr>
            </w:tcPrChange>
          </w:tcPr>
          <w:p w14:paraId="1DA38DF4" w14:textId="77777777" w:rsidR="00245C85" w:rsidRDefault="00245C85" w:rsidP="00E70EE0"/>
        </w:tc>
        <w:tc>
          <w:tcPr>
            <w:tcW w:w="4347" w:type="dxa"/>
            <w:tcPrChange w:id="1038" w:author="David Conklin" w:date="2020-12-26T09:53:00Z">
              <w:tcPr>
                <w:tcW w:w="0" w:type="auto"/>
              </w:tcPr>
            </w:tcPrChange>
          </w:tcPr>
          <w:p w14:paraId="26899EB0" w14:textId="77777777" w:rsidR="00245C85" w:rsidRDefault="00245C85" w:rsidP="00E70EE0"/>
        </w:tc>
        <w:tc>
          <w:tcPr>
            <w:tcW w:w="970" w:type="dxa"/>
            <w:tcPrChange w:id="1039" w:author="David Conklin" w:date="2020-12-26T09:53:00Z">
              <w:tcPr>
                <w:tcW w:w="0" w:type="auto"/>
              </w:tcPr>
            </w:tcPrChange>
          </w:tcPr>
          <w:p w14:paraId="08997FA3" w14:textId="2775D24F" w:rsidR="00245C85" w:rsidRDefault="00245C85" w:rsidP="00E70EE0">
            <w:r>
              <w:t>NSE</w:t>
            </w:r>
          </w:p>
        </w:tc>
        <w:tc>
          <w:tcPr>
            <w:tcW w:w="1088" w:type="dxa"/>
            <w:tcPrChange w:id="1040" w:author="David Conklin" w:date="2020-12-26T09:53:00Z">
              <w:tcPr>
                <w:tcW w:w="0" w:type="auto"/>
              </w:tcPr>
            </w:tcPrChange>
          </w:tcPr>
          <w:p w14:paraId="03C23E73" w14:textId="6A88A062" w:rsidR="00245C85" w:rsidRDefault="00245C85" w:rsidP="00E70EE0">
            <w:r>
              <w:t>0.</w:t>
            </w:r>
            <w:ins w:id="1041" w:author="David Conklin" w:date="2020-12-26T08:54:00Z">
              <w:r>
                <w:t>84</w:t>
              </w:r>
            </w:ins>
            <w:del w:id="1042" w:author="David Conklin" w:date="2020-12-26T08:54:00Z">
              <w:r w:rsidDel="00152520">
                <w:delText>64</w:delText>
              </w:r>
            </w:del>
          </w:p>
        </w:tc>
        <w:tc>
          <w:tcPr>
            <w:tcW w:w="0" w:type="auto"/>
            <w:tcPrChange w:id="1043" w:author="David Conklin" w:date="2020-12-26T09:53:00Z">
              <w:tcPr>
                <w:tcW w:w="0" w:type="auto"/>
              </w:tcPr>
            </w:tcPrChange>
          </w:tcPr>
          <w:p w14:paraId="4DE27806" w14:textId="736345F6" w:rsidR="00245C85" w:rsidRDefault="00245C85" w:rsidP="00E70EE0">
            <w:ins w:id="1044" w:author="David Conklin" w:date="2020-12-26T08:54:00Z">
              <w:r>
                <w:t>VG</w:t>
              </w:r>
            </w:ins>
            <w:del w:id="1045" w:author="David Conklin" w:date="2020-12-26T08:54:00Z">
              <w:r w:rsidDel="00152520">
                <w:delText>S</w:delText>
              </w:r>
            </w:del>
          </w:p>
        </w:tc>
      </w:tr>
      <w:tr w:rsidR="00245C85" w14:paraId="217C3DBF" w14:textId="77777777" w:rsidTr="00245C85">
        <w:trPr>
          <w:ins w:id="1046" w:author="David Conklin" w:date="2020-12-26T09:40:00Z"/>
        </w:trPr>
        <w:tc>
          <w:tcPr>
            <w:tcW w:w="0" w:type="auto"/>
            <w:tcPrChange w:id="1047" w:author="David Conklin" w:date="2020-12-26T09:53:00Z">
              <w:tcPr>
                <w:tcW w:w="0" w:type="auto"/>
              </w:tcPr>
            </w:tcPrChange>
          </w:tcPr>
          <w:p w14:paraId="70E142C6" w14:textId="77777777" w:rsidR="00245C85" w:rsidRDefault="00245C85" w:rsidP="00E70EE0">
            <w:pPr>
              <w:rPr>
                <w:ins w:id="1048" w:author="David Conklin" w:date="2020-12-26T09:40:00Z"/>
              </w:rPr>
            </w:pPr>
          </w:p>
        </w:tc>
        <w:tc>
          <w:tcPr>
            <w:tcW w:w="0" w:type="auto"/>
            <w:tcPrChange w:id="1049" w:author="David Conklin" w:date="2020-12-26T09:53:00Z">
              <w:tcPr>
                <w:tcW w:w="0" w:type="auto"/>
              </w:tcPr>
            </w:tcPrChange>
          </w:tcPr>
          <w:p w14:paraId="0CCBA144" w14:textId="77777777" w:rsidR="00245C85" w:rsidRDefault="00245C85" w:rsidP="00E70EE0">
            <w:pPr>
              <w:rPr>
                <w:ins w:id="1050" w:author="David Conklin" w:date="2020-12-26T09:40:00Z"/>
              </w:rPr>
            </w:pPr>
          </w:p>
        </w:tc>
        <w:tc>
          <w:tcPr>
            <w:tcW w:w="4347" w:type="dxa"/>
            <w:tcPrChange w:id="1051" w:author="David Conklin" w:date="2020-12-26T09:53:00Z">
              <w:tcPr>
                <w:tcW w:w="0" w:type="auto"/>
              </w:tcPr>
            </w:tcPrChange>
          </w:tcPr>
          <w:p w14:paraId="7AF66093" w14:textId="77777777" w:rsidR="00245C85" w:rsidRDefault="00245C85" w:rsidP="00E70EE0">
            <w:pPr>
              <w:rPr>
                <w:ins w:id="1052" w:author="David Conklin" w:date="2020-12-26T09:40:00Z"/>
              </w:rPr>
            </w:pPr>
          </w:p>
        </w:tc>
        <w:tc>
          <w:tcPr>
            <w:tcW w:w="970" w:type="dxa"/>
            <w:tcPrChange w:id="1053" w:author="David Conklin" w:date="2020-12-26T09:53:00Z">
              <w:tcPr>
                <w:tcW w:w="0" w:type="auto"/>
              </w:tcPr>
            </w:tcPrChange>
          </w:tcPr>
          <w:p w14:paraId="58E3F46B" w14:textId="333D0448" w:rsidR="00245C85" w:rsidRDefault="00245C85" w:rsidP="00E70EE0">
            <w:pPr>
              <w:rPr>
                <w:ins w:id="1054" w:author="David Conklin" w:date="2020-12-26T09:40:00Z"/>
              </w:rPr>
            </w:pPr>
            <w:ins w:id="1055" w:author="David Conklin" w:date="2020-12-26T09:40:00Z">
              <w:r>
                <w:t>RSR</w:t>
              </w:r>
            </w:ins>
          </w:p>
        </w:tc>
        <w:tc>
          <w:tcPr>
            <w:tcW w:w="1088" w:type="dxa"/>
            <w:tcPrChange w:id="1056" w:author="David Conklin" w:date="2020-12-26T09:53:00Z">
              <w:tcPr>
                <w:tcW w:w="0" w:type="auto"/>
              </w:tcPr>
            </w:tcPrChange>
          </w:tcPr>
          <w:p w14:paraId="3C248104" w14:textId="264EE105" w:rsidR="00245C85" w:rsidRDefault="00245C85" w:rsidP="00E70EE0">
            <w:pPr>
              <w:rPr>
                <w:ins w:id="1057" w:author="David Conklin" w:date="2020-12-26T09:40:00Z"/>
              </w:rPr>
            </w:pPr>
            <w:ins w:id="1058" w:author="David Conklin" w:date="2020-12-26T09:40:00Z">
              <w:r>
                <w:t>0.40</w:t>
              </w:r>
            </w:ins>
          </w:p>
        </w:tc>
        <w:tc>
          <w:tcPr>
            <w:tcW w:w="0" w:type="auto"/>
            <w:tcPrChange w:id="1059" w:author="David Conklin" w:date="2020-12-26T09:53:00Z">
              <w:tcPr>
                <w:tcW w:w="0" w:type="auto"/>
              </w:tcPr>
            </w:tcPrChange>
          </w:tcPr>
          <w:p w14:paraId="5F764F9E" w14:textId="20E41335" w:rsidR="00245C85" w:rsidRDefault="00245C85" w:rsidP="00E70EE0">
            <w:pPr>
              <w:rPr>
                <w:ins w:id="1060" w:author="David Conklin" w:date="2020-12-26T09:40:00Z"/>
              </w:rPr>
            </w:pPr>
            <w:ins w:id="1061" w:author="David Conklin" w:date="2020-12-26T09:40:00Z">
              <w:r>
                <w:t>VG</w:t>
              </w:r>
            </w:ins>
          </w:p>
        </w:tc>
      </w:tr>
      <w:tr w:rsidR="00245C85" w14:paraId="7219706D" w14:textId="43D7C283" w:rsidTr="00245C85">
        <w:tc>
          <w:tcPr>
            <w:tcW w:w="0" w:type="auto"/>
            <w:tcPrChange w:id="1062" w:author="David Conklin" w:date="2020-12-26T09:53:00Z">
              <w:tcPr>
                <w:tcW w:w="0" w:type="auto"/>
              </w:tcPr>
            </w:tcPrChange>
          </w:tcPr>
          <w:p w14:paraId="5701AB61" w14:textId="77777777" w:rsidR="00245C85" w:rsidRDefault="00245C85" w:rsidP="00E70EE0"/>
        </w:tc>
        <w:tc>
          <w:tcPr>
            <w:tcW w:w="0" w:type="auto"/>
            <w:tcPrChange w:id="1063" w:author="David Conklin" w:date="2020-12-26T09:53:00Z">
              <w:tcPr>
                <w:tcW w:w="0" w:type="auto"/>
              </w:tcPr>
            </w:tcPrChange>
          </w:tcPr>
          <w:p w14:paraId="76187D81" w14:textId="77777777" w:rsidR="00245C85" w:rsidRDefault="00245C85" w:rsidP="00E70EE0"/>
        </w:tc>
        <w:tc>
          <w:tcPr>
            <w:tcW w:w="4347" w:type="dxa"/>
            <w:tcPrChange w:id="1064" w:author="David Conklin" w:date="2020-12-26T09:53:00Z">
              <w:tcPr>
                <w:tcW w:w="0" w:type="auto"/>
              </w:tcPr>
            </w:tcPrChange>
          </w:tcPr>
          <w:p w14:paraId="2493B2D4" w14:textId="77777777" w:rsidR="00245C85" w:rsidRDefault="00245C85" w:rsidP="00E70EE0"/>
        </w:tc>
        <w:tc>
          <w:tcPr>
            <w:tcW w:w="970" w:type="dxa"/>
            <w:tcPrChange w:id="1065" w:author="David Conklin" w:date="2020-12-26T09:53:00Z">
              <w:tcPr>
                <w:tcW w:w="0" w:type="auto"/>
              </w:tcPr>
            </w:tcPrChange>
          </w:tcPr>
          <w:p w14:paraId="51403752" w14:textId="1C2582DD" w:rsidR="00245C85" w:rsidRDefault="00245C85" w:rsidP="00E70EE0">
            <w:r>
              <w:t>R2</w:t>
            </w:r>
          </w:p>
        </w:tc>
        <w:tc>
          <w:tcPr>
            <w:tcW w:w="1088" w:type="dxa"/>
            <w:tcPrChange w:id="1066" w:author="David Conklin" w:date="2020-12-26T09:53:00Z">
              <w:tcPr>
                <w:tcW w:w="0" w:type="auto"/>
              </w:tcPr>
            </w:tcPrChange>
          </w:tcPr>
          <w:p w14:paraId="2797297F" w14:textId="427FEFB2" w:rsidR="00245C85" w:rsidRDefault="00245C85" w:rsidP="00E70EE0">
            <w:r>
              <w:t>0.9</w:t>
            </w:r>
            <w:ins w:id="1067" w:author="David Conklin" w:date="2020-12-26T08:54:00Z">
              <w:r>
                <w:t>2</w:t>
              </w:r>
            </w:ins>
            <w:del w:id="1068" w:author="David Conklin" w:date="2020-12-26T08:54:00Z">
              <w:r w:rsidDel="00152520">
                <w:delText>1</w:delText>
              </w:r>
            </w:del>
          </w:p>
        </w:tc>
        <w:tc>
          <w:tcPr>
            <w:tcW w:w="0" w:type="auto"/>
            <w:tcPrChange w:id="1069" w:author="David Conklin" w:date="2020-12-26T09:53:00Z">
              <w:tcPr>
                <w:tcW w:w="0" w:type="auto"/>
              </w:tcPr>
            </w:tcPrChange>
          </w:tcPr>
          <w:p w14:paraId="6D1FA568" w14:textId="718816A2" w:rsidR="00245C85" w:rsidRDefault="00245C85" w:rsidP="00E70EE0">
            <w:r>
              <w:t>VG</w:t>
            </w:r>
          </w:p>
        </w:tc>
      </w:tr>
      <w:tr w:rsidR="00245C85" w14:paraId="2BD21F15" w14:textId="77777777" w:rsidTr="00245C85">
        <w:tc>
          <w:tcPr>
            <w:tcW w:w="0" w:type="auto"/>
            <w:tcPrChange w:id="1070" w:author="David Conklin" w:date="2020-12-26T09:53:00Z">
              <w:tcPr>
                <w:tcW w:w="0" w:type="auto"/>
              </w:tcPr>
            </w:tcPrChange>
          </w:tcPr>
          <w:p w14:paraId="3CE9ADC6" w14:textId="77777777" w:rsidR="00245C85" w:rsidRDefault="00245C85" w:rsidP="00E70EE0"/>
        </w:tc>
        <w:tc>
          <w:tcPr>
            <w:tcW w:w="0" w:type="auto"/>
            <w:tcPrChange w:id="1071" w:author="David Conklin" w:date="2020-12-26T09:53:00Z">
              <w:tcPr>
                <w:tcW w:w="0" w:type="auto"/>
              </w:tcPr>
            </w:tcPrChange>
          </w:tcPr>
          <w:p w14:paraId="6BBC69DB" w14:textId="77777777" w:rsidR="00245C85" w:rsidRDefault="00245C85" w:rsidP="00E70EE0"/>
        </w:tc>
        <w:tc>
          <w:tcPr>
            <w:tcW w:w="4347" w:type="dxa"/>
            <w:tcPrChange w:id="1072" w:author="David Conklin" w:date="2020-12-26T09:53:00Z">
              <w:tcPr>
                <w:tcW w:w="0" w:type="auto"/>
              </w:tcPr>
            </w:tcPrChange>
          </w:tcPr>
          <w:p w14:paraId="3635EA19" w14:textId="77777777" w:rsidR="00245C85" w:rsidRDefault="00245C85" w:rsidP="00E70EE0"/>
        </w:tc>
        <w:tc>
          <w:tcPr>
            <w:tcW w:w="970" w:type="dxa"/>
            <w:tcPrChange w:id="1073" w:author="David Conklin" w:date="2020-12-26T09:53:00Z">
              <w:tcPr>
                <w:tcW w:w="0" w:type="auto"/>
              </w:tcPr>
            </w:tcPrChange>
          </w:tcPr>
          <w:p w14:paraId="4D629E84" w14:textId="69062438" w:rsidR="00245C85" w:rsidRDefault="00245C85" w:rsidP="00E70EE0">
            <w:r>
              <w:t>MAE</w:t>
            </w:r>
          </w:p>
        </w:tc>
        <w:tc>
          <w:tcPr>
            <w:tcW w:w="1088" w:type="dxa"/>
            <w:tcPrChange w:id="1074" w:author="David Conklin" w:date="2020-12-26T09:53:00Z">
              <w:tcPr>
                <w:tcW w:w="0" w:type="auto"/>
              </w:tcPr>
            </w:tcPrChange>
          </w:tcPr>
          <w:p w14:paraId="5B681B32" w14:textId="1D6A7B47" w:rsidR="00245C85" w:rsidRDefault="00245C85" w:rsidP="00E70EE0">
            <w:ins w:id="1075" w:author="David Conklin" w:date="2020-12-26T08:55:00Z">
              <w:r>
                <w:t>0.7</w:t>
              </w:r>
            </w:ins>
            <w:del w:id="1076" w:author="David Conklin" w:date="2020-12-26T08:55:00Z">
              <w:r w:rsidDel="00152520">
                <w:delText>1.1</w:delText>
              </w:r>
            </w:del>
            <w:r>
              <w:t xml:space="preserve"> deg C</w:t>
            </w:r>
          </w:p>
        </w:tc>
        <w:tc>
          <w:tcPr>
            <w:tcW w:w="0" w:type="auto"/>
            <w:tcPrChange w:id="1077" w:author="David Conklin" w:date="2020-12-26T09:53:00Z">
              <w:tcPr>
                <w:tcW w:w="0" w:type="auto"/>
              </w:tcPr>
            </w:tcPrChange>
          </w:tcPr>
          <w:p w14:paraId="43E846EC" w14:textId="77777777" w:rsidR="00245C85" w:rsidRDefault="00245C85" w:rsidP="00E70EE0"/>
        </w:tc>
      </w:tr>
      <w:tr w:rsidR="00245C85" w14:paraId="3493F681" w14:textId="77777777" w:rsidTr="00245C85">
        <w:tc>
          <w:tcPr>
            <w:tcW w:w="0" w:type="auto"/>
            <w:tcPrChange w:id="1078" w:author="David Conklin" w:date="2020-12-26T09:53:00Z">
              <w:tcPr>
                <w:tcW w:w="0" w:type="auto"/>
              </w:tcPr>
            </w:tcPrChange>
          </w:tcPr>
          <w:p w14:paraId="384265E2" w14:textId="53A48D49" w:rsidR="00245C85" w:rsidRDefault="00245C85" w:rsidP="00CA1E74">
            <w:r>
              <w:t>14159500</w:t>
            </w:r>
          </w:p>
        </w:tc>
        <w:tc>
          <w:tcPr>
            <w:tcW w:w="0" w:type="auto"/>
            <w:tcPrChange w:id="1079" w:author="David Conklin" w:date="2020-12-26T09:53:00Z">
              <w:tcPr>
                <w:tcW w:w="0" w:type="auto"/>
              </w:tcPr>
            </w:tcPrChange>
          </w:tcPr>
          <w:p w14:paraId="664B6FFB" w14:textId="6ACD1BA2" w:rsidR="00245C85" w:rsidRDefault="00245C85" w:rsidP="00CA1E74">
            <w:r>
              <w:t>23773009</w:t>
            </w:r>
          </w:p>
        </w:tc>
        <w:tc>
          <w:tcPr>
            <w:tcW w:w="4347" w:type="dxa"/>
            <w:tcPrChange w:id="1080" w:author="David Conklin" w:date="2020-12-26T09:53:00Z">
              <w:tcPr>
                <w:tcW w:w="0" w:type="auto"/>
              </w:tcPr>
            </w:tcPrChange>
          </w:tcPr>
          <w:p w14:paraId="7713EB10" w14:textId="6B60407F" w:rsidR="00245C85" w:rsidRDefault="00245C85" w:rsidP="00CA1E74">
            <w:r>
              <w:t>SO FK MCKENZIE BELOW COUGAR</w:t>
            </w:r>
            <w:ins w:id="1081" w:author="David Conklin" w:date="2020-12-26T09:40:00Z">
              <w:r>
                <w:t xml:space="preserve"> </w:t>
              </w:r>
            </w:ins>
            <w:ins w:id="1082" w:author="David Conklin" w:date="2020-12-26T09:41:00Z">
              <w:r>
                <w:t>(C201)</w:t>
              </w:r>
            </w:ins>
          </w:p>
        </w:tc>
        <w:tc>
          <w:tcPr>
            <w:tcW w:w="970" w:type="dxa"/>
            <w:tcPrChange w:id="1083" w:author="David Conklin" w:date="2020-12-26T09:53:00Z">
              <w:tcPr>
                <w:tcW w:w="0" w:type="auto"/>
              </w:tcPr>
            </w:tcPrChange>
          </w:tcPr>
          <w:p w14:paraId="522DC0D1" w14:textId="2F31C1DC" w:rsidR="00245C85" w:rsidRDefault="00245C85" w:rsidP="00CA1E74">
            <w:r>
              <w:t>%bias</w:t>
            </w:r>
          </w:p>
        </w:tc>
        <w:tc>
          <w:tcPr>
            <w:tcW w:w="1088" w:type="dxa"/>
            <w:tcPrChange w:id="1084" w:author="David Conklin" w:date="2020-12-26T09:53:00Z">
              <w:tcPr>
                <w:tcW w:w="0" w:type="auto"/>
              </w:tcPr>
            </w:tcPrChange>
          </w:tcPr>
          <w:p w14:paraId="404B0371" w14:textId="689931F1" w:rsidR="00245C85" w:rsidRDefault="00245C85" w:rsidP="00CA1E74">
            <w:del w:id="1085" w:author="David Conklin" w:date="2020-12-26T09:41:00Z">
              <w:r w:rsidDel="00213F92">
                <w:delText>-3.5%</w:delText>
              </w:r>
            </w:del>
            <w:ins w:id="1086" w:author="David Conklin" w:date="2020-12-26T09:41:00Z">
              <w:r>
                <w:t>0.0</w:t>
              </w:r>
            </w:ins>
          </w:p>
        </w:tc>
        <w:tc>
          <w:tcPr>
            <w:tcW w:w="0" w:type="auto"/>
            <w:tcPrChange w:id="1087" w:author="David Conklin" w:date="2020-12-26T09:53:00Z">
              <w:tcPr>
                <w:tcW w:w="0" w:type="auto"/>
              </w:tcPr>
            </w:tcPrChange>
          </w:tcPr>
          <w:p w14:paraId="18CFE703" w14:textId="0E19F78E" w:rsidR="00245C85" w:rsidRDefault="00245C85" w:rsidP="00CA1E74">
            <w:r>
              <w:t>VG</w:t>
            </w:r>
          </w:p>
        </w:tc>
      </w:tr>
      <w:tr w:rsidR="00245C85" w14:paraId="22D7F3CD" w14:textId="77777777" w:rsidTr="00245C85">
        <w:tc>
          <w:tcPr>
            <w:tcW w:w="0" w:type="auto"/>
            <w:tcPrChange w:id="1088" w:author="David Conklin" w:date="2020-12-26T09:53:00Z">
              <w:tcPr>
                <w:tcW w:w="0" w:type="auto"/>
              </w:tcPr>
            </w:tcPrChange>
          </w:tcPr>
          <w:p w14:paraId="6C658ABC" w14:textId="77777777" w:rsidR="00245C85" w:rsidRDefault="00245C85" w:rsidP="00CA1E74"/>
        </w:tc>
        <w:tc>
          <w:tcPr>
            <w:tcW w:w="0" w:type="auto"/>
            <w:tcPrChange w:id="1089" w:author="David Conklin" w:date="2020-12-26T09:53:00Z">
              <w:tcPr>
                <w:tcW w:w="0" w:type="auto"/>
              </w:tcPr>
            </w:tcPrChange>
          </w:tcPr>
          <w:p w14:paraId="0E884D9A" w14:textId="77777777" w:rsidR="00245C85" w:rsidRDefault="00245C85" w:rsidP="00CA1E74"/>
        </w:tc>
        <w:tc>
          <w:tcPr>
            <w:tcW w:w="4347" w:type="dxa"/>
            <w:tcPrChange w:id="1090" w:author="David Conklin" w:date="2020-12-26T09:53:00Z">
              <w:tcPr>
                <w:tcW w:w="0" w:type="auto"/>
              </w:tcPr>
            </w:tcPrChange>
          </w:tcPr>
          <w:p w14:paraId="1E15D7CD" w14:textId="77777777" w:rsidR="00245C85" w:rsidRDefault="00245C85" w:rsidP="00CA1E74"/>
        </w:tc>
        <w:tc>
          <w:tcPr>
            <w:tcW w:w="970" w:type="dxa"/>
            <w:tcPrChange w:id="1091" w:author="David Conklin" w:date="2020-12-26T09:53:00Z">
              <w:tcPr>
                <w:tcW w:w="0" w:type="auto"/>
              </w:tcPr>
            </w:tcPrChange>
          </w:tcPr>
          <w:p w14:paraId="4704988E" w14:textId="3ECEE007" w:rsidR="00245C85" w:rsidRDefault="00245C85" w:rsidP="00CA1E74">
            <w:r>
              <w:t>NSE</w:t>
            </w:r>
          </w:p>
        </w:tc>
        <w:tc>
          <w:tcPr>
            <w:tcW w:w="1088" w:type="dxa"/>
            <w:tcPrChange w:id="1092" w:author="David Conklin" w:date="2020-12-26T09:53:00Z">
              <w:tcPr>
                <w:tcW w:w="0" w:type="auto"/>
              </w:tcPr>
            </w:tcPrChange>
          </w:tcPr>
          <w:p w14:paraId="165D6B8F" w14:textId="1ABCEAE7" w:rsidR="00245C85" w:rsidRDefault="00245C85" w:rsidP="00CA1E74">
            <w:ins w:id="1093" w:author="David Conklin" w:date="2020-12-26T09:42:00Z">
              <w:r>
                <w:t>0</w:t>
              </w:r>
            </w:ins>
            <w:del w:id="1094" w:author="David Conklin" w:date="2020-12-26T09:41:00Z">
              <w:r w:rsidDel="00213F92">
                <w:delText>0.61</w:delText>
              </w:r>
            </w:del>
            <w:ins w:id="1095" w:author="David Conklin" w:date="2020-12-26T09:41:00Z">
              <w:r>
                <w:t>.57</w:t>
              </w:r>
            </w:ins>
          </w:p>
        </w:tc>
        <w:tc>
          <w:tcPr>
            <w:tcW w:w="0" w:type="auto"/>
            <w:tcPrChange w:id="1096" w:author="David Conklin" w:date="2020-12-26T09:53:00Z">
              <w:tcPr>
                <w:tcW w:w="0" w:type="auto"/>
              </w:tcPr>
            </w:tcPrChange>
          </w:tcPr>
          <w:p w14:paraId="18F41CFA" w14:textId="28E6889F" w:rsidR="00245C85" w:rsidRDefault="00245C85" w:rsidP="00CA1E74">
            <w:r>
              <w:t>S</w:t>
            </w:r>
          </w:p>
        </w:tc>
      </w:tr>
      <w:tr w:rsidR="00245C85" w14:paraId="56128B11" w14:textId="77777777" w:rsidTr="00245C85">
        <w:trPr>
          <w:ins w:id="1097" w:author="David Conklin" w:date="2020-12-26T09:40:00Z"/>
        </w:trPr>
        <w:tc>
          <w:tcPr>
            <w:tcW w:w="0" w:type="auto"/>
            <w:tcPrChange w:id="1098" w:author="David Conklin" w:date="2020-12-26T09:53:00Z">
              <w:tcPr>
                <w:tcW w:w="0" w:type="auto"/>
              </w:tcPr>
            </w:tcPrChange>
          </w:tcPr>
          <w:p w14:paraId="0930E249" w14:textId="77777777" w:rsidR="00245C85" w:rsidRDefault="00245C85" w:rsidP="00CA1E74">
            <w:pPr>
              <w:rPr>
                <w:ins w:id="1099" w:author="David Conklin" w:date="2020-12-26T09:40:00Z"/>
              </w:rPr>
            </w:pPr>
          </w:p>
        </w:tc>
        <w:tc>
          <w:tcPr>
            <w:tcW w:w="0" w:type="auto"/>
            <w:tcPrChange w:id="1100" w:author="David Conklin" w:date="2020-12-26T09:53:00Z">
              <w:tcPr>
                <w:tcW w:w="0" w:type="auto"/>
              </w:tcPr>
            </w:tcPrChange>
          </w:tcPr>
          <w:p w14:paraId="3365CB1C" w14:textId="77777777" w:rsidR="00245C85" w:rsidRDefault="00245C85" w:rsidP="00CA1E74">
            <w:pPr>
              <w:rPr>
                <w:ins w:id="1101" w:author="David Conklin" w:date="2020-12-26T09:40:00Z"/>
              </w:rPr>
            </w:pPr>
          </w:p>
        </w:tc>
        <w:tc>
          <w:tcPr>
            <w:tcW w:w="4347" w:type="dxa"/>
            <w:tcPrChange w:id="1102" w:author="David Conklin" w:date="2020-12-26T09:53:00Z">
              <w:tcPr>
                <w:tcW w:w="0" w:type="auto"/>
              </w:tcPr>
            </w:tcPrChange>
          </w:tcPr>
          <w:p w14:paraId="632DBAAD" w14:textId="77777777" w:rsidR="00245C85" w:rsidRDefault="00245C85" w:rsidP="00CA1E74">
            <w:pPr>
              <w:rPr>
                <w:ins w:id="1103" w:author="David Conklin" w:date="2020-12-26T09:40:00Z"/>
              </w:rPr>
            </w:pPr>
          </w:p>
        </w:tc>
        <w:tc>
          <w:tcPr>
            <w:tcW w:w="970" w:type="dxa"/>
            <w:tcPrChange w:id="1104" w:author="David Conklin" w:date="2020-12-26T09:53:00Z">
              <w:tcPr>
                <w:tcW w:w="0" w:type="auto"/>
              </w:tcPr>
            </w:tcPrChange>
          </w:tcPr>
          <w:p w14:paraId="6C5F5FF4" w14:textId="738BB446" w:rsidR="00245C85" w:rsidRDefault="00245C85" w:rsidP="00CA1E74">
            <w:pPr>
              <w:rPr>
                <w:ins w:id="1105" w:author="David Conklin" w:date="2020-12-26T09:40:00Z"/>
              </w:rPr>
            </w:pPr>
            <w:ins w:id="1106" w:author="David Conklin" w:date="2020-12-26T09:41:00Z">
              <w:r>
                <w:t>RSR</w:t>
              </w:r>
            </w:ins>
          </w:p>
        </w:tc>
        <w:tc>
          <w:tcPr>
            <w:tcW w:w="1088" w:type="dxa"/>
            <w:tcPrChange w:id="1107" w:author="David Conklin" w:date="2020-12-26T09:53:00Z">
              <w:tcPr>
                <w:tcW w:w="0" w:type="auto"/>
              </w:tcPr>
            </w:tcPrChange>
          </w:tcPr>
          <w:p w14:paraId="21F0FD11" w14:textId="1F39CDFB" w:rsidR="00245C85" w:rsidRDefault="00245C85" w:rsidP="00CA1E74">
            <w:pPr>
              <w:rPr>
                <w:ins w:id="1108" w:author="David Conklin" w:date="2020-12-26T09:40:00Z"/>
              </w:rPr>
            </w:pPr>
            <w:ins w:id="1109" w:author="David Conklin" w:date="2020-12-26T09:41:00Z">
              <w:r>
                <w:t>0.65</w:t>
              </w:r>
            </w:ins>
          </w:p>
        </w:tc>
        <w:tc>
          <w:tcPr>
            <w:tcW w:w="0" w:type="auto"/>
            <w:tcPrChange w:id="1110" w:author="David Conklin" w:date="2020-12-26T09:53:00Z">
              <w:tcPr>
                <w:tcW w:w="0" w:type="auto"/>
              </w:tcPr>
            </w:tcPrChange>
          </w:tcPr>
          <w:p w14:paraId="35293E88" w14:textId="079FDBB9" w:rsidR="00245C85" w:rsidRDefault="00245C85" w:rsidP="00CA1E74">
            <w:pPr>
              <w:rPr>
                <w:ins w:id="1111" w:author="David Conklin" w:date="2020-12-26T09:40:00Z"/>
              </w:rPr>
            </w:pPr>
            <w:ins w:id="1112" w:author="David Conklin" w:date="2020-12-26T09:42:00Z">
              <w:r>
                <w:t>S</w:t>
              </w:r>
            </w:ins>
          </w:p>
        </w:tc>
      </w:tr>
      <w:tr w:rsidR="00245C85" w14:paraId="304EC4C2" w14:textId="77777777" w:rsidTr="00245C85">
        <w:tc>
          <w:tcPr>
            <w:tcW w:w="0" w:type="auto"/>
            <w:tcPrChange w:id="1113" w:author="David Conklin" w:date="2020-12-26T09:53:00Z">
              <w:tcPr>
                <w:tcW w:w="0" w:type="auto"/>
              </w:tcPr>
            </w:tcPrChange>
          </w:tcPr>
          <w:p w14:paraId="1069302A" w14:textId="77777777" w:rsidR="00245C85" w:rsidRDefault="00245C85" w:rsidP="00CA1E74"/>
        </w:tc>
        <w:tc>
          <w:tcPr>
            <w:tcW w:w="0" w:type="auto"/>
            <w:tcPrChange w:id="1114" w:author="David Conklin" w:date="2020-12-26T09:53:00Z">
              <w:tcPr>
                <w:tcW w:w="0" w:type="auto"/>
              </w:tcPr>
            </w:tcPrChange>
          </w:tcPr>
          <w:p w14:paraId="2E696512" w14:textId="77777777" w:rsidR="00245C85" w:rsidRDefault="00245C85" w:rsidP="00CA1E74"/>
        </w:tc>
        <w:tc>
          <w:tcPr>
            <w:tcW w:w="4347" w:type="dxa"/>
            <w:tcPrChange w:id="1115" w:author="David Conklin" w:date="2020-12-26T09:53:00Z">
              <w:tcPr>
                <w:tcW w:w="0" w:type="auto"/>
              </w:tcPr>
            </w:tcPrChange>
          </w:tcPr>
          <w:p w14:paraId="1C5724A7" w14:textId="77777777" w:rsidR="00245C85" w:rsidRDefault="00245C85" w:rsidP="00CA1E74"/>
        </w:tc>
        <w:tc>
          <w:tcPr>
            <w:tcW w:w="970" w:type="dxa"/>
            <w:tcPrChange w:id="1116" w:author="David Conklin" w:date="2020-12-26T09:53:00Z">
              <w:tcPr>
                <w:tcW w:w="0" w:type="auto"/>
              </w:tcPr>
            </w:tcPrChange>
          </w:tcPr>
          <w:p w14:paraId="5625EE96" w14:textId="40EEDC12" w:rsidR="00245C85" w:rsidRDefault="00245C85" w:rsidP="00CA1E74">
            <w:r>
              <w:t>R2</w:t>
            </w:r>
          </w:p>
        </w:tc>
        <w:tc>
          <w:tcPr>
            <w:tcW w:w="1088" w:type="dxa"/>
            <w:tcPrChange w:id="1117" w:author="David Conklin" w:date="2020-12-26T09:53:00Z">
              <w:tcPr>
                <w:tcW w:w="0" w:type="auto"/>
              </w:tcPr>
            </w:tcPrChange>
          </w:tcPr>
          <w:p w14:paraId="083EDB1E" w14:textId="12CEA2C6" w:rsidR="00245C85" w:rsidRDefault="00245C85" w:rsidP="00CA1E74">
            <w:del w:id="1118" w:author="David Conklin" w:date="2020-12-26T09:42:00Z">
              <w:r w:rsidDel="00213F92">
                <w:delText>0.68</w:delText>
              </w:r>
            </w:del>
            <w:ins w:id="1119" w:author="David Conklin" w:date="2020-12-26T09:42:00Z">
              <w:r>
                <w:t>0.64</w:t>
              </w:r>
            </w:ins>
          </w:p>
        </w:tc>
        <w:tc>
          <w:tcPr>
            <w:tcW w:w="0" w:type="auto"/>
            <w:tcPrChange w:id="1120" w:author="David Conklin" w:date="2020-12-26T09:53:00Z">
              <w:tcPr>
                <w:tcW w:w="0" w:type="auto"/>
              </w:tcPr>
            </w:tcPrChange>
          </w:tcPr>
          <w:p w14:paraId="6E68D394" w14:textId="51AB28B7" w:rsidR="00245C85" w:rsidRDefault="00245C85" w:rsidP="00CA1E74">
            <w:r>
              <w:t>S</w:t>
            </w:r>
          </w:p>
        </w:tc>
      </w:tr>
      <w:tr w:rsidR="00245C85" w14:paraId="448452DC" w14:textId="77777777" w:rsidTr="00245C85">
        <w:tc>
          <w:tcPr>
            <w:tcW w:w="0" w:type="auto"/>
            <w:tcPrChange w:id="1121" w:author="David Conklin" w:date="2020-12-26T09:53:00Z">
              <w:tcPr>
                <w:tcW w:w="0" w:type="auto"/>
              </w:tcPr>
            </w:tcPrChange>
          </w:tcPr>
          <w:p w14:paraId="4FAE908E" w14:textId="77777777" w:rsidR="00245C85" w:rsidRDefault="00245C85" w:rsidP="00CA1E74"/>
        </w:tc>
        <w:tc>
          <w:tcPr>
            <w:tcW w:w="0" w:type="auto"/>
            <w:tcPrChange w:id="1122" w:author="David Conklin" w:date="2020-12-26T09:53:00Z">
              <w:tcPr>
                <w:tcW w:w="0" w:type="auto"/>
              </w:tcPr>
            </w:tcPrChange>
          </w:tcPr>
          <w:p w14:paraId="76EC78FD" w14:textId="77777777" w:rsidR="00245C85" w:rsidRDefault="00245C85" w:rsidP="00CA1E74"/>
        </w:tc>
        <w:tc>
          <w:tcPr>
            <w:tcW w:w="4347" w:type="dxa"/>
            <w:tcPrChange w:id="1123" w:author="David Conklin" w:date="2020-12-26T09:53:00Z">
              <w:tcPr>
                <w:tcW w:w="0" w:type="auto"/>
              </w:tcPr>
            </w:tcPrChange>
          </w:tcPr>
          <w:p w14:paraId="68EA8735" w14:textId="77777777" w:rsidR="00245C85" w:rsidRDefault="00245C85" w:rsidP="00CA1E74"/>
        </w:tc>
        <w:tc>
          <w:tcPr>
            <w:tcW w:w="970" w:type="dxa"/>
            <w:tcPrChange w:id="1124" w:author="David Conklin" w:date="2020-12-26T09:53:00Z">
              <w:tcPr>
                <w:tcW w:w="0" w:type="auto"/>
              </w:tcPr>
            </w:tcPrChange>
          </w:tcPr>
          <w:p w14:paraId="0851DB7E" w14:textId="0E6757CF" w:rsidR="00245C85" w:rsidRDefault="00245C85" w:rsidP="00CA1E74">
            <w:r>
              <w:t>MAE</w:t>
            </w:r>
          </w:p>
        </w:tc>
        <w:tc>
          <w:tcPr>
            <w:tcW w:w="1088" w:type="dxa"/>
            <w:tcPrChange w:id="1125" w:author="David Conklin" w:date="2020-12-26T09:53:00Z">
              <w:tcPr>
                <w:tcW w:w="0" w:type="auto"/>
              </w:tcPr>
            </w:tcPrChange>
          </w:tcPr>
          <w:p w14:paraId="475E1F14" w14:textId="1C4736A3" w:rsidR="00245C85" w:rsidRDefault="00245C85" w:rsidP="00CA1E74">
            <w:r>
              <w:t>1.</w:t>
            </w:r>
            <w:ins w:id="1126" w:author="David Conklin" w:date="2020-12-26T09:42:00Z">
              <w:r>
                <w:t>8</w:t>
              </w:r>
            </w:ins>
            <w:del w:id="1127" w:author="David Conklin" w:date="2020-12-26T09:42:00Z">
              <w:r w:rsidDel="00213F92">
                <w:delText>6</w:delText>
              </w:r>
            </w:del>
            <w:r>
              <w:t xml:space="preserve"> deg C</w:t>
            </w:r>
          </w:p>
        </w:tc>
        <w:tc>
          <w:tcPr>
            <w:tcW w:w="0" w:type="auto"/>
            <w:tcPrChange w:id="1128" w:author="David Conklin" w:date="2020-12-26T09:53:00Z">
              <w:tcPr>
                <w:tcW w:w="0" w:type="auto"/>
              </w:tcPr>
            </w:tcPrChange>
          </w:tcPr>
          <w:p w14:paraId="00DB25D9" w14:textId="77777777" w:rsidR="00245C85" w:rsidRDefault="00245C85" w:rsidP="00CA1E74"/>
        </w:tc>
      </w:tr>
      <w:tr w:rsidR="00245C85" w14:paraId="102E59F8" w14:textId="77777777" w:rsidTr="00245C85">
        <w:tc>
          <w:tcPr>
            <w:tcW w:w="0" w:type="auto"/>
            <w:tcPrChange w:id="1129" w:author="David Conklin" w:date="2020-12-26T09:53:00Z">
              <w:tcPr>
                <w:tcW w:w="0" w:type="auto"/>
              </w:tcPr>
            </w:tcPrChange>
          </w:tcPr>
          <w:p w14:paraId="215C26DB" w14:textId="3BB3A63C" w:rsidR="00245C85" w:rsidRDefault="00245C85" w:rsidP="00041D27">
            <w:r>
              <w:t>14161100</w:t>
            </w:r>
          </w:p>
        </w:tc>
        <w:tc>
          <w:tcPr>
            <w:tcW w:w="0" w:type="auto"/>
            <w:tcPrChange w:id="1130" w:author="David Conklin" w:date="2020-12-26T09:53:00Z">
              <w:tcPr>
                <w:tcW w:w="0" w:type="auto"/>
              </w:tcPr>
            </w:tcPrChange>
          </w:tcPr>
          <w:p w14:paraId="674B6564" w14:textId="75FD2A5A" w:rsidR="00245C85" w:rsidRDefault="00245C85" w:rsidP="00041D27">
            <w:r>
              <w:t>23773429</w:t>
            </w:r>
          </w:p>
        </w:tc>
        <w:tc>
          <w:tcPr>
            <w:tcW w:w="4347" w:type="dxa"/>
            <w:tcPrChange w:id="1131" w:author="David Conklin" w:date="2020-12-26T09:53:00Z">
              <w:tcPr>
                <w:tcW w:w="0" w:type="auto"/>
              </w:tcPr>
            </w:tcPrChange>
          </w:tcPr>
          <w:p w14:paraId="527D9241" w14:textId="59BC56A4" w:rsidR="00245C85" w:rsidRDefault="00245C85" w:rsidP="00041D27">
            <w:r>
              <w:t>BLUE RIVER ABOVE THE RESERVOIR</w:t>
            </w:r>
            <w:ins w:id="1132" w:author="David Conklin" w:date="2020-12-26T09:45:00Z">
              <w:r>
                <w:t xml:space="preserve"> (C201)</w:t>
              </w:r>
            </w:ins>
          </w:p>
        </w:tc>
        <w:tc>
          <w:tcPr>
            <w:tcW w:w="970" w:type="dxa"/>
            <w:tcPrChange w:id="1133" w:author="David Conklin" w:date="2020-12-26T09:53:00Z">
              <w:tcPr>
                <w:tcW w:w="0" w:type="auto"/>
              </w:tcPr>
            </w:tcPrChange>
          </w:tcPr>
          <w:p w14:paraId="3660BB27" w14:textId="031AD573" w:rsidR="00245C85" w:rsidRDefault="00245C85" w:rsidP="00041D27">
            <w:r>
              <w:t>%bias</w:t>
            </w:r>
          </w:p>
        </w:tc>
        <w:tc>
          <w:tcPr>
            <w:tcW w:w="1088" w:type="dxa"/>
            <w:tcPrChange w:id="1134" w:author="David Conklin" w:date="2020-12-26T09:53:00Z">
              <w:tcPr>
                <w:tcW w:w="0" w:type="auto"/>
              </w:tcPr>
            </w:tcPrChange>
          </w:tcPr>
          <w:p w14:paraId="37F8A474" w14:textId="19A69BC1" w:rsidR="00245C85" w:rsidRDefault="00245C85" w:rsidP="00041D27">
            <w:r>
              <w:t>-</w:t>
            </w:r>
            <w:ins w:id="1135" w:author="David Conklin" w:date="2020-12-26T09:45:00Z">
              <w:r>
                <w:t>0.6%</w:t>
              </w:r>
            </w:ins>
            <w:del w:id="1136" w:author="David Conklin" w:date="2020-12-26T09:45:00Z">
              <w:r w:rsidDel="00213F92">
                <w:delText>7.5%</w:delText>
              </w:r>
            </w:del>
          </w:p>
        </w:tc>
        <w:tc>
          <w:tcPr>
            <w:tcW w:w="0" w:type="auto"/>
            <w:tcPrChange w:id="1137" w:author="David Conklin" w:date="2020-12-26T09:53:00Z">
              <w:tcPr>
                <w:tcW w:w="0" w:type="auto"/>
              </w:tcPr>
            </w:tcPrChange>
          </w:tcPr>
          <w:p w14:paraId="58C9D573" w14:textId="39093B2D" w:rsidR="00245C85" w:rsidRDefault="00245C85" w:rsidP="00041D27">
            <w:del w:id="1138" w:author="David Conklin" w:date="2020-12-26T09:45:00Z">
              <w:r w:rsidDel="00213F92">
                <w:delText>G</w:delText>
              </w:r>
            </w:del>
            <w:ins w:id="1139" w:author="David Conklin" w:date="2020-12-26T09:45:00Z">
              <w:r>
                <w:t>VG</w:t>
              </w:r>
            </w:ins>
          </w:p>
        </w:tc>
      </w:tr>
      <w:tr w:rsidR="00245C85" w14:paraId="5FD4644D" w14:textId="77777777" w:rsidTr="00245C85">
        <w:tc>
          <w:tcPr>
            <w:tcW w:w="0" w:type="auto"/>
            <w:tcPrChange w:id="1140" w:author="David Conklin" w:date="2020-12-26T09:53:00Z">
              <w:tcPr>
                <w:tcW w:w="0" w:type="auto"/>
              </w:tcPr>
            </w:tcPrChange>
          </w:tcPr>
          <w:p w14:paraId="2AD5E164" w14:textId="77777777" w:rsidR="00245C85" w:rsidRDefault="00245C85" w:rsidP="00041D27"/>
        </w:tc>
        <w:tc>
          <w:tcPr>
            <w:tcW w:w="0" w:type="auto"/>
            <w:tcPrChange w:id="1141" w:author="David Conklin" w:date="2020-12-26T09:53:00Z">
              <w:tcPr>
                <w:tcW w:w="0" w:type="auto"/>
              </w:tcPr>
            </w:tcPrChange>
          </w:tcPr>
          <w:p w14:paraId="6A34727F" w14:textId="77777777" w:rsidR="00245C85" w:rsidRDefault="00245C85" w:rsidP="00041D27"/>
        </w:tc>
        <w:tc>
          <w:tcPr>
            <w:tcW w:w="4347" w:type="dxa"/>
            <w:tcPrChange w:id="1142" w:author="David Conklin" w:date="2020-12-26T09:53:00Z">
              <w:tcPr>
                <w:tcW w:w="0" w:type="auto"/>
              </w:tcPr>
            </w:tcPrChange>
          </w:tcPr>
          <w:p w14:paraId="791962AD" w14:textId="77777777" w:rsidR="00245C85" w:rsidRDefault="00245C85" w:rsidP="00041D27"/>
        </w:tc>
        <w:tc>
          <w:tcPr>
            <w:tcW w:w="970" w:type="dxa"/>
            <w:tcPrChange w:id="1143" w:author="David Conklin" w:date="2020-12-26T09:53:00Z">
              <w:tcPr>
                <w:tcW w:w="0" w:type="auto"/>
              </w:tcPr>
            </w:tcPrChange>
          </w:tcPr>
          <w:p w14:paraId="5DEB804E" w14:textId="036A16D4" w:rsidR="00245C85" w:rsidRDefault="00245C85" w:rsidP="00041D27">
            <w:r>
              <w:t>NSE</w:t>
            </w:r>
          </w:p>
        </w:tc>
        <w:tc>
          <w:tcPr>
            <w:tcW w:w="1088" w:type="dxa"/>
            <w:tcPrChange w:id="1144" w:author="David Conklin" w:date="2020-12-26T09:53:00Z">
              <w:tcPr>
                <w:tcW w:w="0" w:type="auto"/>
              </w:tcPr>
            </w:tcPrChange>
          </w:tcPr>
          <w:p w14:paraId="2EA61B1C" w14:textId="2DFBE644" w:rsidR="00245C85" w:rsidRDefault="00245C85" w:rsidP="00041D27">
            <w:del w:id="1145" w:author="David Conklin" w:date="2020-12-26T09:46:00Z">
              <w:r w:rsidDel="00213F92">
                <w:delText>0.86</w:delText>
              </w:r>
            </w:del>
            <w:ins w:id="1146" w:author="David Conklin" w:date="2020-12-26T09:46:00Z">
              <w:r>
                <w:t>0.94</w:t>
              </w:r>
            </w:ins>
          </w:p>
        </w:tc>
        <w:tc>
          <w:tcPr>
            <w:tcW w:w="0" w:type="auto"/>
            <w:tcPrChange w:id="1147" w:author="David Conklin" w:date="2020-12-26T09:53:00Z">
              <w:tcPr>
                <w:tcW w:w="0" w:type="auto"/>
              </w:tcPr>
            </w:tcPrChange>
          </w:tcPr>
          <w:p w14:paraId="356AD4CB" w14:textId="14FC8B75" w:rsidR="00245C85" w:rsidRDefault="00245C85" w:rsidP="00041D27">
            <w:r>
              <w:t>VG</w:t>
            </w:r>
          </w:p>
        </w:tc>
      </w:tr>
      <w:tr w:rsidR="00245C85" w14:paraId="7D98D051" w14:textId="77777777" w:rsidTr="00245C85">
        <w:tc>
          <w:tcPr>
            <w:tcW w:w="0" w:type="auto"/>
            <w:tcPrChange w:id="1148" w:author="David Conklin" w:date="2020-12-26T09:53:00Z">
              <w:tcPr>
                <w:tcW w:w="0" w:type="auto"/>
              </w:tcPr>
            </w:tcPrChange>
          </w:tcPr>
          <w:p w14:paraId="4BB604F5" w14:textId="77777777" w:rsidR="00245C85" w:rsidRDefault="00245C85" w:rsidP="00041D27"/>
        </w:tc>
        <w:tc>
          <w:tcPr>
            <w:tcW w:w="0" w:type="auto"/>
            <w:tcPrChange w:id="1149" w:author="David Conklin" w:date="2020-12-26T09:53:00Z">
              <w:tcPr>
                <w:tcW w:w="0" w:type="auto"/>
              </w:tcPr>
            </w:tcPrChange>
          </w:tcPr>
          <w:p w14:paraId="20E90C1D" w14:textId="77777777" w:rsidR="00245C85" w:rsidRDefault="00245C85" w:rsidP="00041D27"/>
        </w:tc>
        <w:tc>
          <w:tcPr>
            <w:tcW w:w="4347" w:type="dxa"/>
            <w:tcPrChange w:id="1150" w:author="David Conklin" w:date="2020-12-26T09:53:00Z">
              <w:tcPr>
                <w:tcW w:w="0" w:type="auto"/>
              </w:tcPr>
            </w:tcPrChange>
          </w:tcPr>
          <w:p w14:paraId="27827799" w14:textId="77777777" w:rsidR="00245C85" w:rsidRDefault="00245C85" w:rsidP="00041D27"/>
        </w:tc>
        <w:tc>
          <w:tcPr>
            <w:tcW w:w="970" w:type="dxa"/>
            <w:tcPrChange w:id="1151" w:author="David Conklin" w:date="2020-12-26T09:53:00Z">
              <w:tcPr>
                <w:tcW w:w="0" w:type="auto"/>
              </w:tcPr>
            </w:tcPrChange>
          </w:tcPr>
          <w:p w14:paraId="5332F1DC" w14:textId="5F00CB7B" w:rsidR="00245C85" w:rsidRDefault="00245C85" w:rsidP="00041D27">
            <w:r>
              <w:t>RSR</w:t>
            </w:r>
          </w:p>
        </w:tc>
        <w:tc>
          <w:tcPr>
            <w:tcW w:w="1088" w:type="dxa"/>
            <w:tcPrChange w:id="1152" w:author="David Conklin" w:date="2020-12-26T09:53:00Z">
              <w:tcPr>
                <w:tcW w:w="0" w:type="auto"/>
              </w:tcPr>
            </w:tcPrChange>
          </w:tcPr>
          <w:p w14:paraId="6475777C" w14:textId="7CF651D0" w:rsidR="00245C85" w:rsidRDefault="00245C85" w:rsidP="00041D27">
            <w:r>
              <w:t>0.</w:t>
            </w:r>
            <w:ins w:id="1153" w:author="David Conklin" w:date="2020-12-26T09:46:00Z">
              <w:r>
                <w:t>24</w:t>
              </w:r>
            </w:ins>
            <w:del w:id="1154" w:author="David Conklin" w:date="2020-12-26T09:46:00Z">
              <w:r w:rsidDel="00213F92">
                <w:delText>37</w:delText>
              </w:r>
            </w:del>
          </w:p>
        </w:tc>
        <w:tc>
          <w:tcPr>
            <w:tcW w:w="0" w:type="auto"/>
            <w:tcPrChange w:id="1155" w:author="David Conklin" w:date="2020-12-26T09:53:00Z">
              <w:tcPr>
                <w:tcW w:w="0" w:type="auto"/>
              </w:tcPr>
            </w:tcPrChange>
          </w:tcPr>
          <w:p w14:paraId="0975C5D6" w14:textId="0AAEFD41" w:rsidR="00245C85" w:rsidRDefault="00245C85" w:rsidP="00041D27">
            <w:r>
              <w:t>VG</w:t>
            </w:r>
          </w:p>
        </w:tc>
      </w:tr>
      <w:tr w:rsidR="00245C85" w14:paraId="2F19C2CD" w14:textId="77777777" w:rsidTr="00245C85">
        <w:tc>
          <w:tcPr>
            <w:tcW w:w="0" w:type="auto"/>
            <w:tcPrChange w:id="1156" w:author="David Conklin" w:date="2020-12-26T09:53:00Z">
              <w:tcPr>
                <w:tcW w:w="0" w:type="auto"/>
              </w:tcPr>
            </w:tcPrChange>
          </w:tcPr>
          <w:p w14:paraId="7A117CD1" w14:textId="77777777" w:rsidR="00245C85" w:rsidRDefault="00245C85" w:rsidP="00041D27"/>
        </w:tc>
        <w:tc>
          <w:tcPr>
            <w:tcW w:w="0" w:type="auto"/>
            <w:tcPrChange w:id="1157" w:author="David Conklin" w:date="2020-12-26T09:53:00Z">
              <w:tcPr>
                <w:tcW w:w="0" w:type="auto"/>
              </w:tcPr>
            </w:tcPrChange>
          </w:tcPr>
          <w:p w14:paraId="0BEE597C" w14:textId="77777777" w:rsidR="00245C85" w:rsidRDefault="00245C85" w:rsidP="00041D27"/>
        </w:tc>
        <w:tc>
          <w:tcPr>
            <w:tcW w:w="4347" w:type="dxa"/>
            <w:tcPrChange w:id="1158" w:author="David Conklin" w:date="2020-12-26T09:53:00Z">
              <w:tcPr>
                <w:tcW w:w="0" w:type="auto"/>
              </w:tcPr>
            </w:tcPrChange>
          </w:tcPr>
          <w:p w14:paraId="51EBB1C1" w14:textId="77777777" w:rsidR="00245C85" w:rsidRDefault="00245C85" w:rsidP="00041D27"/>
        </w:tc>
        <w:tc>
          <w:tcPr>
            <w:tcW w:w="970" w:type="dxa"/>
            <w:tcPrChange w:id="1159" w:author="David Conklin" w:date="2020-12-26T09:53:00Z">
              <w:tcPr>
                <w:tcW w:w="0" w:type="auto"/>
              </w:tcPr>
            </w:tcPrChange>
          </w:tcPr>
          <w:p w14:paraId="5A0F0C6F" w14:textId="154394DD" w:rsidR="00245C85" w:rsidRDefault="00245C85" w:rsidP="00041D27">
            <w:r>
              <w:t>R2</w:t>
            </w:r>
          </w:p>
        </w:tc>
        <w:tc>
          <w:tcPr>
            <w:tcW w:w="1088" w:type="dxa"/>
            <w:tcPrChange w:id="1160" w:author="David Conklin" w:date="2020-12-26T09:53:00Z">
              <w:tcPr>
                <w:tcW w:w="0" w:type="auto"/>
              </w:tcPr>
            </w:tcPrChange>
          </w:tcPr>
          <w:p w14:paraId="0E5CD791" w14:textId="5CA49BE9" w:rsidR="00245C85" w:rsidRDefault="00245C85" w:rsidP="00041D27">
            <w:r>
              <w:t>0.93</w:t>
            </w:r>
          </w:p>
        </w:tc>
        <w:tc>
          <w:tcPr>
            <w:tcW w:w="0" w:type="auto"/>
            <w:tcPrChange w:id="1161" w:author="David Conklin" w:date="2020-12-26T09:53:00Z">
              <w:tcPr>
                <w:tcW w:w="0" w:type="auto"/>
              </w:tcPr>
            </w:tcPrChange>
          </w:tcPr>
          <w:p w14:paraId="1AC695F8" w14:textId="4F53240C" w:rsidR="00245C85" w:rsidRDefault="00245C85" w:rsidP="00041D27">
            <w:r>
              <w:t>VG</w:t>
            </w:r>
          </w:p>
        </w:tc>
      </w:tr>
      <w:tr w:rsidR="00245C85" w14:paraId="23C9DD45" w14:textId="77777777" w:rsidTr="00245C85">
        <w:tc>
          <w:tcPr>
            <w:tcW w:w="0" w:type="auto"/>
            <w:tcPrChange w:id="1162" w:author="David Conklin" w:date="2020-12-26T09:53:00Z">
              <w:tcPr>
                <w:tcW w:w="0" w:type="auto"/>
              </w:tcPr>
            </w:tcPrChange>
          </w:tcPr>
          <w:p w14:paraId="1734501E" w14:textId="77777777" w:rsidR="00245C85" w:rsidRDefault="00245C85" w:rsidP="00041D27"/>
        </w:tc>
        <w:tc>
          <w:tcPr>
            <w:tcW w:w="0" w:type="auto"/>
            <w:tcPrChange w:id="1163" w:author="David Conklin" w:date="2020-12-26T09:53:00Z">
              <w:tcPr>
                <w:tcW w:w="0" w:type="auto"/>
              </w:tcPr>
            </w:tcPrChange>
          </w:tcPr>
          <w:p w14:paraId="4CF254CE" w14:textId="77777777" w:rsidR="00245C85" w:rsidRDefault="00245C85" w:rsidP="00041D27"/>
        </w:tc>
        <w:tc>
          <w:tcPr>
            <w:tcW w:w="4347" w:type="dxa"/>
            <w:tcPrChange w:id="1164" w:author="David Conklin" w:date="2020-12-26T09:53:00Z">
              <w:tcPr>
                <w:tcW w:w="0" w:type="auto"/>
              </w:tcPr>
            </w:tcPrChange>
          </w:tcPr>
          <w:p w14:paraId="07AC4EBD" w14:textId="77777777" w:rsidR="00245C85" w:rsidRDefault="00245C85" w:rsidP="00041D27"/>
        </w:tc>
        <w:tc>
          <w:tcPr>
            <w:tcW w:w="970" w:type="dxa"/>
            <w:tcPrChange w:id="1165" w:author="David Conklin" w:date="2020-12-26T09:53:00Z">
              <w:tcPr>
                <w:tcW w:w="0" w:type="auto"/>
              </w:tcPr>
            </w:tcPrChange>
          </w:tcPr>
          <w:p w14:paraId="78554B59" w14:textId="6C5A3341" w:rsidR="00245C85" w:rsidRDefault="00245C85" w:rsidP="00041D27">
            <w:ins w:id="1166" w:author="David Conklin" w:date="2020-12-26T09:47:00Z">
              <w:r>
                <w:t>MAE</w:t>
              </w:r>
            </w:ins>
            <w:del w:id="1167" w:author="David Conklin" w:date="2020-12-26T09:47:00Z">
              <w:r w:rsidDel="00213F92">
                <w:delText>ave err</w:delText>
              </w:r>
            </w:del>
          </w:p>
        </w:tc>
        <w:tc>
          <w:tcPr>
            <w:tcW w:w="1088" w:type="dxa"/>
            <w:tcPrChange w:id="1168" w:author="David Conklin" w:date="2020-12-26T09:53:00Z">
              <w:tcPr>
                <w:tcW w:w="0" w:type="auto"/>
              </w:tcPr>
            </w:tcPrChange>
          </w:tcPr>
          <w:p w14:paraId="7B38995A" w14:textId="5B6D22A6" w:rsidR="00245C85" w:rsidRDefault="00245C85" w:rsidP="00041D27">
            <w:r>
              <w:t>0.</w:t>
            </w:r>
            <w:ins w:id="1169" w:author="David Conklin" w:date="2020-12-26T09:47:00Z">
              <w:r>
                <w:t>8</w:t>
              </w:r>
            </w:ins>
            <w:del w:id="1170" w:author="David Conklin" w:date="2020-12-26T09:47:00Z">
              <w:r w:rsidDel="00213F92">
                <w:delText>7</w:delText>
              </w:r>
            </w:del>
            <w:r>
              <w:t xml:space="preserve"> deg C</w:t>
            </w:r>
          </w:p>
        </w:tc>
        <w:tc>
          <w:tcPr>
            <w:tcW w:w="0" w:type="auto"/>
            <w:tcPrChange w:id="1171" w:author="David Conklin" w:date="2020-12-26T09:53:00Z">
              <w:tcPr>
                <w:tcW w:w="0" w:type="auto"/>
              </w:tcPr>
            </w:tcPrChange>
          </w:tcPr>
          <w:p w14:paraId="456013FF" w14:textId="77777777" w:rsidR="00245C85" w:rsidRDefault="00245C85" w:rsidP="00041D27"/>
        </w:tc>
      </w:tr>
      <w:tr w:rsidR="00245C85" w14:paraId="4B414284" w14:textId="77777777" w:rsidTr="00245C85">
        <w:tc>
          <w:tcPr>
            <w:tcW w:w="0" w:type="auto"/>
            <w:tcPrChange w:id="1172" w:author="David Conklin" w:date="2020-12-26T09:53:00Z">
              <w:tcPr>
                <w:tcW w:w="0" w:type="auto"/>
              </w:tcPr>
            </w:tcPrChange>
          </w:tcPr>
          <w:p w14:paraId="3136AF28" w14:textId="6FA189FF" w:rsidR="00245C85" w:rsidRDefault="00245C85" w:rsidP="00771AAC">
            <w:r>
              <w:t>14162200</w:t>
            </w:r>
          </w:p>
        </w:tc>
        <w:tc>
          <w:tcPr>
            <w:tcW w:w="0" w:type="auto"/>
            <w:tcPrChange w:id="1173" w:author="David Conklin" w:date="2020-12-26T09:53:00Z">
              <w:tcPr>
                <w:tcW w:w="0" w:type="auto"/>
              </w:tcPr>
            </w:tcPrChange>
          </w:tcPr>
          <w:p w14:paraId="19EA5F29" w14:textId="2337E25E" w:rsidR="00245C85" w:rsidRDefault="00245C85" w:rsidP="00771AAC">
            <w:r>
              <w:t>23773405</w:t>
            </w:r>
          </w:p>
        </w:tc>
        <w:tc>
          <w:tcPr>
            <w:tcW w:w="4347" w:type="dxa"/>
            <w:tcPrChange w:id="1174" w:author="David Conklin" w:date="2020-12-26T09:53:00Z">
              <w:tcPr>
                <w:tcW w:w="0" w:type="auto"/>
              </w:tcPr>
            </w:tcPrChange>
          </w:tcPr>
          <w:p w14:paraId="4F516243" w14:textId="3704487F" w:rsidR="00245C85" w:rsidRDefault="00245C85" w:rsidP="00771AAC">
            <w:r>
              <w:t>BLUE RIVER BELOW THE RESERVOIR</w:t>
            </w:r>
            <w:ins w:id="1175" w:author="David Conklin" w:date="2020-12-26T09:47:00Z">
              <w:r>
                <w:t xml:space="preserve"> (C2</w:t>
              </w:r>
            </w:ins>
            <w:ins w:id="1176" w:author="David Conklin" w:date="2020-12-26T09:48:00Z">
              <w:r>
                <w:t>01)</w:t>
              </w:r>
            </w:ins>
          </w:p>
        </w:tc>
        <w:tc>
          <w:tcPr>
            <w:tcW w:w="970" w:type="dxa"/>
            <w:tcPrChange w:id="1177" w:author="David Conklin" w:date="2020-12-26T09:53:00Z">
              <w:tcPr>
                <w:tcW w:w="0" w:type="auto"/>
              </w:tcPr>
            </w:tcPrChange>
          </w:tcPr>
          <w:p w14:paraId="0033914A" w14:textId="4B9CD9C7" w:rsidR="00245C85" w:rsidRDefault="00245C85" w:rsidP="00771AAC">
            <w:r>
              <w:t>%bias</w:t>
            </w:r>
          </w:p>
        </w:tc>
        <w:tc>
          <w:tcPr>
            <w:tcW w:w="1088" w:type="dxa"/>
            <w:tcPrChange w:id="1178" w:author="David Conklin" w:date="2020-12-26T09:53:00Z">
              <w:tcPr>
                <w:tcW w:w="0" w:type="auto"/>
              </w:tcPr>
            </w:tcPrChange>
          </w:tcPr>
          <w:p w14:paraId="55597B67" w14:textId="3CB4A388" w:rsidR="00245C85" w:rsidRDefault="00245C85" w:rsidP="00771AAC">
            <w:ins w:id="1179" w:author="David Conklin" w:date="2020-12-26T09:48:00Z">
              <w:r>
                <w:t>13.6</w:t>
              </w:r>
            </w:ins>
            <w:del w:id="1180" w:author="David Conklin" w:date="2020-12-26T09:48:00Z">
              <w:r w:rsidDel="00213F92">
                <w:delText>-0.6</w:delText>
              </w:r>
            </w:del>
            <w:r>
              <w:t>%</w:t>
            </w:r>
          </w:p>
        </w:tc>
        <w:tc>
          <w:tcPr>
            <w:tcW w:w="0" w:type="auto"/>
            <w:tcPrChange w:id="1181" w:author="David Conklin" w:date="2020-12-26T09:53:00Z">
              <w:tcPr>
                <w:tcW w:w="0" w:type="auto"/>
              </w:tcPr>
            </w:tcPrChange>
          </w:tcPr>
          <w:p w14:paraId="64E00F1C" w14:textId="4B4E9E3D" w:rsidR="00245C85" w:rsidRDefault="00245C85" w:rsidP="00771AAC">
            <w:del w:id="1182" w:author="David Conklin" w:date="2020-12-26T09:48:00Z">
              <w:r w:rsidDel="00213F92">
                <w:delText>VG</w:delText>
              </w:r>
            </w:del>
            <w:ins w:id="1183" w:author="David Conklin" w:date="2020-12-26T09:48:00Z">
              <w:r>
                <w:t>S</w:t>
              </w:r>
            </w:ins>
          </w:p>
        </w:tc>
      </w:tr>
      <w:tr w:rsidR="00245C85" w14:paraId="5538EB9B" w14:textId="77777777" w:rsidTr="00245C85">
        <w:tc>
          <w:tcPr>
            <w:tcW w:w="0" w:type="auto"/>
            <w:tcPrChange w:id="1184" w:author="David Conklin" w:date="2020-12-26T09:53:00Z">
              <w:tcPr>
                <w:tcW w:w="0" w:type="auto"/>
              </w:tcPr>
            </w:tcPrChange>
          </w:tcPr>
          <w:p w14:paraId="2EC94EA2" w14:textId="77777777" w:rsidR="00245C85" w:rsidRDefault="00245C85" w:rsidP="00771AAC"/>
        </w:tc>
        <w:tc>
          <w:tcPr>
            <w:tcW w:w="0" w:type="auto"/>
            <w:tcPrChange w:id="1185" w:author="David Conklin" w:date="2020-12-26T09:53:00Z">
              <w:tcPr>
                <w:tcW w:w="0" w:type="auto"/>
              </w:tcPr>
            </w:tcPrChange>
          </w:tcPr>
          <w:p w14:paraId="7BDA5E1C" w14:textId="77777777" w:rsidR="00245C85" w:rsidRDefault="00245C85" w:rsidP="00771AAC"/>
        </w:tc>
        <w:tc>
          <w:tcPr>
            <w:tcW w:w="4347" w:type="dxa"/>
            <w:tcPrChange w:id="1186" w:author="David Conklin" w:date="2020-12-26T09:53:00Z">
              <w:tcPr>
                <w:tcW w:w="0" w:type="auto"/>
              </w:tcPr>
            </w:tcPrChange>
          </w:tcPr>
          <w:p w14:paraId="03596065" w14:textId="77777777" w:rsidR="00245C85" w:rsidRDefault="00245C85" w:rsidP="00771AAC"/>
        </w:tc>
        <w:tc>
          <w:tcPr>
            <w:tcW w:w="970" w:type="dxa"/>
            <w:tcPrChange w:id="1187" w:author="David Conklin" w:date="2020-12-26T09:53:00Z">
              <w:tcPr>
                <w:tcW w:w="0" w:type="auto"/>
              </w:tcPr>
            </w:tcPrChange>
          </w:tcPr>
          <w:p w14:paraId="16D3BEDD" w14:textId="0D34C854" w:rsidR="00245C85" w:rsidRDefault="00245C85" w:rsidP="00771AAC">
            <w:r>
              <w:t>NSE</w:t>
            </w:r>
          </w:p>
        </w:tc>
        <w:tc>
          <w:tcPr>
            <w:tcW w:w="1088" w:type="dxa"/>
            <w:tcPrChange w:id="1188" w:author="David Conklin" w:date="2020-12-26T09:53:00Z">
              <w:tcPr>
                <w:tcW w:w="0" w:type="auto"/>
              </w:tcPr>
            </w:tcPrChange>
          </w:tcPr>
          <w:p w14:paraId="544DD24A" w14:textId="2219790E" w:rsidR="00245C85" w:rsidRDefault="00245C85" w:rsidP="00771AAC">
            <w:r>
              <w:t>0.5</w:t>
            </w:r>
            <w:ins w:id="1189" w:author="David Conklin" w:date="2020-12-26T09:48:00Z">
              <w:r>
                <w:t>6</w:t>
              </w:r>
            </w:ins>
            <w:del w:id="1190" w:author="David Conklin" w:date="2020-12-26T09:48:00Z">
              <w:r w:rsidDel="00213F92">
                <w:delText>1</w:delText>
              </w:r>
            </w:del>
          </w:p>
        </w:tc>
        <w:tc>
          <w:tcPr>
            <w:tcW w:w="0" w:type="auto"/>
            <w:tcPrChange w:id="1191" w:author="David Conklin" w:date="2020-12-26T09:53:00Z">
              <w:tcPr>
                <w:tcW w:w="0" w:type="auto"/>
              </w:tcPr>
            </w:tcPrChange>
          </w:tcPr>
          <w:p w14:paraId="48894EF4" w14:textId="73B15797" w:rsidR="00245C85" w:rsidRDefault="00245C85" w:rsidP="00771AAC">
            <w:r>
              <w:t>S</w:t>
            </w:r>
          </w:p>
        </w:tc>
      </w:tr>
      <w:tr w:rsidR="00245C85" w14:paraId="52F5AE41" w14:textId="77777777" w:rsidTr="00245C85">
        <w:trPr>
          <w:ins w:id="1192" w:author="David Conklin" w:date="2020-12-26T09:48:00Z"/>
        </w:trPr>
        <w:tc>
          <w:tcPr>
            <w:tcW w:w="0" w:type="auto"/>
            <w:tcPrChange w:id="1193" w:author="David Conklin" w:date="2020-12-26T09:53:00Z">
              <w:tcPr>
                <w:tcW w:w="0" w:type="auto"/>
              </w:tcPr>
            </w:tcPrChange>
          </w:tcPr>
          <w:p w14:paraId="1F6BE7A6" w14:textId="77777777" w:rsidR="00245C85" w:rsidRDefault="00245C85" w:rsidP="00771AAC">
            <w:pPr>
              <w:rPr>
                <w:ins w:id="1194" w:author="David Conklin" w:date="2020-12-26T09:48:00Z"/>
              </w:rPr>
            </w:pPr>
          </w:p>
        </w:tc>
        <w:tc>
          <w:tcPr>
            <w:tcW w:w="0" w:type="auto"/>
            <w:tcPrChange w:id="1195" w:author="David Conklin" w:date="2020-12-26T09:53:00Z">
              <w:tcPr>
                <w:tcW w:w="0" w:type="auto"/>
              </w:tcPr>
            </w:tcPrChange>
          </w:tcPr>
          <w:p w14:paraId="09A280F5" w14:textId="77777777" w:rsidR="00245C85" w:rsidRDefault="00245C85" w:rsidP="00771AAC">
            <w:pPr>
              <w:rPr>
                <w:ins w:id="1196" w:author="David Conklin" w:date="2020-12-26T09:48:00Z"/>
              </w:rPr>
            </w:pPr>
          </w:p>
        </w:tc>
        <w:tc>
          <w:tcPr>
            <w:tcW w:w="4347" w:type="dxa"/>
            <w:tcPrChange w:id="1197" w:author="David Conklin" w:date="2020-12-26T09:53:00Z">
              <w:tcPr>
                <w:tcW w:w="0" w:type="auto"/>
              </w:tcPr>
            </w:tcPrChange>
          </w:tcPr>
          <w:p w14:paraId="3A39EC94" w14:textId="77777777" w:rsidR="00245C85" w:rsidRDefault="00245C85" w:rsidP="00771AAC">
            <w:pPr>
              <w:rPr>
                <w:ins w:id="1198" w:author="David Conklin" w:date="2020-12-26T09:48:00Z"/>
              </w:rPr>
            </w:pPr>
          </w:p>
        </w:tc>
        <w:tc>
          <w:tcPr>
            <w:tcW w:w="970" w:type="dxa"/>
            <w:tcPrChange w:id="1199" w:author="David Conklin" w:date="2020-12-26T09:53:00Z">
              <w:tcPr>
                <w:tcW w:w="0" w:type="auto"/>
              </w:tcPr>
            </w:tcPrChange>
          </w:tcPr>
          <w:p w14:paraId="5B35BEBC" w14:textId="7E3B261E" w:rsidR="00245C85" w:rsidRDefault="00245C85" w:rsidP="00771AAC">
            <w:pPr>
              <w:rPr>
                <w:ins w:id="1200" w:author="David Conklin" w:date="2020-12-26T09:48:00Z"/>
              </w:rPr>
            </w:pPr>
            <w:ins w:id="1201" w:author="David Conklin" w:date="2020-12-26T09:48:00Z">
              <w:r>
                <w:t>RSR</w:t>
              </w:r>
            </w:ins>
          </w:p>
        </w:tc>
        <w:tc>
          <w:tcPr>
            <w:tcW w:w="1088" w:type="dxa"/>
            <w:tcPrChange w:id="1202" w:author="David Conklin" w:date="2020-12-26T09:53:00Z">
              <w:tcPr>
                <w:tcW w:w="0" w:type="auto"/>
              </w:tcPr>
            </w:tcPrChange>
          </w:tcPr>
          <w:p w14:paraId="37E30B63" w14:textId="4B60CCC1" w:rsidR="00245C85" w:rsidRDefault="00245C85" w:rsidP="00771AAC">
            <w:pPr>
              <w:rPr>
                <w:ins w:id="1203" w:author="David Conklin" w:date="2020-12-26T09:48:00Z"/>
              </w:rPr>
            </w:pPr>
            <w:ins w:id="1204" w:author="David Conklin" w:date="2020-12-26T09:48:00Z">
              <w:r>
                <w:t>.64</w:t>
              </w:r>
            </w:ins>
          </w:p>
        </w:tc>
        <w:tc>
          <w:tcPr>
            <w:tcW w:w="0" w:type="auto"/>
            <w:tcPrChange w:id="1205" w:author="David Conklin" w:date="2020-12-26T09:53:00Z">
              <w:tcPr>
                <w:tcW w:w="0" w:type="auto"/>
              </w:tcPr>
            </w:tcPrChange>
          </w:tcPr>
          <w:p w14:paraId="1C38ADAF" w14:textId="5B9BD7E9" w:rsidR="00245C85" w:rsidRDefault="00245C85" w:rsidP="00771AAC">
            <w:pPr>
              <w:rPr>
                <w:ins w:id="1206" w:author="David Conklin" w:date="2020-12-26T09:48:00Z"/>
              </w:rPr>
            </w:pPr>
            <w:ins w:id="1207" w:author="David Conklin" w:date="2020-12-26T09:48:00Z">
              <w:r>
                <w:t>S</w:t>
              </w:r>
            </w:ins>
          </w:p>
        </w:tc>
      </w:tr>
      <w:tr w:rsidR="00245C85" w14:paraId="25069F53" w14:textId="77777777" w:rsidTr="00245C85">
        <w:tc>
          <w:tcPr>
            <w:tcW w:w="0" w:type="auto"/>
            <w:tcPrChange w:id="1208" w:author="David Conklin" w:date="2020-12-26T09:53:00Z">
              <w:tcPr>
                <w:tcW w:w="0" w:type="auto"/>
              </w:tcPr>
            </w:tcPrChange>
          </w:tcPr>
          <w:p w14:paraId="4BFBA33A" w14:textId="77777777" w:rsidR="00245C85" w:rsidRDefault="00245C85" w:rsidP="00771AAC"/>
        </w:tc>
        <w:tc>
          <w:tcPr>
            <w:tcW w:w="0" w:type="auto"/>
            <w:tcPrChange w:id="1209" w:author="David Conklin" w:date="2020-12-26T09:53:00Z">
              <w:tcPr>
                <w:tcW w:w="0" w:type="auto"/>
              </w:tcPr>
            </w:tcPrChange>
          </w:tcPr>
          <w:p w14:paraId="0FB1CD3A" w14:textId="77777777" w:rsidR="00245C85" w:rsidRDefault="00245C85" w:rsidP="00771AAC"/>
        </w:tc>
        <w:tc>
          <w:tcPr>
            <w:tcW w:w="4347" w:type="dxa"/>
            <w:tcPrChange w:id="1210" w:author="David Conklin" w:date="2020-12-26T09:53:00Z">
              <w:tcPr>
                <w:tcW w:w="0" w:type="auto"/>
              </w:tcPr>
            </w:tcPrChange>
          </w:tcPr>
          <w:p w14:paraId="331AE5CA" w14:textId="77777777" w:rsidR="00245C85" w:rsidRDefault="00245C85" w:rsidP="00771AAC"/>
        </w:tc>
        <w:tc>
          <w:tcPr>
            <w:tcW w:w="970" w:type="dxa"/>
            <w:tcPrChange w:id="1211" w:author="David Conklin" w:date="2020-12-26T09:53:00Z">
              <w:tcPr>
                <w:tcW w:w="0" w:type="auto"/>
              </w:tcPr>
            </w:tcPrChange>
          </w:tcPr>
          <w:p w14:paraId="29EE474F" w14:textId="5BD633AC" w:rsidR="00245C85" w:rsidRDefault="00245C85" w:rsidP="00771AAC">
            <w:r>
              <w:t>R2</w:t>
            </w:r>
          </w:p>
        </w:tc>
        <w:tc>
          <w:tcPr>
            <w:tcW w:w="1088" w:type="dxa"/>
            <w:tcPrChange w:id="1212" w:author="David Conklin" w:date="2020-12-26T09:53:00Z">
              <w:tcPr>
                <w:tcW w:w="0" w:type="auto"/>
              </w:tcPr>
            </w:tcPrChange>
          </w:tcPr>
          <w:p w14:paraId="35325BC5" w14:textId="48F20E2C" w:rsidR="00245C85" w:rsidRDefault="00245C85" w:rsidP="00771AAC">
            <w:del w:id="1213" w:author="David Conklin" w:date="2020-12-26T09:49:00Z">
              <w:r w:rsidDel="00213F92">
                <w:delText>0.59</w:delText>
              </w:r>
            </w:del>
            <w:ins w:id="1214" w:author="David Conklin" w:date="2020-12-26T09:49:00Z">
              <w:r>
                <w:t>0.64</w:t>
              </w:r>
            </w:ins>
          </w:p>
        </w:tc>
        <w:tc>
          <w:tcPr>
            <w:tcW w:w="0" w:type="auto"/>
            <w:tcPrChange w:id="1215" w:author="David Conklin" w:date="2020-12-26T09:53:00Z">
              <w:tcPr>
                <w:tcW w:w="0" w:type="auto"/>
              </w:tcPr>
            </w:tcPrChange>
          </w:tcPr>
          <w:p w14:paraId="67F765A3" w14:textId="16156A93" w:rsidR="00245C85" w:rsidRDefault="00245C85" w:rsidP="00771AAC">
            <w:del w:id="1216" w:author="David Conklin" w:date="2020-12-26T09:49:00Z">
              <w:r w:rsidDel="00213F92">
                <w:delText>NS</w:delText>
              </w:r>
            </w:del>
            <w:ins w:id="1217" w:author="David Conklin" w:date="2020-12-26T09:49:00Z">
              <w:r>
                <w:t>S</w:t>
              </w:r>
            </w:ins>
          </w:p>
        </w:tc>
      </w:tr>
      <w:tr w:rsidR="00245C85" w14:paraId="4715FEE0" w14:textId="77777777" w:rsidTr="00245C85">
        <w:tc>
          <w:tcPr>
            <w:tcW w:w="0" w:type="auto"/>
            <w:tcPrChange w:id="1218" w:author="David Conklin" w:date="2020-12-26T09:53:00Z">
              <w:tcPr>
                <w:tcW w:w="0" w:type="auto"/>
              </w:tcPr>
            </w:tcPrChange>
          </w:tcPr>
          <w:p w14:paraId="4F524128" w14:textId="77777777" w:rsidR="00245C85" w:rsidRDefault="00245C85" w:rsidP="00771AAC"/>
        </w:tc>
        <w:tc>
          <w:tcPr>
            <w:tcW w:w="0" w:type="auto"/>
            <w:tcPrChange w:id="1219" w:author="David Conklin" w:date="2020-12-26T09:53:00Z">
              <w:tcPr>
                <w:tcW w:w="0" w:type="auto"/>
              </w:tcPr>
            </w:tcPrChange>
          </w:tcPr>
          <w:p w14:paraId="219A8808" w14:textId="77777777" w:rsidR="00245C85" w:rsidRDefault="00245C85" w:rsidP="00771AAC"/>
        </w:tc>
        <w:tc>
          <w:tcPr>
            <w:tcW w:w="4347" w:type="dxa"/>
            <w:tcPrChange w:id="1220" w:author="David Conklin" w:date="2020-12-26T09:53:00Z">
              <w:tcPr>
                <w:tcW w:w="0" w:type="auto"/>
              </w:tcPr>
            </w:tcPrChange>
          </w:tcPr>
          <w:p w14:paraId="40614EFB" w14:textId="77777777" w:rsidR="00245C85" w:rsidRDefault="00245C85" w:rsidP="00771AAC"/>
        </w:tc>
        <w:tc>
          <w:tcPr>
            <w:tcW w:w="970" w:type="dxa"/>
            <w:tcPrChange w:id="1221" w:author="David Conklin" w:date="2020-12-26T09:53:00Z">
              <w:tcPr>
                <w:tcW w:w="0" w:type="auto"/>
              </w:tcPr>
            </w:tcPrChange>
          </w:tcPr>
          <w:p w14:paraId="701FD63C" w14:textId="7349AFA4" w:rsidR="00245C85" w:rsidRDefault="00245C85" w:rsidP="00771AAC">
            <w:r>
              <w:t>MAE</w:t>
            </w:r>
          </w:p>
        </w:tc>
        <w:tc>
          <w:tcPr>
            <w:tcW w:w="1088" w:type="dxa"/>
            <w:tcPrChange w:id="1222" w:author="David Conklin" w:date="2020-12-26T09:53:00Z">
              <w:tcPr>
                <w:tcW w:w="0" w:type="auto"/>
              </w:tcPr>
            </w:tcPrChange>
          </w:tcPr>
          <w:p w14:paraId="106AC0F3" w14:textId="51A38CAB" w:rsidR="00245C85" w:rsidRDefault="00245C85" w:rsidP="00771AAC">
            <w:ins w:id="1223" w:author="David Conklin" w:date="2020-12-26T09:49:00Z">
              <w:r>
                <w:t>1.8</w:t>
              </w:r>
            </w:ins>
            <w:del w:id="1224" w:author="David Conklin" w:date="2020-12-26T09:49:00Z">
              <w:r w:rsidDel="00213F92">
                <w:delText>2.0</w:delText>
              </w:r>
            </w:del>
            <w:r>
              <w:t xml:space="preserve"> deg C</w:t>
            </w:r>
          </w:p>
        </w:tc>
        <w:tc>
          <w:tcPr>
            <w:tcW w:w="0" w:type="auto"/>
            <w:tcPrChange w:id="1225" w:author="David Conklin" w:date="2020-12-26T09:53:00Z">
              <w:tcPr>
                <w:tcW w:w="0" w:type="auto"/>
              </w:tcPr>
            </w:tcPrChange>
          </w:tcPr>
          <w:p w14:paraId="6A78D536" w14:textId="77777777" w:rsidR="00245C85" w:rsidRDefault="00245C85" w:rsidP="00771AAC"/>
        </w:tc>
      </w:tr>
      <w:tr w:rsidR="00245C85" w14:paraId="75B5887F" w14:textId="77777777" w:rsidTr="00245C85">
        <w:tc>
          <w:tcPr>
            <w:tcW w:w="0" w:type="auto"/>
            <w:tcPrChange w:id="1226" w:author="David Conklin" w:date="2020-12-26T09:53:00Z">
              <w:tcPr>
                <w:tcW w:w="0" w:type="auto"/>
              </w:tcPr>
            </w:tcPrChange>
          </w:tcPr>
          <w:p w14:paraId="5F6BF183" w14:textId="179F5686" w:rsidR="00245C85" w:rsidRDefault="00245C85" w:rsidP="00771AAC">
            <w:r>
              <w:t>14162500</w:t>
            </w:r>
          </w:p>
        </w:tc>
        <w:tc>
          <w:tcPr>
            <w:tcW w:w="0" w:type="auto"/>
            <w:tcPrChange w:id="1227" w:author="David Conklin" w:date="2020-12-26T09:53:00Z">
              <w:tcPr>
                <w:tcW w:w="0" w:type="auto"/>
              </w:tcPr>
            </w:tcPrChange>
          </w:tcPr>
          <w:p w14:paraId="4B1D0EF3" w14:textId="56C721BA" w:rsidR="00245C85" w:rsidRDefault="00245C85" w:rsidP="00771AAC">
            <w:r>
              <w:t>23772909</w:t>
            </w:r>
          </w:p>
        </w:tc>
        <w:tc>
          <w:tcPr>
            <w:tcW w:w="4347" w:type="dxa"/>
            <w:tcPrChange w:id="1228" w:author="David Conklin" w:date="2020-12-26T09:53:00Z">
              <w:tcPr>
                <w:tcW w:w="0" w:type="auto"/>
              </w:tcPr>
            </w:tcPrChange>
          </w:tcPr>
          <w:p w14:paraId="34D34A62" w14:textId="06EA8AF3" w:rsidR="00245C85" w:rsidRDefault="00245C85" w:rsidP="00771AAC">
            <w:r>
              <w:t>MCKENZIE RIVER NEAR VIDA</w:t>
            </w:r>
            <w:ins w:id="1229" w:author="David Conklin" w:date="2020-12-26T09:49:00Z">
              <w:r>
                <w:t xml:space="preserve"> (C201)</w:t>
              </w:r>
            </w:ins>
          </w:p>
        </w:tc>
        <w:tc>
          <w:tcPr>
            <w:tcW w:w="970" w:type="dxa"/>
            <w:tcPrChange w:id="1230" w:author="David Conklin" w:date="2020-12-26T09:53:00Z">
              <w:tcPr>
                <w:tcW w:w="0" w:type="auto"/>
              </w:tcPr>
            </w:tcPrChange>
          </w:tcPr>
          <w:p w14:paraId="28D95DBB" w14:textId="4CB4220B" w:rsidR="00245C85" w:rsidRDefault="00245C85" w:rsidP="00771AAC">
            <w:r>
              <w:t>%bias</w:t>
            </w:r>
          </w:p>
        </w:tc>
        <w:tc>
          <w:tcPr>
            <w:tcW w:w="1088" w:type="dxa"/>
            <w:tcPrChange w:id="1231" w:author="David Conklin" w:date="2020-12-26T09:53:00Z">
              <w:tcPr>
                <w:tcW w:w="0" w:type="auto"/>
              </w:tcPr>
            </w:tcPrChange>
          </w:tcPr>
          <w:p w14:paraId="35ED9764" w14:textId="72DE0DD8" w:rsidR="00245C85" w:rsidRDefault="00245C85" w:rsidP="00771AAC">
            <w:del w:id="1232" w:author="David Conklin" w:date="2020-12-26T09:50:00Z">
              <w:r w:rsidDel="00213F92">
                <w:delText>-10.9%</w:delText>
              </w:r>
            </w:del>
            <w:ins w:id="1233" w:author="David Conklin" w:date="2020-12-26T09:50:00Z">
              <w:r>
                <w:t>-3.1%</w:t>
              </w:r>
            </w:ins>
          </w:p>
        </w:tc>
        <w:tc>
          <w:tcPr>
            <w:tcW w:w="0" w:type="auto"/>
            <w:tcPrChange w:id="1234" w:author="David Conklin" w:date="2020-12-26T09:53:00Z">
              <w:tcPr>
                <w:tcW w:w="0" w:type="auto"/>
              </w:tcPr>
            </w:tcPrChange>
          </w:tcPr>
          <w:p w14:paraId="76D5A39A" w14:textId="164205BC" w:rsidR="00245C85" w:rsidRDefault="00245C85" w:rsidP="00771AAC">
            <w:del w:id="1235" w:author="David Conklin" w:date="2020-12-26T09:50:00Z">
              <w:r w:rsidDel="00491338">
                <w:delText>S</w:delText>
              </w:r>
            </w:del>
            <w:ins w:id="1236" w:author="David Conklin" w:date="2020-12-26T09:50:00Z">
              <w:r>
                <w:t>VG</w:t>
              </w:r>
            </w:ins>
          </w:p>
        </w:tc>
      </w:tr>
      <w:tr w:rsidR="00245C85" w14:paraId="1ED80062" w14:textId="77777777" w:rsidTr="00245C85">
        <w:tc>
          <w:tcPr>
            <w:tcW w:w="0" w:type="auto"/>
            <w:tcPrChange w:id="1237" w:author="David Conklin" w:date="2020-12-26T09:53:00Z">
              <w:tcPr>
                <w:tcW w:w="0" w:type="auto"/>
              </w:tcPr>
            </w:tcPrChange>
          </w:tcPr>
          <w:p w14:paraId="56B946A0" w14:textId="77777777" w:rsidR="00245C85" w:rsidRDefault="00245C85" w:rsidP="00771AAC"/>
        </w:tc>
        <w:tc>
          <w:tcPr>
            <w:tcW w:w="0" w:type="auto"/>
            <w:tcPrChange w:id="1238" w:author="David Conklin" w:date="2020-12-26T09:53:00Z">
              <w:tcPr>
                <w:tcW w:w="0" w:type="auto"/>
              </w:tcPr>
            </w:tcPrChange>
          </w:tcPr>
          <w:p w14:paraId="1CD74D21" w14:textId="77777777" w:rsidR="00245C85" w:rsidRDefault="00245C85" w:rsidP="00771AAC"/>
        </w:tc>
        <w:tc>
          <w:tcPr>
            <w:tcW w:w="4347" w:type="dxa"/>
            <w:tcPrChange w:id="1239" w:author="David Conklin" w:date="2020-12-26T09:53:00Z">
              <w:tcPr>
                <w:tcW w:w="0" w:type="auto"/>
              </w:tcPr>
            </w:tcPrChange>
          </w:tcPr>
          <w:p w14:paraId="0AB6BF23" w14:textId="77777777" w:rsidR="00245C85" w:rsidRDefault="00245C85" w:rsidP="00771AAC"/>
        </w:tc>
        <w:tc>
          <w:tcPr>
            <w:tcW w:w="970" w:type="dxa"/>
            <w:tcPrChange w:id="1240" w:author="David Conklin" w:date="2020-12-26T09:53:00Z">
              <w:tcPr>
                <w:tcW w:w="0" w:type="auto"/>
              </w:tcPr>
            </w:tcPrChange>
          </w:tcPr>
          <w:p w14:paraId="1FCF5485" w14:textId="5ADF5AFE" w:rsidR="00245C85" w:rsidRDefault="00245C85" w:rsidP="00771AAC">
            <w:r>
              <w:t>NSE</w:t>
            </w:r>
          </w:p>
        </w:tc>
        <w:tc>
          <w:tcPr>
            <w:tcW w:w="1088" w:type="dxa"/>
            <w:tcPrChange w:id="1241" w:author="David Conklin" w:date="2020-12-26T09:53:00Z">
              <w:tcPr>
                <w:tcW w:w="0" w:type="auto"/>
              </w:tcPr>
            </w:tcPrChange>
          </w:tcPr>
          <w:p w14:paraId="6FEA2BA2" w14:textId="3ABD59D6" w:rsidR="00245C85" w:rsidRDefault="00245C85" w:rsidP="00771AAC">
            <w:r>
              <w:t>0.</w:t>
            </w:r>
            <w:ins w:id="1242" w:author="David Conklin" w:date="2020-12-26T09:50:00Z">
              <w:r>
                <w:t>84</w:t>
              </w:r>
            </w:ins>
            <w:del w:id="1243" w:author="David Conklin" w:date="2020-12-26T09:50:00Z">
              <w:r w:rsidDel="00491338">
                <w:delText>47</w:delText>
              </w:r>
            </w:del>
          </w:p>
        </w:tc>
        <w:tc>
          <w:tcPr>
            <w:tcW w:w="0" w:type="auto"/>
            <w:tcPrChange w:id="1244" w:author="David Conklin" w:date="2020-12-26T09:53:00Z">
              <w:tcPr>
                <w:tcW w:w="0" w:type="auto"/>
              </w:tcPr>
            </w:tcPrChange>
          </w:tcPr>
          <w:p w14:paraId="0598E456" w14:textId="6497CB9C" w:rsidR="00245C85" w:rsidRDefault="00245C85" w:rsidP="00771AAC">
            <w:del w:id="1245" w:author="David Conklin" w:date="2020-12-26T09:50:00Z">
              <w:r w:rsidDel="00491338">
                <w:delText>S</w:delText>
              </w:r>
            </w:del>
            <w:ins w:id="1246" w:author="David Conklin" w:date="2020-12-26T09:50:00Z">
              <w:r>
                <w:t>VG</w:t>
              </w:r>
            </w:ins>
          </w:p>
        </w:tc>
      </w:tr>
      <w:tr w:rsidR="00245C85" w14:paraId="7494CEE0" w14:textId="77777777" w:rsidTr="00245C85">
        <w:trPr>
          <w:ins w:id="1247" w:author="David Conklin" w:date="2020-12-26T09:50:00Z"/>
        </w:trPr>
        <w:tc>
          <w:tcPr>
            <w:tcW w:w="0" w:type="auto"/>
            <w:tcPrChange w:id="1248" w:author="David Conklin" w:date="2020-12-26T09:53:00Z">
              <w:tcPr>
                <w:tcW w:w="0" w:type="auto"/>
              </w:tcPr>
            </w:tcPrChange>
          </w:tcPr>
          <w:p w14:paraId="74C8A362" w14:textId="77777777" w:rsidR="00245C85" w:rsidRDefault="00245C85" w:rsidP="00771AAC">
            <w:pPr>
              <w:rPr>
                <w:ins w:id="1249" w:author="David Conklin" w:date="2020-12-26T09:50:00Z"/>
              </w:rPr>
            </w:pPr>
          </w:p>
        </w:tc>
        <w:tc>
          <w:tcPr>
            <w:tcW w:w="0" w:type="auto"/>
            <w:tcPrChange w:id="1250" w:author="David Conklin" w:date="2020-12-26T09:53:00Z">
              <w:tcPr>
                <w:tcW w:w="0" w:type="auto"/>
              </w:tcPr>
            </w:tcPrChange>
          </w:tcPr>
          <w:p w14:paraId="5030E382" w14:textId="77777777" w:rsidR="00245C85" w:rsidRDefault="00245C85" w:rsidP="00771AAC">
            <w:pPr>
              <w:rPr>
                <w:ins w:id="1251" w:author="David Conklin" w:date="2020-12-26T09:50:00Z"/>
              </w:rPr>
            </w:pPr>
          </w:p>
        </w:tc>
        <w:tc>
          <w:tcPr>
            <w:tcW w:w="4347" w:type="dxa"/>
            <w:tcPrChange w:id="1252" w:author="David Conklin" w:date="2020-12-26T09:53:00Z">
              <w:tcPr>
                <w:tcW w:w="0" w:type="auto"/>
              </w:tcPr>
            </w:tcPrChange>
          </w:tcPr>
          <w:p w14:paraId="7E94C445" w14:textId="77777777" w:rsidR="00245C85" w:rsidRDefault="00245C85" w:rsidP="00771AAC">
            <w:pPr>
              <w:rPr>
                <w:ins w:id="1253" w:author="David Conklin" w:date="2020-12-26T09:50:00Z"/>
              </w:rPr>
            </w:pPr>
          </w:p>
        </w:tc>
        <w:tc>
          <w:tcPr>
            <w:tcW w:w="970" w:type="dxa"/>
            <w:tcPrChange w:id="1254" w:author="David Conklin" w:date="2020-12-26T09:53:00Z">
              <w:tcPr>
                <w:tcW w:w="0" w:type="auto"/>
              </w:tcPr>
            </w:tcPrChange>
          </w:tcPr>
          <w:p w14:paraId="2C3A874D" w14:textId="27257853" w:rsidR="00245C85" w:rsidRDefault="00245C85" w:rsidP="00771AAC">
            <w:pPr>
              <w:rPr>
                <w:ins w:id="1255" w:author="David Conklin" w:date="2020-12-26T09:50:00Z"/>
              </w:rPr>
            </w:pPr>
            <w:ins w:id="1256" w:author="David Conklin" w:date="2020-12-26T09:50:00Z">
              <w:r>
                <w:t>RSR</w:t>
              </w:r>
            </w:ins>
          </w:p>
        </w:tc>
        <w:tc>
          <w:tcPr>
            <w:tcW w:w="1088" w:type="dxa"/>
            <w:tcPrChange w:id="1257" w:author="David Conklin" w:date="2020-12-26T09:53:00Z">
              <w:tcPr>
                <w:tcW w:w="0" w:type="auto"/>
              </w:tcPr>
            </w:tcPrChange>
          </w:tcPr>
          <w:p w14:paraId="5C654EBE" w14:textId="4B1342D5" w:rsidR="00245C85" w:rsidRDefault="00245C85" w:rsidP="00771AAC">
            <w:pPr>
              <w:rPr>
                <w:ins w:id="1258" w:author="David Conklin" w:date="2020-12-26T09:50:00Z"/>
              </w:rPr>
            </w:pPr>
            <w:ins w:id="1259" w:author="David Conklin" w:date="2020-12-26T09:50:00Z">
              <w:r>
                <w:t>0.40</w:t>
              </w:r>
            </w:ins>
          </w:p>
        </w:tc>
        <w:tc>
          <w:tcPr>
            <w:tcW w:w="0" w:type="auto"/>
            <w:tcPrChange w:id="1260" w:author="David Conklin" w:date="2020-12-26T09:53:00Z">
              <w:tcPr>
                <w:tcW w:w="0" w:type="auto"/>
              </w:tcPr>
            </w:tcPrChange>
          </w:tcPr>
          <w:p w14:paraId="358AAA96" w14:textId="07EE1354" w:rsidR="00245C85" w:rsidDel="00491338" w:rsidRDefault="00245C85" w:rsidP="00771AAC">
            <w:pPr>
              <w:rPr>
                <w:ins w:id="1261" w:author="David Conklin" w:date="2020-12-26T09:50:00Z"/>
              </w:rPr>
            </w:pPr>
            <w:ins w:id="1262" w:author="David Conklin" w:date="2020-12-26T09:51:00Z">
              <w:r>
                <w:t>VG</w:t>
              </w:r>
            </w:ins>
          </w:p>
        </w:tc>
      </w:tr>
      <w:tr w:rsidR="00245C85" w14:paraId="018CD271" w14:textId="77777777" w:rsidTr="00245C85">
        <w:tc>
          <w:tcPr>
            <w:tcW w:w="0" w:type="auto"/>
            <w:tcPrChange w:id="1263" w:author="David Conklin" w:date="2020-12-26T09:53:00Z">
              <w:tcPr>
                <w:tcW w:w="0" w:type="auto"/>
              </w:tcPr>
            </w:tcPrChange>
          </w:tcPr>
          <w:p w14:paraId="18529DA2" w14:textId="77777777" w:rsidR="00245C85" w:rsidRDefault="00245C85" w:rsidP="00771AAC"/>
        </w:tc>
        <w:tc>
          <w:tcPr>
            <w:tcW w:w="0" w:type="auto"/>
            <w:tcPrChange w:id="1264" w:author="David Conklin" w:date="2020-12-26T09:53:00Z">
              <w:tcPr>
                <w:tcW w:w="0" w:type="auto"/>
              </w:tcPr>
            </w:tcPrChange>
          </w:tcPr>
          <w:p w14:paraId="34761E01" w14:textId="77777777" w:rsidR="00245C85" w:rsidRDefault="00245C85" w:rsidP="00771AAC"/>
        </w:tc>
        <w:tc>
          <w:tcPr>
            <w:tcW w:w="4347" w:type="dxa"/>
            <w:tcPrChange w:id="1265" w:author="David Conklin" w:date="2020-12-26T09:53:00Z">
              <w:tcPr>
                <w:tcW w:w="0" w:type="auto"/>
              </w:tcPr>
            </w:tcPrChange>
          </w:tcPr>
          <w:p w14:paraId="3269D126" w14:textId="77777777" w:rsidR="00245C85" w:rsidRDefault="00245C85" w:rsidP="00771AAC"/>
        </w:tc>
        <w:tc>
          <w:tcPr>
            <w:tcW w:w="970" w:type="dxa"/>
            <w:tcPrChange w:id="1266" w:author="David Conklin" w:date="2020-12-26T09:53:00Z">
              <w:tcPr>
                <w:tcW w:w="0" w:type="auto"/>
              </w:tcPr>
            </w:tcPrChange>
          </w:tcPr>
          <w:p w14:paraId="20896EE8" w14:textId="626E98EF" w:rsidR="00245C85" w:rsidRDefault="00245C85" w:rsidP="00771AAC">
            <w:r>
              <w:t>R2</w:t>
            </w:r>
          </w:p>
        </w:tc>
        <w:tc>
          <w:tcPr>
            <w:tcW w:w="1088" w:type="dxa"/>
            <w:tcPrChange w:id="1267" w:author="David Conklin" w:date="2020-12-26T09:53:00Z">
              <w:tcPr>
                <w:tcW w:w="0" w:type="auto"/>
              </w:tcPr>
            </w:tcPrChange>
          </w:tcPr>
          <w:p w14:paraId="5370746D" w14:textId="47EDF3AC" w:rsidR="00245C85" w:rsidRDefault="00245C85" w:rsidP="00771AAC">
            <w:r>
              <w:t>0.95</w:t>
            </w:r>
          </w:p>
        </w:tc>
        <w:tc>
          <w:tcPr>
            <w:tcW w:w="0" w:type="auto"/>
            <w:tcPrChange w:id="1268" w:author="David Conklin" w:date="2020-12-26T09:53:00Z">
              <w:tcPr>
                <w:tcW w:w="0" w:type="auto"/>
              </w:tcPr>
            </w:tcPrChange>
          </w:tcPr>
          <w:p w14:paraId="1C2F51A4" w14:textId="0EA9E813" w:rsidR="00245C85" w:rsidRDefault="00245C85" w:rsidP="00771AAC">
            <w:r>
              <w:t>VG</w:t>
            </w:r>
          </w:p>
        </w:tc>
      </w:tr>
      <w:tr w:rsidR="00245C85" w14:paraId="5E97FFFE" w14:textId="77777777" w:rsidTr="00245C85">
        <w:tc>
          <w:tcPr>
            <w:tcW w:w="0" w:type="auto"/>
            <w:tcPrChange w:id="1269" w:author="David Conklin" w:date="2020-12-26T09:53:00Z">
              <w:tcPr>
                <w:tcW w:w="0" w:type="auto"/>
              </w:tcPr>
            </w:tcPrChange>
          </w:tcPr>
          <w:p w14:paraId="3BF99663" w14:textId="77777777" w:rsidR="00245C85" w:rsidRDefault="00245C85" w:rsidP="00771AAC"/>
        </w:tc>
        <w:tc>
          <w:tcPr>
            <w:tcW w:w="0" w:type="auto"/>
            <w:tcPrChange w:id="1270" w:author="David Conklin" w:date="2020-12-26T09:53:00Z">
              <w:tcPr>
                <w:tcW w:w="0" w:type="auto"/>
              </w:tcPr>
            </w:tcPrChange>
          </w:tcPr>
          <w:p w14:paraId="710B3153" w14:textId="77777777" w:rsidR="00245C85" w:rsidRDefault="00245C85" w:rsidP="00771AAC"/>
        </w:tc>
        <w:tc>
          <w:tcPr>
            <w:tcW w:w="4347" w:type="dxa"/>
            <w:tcPrChange w:id="1271" w:author="David Conklin" w:date="2020-12-26T09:53:00Z">
              <w:tcPr>
                <w:tcW w:w="0" w:type="auto"/>
              </w:tcPr>
            </w:tcPrChange>
          </w:tcPr>
          <w:p w14:paraId="5570236E" w14:textId="77777777" w:rsidR="00245C85" w:rsidRDefault="00245C85" w:rsidP="00771AAC"/>
        </w:tc>
        <w:tc>
          <w:tcPr>
            <w:tcW w:w="970" w:type="dxa"/>
            <w:tcPrChange w:id="1272" w:author="David Conklin" w:date="2020-12-26T09:53:00Z">
              <w:tcPr>
                <w:tcW w:w="0" w:type="auto"/>
              </w:tcPr>
            </w:tcPrChange>
          </w:tcPr>
          <w:p w14:paraId="4A0C0A8D" w14:textId="6A0AF3E0" w:rsidR="00245C85" w:rsidRDefault="00245C85" w:rsidP="00771AAC">
            <w:r>
              <w:t>MAE</w:t>
            </w:r>
          </w:p>
        </w:tc>
        <w:tc>
          <w:tcPr>
            <w:tcW w:w="1088" w:type="dxa"/>
            <w:tcPrChange w:id="1273" w:author="David Conklin" w:date="2020-12-26T09:53:00Z">
              <w:tcPr>
                <w:tcW w:w="0" w:type="auto"/>
              </w:tcPr>
            </w:tcPrChange>
          </w:tcPr>
          <w:p w14:paraId="4AFDAA06" w14:textId="7B2BF7A6" w:rsidR="00245C85" w:rsidRDefault="00245C85" w:rsidP="00771AAC">
            <w:ins w:id="1274" w:author="David Conklin" w:date="2020-12-26T09:51:00Z">
              <w:r>
                <w:t>0.9</w:t>
              </w:r>
            </w:ins>
            <w:del w:id="1275" w:author="David Conklin" w:date="2020-12-26T09:51:00Z">
              <w:r w:rsidDel="00491338">
                <w:delText>1.6</w:delText>
              </w:r>
            </w:del>
            <w:r>
              <w:t xml:space="preserve"> deg C</w:t>
            </w:r>
          </w:p>
        </w:tc>
        <w:tc>
          <w:tcPr>
            <w:tcW w:w="0" w:type="auto"/>
            <w:tcPrChange w:id="1276" w:author="David Conklin" w:date="2020-12-26T09:53:00Z">
              <w:tcPr>
                <w:tcW w:w="0" w:type="auto"/>
              </w:tcPr>
            </w:tcPrChange>
          </w:tcPr>
          <w:p w14:paraId="00708A1D" w14:textId="77777777" w:rsidR="00245C85" w:rsidRDefault="00245C85" w:rsidP="00771AAC"/>
        </w:tc>
      </w:tr>
      <w:tr w:rsidR="00245C85" w14:paraId="0BDEEC7C" w14:textId="12F0241B" w:rsidTr="00245C85">
        <w:tc>
          <w:tcPr>
            <w:tcW w:w="0" w:type="auto"/>
            <w:tcPrChange w:id="1277" w:author="David Conklin" w:date="2020-12-26T09:53:00Z">
              <w:tcPr>
                <w:tcW w:w="0" w:type="auto"/>
              </w:tcPr>
            </w:tcPrChange>
          </w:tcPr>
          <w:p w14:paraId="65F13272" w14:textId="0DAC9DDD" w:rsidR="00245C85" w:rsidRDefault="00245C85" w:rsidP="00771AAC">
            <w:r>
              <w:t>14164900</w:t>
            </w:r>
          </w:p>
        </w:tc>
        <w:tc>
          <w:tcPr>
            <w:tcW w:w="0" w:type="auto"/>
            <w:tcPrChange w:id="1278" w:author="David Conklin" w:date="2020-12-26T09:53:00Z">
              <w:tcPr>
                <w:tcW w:w="0" w:type="auto"/>
              </w:tcPr>
            </w:tcPrChange>
          </w:tcPr>
          <w:p w14:paraId="71292158" w14:textId="0940B5D7" w:rsidR="00245C85" w:rsidRDefault="00245C85" w:rsidP="00771AAC">
            <w:r>
              <w:t>23772751</w:t>
            </w:r>
          </w:p>
        </w:tc>
        <w:tc>
          <w:tcPr>
            <w:tcW w:w="4347" w:type="dxa"/>
            <w:tcPrChange w:id="1279" w:author="David Conklin" w:date="2020-12-26T09:53:00Z">
              <w:tcPr>
                <w:tcW w:w="0" w:type="auto"/>
              </w:tcPr>
            </w:tcPrChange>
          </w:tcPr>
          <w:p w14:paraId="51F11651" w14:textId="7E7B956B" w:rsidR="00245C85" w:rsidRDefault="00245C85" w:rsidP="00771AAC">
            <w:r>
              <w:t>MCKENZIE RIVER ABV HAYDEN BR</w:t>
            </w:r>
            <w:ins w:id="1280" w:author="David Conklin" w:date="2020-12-26T09:51:00Z">
              <w:r>
                <w:t xml:space="preserve"> (C201)</w:t>
              </w:r>
            </w:ins>
          </w:p>
        </w:tc>
        <w:tc>
          <w:tcPr>
            <w:tcW w:w="970" w:type="dxa"/>
            <w:tcPrChange w:id="1281" w:author="David Conklin" w:date="2020-12-26T09:53:00Z">
              <w:tcPr>
                <w:tcW w:w="0" w:type="auto"/>
              </w:tcPr>
            </w:tcPrChange>
          </w:tcPr>
          <w:p w14:paraId="28F20A41" w14:textId="3A8F165D" w:rsidR="00245C85" w:rsidRDefault="00245C85" w:rsidP="00771AAC">
            <w:r>
              <w:t>%bias</w:t>
            </w:r>
          </w:p>
        </w:tc>
        <w:tc>
          <w:tcPr>
            <w:tcW w:w="1088" w:type="dxa"/>
            <w:tcPrChange w:id="1282" w:author="David Conklin" w:date="2020-12-26T09:53:00Z">
              <w:tcPr>
                <w:tcW w:w="0" w:type="auto"/>
              </w:tcPr>
            </w:tcPrChange>
          </w:tcPr>
          <w:p w14:paraId="68801782" w14:textId="71848F16" w:rsidR="00245C85" w:rsidRDefault="00245C85" w:rsidP="00771AAC">
            <w:ins w:id="1283" w:author="David Conklin" w:date="2020-12-26T09:52:00Z">
              <w:r>
                <w:t>6</w:t>
              </w:r>
            </w:ins>
            <w:del w:id="1284" w:author="David Conklin" w:date="2020-12-26T09:52:00Z">
              <w:r w:rsidDel="00491338">
                <w:delText>-8</w:delText>
              </w:r>
            </w:del>
            <w:r>
              <w:t>.6%</w:t>
            </w:r>
          </w:p>
        </w:tc>
        <w:tc>
          <w:tcPr>
            <w:tcW w:w="0" w:type="auto"/>
            <w:tcPrChange w:id="1285" w:author="David Conklin" w:date="2020-12-26T09:53:00Z">
              <w:tcPr>
                <w:tcW w:w="0" w:type="auto"/>
              </w:tcPr>
            </w:tcPrChange>
          </w:tcPr>
          <w:p w14:paraId="1512C366" w14:textId="0311E032" w:rsidR="00245C85" w:rsidRDefault="00245C85" w:rsidP="00771AAC">
            <w:r>
              <w:t>G</w:t>
            </w:r>
          </w:p>
        </w:tc>
      </w:tr>
      <w:tr w:rsidR="00245C85" w14:paraId="1B5FE809" w14:textId="709EF516" w:rsidTr="00245C85">
        <w:tc>
          <w:tcPr>
            <w:tcW w:w="0" w:type="auto"/>
            <w:tcPrChange w:id="1286" w:author="David Conklin" w:date="2020-12-26T09:53:00Z">
              <w:tcPr>
                <w:tcW w:w="0" w:type="auto"/>
              </w:tcPr>
            </w:tcPrChange>
          </w:tcPr>
          <w:p w14:paraId="23C9832C" w14:textId="77777777" w:rsidR="00245C85" w:rsidRDefault="00245C85" w:rsidP="00771AAC"/>
        </w:tc>
        <w:tc>
          <w:tcPr>
            <w:tcW w:w="0" w:type="auto"/>
            <w:tcPrChange w:id="1287" w:author="David Conklin" w:date="2020-12-26T09:53:00Z">
              <w:tcPr>
                <w:tcW w:w="0" w:type="auto"/>
              </w:tcPr>
            </w:tcPrChange>
          </w:tcPr>
          <w:p w14:paraId="04B9EA8E" w14:textId="77777777" w:rsidR="00245C85" w:rsidRDefault="00245C85" w:rsidP="00771AAC"/>
        </w:tc>
        <w:tc>
          <w:tcPr>
            <w:tcW w:w="4347" w:type="dxa"/>
            <w:tcPrChange w:id="1288" w:author="David Conklin" w:date="2020-12-26T09:53:00Z">
              <w:tcPr>
                <w:tcW w:w="0" w:type="auto"/>
              </w:tcPr>
            </w:tcPrChange>
          </w:tcPr>
          <w:p w14:paraId="6B680C92" w14:textId="77777777" w:rsidR="00245C85" w:rsidRDefault="00245C85" w:rsidP="00771AAC"/>
        </w:tc>
        <w:tc>
          <w:tcPr>
            <w:tcW w:w="970" w:type="dxa"/>
            <w:tcPrChange w:id="1289" w:author="David Conklin" w:date="2020-12-26T09:53:00Z">
              <w:tcPr>
                <w:tcW w:w="0" w:type="auto"/>
              </w:tcPr>
            </w:tcPrChange>
          </w:tcPr>
          <w:p w14:paraId="11B725B8" w14:textId="14EC1CB8" w:rsidR="00245C85" w:rsidRDefault="00245C85" w:rsidP="00771AAC">
            <w:r>
              <w:t>NSE</w:t>
            </w:r>
          </w:p>
        </w:tc>
        <w:tc>
          <w:tcPr>
            <w:tcW w:w="1088" w:type="dxa"/>
            <w:tcPrChange w:id="1290" w:author="David Conklin" w:date="2020-12-26T09:53:00Z">
              <w:tcPr>
                <w:tcW w:w="0" w:type="auto"/>
              </w:tcPr>
            </w:tcPrChange>
          </w:tcPr>
          <w:p w14:paraId="3A2EADE1" w14:textId="0817F3B5" w:rsidR="00245C85" w:rsidRDefault="00245C85" w:rsidP="00771AAC">
            <w:r>
              <w:t>0.</w:t>
            </w:r>
            <w:ins w:id="1291" w:author="David Conklin" w:date="2020-12-26T09:52:00Z">
              <w:r>
                <w:t>92</w:t>
              </w:r>
            </w:ins>
            <w:del w:id="1292" w:author="David Conklin" w:date="2020-12-26T09:52:00Z">
              <w:r w:rsidDel="00491338">
                <w:delText>70</w:delText>
              </w:r>
            </w:del>
          </w:p>
        </w:tc>
        <w:tc>
          <w:tcPr>
            <w:tcW w:w="0" w:type="auto"/>
            <w:tcPrChange w:id="1293" w:author="David Conklin" w:date="2020-12-26T09:53:00Z">
              <w:tcPr>
                <w:tcW w:w="0" w:type="auto"/>
              </w:tcPr>
            </w:tcPrChange>
          </w:tcPr>
          <w:p w14:paraId="2BD166C2" w14:textId="3B1F180F" w:rsidR="00245C85" w:rsidRDefault="00245C85" w:rsidP="00771AAC">
            <w:ins w:id="1294" w:author="David Conklin" w:date="2020-12-26T09:52:00Z">
              <w:r>
                <w:t>VG</w:t>
              </w:r>
            </w:ins>
            <w:del w:id="1295" w:author="David Conklin" w:date="2020-12-26T09:52:00Z">
              <w:r w:rsidDel="00491338">
                <w:delText>S</w:delText>
              </w:r>
            </w:del>
          </w:p>
        </w:tc>
      </w:tr>
      <w:tr w:rsidR="00245C85" w14:paraId="6B82F4E2" w14:textId="77777777" w:rsidTr="00245C85">
        <w:trPr>
          <w:ins w:id="1296" w:author="David Conklin" w:date="2020-12-26T09:52:00Z"/>
        </w:trPr>
        <w:tc>
          <w:tcPr>
            <w:tcW w:w="0" w:type="auto"/>
            <w:tcPrChange w:id="1297" w:author="David Conklin" w:date="2020-12-26T09:53:00Z">
              <w:tcPr>
                <w:tcW w:w="0" w:type="auto"/>
              </w:tcPr>
            </w:tcPrChange>
          </w:tcPr>
          <w:p w14:paraId="6DBC22D6" w14:textId="77777777" w:rsidR="00245C85" w:rsidRDefault="00245C85" w:rsidP="00771AAC">
            <w:pPr>
              <w:rPr>
                <w:ins w:id="1298" w:author="David Conklin" w:date="2020-12-26T09:52:00Z"/>
              </w:rPr>
            </w:pPr>
          </w:p>
        </w:tc>
        <w:tc>
          <w:tcPr>
            <w:tcW w:w="0" w:type="auto"/>
            <w:tcPrChange w:id="1299" w:author="David Conklin" w:date="2020-12-26T09:53:00Z">
              <w:tcPr>
                <w:tcW w:w="0" w:type="auto"/>
              </w:tcPr>
            </w:tcPrChange>
          </w:tcPr>
          <w:p w14:paraId="65916CEB" w14:textId="77777777" w:rsidR="00245C85" w:rsidRDefault="00245C85" w:rsidP="00771AAC">
            <w:pPr>
              <w:rPr>
                <w:ins w:id="1300" w:author="David Conklin" w:date="2020-12-26T09:52:00Z"/>
              </w:rPr>
            </w:pPr>
          </w:p>
        </w:tc>
        <w:tc>
          <w:tcPr>
            <w:tcW w:w="4347" w:type="dxa"/>
            <w:tcPrChange w:id="1301" w:author="David Conklin" w:date="2020-12-26T09:53:00Z">
              <w:tcPr>
                <w:tcW w:w="0" w:type="auto"/>
              </w:tcPr>
            </w:tcPrChange>
          </w:tcPr>
          <w:p w14:paraId="170C52E8" w14:textId="77777777" w:rsidR="00245C85" w:rsidRDefault="00245C85" w:rsidP="00771AAC">
            <w:pPr>
              <w:rPr>
                <w:ins w:id="1302" w:author="David Conklin" w:date="2020-12-26T09:52:00Z"/>
              </w:rPr>
            </w:pPr>
          </w:p>
        </w:tc>
        <w:tc>
          <w:tcPr>
            <w:tcW w:w="970" w:type="dxa"/>
            <w:tcPrChange w:id="1303" w:author="David Conklin" w:date="2020-12-26T09:53:00Z">
              <w:tcPr>
                <w:tcW w:w="0" w:type="auto"/>
              </w:tcPr>
            </w:tcPrChange>
          </w:tcPr>
          <w:p w14:paraId="4ED55876" w14:textId="6B49FBE3" w:rsidR="00245C85" w:rsidRDefault="00245C85" w:rsidP="00771AAC">
            <w:pPr>
              <w:rPr>
                <w:ins w:id="1304" w:author="David Conklin" w:date="2020-12-26T09:52:00Z"/>
              </w:rPr>
            </w:pPr>
            <w:ins w:id="1305" w:author="David Conklin" w:date="2020-12-26T09:52:00Z">
              <w:r>
                <w:t>RSR</w:t>
              </w:r>
            </w:ins>
          </w:p>
        </w:tc>
        <w:tc>
          <w:tcPr>
            <w:tcW w:w="1088" w:type="dxa"/>
            <w:tcPrChange w:id="1306" w:author="David Conklin" w:date="2020-12-26T09:53:00Z">
              <w:tcPr>
                <w:tcW w:w="0" w:type="auto"/>
              </w:tcPr>
            </w:tcPrChange>
          </w:tcPr>
          <w:p w14:paraId="69AF79F6" w14:textId="45207982" w:rsidR="00245C85" w:rsidRDefault="00245C85" w:rsidP="00771AAC">
            <w:pPr>
              <w:rPr>
                <w:ins w:id="1307" w:author="David Conklin" w:date="2020-12-26T09:52:00Z"/>
              </w:rPr>
            </w:pPr>
            <w:ins w:id="1308" w:author="David Conklin" w:date="2020-12-26T09:52:00Z">
              <w:r>
                <w:t>.27</w:t>
              </w:r>
            </w:ins>
          </w:p>
        </w:tc>
        <w:tc>
          <w:tcPr>
            <w:tcW w:w="0" w:type="auto"/>
            <w:tcPrChange w:id="1309" w:author="David Conklin" w:date="2020-12-26T09:53:00Z">
              <w:tcPr>
                <w:tcW w:w="0" w:type="auto"/>
              </w:tcPr>
            </w:tcPrChange>
          </w:tcPr>
          <w:p w14:paraId="0BE6BD12" w14:textId="48B08650" w:rsidR="00245C85" w:rsidRDefault="00245C85" w:rsidP="00771AAC">
            <w:pPr>
              <w:rPr>
                <w:ins w:id="1310" w:author="David Conklin" w:date="2020-12-26T09:52:00Z"/>
              </w:rPr>
            </w:pPr>
            <w:ins w:id="1311" w:author="David Conklin" w:date="2020-12-26T09:52:00Z">
              <w:r>
                <w:t>VG</w:t>
              </w:r>
            </w:ins>
          </w:p>
        </w:tc>
      </w:tr>
      <w:tr w:rsidR="00245C85" w14:paraId="5326D1E3" w14:textId="592E8A15" w:rsidTr="00245C85">
        <w:tc>
          <w:tcPr>
            <w:tcW w:w="0" w:type="auto"/>
            <w:tcPrChange w:id="1312" w:author="David Conklin" w:date="2020-12-26T09:53:00Z">
              <w:tcPr>
                <w:tcW w:w="0" w:type="auto"/>
              </w:tcPr>
            </w:tcPrChange>
          </w:tcPr>
          <w:p w14:paraId="5851877E" w14:textId="77777777" w:rsidR="00245C85" w:rsidRDefault="00245C85" w:rsidP="00771AAC"/>
        </w:tc>
        <w:tc>
          <w:tcPr>
            <w:tcW w:w="0" w:type="auto"/>
            <w:tcPrChange w:id="1313" w:author="David Conklin" w:date="2020-12-26T09:53:00Z">
              <w:tcPr>
                <w:tcW w:w="0" w:type="auto"/>
              </w:tcPr>
            </w:tcPrChange>
          </w:tcPr>
          <w:p w14:paraId="4AC7E3AF" w14:textId="77777777" w:rsidR="00245C85" w:rsidRDefault="00245C85" w:rsidP="00771AAC"/>
        </w:tc>
        <w:tc>
          <w:tcPr>
            <w:tcW w:w="4347" w:type="dxa"/>
            <w:tcPrChange w:id="1314" w:author="David Conklin" w:date="2020-12-26T09:53:00Z">
              <w:tcPr>
                <w:tcW w:w="0" w:type="auto"/>
              </w:tcPr>
            </w:tcPrChange>
          </w:tcPr>
          <w:p w14:paraId="71769487" w14:textId="77777777" w:rsidR="00245C85" w:rsidRDefault="00245C85" w:rsidP="00771AAC"/>
        </w:tc>
        <w:tc>
          <w:tcPr>
            <w:tcW w:w="970" w:type="dxa"/>
            <w:tcPrChange w:id="1315" w:author="David Conklin" w:date="2020-12-26T09:53:00Z">
              <w:tcPr>
                <w:tcW w:w="0" w:type="auto"/>
              </w:tcPr>
            </w:tcPrChange>
          </w:tcPr>
          <w:p w14:paraId="6D2CE4B8" w14:textId="0C03544D" w:rsidR="00245C85" w:rsidRDefault="00245C85" w:rsidP="00771AAC">
            <w:r>
              <w:t>R2</w:t>
            </w:r>
          </w:p>
        </w:tc>
        <w:tc>
          <w:tcPr>
            <w:tcW w:w="1088" w:type="dxa"/>
            <w:tcPrChange w:id="1316" w:author="David Conklin" w:date="2020-12-26T09:53:00Z">
              <w:tcPr>
                <w:tcW w:w="0" w:type="auto"/>
              </w:tcPr>
            </w:tcPrChange>
          </w:tcPr>
          <w:p w14:paraId="6E4F536A" w14:textId="371D92B0" w:rsidR="00245C85" w:rsidRDefault="00245C85" w:rsidP="00771AAC">
            <w:r>
              <w:t>0.9</w:t>
            </w:r>
            <w:ins w:id="1317" w:author="David Conklin" w:date="2020-12-26T09:52:00Z">
              <w:r>
                <w:t>7</w:t>
              </w:r>
            </w:ins>
            <w:del w:id="1318" w:author="David Conklin" w:date="2020-12-26T09:52:00Z">
              <w:r w:rsidDel="00491338">
                <w:delText>6</w:delText>
              </w:r>
            </w:del>
          </w:p>
        </w:tc>
        <w:tc>
          <w:tcPr>
            <w:tcW w:w="0" w:type="auto"/>
            <w:tcPrChange w:id="1319" w:author="David Conklin" w:date="2020-12-26T09:53:00Z">
              <w:tcPr>
                <w:tcW w:w="0" w:type="auto"/>
              </w:tcPr>
            </w:tcPrChange>
          </w:tcPr>
          <w:p w14:paraId="743FEAFD" w14:textId="391364CF" w:rsidR="00245C85" w:rsidRDefault="00245C85" w:rsidP="00771AAC">
            <w:r>
              <w:t>VG</w:t>
            </w:r>
          </w:p>
        </w:tc>
      </w:tr>
      <w:tr w:rsidR="00245C85" w14:paraId="6E77E66D" w14:textId="77777777" w:rsidTr="00245C85">
        <w:tc>
          <w:tcPr>
            <w:tcW w:w="0" w:type="auto"/>
            <w:tcPrChange w:id="1320" w:author="David Conklin" w:date="2020-12-26T09:53:00Z">
              <w:tcPr>
                <w:tcW w:w="0" w:type="auto"/>
              </w:tcPr>
            </w:tcPrChange>
          </w:tcPr>
          <w:p w14:paraId="475153BC" w14:textId="77777777" w:rsidR="00245C85" w:rsidRDefault="00245C85" w:rsidP="00771AAC"/>
        </w:tc>
        <w:tc>
          <w:tcPr>
            <w:tcW w:w="0" w:type="auto"/>
            <w:tcPrChange w:id="1321" w:author="David Conklin" w:date="2020-12-26T09:53:00Z">
              <w:tcPr>
                <w:tcW w:w="0" w:type="auto"/>
              </w:tcPr>
            </w:tcPrChange>
          </w:tcPr>
          <w:p w14:paraId="16063010" w14:textId="77777777" w:rsidR="00245C85" w:rsidRDefault="00245C85" w:rsidP="00771AAC"/>
        </w:tc>
        <w:tc>
          <w:tcPr>
            <w:tcW w:w="4347" w:type="dxa"/>
            <w:tcPrChange w:id="1322" w:author="David Conklin" w:date="2020-12-26T09:53:00Z">
              <w:tcPr>
                <w:tcW w:w="0" w:type="auto"/>
              </w:tcPr>
            </w:tcPrChange>
          </w:tcPr>
          <w:p w14:paraId="066E8459" w14:textId="77777777" w:rsidR="00245C85" w:rsidRDefault="00245C85" w:rsidP="00771AAC"/>
        </w:tc>
        <w:tc>
          <w:tcPr>
            <w:tcW w:w="970" w:type="dxa"/>
            <w:tcPrChange w:id="1323" w:author="David Conklin" w:date="2020-12-26T09:53:00Z">
              <w:tcPr>
                <w:tcW w:w="0" w:type="auto"/>
              </w:tcPr>
            </w:tcPrChange>
          </w:tcPr>
          <w:p w14:paraId="58D7F617" w14:textId="58355EED" w:rsidR="00245C85" w:rsidRDefault="00245C85" w:rsidP="00771AAC">
            <w:r>
              <w:t>MAE</w:t>
            </w:r>
          </w:p>
        </w:tc>
        <w:tc>
          <w:tcPr>
            <w:tcW w:w="1088" w:type="dxa"/>
            <w:tcPrChange w:id="1324" w:author="David Conklin" w:date="2020-12-26T09:53:00Z">
              <w:tcPr>
                <w:tcW w:w="0" w:type="auto"/>
              </w:tcPr>
            </w:tcPrChange>
          </w:tcPr>
          <w:p w14:paraId="7008AD30" w14:textId="5DB12FD3" w:rsidR="00245C85" w:rsidRDefault="00245C85" w:rsidP="00771AAC">
            <w:ins w:id="1325" w:author="David Conklin" w:date="2020-12-26T09:51:00Z">
              <w:r>
                <w:t>0.9</w:t>
              </w:r>
            </w:ins>
            <w:del w:id="1326" w:author="David Conklin" w:date="2020-12-26T09:51:00Z">
              <w:r w:rsidDel="00491338">
                <w:delText>1.7</w:delText>
              </w:r>
            </w:del>
            <w:r>
              <w:t xml:space="preserve"> deg C</w:t>
            </w:r>
          </w:p>
        </w:tc>
        <w:tc>
          <w:tcPr>
            <w:tcW w:w="0" w:type="auto"/>
            <w:tcPrChange w:id="1327" w:author="David Conklin" w:date="2020-12-26T09:53:00Z">
              <w:tcPr>
                <w:tcW w:w="0" w:type="auto"/>
              </w:tcPr>
            </w:tcPrChange>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05DF6212" w14:textId="797126FF" w:rsidR="002E7078" w:rsidRDefault="00257E8F" w:rsidP="007E57E4">
      <w:r>
        <w:t>As of 11/</w:t>
      </w:r>
      <w:r w:rsidR="003024C9">
        <w:t>26</w:t>
      </w:r>
      <w:r>
        <w:t xml:space="preserve">/20, two </w:t>
      </w:r>
      <w:r w:rsidR="00AB31D0">
        <w:t xml:space="preserve">types of </w:t>
      </w:r>
      <w:r>
        <w:t xml:space="preserve">“tuning knobs” have been used to </w:t>
      </w:r>
      <w:r w:rsidR="00AB31D0">
        <w:t>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75D06483" w:rsidR="00535731" w:rsidRDefault="00535731" w:rsidP="00535731">
      <w:pPr>
        <w:pStyle w:val="Heading2"/>
      </w:pPr>
      <w:bookmarkStart w:id="1328" w:name="_Toc60065076"/>
      <w:r>
        <w:t>Analysis of</w:t>
      </w:r>
      <w:r w:rsidR="003024C9">
        <w:t xml:space="preserve"> locations where the model has low skill</w:t>
      </w:r>
      <w:bookmarkEnd w:id="1328"/>
    </w:p>
    <w:p w14:paraId="57E1DBA4" w14:textId="34D2A123" w:rsidR="00535731" w:rsidRDefault="00535731" w:rsidP="00535731">
      <w:r>
        <w:t>As of 1</w:t>
      </w:r>
      <w:r w:rsidR="00CC3A0F">
        <w:t>2/7</w:t>
      </w:r>
      <w:r>
        <w:t>/20</w:t>
      </w:r>
      <w:r w:rsidR="00D14E53">
        <w:t xml:space="preserve"> and CW3M version 1</w:t>
      </w:r>
      <w:r w:rsidR="00CC3A0F">
        <w:t>51</w:t>
      </w:r>
      <w:r>
        <w:t xml:space="preserve">, six flow gage locations have unsatisfactory skill grades.  Two of the flow locations are downstream of dams; the </w:t>
      </w:r>
      <w:r w:rsidR="003F363E">
        <w:t xml:space="preserve">poor skill is presumably a result of poor representation </w:t>
      </w:r>
      <w:r w:rsidR="003F363E">
        <w:lastRenderedPageBreak/>
        <w:t>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6825D4B5"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r w:rsidR="00D14E53">
        <w:t>2</w:t>
      </w:r>
      <w:r w:rsidR="00767E36">
        <w:t>%) but does poorly at reproducing the seasonal variation</w:t>
      </w:r>
      <w:r w:rsidR="0027285C">
        <w:t xml:space="preserve"> (NSE 0.</w:t>
      </w:r>
      <w:r w:rsidR="000513C0">
        <w:t>43</w:t>
      </w:r>
      <w:r w:rsidR="0027285C">
        <w:t>, RSR 0.7</w:t>
      </w:r>
      <w:r w:rsidR="000513C0">
        <w:t>5</w:t>
      </w:r>
      <w:r w:rsidR="0027285C">
        <w:t>, R</w:t>
      </w:r>
      <w:r w:rsidR="003B76A2">
        <w:rPr>
          <w:vertAlign w:val="superscript"/>
        </w:rPr>
        <w:t>2</w:t>
      </w:r>
      <w:r w:rsidR="0027285C">
        <w:t xml:space="preserve"> 0.4</w:t>
      </w:r>
      <w:r w:rsidR="000513C0">
        <w:t>3</w:t>
      </w:r>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w:t>
      </w:r>
      <w:r w:rsidR="00CC3A0F">
        <w:t>amount of High Cascades groundwater</w:t>
      </w:r>
      <w:r w:rsidR="003B76A2">
        <w:t>, which affect the recession curves and seasonality.</w:t>
      </w:r>
    </w:p>
    <w:p w14:paraId="168058C4" w14:textId="35F5146D" w:rsidR="00767E36" w:rsidRDefault="00767E36" w:rsidP="00535731"/>
    <w:p w14:paraId="161D656E" w14:textId="0E5E11FA" w:rsidR="00767E36" w:rsidRDefault="004D2DE6" w:rsidP="00535731">
      <w:r>
        <w:rPr>
          <w:noProof/>
        </w:rPr>
        <w:drawing>
          <wp:inline distT="0" distB="0" distL="0" distR="0" wp14:anchorId="2857D900" wp14:editId="3CFF7F78">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17595"/>
                    </a:xfrm>
                    <a:prstGeom prst="rect">
                      <a:avLst/>
                    </a:prstGeom>
                  </pic:spPr>
                </pic:pic>
              </a:graphicData>
            </a:graphic>
          </wp:inline>
        </w:drawing>
      </w:r>
    </w:p>
    <w:p w14:paraId="13949D89" w14:textId="476C5328" w:rsidR="002B6EA4" w:rsidRDefault="002B6EA4" w:rsidP="00535731"/>
    <w:p w14:paraId="21BEFCD3" w14:textId="144E3C41" w:rsidR="002B6EA4" w:rsidRDefault="002B6EA4" w:rsidP="00535731">
      <w:r>
        <w:t>As of 1</w:t>
      </w:r>
      <w:r w:rsidR="00034BCE">
        <w:t>2/7</w:t>
      </w:r>
      <w:r>
        <w:t xml:space="preserve">/20,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 xml:space="preserve">representation of shading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1329" w:name="_Toc60065077"/>
      <w:r>
        <w:t>Simulated McKenzie basin water budget</w:t>
      </w:r>
      <w:bookmarkEnd w:id="1329"/>
    </w:p>
    <w:p w14:paraId="037D7B42" w14:textId="004A721B" w:rsidR="00B47F76" w:rsidRDefault="00B47F76" w:rsidP="00B47F76">
      <w:r>
        <w:t>As of 1</w:t>
      </w:r>
      <w:r w:rsidR="00914CB4">
        <w:t>2/7</w:t>
      </w:r>
      <w:r>
        <w:t>/20</w:t>
      </w:r>
      <w:r w:rsidR="004C77EC">
        <w:t xml:space="preserve"> CW3M ver. 1</w:t>
      </w:r>
      <w:r w:rsidR="00914CB4">
        <w:t>51</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4176AD58" w:rsidR="00B47F76" w:rsidRDefault="00B47F76" w:rsidP="006636CC">
            <w:pPr>
              <w:jc w:val="right"/>
            </w:pPr>
            <w:r>
              <w:t>190</w:t>
            </w:r>
            <w:r w:rsidR="00034BCE">
              <w:t>2</w:t>
            </w:r>
          </w:p>
        </w:tc>
        <w:tc>
          <w:tcPr>
            <w:tcW w:w="0" w:type="auto"/>
          </w:tcPr>
          <w:p w14:paraId="210BDCFE" w14:textId="00E4D626" w:rsidR="00B47F76" w:rsidRDefault="00B47F76" w:rsidP="00872B5B">
            <w:pPr>
              <w:jc w:val="right"/>
            </w:pPr>
            <w:r>
              <w:t>8</w:t>
            </w:r>
            <w:r w:rsidR="00C4268B">
              <w:t>6.5</w:t>
            </w:r>
            <w:r>
              <w:t>%</w:t>
            </w:r>
          </w:p>
        </w:tc>
        <w:tc>
          <w:tcPr>
            <w:tcW w:w="0" w:type="auto"/>
          </w:tcPr>
          <w:p w14:paraId="5F29B78A" w14:textId="77777777" w:rsidR="00B47F76" w:rsidRDefault="00B47F76" w:rsidP="00872B5B">
            <w:pPr>
              <w:jc w:val="right"/>
            </w:pPr>
          </w:p>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65F826BA" w:rsidR="00B47F76" w:rsidRDefault="00B47F76" w:rsidP="006636CC">
            <w:pPr>
              <w:jc w:val="right"/>
            </w:pPr>
            <w:r>
              <w:t>2</w:t>
            </w:r>
            <w:r w:rsidR="000513C0">
              <w:t>80</w:t>
            </w:r>
          </w:p>
        </w:tc>
        <w:tc>
          <w:tcPr>
            <w:tcW w:w="0" w:type="auto"/>
          </w:tcPr>
          <w:p w14:paraId="320FE3A4" w14:textId="7BF28CE0" w:rsidR="00B47F76" w:rsidRDefault="00B47F76" w:rsidP="00872B5B">
            <w:pPr>
              <w:jc w:val="right"/>
            </w:pPr>
            <w:r>
              <w:t>1</w:t>
            </w:r>
            <w:r w:rsidR="00C4268B">
              <w:t>2.7</w:t>
            </w:r>
            <w:r>
              <w:t>%</w:t>
            </w:r>
          </w:p>
        </w:tc>
        <w:tc>
          <w:tcPr>
            <w:tcW w:w="0" w:type="auto"/>
          </w:tcPr>
          <w:p w14:paraId="269CCE04" w14:textId="23137AD7" w:rsidR="00B47F76" w:rsidRDefault="00161692" w:rsidP="00872B5B">
            <w:pPr>
              <w:jc w:val="right"/>
            </w:pPr>
            <w:r>
              <w:t>29.4</w:t>
            </w:r>
          </w:p>
        </w:tc>
        <w:tc>
          <w:tcPr>
            <w:tcW w:w="0" w:type="auto"/>
          </w:tcPr>
          <w:p w14:paraId="68983536" w14:textId="3D5C618C" w:rsidR="00B47F76" w:rsidRDefault="00C4268B" w:rsidP="006636CC">
            <w:pPr>
              <w:jc w:val="right"/>
            </w:pPr>
            <w:r>
              <w:t>19.</w:t>
            </w:r>
            <w:r w:rsidR="000B611E">
              <w:t>3</w:t>
            </w:r>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rsidP="00872B5B">
            <w:pPr>
              <w:jc w:val="right"/>
            </w:pPr>
            <w:r>
              <w:t>0.5%</w:t>
            </w:r>
          </w:p>
        </w:tc>
        <w:tc>
          <w:tcPr>
            <w:tcW w:w="0" w:type="auto"/>
          </w:tcPr>
          <w:p w14:paraId="1916D884" w14:textId="77777777" w:rsidR="00B47F76" w:rsidRDefault="00B47F76" w:rsidP="00872B5B">
            <w:pPr>
              <w:jc w:val="right"/>
            </w:pPr>
          </w:p>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1C1710BA" w:rsidR="00B47F76" w:rsidRDefault="00C4268B" w:rsidP="006636CC">
            <w:pPr>
              <w:jc w:val="right"/>
            </w:pPr>
            <w:r>
              <w:t>5</w:t>
            </w:r>
          </w:p>
        </w:tc>
        <w:tc>
          <w:tcPr>
            <w:tcW w:w="0" w:type="auto"/>
          </w:tcPr>
          <w:p w14:paraId="6872696A" w14:textId="3BE97362" w:rsidR="00B47F76" w:rsidRDefault="00B47F76" w:rsidP="00872B5B">
            <w:pPr>
              <w:jc w:val="right"/>
            </w:pPr>
            <w:r>
              <w:t>0.</w:t>
            </w:r>
            <w:r w:rsidR="00C4268B">
              <w:t>2</w:t>
            </w:r>
            <w:r>
              <w:t>%</w:t>
            </w:r>
          </w:p>
        </w:tc>
        <w:tc>
          <w:tcPr>
            <w:tcW w:w="0" w:type="auto"/>
          </w:tcPr>
          <w:p w14:paraId="0842F788" w14:textId="77777777" w:rsidR="00B47F76" w:rsidRDefault="00B47F76" w:rsidP="00872B5B">
            <w:pPr>
              <w:jc w:val="right"/>
            </w:pPr>
          </w:p>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05FC38D8" w:rsidR="00B47F76" w:rsidRDefault="00B47F76" w:rsidP="006636CC">
            <w:pPr>
              <w:jc w:val="right"/>
            </w:pPr>
            <w:r>
              <w:t>2</w:t>
            </w:r>
            <w:r w:rsidR="00C4268B">
              <w:t>19</w:t>
            </w:r>
            <w:r w:rsidR="00034BCE">
              <w:t>8</w:t>
            </w:r>
          </w:p>
        </w:tc>
        <w:tc>
          <w:tcPr>
            <w:tcW w:w="0" w:type="auto"/>
          </w:tcPr>
          <w:p w14:paraId="1A7F4CC8" w14:textId="77777777" w:rsidR="00B47F76" w:rsidRDefault="00B47F76" w:rsidP="00872B5B">
            <w:pPr>
              <w:jc w:val="right"/>
            </w:pPr>
            <w:r>
              <w:t>100.0%</w:t>
            </w:r>
          </w:p>
        </w:tc>
        <w:tc>
          <w:tcPr>
            <w:tcW w:w="0" w:type="auto"/>
          </w:tcPr>
          <w:p w14:paraId="20B16787" w14:textId="77777777" w:rsidR="00B47F76" w:rsidRDefault="00B47F76" w:rsidP="00872B5B">
            <w:pPr>
              <w:jc w:val="right"/>
            </w:pPr>
          </w:p>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rsidP="00872B5B">
            <w:pPr>
              <w:jc w:val="right"/>
            </w:pPr>
          </w:p>
        </w:tc>
        <w:tc>
          <w:tcPr>
            <w:tcW w:w="0" w:type="auto"/>
          </w:tcPr>
          <w:p w14:paraId="6C64F406" w14:textId="77777777" w:rsidR="00B47F76" w:rsidRDefault="00B47F76" w:rsidP="00872B5B">
            <w:pPr>
              <w:jc w:val="right"/>
            </w:pPr>
          </w:p>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rsidP="00872B5B">
            <w:pPr>
              <w:jc w:val="right"/>
            </w:pPr>
            <w:r>
              <w:t>% of precipitation</w:t>
            </w:r>
          </w:p>
        </w:tc>
        <w:tc>
          <w:tcPr>
            <w:tcW w:w="0" w:type="auto"/>
          </w:tcPr>
          <w:p w14:paraId="593E551D" w14:textId="77777777" w:rsidR="00B47F76" w:rsidRDefault="00B47F76" w:rsidP="00872B5B">
            <w:pPr>
              <w:jc w:val="right"/>
            </w:pPr>
            <w:r>
              <w:t>cms</w:t>
            </w:r>
          </w:p>
        </w:tc>
        <w:tc>
          <w:tcPr>
            <w:tcW w:w="0" w:type="auto"/>
          </w:tcPr>
          <w:p w14:paraId="47541193" w14:textId="3D7365DA" w:rsidR="00B47F76" w:rsidRDefault="00914CB4" w:rsidP="006636CC">
            <w:r>
              <w:t>% of basin discharge</w:t>
            </w:r>
          </w:p>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381D5976" w:rsidR="00B47F76" w:rsidRDefault="00B47F76" w:rsidP="006636CC">
            <w:pPr>
              <w:jc w:val="right"/>
            </w:pPr>
            <w:r>
              <w:t>14</w:t>
            </w:r>
            <w:r w:rsidR="00C4268B">
              <w:t>56</w:t>
            </w:r>
          </w:p>
        </w:tc>
        <w:tc>
          <w:tcPr>
            <w:tcW w:w="0" w:type="auto"/>
          </w:tcPr>
          <w:p w14:paraId="2CB26F17" w14:textId="58FDD709" w:rsidR="00B47F76" w:rsidRDefault="00B47F76" w:rsidP="00872B5B">
            <w:pPr>
              <w:jc w:val="right"/>
            </w:pPr>
            <w:r>
              <w:t>7</w:t>
            </w:r>
            <w:r w:rsidR="00C4268B">
              <w:t>6.6</w:t>
            </w:r>
            <w:r>
              <w:t>%</w:t>
            </w:r>
          </w:p>
        </w:tc>
        <w:tc>
          <w:tcPr>
            <w:tcW w:w="0" w:type="auto"/>
          </w:tcPr>
          <w:p w14:paraId="545C8904" w14:textId="1D2F65F0" w:rsidR="00B47F76" w:rsidRDefault="00B47F76" w:rsidP="00872B5B">
            <w:pPr>
              <w:jc w:val="right"/>
            </w:pPr>
            <w:r>
              <w:t>15</w:t>
            </w:r>
            <w:r w:rsidR="004C77EC">
              <w:t>2.7</w:t>
            </w:r>
          </w:p>
        </w:tc>
        <w:tc>
          <w:tcPr>
            <w:tcW w:w="0" w:type="auto"/>
          </w:tcPr>
          <w:p w14:paraId="7D01391D" w14:textId="37EE6B53" w:rsidR="00B47F76" w:rsidRDefault="00914CB4" w:rsidP="00872B5B">
            <w:pPr>
              <w:jc w:val="right"/>
            </w:pPr>
            <w:r>
              <w:t>100.0 %</w:t>
            </w:r>
          </w:p>
        </w:tc>
      </w:tr>
      <w:tr w:rsidR="00B47F76" w14:paraId="25FBA19F" w14:textId="77777777" w:rsidTr="006636CC">
        <w:tc>
          <w:tcPr>
            <w:tcW w:w="0" w:type="auto"/>
          </w:tcPr>
          <w:p w14:paraId="1654ABA3" w14:textId="77777777" w:rsidR="00B47F76" w:rsidRDefault="00B47F76" w:rsidP="006636CC">
            <w:r>
              <w:t>evapotranspiration</w:t>
            </w:r>
          </w:p>
        </w:tc>
        <w:tc>
          <w:tcPr>
            <w:tcW w:w="0" w:type="auto"/>
          </w:tcPr>
          <w:p w14:paraId="49493F2A" w14:textId="3E6670B8" w:rsidR="00B47F76" w:rsidRDefault="00034BCE" w:rsidP="006636CC">
            <w:pPr>
              <w:jc w:val="right"/>
            </w:pPr>
            <w:r>
              <w:t>646</w:t>
            </w:r>
          </w:p>
        </w:tc>
        <w:tc>
          <w:tcPr>
            <w:tcW w:w="0" w:type="auto"/>
          </w:tcPr>
          <w:p w14:paraId="1A091BE1" w14:textId="7AFF1616" w:rsidR="00B47F76" w:rsidRDefault="00B47F76" w:rsidP="00872B5B">
            <w:pPr>
              <w:jc w:val="right"/>
            </w:pPr>
            <w:r>
              <w:t>3</w:t>
            </w:r>
            <w:r w:rsidR="000B611E">
              <w:t>4.0</w:t>
            </w:r>
            <w:r>
              <w:t>%</w:t>
            </w:r>
          </w:p>
        </w:tc>
        <w:tc>
          <w:tcPr>
            <w:tcW w:w="0" w:type="auto"/>
          </w:tcPr>
          <w:p w14:paraId="6A7F569C" w14:textId="77777777" w:rsidR="00B47F76" w:rsidRDefault="00B47F76" w:rsidP="00872B5B">
            <w:pPr>
              <w:jc w:val="right"/>
            </w:pPr>
          </w:p>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rsidP="00872B5B">
            <w:pPr>
              <w:jc w:val="right"/>
            </w:pPr>
            <w:r>
              <w:t>4.4%</w:t>
            </w:r>
          </w:p>
        </w:tc>
        <w:tc>
          <w:tcPr>
            <w:tcW w:w="0" w:type="auto"/>
          </w:tcPr>
          <w:p w14:paraId="3BD7E228" w14:textId="77777777" w:rsidR="00B47F76" w:rsidRDefault="00B47F76" w:rsidP="00872B5B">
            <w:pPr>
              <w:jc w:val="right"/>
            </w:pPr>
          </w:p>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rsidP="00872B5B">
            <w:pPr>
              <w:jc w:val="right"/>
            </w:pPr>
            <w:r>
              <w:t>0.4%</w:t>
            </w:r>
          </w:p>
        </w:tc>
        <w:tc>
          <w:tcPr>
            <w:tcW w:w="0" w:type="auto"/>
          </w:tcPr>
          <w:p w14:paraId="0ACE8F73" w14:textId="77777777" w:rsidR="00B47F76" w:rsidRDefault="00B47F76" w:rsidP="00872B5B">
            <w:pPr>
              <w:jc w:val="right"/>
            </w:pPr>
          </w:p>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4198B0EB" w:rsidR="000B611E" w:rsidRDefault="00B47F76">
            <w:pPr>
              <w:jc w:val="right"/>
            </w:pPr>
            <w:r>
              <w:t>2</w:t>
            </w:r>
            <w:r w:rsidR="00034BCE">
              <w:t>19</w:t>
            </w:r>
            <w:r w:rsidR="000B611E">
              <w:t>3</w:t>
            </w:r>
          </w:p>
        </w:tc>
        <w:tc>
          <w:tcPr>
            <w:tcW w:w="0" w:type="auto"/>
          </w:tcPr>
          <w:p w14:paraId="34613082" w14:textId="19C7EDE2" w:rsidR="00B47F76" w:rsidRDefault="00B47F76" w:rsidP="00872B5B">
            <w:pPr>
              <w:jc w:val="right"/>
            </w:pPr>
            <w:r>
              <w:t>11</w:t>
            </w:r>
            <w:r w:rsidR="000B611E">
              <w:t>5.3</w:t>
            </w:r>
            <w:r>
              <w:t>%</w:t>
            </w:r>
          </w:p>
        </w:tc>
        <w:tc>
          <w:tcPr>
            <w:tcW w:w="0" w:type="auto"/>
          </w:tcPr>
          <w:p w14:paraId="0F8EB8DB" w14:textId="77777777" w:rsidR="00B47F76" w:rsidRDefault="00B47F76" w:rsidP="00872B5B">
            <w:pPr>
              <w:jc w:val="right"/>
            </w:pPr>
          </w:p>
        </w:tc>
        <w:tc>
          <w:tcPr>
            <w:tcW w:w="0" w:type="auto"/>
          </w:tcPr>
          <w:p w14:paraId="715663ED" w14:textId="77777777" w:rsidR="00B47F76" w:rsidRDefault="00B47F76" w:rsidP="006636CC"/>
        </w:tc>
      </w:tr>
    </w:tbl>
    <w:p w14:paraId="4D584C08" w14:textId="77777777" w:rsidR="00B47F76" w:rsidRDefault="00B47F76" w:rsidP="00B47F76"/>
    <w:p w14:paraId="10E2D6EA" w14:textId="77777777" w:rsidR="00B47F76" w:rsidRDefault="00B47F76" w:rsidP="00535731"/>
    <w:p w14:paraId="5EBD293D" w14:textId="382B2D7F" w:rsidR="00010FCE" w:rsidRDefault="00010FCE"/>
    <w:p w14:paraId="5A25DF07" w14:textId="77777777" w:rsidR="00010FCE" w:rsidRPr="002854B5" w:rsidRDefault="00010FCE" w:rsidP="002854B5"/>
    <w:p w14:paraId="2C48710D" w14:textId="1B938C52" w:rsidR="00E90646" w:rsidRDefault="00E90646" w:rsidP="00E90646">
      <w:pPr>
        <w:pStyle w:val="Heading2"/>
      </w:pPr>
      <w:bookmarkStart w:id="1330" w:name="_Toc60065078"/>
      <w:r>
        <w:t>Clackamas wetlands v. McKenzie wetlands</w:t>
      </w:r>
      <w:bookmarkEnd w:id="1330"/>
    </w:p>
    <w:p w14:paraId="067AD90B" w14:textId="13EDAE79"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D24E1A">
        <w:t xml:space="preserve">Figure </w:t>
      </w:r>
      <w:r w:rsidR="00D24E1A">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B03F692" w:rsidR="005C537E" w:rsidRDefault="005C537E" w:rsidP="005C537E">
      <w:pPr>
        <w:pStyle w:val="Caption"/>
      </w:pPr>
      <w:bookmarkStart w:id="1331" w:name="_Ref48286765"/>
      <w:bookmarkStart w:id="1332" w:name="_Toc53219841"/>
      <w:r>
        <w:t xml:space="preserve">Figure </w:t>
      </w:r>
      <w:fldSimple w:instr=" SEQ Figure \* ARABIC ">
        <w:r w:rsidR="00D24E1A">
          <w:rPr>
            <w:noProof/>
          </w:rPr>
          <w:t>9</w:t>
        </w:r>
      </w:fldSimple>
      <w:bookmarkEnd w:id="1331"/>
      <w:r>
        <w:t>. Clackamas basin in CW3M screen capture</w:t>
      </w:r>
      <w:bookmarkEnd w:id="1332"/>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333" w:name="_Toc60065079"/>
      <w:r>
        <w:t>The Clackamas Basin</w:t>
      </w:r>
      <w:bookmarkEnd w:id="1333"/>
    </w:p>
    <w:p w14:paraId="4A96B042" w14:textId="77777777" w:rsidR="005C537E" w:rsidRPr="000E6A65" w:rsidRDefault="005C537E" w:rsidP="005C537E"/>
    <w:p w14:paraId="11F4A966" w14:textId="3655BB80"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D24E1A">
        <w:t xml:space="preserve">Figure </w:t>
      </w:r>
      <w:r w:rsidR="00D24E1A">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334" w:name="_Toc60065080"/>
      <w:r>
        <w:lastRenderedPageBreak/>
        <w:t>Directory structure and file names</w:t>
      </w:r>
      <w:bookmarkEnd w:id="1334"/>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335" w:name="_Toc60065081"/>
      <w:r>
        <w:t xml:space="preserve">Release </w:t>
      </w:r>
      <w:r w:rsidR="00E735F4">
        <w:t>Log</w:t>
      </w:r>
      <w:bookmarkEnd w:id="1335"/>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ins w:id="1336" w:author="David Conklin" w:date="2020-12-27T15:53:00Z"/>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ins w:id="1337" w:author="David Conklin" w:date="2020-12-27T15:53:00Z"/>
          <w:rFonts w:cs="Times New Roman"/>
          <w:szCs w:val="24"/>
        </w:rPr>
      </w:pPr>
    </w:p>
    <w:p w14:paraId="7B96493F" w14:textId="5F3D440F" w:rsidR="00D66025" w:rsidRDefault="00D66025" w:rsidP="002D591A">
      <w:pPr>
        <w:pStyle w:val="Body"/>
        <w:rPr>
          <w:rFonts w:cs="Times New Roman"/>
          <w:szCs w:val="24"/>
        </w:rPr>
      </w:pPr>
      <w:ins w:id="1338" w:author="David Conklin" w:date="2020-12-27T15:53:00Z">
        <w:r>
          <w:rPr>
            <w:rFonts w:cs="Times New Roman"/>
            <w:szCs w:val="24"/>
          </w:rPr>
          <w:t xml:space="preserve">CW3M_Installer_McKenzie_0.4.3.exe </w:t>
        </w:r>
      </w:ins>
      <w:ins w:id="1339" w:author="David Conklin" w:date="2020-12-27T15:54:00Z">
        <w:r>
          <w:rPr>
            <w:rFonts w:cs="Times New Roman"/>
            <w:szCs w:val="24"/>
          </w:rPr>
          <w:t>12/27/20 from CW3M ver. 205 on GitHub.  McKenzie s</w:t>
        </w:r>
      </w:ins>
      <w:ins w:id="1340" w:author="David Conklin" w:date="2020-12-27T15:55:00Z">
        <w:r>
          <w:rPr>
            <w:rFonts w:cs="Times New Roman"/>
            <w:szCs w:val="24"/>
          </w:rPr>
          <w:t>tream flows and temperatures have been calibrated to USGS gage data for 2010-18.</w:t>
        </w:r>
      </w:ins>
      <w:ins w:id="1341" w:author="David Conklin" w:date="2020-12-27T15:56:00Z">
        <w:r>
          <w:rPr>
            <w:rFonts w:cs="Times New Roman"/>
            <w:szCs w:val="24"/>
          </w:rPr>
          <w:t xml:space="preserve">  Special logic was added for the springs which feed Clear Lake</w:t>
        </w:r>
      </w:ins>
      <w:ins w:id="1342" w:author="David Conklin" w:date="2020-12-27T15:57:00Z">
        <w:r>
          <w:rPr>
            <w:rFonts w:cs="Times New Roman"/>
            <w:szCs w:val="24"/>
          </w:rPr>
          <w:t>.  The special logic provides for a constant</w:t>
        </w:r>
      </w:ins>
      <w:ins w:id="1343" w:author="David Conklin" w:date="2020-12-27T15:58:00Z">
        <w:r>
          <w:rPr>
            <w:rFonts w:cs="Times New Roman"/>
            <w:szCs w:val="24"/>
          </w:rPr>
          <w:t xml:space="preserve"> spring flow of 5.7 cms  plus a seasonally-varying additional spring flow of </w:t>
        </w:r>
      </w:ins>
      <w:ins w:id="1344" w:author="David Conklin" w:date="2020-12-27T16:00:00Z">
        <w:r w:rsidRPr="00D66025">
          <w:rPr>
            <w:rFonts w:cs="Times New Roman"/>
            <w:szCs w:val="24"/>
          </w:rPr>
          <w:t>0.8351</w:t>
        </w:r>
        <w:r>
          <w:rPr>
            <w:rFonts w:cs="Times New Roman"/>
            <w:szCs w:val="24"/>
          </w:rPr>
          <w:t xml:space="preserve"> times the amount simulated as flowing into Clear from upstream.</w:t>
        </w:r>
      </w:ins>
      <w:ins w:id="1345" w:author="David Conklin" w:date="2020-12-27T16:06:00Z">
        <w:r w:rsidR="009630C2">
          <w:rPr>
            <w:rFonts w:cs="Times New Roman"/>
            <w:szCs w:val="24"/>
          </w:rPr>
          <w:t xml:space="preserve">  The Demo and Baseline scenarios have been combined into a single Demo_Baseline scenario.  This release</w:t>
        </w:r>
      </w:ins>
      <w:ins w:id="1346" w:author="David Conklin" w:date="2020-12-27T16:07:00Z">
        <w:r w:rsidR="009630C2">
          <w:rPr>
            <w:rFonts w:cs="Times New Roman"/>
            <w:szCs w:val="24"/>
          </w:rPr>
          <w:t xml:space="preserve"> includes files for the Clackamas and North Santiam basins as well as for the McKenzie.</w:t>
        </w:r>
      </w:ins>
    </w:p>
    <w:p w14:paraId="5A89EB77" w14:textId="77777777" w:rsidR="002D591A" w:rsidRDefault="002D591A" w:rsidP="002D591A">
      <w:pPr>
        <w:pStyle w:val="Body"/>
      </w:pPr>
    </w:p>
    <w:p w14:paraId="7840B9A7" w14:textId="77777777" w:rsidR="005F3D22" w:rsidRDefault="005F3D22" w:rsidP="005F3D22">
      <w:pPr>
        <w:pStyle w:val="Heading1"/>
      </w:pPr>
      <w:bookmarkStart w:id="1347" w:name="_Toc60065082"/>
      <w:r>
        <w:t>References</w:t>
      </w:r>
      <w:bookmarkEnd w:id="1347"/>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4"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5"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6"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lastRenderedPageBreak/>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7"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28"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9"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ins w:id="1348" w:author="David Conklin" w:date="2020-12-28T09:57:00Z"/>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0"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ins w:id="1349" w:author="David Conklin" w:date="2020-12-28T09:57:00Z"/>
          <w:rStyle w:val="Hyperlink"/>
          <w:rFonts w:cstheme="minorHAnsi"/>
          <w:color w:val="auto"/>
          <w:u w:val="none"/>
        </w:rPr>
      </w:pPr>
    </w:p>
    <w:p w14:paraId="7015A0E4" w14:textId="63CC491B" w:rsidR="004B34E8" w:rsidRPr="003F7628" w:rsidRDefault="004B34E8" w:rsidP="004B34E8">
      <w:pPr>
        <w:rPr>
          <w:rStyle w:val="Hyperlink"/>
          <w:color w:val="auto"/>
          <w:u w:val="none"/>
        </w:rPr>
        <w:pPrChange w:id="1350" w:author="David Conklin" w:date="2020-12-28T09:57:00Z">
          <w:pPr>
            <w:autoSpaceDE w:val="0"/>
            <w:autoSpaceDN w:val="0"/>
            <w:adjustRightInd w:val="0"/>
          </w:pPr>
        </w:pPrChange>
      </w:pPr>
      <w:ins w:id="1351" w:author="David Conklin" w:date="2020-12-28T09:57:00Z">
        <w:r>
          <w:t>Seibert J (1997).  Estimation of Parameter Uncertainty in the HBV Model.  Nordic Hydrology, 28 (4/5): 247-262.</w:t>
        </w:r>
      </w:ins>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1"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352" w:name="_Toc60065083"/>
      <w:r>
        <w:rPr>
          <w:rFonts w:eastAsiaTheme="minorHAnsi"/>
        </w:rPr>
        <w:lastRenderedPageBreak/>
        <w:t>Acronyms</w:t>
      </w:r>
      <w:r w:rsidR="009D540F">
        <w:rPr>
          <w:rFonts w:eastAsiaTheme="minorHAnsi"/>
        </w:rPr>
        <w:t xml:space="preserve"> and Abbreviations</w:t>
      </w:r>
      <w:bookmarkEnd w:id="1352"/>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2" w:history="1">
        <w:r w:rsidR="00275338" w:rsidRPr="00F444DE">
          <w:rPr>
            <w:rStyle w:val="Hyperlink"/>
          </w:rPr>
          <w:t>http://www.climatologylab.org/gridmet.html</w:t>
        </w:r>
      </w:hyperlink>
    </w:p>
    <w:p w14:paraId="6FDA26A5" w14:textId="605ACB55" w:rsidR="00275338" w:rsidRDefault="00275338" w:rsidP="00A06758">
      <w:pPr>
        <w:rPr>
          <w:ins w:id="1353" w:author="David Conklin" w:date="2020-12-28T09:56:00Z"/>
        </w:rPr>
      </w:pPr>
    </w:p>
    <w:p w14:paraId="163772A5" w14:textId="6DDCE089" w:rsidR="004B34E8" w:rsidRPr="003F7628" w:rsidRDefault="004B34E8" w:rsidP="00A06758">
      <w:pPr>
        <w:rPr>
          <w:ins w:id="1354" w:author="David Conklin" w:date="2020-12-28T09:56:00Z"/>
          <w:rFonts w:cstheme="minorHAnsi"/>
        </w:rPr>
      </w:pPr>
      <w:ins w:id="1355" w:author="David Conklin" w:date="2020-12-28T09:56:00Z">
        <w:r w:rsidRPr="004B34E8">
          <w:rPr>
            <w:rFonts w:cstheme="minorHAnsi"/>
            <w:b/>
            <w:bCs/>
            <w:rPrChange w:id="1356" w:author="David Conklin" w:date="2020-12-28T10:00:00Z">
              <w:rPr/>
            </w:rPrChange>
          </w:rPr>
          <w:t>HBV</w:t>
        </w:r>
        <w:r w:rsidRPr="003F7628">
          <w:rPr>
            <w:rFonts w:cstheme="minorHAnsi"/>
          </w:rPr>
          <w:t xml:space="preserve"> </w:t>
        </w:r>
        <w:r w:rsidRPr="004B34E8">
          <w:rPr>
            <w:rFonts w:cstheme="minorHAnsi"/>
            <w:rPrChange w:id="1357" w:author="David Conklin" w:date="2020-12-28T10:00:00Z">
              <w:rPr/>
            </w:rPrChange>
          </w:rPr>
          <w:t>–</w:t>
        </w:r>
      </w:ins>
      <w:ins w:id="1358" w:author="David Conklin" w:date="2020-12-28T09:58:00Z">
        <w:r w:rsidRPr="004B34E8">
          <w:rPr>
            <w:rFonts w:cstheme="minorHAnsi"/>
            <w:rPrChange w:id="1359" w:author="David Conklin" w:date="2020-12-28T10:00:00Z">
              <w:rPr/>
            </w:rPrChange>
          </w:rPr>
          <w:t xml:space="preserve"> </w:t>
        </w:r>
        <w:r w:rsidRPr="004B34E8">
          <w:rPr>
            <w:rFonts w:cstheme="minorHAnsi"/>
            <w:color w:val="202122"/>
            <w:shd w:val="clear" w:color="auto" w:fill="FFFFFF"/>
            <w:rPrChange w:id="1360" w:author="David Conklin" w:date="2020-12-28T10:00:00Z">
              <w:rPr>
                <w:rFonts w:ascii="Arial" w:hAnsi="Arial" w:cs="Arial"/>
                <w:color w:val="202122"/>
                <w:sz w:val="21"/>
                <w:szCs w:val="21"/>
                <w:shd w:val="clear" w:color="auto" w:fill="FFFFFF"/>
              </w:rPr>
            </w:rPrChange>
          </w:rPr>
          <w:t>Hydrologiska Byråns Vattenbalansavdelning mode</w:t>
        </w:r>
      </w:ins>
      <w:ins w:id="1361" w:author="David Conklin" w:date="2020-12-28T09:59:00Z">
        <w:r w:rsidRPr="004B34E8">
          <w:rPr>
            <w:rFonts w:cstheme="minorHAnsi"/>
            <w:color w:val="202122"/>
            <w:shd w:val="clear" w:color="auto" w:fill="FFFFFF"/>
            <w:rPrChange w:id="1362" w:author="David Conklin" w:date="2020-12-28T10:00:00Z">
              <w:rPr>
                <w:rFonts w:ascii="Arial" w:hAnsi="Arial" w:cs="Arial"/>
                <w:color w:val="202122"/>
                <w:sz w:val="21"/>
                <w:szCs w:val="21"/>
                <w:shd w:val="clear" w:color="auto" w:fill="FFFFFF"/>
              </w:rPr>
            </w:rPrChange>
          </w:rPr>
          <w:t>l (Seibert 1997)</w:t>
        </w:r>
      </w:ins>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pPr>
        <w:rPr>
          <w:ins w:id="1363" w:author="David Conklin" w:date="2020-12-28T10:27:00Z"/>
        </w:rPr>
      </w:pPr>
      <w:r>
        <w:rPr>
          <w:b/>
          <w:bCs/>
        </w:rPr>
        <w:t>MOU</w:t>
      </w:r>
      <w:r>
        <w:t xml:space="preserve"> – Memorandum of Understanding</w:t>
      </w:r>
    </w:p>
    <w:p w14:paraId="54F8ECD1" w14:textId="6CA202F6" w:rsidR="00997364" w:rsidRDefault="00997364" w:rsidP="00A06758">
      <w:pPr>
        <w:rPr>
          <w:ins w:id="1364" w:author="David Conklin" w:date="2020-12-28T10:27:00Z"/>
        </w:rPr>
      </w:pPr>
    </w:p>
    <w:p w14:paraId="1E588CEF" w14:textId="4A4EDBD1" w:rsidR="00997364" w:rsidRPr="003F7628" w:rsidRDefault="00997364" w:rsidP="00A06758">
      <w:pPr>
        <w:rPr>
          <w:ins w:id="1365" w:author="David Conklin" w:date="2020-12-28T09:22:00Z"/>
        </w:rPr>
      </w:pPr>
      <w:ins w:id="1366" w:author="David Conklin" w:date="2020-12-28T10:27:00Z">
        <w:r>
          <w:rPr>
            <w:b/>
            <w:bCs/>
          </w:rPr>
          <w:t>NRNI</w:t>
        </w:r>
      </w:ins>
      <w:ins w:id="1367" w:author="David Conklin" w:date="2020-12-28T10:28:00Z">
        <w:r>
          <w:t xml:space="preserve"> – No Reservoirs, No Irrigation</w:t>
        </w:r>
      </w:ins>
    </w:p>
    <w:p w14:paraId="3E1696D6" w14:textId="03A560AB" w:rsidR="00230B46" w:rsidRDefault="00230B46" w:rsidP="00A06758">
      <w:pPr>
        <w:rPr>
          <w:ins w:id="1368" w:author="David Conklin" w:date="2020-12-28T09:22:00Z"/>
        </w:rPr>
      </w:pPr>
    </w:p>
    <w:p w14:paraId="64587127" w14:textId="6ACFEE83" w:rsidR="00230B46" w:rsidRDefault="00230B46" w:rsidP="00230B46">
      <w:pPr>
        <w:rPr>
          <w:ins w:id="1369" w:author="David Conklin" w:date="2020-12-28T09:24:00Z"/>
        </w:rPr>
        <w:pPrChange w:id="1370" w:author="David Conklin" w:date="2020-12-28T09:25:00Z">
          <w:pPr>
            <w:pStyle w:val="Heading2"/>
            <w:shd w:val="clear" w:color="auto" w:fill="FFFFFF"/>
            <w:spacing w:before="300" w:after="150"/>
          </w:pPr>
        </w:pPrChange>
      </w:pPr>
      <w:ins w:id="1371" w:author="David Conklin" w:date="2020-12-28T09:22:00Z">
        <w:r w:rsidRPr="00230B46">
          <w:rPr>
            <w:b/>
            <w:bCs/>
            <w:rPrChange w:id="1372" w:author="David Conklin" w:date="2020-12-28T09:22:00Z">
              <w:rPr/>
            </w:rPrChange>
          </w:rPr>
          <w:t>PEST</w:t>
        </w:r>
        <w:r>
          <w:t xml:space="preserve"> – </w:t>
        </w:r>
      </w:ins>
      <w:ins w:id="1373" w:author="David Conklin" w:date="2020-12-28T09:24:00Z">
        <w:r>
          <w:t>Model-Independent Parameter Estimation and Uncertainty Analysis</w:t>
        </w:r>
      </w:ins>
    </w:p>
    <w:p w14:paraId="7A7A3A30" w14:textId="2FF9E06D" w:rsidR="00230B46" w:rsidRDefault="00230B46" w:rsidP="003F7628">
      <w:ins w:id="1374" w:author="David Conklin" w:date="2020-12-28T09:22:00Z">
        <w:r>
          <w:t>Parameter Estimation Program (</w:t>
        </w:r>
      </w:ins>
      <w:ins w:id="1375" w:author="David Conklin" w:date="2020-12-28T09:24:00Z">
        <w:r w:rsidRPr="00230B46">
          <w:t>https://pesthomepage.org/</w:t>
        </w:r>
      </w:ins>
      <w:ins w:id="1376" w:author="David Conklin" w:date="2020-12-28T09:22:00Z">
        <w:r>
          <w:t>)</w:t>
        </w:r>
      </w:ins>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3"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lastRenderedPageBreak/>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B4506C" w14:textId="77777777" w:rsidR="00573BAF" w:rsidRDefault="00573BAF" w:rsidP="00064E77">
      <w:r>
        <w:separator/>
      </w:r>
    </w:p>
  </w:endnote>
  <w:endnote w:type="continuationSeparator" w:id="0">
    <w:p w14:paraId="050BF65B" w14:textId="77777777" w:rsidR="00573BAF" w:rsidRDefault="00573BAF"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9852E0" w:rsidRDefault="009852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9852E0" w:rsidRDefault="00985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20B757" w14:textId="77777777" w:rsidR="00573BAF" w:rsidRDefault="00573BAF" w:rsidP="00064E77">
      <w:r>
        <w:separator/>
      </w:r>
    </w:p>
  </w:footnote>
  <w:footnote w:type="continuationSeparator" w:id="0">
    <w:p w14:paraId="3F975ADA" w14:textId="77777777" w:rsidR="00573BAF" w:rsidRDefault="00573BAF"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6"/>
  </w:num>
  <w:num w:numId="5">
    <w:abstractNumId w:val="1"/>
  </w:num>
  <w:num w:numId="6">
    <w:abstractNumId w:val="5"/>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1D90"/>
    <w:rsid w:val="000756EF"/>
    <w:rsid w:val="00077987"/>
    <w:rsid w:val="000806A1"/>
    <w:rsid w:val="00081FEC"/>
    <w:rsid w:val="00082838"/>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5A18"/>
    <w:rsid w:val="000C5B61"/>
    <w:rsid w:val="000D60AF"/>
    <w:rsid w:val="000D6396"/>
    <w:rsid w:val="000D7145"/>
    <w:rsid w:val="000E1CD9"/>
    <w:rsid w:val="000E342D"/>
    <w:rsid w:val="000E53D1"/>
    <w:rsid w:val="000E6A65"/>
    <w:rsid w:val="000F3107"/>
    <w:rsid w:val="000F5E41"/>
    <w:rsid w:val="0010247C"/>
    <w:rsid w:val="001051D3"/>
    <w:rsid w:val="00105F73"/>
    <w:rsid w:val="00107FC0"/>
    <w:rsid w:val="00130043"/>
    <w:rsid w:val="00135589"/>
    <w:rsid w:val="00136B9C"/>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85FAD"/>
    <w:rsid w:val="00192A0B"/>
    <w:rsid w:val="00195906"/>
    <w:rsid w:val="00195A6D"/>
    <w:rsid w:val="001A5ADC"/>
    <w:rsid w:val="001A6DC9"/>
    <w:rsid w:val="001B0E2B"/>
    <w:rsid w:val="001B411C"/>
    <w:rsid w:val="001B42FA"/>
    <w:rsid w:val="001B4B07"/>
    <w:rsid w:val="001B6B33"/>
    <w:rsid w:val="001C0FE8"/>
    <w:rsid w:val="001C227C"/>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54B5"/>
    <w:rsid w:val="00286383"/>
    <w:rsid w:val="00287358"/>
    <w:rsid w:val="00294460"/>
    <w:rsid w:val="002971E8"/>
    <w:rsid w:val="002A34F3"/>
    <w:rsid w:val="002A54A5"/>
    <w:rsid w:val="002A5885"/>
    <w:rsid w:val="002A6FA8"/>
    <w:rsid w:val="002B1A1D"/>
    <w:rsid w:val="002B661E"/>
    <w:rsid w:val="002B6C5D"/>
    <w:rsid w:val="002B6EA4"/>
    <w:rsid w:val="002B7117"/>
    <w:rsid w:val="002C0D61"/>
    <w:rsid w:val="002C16CA"/>
    <w:rsid w:val="002C303A"/>
    <w:rsid w:val="002C3E17"/>
    <w:rsid w:val="002C4C7A"/>
    <w:rsid w:val="002D1E9F"/>
    <w:rsid w:val="002D2159"/>
    <w:rsid w:val="002D4074"/>
    <w:rsid w:val="002D4214"/>
    <w:rsid w:val="002D591A"/>
    <w:rsid w:val="002D6657"/>
    <w:rsid w:val="002E0FEC"/>
    <w:rsid w:val="002E1CD4"/>
    <w:rsid w:val="002E6A03"/>
    <w:rsid w:val="002E7078"/>
    <w:rsid w:val="002E747C"/>
    <w:rsid w:val="002F13AD"/>
    <w:rsid w:val="002F5005"/>
    <w:rsid w:val="002F67CA"/>
    <w:rsid w:val="003014CA"/>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A61FF"/>
    <w:rsid w:val="003A7CFD"/>
    <w:rsid w:val="003B3B98"/>
    <w:rsid w:val="003B5FA8"/>
    <w:rsid w:val="003B76A2"/>
    <w:rsid w:val="003C109D"/>
    <w:rsid w:val="003C3116"/>
    <w:rsid w:val="003C3181"/>
    <w:rsid w:val="003C4378"/>
    <w:rsid w:val="003C5919"/>
    <w:rsid w:val="003D0B14"/>
    <w:rsid w:val="003D56B3"/>
    <w:rsid w:val="003D64A1"/>
    <w:rsid w:val="003E578D"/>
    <w:rsid w:val="003F21D3"/>
    <w:rsid w:val="003F360E"/>
    <w:rsid w:val="003F363E"/>
    <w:rsid w:val="003F72F2"/>
    <w:rsid w:val="003F7628"/>
    <w:rsid w:val="004021FE"/>
    <w:rsid w:val="00403174"/>
    <w:rsid w:val="00406032"/>
    <w:rsid w:val="004061C2"/>
    <w:rsid w:val="00407672"/>
    <w:rsid w:val="004107FB"/>
    <w:rsid w:val="004111AF"/>
    <w:rsid w:val="00411AA2"/>
    <w:rsid w:val="00411CC0"/>
    <w:rsid w:val="0041368E"/>
    <w:rsid w:val="00413E77"/>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60F8"/>
    <w:rsid w:val="00521727"/>
    <w:rsid w:val="00525BEB"/>
    <w:rsid w:val="005271A6"/>
    <w:rsid w:val="00527425"/>
    <w:rsid w:val="00531AC5"/>
    <w:rsid w:val="005343D4"/>
    <w:rsid w:val="00535731"/>
    <w:rsid w:val="005369C0"/>
    <w:rsid w:val="0054028D"/>
    <w:rsid w:val="00543BA6"/>
    <w:rsid w:val="0055476E"/>
    <w:rsid w:val="0056152A"/>
    <w:rsid w:val="00570B57"/>
    <w:rsid w:val="005729DB"/>
    <w:rsid w:val="00573BAF"/>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9DF"/>
    <w:rsid w:val="005C2F4A"/>
    <w:rsid w:val="005C537E"/>
    <w:rsid w:val="005C7197"/>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64F3"/>
    <w:rsid w:val="006809DE"/>
    <w:rsid w:val="00683502"/>
    <w:rsid w:val="00684B5F"/>
    <w:rsid w:val="00685DF6"/>
    <w:rsid w:val="0068783A"/>
    <w:rsid w:val="00690F4F"/>
    <w:rsid w:val="00691D6A"/>
    <w:rsid w:val="006A06E4"/>
    <w:rsid w:val="006A1260"/>
    <w:rsid w:val="006A13B7"/>
    <w:rsid w:val="006A1CF2"/>
    <w:rsid w:val="006B0F78"/>
    <w:rsid w:val="006B20AF"/>
    <w:rsid w:val="006B5B79"/>
    <w:rsid w:val="006B6EE1"/>
    <w:rsid w:val="006B7F4E"/>
    <w:rsid w:val="006C2435"/>
    <w:rsid w:val="006C64CF"/>
    <w:rsid w:val="006D28E9"/>
    <w:rsid w:val="006D40C9"/>
    <w:rsid w:val="006D4FDF"/>
    <w:rsid w:val="006D5AFD"/>
    <w:rsid w:val="006D6388"/>
    <w:rsid w:val="006E3BFF"/>
    <w:rsid w:val="006F1246"/>
    <w:rsid w:val="006F174A"/>
    <w:rsid w:val="006F30D2"/>
    <w:rsid w:val="006F5915"/>
    <w:rsid w:val="006F5D7E"/>
    <w:rsid w:val="007063C8"/>
    <w:rsid w:val="00714563"/>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EB"/>
    <w:rsid w:val="008026E7"/>
    <w:rsid w:val="00810296"/>
    <w:rsid w:val="008110C5"/>
    <w:rsid w:val="0081162C"/>
    <w:rsid w:val="00815A18"/>
    <w:rsid w:val="00822953"/>
    <w:rsid w:val="00823D41"/>
    <w:rsid w:val="0082582D"/>
    <w:rsid w:val="00826A6C"/>
    <w:rsid w:val="00827338"/>
    <w:rsid w:val="00834EE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70E3"/>
    <w:rsid w:val="008805C5"/>
    <w:rsid w:val="00881DF0"/>
    <w:rsid w:val="00882C17"/>
    <w:rsid w:val="0088329B"/>
    <w:rsid w:val="00885D48"/>
    <w:rsid w:val="00885DEF"/>
    <w:rsid w:val="00887D92"/>
    <w:rsid w:val="00891B8A"/>
    <w:rsid w:val="00891E6B"/>
    <w:rsid w:val="008920B1"/>
    <w:rsid w:val="00893E1E"/>
    <w:rsid w:val="00893F4B"/>
    <w:rsid w:val="00894992"/>
    <w:rsid w:val="008A2C49"/>
    <w:rsid w:val="008A3B2B"/>
    <w:rsid w:val="008A487C"/>
    <w:rsid w:val="008A493C"/>
    <w:rsid w:val="008B095E"/>
    <w:rsid w:val="008B36F2"/>
    <w:rsid w:val="008B556E"/>
    <w:rsid w:val="008B7F8E"/>
    <w:rsid w:val="008C0B03"/>
    <w:rsid w:val="008C41BA"/>
    <w:rsid w:val="008C7362"/>
    <w:rsid w:val="008E4511"/>
    <w:rsid w:val="008E6C13"/>
    <w:rsid w:val="008E7929"/>
    <w:rsid w:val="008F3962"/>
    <w:rsid w:val="008F6961"/>
    <w:rsid w:val="008F7342"/>
    <w:rsid w:val="0090110A"/>
    <w:rsid w:val="00903B23"/>
    <w:rsid w:val="0090573C"/>
    <w:rsid w:val="00905D84"/>
    <w:rsid w:val="009062DF"/>
    <w:rsid w:val="00906BBF"/>
    <w:rsid w:val="00906CF9"/>
    <w:rsid w:val="00906F5B"/>
    <w:rsid w:val="009123A7"/>
    <w:rsid w:val="00914CB4"/>
    <w:rsid w:val="00916473"/>
    <w:rsid w:val="00916DC9"/>
    <w:rsid w:val="0092040E"/>
    <w:rsid w:val="009236BE"/>
    <w:rsid w:val="009265EA"/>
    <w:rsid w:val="00930BF5"/>
    <w:rsid w:val="00933943"/>
    <w:rsid w:val="00937647"/>
    <w:rsid w:val="00940A74"/>
    <w:rsid w:val="009425BC"/>
    <w:rsid w:val="00943389"/>
    <w:rsid w:val="009440A8"/>
    <w:rsid w:val="00950765"/>
    <w:rsid w:val="00950BB8"/>
    <w:rsid w:val="00950F74"/>
    <w:rsid w:val="00953D2B"/>
    <w:rsid w:val="00954D4B"/>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7364"/>
    <w:rsid w:val="009A1DC8"/>
    <w:rsid w:val="009A327B"/>
    <w:rsid w:val="009B218C"/>
    <w:rsid w:val="009B3F3A"/>
    <w:rsid w:val="009B7331"/>
    <w:rsid w:val="009C132A"/>
    <w:rsid w:val="009C1707"/>
    <w:rsid w:val="009C4FBC"/>
    <w:rsid w:val="009D0358"/>
    <w:rsid w:val="009D1F38"/>
    <w:rsid w:val="009D249C"/>
    <w:rsid w:val="009D540F"/>
    <w:rsid w:val="009D5BB9"/>
    <w:rsid w:val="009D6DEE"/>
    <w:rsid w:val="009F0E39"/>
    <w:rsid w:val="009F132A"/>
    <w:rsid w:val="009F139C"/>
    <w:rsid w:val="009F164F"/>
    <w:rsid w:val="009F16B9"/>
    <w:rsid w:val="009F1ED9"/>
    <w:rsid w:val="009F26EB"/>
    <w:rsid w:val="009F2CF4"/>
    <w:rsid w:val="009F6E43"/>
    <w:rsid w:val="00A06758"/>
    <w:rsid w:val="00A0759A"/>
    <w:rsid w:val="00A112B7"/>
    <w:rsid w:val="00A13514"/>
    <w:rsid w:val="00A13B97"/>
    <w:rsid w:val="00A20B4A"/>
    <w:rsid w:val="00A20FF9"/>
    <w:rsid w:val="00A21124"/>
    <w:rsid w:val="00A24D01"/>
    <w:rsid w:val="00A35AEA"/>
    <w:rsid w:val="00A35B52"/>
    <w:rsid w:val="00A37865"/>
    <w:rsid w:val="00A403F2"/>
    <w:rsid w:val="00A41DB9"/>
    <w:rsid w:val="00A43D30"/>
    <w:rsid w:val="00A45D66"/>
    <w:rsid w:val="00A51BEA"/>
    <w:rsid w:val="00A5284D"/>
    <w:rsid w:val="00A53465"/>
    <w:rsid w:val="00A54D85"/>
    <w:rsid w:val="00A55502"/>
    <w:rsid w:val="00A57AB6"/>
    <w:rsid w:val="00A63C5B"/>
    <w:rsid w:val="00A63DAE"/>
    <w:rsid w:val="00A72932"/>
    <w:rsid w:val="00A737DE"/>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B737C"/>
    <w:rsid w:val="00AC13ED"/>
    <w:rsid w:val="00AC1F4C"/>
    <w:rsid w:val="00AC6CF6"/>
    <w:rsid w:val="00AD0B00"/>
    <w:rsid w:val="00AD22DC"/>
    <w:rsid w:val="00AD412A"/>
    <w:rsid w:val="00AE355A"/>
    <w:rsid w:val="00AE364B"/>
    <w:rsid w:val="00AE7826"/>
    <w:rsid w:val="00AF1187"/>
    <w:rsid w:val="00AF5828"/>
    <w:rsid w:val="00AF7701"/>
    <w:rsid w:val="00B0089C"/>
    <w:rsid w:val="00B01693"/>
    <w:rsid w:val="00B043BA"/>
    <w:rsid w:val="00B06ED6"/>
    <w:rsid w:val="00B10B8F"/>
    <w:rsid w:val="00B17BF2"/>
    <w:rsid w:val="00B20483"/>
    <w:rsid w:val="00B216A9"/>
    <w:rsid w:val="00B22A8A"/>
    <w:rsid w:val="00B245B6"/>
    <w:rsid w:val="00B2572B"/>
    <w:rsid w:val="00B273FF"/>
    <w:rsid w:val="00B325DA"/>
    <w:rsid w:val="00B34F16"/>
    <w:rsid w:val="00B36A50"/>
    <w:rsid w:val="00B37892"/>
    <w:rsid w:val="00B447EE"/>
    <w:rsid w:val="00B45AB9"/>
    <w:rsid w:val="00B47486"/>
    <w:rsid w:val="00B47F76"/>
    <w:rsid w:val="00B5577C"/>
    <w:rsid w:val="00B57484"/>
    <w:rsid w:val="00B62984"/>
    <w:rsid w:val="00B64193"/>
    <w:rsid w:val="00B65B7C"/>
    <w:rsid w:val="00B707C3"/>
    <w:rsid w:val="00B70EF0"/>
    <w:rsid w:val="00B729F3"/>
    <w:rsid w:val="00B764D6"/>
    <w:rsid w:val="00B76B73"/>
    <w:rsid w:val="00B879F8"/>
    <w:rsid w:val="00B912FF"/>
    <w:rsid w:val="00B91F45"/>
    <w:rsid w:val="00B939DE"/>
    <w:rsid w:val="00B94EEB"/>
    <w:rsid w:val="00BA1AEA"/>
    <w:rsid w:val="00BA55E6"/>
    <w:rsid w:val="00BA7163"/>
    <w:rsid w:val="00BB1179"/>
    <w:rsid w:val="00BB6462"/>
    <w:rsid w:val="00BC1902"/>
    <w:rsid w:val="00BC45C1"/>
    <w:rsid w:val="00BD0A05"/>
    <w:rsid w:val="00BD0F8C"/>
    <w:rsid w:val="00BD2BE8"/>
    <w:rsid w:val="00BD5610"/>
    <w:rsid w:val="00BD69AE"/>
    <w:rsid w:val="00BE0485"/>
    <w:rsid w:val="00BE0962"/>
    <w:rsid w:val="00BE0D88"/>
    <w:rsid w:val="00BE4188"/>
    <w:rsid w:val="00C073DE"/>
    <w:rsid w:val="00C13229"/>
    <w:rsid w:val="00C1322F"/>
    <w:rsid w:val="00C163DA"/>
    <w:rsid w:val="00C26282"/>
    <w:rsid w:val="00C2652D"/>
    <w:rsid w:val="00C3243C"/>
    <w:rsid w:val="00C34EBD"/>
    <w:rsid w:val="00C36217"/>
    <w:rsid w:val="00C364E7"/>
    <w:rsid w:val="00C4199C"/>
    <w:rsid w:val="00C4268B"/>
    <w:rsid w:val="00C46F0A"/>
    <w:rsid w:val="00C52579"/>
    <w:rsid w:val="00C551F9"/>
    <w:rsid w:val="00C5526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7A37"/>
    <w:rsid w:val="00CC3A0F"/>
    <w:rsid w:val="00CC41FC"/>
    <w:rsid w:val="00CD73D7"/>
    <w:rsid w:val="00CE0F6E"/>
    <w:rsid w:val="00CE3459"/>
    <w:rsid w:val="00CF4732"/>
    <w:rsid w:val="00CF4F65"/>
    <w:rsid w:val="00D07292"/>
    <w:rsid w:val="00D139AA"/>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623E"/>
    <w:rsid w:val="00D62A8A"/>
    <w:rsid w:val="00D66025"/>
    <w:rsid w:val="00D717A3"/>
    <w:rsid w:val="00D74473"/>
    <w:rsid w:val="00D76EDD"/>
    <w:rsid w:val="00D81915"/>
    <w:rsid w:val="00D81BAE"/>
    <w:rsid w:val="00D824EC"/>
    <w:rsid w:val="00D86427"/>
    <w:rsid w:val="00D9019C"/>
    <w:rsid w:val="00D91D19"/>
    <w:rsid w:val="00D95F90"/>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E6C"/>
    <w:rsid w:val="00E148C3"/>
    <w:rsid w:val="00E148E2"/>
    <w:rsid w:val="00E27506"/>
    <w:rsid w:val="00E3424C"/>
    <w:rsid w:val="00E36C09"/>
    <w:rsid w:val="00E40F75"/>
    <w:rsid w:val="00E424C4"/>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49F5"/>
    <w:rsid w:val="00E7709F"/>
    <w:rsid w:val="00E80ACF"/>
    <w:rsid w:val="00E8249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5957"/>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63EA"/>
    <w:rsid w:val="00F275A8"/>
    <w:rsid w:val="00F30940"/>
    <w:rsid w:val="00F31665"/>
    <w:rsid w:val="00F32242"/>
    <w:rsid w:val="00F336E4"/>
    <w:rsid w:val="00F40120"/>
    <w:rsid w:val="00F45CDF"/>
    <w:rsid w:val="00F47B71"/>
    <w:rsid w:val="00F54E41"/>
    <w:rsid w:val="00F60A2D"/>
    <w:rsid w:val="00F666D4"/>
    <w:rsid w:val="00F66D28"/>
    <w:rsid w:val="00F66D95"/>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18C8"/>
    <w:rsid w:val="00FC290B"/>
    <w:rsid w:val="00FC642F"/>
    <w:rsid w:val="00FD2288"/>
    <w:rsid w:val="00FD7EFE"/>
    <w:rsid w:val="00FE728D"/>
    <w:rsid w:val="00FF071C"/>
    <w:rsid w:val="00FF0F24"/>
    <w:rsid w:val="00FF2BD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ascelibrary.org/doi/pdf/10.1061/%28ASCE%290733-9429%282002%29128%3A1%2820%29" TargetMode="Externa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hyperlink" Target="https://cedb.asce.org/CEDBsearch/record.jsp?dockey=0020129" TargetMode="External"/><Relationship Id="rId33" Type="http://schemas.openxmlformats.org/officeDocument/2006/relationships/hyperlink" Target="http://www.dictionary.com"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29/2018WR0242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oregon.gov/deq/FilterDocs/heatsourcemanual.pdf" TargetMode="External"/><Relationship Id="rId32" Type="http://schemas.openxmlformats.org/officeDocument/2006/relationships/hyperlink" Target="http://www.climatologylab.org/gridmet.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hyperlink" Target="https://doi.org/10.1029/2005WR004812" TargetMode="External"/><Relationship Id="rId36" Type="http://schemas.microsoft.com/office/2011/relationships/people" Target="people.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usace.contentdm.oclc.org/digital/collection/p16021coll7/id/13273"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doi.org/10.1007/BF00045196" TargetMode="External"/><Relationship Id="rId30" Type="http://schemas.openxmlformats.org/officeDocument/2006/relationships/hyperlink" Target="http://www.jstor.com/stable/1941831" TargetMode="External"/><Relationship Id="rId35" Type="http://schemas.openxmlformats.org/officeDocument/2006/relationships/fontTable" Target="fontTable.xm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76135</TotalTime>
  <Pages>62</Pages>
  <Words>22939</Words>
  <Characters>130754</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385</cp:revision>
  <cp:lastPrinted>2020-12-11T17:14:00Z</cp:lastPrinted>
  <dcterms:created xsi:type="dcterms:W3CDTF">2018-11-09T13:56:00Z</dcterms:created>
  <dcterms:modified xsi:type="dcterms:W3CDTF">2020-12-29T00:27:00Z</dcterms:modified>
</cp:coreProperties>
</file>