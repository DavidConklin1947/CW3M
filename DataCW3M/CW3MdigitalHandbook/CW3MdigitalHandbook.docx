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95CFB" w14:textId="77777777"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3C718EA1" w:rsidR="00064E77" w:rsidRPr="00064E77" w:rsidRDefault="000E60B7" w:rsidP="00484223">
      <w:pPr>
        <w:pStyle w:val="Subtitle"/>
        <w:tabs>
          <w:tab w:val="left" w:pos="7950"/>
          <w:tab w:val="right" w:pos="9360"/>
        </w:tabs>
      </w:pPr>
      <w:ins w:id="0" w:author="David Conklin" w:date="2022-03-04T07:16:00Z">
        <w:r>
          <w:t>3/</w:t>
        </w:r>
      </w:ins>
      <w:ins w:id="1" w:author="David Conklin" w:date="2022-03-24T09:00:00Z">
        <w:r w:rsidR="0060549E">
          <w:t>24</w:t>
        </w:r>
      </w:ins>
      <w:del w:id="2" w:author="David Conklin" w:date="2022-03-04T07:16:00Z">
        <w:r w:rsidR="00C4559F" w:rsidDel="000E60B7">
          <w:delText>2/</w:delText>
        </w:r>
      </w:del>
      <w:del w:id="3" w:author="David Conklin" w:date="2022-02-21T13:07:00Z">
        <w:r w:rsidR="00C4559F" w:rsidDel="00612E6E">
          <w:delText>1</w:delText>
        </w:r>
        <w:r w:rsidR="006837FC" w:rsidDel="00612E6E">
          <w:delText>6</w:delText>
        </w:r>
      </w:del>
      <w:r w:rsidR="00262020">
        <w:t>/22</w:t>
      </w:r>
    </w:p>
    <w:p w14:paraId="24E34AEC" w14:textId="77777777" w:rsidR="00581BEB" w:rsidRDefault="00581BEB" w:rsidP="00581BEB">
      <w:r>
        <w:t>CW3M is maintained by Oregon Freshwater Simulations Inc.</w:t>
      </w:r>
    </w:p>
    <w:p w14:paraId="3EBE1501" w14:textId="47F3A450" w:rsidR="00581BEB" w:rsidRDefault="00581BEB" w:rsidP="00581BEB">
      <w:pPr>
        <w:rPr>
          <w:rStyle w:val="Hyperlink"/>
        </w:rPr>
      </w:pPr>
      <w:r>
        <w:t xml:space="preserve">contact: </w:t>
      </w:r>
      <w:hyperlink r:id="rId8" w:history="1">
        <w:r w:rsidR="006F4A15" w:rsidRPr="00B363DA">
          <w:rPr>
            <w:rStyle w:val="Hyperlink"/>
          </w:rPr>
          <w:t>david.conklin@freshwatersim.com</w:t>
        </w:r>
      </w:hyperlink>
    </w:p>
    <w:p w14:paraId="79DFED0B" w14:textId="1E95B383" w:rsidR="00E735F4" w:rsidRDefault="00E735F4" w:rsidP="00581BEB">
      <w:pPr>
        <w:rPr>
          <w:rStyle w:val="Hyperlink"/>
        </w:rPr>
      </w:pPr>
    </w:p>
    <w:p w14:paraId="70146D72" w14:textId="1E7BF688"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the</w:t>
      </w:r>
      <w:r w:rsidR="00601224">
        <w:rPr>
          <w:rStyle w:val="Hyperlink"/>
          <w:color w:val="auto"/>
        </w:rPr>
        <w:t xml:space="preserve"> 1.</w:t>
      </w:r>
      <w:r w:rsidR="008527F9">
        <w:rPr>
          <w:rStyle w:val="Hyperlink"/>
          <w:color w:val="auto"/>
        </w:rPr>
        <w:t>2</w:t>
      </w:r>
      <w:r w:rsidR="00601224">
        <w:rPr>
          <w:rStyle w:val="Hyperlink"/>
          <w:color w:val="auto"/>
        </w:rPr>
        <w:t>.</w:t>
      </w:r>
      <w:ins w:id="4" w:author="David Conklin" w:date="2022-02-21T13:08:00Z">
        <w:r w:rsidR="00C15302">
          <w:rPr>
            <w:rStyle w:val="Hyperlink"/>
            <w:color w:val="auto"/>
          </w:rPr>
          <w:t>2</w:t>
        </w:r>
      </w:ins>
      <w:del w:id="5" w:author="David Conklin" w:date="2022-02-21T13:08:00Z">
        <w:r w:rsidR="00601224" w:rsidDel="00C15302">
          <w:rPr>
            <w:rStyle w:val="Hyperlink"/>
            <w:color w:val="auto"/>
          </w:rPr>
          <w:delText>0</w:delText>
        </w:r>
      </w:del>
      <w:r w:rsidR="00601224">
        <w:rPr>
          <w:rStyle w:val="Hyperlink"/>
          <w:color w:val="auto"/>
        </w:rPr>
        <w:t xml:space="preserve"> (</w:t>
      </w:r>
      <w:ins w:id="6" w:author="David Conklin" w:date="2022-02-21T13:08:00Z">
        <w:r w:rsidR="00C15302">
          <w:rPr>
            <w:rStyle w:val="Hyperlink"/>
            <w:color w:val="auto"/>
          </w:rPr>
          <w:t>2/18/22</w:t>
        </w:r>
      </w:ins>
      <w:del w:id="7" w:author="David Conklin" w:date="2022-02-21T13:08:00Z">
        <w:r w:rsidR="008527F9" w:rsidDel="00C15302">
          <w:rPr>
            <w:rStyle w:val="Hyperlink"/>
            <w:color w:val="auto"/>
          </w:rPr>
          <w:delText>10</w:delText>
        </w:r>
        <w:r w:rsidR="00601224" w:rsidDel="00C15302">
          <w:rPr>
            <w:rStyle w:val="Hyperlink"/>
            <w:color w:val="auto"/>
          </w:rPr>
          <w:delText>/</w:delText>
        </w:r>
        <w:r w:rsidR="008527F9" w:rsidDel="00C15302">
          <w:rPr>
            <w:rStyle w:val="Hyperlink"/>
            <w:color w:val="auto"/>
          </w:rPr>
          <w:delText>21</w:delText>
        </w:r>
        <w:r w:rsidR="00601224" w:rsidDel="00C15302">
          <w:rPr>
            <w:rStyle w:val="Hyperlink"/>
            <w:color w:val="auto"/>
          </w:rPr>
          <w:delText>/21</w:delText>
        </w:r>
      </w:del>
      <w:r w:rsidR="00601224">
        <w:rPr>
          <w:rStyle w:val="Hyperlink"/>
          <w:color w:val="auto"/>
        </w:rPr>
        <w:t>)</w:t>
      </w:r>
      <w:r w:rsidRPr="00DE1B0B">
        <w:rPr>
          <w:rStyle w:val="Hyperlink"/>
          <w:color w:val="auto"/>
        </w:rPr>
        <w:t xml:space="preserve"> version</w:t>
      </w:r>
    </w:p>
    <w:p w14:paraId="45984AEF" w14:textId="19AF5655" w:rsidR="008527F9" w:rsidDel="00C15302" w:rsidRDefault="0067663A">
      <w:pPr>
        <w:pStyle w:val="ListParagraph"/>
        <w:numPr>
          <w:ilvl w:val="0"/>
          <w:numId w:val="13"/>
        </w:numPr>
        <w:rPr>
          <w:del w:id="8" w:author="David Conklin" w:date="2022-02-21T13:09:00Z"/>
          <w:rStyle w:val="Hyperlink"/>
          <w:color w:val="auto"/>
          <w:u w:val="none"/>
        </w:rPr>
      </w:pPr>
      <w:del w:id="9" w:author="David Conklin" w:date="2022-02-21T13:09:00Z">
        <w:r w:rsidDel="00C15302">
          <w:rPr>
            <w:rStyle w:val="Hyperlink"/>
            <w:color w:val="auto"/>
            <w:u w:val="none"/>
          </w:rPr>
          <w:delText>Add release notes for CW3M 1.2.0 release.</w:delText>
        </w:r>
      </w:del>
    </w:p>
    <w:p w14:paraId="198F1C0B" w14:textId="0CF475BE" w:rsidR="00EB2D6C" w:rsidDel="00C15302" w:rsidRDefault="00EB2D6C">
      <w:pPr>
        <w:pStyle w:val="ListParagraph"/>
        <w:numPr>
          <w:ilvl w:val="0"/>
          <w:numId w:val="13"/>
        </w:numPr>
        <w:rPr>
          <w:del w:id="10" w:author="David Conklin" w:date="2022-02-21T13:09:00Z"/>
          <w:rStyle w:val="Hyperlink"/>
          <w:color w:val="auto"/>
          <w:u w:val="none"/>
        </w:rPr>
      </w:pPr>
      <w:del w:id="11" w:author="David Conklin" w:date="2022-02-21T13:09:00Z">
        <w:r w:rsidDel="00C15302">
          <w:rPr>
            <w:rStyle w:val="Hyperlink"/>
            <w:color w:val="auto"/>
            <w:u w:val="none"/>
          </w:rPr>
          <w:delText>Describe leading comment lines</w:delText>
        </w:r>
        <w:r w:rsidR="003F1C1E" w:rsidDel="00C15302">
          <w:rPr>
            <w:rStyle w:val="Hyperlink"/>
            <w:color w:val="auto"/>
            <w:u w:val="none"/>
          </w:rPr>
          <w:delText xml:space="preserve"> and sort order for</w:delText>
        </w:r>
        <w:r w:rsidDel="00C15302">
          <w:rPr>
            <w:rStyle w:val="Hyperlink"/>
            <w:color w:val="auto"/>
            <w:u w:val="none"/>
          </w:rPr>
          <w:delText xml:space="preserve"> the LULCtrans CSV file, in the section on Prescribed LULCs.</w:delText>
        </w:r>
      </w:del>
    </w:p>
    <w:p w14:paraId="43A655C9" w14:textId="08A5A564" w:rsidR="003F1C1E" w:rsidDel="00C15302" w:rsidRDefault="003F1C1E">
      <w:pPr>
        <w:pStyle w:val="ListParagraph"/>
        <w:numPr>
          <w:ilvl w:val="0"/>
          <w:numId w:val="13"/>
        </w:numPr>
        <w:rPr>
          <w:del w:id="12" w:author="David Conklin" w:date="2022-02-21T13:09:00Z"/>
          <w:rStyle w:val="Hyperlink"/>
          <w:color w:val="auto"/>
          <w:u w:val="none"/>
        </w:rPr>
      </w:pPr>
      <w:del w:id="13" w:author="David Conklin" w:date="2022-02-21T13:09:00Z">
        <w:r w:rsidDel="00C15302">
          <w:rPr>
            <w:rStyle w:val="Hyperlink"/>
            <w:color w:val="auto"/>
            <w:u w:val="none"/>
          </w:rPr>
          <w:delText>Add release notes for CW3M 1.2.1 release.</w:delText>
        </w:r>
      </w:del>
    </w:p>
    <w:p w14:paraId="5E585C8B" w14:textId="3D818E20" w:rsidR="00C4559F" w:rsidDel="00C15302" w:rsidRDefault="00C4559F">
      <w:pPr>
        <w:pStyle w:val="ListParagraph"/>
        <w:numPr>
          <w:ilvl w:val="0"/>
          <w:numId w:val="13"/>
        </w:numPr>
        <w:rPr>
          <w:del w:id="14" w:author="David Conklin" w:date="2022-02-21T13:09:00Z"/>
          <w:rStyle w:val="Hyperlink"/>
          <w:color w:val="auto"/>
          <w:u w:val="none"/>
        </w:rPr>
      </w:pPr>
      <w:del w:id="15" w:author="David Conklin" w:date="2022-02-21T13:09:00Z">
        <w:r w:rsidDel="00C15302">
          <w:rPr>
            <w:rStyle w:val="Hyperlink"/>
            <w:color w:val="auto"/>
            <w:u w:val="none"/>
          </w:rPr>
          <w:delText>Update McKenzie calibration data to CW3M ver 741.</w:delText>
        </w:r>
      </w:del>
    </w:p>
    <w:p w14:paraId="132194B4" w14:textId="6F359130" w:rsidR="008A64D1" w:rsidRPr="00412A1F" w:rsidDel="00C15302" w:rsidRDefault="008A64D1" w:rsidP="00FD7A90">
      <w:pPr>
        <w:pStyle w:val="ListParagraph"/>
        <w:numPr>
          <w:ilvl w:val="0"/>
          <w:numId w:val="13"/>
        </w:numPr>
        <w:rPr>
          <w:del w:id="16" w:author="David Conklin" w:date="2022-02-21T13:09:00Z"/>
          <w:rStyle w:val="Hyperlink"/>
          <w:color w:val="auto"/>
          <w:u w:val="none"/>
        </w:rPr>
      </w:pPr>
      <w:del w:id="17" w:author="David Conklin" w:date="2022-02-21T13:09:00Z">
        <w:r w:rsidDel="00C15302">
          <w:rPr>
            <w:rStyle w:val="Hyperlink"/>
            <w:color w:val="auto"/>
            <w:u w:val="none"/>
          </w:rPr>
          <w:delText>Add release notes for CW3M 1.2.2 release.</w:delText>
        </w:r>
      </w:del>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093F52B0" w14:textId="74BC1DA6" w:rsidR="00DB52DC" w:rsidRDefault="006636CC">
          <w:pPr>
            <w:pStyle w:val="TOC1"/>
            <w:tabs>
              <w:tab w:val="right" w:leader="dot" w:pos="9350"/>
            </w:tabs>
            <w:rPr>
              <w:ins w:id="18" w:author="David Conklin" w:date="2022-03-24T09:02:00Z"/>
              <w:rFonts w:eastAsiaTheme="minorEastAsia"/>
              <w:noProof/>
            </w:rPr>
          </w:pPr>
          <w:r>
            <w:fldChar w:fldCharType="begin"/>
          </w:r>
          <w:r>
            <w:instrText xml:space="preserve"> TOC \o "1-3" \h \z \u </w:instrText>
          </w:r>
          <w:r>
            <w:fldChar w:fldCharType="separate"/>
          </w:r>
          <w:ins w:id="19" w:author="David Conklin" w:date="2022-03-24T09:02:00Z">
            <w:r w:rsidR="00DB52DC" w:rsidRPr="00A85D07">
              <w:rPr>
                <w:rStyle w:val="Hyperlink"/>
                <w:noProof/>
              </w:rPr>
              <w:fldChar w:fldCharType="begin"/>
            </w:r>
            <w:r w:rsidR="00DB52DC" w:rsidRPr="00A85D07">
              <w:rPr>
                <w:rStyle w:val="Hyperlink"/>
                <w:noProof/>
              </w:rPr>
              <w:instrText xml:space="preserve"> </w:instrText>
            </w:r>
            <w:r w:rsidR="00DB52DC">
              <w:rPr>
                <w:noProof/>
              </w:rPr>
              <w:instrText>HYPERLINK \l "_Toc99004988"</w:instrText>
            </w:r>
            <w:r w:rsidR="00DB52DC" w:rsidRPr="00A85D07">
              <w:rPr>
                <w:rStyle w:val="Hyperlink"/>
                <w:noProof/>
              </w:rPr>
              <w:instrText xml:space="preserve"> </w:instrText>
            </w:r>
            <w:r w:rsidR="00DB52DC" w:rsidRPr="00A85D07">
              <w:rPr>
                <w:rStyle w:val="Hyperlink"/>
                <w:noProof/>
              </w:rPr>
              <w:fldChar w:fldCharType="separate"/>
            </w:r>
            <w:r w:rsidR="00DB52DC" w:rsidRPr="00A85D07">
              <w:rPr>
                <w:rStyle w:val="Hyperlink"/>
                <w:noProof/>
              </w:rPr>
              <w:t>What is a digital handbook?</w:t>
            </w:r>
            <w:r w:rsidR="00DB52DC">
              <w:rPr>
                <w:noProof/>
                <w:webHidden/>
              </w:rPr>
              <w:tab/>
            </w:r>
            <w:r w:rsidR="00DB52DC">
              <w:rPr>
                <w:noProof/>
                <w:webHidden/>
              </w:rPr>
              <w:fldChar w:fldCharType="begin"/>
            </w:r>
            <w:r w:rsidR="00DB52DC">
              <w:rPr>
                <w:noProof/>
                <w:webHidden/>
              </w:rPr>
              <w:instrText xml:space="preserve"> PAGEREF _Toc99004988 \h </w:instrText>
            </w:r>
          </w:ins>
          <w:r w:rsidR="00DB52DC">
            <w:rPr>
              <w:noProof/>
              <w:webHidden/>
            </w:rPr>
          </w:r>
          <w:r w:rsidR="00DB52DC">
            <w:rPr>
              <w:noProof/>
              <w:webHidden/>
            </w:rPr>
            <w:fldChar w:fldCharType="separate"/>
          </w:r>
          <w:ins w:id="20" w:author="David Conklin" w:date="2022-03-24T09:02:00Z">
            <w:r w:rsidR="00DB52DC">
              <w:rPr>
                <w:noProof/>
                <w:webHidden/>
              </w:rPr>
              <w:t>8</w:t>
            </w:r>
            <w:r w:rsidR="00DB52DC">
              <w:rPr>
                <w:noProof/>
                <w:webHidden/>
              </w:rPr>
              <w:fldChar w:fldCharType="end"/>
            </w:r>
            <w:r w:rsidR="00DB52DC" w:rsidRPr="00A85D07">
              <w:rPr>
                <w:rStyle w:val="Hyperlink"/>
                <w:noProof/>
              </w:rPr>
              <w:fldChar w:fldCharType="end"/>
            </w:r>
          </w:ins>
        </w:p>
        <w:p w14:paraId="5D53D46C" w14:textId="332E7462" w:rsidR="00DB52DC" w:rsidRDefault="00DB52DC">
          <w:pPr>
            <w:pStyle w:val="TOC1"/>
            <w:tabs>
              <w:tab w:val="right" w:leader="dot" w:pos="9350"/>
            </w:tabs>
            <w:rPr>
              <w:ins w:id="21" w:author="David Conklin" w:date="2022-03-24T09:02:00Z"/>
              <w:rFonts w:eastAsiaTheme="minorEastAsia"/>
              <w:noProof/>
            </w:rPr>
          </w:pPr>
          <w:ins w:id="22"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"_Toc99004989"</w:instrText>
            </w:r>
            <w:r w:rsidRPr="00A85D07">
              <w:rPr>
                <w:rStyle w:val="Hyperlink"/>
                <w:noProof/>
              </w:rPr>
              <w:instrText xml:space="preserve"> </w:instrText>
            </w:r>
            <w:r w:rsidRPr="00A85D07">
              <w:rPr>
                <w:rStyle w:val="Hyperlink"/>
                <w:noProof/>
              </w:rPr>
              <w:fldChar w:fldCharType="separate"/>
            </w:r>
            <w:r w:rsidRPr="00A85D07">
              <w:rPr>
                <w:rStyle w:val="Hyperlink"/>
                <w:noProof/>
              </w:rPr>
              <w:t>CW3M concept</w:t>
            </w:r>
            <w:r>
              <w:rPr>
                <w:noProof/>
                <w:webHidden/>
              </w:rPr>
              <w:tab/>
            </w:r>
            <w:r>
              <w:rPr>
                <w:noProof/>
                <w:webHidden/>
              </w:rPr>
              <w:fldChar w:fldCharType="begin"/>
            </w:r>
            <w:r>
              <w:rPr>
                <w:noProof/>
                <w:webHidden/>
              </w:rPr>
              <w:instrText xml:space="preserve"> PAGEREF _Toc99004989 \h </w:instrText>
            </w:r>
          </w:ins>
          <w:r>
            <w:rPr>
              <w:noProof/>
              <w:webHidden/>
            </w:rPr>
          </w:r>
          <w:r>
            <w:rPr>
              <w:noProof/>
              <w:webHidden/>
            </w:rPr>
            <w:fldChar w:fldCharType="separate"/>
          </w:r>
          <w:ins w:id="23" w:author="David Conklin" w:date="2022-03-24T09:02:00Z">
            <w:r>
              <w:rPr>
                <w:noProof/>
                <w:webHidden/>
              </w:rPr>
              <w:t>8</w:t>
            </w:r>
            <w:r>
              <w:rPr>
                <w:noProof/>
                <w:webHidden/>
              </w:rPr>
              <w:fldChar w:fldCharType="end"/>
            </w:r>
            <w:r w:rsidRPr="00A85D07">
              <w:rPr>
                <w:rStyle w:val="Hyperlink"/>
                <w:noProof/>
              </w:rPr>
              <w:fldChar w:fldCharType="end"/>
            </w:r>
          </w:ins>
        </w:p>
        <w:p w14:paraId="74090CB2" w14:textId="5551A3C1" w:rsidR="00DB52DC" w:rsidRDefault="00DB52DC">
          <w:pPr>
            <w:pStyle w:val="TOC2"/>
            <w:tabs>
              <w:tab w:val="right" w:leader="dot" w:pos="9350"/>
            </w:tabs>
            <w:rPr>
              <w:ins w:id="24" w:author="David Conklin" w:date="2022-03-24T09:02:00Z"/>
              <w:rFonts w:eastAsiaTheme="minorEastAsia"/>
              <w:noProof/>
            </w:rPr>
          </w:pPr>
          <w:ins w:id="2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"_Toc99004990"</w:instrText>
            </w:r>
            <w:r w:rsidRPr="00A85D07">
              <w:rPr>
                <w:rStyle w:val="Hyperlink"/>
                <w:noProof/>
              </w:rPr>
              <w:instrText xml:space="preserve"> </w:instrText>
            </w:r>
            <w:r w:rsidRPr="00A85D07">
              <w:rPr>
                <w:rStyle w:val="Hyperlink"/>
                <w:noProof/>
              </w:rPr>
              <w:fldChar w:fldCharType="separate"/>
            </w:r>
            <w:r w:rsidRPr="00A85D07">
              <w:rPr>
                <w:rStyle w:val="Hyperlink"/>
                <w:noProof/>
              </w:rPr>
              <w:t>A different kind of community model</w:t>
            </w:r>
            <w:r>
              <w:rPr>
                <w:noProof/>
                <w:webHidden/>
              </w:rPr>
              <w:tab/>
            </w:r>
            <w:r>
              <w:rPr>
                <w:noProof/>
                <w:webHidden/>
              </w:rPr>
              <w:fldChar w:fldCharType="begin"/>
            </w:r>
            <w:r>
              <w:rPr>
                <w:noProof/>
                <w:webHidden/>
              </w:rPr>
              <w:instrText xml:space="preserve"> PAGEREF _Toc99004990 \h </w:instrText>
            </w:r>
          </w:ins>
          <w:r>
            <w:rPr>
              <w:noProof/>
              <w:webHidden/>
            </w:rPr>
          </w:r>
          <w:r>
            <w:rPr>
              <w:noProof/>
              <w:webHidden/>
            </w:rPr>
            <w:fldChar w:fldCharType="separate"/>
          </w:r>
          <w:ins w:id="26" w:author="David Conklin" w:date="2022-03-24T09:02:00Z">
            <w:r>
              <w:rPr>
                <w:noProof/>
                <w:webHidden/>
              </w:rPr>
              <w:t>8</w:t>
            </w:r>
            <w:r>
              <w:rPr>
                <w:noProof/>
                <w:webHidden/>
              </w:rPr>
              <w:fldChar w:fldCharType="end"/>
            </w:r>
            <w:r w:rsidRPr="00A85D07">
              <w:rPr>
                <w:rStyle w:val="Hyperlink"/>
                <w:noProof/>
              </w:rPr>
              <w:fldChar w:fldCharType="end"/>
            </w:r>
          </w:ins>
        </w:p>
        <w:p w14:paraId="1A390439" w14:textId="6DFA6718" w:rsidR="00DB52DC" w:rsidRDefault="00DB52DC">
          <w:pPr>
            <w:pStyle w:val="TOC2"/>
            <w:tabs>
              <w:tab w:val="right" w:leader="dot" w:pos="9350"/>
            </w:tabs>
            <w:rPr>
              <w:ins w:id="27" w:author="David Conklin" w:date="2022-03-24T09:02:00Z"/>
              <w:rFonts w:eastAsiaTheme="minorEastAsia"/>
              <w:noProof/>
            </w:rPr>
          </w:pPr>
          <w:ins w:id="28"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"_Toc99004991"</w:instrText>
            </w:r>
            <w:r w:rsidRPr="00A85D07">
              <w:rPr>
                <w:rStyle w:val="Hyperlink"/>
                <w:noProof/>
              </w:rPr>
              <w:instrText xml:space="preserve"> </w:instrText>
            </w:r>
            <w:r w:rsidRPr="00A85D07">
              <w:rPr>
                <w:rStyle w:val="Hyperlink"/>
                <w:noProof/>
              </w:rPr>
              <w:fldChar w:fldCharType="separate"/>
            </w:r>
            <w:r w:rsidRPr="00A85D07">
              <w:rPr>
                <w:rStyle w:val="Hyperlink"/>
                <w:noProof/>
              </w:rPr>
              <w:t>What CW3M is for</w:t>
            </w:r>
            <w:r>
              <w:rPr>
                <w:noProof/>
                <w:webHidden/>
              </w:rPr>
              <w:tab/>
            </w:r>
            <w:r>
              <w:rPr>
                <w:noProof/>
                <w:webHidden/>
              </w:rPr>
              <w:fldChar w:fldCharType="begin"/>
            </w:r>
            <w:r>
              <w:rPr>
                <w:noProof/>
                <w:webHidden/>
              </w:rPr>
              <w:instrText xml:space="preserve"> PAGEREF _Toc99004991 \h </w:instrText>
            </w:r>
          </w:ins>
          <w:r>
            <w:rPr>
              <w:noProof/>
              <w:webHidden/>
            </w:rPr>
          </w:r>
          <w:r>
            <w:rPr>
              <w:noProof/>
              <w:webHidden/>
            </w:rPr>
            <w:fldChar w:fldCharType="separate"/>
          </w:r>
          <w:ins w:id="29" w:author="David Conklin" w:date="2022-03-24T09:02:00Z">
            <w:r>
              <w:rPr>
                <w:noProof/>
                <w:webHidden/>
              </w:rPr>
              <w:t>8</w:t>
            </w:r>
            <w:r>
              <w:rPr>
                <w:noProof/>
                <w:webHidden/>
              </w:rPr>
              <w:fldChar w:fldCharType="end"/>
            </w:r>
            <w:r w:rsidRPr="00A85D07">
              <w:rPr>
                <w:rStyle w:val="Hyperlink"/>
                <w:noProof/>
              </w:rPr>
              <w:fldChar w:fldCharType="end"/>
            </w:r>
          </w:ins>
        </w:p>
        <w:p w14:paraId="1863C66B" w14:textId="1A17F7FC" w:rsidR="00DB52DC" w:rsidRDefault="00DB52DC">
          <w:pPr>
            <w:pStyle w:val="TOC2"/>
            <w:tabs>
              <w:tab w:val="right" w:leader="dot" w:pos="9350"/>
            </w:tabs>
            <w:rPr>
              <w:ins w:id="30" w:author="David Conklin" w:date="2022-03-24T09:02:00Z"/>
              <w:rFonts w:eastAsiaTheme="minorEastAsia"/>
              <w:noProof/>
            </w:rPr>
          </w:pPr>
          <w:ins w:id="3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"_Toc99004992"</w:instrText>
            </w:r>
            <w:r w:rsidRPr="00A85D07">
              <w:rPr>
                <w:rStyle w:val="Hyperlink"/>
                <w:noProof/>
              </w:rPr>
              <w:instrText xml:space="preserve"> </w:instrText>
            </w:r>
            <w:r w:rsidRPr="00A85D07">
              <w:rPr>
                <w:rStyle w:val="Hyperlink"/>
                <w:noProof/>
              </w:rPr>
              <w:fldChar w:fldCharType="separate"/>
            </w:r>
            <w:r w:rsidRPr="00A85D07">
              <w:rPr>
                <w:rStyle w:val="Hyperlink"/>
                <w:noProof/>
              </w:rPr>
              <w:t>Management and maintenance</w:t>
            </w:r>
            <w:r>
              <w:rPr>
                <w:noProof/>
                <w:webHidden/>
              </w:rPr>
              <w:tab/>
            </w:r>
            <w:r>
              <w:rPr>
                <w:noProof/>
                <w:webHidden/>
              </w:rPr>
              <w:fldChar w:fldCharType="begin"/>
            </w:r>
            <w:r>
              <w:rPr>
                <w:noProof/>
                <w:webHidden/>
              </w:rPr>
              <w:instrText xml:space="preserve"> PAGEREF _Toc99004992 \h </w:instrText>
            </w:r>
          </w:ins>
          <w:r>
            <w:rPr>
              <w:noProof/>
              <w:webHidden/>
            </w:rPr>
          </w:r>
          <w:r>
            <w:rPr>
              <w:noProof/>
              <w:webHidden/>
            </w:rPr>
            <w:fldChar w:fldCharType="separate"/>
          </w:r>
          <w:ins w:id="32" w:author="David Conklin" w:date="2022-03-24T09:02:00Z">
            <w:r>
              <w:rPr>
                <w:noProof/>
                <w:webHidden/>
              </w:rPr>
              <w:t>9</w:t>
            </w:r>
            <w:r>
              <w:rPr>
                <w:noProof/>
                <w:webHidden/>
              </w:rPr>
              <w:fldChar w:fldCharType="end"/>
            </w:r>
            <w:r w:rsidRPr="00A85D07">
              <w:rPr>
                <w:rStyle w:val="Hyperlink"/>
                <w:noProof/>
              </w:rPr>
              <w:fldChar w:fldCharType="end"/>
            </w:r>
          </w:ins>
        </w:p>
        <w:p w14:paraId="46BFA3D4" w14:textId="25214794" w:rsidR="00DB52DC" w:rsidRDefault="00DB52DC">
          <w:pPr>
            <w:pStyle w:val="TOC1"/>
            <w:tabs>
              <w:tab w:val="right" w:leader="dot" w:pos="9350"/>
            </w:tabs>
            <w:rPr>
              <w:ins w:id="33" w:author="David Conklin" w:date="2022-03-24T09:02:00Z"/>
              <w:rFonts w:eastAsiaTheme="minorEastAsia"/>
              <w:noProof/>
            </w:rPr>
          </w:pPr>
          <w:ins w:id="34"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"_Toc99004993"</w:instrText>
            </w:r>
            <w:r w:rsidRPr="00A85D07">
              <w:rPr>
                <w:rStyle w:val="Hyperlink"/>
                <w:noProof/>
              </w:rPr>
              <w:instrText xml:space="preserve"> </w:instrText>
            </w:r>
            <w:r w:rsidRPr="00A85D07">
              <w:rPr>
                <w:rStyle w:val="Hyperlink"/>
                <w:noProof/>
              </w:rPr>
              <w:fldChar w:fldCharType="separate"/>
            </w:r>
            <w:r w:rsidRPr="00A85D07">
              <w:rPr>
                <w:rStyle w:val="Hyperlink"/>
                <w:noProof/>
              </w:rPr>
              <w:t>CW3M – A “first principles” model with tuning knobs</w:t>
            </w:r>
            <w:r>
              <w:rPr>
                <w:noProof/>
                <w:webHidden/>
              </w:rPr>
              <w:tab/>
            </w:r>
            <w:r>
              <w:rPr>
                <w:noProof/>
                <w:webHidden/>
              </w:rPr>
              <w:fldChar w:fldCharType="begin"/>
            </w:r>
            <w:r>
              <w:rPr>
                <w:noProof/>
                <w:webHidden/>
              </w:rPr>
              <w:instrText xml:space="preserve"> PAGEREF _Toc99004993 \h </w:instrText>
            </w:r>
          </w:ins>
          <w:r>
            <w:rPr>
              <w:noProof/>
              <w:webHidden/>
            </w:rPr>
          </w:r>
          <w:r>
            <w:rPr>
              <w:noProof/>
              <w:webHidden/>
            </w:rPr>
            <w:fldChar w:fldCharType="separate"/>
          </w:r>
          <w:ins w:id="35" w:author="David Conklin" w:date="2022-03-24T09:02:00Z">
            <w:r>
              <w:rPr>
                <w:noProof/>
                <w:webHidden/>
              </w:rPr>
              <w:t>9</w:t>
            </w:r>
            <w:r>
              <w:rPr>
                <w:noProof/>
                <w:webHidden/>
              </w:rPr>
              <w:fldChar w:fldCharType="end"/>
            </w:r>
            <w:r w:rsidRPr="00A85D07">
              <w:rPr>
                <w:rStyle w:val="Hyperlink"/>
                <w:noProof/>
              </w:rPr>
              <w:fldChar w:fldCharType="end"/>
            </w:r>
          </w:ins>
        </w:p>
        <w:p w14:paraId="40FCD541" w14:textId="64F182D3" w:rsidR="00DB52DC" w:rsidRDefault="00DB52DC">
          <w:pPr>
            <w:pStyle w:val="TOC1"/>
            <w:tabs>
              <w:tab w:val="right" w:leader="dot" w:pos="9350"/>
            </w:tabs>
            <w:rPr>
              <w:ins w:id="36" w:author="David Conklin" w:date="2022-03-24T09:02:00Z"/>
              <w:rFonts w:eastAsiaTheme="minorEastAsia"/>
              <w:noProof/>
            </w:rPr>
          </w:pPr>
          <w:ins w:id="3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"_Toc99004994"</w:instrText>
            </w:r>
            <w:r w:rsidRPr="00A85D07">
              <w:rPr>
                <w:rStyle w:val="Hyperlink"/>
                <w:noProof/>
              </w:rPr>
              <w:instrText xml:space="preserve"> </w:instrText>
            </w:r>
            <w:r w:rsidRPr="00A85D07">
              <w:rPr>
                <w:rStyle w:val="Hyperlink"/>
                <w:noProof/>
              </w:rPr>
              <w:fldChar w:fldCharType="separate"/>
            </w:r>
            <w:r w:rsidRPr="00A85D07">
              <w:rPr>
                <w:rStyle w:val="Hyperlink"/>
                <w:noProof/>
              </w:rPr>
              <w:t>The tuning knobs</w:t>
            </w:r>
            <w:r>
              <w:rPr>
                <w:noProof/>
                <w:webHidden/>
              </w:rPr>
              <w:tab/>
            </w:r>
            <w:r>
              <w:rPr>
                <w:noProof/>
                <w:webHidden/>
              </w:rPr>
              <w:fldChar w:fldCharType="begin"/>
            </w:r>
            <w:r>
              <w:rPr>
                <w:noProof/>
                <w:webHidden/>
              </w:rPr>
              <w:instrText xml:space="preserve"> PAGEREF _Toc99004994 \h </w:instrText>
            </w:r>
          </w:ins>
          <w:r>
            <w:rPr>
              <w:noProof/>
              <w:webHidden/>
            </w:rPr>
          </w:r>
          <w:r>
            <w:rPr>
              <w:noProof/>
              <w:webHidden/>
            </w:rPr>
            <w:fldChar w:fldCharType="separate"/>
          </w:r>
          <w:ins w:id="38" w:author="David Conklin" w:date="2022-03-24T09:02:00Z">
            <w:r>
              <w:rPr>
                <w:noProof/>
                <w:webHidden/>
              </w:rPr>
              <w:t>10</w:t>
            </w:r>
            <w:r>
              <w:rPr>
                <w:noProof/>
                <w:webHidden/>
              </w:rPr>
              <w:fldChar w:fldCharType="end"/>
            </w:r>
            <w:r w:rsidRPr="00A85D07">
              <w:rPr>
                <w:rStyle w:val="Hyperlink"/>
                <w:noProof/>
              </w:rPr>
              <w:fldChar w:fldCharType="end"/>
            </w:r>
          </w:ins>
        </w:p>
        <w:p w14:paraId="3E8E0544" w14:textId="4AA72C38" w:rsidR="00DB52DC" w:rsidRDefault="00DB52DC">
          <w:pPr>
            <w:pStyle w:val="TOC2"/>
            <w:tabs>
              <w:tab w:val="right" w:leader="dot" w:pos="9350"/>
            </w:tabs>
            <w:rPr>
              <w:ins w:id="39" w:author="David Conklin" w:date="2022-03-24T09:02:00Z"/>
              <w:rFonts w:eastAsiaTheme="minorEastAsia"/>
              <w:noProof/>
            </w:rPr>
          </w:pPr>
          <w:ins w:id="40"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"_Toc99004995"</w:instrText>
            </w:r>
            <w:r w:rsidRPr="00A85D07">
              <w:rPr>
                <w:rStyle w:val="Hyperlink"/>
                <w:noProof/>
              </w:rPr>
              <w:instrText xml:space="preserve"> </w:instrText>
            </w:r>
            <w:r w:rsidRPr="00A85D07">
              <w:rPr>
                <w:rStyle w:val="Hyperlink"/>
                <w:noProof/>
              </w:rPr>
              <w:fldChar w:fldCharType="separate"/>
            </w:r>
            <w:r w:rsidRPr="00A85D07">
              <w:rPr>
                <w:rStyle w:val="Hyperlink"/>
                <w:noProof/>
              </w:rPr>
              <w:t>ET_MULT – forest evapotranspiration</w:t>
            </w:r>
            <w:r>
              <w:rPr>
                <w:noProof/>
                <w:webHidden/>
              </w:rPr>
              <w:tab/>
            </w:r>
            <w:r>
              <w:rPr>
                <w:noProof/>
                <w:webHidden/>
              </w:rPr>
              <w:fldChar w:fldCharType="begin"/>
            </w:r>
            <w:r>
              <w:rPr>
                <w:noProof/>
                <w:webHidden/>
              </w:rPr>
              <w:instrText xml:space="preserve"> PAGEREF _Toc99004995 \h </w:instrText>
            </w:r>
          </w:ins>
          <w:r>
            <w:rPr>
              <w:noProof/>
              <w:webHidden/>
            </w:rPr>
          </w:r>
          <w:r>
            <w:rPr>
              <w:noProof/>
              <w:webHidden/>
            </w:rPr>
            <w:fldChar w:fldCharType="separate"/>
          </w:r>
          <w:ins w:id="41" w:author="David Conklin" w:date="2022-03-24T09:02:00Z">
            <w:r>
              <w:rPr>
                <w:noProof/>
                <w:webHidden/>
              </w:rPr>
              <w:t>10</w:t>
            </w:r>
            <w:r>
              <w:rPr>
                <w:noProof/>
                <w:webHidden/>
              </w:rPr>
              <w:fldChar w:fldCharType="end"/>
            </w:r>
            <w:r w:rsidRPr="00A85D07">
              <w:rPr>
                <w:rStyle w:val="Hyperlink"/>
                <w:noProof/>
              </w:rPr>
              <w:fldChar w:fldCharType="end"/>
            </w:r>
          </w:ins>
        </w:p>
        <w:p w14:paraId="696CD5B2" w14:textId="2A1136B1" w:rsidR="00DB52DC" w:rsidRDefault="00DB52DC">
          <w:pPr>
            <w:pStyle w:val="TOC2"/>
            <w:tabs>
              <w:tab w:val="right" w:leader="dot" w:pos="9350"/>
            </w:tabs>
            <w:rPr>
              <w:ins w:id="42" w:author="David Conklin" w:date="2022-03-24T09:02:00Z"/>
              <w:rFonts w:eastAsiaTheme="minorEastAsia"/>
              <w:noProof/>
            </w:rPr>
          </w:pPr>
          <w:ins w:id="4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"_Toc99004996"</w:instrText>
            </w:r>
            <w:r w:rsidRPr="00A85D07">
              <w:rPr>
                <w:rStyle w:val="Hyperlink"/>
                <w:noProof/>
              </w:rPr>
              <w:instrText xml:space="preserve"> </w:instrText>
            </w:r>
            <w:r w:rsidRPr="00A85D07">
              <w:rPr>
                <w:rStyle w:val="Hyperlink"/>
                <w:noProof/>
              </w:rPr>
              <w:fldChar w:fldCharType="separate"/>
            </w:r>
            <w:r w:rsidRPr="00A85D07">
              <w:rPr>
                <w:rStyle w:val="Hyperlink"/>
                <w:noProof/>
              </w:rPr>
              <w:t>SOLAR_RADIATION_MULTIPLIER – reservoir insolation</w:t>
            </w:r>
            <w:r>
              <w:rPr>
                <w:noProof/>
                <w:webHidden/>
              </w:rPr>
              <w:tab/>
            </w:r>
            <w:r>
              <w:rPr>
                <w:noProof/>
                <w:webHidden/>
              </w:rPr>
              <w:fldChar w:fldCharType="begin"/>
            </w:r>
            <w:r>
              <w:rPr>
                <w:noProof/>
                <w:webHidden/>
              </w:rPr>
              <w:instrText xml:space="preserve"> PAGEREF _Toc99004996 \h </w:instrText>
            </w:r>
          </w:ins>
          <w:r>
            <w:rPr>
              <w:noProof/>
              <w:webHidden/>
            </w:rPr>
          </w:r>
          <w:r>
            <w:rPr>
              <w:noProof/>
              <w:webHidden/>
            </w:rPr>
            <w:fldChar w:fldCharType="separate"/>
          </w:r>
          <w:ins w:id="44" w:author="David Conklin" w:date="2022-03-24T09:02:00Z">
            <w:r>
              <w:rPr>
                <w:noProof/>
                <w:webHidden/>
              </w:rPr>
              <w:t>10</w:t>
            </w:r>
            <w:r>
              <w:rPr>
                <w:noProof/>
                <w:webHidden/>
              </w:rPr>
              <w:fldChar w:fldCharType="end"/>
            </w:r>
            <w:r w:rsidRPr="00A85D07">
              <w:rPr>
                <w:rStyle w:val="Hyperlink"/>
                <w:noProof/>
              </w:rPr>
              <w:fldChar w:fldCharType="end"/>
            </w:r>
          </w:ins>
        </w:p>
        <w:p w14:paraId="0F4EFF42" w14:textId="1C660906" w:rsidR="00DB52DC" w:rsidRDefault="00DB52DC">
          <w:pPr>
            <w:pStyle w:val="TOC2"/>
            <w:tabs>
              <w:tab w:val="right" w:leader="dot" w:pos="9350"/>
            </w:tabs>
            <w:rPr>
              <w:ins w:id="45" w:author="David Conklin" w:date="2022-03-24T09:02:00Z"/>
              <w:rFonts w:eastAsiaTheme="minorEastAsia"/>
              <w:noProof/>
            </w:rPr>
          </w:pPr>
          <w:ins w:id="46"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"_Toc99004997"</w:instrText>
            </w:r>
            <w:r w:rsidRPr="00A85D07">
              <w:rPr>
                <w:rStyle w:val="Hyperlink"/>
                <w:noProof/>
              </w:rPr>
              <w:instrText xml:space="preserve"> </w:instrText>
            </w:r>
            <w:r w:rsidRPr="00A85D07">
              <w:rPr>
                <w:rStyle w:val="Hyperlink"/>
                <w:noProof/>
              </w:rPr>
              <w:fldChar w:fldCharType="separate"/>
            </w:r>
            <w:r w:rsidRPr="00A85D07">
              <w:rPr>
                <w:rStyle w:val="Hyperlink"/>
                <w:noProof/>
              </w:rPr>
              <w:t>FLOW_CMS – Discharge from High Cascade springs</w:t>
            </w:r>
            <w:r>
              <w:rPr>
                <w:noProof/>
                <w:webHidden/>
              </w:rPr>
              <w:tab/>
            </w:r>
            <w:r>
              <w:rPr>
                <w:noProof/>
                <w:webHidden/>
              </w:rPr>
              <w:fldChar w:fldCharType="begin"/>
            </w:r>
            <w:r>
              <w:rPr>
                <w:noProof/>
                <w:webHidden/>
              </w:rPr>
              <w:instrText xml:space="preserve"> PAGEREF _Toc99004997 \h </w:instrText>
            </w:r>
          </w:ins>
          <w:r>
            <w:rPr>
              <w:noProof/>
              <w:webHidden/>
            </w:rPr>
          </w:r>
          <w:r>
            <w:rPr>
              <w:noProof/>
              <w:webHidden/>
            </w:rPr>
            <w:fldChar w:fldCharType="separate"/>
          </w:r>
          <w:ins w:id="47" w:author="David Conklin" w:date="2022-03-24T09:02:00Z">
            <w:r>
              <w:rPr>
                <w:noProof/>
                <w:webHidden/>
              </w:rPr>
              <w:t>10</w:t>
            </w:r>
            <w:r>
              <w:rPr>
                <w:noProof/>
                <w:webHidden/>
              </w:rPr>
              <w:fldChar w:fldCharType="end"/>
            </w:r>
            <w:r w:rsidRPr="00A85D07">
              <w:rPr>
                <w:rStyle w:val="Hyperlink"/>
                <w:noProof/>
              </w:rPr>
              <w:fldChar w:fldCharType="end"/>
            </w:r>
          </w:ins>
        </w:p>
        <w:p w14:paraId="64A34889" w14:textId="786B1C45" w:rsidR="00DB52DC" w:rsidRDefault="00DB52DC">
          <w:pPr>
            <w:pStyle w:val="TOC1"/>
            <w:tabs>
              <w:tab w:val="right" w:leader="dot" w:pos="9350"/>
            </w:tabs>
            <w:rPr>
              <w:ins w:id="48" w:author="David Conklin" w:date="2022-03-24T09:02:00Z"/>
              <w:rFonts w:eastAsiaTheme="minorEastAsia"/>
              <w:noProof/>
            </w:rPr>
          </w:pPr>
          <w:ins w:id="4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"_Toc99004998"</w:instrText>
            </w:r>
            <w:r w:rsidRPr="00A85D07">
              <w:rPr>
                <w:rStyle w:val="Hyperlink"/>
                <w:noProof/>
              </w:rPr>
              <w:instrText xml:space="preserve"> </w:instrText>
            </w:r>
            <w:r w:rsidRPr="00A85D07">
              <w:rPr>
                <w:rStyle w:val="Hyperlink"/>
                <w:noProof/>
              </w:rPr>
              <w:fldChar w:fldCharType="separate"/>
            </w:r>
            <w:r w:rsidRPr="00A85D07">
              <w:rPr>
                <w:rStyle w:val="Hyperlink"/>
                <w:noProof/>
              </w:rPr>
              <w:t>The Envision framework and the GIS Layers</w:t>
            </w:r>
            <w:r>
              <w:rPr>
                <w:noProof/>
                <w:webHidden/>
              </w:rPr>
              <w:tab/>
            </w:r>
            <w:r>
              <w:rPr>
                <w:noProof/>
                <w:webHidden/>
              </w:rPr>
              <w:fldChar w:fldCharType="begin"/>
            </w:r>
            <w:r>
              <w:rPr>
                <w:noProof/>
                <w:webHidden/>
              </w:rPr>
              <w:instrText xml:space="preserve"> PAGEREF _Toc99004998 \h </w:instrText>
            </w:r>
          </w:ins>
          <w:r>
            <w:rPr>
              <w:noProof/>
              <w:webHidden/>
            </w:rPr>
          </w:r>
          <w:r>
            <w:rPr>
              <w:noProof/>
              <w:webHidden/>
            </w:rPr>
            <w:fldChar w:fldCharType="separate"/>
          </w:r>
          <w:ins w:id="50" w:author="David Conklin" w:date="2022-03-24T09:02:00Z">
            <w:r>
              <w:rPr>
                <w:noProof/>
                <w:webHidden/>
              </w:rPr>
              <w:t>10</w:t>
            </w:r>
            <w:r>
              <w:rPr>
                <w:noProof/>
                <w:webHidden/>
              </w:rPr>
              <w:fldChar w:fldCharType="end"/>
            </w:r>
            <w:r w:rsidRPr="00A85D07">
              <w:rPr>
                <w:rStyle w:val="Hyperlink"/>
                <w:noProof/>
              </w:rPr>
              <w:fldChar w:fldCharType="end"/>
            </w:r>
          </w:ins>
        </w:p>
        <w:p w14:paraId="6722AD7F" w14:textId="4CC4F26D" w:rsidR="00DB52DC" w:rsidRDefault="00DB52DC">
          <w:pPr>
            <w:pStyle w:val="TOC2"/>
            <w:tabs>
              <w:tab w:val="right" w:leader="dot" w:pos="9350"/>
            </w:tabs>
            <w:rPr>
              <w:ins w:id="51" w:author="David Conklin" w:date="2022-03-24T09:02:00Z"/>
              <w:rFonts w:eastAsiaTheme="minorEastAsia"/>
              <w:noProof/>
            </w:rPr>
          </w:pPr>
          <w:ins w:id="52"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"_Toc99004999"</w:instrText>
            </w:r>
            <w:r w:rsidRPr="00A85D07">
              <w:rPr>
                <w:rStyle w:val="Hyperlink"/>
                <w:noProof/>
              </w:rPr>
              <w:instrText xml:space="preserve"> </w:instrText>
            </w:r>
            <w:r w:rsidRPr="00A85D07">
              <w:rPr>
                <w:rStyle w:val="Hyperlink"/>
                <w:noProof/>
              </w:rPr>
              <w:fldChar w:fldCharType="separate"/>
            </w:r>
            <w:r w:rsidRPr="00A85D07">
              <w:rPr>
                <w:rStyle w:val="Hyperlink"/>
                <w:noProof/>
              </w:rPr>
              <w:t>The Reach Layer</w:t>
            </w:r>
            <w:r>
              <w:rPr>
                <w:noProof/>
                <w:webHidden/>
              </w:rPr>
              <w:tab/>
            </w:r>
            <w:r>
              <w:rPr>
                <w:noProof/>
                <w:webHidden/>
              </w:rPr>
              <w:fldChar w:fldCharType="begin"/>
            </w:r>
            <w:r>
              <w:rPr>
                <w:noProof/>
                <w:webHidden/>
              </w:rPr>
              <w:instrText xml:space="preserve"> PAGEREF _Toc99004999 \h </w:instrText>
            </w:r>
          </w:ins>
          <w:r>
            <w:rPr>
              <w:noProof/>
              <w:webHidden/>
            </w:rPr>
          </w:r>
          <w:r>
            <w:rPr>
              <w:noProof/>
              <w:webHidden/>
            </w:rPr>
            <w:fldChar w:fldCharType="separate"/>
          </w:r>
          <w:ins w:id="53" w:author="David Conklin" w:date="2022-03-24T09:02:00Z">
            <w:r>
              <w:rPr>
                <w:noProof/>
                <w:webHidden/>
              </w:rPr>
              <w:t>11</w:t>
            </w:r>
            <w:r>
              <w:rPr>
                <w:noProof/>
                <w:webHidden/>
              </w:rPr>
              <w:fldChar w:fldCharType="end"/>
            </w:r>
            <w:r w:rsidRPr="00A85D07">
              <w:rPr>
                <w:rStyle w:val="Hyperlink"/>
                <w:noProof/>
              </w:rPr>
              <w:fldChar w:fldCharType="end"/>
            </w:r>
          </w:ins>
        </w:p>
        <w:p w14:paraId="3866D966" w14:textId="3A69EB4A" w:rsidR="00DB52DC" w:rsidRDefault="00DB52DC">
          <w:pPr>
            <w:pStyle w:val="TOC2"/>
            <w:tabs>
              <w:tab w:val="right" w:leader="dot" w:pos="9350"/>
            </w:tabs>
            <w:rPr>
              <w:ins w:id="54" w:author="David Conklin" w:date="2022-03-24T09:02:00Z"/>
              <w:rFonts w:eastAsiaTheme="minorEastAsia"/>
              <w:noProof/>
            </w:rPr>
          </w:pPr>
          <w:ins w:id="5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"_Toc99005000"</w:instrText>
            </w:r>
            <w:r w:rsidRPr="00A85D07">
              <w:rPr>
                <w:rStyle w:val="Hyperlink"/>
                <w:noProof/>
              </w:rPr>
              <w:instrText xml:space="preserve"> </w:instrText>
            </w:r>
            <w:r w:rsidRPr="00A85D07">
              <w:rPr>
                <w:rStyle w:val="Hyperlink"/>
                <w:noProof/>
              </w:rPr>
              <w:fldChar w:fldCharType="separate"/>
            </w:r>
            <w:r w:rsidRPr="00A85D07">
              <w:rPr>
                <w:rStyle w:val="Hyperlink"/>
                <w:noProof/>
              </w:rPr>
              <w:t>Time steps, autonomous processes, and global methods</w:t>
            </w:r>
            <w:r>
              <w:rPr>
                <w:noProof/>
                <w:webHidden/>
              </w:rPr>
              <w:tab/>
            </w:r>
            <w:r>
              <w:rPr>
                <w:noProof/>
                <w:webHidden/>
              </w:rPr>
              <w:fldChar w:fldCharType="begin"/>
            </w:r>
            <w:r>
              <w:rPr>
                <w:noProof/>
                <w:webHidden/>
              </w:rPr>
              <w:instrText xml:space="preserve"> PAGEREF _Toc99005000 \h </w:instrText>
            </w:r>
          </w:ins>
          <w:r>
            <w:rPr>
              <w:noProof/>
              <w:webHidden/>
            </w:rPr>
          </w:r>
          <w:r>
            <w:rPr>
              <w:noProof/>
              <w:webHidden/>
            </w:rPr>
            <w:fldChar w:fldCharType="separate"/>
          </w:r>
          <w:ins w:id="56" w:author="David Conklin" w:date="2022-03-24T09:02:00Z">
            <w:r>
              <w:rPr>
                <w:noProof/>
                <w:webHidden/>
              </w:rPr>
              <w:t>11</w:t>
            </w:r>
            <w:r>
              <w:rPr>
                <w:noProof/>
                <w:webHidden/>
              </w:rPr>
              <w:fldChar w:fldCharType="end"/>
            </w:r>
            <w:r w:rsidRPr="00A85D07">
              <w:rPr>
                <w:rStyle w:val="Hyperlink"/>
                <w:noProof/>
              </w:rPr>
              <w:fldChar w:fldCharType="end"/>
            </w:r>
          </w:ins>
        </w:p>
        <w:p w14:paraId="5CAEE5FC" w14:textId="2E38B6D3" w:rsidR="00DB52DC" w:rsidRDefault="00DB52DC">
          <w:pPr>
            <w:pStyle w:val="TOC2"/>
            <w:tabs>
              <w:tab w:val="right" w:leader="dot" w:pos="9350"/>
            </w:tabs>
            <w:rPr>
              <w:ins w:id="57" w:author="David Conklin" w:date="2022-03-24T09:02:00Z"/>
              <w:rFonts w:eastAsiaTheme="minorEastAsia"/>
              <w:noProof/>
            </w:rPr>
          </w:pPr>
          <w:ins w:id="58"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"_Toc99005001"</w:instrText>
            </w:r>
            <w:r w:rsidRPr="00A85D07">
              <w:rPr>
                <w:rStyle w:val="Hyperlink"/>
                <w:noProof/>
              </w:rPr>
              <w:instrText xml:space="preserve"> </w:instrText>
            </w:r>
            <w:r w:rsidRPr="00A85D07">
              <w:rPr>
                <w:rStyle w:val="Hyperlink"/>
                <w:noProof/>
              </w:rPr>
              <w:fldChar w:fldCharType="separate"/>
            </w:r>
            <w:r w:rsidRPr="00A85D07">
              <w:rPr>
                <w:rStyle w:val="Hyperlink"/>
                <w:noProof/>
              </w:rPr>
              <w:t>Some global method details</w:t>
            </w:r>
            <w:r>
              <w:rPr>
                <w:noProof/>
                <w:webHidden/>
              </w:rPr>
              <w:tab/>
            </w:r>
            <w:r>
              <w:rPr>
                <w:noProof/>
                <w:webHidden/>
              </w:rPr>
              <w:fldChar w:fldCharType="begin"/>
            </w:r>
            <w:r>
              <w:rPr>
                <w:noProof/>
                <w:webHidden/>
              </w:rPr>
              <w:instrText xml:space="preserve"> PAGEREF _Toc99005001 \h </w:instrText>
            </w:r>
          </w:ins>
          <w:r>
            <w:rPr>
              <w:noProof/>
              <w:webHidden/>
            </w:rPr>
          </w:r>
          <w:r>
            <w:rPr>
              <w:noProof/>
              <w:webHidden/>
            </w:rPr>
            <w:fldChar w:fldCharType="separate"/>
          </w:r>
          <w:ins w:id="59" w:author="David Conklin" w:date="2022-03-24T09:02:00Z">
            <w:r>
              <w:rPr>
                <w:noProof/>
                <w:webHidden/>
              </w:rPr>
              <w:t>12</w:t>
            </w:r>
            <w:r>
              <w:rPr>
                <w:noProof/>
                <w:webHidden/>
              </w:rPr>
              <w:fldChar w:fldCharType="end"/>
            </w:r>
            <w:r w:rsidRPr="00A85D07">
              <w:rPr>
                <w:rStyle w:val="Hyperlink"/>
                <w:noProof/>
              </w:rPr>
              <w:fldChar w:fldCharType="end"/>
            </w:r>
          </w:ins>
        </w:p>
        <w:p w14:paraId="3CB9DCC6" w14:textId="0FC60D70" w:rsidR="00DB52DC" w:rsidRDefault="00DB52DC">
          <w:pPr>
            <w:pStyle w:val="TOC1"/>
            <w:tabs>
              <w:tab w:val="right" w:leader="dot" w:pos="9350"/>
            </w:tabs>
            <w:rPr>
              <w:ins w:id="60" w:author="David Conklin" w:date="2022-03-24T09:02:00Z"/>
              <w:rFonts w:eastAsiaTheme="minorEastAsia"/>
              <w:noProof/>
            </w:rPr>
          </w:pPr>
          <w:ins w:id="6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"_Toc99005002"</w:instrText>
            </w:r>
            <w:r w:rsidRPr="00A85D07">
              <w:rPr>
                <w:rStyle w:val="Hyperlink"/>
                <w:noProof/>
              </w:rPr>
              <w:instrText xml:space="preserve"> </w:instrText>
            </w:r>
            <w:r w:rsidRPr="00A85D07">
              <w:rPr>
                <w:rStyle w:val="Hyperlink"/>
                <w:noProof/>
              </w:rPr>
              <w:fldChar w:fldCharType="separate"/>
            </w:r>
            <w:r w:rsidRPr="00A85D07">
              <w:rPr>
                <w:rStyle w:val="Hyperlink"/>
                <w:noProof/>
              </w:rPr>
              <w:t>Study areas</w:t>
            </w:r>
            <w:r>
              <w:rPr>
                <w:noProof/>
                <w:webHidden/>
              </w:rPr>
              <w:tab/>
            </w:r>
            <w:r>
              <w:rPr>
                <w:noProof/>
                <w:webHidden/>
              </w:rPr>
              <w:fldChar w:fldCharType="begin"/>
            </w:r>
            <w:r>
              <w:rPr>
                <w:noProof/>
                <w:webHidden/>
              </w:rPr>
              <w:instrText xml:space="preserve"> PAGEREF _Toc99005002 \h </w:instrText>
            </w:r>
          </w:ins>
          <w:r>
            <w:rPr>
              <w:noProof/>
              <w:webHidden/>
            </w:rPr>
          </w:r>
          <w:r>
            <w:rPr>
              <w:noProof/>
              <w:webHidden/>
            </w:rPr>
            <w:fldChar w:fldCharType="separate"/>
          </w:r>
          <w:ins w:id="62" w:author="David Conklin" w:date="2022-03-24T09:02:00Z">
            <w:r>
              <w:rPr>
                <w:noProof/>
                <w:webHidden/>
              </w:rPr>
              <w:t>12</w:t>
            </w:r>
            <w:r>
              <w:rPr>
                <w:noProof/>
                <w:webHidden/>
              </w:rPr>
              <w:fldChar w:fldCharType="end"/>
            </w:r>
            <w:r w:rsidRPr="00A85D07">
              <w:rPr>
                <w:rStyle w:val="Hyperlink"/>
                <w:noProof/>
              </w:rPr>
              <w:fldChar w:fldCharType="end"/>
            </w:r>
          </w:ins>
        </w:p>
        <w:p w14:paraId="415764CE" w14:textId="5E8C83CE" w:rsidR="00DB52DC" w:rsidRDefault="00DB52DC">
          <w:pPr>
            <w:pStyle w:val="TOC2"/>
            <w:tabs>
              <w:tab w:val="right" w:leader="dot" w:pos="9350"/>
            </w:tabs>
            <w:rPr>
              <w:ins w:id="63" w:author="David Conklin" w:date="2022-03-24T09:02:00Z"/>
              <w:rFonts w:eastAsiaTheme="minorEastAsia"/>
              <w:noProof/>
            </w:rPr>
          </w:pPr>
          <w:ins w:id="64"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"_Toc99005003"</w:instrText>
            </w:r>
            <w:r w:rsidRPr="00A85D07">
              <w:rPr>
                <w:rStyle w:val="Hyperlink"/>
                <w:noProof/>
              </w:rPr>
              <w:instrText xml:space="preserve"> </w:instrText>
            </w:r>
            <w:r w:rsidRPr="00A85D07">
              <w:rPr>
                <w:rStyle w:val="Hyperlink"/>
                <w:noProof/>
              </w:rPr>
              <w:fldChar w:fldCharType="separate"/>
            </w:r>
            <w:r w:rsidRPr="00A85D07">
              <w:rPr>
                <w:rStyle w:val="Hyperlink"/>
                <w:noProof/>
              </w:rPr>
              <w:t>DataCW3M directory structure</w:t>
            </w:r>
            <w:r>
              <w:rPr>
                <w:noProof/>
                <w:webHidden/>
              </w:rPr>
              <w:tab/>
            </w:r>
            <w:r>
              <w:rPr>
                <w:noProof/>
                <w:webHidden/>
              </w:rPr>
              <w:fldChar w:fldCharType="begin"/>
            </w:r>
            <w:r>
              <w:rPr>
                <w:noProof/>
                <w:webHidden/>
              </w:rPr>
              <w:instrText xml:space="preserve"> PAGEREF _Toc99005003 \h </w:instrText>
            </w:r>
          </w:ins>
          <w:r>
            <w:rPr>
              <w:noProof/>
              <w:webHidden/>
            </w:rPr>
          </w:r>
          <w:r>
            <w:rPr>
              <w:noProof/>
              <w:webHidden/>
            </w:rPr>
            <w:fldChar w:fldCharType="separate"/>
          </w:r>
          <w:ins w:id="65" w:author="David Conklin" w:date="2022-03-24T09:02:00Z">
            <w:r>
              <w:rPr>
                <w:noProof/>
                <w:webHidden/>
              </w:rPr>
              <w:t>13</w:t>
            </w:r>
            <w:r>
              <w:rPr>
                <w:noProof/>
                <w:webHidden/>
              </w:rPr>
              <w:fldChar w:fldCharType="end"/>
            </w:r>
            <w:r w:rsidRPr="00A85D07">
              <w:rPr>
                <w:rStyle w:val="Hyperlink"/>
                <w:noProof/>
              </w:rPr>
              <w:fldChar w:fldCharType="end"/>
            </w:r>
          </w:ins>
        </w:p>
        <w:p w14:paraId="50C31A9C" w14:textId="0FE6F695" w:rsidR="00DB52DC" w:rsidRDefault="00DB52DC">
          <w:pPr>
            <w:pStyle w:val="TOC2"/>
            <w:tabs>
              <w:tab w:val="right" w:leader="dot" w:pos="9350"/>
            </w:tabs>
            <w:rPr>
              <w:ins w:id="66" w:author="David Conklin" w:date="2022-03-24T09:02:00Z"/>
              <w:rFonts w:eastAsiaTheme="minorEastAsia"/>
              <w:noProof/>
            </w:rPr>
          </w:pPr>
          <w:ins w:id="6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"_Toc99005004"</w:instrText>
            </w:r>
            <w:r w:rsidRPr="00A85D07">
              <w:rPr>
                <w:rStyle w:val="Hyperlink"/>
                <w:noProof/>
              </w:rPr>
              <w:instrText xml:space="preserve"> </w:instrText>
            </w:r>
            <w:r w:rsidRPr="00A85D07">
              <w:rPr>
                <w:rStyle w:val="Hyperlink"/>
                <w:noProof/>
              </w:rPr>
              <w:fldChar w:fldCharType="separate"/>
            </w:r>
            <w:r w:rsidRPr="00A85D07">
              <w:rPr>
                <w:rStyle w:val="Hyperlink"/>
                <w:noProof/>
              </w:rPr>
              <w:t>DataCW3M\ScenarioData directory structure</w:t>
            </w:r>
            <w:r>
              <w:rPr>
                <w:noProof/>
                <w:webHidden/>
              </w:rPr>
              <w:tab/>
            </w:r>
            <w:r>
              <w:rPr>
                <w:noProof/>
                <w:webHidden/>
              </w:rPr>
              <w:fldChar w:fldCharType="begin"/>
            </w:r>
            <w:r>
              <w:rPr>
                <w:noProof/>
                <w:webHidden/>
              </w:rPr>
              <w:instrText xml:space="preserve"> PAGEREF _Toc99005004 \h </w:instrText>
            </w:r>
          </w:ins>
          <w:r>
            <w:rPr>
              <w:noProof/>
              <w:webHidden/>
            </w:rPr>
          </w:r>
          <w:r>
            <w:rPr>
              <w:noProof/>
              <w:webHidden/>
            </w:rPr>
            <w:fldChar w:fldCharType="separate"/>
          </w:r>
          <w:ins w:id="68" w:author="David Conklin" w:date="2022-03-24T09:02:00Z">
            <w:r>
              <w:rPr>
                <w:noProof/>
                <w:webHidden/>
              </w:rPr>
              <w:t>14</w:t>
            </w:r>
            <w:r>
              <w:rPr>
                <w:noProof/>
                <w:webHidden/>
              </w:rPr>
              <w:fldChar w:fldCharType="end"/>
            </w:r>
            <w:r w:rsidRPr="00A85D07">
              <w:rPr>
                <w:rStyle w:val="Hyperlink"/>
                <w:noProof/>
              </w:rPr>
              <w:fldChar w:fldCharType="end"/>
            </w:r>
          </w:ins>
        </w:p>
        <w:p w14:paraId="67E0C276" w14:textId="05431DDE" w:rsidR="00DB52DC" w:rsidRDefault="00DB52DC">
          <w:pPr>
            <w:pStyle w:val="TOC2"/>
            <w:tabs>
              <w:tab w:val="right" w:leader="dot" w:pos="9350"/>
            </w:tabs>
            <w:rPr>
              <w:ins w:id="69" w:author="David Conklin" w:date="2022-03-24T09:02:00Z"/>
              <w:rFonts w:eastAsiaTheme="minorEastAsia"/>
              <w:noProof/>
            </w:rPr>
          </w:pPr>
          <w:ins w:id="70"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"_Toc99005005"</w:instrText>
            </w:r>
            <w:r w:rsidRPr="00A85D07">
              <w:rPr>
                <w:rStyle w:val="Hyperlink"/>
                <w:noProof/>
              </w:rPr>
              <w:instrText xml:space="preserve"> </w:instrText>
            </w:r>
            <w:r w:rsidRPr="00A85D07">
              <w:rPr>
                <w:rStyle w:val="Hyperlink"/>
                <w:noProof/>
              </w:rPr>
              <w:fldChar w:fldCharType="separate"/>
            </w:r>
            <w:r w:rsidRPr="00A85D07">
              <w:rPr>
                <w:rStyle w:val="Hyperlink"/>
                <w:noProof/>
              </w:rPr>
              <w:t>DataCW3M\ScenarioData\&lt;scenario&gt; folder contents</w:t>
            </w:r>
            <w:r>
              <w:rPr>
                <w:noProof/>
                <w:webHidden/>
              </w:rPr>
              <w:tab/>
            </w:r>
            <w:r>
              <w:rPr>
                <w:noProof/>
                <w:webHidden/>
              </w:rPr>
              <w:fldChar w:fldCharType="begin"/>
            </w:r>
            <w:r>
              <w:rPr>
                <w:noProof/>
                <w:webHidden/>
              </w:rPr>
              <w:instrText xml:space="preserve"> PAGEREF _Toc99005005 \h </w:instrText>
            </w:r>
          </w:ins>
          <w:r>
            <w:rPr>
              <w:noProof/>
              <w:webHidden/>
            </w:rPr>
          </w:r>
          <w:r>
            <w:rPr>
              <w:noProof/>
              <w:webHidden/>
            </w:rPr>
            <w:fldChar w:fldCharType="separate"/>
          </w:r>
          <w:ins w:id="71" w:author="David Conklin" w:date="2022-03-24T09:02:00Z">
            <w:r>
              <w:rPr>
                <w:noProof/>
                <w:webHidden/>
              </w:rPr>
              <w:t>14</w:t>
            </w:r>
            <w:r>
              <w:rPr>
                <w:noProof/>
                <w:webHidden/>
              </w:rPr>
              <w:fldChar w:fldCharType="end"/>
            </w:r>
            <w:r w:rsidRPr="00A85D07">
              <w:rPr>
                <w:rStyle w:val="Hyperlink"/>
                <w:noProof/>
              </w:rPr>
              <w:fldChar w:fldCharType="end"/>
            </w:r>
          </w:ins>
        </w:p>
        <w:p w14:paraId="3491295F" w14:textId="7B455CC0" w:rsidR="00DB52DC" w:rsidRDefault="00DB52DC">
          <w:pPr>
            <w:pStyle w:val="TOC2"/>
            <w:tabs>
              <w:tab w:val="right" w:leader="dot" w:pos="9350"/>
            </w:tabs>
            <w:rPr>
              <w:ins w:id="72" w:author="David Conklin" w:date="2022-03-24T09:02:00Z"/>
              <w:rFonts w:eastAsiaTheme="minorEastAsia"/>
              <w:noProof/>
            </w:rPr>
          </w:pPr>
          <w:ins w:id="7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"_Toc99005006"</w:instrText>
            </w:r>
            <w:r w:rsidRPr="00A85D07">
              <w:rPr>
                <w:rStyle w:val="Hyperlink"/>
                <w:noProof/>
              </w:rPr>
              <w:instrText xml:space="preserve"> </w:instrText>
            </w:r>
            <w:r w:rsidRPr="00A85D07">
              <w:rPr>
                <w:rStyle w:val="Hyperlink"/>
                <w:noProof/>
              </w:rPr>
              <w:fldChar w:fldCharType="separate"/>
            </w:r>
            <w:r w:rsidRPr="00A85D07">
              <w:rPr>
                <w:rStyle w:val="Hyperlink"/>
                <w:noProof/>
              </w:rPr>
              <w:t>DataCW3M\&lt;study area&gt; folder contents</w:t>
            </w:r>
            <w:r>
              <w:rPr>
                <w:noProof/>
                <w:webHidden/>
              </w:rPr>
              <w:tab/>
            </w:r>
            <w:r>
              <w:rPr>
                <w:noProof/>
                <w:webHidden/>
              </w:rPr>
              <w:fldChar w:fldCharType="begin"/>
            </w:r>
            <w:r>
              <w:rPr>
                <w:noProof/>
                <w:webHidden/>
              </w:rPr>
              <w:instrText xml:space="preserve"> PAGEREF _Toc99005006 \h </w:instrText>
            </w:r>
          </w:ins>
          <w:r>
            <w:rPr>
              <w:noProof/>
              <w:webHidden/>
            </w:rPr>
          </w:r>
          <w:r>
            <w:rPr>
              <w:noProof/>
              <w:webHidden/>
            </w:rPr>
            <w:fldChar w:fldCharType="separate"/>
          </w:r>
          <w:ins w:id="74" w:author="David Conklin" w:date="2022-03-24T09:02:00Z">
            <w:r>
              <w:rPr>
                <w:noProof/>
                <w:webHidden/>
              </w:rPr>
              <w:t>14</w:t>
            </w:r>
            <w:r>
              <w:rPr>
                <w:noProof/>
                <w:webHidden/>
              </w:rPr>
              <w:fldChar w:fldCharType="end"/>
            </w:r>
            <w:r w:rsidRPr="00A85D07">
              <w:rPr>
                <w:rStyle w:val="Hyperlink"/>
                <w:noProof/>
              </w:rPr>
              <w:fldChar w:fldCharType="end"/>
            </w:r>
          </w:ins>
        </w:p>
        <w:p w14:paraId="3FECE8B2" w14:textId="018F6B0B" w:rsidR="00DB52DC" w:rsidRDefault="00DB52DC">
          <w:pPr>
            <w:pStyle w:val="TOC1"/>
            <w:tabs>
              <w:tab w:val="right" w:leader="dot" w:pos="9350"/>
            </w:tabs>
            <w:rPr>
              <w:ins w:id="75" w:author="David Conklin" w:date="2022-03-24T09:02:00Z"/>
              <w:rFonts w:eastAsiaTheme="minorEastAsia"/>
              <w:noProof/>
            </w:rPr>
          </w:pPr>
          <w:ins w:id="76"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"_Toc99005007"</w:instrText>
            </w:r>
            <w:r w:rsidRPr="00A85D07">
              <w:rPr>
                <w:rStyle w:val="Hyperlink"/>
                <w:noProof/>
              </w:rPr>
              <w:instrText xml:space="preserve"> </w:instrText>
            </w:r>
            <w:r w:rsidRPr="00A85D07">
              <w:rPr>
                <w:rStyle w:val="Hyperlink"/>
                <w:noProof/>
              </w:rPr>
              <w:fldChar w:fldCharType="separate"/>
            </w:r>
            <w:r w:rsidRPr="00A85D07">
              <w:rPr>
                <w:rStyle w:val="Hyperlink"/>
                <w:noProof/>
              </w:rPr>
              <w:t>Calendar conventions</w:t>
            </w:r>
            <w:r>
              <w:rPr>
                <w:noProof/>
                <w:webHidden/>
              </w:rPr>
              <w:tab/>
            </w:r>
            <w:r>
              <w:rPr>
                <w:noProof/>
                <w:webHidden/>
              </w:rPr>
              <w:fldChar w:fldCharType="begin"/>
            </w:r>
            <w:r>
              <w:rPr>
                <w:noProof/>
                <w:webHidden/>
              </w:rPr>
              <w:instrText xml:space="preserve"> PAGEREF _Toc99005007 \h </w:instrText>
            </w:r>
          </w:ins>
          <w:r>
            <w:rPr>
              <w:noProof/>
              <w:webHidden/>
            </w:rPr>
          </w:r>
          <w:r>
            <w:rPr>
              <w:noProof/>
              <w:webHidden/>
            </w:rPr>
            <w:fldChar w:fldCharType="separate"/>
          </w:r>
          <w:ins w:id="77" w:author="David Conklin" w:date="2022-03-24T09:02:00Z">
            <w:r>
              <w:rPr>
                <w:noProof/>
                <w:webHidden/>
              </w:rPr>
              <w:t>20</w:t>
            </w:r>
            <w:r>
              <w:rPr>
                <w:noProof/>
                <w:webHidden/>
              </w:rPr>
              <w:fldChar w:fldCharType="end"/>
            </w:r>
            <w:r w:rsidRPr="00A85D07">
              <w:rPr>
                <w:rStyle w:val="Hyperlink"/>
                <w:noProof/>
              </w:rPr>
              <w:fldChar w:fldCharType="end"/>
            </w:r>
          </w:ins>
        </w:p>
        <w:p w14:paraId="7EA7BD91" w14:textId="687FF05A" w:rsidR="00DB52DC" w:rsidRDefault="00DB52DC">
          <w:pPr>
            <w:pStyle w:val="TOC2"/>
            <w:tabs>
              <w:tab w:val="right" w:leader="dot" w:pos="9350"/>
            </w:tabs>
            <w:rPr>
              <w:ins w:id="78" w:author="David Conklin" w:date="2022-03-24T09:02:00Z"/>
              <w:rFonts w:eastAsiaTheme="minorEastAsia"/>
              <w:noProof/>
            </w:rPr>
          </w:pPr>
          <w:ins w:id="7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"_Toc99005008"</w:instrText>
            </w:r>
            <w:r w:rsidRPr="00A85D07">
              <w:rPr>
                <w:rStyle w:val="Hyperlink"/>
                <w:noProof/>
              </w:rPr>
              <w:instrText xml:space="preserve"> </w:instrText>
            </w:r>
            <w:r w:rsidRPr="00A85D07">
              <w:rPr>
                <w:rStyle w:val="Hyperlink"/>
                <w:noProof/>
              </w:rPr>
              <w:fldChar w:fldCharType="separate"/>
            </w:r>
            <w:r w:rsidRPr="00A85D07">
              <w:rPr>
                <w:rStyle w:val="Hyperlink"/>
                <w:noProof/>
              </w:rPr>
              <w:t>Water years</w:t>
            </w:r>
            <w:r>
              <w:rPr>
                <w:noProof/>
                <w:webHidden/>
              </w:rPr>
              <w:tab/>
            </w:r>
            <w:r>
              <w:rPr>
                <w:noProof/>
                <w:webHidden/>
              </w:rPr>
              <w:fldChar w:fldCharType="begin"/>
            </w:r>
            <w:r>
              <w:rPr>
                <w:noProof/>
                <w:webHidden/>
              </w:rPr>
              <w:instrText xml:space="preserve"> PAGEREF _Toc99005008 \h </w:instrText>
            </w:r>
          </w:ins>
          <w:r>
            <w:rPr>
              <w:noProof/>
              <w:webHidden/>
            </w:rPr>
          </w:r>
          <w:r>
            <w:rPr>
              <w:noProof/>
              <w:webHidden/>
            </w:rPr>
            <w:fldChar w:fldCharType="separate"/>
          </w:r>
          <w:ins w:id="80" w:author="David Conklin" w:date="2022-03-24T09:02:00Z">
            <w:r>
              <w:rPr>
                <w:noProof/>
                <w:webHidden/>
              </w:rPr>
              <w:t>20</w:t>
            </w:r>
            <w:r>
              <w:rPr>
                <w:noProof/>
                <w:webHidden/>
              </w:rPr>
              <w:fldChar w:fldCharType="end"/>
            </w:r>
            <w:r w:rsidRPr="00A85D07">
              <w:rPr>
                <w:rStyle w:val="Hyperlink"/>
                <w:noProof/>
              </w:rPr>
              <w:fldChar w:fldCharType="end"/>
            </w:r>
          </w:ins>
        </w:p>
        <w:p w14:paraId="042059C4" w14:textId="122ADEDD" w:rsidR="00DB52DC" w:rsidRDefault="00DB52DC">
          <w:pPr>
            <w:pStyle w:val="TOC1"/>
            <w:tabs>
              <w:tab w:val="right" w:leader="dot" w:pos="9350"/>
            </w:tabs>
            <w:rPr>
              <w:ins w:id="81" w:author="David Conklin" w:date="2022-03-24T09:02:00Z"/>
              <w:rFonts w:eastAsiaTheme="minorEastAsia"/>
              <w:noProof/>
            </w:rPr>
          </w:pPr>
          <w:ins w:id="82"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"_Toc99005009"</w:instrText>
            </w:r>
            <w:r w:rsidRPr="00A85D07">
              <w:rPr>
                <w:rStyle w:val="Hyperlink"/>
                <w:noProof/>
              </w:rPr>
              <w:instrText xml:space="preserve"> </w:instrText>
            </w:r>
            <w:r w:rsidRPr="00A85D07">
              <w:rPr>
                <w:rStyle w:val="Hyperlink"/>
                <w:noProof/>
              </w:rPr>
              <w:fldChar w:fldCharType="separate"/>
            </w:r>
            <w:r w:rsidRPr="00A85D07">
              <w:rPr>
                <w:rStyle w:val="Hyperlink"/>
                <w:noProof/>
              </w:rPr>
              <w:t>Climate data</w:t>
            </w:r>
            <w:r>
              <w:rPr>
                <w:noProof/>
                <w:webHidden/>
              </w:rPr>
              <w:tab/>
            </w:r>
            <w:r>
              <w:rPr>
                <w:noProof/>
                <w:webHidden/>
              </w:rPr>
              <w:fldChar w:fldCharType="begin"/>
            </w:r>
            <w:r>
              <w:rPr>
                <w:noProof/>
                <w:webHidden/>
              </w:rPr>
              <w:instrText xml:space="preserve"> PAGEREF _Toc99005009 \h </w:instrText>
            </w:r>
          </w:ins>
          <w:r>
            <w:rPr>
              <w:noProof/>
              <w:webHidden/>
            </w:rPr>
          </w:r>
          <w:r>
            <w:rPr>
              <w:noProof/>
              <w:webHidden/>
            </w:rPr>
            <w:fldChar w:fldCharType="separate"/>
          </w:r>
          <w:ins w:id="83" w:author="David Conklin" w:date="2022-03-24T09:02:00Z">
            <w:r>
              <w:rPr>
                <w:noProof/>
                <w:webHidden/>
              </w:rPr>
              <w:t>20</w:t>
            </w:r>
            <w:r>
              <w:rPr>
                <w:noProof/>
                <w:webHidden/>
              </w:rPr>
              <w:fldChar w:fldCharType="end"/>
            </w:r>
            <w:r w:rsidRPr="00A85D07">
              <w:rPr>
                <w:rStyle w:val="Hyperlink"/>
                <w:noProof/>
              </w:rPr>
              <w:fldChar w:fldCharType="end"/>
            </w:r>
          </w:ins>
        </w:p>
        <w:p w14:paraId="682071DE" w14:textId="3A6A256E" w:rsidR="00DB52DC" w:rsidRDefault="00DB52DC">
          <w:pPr>
            <w:pStyle w:val="TOC2"/>
            <w:tabs>
              <w:tab w:val="right" w:leader="dot" w:pos="9350"/>
            </w:tabs>
            <w:rPr>
              <w:ins w:id="84" w:author="David Conklin" w:date="2022-03-24T09:02:00Z"/>
              <w:rFonts w:eastAsiaTheme="minorEastAsia"/>
              <w:noProof/>
            </w:rPr>
          </w:pPr>
          <w:ins w:id="8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"_Toc99005010"</w:instrText>
            </w:r>
            <w:r w:rsidRPr="00A85D07">
              <w:rPr>
                <w:rStyle w:val="Hyperlink"/>
                <w:noProof/>
              </w:rPr>
              <w:instrText xml:space="preserve"> </w:instrText>
            </w:r>
            <w:r w:rsidRPr="00A85D07">
              <w:rPr>
                <w:rStyle w:val="Hyperlink"/>
                <w:noProof/>
              </w:rPr>
              <w:fldChar w:fldCharType="separate"/>
            </w:r>
            <w:r w:rsidRPr="00A85D07">
              <w:rPr>
                <w:rStyle w:val="Hyperlink"/>
                <w:noProof/>
              </w:rPr>
              <w:t>Numbered climate scenarios in the model</w:t>
            </w:r>
            <w:r>
              <w:rPr>
                <w:noProof/>
                <w:webHidden/>
              </w:rPr>
              <w:tab/>
            </w:r>
            <w:r>
              <w:rPr>
                <w:noProof/>
                <w:webHidden/>
              </w:rPr>
              <w:fldChar w:fldCharType="begin"/>
            </w:r>
            <w:r>
              <w:rPr>
                <w:noProof/>
                <w:webHidden/>
              </w:rPr>
              <w:instrText xml:space="preserve"> PAGEREF _Toc99005010 \h </w:instrText>
            </w:r>
          </w:ins>
          <w:r>
            <w:rPr>
              <w:noProof/>
              <w:webHidden/>
            </w:rPr>
          </w:r>
          <w:r>
            <w:rPr>
              <w:noProof/>
              <w:webHidden/>
            </w:rPr>
            <w:fldChar w:fldCharType="separate"/>
          </w:r>
          <w:ins w:id="86" w:author="David Conklin" w:date="2022-03-24T09:02:00Z">
            <w:r>
              <w:rPr>
                <w:noProof/>
                <w:webHidden/>
              </w:rPr>
              <w:t>20</w:t>
            </w:r>
            <w:r>
              <w:rPr>
                <w:noProof/>
                <w:webHidden/>
              </w:rPr>
              <w:fldChar w:fldCharType="end"/>
            </w:r>
            <w:r w:rsidRPr="00A85D07">
              <w:rPr>
                <w:rStyle w:val="Hyperlink"/>
                <w:noProof/>
              </w:rPr>
              <w:fldChar w:fldCharType="end"/>
            </w:r>
          </w:ins>
        </w:p>
        <w:p w14:paraId="3FBD3E4B" w14:textId="6C8806EE" w:rsidR="00DB52DC" w:rsidRDefault="00DB52DC">
          <w:pPr>
            <w:pStyle w:val="TOC2"/>
            <w:tabs>
              <w:tab w:val="right" w:leader="dot" w:pos="9350"/>
            </w:tabs>
            <w:rPr>
              <w:ins w:id="87" w:author="David Conklin" w:date="2022-03-24T09:02:00Z"/>
              <w:rFonts w:eastAsiaTheme="minorEastAsia"/>
              <w:noProof/>
            </w:rPr>
          </w:pPr>
          <w:ins w:id="88"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"_Toc99005011"</w:instrText>
            </w:r>
            <w:r w:rsidRPr="00A85D07">
              <w:rPr>
                <w:rStyle w:val="Hyperlink"/>
                <w:noProof/>
              </w:rPr>
              <w:instrText xml:space="preserve"> </w:instrText>
            </w:r>
            <w:r w:rsidRPr="00A85D07">
              <w:rPr>
                <w:rStyle w:val="Hyperlink"/>
                <w:noProof/>
              </w:rPr>
              <w:fldChar w:fldCharType="separate"/>
            </w:r>
            <w:r w:rsidRPr="00A85D07">
              <w:rPr>
                <w:rStyle w:val="Hyperlink"/>
                <w:noProof/>
              </w:rPr>
              <w:t>Monthly and seasonal weather data</w:t>
            </w:r>
            <w:r>
              <w:rPr>
                <w:noProof/>
                <w:webHidden/>
              </w:rPr>
              <w:tab/>
            </w:r>
            <w:r>
              <w:rPr>
                <w:noProof/>
                <w:webHidden/>
              </w:rPr>
              <w:fldChar w:fldCharType="begin"/>
            </w:r>
            <w:r>
              <w:rPr>
                <w:noProof/>
                <w:webHidden/>
              </w:rPr>
              <w:instrText xml:space="preserve"> PAGEREF _Toc99005011 \h </w:instrText>
            </w:r>
          </w:ins>
          <w:r>
            <w:rPr>
              <w:noProof/>
              <w:webHidden/>
            </w:rPr>
          </w:r>
          <w:r>
            <w:rPr>
              <w:noProof/>
              <w:webHidden/>
            </w:rPr>
            <w:fldChar w:fldCharType="separate"/>
          </w:r>
          <w:ins w:id="89" w:author="David Conklin" w:date="2022-03-24T09:02:00Z">
            <w:r>
              <w:rPr>
                <w:noProof/>
                <w:webHidden/>
              </w:rPr>
              <w:t>21</w:t>
            </w:r>
            <w:r>
              <w:rPr>
                <w:noProof/>
                <w:webHidden/>
              </w:rPr>
              <w:fldChar w:fldCharType="end"/>
            </w:r>
            <w:r w:rsidRPr="00A85D07">
              <w:rPr>
                <w:rStyle w:val="Hyperlink"/>
                <w:noProof/>
              </w:rPr>
              <w:fldChar w:fldCharType="end"/>
            </w:r>
          </w:ins>
        </w:p>
        <w:p w14:paraId="5A0BAB9F" w14:textId="4E29C3DC" w:rsidR="00DB52DC" w:rsidRDefault="00DB52DC">
          <w:pPr>
            <w:pStyle w:val="TOC2"/>
            <w:tabs>
              <w:tab w:val="right" w:leader="dot" w:pos="9350"/>
            </w:tabs>
            <w:rPr>
              <w:ins w:id="90" w:author="David Conklin" w:date="2022-03-24T09:02:00Z"/>
              <w:rFonts w:eastAsiaTheme="minorEastAsia"/>
              <w:noProof/>
            </w:rPr>
          </w:pPr>
          <w:ins w:id="9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"_Toc99005012"</w:instrText>
            </w:r>
            <w:r w:rsidRPr="00A85D07">
              <w:rPr>
                <w:rStyle w:val="Hyperlink"/>
                <w:noProof/>
              </w:rPr>
              <w:instrText xml:space="preserve"> </w:instrText>
            </w:r>
            <w:r w:rsidRPr="00A85D07">
              <w:rPr>
                <w:rStyle w:val="Hyperlink"/>
                <w:noProof/>
              </w:rPr>
              <w:fldChar w:fldCharType="separate"/>
            </w:r>
            <w:r w:rsidRPr="00A85D07">
              <w:rPr>
                <w:rStyle w:val="Hyperlink"/>
                <w:noProof/>
              </w:rPr>
              <w:t>Climate data grids</w:t>
            </w:r>
            <w:r>
              <w:rPr>
                <w:noProof/>
                <w:webHidden/>
              </w:rPr>
              <w:tab/>
            </w:r>
            <w:r>
              <w:rPr>
                <w:noProof/>
                <w:webHidden/>
              </w:rPr>
              <w:fldChar w:fldCharType="begin"/>
            </w:r>
            <w:r>
              <w:rPr>
                <w:noProof/>
                <w:webHidden/>
              </w:rPr>
              <w:instrText xml:space="preserve"> PAGEREF _Toc99005012 \h </w:instrText>
            </w:r>
          </w:ins>
          <w:r>
            <w:rPr>
              <w:noProof/>
              <w:webHidden/>
            </w:rPr>
          </w:r>
          <w:r>
            <w:rPr>
              <w:noProof/>
              <w:webHidden/>
            </w:rPr>
            <w:fldChar w:fldCharType="separate"/>
          </w:r>
          <w:ins w:id="92" w:author="David Conklin" w:date="2022-03-24T09:02:00Z">
            <w:r>
              <w:rPr>
                <w:noProof/>
                <w:webHidden/>
              </w:rPr>
              <w:t>22</w:t>
            </w:r>
            <w:r>
              <w:rPr>
                <w:noProof/>
                <w:webHidden/>
              </w:rPr>
              <w:fldChar w:fldCharType="end"/>
            </w:r>
            <w:r w:rsidRPr="00A85D07">
              <w:rPr>
                <w:rStyle w:val="Hyperlink"/>
                <w:noProof/>
              </w:rPr>
              <w:fldChar w:fldCharType="end"/>
            </w:r>
          </w:ins>
        </w:p>
        <w:p w14:paraId="0CC3CD94" w14:textId="1A40A42C" w:rsidR="00DB52DC" w:rsidRDefault="00DB52DC">
          <w:pPr>
            <w:pStyle w:val="TOC3"/>
            <w:tabs>
              <w:tab w:val="right" w:leader="dot" w:pos="9350"/>
            </w:tabs>
            <w:rPr>
              <w:ins w:id="93" w:author="David Conklin" w:date="2022-03-24T09:02:00Z"/>
              <w:rFonts w:eastAsiaTheme="minorEastAsia"/>
              <w:noProof/>
            </w:rPr>
          </w:pPr>
          <w:ins w:id="94"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"_Toc99005013"</w:instrText>
            </w:r>
            <w:r w:rsidRPr="00A85D07">
              <w:rPr>
                <w:rStyle w:val="Hyperlink"/>
                <w:noProof/>
              </w:rPr>
              <w:instrText xml:space="preserve"> </w:instrText>
            </w:r>
            <w:r w:rsidRPr="00A85D07">
              <w:rPr>
                <w:rStyle w:val="Hyperlink"/>
                <w:noProof/>
              </w:rPr>
              <w:fldChar w:fldCharType="separate"/>
            </w:r>
            <w:r w:rsidRPr="00A85D07">
              <w:rPr>
                <w:rStyle w:val="Hyperlink"/>
                <w:noProof/>
              </w:rPr>
              <w:t>The WW2100 climate grid</w:t>
            </w:r>
            <w:r>
              <w:rPr>
                <w:noProof/>
                <w:webHidden/>
              </w:rPr>
              <w:tab/>
            </w:r>
            <w:r>
              <w:rPr>
                <w:noProof/>
                <w:webHidden/>
              </w:rPr>
              <w:fldChar w:fldCharType="begin"/>
            </w:r>
            <w:r>
              <w:rPr>
                <w:noProof/>
                <w:webHidden/>
              </w:rPr>
              <w:instrText xml:space="preserve"> PAGEREF _Toc99005013 \h </w:instrText>
            </w:r>
          </w:ins>
          <w:r>
            <w:rPr>
              <w:noProof/>
              <w:webHidden/>
            </w:rPr>
          </w:r>
          <w:r>
            <w:rPr>
              <w:noProof/>
              <w:webHidden/>
            </w:rPr>
            <w:fldChar w:fldCharType="separate"/>
          </w:r>
          <w:ins w:id="95" w:author="David Conklin" w:date="2022-03-24T09:02:00Z">
            <w:r>
              <w:rPr>
                <w:noProof/>
                <w:webHidden/>
              </w:rPr>
              <w:t>22</w:t>
            </w:r>
            <w:r>
              <w:rPr>
                <w:noProof/>
                <w:webHidden/>
              </w:rPr>
              <w:fldChar w:fldCharType="end"/>
            </w:r>
            <w:r w:rsidRPr="00A85D07">
              <w:rPr>
                <w:rStyle w:val="Hyperlink"/>
                <w:noProof/>
              </w:rPr>
              <w:fldChar w:fldCharType="end"/>
            </w:r>
          </w:ins>
        </w:p>
        <w:p w14:paraId="4EB25FEF" w14:textId="57891333" w:rsidR="00DB52DC" w:rsidRDefault="00DB52DC">
          <w:pPr>
            <w:pStyle w:val="TOC3"/>
            <w:tabs>
              <w:tab w:val="right" w:leader="dot" w:pos="9350"/>
            </w:tabs>
            <w:rPr>
              <w:ins w:id="96" w:author="David Conklin" w:date="2022-03-24T09:02:00Z"/>
              <w:rFonts w:eastAsiaTheme="minorEastAsia"/>
              <w:noProof/>
            </w:rPr>
          </w:pPr>
          <w:ins w:id="97" w:author="David Conklin" w:date="2022-03-24T09:02:00Z">
            <w:r w:rsidRPr="00A85D07">
              <w:rPr>
                <w:rStyle w:val="Hyperlink"/>
                <w:noProof/>
              </w:rPr>
              <w:lastRenderedPageBreak/>
              <w:fldChar w:fldCharType="begin"/>
            </w:r>
            <w:r w:rsidRPr="00A85D07">
              <w:rPr>
                <w:rStyle w:val="Hyperlink"/>
                <w:noProof/>
              </w:rPr>
              <w:instrText xml:space="preserve"> </w:instrText>
            </w:r>
            <w:r>
              <w:rPr>
                <w:noProof/>
              </w:rPr>
              <w:instrText>HYPERLINK \l "_Toc99005014"</w:instrText>
            </w:r>
            <w:r w:rsidRPr="00A85D07">
              <w:rPr>
                <w:rStyle w:val="Hyperlink"/>
                <w:noProof/>
              </w:rPr>
              <w:instrText xml:space="preserve"> </w:instrText>
            </w:r>
            <w:r w:rsidRPr="00A85D07">
              <w:rPr>
                <w:rStyle w:val="Hyperlink"/>
                <w:noProof/>
              </w:rPr>
              <w:fldChar w:fldCharType="separate"/>
            </w:r>
            <w:r w:rsidRPr="00A85D07">
              <w:rPr>
                <w:rStyle w:val="Hyperlink"/>
                <w:noProof/>
              </w:rPr>
              <w:t>The v2 climate grid</w:t>
            </w:r>
            <w:r>
              <w:rPr>
                <w:noProof/>
                <w:webHidden/>
              </w:rPr>
              <w:tab/>
            </w:r>
            <w:r>
              <w:rPr>
                <w:noProof/>
                <w:webHidden/>
              </w:rPr>
              <w:fldChar w:fldCharType="begin"/>
            </w:r>
            <w:r>
              <w:rPr>
                <w:noProof/>
                <w:webHidden/>
              </w:rPr>
              <w:instrText xml:space="preserve"> PAGEREF _Toc99005014 \h </w:instrText>
            </w:r>
          </w:ins>
          <w:r>
            <w:rPr>
              <w:noProof/>
              <w:webHidden/>
            </w:rPr>
          </w:r>
          <w:r>
            <w:rPr>
              <w:noProof/>
              <w:webHidden/>
            </w:rPr>
            <w:fldChar w:fldCharType="separate"/>
          </w:r>
          <w:ins w:id="98" w:author="David Conklin" w:date="2022-03-24T09:02:00Z">
            <w:r>
              <w:rPr>
                <w:noProof/>
                <w:webHidden/>
              </w:rPr>
              <w:t>23</w:t>
            </w:r>
            <w:r>
              <w:rPr>
                <w:noProof/>
                <w:webHidden/>
              </w:rPr>
              <w:fldChar w:fldCharType="end"/>
            </w:r>
            <w:r w:rsidRPr="00A85D07">
              <w:rPr>
                <w:rStyle w:val="Hyperlink"/>
                <w:noProof/>
              </w:rPr>
              <w:fldChar w:fldCharType="end"/>
            </w:r>
          </w:ins>
        </w:p>
        <w:p w14:paraId="2C17445E" w14:textId="366E6110" w:rsidR="00DB52DC" w:rsidRDefault="00DB52DC">
          <w:pPr>
            <w:pStyle w:val="TOC2"/>
            <w:tabs>
              <w:tab w:val="right" w:leader="dot" w:pos="9350"/>
            </w:tabs>
            <w:rPr>
              <w:ins w:id="99" w:author="David Conklin" w:date="2022-03-24T09:02:00Z"/>
              <w:rFonts w:eastAsiaTheme="minorEastAsia"/>
              <w:noProof/>
            </w:rPr>
          </w:pPr>
          <w:ins w:id="100"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"_Toc99005015"</w:instrText>
            </w:r>
            <w:r w:rsidRPr="00A85D07">
              <w:rPr>
                <w:rStyle w:val="Hyperlink"/>
                <w:noProof/>
              </w:rPr>
              <w:instrText xml:space="preserve"> </w:instrText>
            </w:r>
            <w:r w:rsidRPr="00A85D07">
              <w:rPr>
                <w:rStyle w:val="Hyperlink"/>
                <w:noProof/>
              </w:rPr>
              <w:fldChar w:fldCharType="separate"/>
            </w:r>
            <w:r w:rsidRPr="00A85D07">
              <w:rPr>
                <w:rStyle w:val="Hyperlink"/>
                <w:noProof/>
              </w:rPr>
              <w:t>How climate data is looked up</w:t>
            </w:r>
            <w:r>
              <w:rPr>
                <w:noProof/>
                <w:webHidden/>
              </w:rPr>
              <w:tab/>
            </w:r>
            <w:r>
              <w:rPr>
                <w:noProof/>
                <w:webHidden/>
              </w:rPr>
              <w:fldChar w:fldCharType="begin"/>
            </w:r>
            <w:r>
              <w:rPr>
                <w:noProof/>
                <w:webHidden/>
              </w:rPr>
              <w:instrText xml:space="preserve"> PAGEREF _Toc99005015 \h </w:instrText>
            </w:r>
          </w:ins>
          <w:r>
            <w:rPr>
              <w:noProof/>
              <w:webHidden/>
            </w:rPr>
          </w:r>
          <w:r>
            <w:rPr>
              <w:noProof/>
              <w:webHidden/>
            </w:rPr>
            <w:fldChar w:fldCharType="separate"/>
          </w:r>
          <w:ins w:id="101" w:author="David Conklin" w:date="2022-03-24T09:02:00Z">
            <w:r>
              <w:rPr>
                <w:noProof/>
                <w:webHidden/>
              </w:rPr>
              <w:t>23</w:t>
            </w:r>
            <w:r>
              <w:rPr>
                <w:noProof/>
                <w:webHidden/>
              </w:rPr>
              <w:fldChar w:fldCharType="end"/>
            </w:r>
            <w:r w:rsidRPr="00A85D07">
              <w:rPr>
                <w:rStyle w:val="Hyperlink"/>
                <w:noProof/>
              </w:rPr>
              <w:fldChar w:fldCharType="end"/>
            </w:r>
          </w:ins>
        </w:p>
        <w:p w14:paraId="13A69D3F" w14:textId="655606F7" w:rsidR="00DB52DC" w:rsidRDefault="00DB52DC">
          <w:pPr>
            <w:pStyle w:val="TOC2"/>
            <w:tabs>
              <w:tab w:val="right" w:leader="dot" w:pos="9350"/>
            </w:tabs>
            <w:rPr>
              <w:ins w:id="102" w:author="David Conklin" w:date="2022-03-24T09:02:00Z"/>
              <w:rFonts w:eastAsiaTheme="minorEastAsia"/>
              <w:noProof/>
            </w:rPr>
          </w:pPr>
          <w:ins w:id="10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"_Toc99005016"</w:instrText>
            </w:r>
            <w:r w:rsidRPr="00A85D07">
              <w:rPr>
                <w:rStyle w:val="Hyperlink"/>
                <w:noProof/>
              </w:rPr>
              <w:instrText xml:space="preserve"> </w:instrText>
            </w:r>
            <w:r w:rsidRPr="00A85D07">
              <w:rPr>
                <w:rStyle w:val="Hyperlink"/>
                <w:noProof/>
              </w:rPr>
              <w:fldChar w:fldCharType="separate"/>
            </w:r>
            <w:r w:rsidRPr="00A85D07">
              <w:rPr>
                <w:rStyle w:val="Hyperlink"/>
                <w:noProof/>
              </w:rPr>
              <w:t>What is in a climate dataset</w:t>
            </w:r>
            <w:r>
              <w:rPr>
                <w:noProof/>
                <w:webHidden/>
              </w:rPr>
              <w:tab/>
            </w:r>
            <w:r>
              <w:rPr>
                <w:noProof/>
                <w:webHidden/>
              </w:rPr>
              <w:fldChar w:fldCharType="begin"/>
            </w:r>
            <w:r>
              <w:rPr>
                <w:noProof/>
                <w:webHidden/>
              </w:rPr>
              <w:instrText xml:space="preserve"> PAGEREF _Toc99005016 \h </w:instrText>
            </w:r>
          </w:ins>
          <w:r>
            <w:rPr>
              <w:noProof/>
              <w:webHidden/>
            </w:rPr>
          </w:r>
          <w:r>
            <w:rPr>
              <w:noProof/>
              <w:webHidden/>
            </w:rPr>
            <w:fldChar w:fldCharType="separate"/>
          </w:r>
          <w:ins w:id="104" w:author="David Conklin" w:date="2022-03-24T09:02:00Z">
            <w:r>
              <w:rPr>
                <w:noProof/>
                <w:webHidden/>
              </w:rPr>
              <w:t>24</w:t>
            </w:r>
            <w:r>
              <w:rPr>
                <w:noProof/>
                <w:webHidden/>
              </w:rPr>
              <w:fldChar w:fldCharType="end"/>
            </w:r>
            <w:r w:rsidRPr="00A85D07">
              <w:rPr>
                <w:rStyle w:val="Hyperlink"/>
                <w:noProof/>
              </w:rPr>
              <w:fldChar w:fldCharType="end"/>
            </w:r>
          </w:ins>
        </w:p>
        <w:p w14:paraId="79EB3E38" w14:textId="186523B3" w:rsidR="00DB52DC" w:rsidRDefault="00DB52DC">
          <w:pPr>
            <w:pStyle w:val="TOC1"/>
            <w:tabs>
              <w:tab w:val="right" w:leader="dot" w:pos="9350"/>
            </w:tabs>
            <w:rPr>
              <w:ins w:id="105" w:author="David Conklin" w:date="2022-03-24T09:02:00Z"/>
              <w:rFonts w:eastAsiaTheme="minorEastAsia"/>
              <w:noProof/>
            </w:rPr>
          </w:pPr>
          <w:ins w:id="106"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"_Toc99005017"</w:instrText>
            </w:r>
            <w:r w:rsidRPr="00A85D07">
              <w:rPr>
                <w:rStyle w:val="Hyperlink"/>
                <w:noProof/>
              </w:rPr>
              <w:instrText xml:space="preserve"> </w:instrText>
            </w:r>
            <w:r w:rsidRPr="00A85D07">
              <w:rPr>
                <w:rStyle w:val="Hyperlink"/>
                <w:noProof/>
              </w:rPr>
              <w:fldChar w:fldCharType="separate"/>
            </w:r>
            <w:r w:rsidRPr="00A85D07">
              <w:rPr>
                <w:rStyle w:val="Hyperlink"/>
                <w:noProof/>
              </w:rPr>
              <w:t>Water rights</w:t>
            </w:r>
            <w:r>
              <w:rPr>
                <w:noProof/>
                <w:webHidden/>
              </w:rPr>
              <w:tab/>
            </w:r>
            <w:r>
              <w:rPr>
                <w:noProof/>
                <w:webHidden/>
              </w:rPr>
              <w:fldChar w:fldCharType="begin"/>
            </w:r>
            <w:r>
              <w:rPr>
                <w:noProof/>
                <w:webHidden/>
              </w:rPr>
              <w:instrText xml:space="preserve"> PAGEREF _Toc99005017 \h </w:instrText>
            </w:r>
          </w:ins>
          <w:r>
            <w:rPr>
              <w:noProof/>
              <w:webHidden/>
            </w:rPr>
          </w:r>
          <w:r>
            <w:rPr>
              <w:noProof/>
              <w:webHidden/>
            </w:rPr>
            <w:fldChar w:fldCharType="separate"/>
          </w:r>
          <w:ins w:id="107" w:author="David Conklin" w:date="2022-03-24T09:02:00Z">
            <w:r>
              <w:rPr>
                <w:noProof/>
                <w:webHidden/>
              </w:rPr>
              <w:t>25</w:t>
            </w:r>
            <w:r>
              <w:rPr>
                <w:noProof/>
                <w:webHidden/>
              </w:rPr>
              <w:fldChar w:fldCharType="end"/>
            </w:r>
            <w:r w:rsidRPr="00A85D07">
              <w:rPr>
                <w:rStyle w:val="Hyperlink"/>
                <w:noProof/>
              </w:rPr>
              <w:fldChar w:fldCharType="end"/>
            </w:r>
          </w:ins>
        </w:p>
        <w:p w14:paraId="50BEDD5C" w14:textId="717EAE74" w:rsidR="00DB52DC" w:rsidRDefault="00DB52DC">
          <w:pPr>
            <w:pStyle w:val="TOC2"/>
            <w:tabs>
              <w:tab w:val="right" w:leader="dot" w:pos="9350"/>
            </w:tabs>
            <w:rPr>
              <w:ins w:id="108" w:author="David Conklin" w:date="2022-03-24T09:02:00Z"/>
              <w:rFonts w:eastAsiaTheme="minorEastAsia"/>
              <w:noProof/>
            </w:rPr>
          </w:pPr>
          <w:ins w:id="10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"_Toc99005018"</w:instrText>
            </w:r>
            <w:r w:rsidRPr="00A85D07">
              <w:rPr>
                <w:rStyle w:val="Hyperlink"/>
                <w:noProof/>
              </w:rPr>
              <w:instrText xml:space="preserve"> </w:instrText>
            </w:r>
            <w:r w:rsidRPr="00A85D07">
              <w:rPr>
                <w:rStyle w:val="Hyperlink"/>
                <w:noProof/>
              </w:rPr>
              <w:fldChar w:fldCharType="separate"/>
            </w:r>
            <w:r w:rsidRPr="00A85D07">
              <w:rPr>
                <w:rStyle w:val="Hyperlink"/>
                <w:noProof/>
              </w:rPr>
              <w:t>Water rights data</w:t>
            </w:r>
            <w:r>
              <w:rPr>
                <w:noProof/>
                <w:webHidden/>
              </w:rPr>
              <w:tab/>
            </w:r>
            <w:r>
              <w:rPr>
                <w:noProof/>
                <w:webHidden/>
              </w:rPr>
              <w:fldChar w:fldCharType="begin"/>
            </w:r>
            <w:r>
              <w:rPr>
                <w:noProof/>
                <w:webHidden/>
              </w:rPr>
              <w:instrText xml:space="preserve"> PAGEREF _Toc99005018 \h </w:instrText>
            </w:r>
          </w:ins>
          <w:r>
            <w:rPr>
              <w:noProof/>
              <w:webHidden/>
            </w:rPr>
          </w:r>
          <w:r>
            <w:rPr>
              <w:noProof/>
              <w:webHidden/>
            </w:rPr>
            <w:fldChar w:fldCharType="separate"/>
          </w:r>
          <w:ins w:id="110" w:author="David Conklin" w:date="2022-03-24T09:02:00Z">
            <w:r>
              <w:rPr>
                <w:noProof/>
                <w:webHidden/>
              </w:rPr>
              <w:t>25</w:t>
            </w:r>
            <w:r>
              <w:rPr>
                <w:noProof/>
                <w:webHidden/>
              </w:rPr>
              <w:fldChar w:fldCharType="end"/>
            </w:r>
            <w:r w:rsidRPr="00A85D07">
              <w:rPr>
                <w:rStyle w:val="Hyperlink"/>
                <w:noProof/>
              </w:rPr>
              <w:fldChar w:fldCharType="end"/>
            </w:r>
          </w:ins>
        </w:p>
        <w:p w14:paraId="453EE55E" w14:textId="54983D9B" w:rsidR="00DB52DC" w:rsidRDefault="00DB52DC">
          <w:pPr>
            <w:pStyle w:val="TOC2"/>
            <w:tabs>
              <w:tab w:val="right" w:leader="dot" w:pos="9350"/>
            </w:tabs>
            <w:rPr>
              <w:ins w:id="111" w:author="David Conklin" w:date="2022-03-24T09:02:00Z"/>
              <w:rFonts w:eastAsiaTheme="minorEastAsia"/>
              <w:noProof/>
            </w:rPr>
          </w:pPr>
          <w:ins w:id="112"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"_Toc99005019"</w:instrText>
            </w:r>
            <w:r w:rsidRPr="00A85D07">
              <w:rPr>
                <w:rStyle w:val="Hyperlink"/>
                <w:noProof/>
              </w:rPr>
              <w:instrText xml:space="preserve"> </w:instrText>
            </w:r>
            <w:r w:rsidRPr="00A85D07">
              <w:rPr>
                <w:rStyle w:val="Hyperlink"/>
                <w:noProof/>
              </w:rPr>
              <w:fldChar w:fldCharType="separate"/>
            </w:r>
            <w:r w:rsidRPr="00A85D07">
              <w:rPr>
                <w:rStyle w:val="Hyperlink"/>
                <w:noProof/>
              </w:rPr>
              <w:t>The wr_pods.csv file</w:t>
            </w:r>
            <w:r>
              <w:rPr>
                <w:noProof/>
                <w:webHidden/>
              </w:rPr>
              <w:tab/>
            </w:r>
            <w:r>
              <w:rPr>
                <w:noProof/>
                <w:webHidden/>
              </w:rPr>
              <w:fldChar w:fldCharType="begin"/>
            </w:r>
            <w:r>
              <w:rPr>
                <w:noProof/>
                <w:webHidden/>
              </w:rPr>
              <w:instrText xml:space="preserve"> PAGEREF _Toc99005019 \h </w:instrText>
            </w:r>
          </w:ins>
          <w:r>
            <w:rPr>
              <w:noProof/>
              <w:webHidden/>
            </w:rPr>
          </w:r>
          <w:r>
            <w:rPr>
              <w:noProof/>
              <w:webHidden/>
            </w:rPr>
            <w:fldChar w:fldCharType="separate"/>
          </w:r>
          <w:ins w:id="113" w:author="David Conklin" w:date="2022-03-24T09:02:00Z">
            <w:r>
              <w:rPr>
                <w:noProof/>
                <w:webHidden/>
              </w:rPr>
              <w:t>25</w:t>
            </w:r>
            <w:r>
              <w:rPr>
                <w:noProof/>
                <w:webHidden/>
              </w:rPr>
              <w:fldChar w:fldCharType="end"/>
            </w:r>
            <w:r w:rsidRPr="00A85D07">
              <w:rPr>
                <w:rStyle w:val="Hyperlink"/>
                <w:noProof/>
              </w:rPr>
              <w:fldChar w:fldCharType="end"/>
            </w:r>
          </w:ins>
        </w:p>
        <w:p w14:paraId="18F223EA" w14:textId="70112040" w:rsidR="00DB52DC" w:rsidRDefault="00DB52DC">
          <w:pPr>
            <w:pStyle w:val="TOC2"/>
            <w:tabs>
              <w:tab w:val="right" w:leader="dot" w:pos="9350"/>
            </w:tabs>
            <w:rPr>
              <w:ins w:id="114" w:author="David Conklin" w:date="2022-03-24T09:02:00Z"/>
              <w:rFonts w:eastAsiaTheme="minorEastAsia"/>
              <w:noProof/>
            </w:rPr>
          </w:pPr>
          <w:ins w:id="11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"_Toc99005020"</w:instrText>
            </w:r>
            <w:r w:rsidRPr="00A85D07">
              <w:rPr>
                <w:rStyle w:val="Hyperlink"/>
                <w:noProof/>
              </w:rPr>
              <w:instrText xml:space="preserve"> </w:instrText>
            </w:r>
            <w:r w:rsidRPr="00A85D07">
              <w:rPr>
                <w:rStyle w:val="Hyperlink"/>
                <w:noProof/>
              </w:rPr>
              <w:fldChar w:fldCharType="separate"/>
            </w:r>
            <w:r w:rsidRPr="00A85D07">
              <w:rPr>
                <w:rStyle w:val="Hyperlink"/>
                <w:noProof/>
              </w:rPr>
              <w:t>The wr_pous.csv file</w:t>
            </w:r>
            <w:r>
              <w:rPr>
                <w:noProof/>
                <w:webHidden/>
              </w:rPr>
              <w:tab/>
            </w:r>
            <w:r>
              <w:rPr>
                <w:noProof/>
                <w:webHidden/>
              </w:rPr>
              <w:fldChar w:fldCharType="begin"/>
            </w:r>
            <w:r>
              <w:rPr>
                <w:noProof/>
                <w:webHidden/>
              </w:rPr>
              <w:instrText xml:space="preserve"> PAGEREF _Toc99005020 \h </w:instrText>
            </w:r>
          </w:ins>
          <w:r>
            <w:rPr>
              <w:noProof/>
              <w:webHidden/>
            </w:rPr>
          </w:r>
          <w:r>
            <w:rPr>
              <w:noProof/>
              <w:webHidden/>
            </w:rPr>
            <w:fldChar w:fldCharType="separate"/>
          </w:r>
          <w:ins w:id="116" w:author="David Conklin" w:date="2022-03-24T09:02:00Z">
            <w:r>
              <w:rPr>
                <w:noProof/>
                <w:webHidden/>
              </w:rPr>
              <w:t>26</w:t>
            </w:r>
            <w:r>
              <w:rPr>
                <w:noProof/>
                <w:webHidden/>
              </w:rPr>
              <w:fldChar w:fldCharType="end"/>
            </w:r>
            <w:r w:rsidRPr="00A85D07">
              <w:rPr>
                <w:rStyle w:val="Hyperlink"/>
                <w:noProof/>
              </w:rPr>
              <w:fldChar w:fldCharType="end"/>
            </w:r>
          </w:ins>
        </w:p>
        <w:p w14:paraId="1C58768A" w14:textId="46BB3033" w:rsidR="00DB52DC" w:rsidRDefault="00DB52DC">
          <w:pPr>
            <w:pStyle w:val="TOC2"/>
            <w:tabs>
              <w:tab w:val="right" w:leader="dot" w:pos="9350"/>
            </w:tabs>
            <w:rPr>
              <w:ins w:id="117" w:author="David Conklin" w:date="2022-03-24T09:02:00Z"/>
              <w:rFonts w:eastAsiaTheme="minorEastAsia"/>
              <w:noProof/>
            </w:rPr>
          </w:pPr>
          <w:ins w:id="118"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"_Toc99005021"</w:instrText>
            </w:r>
            <w:r w:rsidRPr="00A85D07">
              <w:rPr>
                <w:rStyle w:val="Hyperlink"/>
                <w:noProof/>
              </w:rPr>
              <w:instrText xml:space="preserve"> </w:instrText>
            </w:r>
            <w:r w:rsidRPr="00A85D07">
              <w:rPr>
                <w:rStyle w:val="Hyperlink"/>
                <w:noProof/>
              </w:rPr>
              <w:fldChar w:fldCharType="separate"/>
            </w:r>
            <w:r w:rsidRPr="00A85D07">
              <w:rPr>
                <w:rStyle w:val="Hyperlink"/>
                <w:noProof/>
              </w:rPr>
              <w:t>Allocating surface water rights to irrigation</w:t>
            </w:r>
            <w:r>
              <w:rPr>
                <w:noProof/>
                <w:webHidden/>
              </w:rPr>
              <w:tab/>
            </w:r>
            <w:r>
              <w:rPr>
                <w:noProof/>
                <w:webHidden/>
              </w:rPr>
              <w:fldChar w:fldCharType="begin"/>
            </w:r>
            <w:r>
              <w:rPr>
                <w:noProof/>
                <w:webHidden/>
              </w:rPr>
              <w:instrText xml:space="preserve"> PAGEREF _Toc99005021 \h </w:instrText>
            </w:r>
          </w:ins>
          <w:r>
            <w:rPr>
              <w:noProof/>
              <w:webHidden/>
            </w:rPr>
          </w:r>
          <w:r>
            <w:rPr>
              <w:noProof/>
              <w:webHidden/>
            </w:rPr>
            <w:fldChar w:fldCharType="separate"/>
          </w:r>
          <w:ins w:id="119" w:author="David Conklin" w:date="2022-03-24T09:02:00Z">
            <w:r>
              <w:rPr>
                <w:noProof/>
                <w:webHidden/>
              </w:rPr>
              <w:t>27</w:t>
            </w:r>
            <w:r>
              <w:rPr>
                <w:noProof/>
                <w:webHidden/>
              </w:rPr>
              <w:fldChar w:fldCharType="end"/>
            </w:r>
            <w:r w:rsidRPr="00A85D07">
              <w:rPr>
                <w:rStyle w:val="Hyperlink"/>
                <w:noProof/>
              </w:rPr>
              <w:fldChar w:fldCharType="end"/>
            </w:r>
          </w:ins>
        </w:p>
        <w:p w14:paraId="08C85E42" w14:textId="499EAA7F" w:rsidR="00DB52DC" w:rsidRDefault="00DB52DC">
          <w:pPr>
            <w:pStyle w:val="TOC2"/>
            <w:tabs>
              <w:tab w:val="right" w:leader="dot" w:pos="9350"/>
            </w:tabs>
            <w:rPr>
              <w:ins w:id="120" w:author="David Conklin" w:date="2022-03-24T09:02:00Z"/>
              <w:rFonts w:eastAsiaTheme="minorEastAsia"/>
              <w:noProof/>
            </w:rPr>
          </w:pPr>
          <w:ins w:id="12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"_Toc99005022"</w:instrText>
            </w:r>
            <w:r w:rsidRPr="00A85D07">
              <w:rPr>
                <w:rStyle w:val="Hyperlink"/>
                <w:noProof/>
              </w:rPr>
              <w:instrText xml:space="preserve"> </w:instrText>
            </w:r>
            <w:r w:rsidRPr="00A85D07">
              <w:rPr>
                <w:rStyle w:val="Hyperlink"/>
                <w:noProof/>
              </w:rPr>
              <w:fldChar w:fldCharType="separate"/>
            </w:r>
            <w:r w:rsidRPr="00A85D07">
              <w:rPr>
                <w:rStyle w:val="Hyperlink"/>
                <w:noProof/>
              </w:rPr>
              <w:t>Adding a water right</w:t>
            </w:r>
            <w:r>
              <w:rPr>
                <w:noProof/>
                <w:webHidden/>
              </w:rPr>
              <w:tab/>
            </w:r>
            <w:r>
              <w:rPr>
                <w:noProof/>
                <w:webHidden/>
              </w:rPr>
              <w:fldChar w:fldCharType="begin"/>
            </w:r>
            <w:r>
              <w:rPr>
                <w:noProof/>
                <w:webHidden/>
              </w:rPr>
              <w:instrText xml:space="preserve"> PAGEREF _Toc99005022 \h </w:instrText>
            </w:r>
          </w:ins>
          <w:r>
            <w:rPr>
              <w:noProof/>
              <w:webHidden/>
            </w:rPr>
          </w:r>
          <w:r>
            <w:rPr>
              <w:noProof/>
              <w:webHidden/>
            </w:rPr>
            <w:fldChar w:fldCharType="separate"/>
          </w:r>
          <w:ins w:id="122" w:author="David Conklin" w:date="2022-03-24T09:02:00Z">
            <w:r>
              <w:rPr>
                <w:noProof/>
                <w:webHidden/>
              </w:rPr>
              <w:t>27</w:t>
            </w:r>
            <w:r>
              <w:rPr>
                <w:noProof/>
                <w:webHidden/>
              </w:rPr>
              <w:fldChar w:fldCharType="end"/>
            </w:r>
            <w:r w:rsidRPr="00A85D07">
              <w:rPr>
                <w:rStyle w:val="Hyperlink"/>
                <w:noProof/>
              </w:rPr>
              <w:fldChar w:fldCharType="end"/>
            </w:r>
          </w:ins>
        </w:p>
        <w:p w14:paraId="09D4C074" w14:textId="3EEBF4E7" w:rsidR="00DB52DC" w:rsidRDefault="00DB52DC">
          <w:pPr>
            <w:pStyle w:val="TOC1"/>
            <w:tabs>
              <w:tab w:val="right" w:leader="dot" w:pos="9350"/>
            </w:tabs>
            <w:rPr>
              <w:ins w:id="123" w:author="David Conklin" w:date="2022-03-24T09:02:00Z"/>
              <w:rFonts w:eastAsiaTheme="minorEastAsia"/>
              <w:noProof/>
            </w:rPr>
          </w:pPr>
          <w:ins w:id="124"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"_Toc99005023"</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 conditions</w:t>
            </w:r>
            <w:r>
              <w:rPr>
                <w:noProof/>
                <w:webHidden/>
              </w:rPr>
              <w:tab/>
            </w:r>
            <w:r>
              <w:rPr>
                <w:noProof/>
                <w:webHidden/>
              </w:rPr>
              <w:fldChar w:fldCharType="begin"/>
            </w:r>
            <w:r>
              <w:rPr>
                <w:noProof/>
                <w:webHidden/>
              </w:rPr>
              <w:instrText xml:space="preserve"> PAGEREF _Toc99005023 \h </w:instrText>
            </w:r>
          </w:ins>
          <w:r>
            <w:rPr>
              <w:noProof/>
              <w:webHidden/>
            </w:rPr>
          </w:r>
          <w:r>
            <w:rPr>
              <w:noProof/>
              <w:webHidden/>
            </w:rPr>
            <w:fldChar w:fldCharType="separate"/>
          </w:r>
          <w:ins w:id="125" w:author="David Conklin" w:date="2022-03-24T09:02:00Z">
            <w:r>
              <w:rPr>
                <w:noProof/>
                <w:webHidden/>
              </w:rPr>
              <w:t>28</w:t>
            </w:r>
            <w:r>
              <w:rPr>
                <w:noProof/>
                <w:webHidden/>
              </w:rPr>
              <w:fldChar w:fldCharType="end"/>
            </w:r>
            <w:r w:rsidRPr="00A85D07">
              <w:rPr>
                <w:rStyle w:val="Hyperlink"/>
                <w:noProof/>
              </w:rPr>
              <w:fldChar w:fldCharType="end"/>
            </w:r>
          </w:ins>
        </w:p>
        <w:p w14:paraId="41E7D7A4" w14:textId="233E531C" w:rsidR="00DB52DC" w:rsidRDefault="00DB52DC">
          <w:pPr>
            <w:pStyle w:val="TOC2"/>
            <w:tabs>
              <w:tab w:val="right" w:leader="dot" w:pos="9350"/>
            </w:tabs>
            <w:rPr>
              <w:ins w:id="126" w:author="David Conklin" w:date="2022-03-24T09:02:00Z"/>
              <w:rFonts w:eastAsiaTheme="minorEastAsia"/>
              <w:noProof/>
            </w:rPr>
          </w:pPr>
          <w:ins w:id="12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"_Toc99005024"</w:instrText>
            </w:r>
            <w:r w:rsidRPr="00A85D07">
              <w:rPr>
                <w:rStyle w:val="Hyperlink"/>
                <w:noProof/>
              </w:rPr>
              <w:instrText xml:space="preserve"> </w:instrText>
            </w:r>
            <w:r w:rsidRPr="00A85D07">
              <w:rPr>
                <w:rStyle w:val="Hyperlink"/>
                <w:noProof/>
              </w:rPr>
              <w:fldChar w:fldCharType="separate"/>
            </w:r>
            <w:r w:rsidRPr="00A85D07">
              <w:rPr>
                <w:rStyle w:val="Hyperlink"/>
                <w:noProof/>
              </w:rPr>
              <w:t>State variables</w:t>
            </w:r>
            <w:r>
              <w:rPr>
                <w:noProof/>
                <w:webHidden/>
              </w:rPr>
              <w:tab/>
            </w:r>
            <w:r>
              <w:rPr>
                <w:noProof/>
                <w:webHidden/>
              </w:rPr>
              <w:fldChar w:fldCharType="begin"/>
            </w:r>
            <w:r>
              <w:rPr>
                <w:noProof/>
                <w:webHidden/>
              </w:rPr>
              <w:instrText xml:space="preserve"> PAGEREF _Toc99005024 \h </w:instrText>
            </w:r>
          </w:ins>
          <w:r>
            <w:rPr>
              <w:noProof/>
              <w:webHidden/>
            </w:rPr>
          </w:r>
          <w:r>
            <w:rPr>
              <w:noProof/>
              <w:webHidden/>
            </w:rPr>
            <w:fldChar w:fldCharType="separate"/>
          </w:r>
          <w:ins w:id="128" w:author="David Conklin" w:date="2022-03-24T09:02:00Z">
            <w:r>
              <w:rPr>
                <w:noProof/>
                <w:webHidden/>
              </w:rPr>
              <w:t>28</w:t>
            </w:r>
            <w:r>
              <w:rPr>
                <w:noProof/>
                <w:webHidden/>
              </w:rPr>
              <w:fldChar w:fldCharType="end"/>
            </w:r>
            <w:r w:rsidRPr="00A85D07">
              <w:rPr>
                <w:rStyle w:val="Hyperlink"/>
                <w:noProof/>
              </w:rPr>
              <w:fldChar w:fldCharType="end"/>
            </w:r>
          </w:ins>
        </w:p>
        <w:p w14:paraId="76487C93" w14:textId="08C22BE8" w:rsidR="00DB52DC" w:rsidRDefault="00DB52DC">
          <w:pPr>
            <w:pStyle w:val="TOC2"/>
            <w:tabs>
              <w:tab w:val="right" w:leader="dot" w:pos="9350"/>
            </w:tabs>
            <w:rPr>
              <w:ins w:id="129" w:author="David Conklin" w:date="2022-03-24T09:02:00Z"/>
              <w:rFonts w:eastAsiaTheme="minorEastAsia"/>
              <w:noProof/>
            </w:rPr>
          </w:pPr>
          <w:ins w:id="130"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"_Toc99005025"</w:instrText>
            </w:r>
            <w:r w:rsidRPr="00A85D07">
              <w:rPr>
                <w:rStyle w:val="Hyperlink"/>
                <w:noProof/>
              </w:rPr>
              <w:instrText xml:space="preserve"> </w:instrText>
            </w:r>
            <w:r w:rsidRPr="00A85D07">
              <w:rPr>
                <w:rStyle w:val="Hyperlink"/>
                <w:noProof/>
              </w:rPr>
              <w:fldChar w:fldCharType="separate"/>
            </w:r>
            <w:r w:rsidRPr="00A85D07">
              <w:rPr>
                <w:rStyle w:val="Hyperlink"/>
                <w:noProof/>
              </w:rPr>
              <w:t>Reproducibility and the use of random number generators</w:t>
            </w:r>
            <w:r>
              <w:rPr>
                <w:noProof/>
                <w:webHidden/>
              </w:rPr>
              <w:tab/>
            </w:r>
            <w:r>
              <w:rPr>
                <w:noProof/>
                <w:webHidden/>
              </w:rPr>
              <w:fldChar w:fldCharType="begin"/>
            </w:r>
            <w:r>
              <w:rPr>
                <w:noProof/>
                <w:webHidden/>
              </w:rPr>
              <w:instrText xml:space="preserve"> PAGEREF _Toc99005025 \h </w:instrText>
            </w:r>
          </w:ins>
          <w:r>
            <w:rPr>
              <w:noProof/>
              <w:webHidden/>
            </w:rPr>
          </w:r>
          <w:r>
            <w:rPr>
              <w:noProof/>
              <w:webHidden/>
            </w:rPr>
            <w:fldChar w:fldCharType="separate"/>
          </w:r>
          <w:ins w:id="131" w:author="David Conklin" w:date="2022-03-24T09:02:00Z">
            <w:r>
              <w:rPr>
                <w:noProof/>
                <w:webHidden/>
              </w:rPr>
              <w:t>28</w:t>
            </w:r>
            <w:r>
              <w:rPr>
                <w:noProof/>
                <w:webHidden/>
              </w:rPr>
              <w:fldChar w:fldCharType="end"/>
            </w:r>
            <w:r w:rsidRPr="00A85D07">
              <w:rPr>
                <w:rStyle w:val="Hyperlink"/>
                <w:noProof/>
              </w:rPr>
              <w:fldChar w:fldCharType="end"/>
            </w:r>
          </w:ins>
        </w:p>
        <w:p w14:paraId="55E016FA" w14:textId="52883E6D" w:rsidR="00DB52DC" w:rsidRDefault="00DB52DC">
          <w:pPr>
            <w:pStyle w:val="TOC2"/>
            <w:tabs>
              <w:tab w:val="right" w:leader="dot" w:pos="9350"/>
            </w:tabs>
            <w:rPr>
              <w:ins w:id="132" w:author="David Conklin" w:date="2022-03-24T09:02:00Z"/>
              <w:rFonts w:eastAsiaTheme="minorEastAsia"/>
              <w:noProof/>
            </w:rPr>
          </w:pPr>
          <w:ins w:id="13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"_Toc99005026"</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Initializing ID numbers: coldstart</w:t>
            </w:r>
            <w:r>
              <w:rPr>
                <w:noProof/>
                <w:webHidden/>
              </w:rPr>
              <w:tab/>
            </w:r>
            <w:r>
              <w:rPr>
                <w:noProof/>
                <w:webHidden/>
              </w:rPr>
              <w:fldChar w:fldCharType="begin"/>
            </w:r>
            <w:r>
              <w:rPr>
                <w:noProof/>
                <w:webHidden/>
              </w:rPr>
              <w:instrText xml:space="preserve"> PAGEREF _Toc99005026 \h </w:instrText>
            </w:r>
          </w:ins>
          <w:r>
            <w:rPr>
              <w:noProof/>
              <w:webHidden/>
            </w:rPr>
          </w:r>
          <w:r>
            <w:rPr>
              <w:noProof/>
              <w:webHidden/>
            </w:rPr>
            <w:fldChar w:fldCharType="separate"/>
          </w:r>
          <w:ins w:id="134" w:author="David Conklin" w:date="2022-03-24T09:02:00Z">
            <w:r>
              <w:rPr>
                <w:noProof/>
                <w:webHidden/>
              </w:rPr>
              <w:t>29</w:t>
            </w:r>
            <w:r>
              <w:rPr>
                <w:noProof/>
                <w:webHidden/>
              </w:rPr>
              <w:fldChar w:fldCharType="end"/>
            </w:r>
            <w:r w:rsidRPr="00A85D07">
              <w:rPr>
                <w:rStyle w:val="Hyperlink"/>
                <w:noProof/>
              </w:rPr>
              <w:fldChar w:fldCharType="end"/>
            </w:r>
          </w:ins>
        </w:p>
        <w:p w14:paraId="10DE4D2A" w14:textId="64B63835" w:rsidR="00DB52DC" w:rsidRDefault="00DB52DC">
          <w:pPr>
            <w:pStyle w:val="TOC2"/>
            <w:tabs>
              <w:tab w:val="right" w:leader="dot" w:pos="9350"/>
            </w:tabs>
            <w:rPr>
              <w:ins w:id="135" w:author="David Conklin" w:date="2022-03-24T09:02:00Z"/>
              <w:rFonts w:eastAsiaTheme="minorEastAsia"/>
              <w:noProof/>
            </w:rPr>
          </w:pPr>
          <w:ins w:id="136"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"_Toc99005027"</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Initializing Flow and HBV model state variables: spinup</w:t>
            </w:r>
            <w:r>
              <w:rPr>
                <w:noProof/>
                <w:webHidden/>
              </w:rPr>
              <w:tab/>
            </w:r>
            <w:r>
              <w:rPr>
                <w:noProof/>
                <w:webHidden/>
              </w:rPr>
              <w:fldChar w:fldCharType="begin"/>
            </w:r>
            <w:r>
              <w:rPr>
                <w:noProof/>
                <w:webHidden/>
              </w:rPr>
              <w:instrText xml:space="preserve"> PAGEREF _Toc99005027 \h </w:instrText>
            </w:r>
          </w:ins>
          <w:r>
            <w:rPr>
              <w:noProof/>
              <w:webHidden/>
            </w:rPr>
          </w:r>
          <w:r>
            <w:rPr>
              <w:noProof/>
              <w:webHidden/>
            </w:rPr>
            <w:fldChar w:fldCharType="separate"/>
          </w:r>
          <w:ins w:id="137" w:author="David Conklin" w:date="2022-03-24T09:02:00Z">
            <w:r>
              <w:rPr>
                <w:noProof/>
                <w:webHidden/>
              </w:rPr>
              <w:t>29</w:t>
            </w:r>
            <w:r>
              <w:rPr>
                <w:noProof/>
                <w:webHidden/>
              </w:rPr>
              <w:fldChar w:fldCharType="end"/>
            </w:r>
            <w:r w:rsidRPr="00A85D07">
              <w:rPr>
                <w:rStyle w:val="Hyperlink"/>
                <w:noProof/>
              </w:rPr>
              <w:fldChar w:fldCharType="end"/>
            </w:r>
          </w:ins>
        </w:p>
        <w:p w14:paraId="3B42FDA7" w14:textId="6F3D51A5" w:rsidR="00DB52DC" w:rsidRDefault="00DB52DC">
          <w:pPr>
            <w:pStyle w:val="TOC2"/>
            <w:tabs>
              <w:tab w:val="right" w:leader="dot" w:pos="9350"/>
            </w:tabs>
            <w:rPr>
              <w:ins w:id="138" w:author="David Conklin" w:date="2022-03-24T09:02:00Z"/>
              <w:rFonts w:eastAsiaTheme="minorEastAsia"/>
              <w:noProof/>
            </w:rPr>
          </w:pPr>
          <w:ins w:id="13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"_Toc99005028"</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Initializing HBVCALIB attributes: spinup</w:t>
            </w:r>
            <w:r>
              <w:rPr>
                <w:noProof/>
                <w:webHidden/>
              </w:rPr>
              <w:tab/>
            </w:r>
            <w:r>
              <w:rPr>
                <w:noProof/>
                <w:webHidden/>
              </w:rPr>
              <w:fldChar w:fldCharType="begin"/>
            </w:r>
            <w:r>
              <w:rPr>
                <w:noProof/>
                <w:webHidden/>
              </w:rPr>
              <w:instrText xml:space="preserve"> PAGEREF _Toc99005028 \h </w:instrText>
            </w:r>
          </w:ins>
          <w:r>
            <w:rPr>
              <w:noProof/>
              <w:webHidden/>
            </w:rPr>
          </w:r>
          <w:r>
            <w:rPr>
              <w:noProof/>
              <w:webHidden/>
            </w:rPr>
            <w:fldChar w:fldCharType="separate"/>
          </w:r>
          <w:ins w:id="140" w:author="David Conklin" w:date="2022-03-24T09:02:00Z">
            <w:r>
              <w:rPr>
                <w:noProof/>
                <w:webHidden/>
              </w:rPr>
              <w:t>29</w:t>
            </w:r>
            <w:r>
              <w:rPr>
                <w:noProof/>
                <w:webHidden/>
              </w:rPr>
              <w:fldChar w:fldCharType="end"/>
            </w:r>
            <w:r w:rsidRPr="00A85D07">
              <w:rPr>
                <w:rStyle w:val="Hyperlink"/>
                <w:noProof/>
              </w:rPr>
              <w:fldChar w:fldCharType="end"/>
            </w:r>
          </w:ins>
        </w:p>
        <w:p w14:paraId="1409CEC1" w14:textId="56B0D853" w:rsidR="00DB52DC" w:rsidRDefault="00DB52DC">
          <w:pPr>
            <w:pStyle w:val="TOC2"/>
            <w:tabs>
              <w:tab w:val="right" w:leader="dot" w:pos="9350"/>
            </w:tabs>
            <w:rPr>
              <w:ins w:id="141" w:author="David Conklin" w:date="2022-03-24T09:02:00Z"/>
              <w:rFonts w:eastAsiaTheme="minorEastAsia"/>
              <w:noProof/>
            </w:rPr>
          </w:pPr>
          <w:ins w:id="142"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"_Toc99005029"</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 conditions for Flow: the IC file and the IDU, HRU, and Reach shapefiles</w:t>
            </w:r>
            <w:r>
              <w:rPr>
                <w:noProof/>
                <w:webHidden/>
              </w:rPr>
              <w:tab/>
            </w:r>
            <w:r>
              <w:rPr>
                <w:noProof/>
                <w:webHidden/>
              </w:rPr>
              <w:fldChar w:fldCharType="begin"/>
            </w:r>
            <w:r>
              <w:rPr>
                <w:noProof/>
                <w:webHidden/>
              </w:rPr>
              <w:instrText xml:space="preserve"> PAGEREF _Toc99005029 \h </w:instrText>
            </w:r>
          </w:ins>
          <w:r>
            <w:rPr>
              <w:noProof/>
              <w:webHidden/>
            </w:rPr>
          </w:r>
          <w:r>
            <w:rPr>
              <w:noProof/>
              <w:webHidden/>
            </w:rPr>
            <w:fldChar w:fldCharType="separate"/>
          </w:r>
          <w:ins w:id="143" w:author="David Conklin" w:date="2022-03-24T09:02:00Z">
            <w:r>
              <w:rPr>
                <w:noProof/>
                <w:webHidden/>
              </w:rPr>
              <w:t>30</w:t>
            </w:r>
            <w:r>
              <w:rPr>
                <w:noProof/>
                <w:webHidden/>
              </w:rPr>
              <w:fldChar w:fldCharType="end"/>
            </w:r>
            <w:r w:rsidRPr="00A85D07">
              <w:rPr>
                <w:rStyle w:val="Hyperlink"/>
                <w:noProof/>
              </w:rPr>
              <w:fldChar w:fldCharType="end"/>
            </w:r>
          </w:ins>
        </w:p>
        <w:p w14:paraId="574D88D8" w14:textId="45D7E254" w:rsidR="00DB52DC" w:rsidRDefault="00DB52DC">
          <w:pPr>
            <w:pStyle w:val="TOC2"/>
            <w:tabs>
              <w:tab w:val="right" w:leader="dot" w:pos="9350"/>
            </w:tabs>
            <w:rPr>
              <w:ins w:id="144" w:author="David Conklin" w:date="2022-03-24T09:02:00Z"/>
              <w:rFonts w:eastAsiaTheme="minorEastAsia"/>
              <w:noProof/>
            </w:rPr>
          </w:pPr>
          <w:ins w:id="14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"_Toc99005030"</w:instrText>
            </w:r>
            <w:r w:rsidRPr="00A85D07">
              <w:rPr>
                <w:rStyle w:val="Hyperlink"/>
                <w:noProof/>
              </w:rPr>
              <w:instrText xml:space="preserve"> </w:instrText>
            </w:r>
            <w:r w:rsidRPr="00A85D07">
              <w:rPr>
                <w:rStyle w:val="Hyperlink"/>
                <w:noProof/>
              </w:rPr>
              <w:fldChar w:fldCharType="separate"/>
            </w:r>
            <w:r w:rsidRPr="00A85D07">
              <w:rPr>
                <w:rStyle w:val="Hyperlink"/>
                <w:noProof/>
              </w:rPr>
              <w:t>What is in the IC file</w:t>
            </w:r>
            <w:r>
              <w:rPr>
                <w:noProof/>
                <w:webHidden/>
              </w:rPr>
              <w:tab/>
            </w:r>
            <w:r>
              <w:rPr>
                <w:noProof/>
                <w:webHidden/>
              </w:rPr>
              <w:fldChar w:fldCharType="begin"/>
            </w:r>
            <w:r>
              <w:rPr>
                <w:noProof/>
                <w:webHidden/>
              </w:rPr>
              <w:instrText xml:space="preserve"> PAGEREF _Toc99005030 \h </w:instrText>
            </w:r>
          </w:ins>
          <w:r>
            <w:rPr>
              <w:noProof/>
              <w:webHidden/>
            </w:rPr>
          </w:r>
          <w:r>
            <w:rPr>
              <w:noProof/>
              <w:webHidden/>
            </w:rPr>
            <w:fldChar w:fldCharType="separate"/>
          </w:r>
          <w:ins w:id="146" w:author="David Conklin" w:date="2022-03-24T09:02:00Z">
            <w:r>
              <w:rPr>
                <w:noProof/>
                <w:webHidden/>
              </w:rPr>
              <w:t>30</w:t>
            </w:r>
            <w:r>
              <w:rPr>
                <w:noProof/>
                <w:webHidden/>
              </w:rPr>
              <w:fldChar w:fldCharType="end"/>
            </w:r>
            <w:r w:rsidRPr="00A85D07">
              <w:rPr>
                <w:rStyle w:val="Hyperlink"/>
                <w:noProof/>
              </w:rPr>
              <w:fldChar w:fldCharType="end"/>
            </w:r>
          </w:ins>
        </w:p>
        <w:p w14:paraId="5487B24A" w14:textId="7680214B" w:rsidR="00DB52DC" w:rsidRDefault="00DB52DC">
          <w:pPr>
            <w:pStyle w:val="TOC2"/>
            <w:tabs>
              <w:tab w:val="right" w:leader="dot" w:pos="9350"/>
            </w:tabs>
            <w:rPr>
              <w:ins w:id="147" w:author="David Conklin" w:date="2022-03-24T09:02:00Z"/>
              <w:rFonts w:eastAsiaTheme="minorEastAsia"/>
              <w:noProof/>
            </w:rPr>
          </w:pPr>
          <w:ins w:id="148"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"_Toc99005031"</w:instrText>
            </w:r>
            <w:r w:rsidRPr="00A85D07">
              <w:rPr>
                <w:rStyle w:val="Hyperlink"/>
                <w:noProof/>
              </w:rPr>
              <w:instrText xml:space="preserve"> </w:instrText>
            </w:r>
            <w:r w:rsidRPr="00A85D07">
              <w:rPr>
                <w:rStyle w:val="Hyperlink"/>
                <w:noProof/>
              </w:rPr>
              <w:fldChar w:fldCharType="separate"/>
            </w:r>
            <w:r w:rsidRPr="00A85D07">
              <w:rPr>
                <w:rStyle w:val="Hyperlink"/>
                <w:noProof/>
              </w:rPr>
              <w:t>State variables in the IDU shapefile</w:t>
            </w:r>
            <w:r>
              <w:rPr>
                <w:noProof/>
                <w:webHidden/>
              </w:rPr>
              <w:tab/>
            </w:r>
            <w:r>
              <w:rPr>
                <w:noProof/>
                <w:webHidden/>
              </w:rPr>
              <w:fldChar w:fldCharType="begin"/>
            </w:r>
            <w:r>
              <w:rPr>
                <w:noProof/>
                <w:webHidden/>
              </w:rPr>
              <w:instrText xml:space="preserve"> PAGEREF _Toc99005031 \h </w:instrText>
            </w:r>
          </w:ins>
          <w:r>
            <w:rPr>
              <w:noProof/>
              <w:webHidden/>
            </w:rPr>
          </w:r>
          <w:r>
            <w:rPr>
              <w:noProof/>
              <w:webHidden/>
            </w:rPr>
            <w:fldChar w:fldCharType="separate"/>
          </w:r>
          <w:ins w:id="149" w:author="David Conklin" w:date="2022-03-24T09:02:00Z">
            <w:r>
              <w:rPr>
                <w:noProof/>
                <w:webHidden/>
              </w:rPr>
              <w:t>30</w:t>
            </w:r>
            <w:r>
              <w:rPr>
                <w:noProof/>
                <w:webHidden/>
              </w:rPr>
              <w:fldChar w:fldCharType="end"/>
            </w:r>
            <w:r w:rsidRPr="00A85D07">
              <w:rPr>
                <w:rStyle w:val="Hyperlink"/>
                <w:noProof/>
              </w:rPr>
              <w:fldChar w:fldCharType="end"/>
            </w:r>
          </w:ins>
        </w:p>
        <w:p w14:paraId="74CFA954" w14:textId="7E040649" w:rsidR="00DB52DC" w:rsidRDefault="00DB52DC">
          <w:pPr>
            <w:pStyle w:val="TOC2"/>
            <w:tabs>
              <w:tab w:val="right" w:leader="dot" w:pos="9350"/>
            </w:tabs>
            <w:rPr>
              <w:ins w:id="150" w:author="David Conklin" w:date="2022-03-24T09:02:00Z"/>
              <w:rFonts w:eastAsiaTheme="minorEastAsia"/>
              <w:noProof/>
            </w:rPr>
          </w:pPr>
          <w:ins w:id="15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"_Toc99005032"</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 conditions for HBV: the IC file and the IDU shapefile</w:t>
            </w:r>
            <w:r>
              <w:rPr>
                <w:noProof/>
                <w:webHidden/>
              </w:rPr>
              <w:tab/>
            </w:r>
            <w:r>
              <w:rPr>
                <w:noProof/>
                <w:webHidden/>
              </w:rPr>
              <w:fldChar w:fldCharType="begin"/>
            </w:r>
            <w:r>
              <w:rPr>
                <w:noProof/>
                <w:webHidden/>
              </w:rPr>
              <w:instrText xml:space="preserve"> PAGEREF _Toc99005032 \h </w:instrText>
            </w:r>
          </w:ins>
          <w:r>
            <w:rPr>
              <w:noProof/>
              <w:webHidden/>
            </w:rPr>
          </w:r>
          <w:r>
            <w:rPr>
              <w:noProof/>
              <w:webHidden/>
            </w:rPr>
            <w:fldChar w:fldCharType="separate"/>
          </w:r>
          <w:ins w:id="152" w:author="David Conklin" w:date="2022-03-24T09:02:00Z">
            <w:r>
              <w:rPr>
                <w:noProof/>
                <w:webHidden/>
              </w:rPr>
              <w:t>31</w:t>
            </w:r>
            <w:r>
              <w:rPr>
                <w:noProof/>
                <w:webHidden/>
              </w:rPr>
              <w:fldChar w:fldCharType="end"/>
            </w:r>
            <w:r w:rsidRPr="00A85D07">
              <w:rPr>
                <w:rStyle w:val="Hyperlink"/>
                <w:noProof/>
              </w:rPr>
              <w:fldChar w:fldCharType="end"/>
            </w:r>
          </w:ins>
        </w:p>
        <w:p w14:paraId="5DA003A9" w14:textId="31DBF2C6" w:rsidR="00DB52DC" w:rsidRDefault="00DB52DC">
          <w:pPr>
            <w:pStyle w:val="TOC2"/>
            <w:tabs>
              <w:tab w:val="right" w:leader="dot" w:pos="9350"/>
            </w:tabs>
            <w:rPr>
              <w:ins w:id="153" w:author="David Conklin" w:date="2022-03-24T09:02:00Z"/>
              <w:rFonts w:eastAsiaTheme="minorEastAsia"/>
              <w:noProof/>
            </w:rPr>
          </w:pPr>
          <w:ins w:id="154"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"_Toc99005033"</w:instrText>
            </w:r>
            <w:r w:rsidRPr="00A85D07">
              <w:rPr>
                <w:rStyle w:val="Hyperlink"/>
                <w:noProof/>
              </w:rPr>
              <w:instrText xml:space="preserve"> </w:instrText>
            </w:r>
            <w:r w:rsidRPr="00A85D07">
              <w:rPr>
                <w:rStyle w:val="Hyperlink"/>
                <w:noProof/>
              </w:rPr>
              <w:fldChar w:fldCharType="separate"/>
            </w:r>
            <w:r w:rsidRPr="00A85D07">
              <w:rPr>
                <w:rStyle w:val="Hyperlink"/>
                <w:noProof/>
              </w:rPr>
              <w:t>Default values used when the data is incomplete</w:t>
            </w:r>
            <w:r>
              <w:rPr>
                <w:noProof/>
                <w:webHidden/>
              </w:rPr>
              <w:tab/>
            </w:r>
            <w:r>
              <w:rPr>
                <w:noProof/>
                <w:webHidden/>
              </w:rPr>
              <w:fldChar w:fldCharType="begin"/>
            </w:r>
            <w:r>
              <w:rPr>
                <w:noProof/>
                <w:webHidden/>
              </w:rPr>
              <w:instrText xml:space="preserve"> PAGEREF _Toc99005033 \h </w:instrText>
            </w:r>
          </w:ins>
          <w:r>
            <w:rPr>
              <w:noProof/>
              <w:webHidden/>
            </w:rPr>
          </w:r>
          <w:r>
            <w:rPr>
              <w:noProof/>
              <w:webHidden/>
            </w:rPr>
            <w:fldChar w:fldCharType="separate"/>
          </w:r>
          <w:ins w:id="155" w:author="David Conklin" w:date="2022-03-24T09:02:00Z">
            <w:r>
              <w:rPr>
                <w:noProof/>
                <w:webHidden/>
              </w:rPr>
              <w:t>31</w:t>
            </w:r>
            <w:r>
              <w:rPr>
                <w:noProof/>
                <w:webHidden/>
              </w:rPr>
              <w:fldChar w:fldCharType="end"/>
            </w:r>
            <w:r w:rsidRPr="00A85D07">
              <w:rPr>
                <w:rStyle w:val="Hyperlink"/>
                <w:noProof/>
              </w:rPr>
              <w:fldChar w:fldCharType="end"/>
            </w:r>
          </w:ins>
        </w:p>
        <w:p w14:paraId="5EB945E1" w14:textId="0B323B8C" w:rsidR="00DB52DC" w:rsidRDefault="00DB52DC">
          <w:pPr>
            <w:pStyle w:val="TOC1"/>
            <w:tabs>
              <w:tab w:val="right" w:leader="dot" w:pos="9350"/>
            </w:tabs>
            <w:rPr>
              <w:ins w:id="156" w:author="David Conklin" w:date="2022-03-24T09:02:00Z"/>
              <w:rFonts w:eastAsiaTheme="minorEastAsia"/>
              <w:noProof/>
            </w:rPr>
          </w:pPr>
          <w:ins w:id="15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"_Toc99005034"</w:instrText>
            </w:r>
            <w:r w:rsidRPr="00A85D07">
              <w:rPr>
                <w:rStyle w:val="Hyperlink"/>
                <w:noProof/>
              </w:rPr>
              <w:instrText xml:space="preserve"> </w:instrText>
            </w:r>
            <w:r w:rsidRPr="00A85D07">
              <w:rPr>
                <w:rStyle w:val="Hyperlink"/>
                <w:noProof/>
              </w:rPr>
              <w:fldChar w:fldCharType="separate"/>
            </w:r>
            <w:r w:rsidRPr="00A85D07">
              <w:rPr>
                <w:rStyle w:val="Hyperlink"/>
                <w:noProof/>
              </w:rPr>
              <w:t>Stream flow and stream temperature</w:t>
            </w:r>
            <w:r>
              <w:rPr>
                <w:noProof/>
                <w:webHidden/>
              </w:rPr>
              <w:tab/>
            </w:r>
            <w:r>
              <w:rPr>
                <w:noProof/>
                <w:webHidden/>
              </w:rPr>
              <w:fldChar w:fldCharType="begin"/>
            </w:r>
            <w:r>
              <w:rPr>
                <w:noProof/>
                <w:webHidden/>
              </w:rPr>
              <w:instrText xml:space="preserve"> PAGEREF _Toc99005034 \h </w:instrText>
            </w:r>
          </w:ins>
          <w:r>
            <w:rPr>
              <w:noProof/>
              <w:webHidden/>
            </w:rPr>
          </w:r>
          <w:r>
            <w:rPr>
              <w:noProof/>
              <w:webHidden/>
            </w:rPr>
            <w:fldChar w:fldCharType="separate"/>
          </w:r>
          <w:ins w:id="158" w:author="David Conklin" w:date="2022-03-24T09:02:00Z">
            <w:r>
              <w:rPr>
                <w:noProof/>
                <w:webHidden/>
              </w:rPr>
              <w:t>32</w:t>
            </w:r>
            <w:r>
              <w:rPr>
                <w:noProof/>
                <w:webHidden/>
              </w:rPr>
              <w:fldChar w:fldCharType="end"/>
            </w:r>
            <w:r w:rsidRPr="00A85D07">
              <w:rPr>
                <w:rStyle w:val="Hyperlink"/>
                <w:noProof/>
              </w:rPr>
              <w:fldChar w:fldCharType="end"/>
            </w:r>
          </w:ins>
        </w:p>
        <w:p w14:paraId="04BAC0A1" w14:textId="142648DA" w:rsidR="00DB52DC" w:rsidRDefault="00DB52DC">
          <w:pPr>
            <w:pStyle w:val="TOC2"/>
            <w:tabs>
              <w:tab w:val="right" w:leader="dot" w:pos="9350"/>
            </w:tabs>
            <w:rPr>
              <w:ins w:id="159" w:author="David Conklin" w:date="2022-03-24T09:02:00Z"/>
              <w:rFonts w:eastAsiaTheme="minorEastAsia"/>
              <w:noProof/>
            </w:rPr>
          </w:pPr>
          <w:ins w:id="160"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"_Toc99005035"</w:instrText>
            </w:r>
            <w:r w:rsidRPr="00A85D07">
              <w:rPr>
                <w:rStyle w:val="Hyperlink"/>
                <w:noProof/>
              </w:rPr>
              <w:instrText xml:space="preserve"> </w:instrText>
            </w:r>
            <w:r w:rsidRPr="00A85D07">
              <w:rPr>
                <w:rStyle w:val="Hyperlink"/>
                <w:noProof/>
              </w:rPr>
              <w:fldChar w:fldCharType="separate"/>
            </w:r>
            <w:r w:rsidRPr="00A85D07">
              <w:rPr>
                <w:rStyle w:val="Hyperlink"/>
                <w:noProof/>
              </w:rPr>
              <w:t>Water parcels</w:t>
            </w:r>
            <w:r>
              <w:rPr>
                <w:noProof/>
                <w:webHidden/>
              </w:rPr>
              <w:tab/>
            </w:r>
            <w:r>
              <w:rPr>
                <w:noProof/>
                <w:webHidden/>
              </w:rPr>
              <w:fldChar w:fldCharType="begin"/>
            </w:r>
            <w:r>
              <w:rPr>
                <w:noProof/>
                <w:webHidden/>
              </w:rPr>
              <w:instrText xml:space="preserve"> PAGEREF _Toc99005035 \h </w:instrText>
            </w:r>
          </w:ins>
          <w:r>
            <w:rPr>
              <w:noProof/>
              <w:webHidden/>
            </w:rPr>
          </w:r>
          <w:r>
            <w:rPr>
              <w:noProof/>
              <w:webHidden/>
            </w:rPr>
            <w:fldChar w:fldCharType="separate"/>
          </w:r>
          <w:ins w:id="161" w:author="David Conklin" w:date="2022-03-24T09:02:00Z">
            <w:r>
              <w:rPr>
                <w:noProof/>
                <w:webHidden/>
              </w:rPr>
              <w:t>32</w:t>
            </w:r>
            <w:r>
              <w:rPr>
                <w:noProof/>
                <w:webHidden/>
              </w:rPr>
              <w:fldChar w:fldCharType="end"/>
            </w:r>
            <w:r w:rsidRPr="00A85D07">
              <w:rPr>
                <w:rStyle w:val="Hyperlink"/>
                <w:noProof/>
              </w:rPr>
              <w:fldChar w:fldCharType="end"/>
            </w:r>
          </w:ins>
        </w:p>
        <w:p w14:paraId="0B7C8595" w14:textId="62E09189" w:rsidR="00DB52DC" w:rsidRDefault="00DB52DC">
          <w:pPr>
            <w:pStyle w:val="TOC2"/>
            <w:tabs>
              <w:tab w:val="right" w:leader="dot" w:pos="9350"/>
            </w:tabs>
            <w:rPr>
              <w:ins w:id="162" w:author="David Conklin" w:date="2022-03-24T09:02:00Z"/>
              <w:rFonts w:eastAsiaTheme="minorEastAsia"/>
              <w:noProof/>
            </w:rPr>
          </w:pPr>
          <w:ins w:id="16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"_Toc99005036"</w:instrText>
            </w:r>
            <w:r w:rsidRPr="00A85D07">
              <w:rPr>
                <w:rStyle w:val="Hyperlink"/>
                <w:noProof/>
              </w:rPr>
              <w:instrText xml:space="preserve"> </w:instrText>
            </w:r>
            <w:r w:rsidRPr="00A85D07">
              <w:rPr>
                <w:rStyle w:val="Hyperlink"/>
                <w:noProof/>
              </w:rPr>
              <w:fldChar w:fldCharType="separate"/>
            </w:r>
            <w:r w:rsidRPr="00A85D07">
              <w:rPr>
                <w:rStyle w:val="Hyperlink"/>
                <w:noProof/>
              </w:rPr>
              <w:t>Daily water mass and energy balance</w:t>
            </w:r>
            <w:r>
              <w:rPr>
                <w:noProof/>
                <w:webHidden/>
              </w:rPr>
              <w:tab/>
            </w:r>
            <w:r>
              <w:rPr>
                <w:noProof/>
                <w:webHidden/>
              </w:rPr>
              <w:fldChar w:fldCharType="begin"/>
            </w:r>
            <w:r>
              <w:rPr>
                <w:noProof/>
                <w:webHidden/>
              </w:rPr>
              <w:instrText xml:space="preserve"> PAGEREF _Toc99005036 \h </w:instrText>
            </w:r>
          </w:ins>
          <w:r>
            <w:rPr>
              <w:noProof/>
              <w:webHidden/>
            </w:rPr>
          </w:r>
          <w:r>
            <w:rPr>
              <w:noProof/>
              <w:webHidden/>
            </w:rPr>
            <w:fldChar w:fldCharType="separate"/>
          </w:r>
          <w:ins w:id="164" w:author="David Conklin" w:date="2022-03-24T09:02:00Z">
            <w:r>
              <w:rPr>
                <w:noProof/>
                <w:webHidden/>
              </w:rPr>
              <w:t>32</w:t>
            </w:r>
            <w:r>
              <w:rPr>
                <w:noProof/>
                <w:webHidden/>
              </w:rPr>
              <w:fldChar w:fldCharType="end"/>
            </w:r>
            <w:r w:rsidRPr="00A85D07">
              <w:rPr>
                <w:rStyle w:val="Hyperlink"/>
                <w:noProof/>
              </w:rPr>
              <w:fldChar w:fldCharType="end"/>
            </w:r>
          </w:ins>
        </w:p>
        <w:p w14:paraId="431D553C" w14:textId="20E89F56" w:rsidR="00DB52DC" w:rsidRDefault="00DB52DC">
          <w:pPr>
            <w:pStyle w:val="TOC2"/>
            <w:tabs>
              <w:tab w:val="right" w:leader="dot" w:pos="9350"/>
            </w:tabs>
            <w:rPr>
              <w:ins w:id="165" w:author="David Conklin" w:date="2022-03-24T09:02:00Z"/>
              <w:rFonts w:eastAsiaTheme="minorEastAsia"/>
              <w:noProof/>
            </w:rPr>
          </w:pPr>
          <w:ins w:id="166"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"_Toc99005037"</w:instrText>
            </w:r>
            <w:r w:rsidRPr="00A85D07">
              <w:rPr>
                <w:rStyle w:val="Hyperlink"/>
                <w:noProof/>
              </w:rPr>
              <w:instrText xml:space="preserve"> </w:instrText>
            </w:r>
            <w:r w:rsidRPr="00A85D07">
              <w:rPr>
                <w:rStyle w:val="Hyperlink"/>
                <w:noProof/>
              </w:rPr>
              <w:fldChar w:fldCharType="separate"/>
            </w:r>
            <w:r w:rsidRPr="00A85D07">
              <w:rPr>
                <w:rStyle w:val="Hyperlink"/>
                <w:noProof/>
              </w:rPr>
              <w:t>Estimating the rate of flow in a stream reach</w:t>
            </w:r>
            <w:r>
              <w:rPr>
                <w:noProof/>
                <w:webHidden/>
              </w:rPr>
              <w:tab/>
            </w:r>
            <w:r>
              <w:rPr>
                <w:noProof/>
                <w:webHidden/>
              </w:rPr>
              <w:fldChar w:fldCharType="begin"/>
            </w:r>
            <w:r>
              <w:rPr>
                <w:noProof/>
                <w:webHidden/>
              </w:rPr>
              <w:instrText xml:space="preserve"> PAGEREF _Toc99005037 \h </w:instrText>
            </w:r>
          </w:ins>
          <w:r>
            <w:rPr>
              <w:noProof/>
              <w:webHidden/>
            </w:rPr>
          </w:r>
          <w:r>
            <w:rPr>
              <w:noProof/>
              <w:webHidden/>
            </w:rPr>
            <w:fldChar w:fldCharType="separate"/>
          </w:r>
          <w:ins w:id="167" w:author="David Conklin" w:date="2022-03-24T09:02:00Z">
            <w:r>
              <w:rPr>
                <w:noProof/>
                <w:webHidden/>
              </w:rPr>
              <w:t>34</w:t>
            </w:r>
            <w:r>
              <w:rPr>
                <w:noProof/>
                <w:webHidden/>
              </w:rPr>
              <w:fldChar w:fldCharType="end"/>
            </w:r>
            <w:r w:rsidRPr="00A85D07">
              <w:rPr>
                <w:rStyle w:val="Hyperlink"/>
                <w:noProof/>
              </w:rPr>
              <w:fldChar w:fldCharType="end"/>
            </w:r>
          </w:ins>
        </w:p>
        <w:p w14:paraId="575BA9CD" w14:textId="44F907D5" w:rsidR="00DB52DC" w:rsidRDefault="00DB52DC">
          <w:pPr>
            <w:pStyle w:val="TOC2"/>
            <w:tabs>
              <w:tab w:val="right" w:leader="dot" w:pos="9350"/>
            </w:tabs>
            <w:rPr>
              <w:ins w:id="168" w:author="David Conklin" w:date="2022-03-24T09:02:00Z"/>
              <w:rFonts w:eastAsiaTheme="minorEastAsia"/>
              <w:noProof/>
            </w:rPr>
          </w:pPr>
          <w:ins w:id="16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"_Toc99005038"</w:instrText>
            </w:r>
            <w:r w:rsidRPr="00A85D07">
              <w:rPr>
                <w:rStyle w:val="Hyperlink"/>
                <w:noProof/>
              </w:rPr>
              <w:instrText xml:space="preserve"> </w:instrText>
            </w:r>
            <w:r w:rsidRPr="00A85D07">
              <w:rPr>
                <w:rStyle w:val="Hyperlink"/>
                <w:noProof/>
              </w:rPr>
              <w:fldChar w:fldCharType="separate"/>
            </w:r>
            <w:r w:rsidRPr="00A85D07">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_Toc99005038 \h </w:instrText>
            </w:r>
          </w:ins>
          <w:r>
            <w:rPr>
              <w:noProof/>
              <w:webHidden/>
            </w:rPr>
          </w:r>
          <w:r>
            <w:rPr>
              <w:noProof/>
              <w:webHidden/>
            </w:rPr>
            <w:fldChar w:fldCharType="separate"/>
          </w:r>
          <w:ins w:id="170" w:author="David Conklin" w:date="2022-03-24T09:02:00Z">
            <w:r>
              <w:rPr>
                <w:noProof/>
                <w:webHidden/>
              </w:rPr>
              <w:t>36</w:t>
            </w:r>
            <w:r>
              <w:rPr>
                <w:noProof/>
                <w:webHidden/>
              </w:rPr>
              <w:fldChar w:fldCharType="end"/>
            </w:r>
            <w:r w:rsidRPr="00A85D07">
              <w:rPr>
                <w:rStyle w:val="Hyperlink"/>
                <w:noProof/>
              </w:rPr>
              <w:fldChar w:fldCharType="end"/>
            </w:r>
          </w:ins>
        </w:p>
        <w:p w14:paraId="728DF07E" w14:textId="41A706E6" w:rsidR="00DB52DC" w:rsidRDefault="00DB52DC">
          <w:pPr>
            <w:pStyle w:val="TOC2"/>
            <w:tabs>
              <w:tab w:val="right" w:leader="dot" w:pos="9350"/>
            </w:tabs>
            <w:rPr>
              <w:ins w:id="171" w:author="David Conklin" w:date="2022-03-24T09:02:00Z"/>
              <w:rFonts w:eastAsiaTheme="minorEastAsia"/>
              <w:noProof/>
            </w:rPr>
          </w:pPr>
          <w:ins w:id="172"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"_Toc99005039"</w:instrText>
            </w:r>
            <w:r w:rsidRPr="00A85D07">
              <w:rPr>
                <w:rStyle w:val="Hyperlink"/>
                <w:noProof/>
              </w:rPr>
              <w:instrText xml:space="preserve"> </w:instrText>
            </w:r>
            <w:r w:rsidRPr="00A85D07">
              <w:rPr>
                <w:rStyle w:val="Hyperlink"/>
                <w:noProof/>
              </w:rPr>
              <w:fldChar w:fldCharType="separate"/>
            </w:r>
            <w:r w:rsidRPr="00A85D07">
              <w:rPr>
                <w:rStyle w:val="Hyperlink"/>
                <w:noProof/>
              </w:rPr>
              <w:t>Water temperature from thermal energy</w:t>
            </w:r>
            <w:r>
              <w:rPr>
                <w:noProof/>
                <w:webHidden/>
              </w:rPr>
              <w:tab/>
            </w:r>
            <w:r>
              <w:rPr>
                <w:noProof/>
                <w:webHidden/>
              </w:rPr>
              <w:fldChar w:fldCharType="begin"/>
            </w:r>
            <w:r>
              <w:rPr>
                <w:noProof/>
                <w:webHidden/>
              </w:rPr>
              <w:instrText xml:space="preserve"> PAGEREF _Toc99005039 \h </w:instrText>
            </w:r>
          </w:ins>
          <w:r>
            <w:rPr>
              <w:noProof/>
              <w:webHidden/>
            </w:rPr>
          </w:r>
          <w:r>
            <w:rPr>
              <w:noProof/>
              <w:webHidden/>
            </w:rPr>
            <w:fldChar w:fldCharType="separate"/>
          </w:r>
          <w:ins w:id="173" w:author="David Conklin" w:date="2022-03-24T09:02:00Z">
            <w:r>
              <w:rPr>
                <w:noProof/>
                <w:webHidden/>
              </w:rPr>
              <w:t>37</w:t>
            </w:r>
            <w:r>
              <w:rPr>
                <w:noProof/>
                <w:webHidden/>
              </w:rPr>
              <w:fldChar w:fldCharType="end"/>
            </w:r>
            <w:r w:rsidRPr="00A85D07">
              <w:rPr>
                <w:rStyle w:val="Hyperlink"/>
                <w:noProof/>
              </w:rPr>
              <w:fldChar w:fldCharType="end"/>
            </w:r>
          </w:ins>
        </w:p>
        <w:p w14:paraId="4A4FF581" w14:textId="0294DA11" w:rsidR="00DB52DC" w:rsidRDefault="00DB52DC">
          <w:pPr>
            <w:pStyle w:val="TOC2"/>
            <w:tabs>
              <w:tab w:val="right" w:leader="dot" w:pos="9350"/>
            </w:tabs>
            <w:rPr>
              <w:ins w:id="174" w:author="David Conklin" w:date="2022-03-24T09:02:00Z"/>
              <w:rFonts w:eastAsiaTheme="minorEastAsia"/>
              <w:noProof/>
            </w:rPr>
          </w:pPr>
          <w:ins w:id="17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"_Toc99005040"</w:instrText>
            </w:r>
            <w:r w:rsidRPr="00A85D07">
              <w:rPr>
                <w:rStyle w:val="Hyperlink"/>
                <w:noProof/>
              </w:rPr>
              <w:instrText xml:space="preserve"> </w:instrText>
            </w:r>
            <w:r w:rsidRPr="00A85D07">
              <w:rPr>
                <w:rStyle w:val="Hyperlink"/>
                <w:noProof/>
              </w:rPr>
              <w:fldChar w:fldCharType="separate"/>
            </w:r>
            <w:r w:rsidRPr="00A85D07">
              <w:rPr>
                <w:rStyle w:val="Hyperlink"/>
                <w:noProof/>
              </w:rPr>
              <w:t>Boundary conditions for stream water temperature</w:t>
            </w:r>
            <w:r>
              <w:rPr>
                <w:noProof/>
                <w:webHidden/>
              </w:rPr>
              <w:tab/>
            </w:r>
            <w:r>
              <w:rPr>
                <w:noProof/>
                <w:webHidden/>
              </w:rPr>
              <w:fldChar w:fldCharType="begin"/>
            </w:r>
            <w:r>
              <w:rPr>
                <w:noProof/>
                <w:webHidden/>
              </w:rPr>
              <w:instrText xml:space="preserve"> PAGEREF _Toc99005040 \h </w:instrText>
            </w:r>
          </w:ins>
          <w:r>
            <w:rPr>
              <w:noProof/>
              <w:webHidden/>
            </w:rPr>
          </w:r>
          <w:r>
            <w:rPr>
              <w:noProof/>
              <w:webHidden/>
            </w:rPr>
            <w:fldChar w:fldCharType="separate"/>
          </w:r>
          <w:ins w:id="176" w:author="David Conklin" w:date="2022-03-24T09:02:00Z">
            <w:r>
              <w:rPr>
                <w:noProof/>
                <w:webHidden/>
              </w:rPr>
              <w:t>37</w:t>
            </w:r>
            <w:r>
              <w:rPr>
                <w:noProof/>
                <w:webHidden/>
              </w:rPr>
              <w:fldChar w:fldCharType="end"/>
            </w:r>
            <w:r w:rsidRPr="00A85D07">
              <w:rPr>
                <w:rStyle w:val="Hyperlink"/>
                <w:noProof/>
              </w:rPr>
              <w:fldChar w:fldCharType="end"/>
            </w:r>
          </w:ins>
        </w:p>
        <w:p w14:paraId="788A26B5" w14:textId="7C1B34EC" w:rsidR="00DB52DC" w:rsidRDefault="00DB52DC">
          <w:pPr>
            <w:pStyle w:val="TOC2"/>
            <w:tabs>
              <w:tab w:val="right" w:leader="dot" w:pos="9350"/>
            </w:tabs>
            <w:rPr>
              <w:ins w:id="177" w:author="David Conklin" w:date="2022-03-24T09:02:00Z"/>
              <w:rFonts w:eastAsiaTheme="minorEastAsia"/>
              <w:noProof/>
            </w:rPr>
          </w:pPr>
          <w:ins w:id="178"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"_Toc99005041"</w:instrText>
            </w:r>
            <w:r w:rsidRPr="00A85D07">
              <w:rPr>
                <w:rStyle w:val="Hyperlink"/>
                <w:noProof/>
              </w:rPr>
              <w:instrText xml:space="preserve"> </w:instrText>
            </w:r>
            <w:r w:rsidRPr="00A85D07">
              <w:rPr>
                <w:rStyle w:val="Hyperlink"/>
                <w:noProof/>
              </w:rPr>
              <w:fldChar w:fldCharType="separate"/>
            </w:r>
            <w:r w:rsidRPr="00A85D07">
              <w:rPr>
                <w:rStyle w:val="Hyperlink"/>
                <w:noProof/>
              </w:rPr>
              <w:t>Thermal stratification in reservoirs</w:t>
            </w:r>
            <w:r>
              <w:rPr>
                <w:noProof/>
                <w:webHidden/>
              </w:rPr>
              <w:tab/>
            </w:r>
            <w:r>
              <w:rPr>
                <w:noProof/>
                <w:webHidden/>
              </w:rPr>
              <w:fldChar w:fldCharType="begin"/>
            </w:r>
            <w:r>
              <w:rPr>
                <w:noProof/>
                <w:webHidden/>
              </w:rPr>
              <w:instrText xml:space="preserve"> PAGEREF _Toc99005041 \h </w:instrText>
            </w:r>
          </w:ins>
          <w:r>
            <w:rPr>
              <w:noProof/>
              <w:webHidden/>
            </w:rPr>
          </w:r>
          <w:r>
            <w:rPr>
              <w:noProof/>
              <w:webHidden/>
            </w:rPr>
            <w:fldChar w:fldCharType="separate"/>
          </w:r>
          <w:ins w:id="179" w:author="David Conklin" w:date="2022-03-24T09:02:00Z">
            <w:r>
              <w:rPr>
                <w:noProof/>
                <w:webHidden/>
              </w:rPr>
              <w:t>38</w:t>
            </w:r>
            <w:r>
              <w:rPr>
                <w:noProof/>
                <w:webHidden/>
              </w:rPr>
              <w:fldChar w:fldCharType="end"/>
            </w:r>
            <w:r w:rsidRPr="00A85D07">
              <w:rPr>
                <w:rStyle w:val="Hyperlink"/>
                <w:noProof/>
              </w:rPr>
              <w:fldChar w:fldCharType="end"/>
            </w:r>
          </w:ins>
        </w:p>
        <w:p w14:paraId="66FBED94" w14:textId="2BF5FEDA" w:rsidR="00DB52DC" w:rsidRDefault="00DB52DC">
          <w:pPr>
            <w:pStyle w:val="TOC2"/>
            <w:tabs>
              <w:tab w:val="right" w:leader="dot" w:pos="9350"/>
            </w:tabs>
            <w:rPr>
              <w:ins w:id="180" w:author="David Conklin" w:date="2022-03-24T09:02:00Z"/>
              <w:rFonts w:eastAsiaTheme="minorEastAsia"/>
              <w:noProof/>
            </w:rPr>
          </w:pPr>
          <w:ins w:id="18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"_Toc99005042"</w:instrText>
            </w:r>
            <w:r w:rsidRPr="00A85D07">
              <w:rPr>
                <w:rStyle w:val="Hyperlink"/>
                <w:noProof/>
              </w:rPr>
              <w:instrText xml:space="preserve"> </w:instrText>
            </w:r>
            <w:r w:rsidRPr="00A85D07">
              <w:rPr>
                <w:rStyle w:val="Hyperlink"/>
                <w:noProof/>
              </w:rPr>
              <w:fldChar w:fldCharType="separate"/>
            </w:r>
            <w:r w:rsidRPr="00A85D07">
              <w:rPr>
                <w:rStyle w:val="Hyperlink"/>
                <w:noProof/>
              </w:rPr>
              <w:t>Thermal loading</w:t>
            </w:r>
            <w:r>
              <w:rPr>
                <w:noProof/>
                <w:webHidden/>
              </w:rPr>
              <w:tab/>
            </w:r>
            <w:r>
              <w:rPr>
                <w:noProof/>
                <w:webHidden/>
              </w:rPr>
              <w:fldChar w:fldCharType="begin"/>
            </w:r>
            <w:r>
              <w:rPr>
                <w:noProof/>
                <w:webHidden/>
              </w:rPr>
              <w:instrText xml:space="preserve"> PAGEREF _Toc99005042 \h </w:instrText>
            </w:r>
          </w:ins>
          <w:r>
            <w:rPr>
              <w:noProof/>
              <w:webHidden/>
            </w:rPr>
          </w:r>
          <w:r>
            <w:rPr>
              <w:noProof/>
              <w:webHidden/>
            </w:rPr>
            <w:fldChar w:fldCharType="separate"/>
          </w:r>
          <w:ins w:id="182" w:author="David Conklin" w:date="2022-03-24T09:02:00Z">
            <w:r>
              <w:rPr>
                <w:noProof/>
                <w:webHidden/>
              </w:rPr>
              <w:t>38</w:t>
            </w:r>
            <w:r>
              <w:rPr>
                <w:noProof/>
                <w:webHidden/>
              </w:rPr>
              <w:fldChar w:fldCharType="end"/>
            </w:r>
            <w:r w:rsidRPr="00A85D07">
              <w:rPr>
                <w:rStyle w:val="Hyperlink"/>
                <w:noProof/>
              </w:rPr>
              <w:fldChar w:fldCharType="end"/>
            </w:r>
          </w:ins>
        </w:p>
        <w:p w14:paraId="69D64278" w14:textId="69AF9ADD" w:rsidR="00DB52DC" w:rsidRDefault="00DB52DC">
          <w:pPr>
            <w:pStyle w:val="TOC1"/>
            <w:tabs>
              <w:tab w:val="right" w:leader="dot" w:pos="9350"/>
            </w:tabs>
            <w:rPr>
              <w:ins w:id="183" w:author="David Conklin" w:date="2022-03-24T09:02:00Z"/>
              <w:rFonts w:eastAsiaTheme="minorEastAsia"/>
              <w:noProof/>
            </w:rPr>
          </w:pPr>
          <w:ins w:id="184"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"_Toc99005043"</w:instrText>
            </w:r>
            <w:r w:rsidRPr="00A85D07">
              <w:rPr>
                <w:rStyle w:val="Hyperlink"/>
                <w:noProof/>
              </w:rPr>
              <w:instrText xml:space="preserve"> </w:instrText>
            </w:r>
            <w:r w:rsidRPr="00A85D07">
              <w:rPr>
                <w:rStyle w:val="Hyperlink"/>
                <w:noProof/>
              </w:rPr>
              <w:fldChar w:fldCharType="separate"/>
            </w:r>
            <w:r w:rsidRPr="00A85D07">
              <w:rPr>
                <w:rStyle w:val="Hyperlink"/>
                <w:noProof/>
              </w:rPr>
              <w:t>Reservoirs</w:t>
            </w:r>
            <w:r>
              <w:rPr>
                <w:noProof/>
                <w:webHidden/>
              </w:rPr>
              <w:tab/>
            </w:r>
            <w:r>
              <w:rPr>
                <w:noProof/>
                <w:webHidden/>
              </w:rPr>
              <w:fldChar w:fldCharType="begin"/>
            </w:r>
            <w:r>
              <w:rPr>
                <w:noProof/>
                <w:webHidden/>
              </w:rPr>
              <w:instrText xml:space="preserve"> PAGEREF _Toc99005043 \h </w:instrText>
            </w:r>
          </w:ins>
          <w:r>
            <w:rPr>
              <w:noProof/>
              <w:webHidden/>
            </w:rPr>
          </w:r>
          <w:r>
            <w:rPr>
              <w:noProof/>
              <w:webHidden/>
            </w:rPr>
            <w:fldChar w:fldCharType="separate"/>
          </w:r>
          <w:ins w:id="185" w:author="David Conklin" w:date="2022-03-24T09:02:00Z">
            <w:r>
              <w:rPr>
                <w:noProof/>
                <w:webHidden/>
              </w:rPr>
              <w:t>39</w:t>
            </w:r>
            <w:r>
              <w:rPr>
                <w:noProof/>
                <w:webHidden/>
              </w:rPr>
              <w:fldChar w:fldCharType="end"/>
            </w:r>
            <w:r w:rsidRPr="00A85D07">
              <w:rPr>
                <w:rStyle w:val="Hyperlink"/>
                <w:noProof/>
              </w:rPr>
              <w:fldChar w:fldCharType="end"/>
            </w:r>
          </w:ins>
        </w:p>
        <w:p w14:paraId="5BC0F186" w14:textId="0094177C" w:rsidR="00DB52DC" w:rsidRDefault="00DB52DC">
          <w:pPr>
            <w:pStyle w:val="TOC2"/>
            <w:tabs>
              <w:tab w:val="right" w:leader="dot" w:pos="9350"/>
            </w:tabs>
            <w:rPr>
              <w:ins w:id="186" w:author="David Conklin" w:date="2022-03-24T09:02:00Z"/>
              <w:rFonts w:eastAsiaTheme="minorEastAsia"/>
              <w:noProof/>
            </w:rPr>
          </w:pPr>
          <w:ins w:id="18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"_Toc99005044"</w:instrText>
            </w:r>
            <w:r w:rsidRPr="00A85D07">
              <w:rPr>
                <w:rStyle w:val="Hyperlink"/>
                <w:noProof/>
              </w:rPr>
              <w:instrText xml:space="preserve"> </w:instrText>
            </w:r>
            <w:r w:rsidRPr="00A85D07">
              <w:rPr>
                <w:rStyle w:val="Hyperlink"/>
                <w:noProof/>
              </w:rPr>
              <w:fldChar w:fldCharType="separate"/>
            </w:r>
            <w:r w:rsidRPr="00A85D07">
              <w:rPr>
                <w:rStyle w:val="Hyperlink"/>
                <w:noProof/>
              </w:rPr>
              <w:t>Reservoir data</w:t>
            </w:r>
            <w:r>
              <w:rPr>
                <w:noProof/>
                <w:webHidden/>
              </w:rPr>
              <w:tab/>
            </w:r>
            <w:r>
              <w:rPr>
                <w:noProof/>
                <w:webHidden/>
              </w:rPr>
              <w:fldChar w:fldCharType="begin"/>
            </w:r>
            <w:r>
              <w:rPr>
                <w:noProof/>
                <w:webHidden/>
              </w:rPr>
              <w:instrText xml:space="preserve"> PAGEREF _Toc99005044 \h </w:instrText>
            </w:r>
          </w:ins>
          <w:r>
            <w:rPr>
              <w:noProof/>
              <w:webHidden/>
            </w:rPr>
          </w:r>
          <w:r>
            <w:rPr>
              <w:noProof/>
              <w:webHidden/>
            </w:rPr>
            <w:fldChar w:fldCharType="separate"/>
          </w:r>
          <w:ins w:id="188" w:author="David Conklin" w:date="2022-03-24T09:02:00Z">
            <w:r>
              <w:rPr>
                <w:noProof/>
                <w:webHidden/>
              </w:rPr>
              <w:t>40</w:t>
            </w:r>
            <w:r>
              <w:rPr>
                <w:noProof/>
                <w:webHidden/>
              </w:rPr>
              <w:fldChar w:fldCharType="end"/>
            </w:r>
            <w:r w:rsidRPr="00A85D07">
              <w:rPr>
                <w:rStyle w:val="Hyperlink"/>
                <w:noProof/>
              </w:rPr>
              <w:fldChar w:fldCharType="end"/>
            </w:r>
          </w:ins>
        </w:p>
        <w:p w14:paraId="13FE8C28" w14:textId="126E36F8" w:rsidR="00DB52DC" w:rsidRDefault="00DB52DC">
          <w:pPr>
            <w:pStyle w:val="TOC2"/>
            <w:tabs>
              <w:tab w:val="right" w:leader="dot" w:pos="9350"/>
            </w:tabs>
            <w:rPr>
              <w:ins w:id="189" w:author="David Conklin" w:date="2022-03-24T09:02:00Z"/>
              <w:rFonts w:eastAsiaTheme="minorEastAsia"/>
              <w:noProof/>
            </w:rPr>
          </w:pPr>
          <w:ins w:id="190"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"_Toc99005045"</w:instrText>
            </w:r>
            <w:r w:rsidRPr="00A85D07">
              <w:rPr>
                <w:rStyle w:val="Hyperlink"/>
                <w:noProof/>
              </w:rPr>
              <w:instrText xml:space="preserve"> </w:instrText>
            </w:r>
            <w:r w:rsidRPr="00A85D07">
              <w:rPr>
                <w:rStyle w:val="Hyperlink"/>
                <w:noProof/>
              </w:rPr>
              <w:fldChar w:fldCharType="separate"/>
            </w:r>
            <w:r w:rsidRPr="00A85D07">
              <w:rPr>
                <w:rStyle w:val="Hyperlink"/>
                <w:noProof/>
              </w:rPr>
              <w:t>Reservoir data sources</w:t>
            </w:r>
            <w:r>
              <w:rPr>
                <w:noProof/>
                <w:webHidden/>
              </w:rPr>
              <w:tab/>
            </w:r>
            <w:r>
              <w:rPr>
                <w:noProof/>
                <w:webHidden/>
              </w:rPr>
              <w:fldChar w:fldCharType="begin"/>
            </w:r>
            <w:r>
              <w:rPr>
                <w:noProof/>
                <w:webHidden/>
              </w:rPr>
              <w:instrText xml:space="preserve"> PAGEREF _Toc99005045 \h </w:instrText>
            </w:r>
          </w:ins>
          <w:r>
            <w:rPr>
              <w:noProof/>
              <w:webHidden/>
            </w:rPr>
          </w:r>
          <w:r>
            <w:rPr>
              <w:noProof/>
              <w:webHidden/>
            </w:rPr>
            <w:fldChar w:fldCharType="separate"/>
          </w:r>
          <w:ins w:id="191" w:author="David Conklin" w:date="2022-03-24T09:02:00Z">
            <w:r>
              <w:rPr>
                <w:noProof/>
                <w:webHidden/>
              </w:rPr>
              <w:t>42</w:t>
            </w:r>
            <w:r>
              <w:rPr>
                <w:noProof/>
                <w:webHidden/>
              </w:rPr>
              <w:fldChar w:fldCharType="end"/>
            </w:r>
            <w:r w:rsidRPr="00A85D07">
              <w:rPr>
                <w:rStyle w:val="Hyperlink"/>
                <w:noProof/>
              </w:rPr>
              <w:fldChar w:fldCharType="end"/>
            </w:r>
          </w:ins>
        </w:p>
        <w:p w14:paraId="27539248" w14:textId="0ADAC2C5" w:rsidR="00DB52DC" w:rsidRDefault="00DB52DC">
          <w:pPr>
            <w:pStyle w:val="TOC1"/>
            <w:tabs>
              <w:tab w:val="right" w:leader="dot" w:pos="9350"/>
            </w:tabs>
            <w:rPr>
              <w:ins w:id="192" w:author="David Conklin" w:date="2022-03-24T09:02:00Z"/>
              <w:rFonts w:eastAsiaTheme="minorEastAsia"/>
              <w:noProof/>
            </w:rPr>
          </w:pPr>
          <w:ins w:id="19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"_Toc99005046"</w:instrText>
            </w:r>
            <w:r w:rsidRPr="00A85D07">
              <w:rPr>
                <w:rStyle w:val="Hyperlink"/>
                <w:noProof/>
              </w:rPr>
              <w:instrText xml:space="preserve"> </w:instrText>
            </w:r>
            <w:r w:rsidRPr="00A85D07">
              <w:rPr>
                <w:rStyle w:val="Hyperlink"/>
                <w:noProof/>
              </w:rPr>
              <w:fldChar w:fldCharType="separate"/>
            </w:r>
            <w:r w:rsidRPr="00A85D07">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_Toc99005046 \h </w:instrText>
            </w:r>
          </w:ins>
          <w:r>
            <w:rPr>
              <w:noProof/>
              <w:webHidden/>
            </w:rPr>
          </w:r>
          <w:r>
            <w:rPr>
              <w:noProof/>
              <w:webHidden/>
            </w:rPr>
            <w:fldChar w:fldCharType="separate"/>
          </w:r>
          <w:ins w:id="194" w:author="David Conklin" w:date="2022-03-24T09:02:00Z">
            <w:r>
              <w:rPr>
                <w:noProof/>
                <w:webHidden/>
              </w:rPr>
              <w:t>42</w:t>
            </w:r>
            <w:r>
              <w:rPr>
                <w:noProof/>
                <w:webHidden/>
              </w:rPr>
              <w:fldChar w:fldCharType="end"/>
            </w:r>
            <w:r w:rsidRPr="00A85D07">
              <w:rPr>
                <w:rStyle w:val="Hyperlink"/>
                <w:noProof/>
              </w:rPr>
              <w:fldChar w:fldCharType="end"/>
            </w:r>
          </w:ins>
        </w:p>
        <w:p w14:paraId="4C1F8D07" w14:textId="759CF85F" w:rsidR="00DB52DC" w:rsidRDefault="00DB52DC">
          <w:pPr>
            <w:pStyle w:val="TOC2"/>
            <w:tabs>
              <w:tab w:val="right" w:leader="dot" w:pos="9350"/>
            </w:tabs>
            <w:rPr>
              <w:ins w:id="195" w:author="David Conklin" w:date="2022-03-24T09:02:00Z"/>
              <w:rFonts w:eastAsiaTheme="minorEastAsia"/>
              <w:noProof/>
            </w:rPr>
          </w:pPr>
          <w:ins w:id="196"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"_Toc99005047"</w:instrText>
            </w:r>
            <w:r w:rsidRPr="00A85D07">
              <w:rPr>
                <w:rStyle w:val="Hyperlink"/>
                <w:noProof/>
              </w:rPr>
              <w:instrText xml:space="preserve"> </w:instrText>
            </w:r>
            <w:r w:rsidRPr="00A85D07">
              <w:rPr>
                <w:rStyle w:val="Hyperlink"/>
                <w:noProof/>
              </w:rPr>
              <w:fldChar w:fldCharType="separate"/>
            </w:r>
            <w:r w:rsidRPr="00A85D07">
              <w:rPr>
                <w:rStyle w:val="Hyperlink"/>
                <w:noProof/>
              </w:rPr>
              <w:t>Limitations of subbasin simulations</w:t>
            </w:r>
            <w:r>
              <w:rPr>
                <w:noProof/>
                <w:webHidden/>
              </w:rPr>
              <w:tab/>
            </w:r>
            <w:r>
              <w:rPr>
                <w:noProof/>
                <w:webHidden/>
              </w:rPr>
              <w:fldChar w:fldCharType="begin"/>
            </w:r>
            <w:r>
              <w:rPr>
                <w:noProof/>
                <w:webHidden/>
              </w:rPr>
              <w:instrText xml:space="preserve"> PAGEREF _Toc99005047 \h </w:instrText>
            </w:r>
          </w:ins>
          <w:r>
            <w:rPr>
              <w:noProof/>
              <w:webHidden/>
            </w:rPr>
          </w:r>
          <w:r>
            <w:rPr>
              <w:noProof/>
              <w:webHidden/>
            </w:rPr>
            <w:fldChar w:fldCharType="separate"/>
          </w:r>
          <w:ins w:id="197" w:author="David Conklin" w:date="2022-03-24T09:02:00Z">
            <w:r>
              <w:rPr>
                <w:noProof/>
                <w:webHidden/>
              </w:rPr>
              <w:t>44</w:t>
            </w:r>
            <w:r>
              <w:rPr>
                <w:noProof/>
                <w:webHidden/>
              </w:rPr>
              <w:fldChar w:fldCharType="end"/>
            </w:r>
            <w:r w:rsidRPr="00A85D07">
              <w:rPr>
                <w:rStyle w:val="Hyperlink"/>
                <w:noProof/>
              </w:rPr>
              <w:fldChar w:fldCharType="end"/>
            </w:r>
          </w:ins>
        </w:p>
        <w:p w14:paraId="71721A36" w14:textId="5384DAF8" w:rsidR="00DB52DC" w:rsidRDefault="00DB52DC">
          <w:pPr>
            <w:pStyle w:val="TOC1"/>
            <w:tabs>
              <w:tab w:val="right" w:leader="dot" w:pos="9350"/>
            </w:tabs>
            <w:rPr>
              <w:ins w:id="198" w:author="David Conklin" w:date="2022-03-24T09:02:00Z"/>
              <w:rFonts w:eastAsiaTheme="minorEastAsia"/>
              <w:noProof/>
            </w:rPr>
          </w:pPr>
          <w:ins w:id="19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"_Toc99005048"</w:instrText>
            </w:r>
            <w:r w:rsidRPr="00A85D07">
              <w:rPr>
                <w:rStyle w:val="Hyperlink"/>
                <w:noProof/>
              </w:rPr>
              <w:instrText xml:space="preserve"> </w:instrText>
            </w:r>
            <w:r w:rsidRPr="00A85D07">
              <w:rPr>
                <w:rStyle w:val="Hyperlink"/>
                <w:noProof/>
              </w:rPr>
              <w:fldChar w:fldCharType="separate"/>
            </w:r>
            <w:r w:rsidRPr="00A85D07">
              <w:rPr>
                <w:rStyle w:val="Hyperlink"/>
                <w:noProof/>
              </w:rPr>
              <w:t>Calibration procedure</w:t>
            </w:r>
            <w:r>
              <w:rPr>
                <w:noProof/>
                <w:webHidden/>
              </w:rPr>
              <w:tab/>
            </w:r>
            <w:r>
              <w:rPr>
                <w:noProof/>
                <w:webHidden/>
              </w:rPr>
              <w:fldChar w:fldCharType="begin"/>
            </w:r>
            <w:r>
              <w:rPr>
                <w:noProof/>
                <w:webHidden/>
              </w:rPr>
              <w:instrText xml:space="preserve"> PAGEREF _Toc99005048 \h </w:instrText>
            </w:r>
          </w:ins>
          <w:r>
            <w:rPr>
              <w:noProof/>
              <w:webHidden/>
            </w:rPr>
          </w:r>
          <w:r>
            <w:rPr>
              <w:noProof/>
              <w:webHidden/>
            </w:rPr>
            <w:fldChar w:fldCharType="separate"/>
          </w:r>
          <w:ins w:id="200" w:author="David Conklin" w:date="2022-03-24T09:02:00Z">
            <w:r>
              <w:rPr>
                <w:noProof/>
                <w:webHidden/>
              </w:rPr>
              <w:t>44</w:t>
            </w:r>
            <w:r>
              <w:rPr>
                <w:noProof/>
                <w:webHidden/>
              </w:rPr>
              <w:fldChar w:fldCharType="end"/>
            </w:r>
            <w:r w:rsidRPr="00A85D07">
              <w:rPr>
                <w:rStyle w:val="Hyperlink"/>
                <w:noProof/>
              </w:rPr>
              <w:fldChar w:fldCharType="end"/>
            </w:r>
          </w:ins>
        </w:p>
        <w:p w14:paraId="41646D32" w14:textId="183510C5" w:rsidR="00DB52DC" w:rsidRDefault="00DB52DC">
          <w:pPr>
            <w:pStyle w:val="TOC2"/>
            <w:tabs>
              <w:tab w:val="right" w:leader="dot" w:pos="9350"/>
            </w:tabs>
            <w:rPr>
              <w:ins w:id="201" w:author="David Conklin" w:date="2022-03-24T09:02:00Z"/>
              <w:rFonts w:eastAsiaTheme="minorEastAsia"/>
              <w:noProof/>
            </w:rPr>
          </w:pPr>
          <w:ins w:id="202" w:author="David Conklin" w:date="2022-03-24T09:02:00Z">
            <w:r w:rsidRPr="00A85D07">
              <w:rPr>
                <w:rStyle w:val="Hyperlink"/>
                <w:noProof/>
              </w:rPr>
              <w:lastRenderedPageBreak/>
              <w:fldChar w:fldCharType="begin"/>
            </w:r>
            <w:r w:rsidRPr="00A85D07">
              <w:rPr>
                <w:rStyle w:val="Hyperlink"/>
                <w:noProof/>
              </w:rPr>
              <w:instrText xml:space="preserve"> </w:instrText>
            </w:r>
            <w:r>
              <w:rPr>
                <w:noProof/>
              </w:rPr>
              <w:instrText>HYPERLINK \l "_Toc99005049"</w:instrText>
            </w:r>
            <w:r w:rsidRPr="00A85D07">
              <w:rPr>
                <w:rStyle w:val="Hyperlink"/>
                <w:noProof/>
              </w:rPr>
              <w:instrText xml:space="preserve"> </w:instrText>
            </w:r>
            <w:r w:rsidRPr="00A85D07">
              <w:rPr>
                <w:rStyle w:val="Hyperlink"/>
                <w:noProof/>
              </w:rPr>
              <w:fldChar w:fldCharType="separate"/>
            </w:r>
            <w:r w:rsidRPr="00A85D07">
              <w:rPr>
                <w:rStyle w:val="Hyperlink"/>
                <w:noProof/>
              </w:rPr>
              <w:t>Using PEST to determine HBV parameter values</w:t>
            </w:r>
            <w:r>
              <w:rPr>
                <w:noProof/>
                <w:webHidden/>
              </w:rPr>
              <w:tab/>
            </w:r>
            <w:r>
              <w:rPr>
                <w:noProof/>
                <w:webHidden/>
              </w:rPr>
              <w:fldChar w:fldCharType="begin"/>
            </w:r>
            <w:r>
              <w:rPr>
                <w:noProof/>
                <w:webHidden/>
              </w:rPr>
              <w:instrText xml:space="preserve"> PAGEREF _Toc99005049 \h </w:instrText>
            </w:r>
          </w:ins>
          <w:r>
            <w:rPr>
              <w:noProof/>
              <w:webHidden/>
            </w:rPr>
          </w:r>
          <w:r>
            <w:rPr>
              <w:noProof/>
              <w:webHidden/>
            </w:rPr>
            <w:fldChar w:fldCharType="separate"/>
          </w:r>
          <w:ins w:id="203" w:author="David Conklin" w:date="2022-03-24T09:02:00Z">
            <w:r>
              <w:rPr>
                <w:noProof/>
                <w:webHidden/>
              </w:rPr>
              <w:t>45</w:t>
            </w:r>
            <w:r>
              <w:rPr>
                <w:noProof/>
                <w:webHidden/>
              </w:rPr>
              <w:fldChar w:fldCharType="end"/>
            </w:r>
            <w:r w:rsidRPr="00A85D07">
              <w:rPr>
                <w:rStyle w:val="Hyperlink"/>
                <w:noProof/>
              </w:rPr>
              <w:fldChar w:fldCharType="end"/>
            </w:r>
          </w:ins>
        </w:p>
        <w:p w14:paraId="44BE0070" w14:textId="06CBC4EF" w:rsidR="00DB52DC" w:rsidRDefault="00DB52DC">
          <w:pPr>
            <w:pStyle w:val="TOC2"/>
            <w:tabs>
              <w:tab w:val="right" w:leader="dot" w:pos="9350"/>
            </w:tabs>
            <w:rPr>
              <w:ins w:id="204" w:author="David Conklin" w:date="2022-03-24T09:02:00Z"/>
              <w:rFonts w:eastAsiaTheme="minorEastAsia"/>
              <w:noProof/>
            </w:rPr>
          </w:pPr>
          <w:ins w:id="20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"_Toc99005050"</w:instrText>
            </w:r>
            <w:r w:rsidRPr="00A85D07">
              <w:rPr>
                <w:rStyle w:val="Hyperlink"/>
                <w:noProof/>
              </w:rPr>
              <w:instrText xml:space="preserve"> </w:instrText>
            </w:r>
            <w:r w:rsidRPr="00A85D07">
              <w:rPr>
                <w:rStyle w:val="Hyperlink"/>
                <w:noProof/>
              </w:rPr>
              <w:fldChar w:fldCharType="separate"/>
            </w:r>
            <w:r w:rsidRPr="00A85D07">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_Toc99005050 \h </w:instrText>
            </w:r>
          </w:ins>
          <w:r>
            <w:rPr>
              <w:noProof/>
              <w:webHidden/>
            </w:rPr>
          </w:r>
          <w:r>
            <w:rPr>
              <w:noProof/>
              <w:webHidden/>
            </w:rPr>
            <w:fldChar w:fldCharType="separate"/>
          </w:r>
          <w:ins w:id="206" w:author="David Conklin" w:date="2022-03-24T09:02:00Z">
            <w:r>
              <w:rPr>
                <w:noProof/>
                <w:webHidden/>
              </w:rPr>
              <w:t>45</w:t>
            </w:r>
            <w:r>
              <w:rPr>
                <w:noProof/>
                <w:webHidden/>
              </w:rPr>
              <w:fldChar w:fldCharType="end"/>
            </w:r>
            <w:r w:rsidRPr="00A85D07">
              <w:rPr>
                <w:rStyle w:val="Hyperlink"/>
                <w:noProof/>
              </w:rPr>
              <w:fldChar w:fldCharType="end"/>
            </w:r>
          </w:ins>
        </w:p>
        <w:p w14:paraId="4823AA65" w14:textId="3ECDDDF7" w:rsidR="00DB52DC" w:rsidRDefault="00DB52DC">
          <w:pPr>
            <w:pStyle w:val="TOC2"/>
            <w:tabs>
              <w:tab w:val="right" w:leader="dot" w:pos="9350"/>
            </w:tabs>
            <w:rPr>
              <w:ins w:id="207" w:author="David Conklin" w:date="2022-03-24T09:02:00Z"/>
              <w:rFonts w:eastAsiaTheme="minorEastAsia"/>
              <w:noProof/>
            </w:rPr>
          </w:pPr>
          <w:ins w:id="208"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"_Toc99005051"</w:instrText>
            </w:r>
            <w:r w:rsidRPr="00A85D07">
              <w:rPr>
                <w:rStyle w:val="Hyperlink"/>
                <w:noProof/>
              </w:rPr>
              <w:instrText xml:space="preserve"> </w:instrText>
            </w:r>
            <w:r w:rsidRPr="00A85D07">
              <w:rPr>
                <w:rStyle w:val="Hyperlink"/>
                <w:noProof/>
              </w:rPr>
              <w:fldChar w:fldCharType="separate"/>
            </w:r>
            <w:r w:rsidRPr="00A85D07">
              <w:rPr>
                <w:rStyle w:val="Hyperlink"/>
                <w:noProof/>
              </w:rPr>
              <w:t>Calibrating stream temperatures</w:t>
            </w:r>
            <w:r>
              <w:rPr>
                <w:noProof/>
                <w:webHidden/>
              </w:rPr>
              <w:tab/>
            </w:r>
            <w:r>
              <w:rPr>
                <w:noProof/>
                <w:webHidden/>
              </w:rPr>
              <w:fldChar w:fldCharType="begin"/>
            </w:r>
            <w:r>
              <w:rPr>
                <w:noProof/>
                <w:webHidden/>
              </w:rPr>
              <w:instrText xml:space="preserve"> PAGEREF _Toc99005051 \h </w:instrText>
            </w:r>
          </w:ins>
          <w:r>
            <w:rPr>
              <w:noProof/>
              <w:webHidden/>
            </w:rPr>
          </w:r>
          <w:r>
            <w:rPr>
              <w:noProof/>
              <w:webHidden/>
            </w:rPr>
            <w:fldChar w:fldCharType="separate"/>
          </w:r>
          <w:ins w:id="209" w:author="David Conklin" w:date="2022-03-24T09:02:00Z">
            <w:r>
              <w:rPr>
                <w:noProof/>
                <w:webHidden/>
              </w:rPr>
              <w:t>46</w:t>
            </w:r>
            <w:r>
              <w:rPr>
                <w:noProof/>
                <w:webHidden/>
              </w:rPr>
              <w:fldChar w:fldCharType="end"/>
            </w:r>
            <w:r w:rsidRPr="00A85D07">
              <w:rPr>
                <w:rStyle w:val="Hyperlink"/>
                <w:noProof/>
              </w:rPr>
              <w:fldChar w:fldCharType="end"/>
            </w:r>
          </w:ins>
        </w:p>
        <w:p w14:paraId="1B4CB923" w14:textId="13F28E89" w:rsidR="00DB52DC" w:rsidRDefault="00DB52DC">
          <w:pPr>
            <w:pStyle w:val="TOC1"/>
            <w:tabs>
              <w:tab w:val="right" w:leader="dot" w:pos="9350"/>
            </w:tabs>
            <w:rPr>
              <w:ins w:id="210" w:author="David Conklin" w:date="2022-03-24T09:02:00Z"/>
              <w:rFonts w:eastAsiaTheme="minorEastAsia"/>
              <w:noProof/>
            </w:rPr>
          </w:pPr>
          <w:ins w:id="21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"_Toc99005052"</w:instrText>
            </w:r>
            <w:r w:rsidRPr="00A85D07">
              <w:rPr>
                <w:rStyle w:val="Hyperlink"/>
                <w:noProof/>
              </w:rPr>
              <w:instrText xml:space="preserve"> </w:instrText>
            </w:r>
            <w:r w:rsidRPr="00A85D07">
              <w:rPr>
                <w:rStyle w:val="Hyperlink"/>
                <w:noProof/>
              </w:rPr>
              <w:fldChar w:fldCharType="separate"/>
            </w:r>
            <w:r w:rsidRPr="00A85D07">
              <w:rPr>
                <w:rStyle w:val="Hyperlink"/>
                <w:noProof/>
              </w:rPr>
              <w:t>North Santiam study area</w:t>
            </w:r>
            <w:r>
              <w:rPr>
                <w:noProof/>
                <w:webHidden/>
              </w:rPr>
              <w:tab/>
            </w:r>
            <w:r>
              <w:rPr>
                <w:noProof/>
                <w:webHidden/>
              </w:rPr>
              <w:fldChar w:fldCharType="begin"/>
            </w:r>
            <w:r>
              <w:rPr>
                <w:noProof/>
                <w:webHidden/>
              </w:rPr>
              <w:instrText xml:space="preserve"> PAGEREF _Toc99005052 \h </w:instrText>
            </w:r>
          </w:ins>
          <w:r>
            <w:rPr>
              <w:noProof/>
              <w:webHidden/>
            </w:rPr>
          </w:r>
          <w:r>
            <w:rPr>
              <w:noProof/>
              <w:webHidden/>
            </w:rPr>
            <w:fldChar w:fldCharType="separate"/>
          </w:r>
          <w:ins w:id="212" w:author="David Conklin" w:date="2022-03-24T09:02:00Z">
            <w:r>
              <w:rPr>
                <w:noProof/>
                <w:webHidden/>
              </w:rPr>
              <w:t>47</w:t>
            </w:r>
            <w:r>
              <w:rPr>
                <w:noProof/>
                <w:webHidden/>
              </w:rPr>
              <w:fldChar w:fldCharType="end"/>
            </w:r>
            <w:r w:rsidRPr="00A85D07">
              <w:rPr>
                <w:rStyle w:val="Hyperlink"/>
                <w:noProof/>
              </w:rPr>
              <w:fldChar w:fldCharType="end"/>
            </w:r>
          </w:ins>
        </w:p>
        <w:p w14:paraId="69674263" w14:textId="1BBD5F39" w:rsidR="00DB52DC" w:rsidRDefault="00DB52DC">
          <w:pPr>
            <w:pStyle w:val="TOC2"/>
            <w:tabs>
              <w:tab w:val="right" w:leader="dot" w:pos="9350"/>
            </w:tabs>
            <w:rPr>
              <w:ins w:id="213" w:author="David Conklin" w:date="2022-03-24T09:02:00Z"/>
              <w:rFonts w:eastAsiaTheme="minorEastAsia"/>
              <w:noProof/>
            </w:rPr>
          </w:pPr>
          <w:ins w:id="214"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"_Toc99005053"</w:instrText>
            </w:r>
            <w:r w:rsidRPr="00A85D07">
              <w:rPr>
                <w:rStyle w:val="Hyperlink"/>
                <w:noProof/>
              </w:rPr>
              <w:instrText xml:space="preserve"> </w:instrText>
            </w:r>
            <w:r w:rsidRPr="00A85D07">
              <w:rPr>
                <w:rStyle w:val="Hyperlink"/>
                <w:noProof/>
              </w:rPr>
              <w:fldChar w:fldCharType="separate"/>
            </w:r>
            <w:r w:rsidRPr="00A85D07">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_Toc99005053 \h </w:instrText>
            </w:r>
          </w:ins>
          <w:r>
            <w:rPr>
              <w:noProof/>
              <w:webHidden/>
            </w:rPr>
          </w:r>
          <w:r>
            <w:rPr>
              <w:noProof/>
              <w:webHidden/>
            </w:rPr>
            <w:fldChar w:fldCharType="separate"/>
          </w:r>
          <w:ins w:id="215" w:author="David Conklin" w:date="2022-03-24T09:02:00Z">
            <w:r>
              <w:rPr>
                <w:noProof/>
                <w:webHidden/>
              </w:rPr>
              <w:t>47</w:t>
            </w:r>
            <w:r>
              <w:rPr>
                <w:noProof/>
                <w:webHidden/>
              </w:rPr>
              <w:fldChar w:fldCharType="end"/>
            </w:r>
            <w:r w:rsidRPr="00A85D07">
              <w:rPr>
                <w:rStyle w:val="Hyperlink"/>
                <w:noProof/>
              </w:rPr>
              <w:fldChar w:fldCharType="end"/>
            </w:r>
          </w:ins>
        </w:p>
        <w:p w14:paraId="396AC587" w14:textId="3A94DBDD" w:rsidR="00DB52DC" w:rsidRDefault="00DB52DC">
          <w:pPr>
            <w:pStyle w:val="TOC2"/>
            <w:tabs>
              <w:tab w:val="right" w:leader="dot" w:pos="9350"/>
            </w:tabs>
            <w:rPr>
              <w:ins w:id="216" w:author="David Conklin" w:date="2022-03-24T09:02:00Z"/>
              <w:rFonts w:eastAsiaTheme="minorEastAsia"/>
              <w:noProof/>
            </w:rPr>
          </w:pPr>
          <w:ins w:id="21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"_Toc99005054"</w:instrText>
            </w:r>
            <w:r w:rsidRPr="00A85D07">
              <w:rPr>
                <w:rStyle w:val="Hyperlink"/>
                <w:noProof/>
              </w:rPr>
              <w:instrText xml:space="preserve"> </w:instrText>
            </w:r>
            <w:r w:rsidRPr="00A85D07">
              <w:rPr>
                <w:rStyle w:val="Hyperlink"/>
                <w:noProof/>
              </w:rPr>
              <w:fldChar w:fldCharType="separate"/>
            </w:r>
            <w:r w:rsidRPr="00A85D07">
              <w:rPr>
                <w:rStyle w:val="Hyperlink"/>
                <w:noProof/>
              </w:rPr>
              <w:t>Municipal water rights</w:t>
            </w:r>
            <w:r>
              <w:rPr>
                <w:noProof/>
                <w:webHidden/>
              </w:rPr>
              <w:tab/>
            </w:r>
            <w:r>
              <w:rPr>
                <w:noProof/>
                <w:webHidden/>
              </w:rPr>
              <w:fldChar w:fldCharType="begin"/>
            </w:r>
            <w:r>
              <w:rPr>
                <w:noProof/>
                <w:webHidden/>
              </w:rPr>
              <w:instrText xml:space="preserve"> PAGEREF _Toc99005054 \h </w:instrText>
            </w:r>
          </w:ins>
          <w:r>
            <w:rPr>
              <w:noProof/>
              <w:webHidden/>
            </w:rPr>
          </w:r>
          <w:r>
            <w:rPr>
              <w:noProof/>
              <w:webHidden/>
            </w:rPr>
            <w:fldChar w:fldCharType="separate"/>
          </w:r>
          <w:ins w:id="218" w:author="David Conklin" w:date="2022-03-24T09:02:00Z">
            <w:r>
              <w:rPr>
                <w:noProof/>
                <w:webHidden/>
              </w:rPr>
              <w:t>48</w:t>
            </w:r>
            <w:r>
              <w:rPr>
                <w:noProof/>
                <w:webHidden/>
              </w:rPr>
              <w:fldChar w:fldCharType="end"/>
            </w:r>
            <w:r w:rsidRPr="00A85D07">
              <w:rPr>
                <w:rStyle w:val="Hyperlink"/>
                <w:noProof/>
              </w:rPr>
              <w:fldChar w:fldCharType="end"/>
            </w:r>
          </w:ins>
        </w:p>
        <w:p w14:paraId="5028A5A8" w14:textId="0AA4D189" w:rsidR="00DB52DC" w:rsidRDefault="00DB52DC">
          <w:pPr>
            <w:pStyle w:val="TOC2"/>
            <w:tabs>
              <w:tab w:val="right" w:leader="dot" w:pos="9350"/>
            </w:tabs>
            <w:rPr>
              <w:ins w:id="219" w:author="David Conklin" w:date="2022-03-24T09:02:00Z"/>
              <w:rFonts w:eastAsiaTheme="minorEastAsia"/>
              <w:noProof/>
            </w:rPr>
          </w:pPr>
          <w:ins w:id="220"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"_Toc99005055"</w:instrText>
            </w:r>
            <w:r w:rsidRPr="00A85D07">
              <w:rPr>
                <w:rStyle w:val="Hyperlink"/>
                <w:noProof/>
              </w:rPr>
              <w:instrText xml:space="preserve"> </w:instrText>
            </w:r>
            <w:r w:rsidRPr="00A85D07">
              <w:rPr>
                <w:rStyle w:val="Hyperlink"/>
                <w:noProof/>
              </w:rPr>
              <w:fldChar w:fldCharType="separate"/>
            </w:r>
            <w:r w:rsidRPr="00A85D07">
              <w:rPr>
                <w:rStyle w:val="Hyperlink"/>
                <w:noProof/>
              </w:rPr>
              <w:t>Reality check</w:t>
            </w:r>
            <w:r>
              <w:rPr>
                <w:noProof/>
                <w:webHidden/>
              </w:rPr>
              <w:tab/>
            </w:r>
            <w:r>
              <w:rPr>
                <w:noProof/>
                <w:webHidden/>
              </w:rPr>
              <w:fldChar w:fldCharType="begin"/>
            </w:r>
            <w:r>
              <w:rPr>
                <w:noProof/>
                <w:webHidden/>
              </w:rPr>
              <w:instrText xml:space="preserve"> PAGEREF _Toc99005055 \h </w:instrText>
            </w:r>
          </w:ins>
          <w:r>
            <w:rPr>
              <w:noProof/>
              <w:webHidden/>
            </w:rPr>
          </w:r>
          <w:r>
            <w:rPr>
              <w:noProof/>
              <w:webHidden/>
            </w:rPr>
            <w:fldChar w:fldCharType="separate"/>
          </w:r>
          <w:ins w:id="221" w:author="David Conklin" w:date="2022-03-24T09:02:00Z">
            <w:r>
              <w:rPr>
                <w:noProof/>
                <w:webHidden/>
              </w:rPr>
              <w:t>48</w:t>
            </w:r>
            <w:r>
              <w:rPr>
                <w:noProof/>
                <w:webHidden/>
              </w:rPr>
              <w:fldChar w:fldCharType="end"/>
            </w:r>
            <w:r w:rsidRPr="00A85D07">
              <w:rPr>
                <w:rStyle w:val="Hyperlink"/>
                <w:noProof/>
              </w:rPr>
              <w:fldChar w:fldCharType="end"/>
            </w:r>
          </w:ins>
        </w:p>
        <w:p w14:paraId="42680129" w14:textId="5952225C" w:rsidR="00DB52DC" w:rsidRDefault="00DB52DC">
          <w:pPr>
            <w:pStyle w:val="TOC2"/>
            <w:tabs>
              <w:tab w:val="right" w:leader="dot" w:pos="9350"/>
            </w:tabs>
            <w:rPr>
              <w:ins w:id="222" w:author="David Conklin" w:date="2022-03-24T09:02:00Z"/>
              <w:rFonts w:eastAsiaTheme="minorEastAsia"/>
              <w:noProof/>
            </w:rPr>
          </w:pPr>
          <w:ins w:id="22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"_Toc99005056"</w:instrText>
            </w:r>
            <w:r w:rsidRPr="00A85D07">
              <w:rPr>
                <w:rStyle w:val="Hyperlink"/>
                <w:noProof/>
              </w:rPr>
              <w:instrText xml:space="preserve"> </w:instrText>
            </w:r>
            <w:r w:rsidRPr="00A85D07">
              <w:rPr>
                <w:rStyle w:val="Hyperlink"/>
                <w:noProof/>
              </w:rPr>
              <w:fldChar w:fldCharType="separate"/>
            </w:r>
            <w:r w:rsidRPr="00A85D07">
              <w:rPr>
                <w:rStyle w:val="Hyperlink"/>
                <w:noProof/>
              </w:rPr>
              <w:t>Inflows from springs</w:t>
            </w:r>
            <w:r>
              <w:rPr>
                <w:noProof/>
                <w:webHidden/>
              </w:rPr>
              <w:tab/>
            </w:r>
            <w:r>
              <w:rPr>
                <w:noProof/>
                <w:webHidden/>
              </w:rPr>
              <w:fldChar w:fldCharType="begin"/>
            </w:r>
            <w:r>
              <w:rPr>
                <w:noProof/>
                <w:webHidden/>
              </w:rPr>
              <w:instrText xml:space="preserve"> PAGEREF _Toc99005056 \h </w:instrText>
            </w:r>
          </w:ins>
          <w:r>
            <w:rPr>
              <w:noProof/>
              <w:webHidden/>
            </w:rPr>
          </w:r>
          <w:r>
            <w:rPr>
              <w:noProof/>
              <w:webHidden/>
            </w:rPr>
            <w:fldChar w:fldCharType="separate"/>
          </w:r>
          <w:ins w:id="224" w:author="David Conklin" w:date="2022-03-24T09:02:00Z">
            <w:r>
              <w:rPr>
                <w:noProof/>
                <w:webHidden/>
              </w:rPr>
              <w:t>50</w:t>
            </w:r>
            <w:r>
              <w:rPr>
                <w:noProof/>
                <w:webHidden/>
              </w:rPr>
              <w:fldChar w:fldCharType="end"/>
            </w:r>
            <w:r w:rsidRPr="00A85D07">
              <w:rPr>
                <w:rStyle w:val="Hyperlink"/>
                <w:noProof/>
              </w:rPr>
              <w:fldChar w:fldCharType="end"/>
            </w:r>
          </w:ins>
        </w:p>
        <w:p w14:paraId="2B0167A6" w14:textId="3DA18A02" w:rsidR="00DB52DC" w:rsidRDefault="00DB52DC">
          <w:pPr>
            <w:pStyle w:val="TOC2"/>
            <w:tabs>
              <w:tab w:val="right" w:leader="dot" w:pos="9350"/>
            </w:tabs>
            <w:rPr>
              <w:ins w:id="225" w:author="David Conklin" w:date="2022-03-24T09:02:00Z"/>
              <w:rFonts w:eastAsiaTheme="minorEastAsia"/>
              <w:noProof/>
            </w:rPr>
          </w:pPr>
          <w:ins w:id="226"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"_Toc99005057"</w:instrText>
            </w:r>
            <w:r w:rsidRPr="00A85D07">
              <w:rPr>
                <w:rStyle w:val="Hyperlink"/>
                <w:noProof/>
              </w:rPr>
              <w:instrText xml:space="preserve"> </w:instrText>
            </w:r>
            <w:r w:rsidRPr="00A85D07">
              <w:rPr>
                <w:rStyle w:val="Hyperlink"/>
                <w:noProof/>
              </w:rPr>
              <w:fldChar w:fldCharType="separate"/>
            </w:r>
            <w:r w:rsidRPr="00A85D07">
              <w:rPr>
                <w:rStyle w:val="Hyperlink"/>
                <w:noProof/>
              </w:rPr>
              <w:t>Calibration and simulation skill</w:t>
            </w:r>
            <w:r>
              <w:rPr>
                <w:noProof/>
                <w:webHidden/>
              </w:rPr>
              <w:tab/>
            </w:r>
            <w:r>
              <w:rPr>
                <w:noProof/>
                <w:webHidden/>
              </w:rPr>
              <w:fldChar w:fldCharType="begin"/>
            </w:r>
            <w:r>
              <w:rPr>
                <w:noProof/>
                <w:webHidden/>
              </w:rPr>
              <w:instrText xml:space="preserve"> PAGEREF _Toc99005057 \h </w:instrText>
            </w:r>
          </w:ins>
          <w:r>
            <w:rPr>
              <w:noProof/>
              <w:webHidden/>
            </w:rPr>
          </w:r>
          <w:r>
            <w:rPr>
              <w:noProof/>
              <w:webHidden/>
            </w:rPr>
            <w:fldChar w:fldCharType="separate"/>
          </w:r>
          <w:ins w:id="227" w:author="David Conklin" w:date="2022-03-24T09:02:00Z">
            <w:r>
              <w:rPr>
                <w:noProof/>
                <w:webHidden/>
              </w:rPr>
              <w:t>50</w:t>
            </w:r>
            <w:r>
              <w:rPr>
                <w:noProof/>
                <w:webHidden/>
              </w:rPr>
              <w:fldChar w:fldCharType="end"/>
            </w:r>
            <w:r w:rsidRPr="00A85D07">
              <w:rPr>
                <w:rStyle w:val="Hyperlink"/>
                <w:noProof/>
              </w:rPr>
              <w:fldChar w:fldCharType="end"/>
            </w:r>
          </w:ins>
        </w:p>
        <w:p w14:paraId="6FF21867" w14:textId="7561CDF0" w:rsidR="00DB52DC" w:rsidRDefault="00DB52DC">
          <w:pPr>
            <w:pStyle w:val="TOC2"/>
            <w:tabs>
              <w:tab w:val="right" w:leader="dot" w:pos="9350"/>
            </w:tabs>
            <w:rPr>
              <w:ins w:id="228" w:author="David Conklin" w:date="2022-03-24T09:02:00Z"/>
              <w:rFonts w:eastAsiaTheme="minorEastAsia"/>
              <w:noProof/>
            </w:rPr>
          </w:pPr>
          <w:ins w:id="22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"_Toc99005058"</w:instrText>
            </w:r>
            <w:r w:rsidRPr="00A85D07">
              <w:rPr>
                <w:rStyle w:val="Hyperlink"/>
                <w:noProof/>
              </w:rPr>
              <w:instrText xml:space="preserve"> </w:instrText>
            </w:r>
            <w:r w:rsidRPr="00A85D07">
              <w:rPr>
                <w:rStyle w:val="Hyperlink"/>
                <w:noProof/>
              </w:rPr>
              <w:fldChar w:fldCharType="separate"/>
            </w:r>
            <w:r w:rsidRPr="00A85D07">
              <w:rPr>
                <w:rStyle w:val="Hyperlink"/>
                <w:noProof/>
              </w:rPr>
              <w:t>Analysis of tuning knob values and locations where the model has low skill</w:t>
            </w:r>
            <w:r>
              <w:rPr>
                <w:noProof/>
                <w:webHidden/>
              </w:rPr>
              <w:tab/>
            </w:r>
            <w:r>
              <w:rPr>
                <w:noProof/>
                <w:webHidden/>
              </w:rPr>
              <w:fldChar w:fldCharType="begin"/>
            </w:r>
            <w:r>
              <w:rPr>
                <w:noProof/>
                <w:webHidden/>
              </w:rPr>
              <w:instrText xml:space="preserve"> PAGEREF _Toc99005058 \h </w:instrText>
            </w:r>
          </w:ins>
          <w:r>
            <w:rPr>
              <w:noProof/>
              <w:webHidden/>
            </w:rPr>
          </w:r>
          <w:r>
            <w:rPr>
              <w:noProof/>
              <w:webHidden/>
            </w:rPr>
            <w:fldChar w:fldCharType="separate"/>
          </w:r>
          <w:ins w:id="230" w:author="David Conklin" w:date="2022-03-24T09:02:00Z">
            <w:r>
              <w:rPr>
                <w:noProof/>
                <w:webHidden/>
              </w:rPr>
              <w:t>53</w:t>
            </w:r>
            <w:r>
              <w:rPr>
                <w:noProof/>
                <w:webHidden/>
              </w:rPr>
              <w:fldChar w:fldCharType="end"/>
            </w:r>
            <w:r w:rsidRPr="00A85D07">
              <w:rPr>
                <w:rStyle w:val="Hyperlink"/>
                <w:noProof/>
              </w:rPr>
              <w:fldChar w:fldCharType="end"/>
            </w:r>
          </w:ins>
        </w:p>
        <w:p w14:paraId="359F2419" w14:textId="1166A216" w:rsidR="00DB52DC" w:rsidRDefault="00DB52DC">
          <w:pPr>
            <w:pStyle w:val="TOC2"/>
            <w:tabs>
              <w:tab w:val="right" w:leader="dot" w:pos="9350"/>
            </w:tabs>
            <w:rPr>
              <w:ins w:id="231" w:author="David Conklin" w:date="2022-03-24T09:02:00Z"/>
              <w:rFonts w:eastAsiaTheme="minorEastAsia"/>
              <w:noProof/>
            </w:rPr>
          </w:pPr>
          <w:ins w:id="232"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"_Toc99005059"</w:instrText>
            </w:r>
            <w:r w:rsidRPr="00A85D07">
              <w:rPr>
                <w:rStyle w:val="Hyperlink"/>
                <w:noProof/>
              </w:rPr>
              <w:instrText xml:space="preserve"> </w:instrText>
            </w:r>
            <w:r w:rsidRPr="00A85D07">
              <w:rPr>
                <w:rStyle w:val="Hyperlink"/>
                <w:noProof/>
              </w:rPr>
              <w:fldChar w:fldCharType="separate"/>
            </w:r>
            <w:r w:rsidRPr="00A85D07">
              <w:rPr>
                <w:rStyle w:val="Hyperlink"/>
                <w:noProof/>
              </w:rPr>
              <w:t>Simulated North Santiam basin water budget and thermal energy budget</w:t>
            </w:r>
            <w:r>
              <w:rPr>
                <w:noProof/>
                <w:webHidden/>
              </w:rPr>
              <w:tab/>
            </w:r>
            <w:r>
              <w:rPr>
                <w:noProof/>
                <w:webHidden/>
              </w:rPr>
              <w:fldChar w:fldCharType="begin"/>
            </w:r>
            <w:r>
              <w:rPr>
                <w:noProof/>
                <w:webHidden/>
              </w:rPr>
              <w:instrText xml:space="preserve"> PAGEREF _Toc99005059 \h </w:instrText>
            </w:r>
          </w:ins>
          <w:r>
            <w:rPr>
              <w:noProof/>
              <w:webHidden/>
            </w:rPr>
          </w:r>
          <w:r>
            <w:rPr>
              <w:noProof/>
              <w:webHidden/>
            </w:rPr>
            <w:fldChar w:fldCharType="separate"/>
          </w:r>
          <w:ins w:id="233" w:author="David Conklin" w:date="2022-03-24T09:02:00Z">
            <w:r>
              <w:rPr>
                <w:noProof/>
                <w:webHidden/>
              </w:rPr>
              <w:t>53</w:t>
            </w:r>
            <w:r>
              <w:rPr>
                <w:noProof/>
                <w:webHidden/>
              </w:rPr>
              <w:fldChar w:fldCharType="end"/>
            </w:r>
            <w:r w:rsidRPr="00A85D07">
              <w:rPr>
                <w:rStyle w:val="Hyperlink"/>
                <w:noProof/>
              </w:rPr>
              <w:fldChar w:fldCharType="end"/>
            </w:r>
          </w:ins>
        </w:p>
        <w:p w14:paraId="3538B683" w14:textId="6011736C" w:rsidR="00DB52DC" w:rsidRDefault="00DB52DC">
          <w:pPr>
            <w:pStyle w:val="TOC1"/>
            <w:tabs>
              <w:tab w:val="right" w:leader="dot" w:pos="9350"/>
            </w:tabs>
            <w:rPr>
              <w:ins w:id="234" w:author="David Conklin" w:date="2022-03-24T09:02:00Z"/>
              <w:rFonts w:eastAsiaTheme="minorEastAsia"/>
              <w:noProof/>
            </w:rPr>
          </w:pPr>
          <w:ins w:id="23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"_Toc99005060"</w:instrText>
            </w:r>
            <w:r w:rsidRPr="00A85D07">
              <w:rPr>
                <w:rStyle w:val="Hyperlink"/>
                <w:noProof/>
              </w:rPr>
              <w:instrText xml:space="preserve"> </w:instrText>
            </w:r>
            <w:r w:rsidRPr="00A85D07">
              <w:rPr>
                <w:rStyle w:val="Hyperlink"/>
                <w:noProof/>
              </w:rPr>
              <w:fldChar w:fldCharType="separate"/>
            </w:r>
            <w:r w:rsidRPr="00A85D07">
              <w:rPr>
                <w:rStyle w:val="Hyperlink"/>
                <w:noProof/>
              </w:rPr>
              <w:t>McKenzie Basin Wetlands Study</w:t>
            </w:r>
            <w:r>
              <w:rPr>
                <w:noProof/>
                <w:webHidden/>
              </w:rPr>
              <w:tab/>
            </w:r>
            <w:r>
              <w:rPr>
                <w:noProof/>
                <w:webHidden/>
              </w:rPr>
              <w:fldChar w:fldCharType="begin"/>
            </w:r>
            <w:r>
              <w:rPr>
                <w:noProof/>
                <w:webHidden/>
              </w:rPr>
              <w:instrText xml:space="preserve"> PAGEREF _Toc99005060 \h </w:instrText>
            </w:r>
          </w:ins>
          <w:r>
            <w:rPr>
              <w:noProof/>
              <w:webHidden/>
            </w:rPr>
          </w:r>
          <w:r>
            <w:rPr>
              <w:noProof/>
              <w:webHidden/>
            </w:rPr>
            <w:fldChar w:fldCharType="separate"/>
          </w:r>
          <w:ins w:id="236" w:author="David Conklin" w:date="2022-03-24T09:02:00Z">
            <w:r>
              <w:rPr>
                <w:noProof/>
                <w:webHidden/>
              </w:rPr>
              <w:t>56</w:t>
            </w:r>
            <w:r>
              <w:rPr>
                <w:noProof/>
                <w:webHidden/>
              </w:rPr>
              <w:fldChar w:fldCharType="end"/>
            </w:r>
            <w:r w:rsidRPr="00A85D07">
              <w:rPr>
                <w:rStyle w:val="Hyperlink"/>
                <w:noProof/>
              </w:rPr>
              <w:fldChar w:fldCharType="end"/>
            </w:r>
          </w:ins>
        </w:p>
        <w:p w14:paraId="5BBE9ADA" w14:textId="4E1ACF38" w:rsidR="00DB52DC" w:rsidRDefault="00DB52DC">
          <w:pPr>
            <w:pStyle w:val="TOC2"/>
            <w:tabs>
              <w:tab w:val="right" w:leader="dot" w:pos="9350"/>
            </w:tabs>
            <w:rPr>
              <w:ins w:id="237" w:author="David Conklin" w:date="2022-03-24T09:02:00Z"/>
              <w:rFonts w:eastAsiaTheme="minorEastAsia"/>
              <w:noProof/>
            </w:rPr>
          </w:pPr>
          <w:ins w:id="238"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"_Toc99005061"</w:instrText>
            </w:r>
            <w:r w:rsidRPr="00A85D07">
              <w:rPr>
                <w:rStyle w:val="Hyperlink"/>
                <w:noProof/>
              </w:rPr>
              <w:instrText xml:space="preserve"> </w:instrText>
            </w:r>
            <w:r w:rsidRPr="00A85D07">
              <w:rPr>
                <w:rStyle w:val="Hyperlink"/>
                <w:noProof/>
              </w:rPr>
              <w:fldChar w:fldCharType="separate"/>
            </w:r>
            <w:r w:rsidRPr="00A85D07">
              <w:rPr>
                <w:rStyle w:val="Hyperlink"/>
                <w:noProof/>
              </w:rPr>
              <w:t>Project Overview</w:t>
            </w:r>
            <w:r>
              <w:rPr>
                <w:noProof/>
                <w:webHidden/>
              </w:rPr>
              <w:tab/>
            </w:r>
            <w:r>
              <w:rPr>
                <w:noProof/>
                <w:webHidden/>
              </w:rPr>
              <w:fldChar w:fldCharType="begin"/>
            </w:r>
            <w:r>
              <w:rPr>
                <w:noProof/>
                <w:webHidden/>
              </w:rPr>
              <w:instrText xml:space="preserve"> PAGEREF _Toc99005061 \h </w:instrText>
            </w:r>
          </w:ins>
          <w:r>
            <w:rPr>
              <w:noProof/>
              <w:webHidden/>
            </w:rPr>
          </w:r>
          <w:r>
            <w:rPr>
              <w:noProof/>
              <w:webHidden/>
            </w:rPr>
            <w:fldChar w:fldCharType="separate"/>
          </w:r>
          <w:ins w:id="239" w:author="David Conklin" w:date="2022-03-24T09:02:00Z">
            <w:r>
              <w:rPr>
                <w:noProof/>
                <w:webHidden/>
              </w:rPr>
              <w:t>56</w:t>
            </w:r>
            <w:r>
              <w:rPr>
                <w:noProof/>
                <w:webHidden/>
              </w:rPr>
              <w:fldChar w:fldCharType="end"/>
            </w:r>
            <w:r w:rsidRPr="00A85D07">
              <w:rPr>
                <w:rStyle w:val="Hyperlink"/>
                <w:noProof/>
              </w:rPr>
              <w:fldChar w:fldCharType="end"/>
            </w:r>
          </w:ins>
        </w:p>
        <w:p w14:paraId="3A47802D" w14:textId="682FE581" w:rsidR="00DB52DC" w:rsidRDefault="00DB52DC">
          <w:pPr>
            <w:pStyle w:val="TOC2"/>
            <w:tabs>
              <w:tab w:val="right" w:leader="dot" w:pos="9350"/>
            </w:tabs>
            <w:rPr>
              <w:ins w:id="240" w:author="David Conklin" w:date="2022-03-24T09:02:00Z"/>
              <w:rFonts w:eastAsiaTheme="minorEastAsia"/>
              <w:noProof/>
            </w:rPr>
          </w:pPr>
          <w:ins w:id="24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"_Toc99005062"</w:instrText>
            </w:r>
            <w:r w:rsidRPr="00A85D07">
              <w:rPr>
                <w:rStyle w:val="Hyperlink"/>
                <w:noProof/>
              </w:rPr>
              <w:instrText xml:space="preserve"> </w:instrText>
            </w:r>
            <w:r w:rsidRPr="00A85D07">
              <w:rPr>
                <w:rStyle w:val="Hyperlink"/>
                <w:noProof/>
              </w:rPr>
              <w:fldChar w:fldCharType="separate"/>
            </w:r>
            <w:r w:rsidRPr="00A85D07">
              <w:rPr>
                <w:rStyle w:val="Hyperlink"/>
                <w:noProof/>
              </w:rPr>
              <w:t>Model and Simulation Overview</w:t>
            </w:r>
            <w:r>
              <w:rPr>
                <w:noProof/>
                <w:webHidden/>
              </w:rPr>
              <w:tab/>
            </w:r>
            <w:r>
              <w:rPr>
                <w:noProof/>
                <w:webHidden/>
              </w:rPr>
              <w:fldChar w:fldCharType="begin"/>
            </w:r>
            <w:r>
              <w:rPr>
                <w:noProof/>
                <w:webHidden/>
              </w:rPr>
              <w:instrText xml:space="preserve"> PAGEREF _Toc99005062 \h </w:instrText>
            </w:r>
          </w:ins>
          <w:r>
            <w:rPr>
              <w:noProof/>
              <w:webHidden/>
            </w:rPr>
          </w:r>
          <w:r>
            <w:rPr>
              <w:noProof/>
              <w:webHidden/>
            </w:rPr>
            <w:fldChar w:fldCharType="separate"/>
          </w:r>
          <w:ins w:id="242" w:author="David Conklin" w:date="2022-03-24T09:02:00Z">
            <w:r>
              <w:rPr>
                <w:noProof/>
                <w:webHidden/>
              </w:rPr>
              <w:t>58</w:t>
            </w:r>
            <w:r>
              <w:rPr>
                <w:noProof/>
                <w:webHidden/>
              </w:rPr>
              <w:fldChar w:fldCharType="end"/>
            </w:r>
            <w:r w:rsidRPr="00A85D07">
              <w:rPr>
                <w:rStyle w:val="Hyperlink"/>
                <w:noProof/>
              </w:rPr>
              <w:fldChar w:fldCharType="end"/>
            </w:r>
          </w:ins>
        </w:p>
        <w:p w14:paraId="640D1629" w14:textId="249CC4F7" w:rsidR="00DB52DC" w:rsidRDefault="00DB52DC">
          <w:pPr>
            <w:pStyle w:val="TOC2"/>
            <w:tabs>
              <w:tab w:val="right" w:leader="dot" w:pos="9350"/>
            </w:tabs>
            <w:rPr>
              <w:ins w:id="243" w:author="David Conklin" w:date="2022-03-24T09:02:00Z"/>
              <w:rFonts w:eastAsiaTheme="minorEastAsia"/>
              <w:noProof/>
            </w:rPr>
          </w:pPr>
          <w:ins w:id="244"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"_Toc99005063"</w:instrText>
            </w:r>
            <w:r w:rsidRPr="00A85D07">
              <w:rPr>
                <w:rStyle w:val="Hyperlink"/>
                <w:noProof/>
              </w:rPr>
              <w:instrText xml:space="preserve"> </w:instrText>
            </w:r>
            <w:r w:rsidRPr="00A85D07">
              <w:rPr>
                <w:rStyle w:val="Hyperlink"/>
                <w:noProof/>
              </w:rPr>
              <w:fldChar w:fldCharType="separate"/>
            </w:r>
            <w:r w:rsidRPr="00A85D07">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_Toc99005063 \h </w:instrText>
            </w:r>
          </w:ins>
          <w:r>
            <w:rPr>
              <w:noProof/>
              <w:webHidden/>
            </w:rPr>
          </w:r>
          <w:r>
            <w:rPr>
              <w:noProof/>
              <w:webHidden/>
            </w:rPr>
            <w:fldChar w:fldCharType="separate"/>
          </w:r>
          <w:ins w:id="245" w:author="David Conklin" w:date="2022-03-24T09:02:00Z">
            <w:r>
              <w:rPr>
                <w:noProof/>
                <w:webHidden/>
              </w:rPr>
              <w:t>59</w:t>
            </w:r>
            <w:r>
              <w:rPr>
                <w:noProof/>
                <w:webHidden/>
              </w:rPr>
              <w:fldChar w:fldCharType="end"/>
            </w:r>
            <w:r w:rsidRPr="00A85D07">
              <w:rPr>
                <w:rStyle w:val="Hyperlink"/>
                <w:noProof/>
              </w:rPr>
              <w:fldChar w:fldCharType="end"/>
            </w:r>
          </w:ins>
        </w:p>
        <w:p w14:paraId="65181E99" w14:textId="1A484FB7" w:rsidR="00DB52DC" w:rsidRDefault="00DB52DC">
          <w:pPr>
            <w:pStyle w:val="TOC2"/>
            <w:tabs>
              <w:tab w:val="right" w:leader="dot" w:pos="9350"/>
            </w:tabs>
            <w:rPr>
              <w:ins w:id="246" w:author="David Conklin" w:date="2022-03-24T09:02:00Z"/>
              <w:rFonts w:eastAsiaTheme="minorEastAsia"/>
              <w:noProof/>
            </w:rPr>
          </w:pPr>
          <w:ins w:id="24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"_Toc99005064"</w:instrText>
            </w:r>
            <w:r w:rsidRPr="00A85D07">
              <w:rPr>
                <w:rStyle w:val="Hyperlink"/>
                <w:noProof/>
              </w:rPr>
              <w:instrText xml:space="preserve"> </w:instrText>
            </w:r>
            <w:r w:rsidRPr="00A85D07">
              <w:rPr>
                <w:rStyle w:val="Hyperlink"/>
                <w:noProof/>
              </w:rPr>
              <w:fldChar w:fldCharType="separate"/>
            </w:r>
            <w:r w:rsidRPr="00A85D07">
              <w:rPr>
                <w:rStyle w:val="Hyperlink"/>
                <w:noProof/>
              </w:rPr>
              <w:t>Data changes for better representation of wetlands</w:t>
            </w:r>
            <w:r>
              <w:rPr>
                <w:noProof/>
                <w:webHidden/>
              </w:rPr>
              <w:tab/>
            </w:r>
            <w:r>
              <w:rPr>
                <w:noProof/>
                <w:webHidden/>
              </w:rPr>
              <w:fldChar w:fldCharType="begin"/>
            </w:r>
            <w:r>
              <w:rPr>
                <w:noProof/>
                <w:webHidden/>
              </w:rPr>
              <w:instrText xml:space="preserve"> PAGEREF _Toc99005064 \h </w:instrText>
            </w:r>
          </w:ins>
          <w:r>
            <w:rPr>
              <w:noProof/>
              <w:webHidden/>
            </w:rPr>
          </w:r>
          <w:r>
            <w:rPr>
              <w:noProof/>
              <w:webHidden/>
            </w:rPr>
            <w:fldChar w:fldCharType="separate"/>
          </w:r>
          <w:ins w:id="248" w:author="David Conklin" w:date="2022-03-24T09:02:00Z">
            <w:r>
              <w:rPr>
                <w:noProof/>
                <w:webHidden/>
              </w:rPr>
              <w:t>59</w:t>
            </w:r>
            <w:r>
              <w:rPr>
                <w:noProof/>
                <w:webHidden/>
              </w:rPr>
              <w:fldChar w:fldCharType="end"/>
            </w:r>
            <w:r w:rsidRPr="00A85D07">
              <w:rPr>
                <w:rStyle w:val="Hyperlink"/>
                <w:noProof/>
              </w:rPr>
              <w:fldChar w:fldCharType="end"/>
            </w:r>
          </w:ins>
        </w:p>
        <w:p w14:paraId="695ACF83" w14:textId="2DE1B7BF" w:rsidR="00DB52DC" w:rsidRDefault="00DB52DC">
          <w:pPr>
            <w:pStyle w:val="TOC2"/>
            <w:tabs>
              <w:tab w:val="right" w:leader="dot" w:pos="9350"/>
            </w:tabs>
            <w:rPr>
              <w:ins w:id="249" w:author="David Conklin" w:date="2022-03-24T09:02:00Z"/>
              <w:rFonts w:eastAsiaTheme="minorEastAsia"/>
              <w:noProof/>
            </w:rPr>
          </w:pPr>
          <w:ins w:id="250"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"_Toc99005065"</w:instrText>
            </w:r>
            <w:r w:rsidRPr="00A85D07">
              <w:rPr>
                <w:rStyle w:val="Hyperlink"/>
                <w:noProof/>
              </w:rPr>
              <w:instrText xml:space="preserve"> </w:instrText>
            </w:r>
            <w:r w:rsidRPr="00A85D07">
              <w:rPr>
                <w:rStyle w:val="Hyperlink"/>
                <w:noProof/>
              </w:rPr>
              <w:fldChar w:fldCharType="separate"/>
            </w:r>
            <w:r w:rsidRPr="00A85D07">
              <w:rPr>
                <w:rStyle w:val="Hyperlink"/>
                <w:noProof/>
              </w:rPr>
              <w:t>Projection, Calendar, and Units</w:t>
            </w:r>
            <w:r>
              <w:rPr>
                <w:noProof/>
                <w:webHidden/>
              </w:rPr>
              <w:tab/>
            </w:r>
            <w:r>
              <w:rPr>
                <w:noProof/>
                <w:webHidden/>
              </w:rPr>
              <w:fldChar w:fldCharType="begin"/>
            </w:r>
            <w:r>
              <w:rPr>
                <w:noProof/>
                <w:webHidden/>
              </w:rPr>
              <w:instrText xml:space="preserve"> PAGEREF _Toc99005065 \h </w:instrText>
            </w:r>
          </w:ins>
          <w:r>
            <w:rPr>
              <w:noProof/>
              <w:webHidden/>
            </w:rPr>
          </w:r>
          <w:r>
            <w:rPr>
              <w:noProof/>
              <w:webHidden/>
            </w:rPr>
            <w:fldChar w:fldCharType="separate"/>
          </w:r>
          <w:ins w:id="251" w:author="David Conklin" w:date="2022-03-24T09:02:00Z">
            <w:r>
              <w:rPr>
                <w:noProof/>
                <w:webHidden/>
              </w:rPr>
              <w:t>60</w:t>
            </w:r>
            <w:r>
              <w:rPr>
                <w:noProof/>
                <w:webHidden/>
              </w:rPr>
              <w:fldChar w:fldCharType="end"/>
            </w:r>
            <w:r w:rsidRPr="00A85D07">
              <w:rPr>
                <w:rStyle w:val="Hyperlink"/>
                <w:noProof/>
              </w:rPr>
              <w:fldChar w:fldCharType="end"/>
            </w:r>
          </w:ins>
        </w:p>
        <w:p w14:paraId="5BD7BF10" w14:textId="28FA6906" w:rsidR="00DB52DC" w:rsidRDefault="00DB52DC">
          <w:pPr>
            <w:pStyle w:val="TOC2"/>
            <w:tabs>
              <w:tab w:val="right" w:leader="dot" w:pos="9350"/>
            </w:tabs>
            <w:rPr>
              <w:ins w:id="252" w:author="David Conklin" w:date="2022-03-24T09:02:00Z"/>
              <w:rFonts w:eastAsiaTheme="minorEastAsia"/>
              <w:noProof/>
            </w:rPr>
          </w:pPr>
          <w:ins w:id="25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"_Toc99005066"</w:instrText>
            </w:r>
            <w:r w:rsidRPr="00A85D07">
              <w:rPr>
                <w:rStyle w:val="Hyperlink"/>
                <w:noProof/>
              </w:rPr>
              <w:instrText xml:space="preserve"> </w:instrText>
            </w:r>
            <w:r w:rsidRPr="00A85D07">
              <w:rPr>
                <w:rStyle w:val="Hyperlink"/>
                <w:noProof/>
              </w:rPr>
              <w:fldChar w:fldCharType="separate"/>
            </w:r>
            <w:r w:rsidRPr="00A85D07">
              <w:rPr>
                <w:rStyle w:val="Hyperlink"/>
                <w:noProof/>
              </w:rPr>
              <w:t>Simulation of changes in wetlands over time</w:t>
            </w:r>
            <w:r>
              <w:rPr>
                <w:noProof/>
                <w:webHidden/>
              </w:rPr>
              <w:tab/>
            </w:r>
            <w:r>
              <w:rPr>
                <w:noProof/>
                <w:webHidden/>
              </w:rPr>
              <w:fldChar w:fldCharType="begin"/>
            </w:r>
            <w:r>
              <w:rPr>
                <w:noProof/>
                <w:webHidden/>
              </w:rPr>
              <w:instrText xml:space="preserve"> PAGEREF _Toc99005066 \h </w:instrText>
            </w:r>
          </w:ins>
          <w:r>
            <w:rPr>
              <w:noProof/>
              <w:webHidden/>
            </w:rPr>
          </w:r>
          <w:r>
            <w:rPr>
              <w:noProof/>
              <w:webHidden/>
            </w:rPr>
            <w:fldChar w:fldCharType="separate"/>
          </w:r>
          <w:ins w:id="254" w:author="David Conklin" w:date="2022-03-24T09:02:00Z">
            <w:r>
              <w:rPr>
                <w:noProof/>
                <w:webHidden/>
              </w:rPr>
              <w:t>60</w:t>
            </w:r>
            <w:r>
              <w:rPr>
                <w:noProof/>
                <w:webHidden/>
              </w:rPr>
              <w:fldChar w:fldCharType="end"/>
            </w:r>
            <w:r w:rsidRPr="00A85D07">
              <w:rPr>
                <w:rStyle w:val="Hyperlink"/>
                <w:noProof/>
              </w:rPr>
              <w:fldChar w:fldCharType="end"/>
            </w:r>
          </w:ins>
        </w:p>
        <w:p w14:paraId="7EC9A6EB" w14:textId="169065F7" w:rsidR="00DB52DC" w:rsidRDefault="00DB52DC">
          <w:pPr>
            <w:pStyle w:val="TOC2"/>
            <w:tabs>
              <w:tab w:val="right" w:leader="dot" w:pos="9350"/>
            </w:tabs>
            <w:rPr>
              <w:ins w:id="255" w:author="David Conklin" w:date="2022-03-24T09:02:00Z"/>
              <w:rFonts w:eastAsiaTheme="minorEastAsia"/>
              <w:noProof/>
            </w:rPr>
          </w:pPr>
          <w:ins w:id="256"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"_Toc99005067"</w:instrText>
            </w:r>
            <w:r w:rsidRPr="00A85D07">
              <w:rPr>
                <w:rStyle w:val="Hyperlink"/>
                <w:noProof/>
              </w:rPr>
              <w:instrText xml:space="preserve"> </w:instrText>
            </w:r>
            <w:r w:rsidRPr="00A85D07">
              <w:rPr>
                <w:rStyle w:val="Hyperlink"/>
                <w:noProof/>
              </w:rPr>
              <w:fldChar w:fldCharType="separate"/>
            </w:r>
            <w:r w:rsidRPr="00A85D07">
              <w:rPr>
                <w:rStyle w:val="Hyperlink"/>
                <w:noProof/>
              </w:rPr>
              <w:t>How wetlands are represented in the model</w:t>
            </w:r>
            <w:r>
              <w:rPr>
                <w:noProof/>
                <w:webHidden/>
              </w:rPr>
              <w:tab/>
            </w:r>
            <w:r>
              <w:rPr>
                <w:noProof/>
                <w:webHidden/>
              </w:rPr>
              <w:fldChar w:fldCharType="begin"/>
            </w:r>
            <w:r>
              <w:rPr>
                <w:noProof/>
                <w:webHidden/>
              </w:rPr>
              <w:instrText xml:space="preserve"> PAGEREF _Toc99005067 \h </w:instrText>
            </w:r>
          </w:ins>
          <w:r>
            <w:rPr>
              <w:noProof/>
              <w:webHidden/>
            </w:rPr>
          </w:r>
          <w:r>
            <w:rPr>
              <w:noProof/>
              <w:webHidden/>
            </w:rPr>
            <w:fldChar w:fldCharType="separate"/>
          </w:r>
          <w:ins w:id="257" w:author="David Conklin" w:date="2022-03-24T09:02:00Z">
            <w:r>
              <w:rPr>
                <w:noProof/>
                <w:webHidden/>
              </w:rPr>
              <w:t>60</w:t>
            </w:r>
            <w:r>
              <w:rPr>
                <w:noProof/>
                <w:webHidden/>
              </w:rPr>
              <w:fldChar w:fldCharType="end"/>
            </w:r>
            <w:r w:rsidRPr="00A85D07">
              <w:rPr>
                <w:rStyle w:val="Hyperlink"/>
                <w:noProof/>
              </w:rPr>
              <w:fldChar w:fldCharType="end"/>
            </w:r>
          </w:ins>
        </w:p>
        <w:p w14:paraId="19158AF9" w14:textId="2CB7EF09" w:rsidR="00DB52DC" w:rsidRDefault="00DB52DC">
          <w:pPr>
            <w:pStyle w:val="TOC2"/>
            <w:tabs>
              <w:tab w:val="right" w:leader="dot" w:pos="9350"/>
            </w:tabs>
            <w:rPr>
              <w:ins w:id="258" w:author="David Conklin" w:date="2022-03-24T09:02:00Z"/>
              <w:rFonts w:eastAsiaTheme="minorEastAsia"/>
              <w:noProof/>
            </w:rPr>
          </w:pPr>
          <w:ins w:id="25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"_Toc99005068"</w:instrText>
            </w:r>
            <w:r w:rsidRPr="00A85D07">
              <w:rPr>
                <w:rStyle w:val="Hyperlink"/>
                <w:noProof/>
              </w:rPr>
              <w:instrText xml:space="preserve"> </w:instrText>
            </w:r>
            <w:r w:rsidRPr="00A85D07">
              <w:rPr>
                <w:rStyle w:val="Hyperlink"/>
                <w:noProof/>
              </w:rPr>
              <w:fldChar w:fldCharType="separate"/>
            </w:r>
            <w:r w:rsidRPr="00A85D07">
              <w:rPr>
                <w:rStyle w:val="Hyperlink"/>
                <w:noProof/>
              </w:rPr>
              <w:t>The Wetland class and Wetland objects in the C++ code</w:t>
            </w:r>
            <w:r>
              <w:rPr>
                <w:noProof/>
                <w:webHidden/>
              </w:rPr>
              <w:tab/>
            </w:r>
            <w:r>
              <w:rPr>
                <w:noProof/>
                <w:webHidden/>
              </w:rPr>
              <w:fldChar w:fldCharType="begin"/>
            </w:r>
            <w:r>
              <w:rPr>
                <w:noProof/>
                <w:webHidden/>
              </w:rPr>
              <w:instrText xml:space="preserve"> PAGEREF _Toc99005068 \h </w:instrText>
            </w:r>
          </w:ins>
          <w:r>
            <w:rPr>
              <w:noProof/>
              <w:webHidden/>
            </w:rPr>
          </w:r>
          <w:r>
            <w:rPr>
              <w:noProof/>
              <w:webHidden/>
            </w:rPr>
            <w:fldChar w:fldCharType="separate"/>
          </w:r>
          <w:ins w:id="260" w:author="David Conklin" w:date="2022-03-24T09:02:00Z">
            <w:r>
              <w:rPr>
                <w:noProof/>
                <w:webHidden/>
              </w:rPr>
              <w:t>62</w:t>
            </w:r>
            <w:r>
              <w:rPr>
                <w:noProof/>
                <w:webHidden/>
              </w:rPr>
              <w:fldChar w:fldCharType="end"/>
            </w:r>
            <w:r w:rsidRPr="00A85D07">
              <w:rPr>
                <w:rStyle w:val="Hyperlink"/>
                <w:noProof/>
              </w:rPr>
              <w:fldChar w:fldCharType="end"/>
            </w:r>
          </w:ins>
        </w:p>
        <w:p w14:paraId="6A8120D6" w14:textId="00BB19A8" w:rsidR="00DB52DC" w:rsidRDefault="00DB52DC">
          <w:pPr>
            <w:pStyle w:val="TOC2"/>
            <w:tabs>
              <w:tab w:val="right" w:leader="dot" w:pos="9350"/>
            </w:tabs>
            <w:rPr>
              <w:ins w:id="261" w:author="David Conklin" w:date="2022-03-24T09:02:00Z"/>
              <w:rFonts w:eastAsiaTheme="minorEastAsia"/>
              <w:noProof/>
            </w:rPr>
          </w:pPr>
          <w:ins w:id="262"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"_Toc99005069"</w:instrText>
            </w:r>
            <w:r w:rsidRPr="00A85D07">
              <w:rPr>
                <w:rStyle w:val="Hyperlink"/>
                <w:noProof/>
              </w:rPr>
              <w:instrText xml:space="preserve"> </w:instrText>
            </w:r>
            <w:r w:rsidRPr="00A85D07">
              <w:rPr>
                <w:rStyle w:val="Hyperlink"/>
                <w:noProof/>
              </w:rPr>
              <w:fldChar w:fldCharType="separate"/>
            </w:r>
            <w:r w:rsidRPr="00A85D07">
              <w:rPr>
                <w:rStyle w:val="Hyperlink"/>
                <w:noProof/>
              </w:rPr>
              <w:t>Topology of wetlands, HRUs, IDUs, and reaches</w:t>
            </w:r>
            <w:r>
              <w:rPr>
                <w:noProof/>
                <w:webHidden/>
              </w:rPr>
              <w:tab/>
            </w:r>
            <w:r>
              <w:rPr>
                <w:noProof/>
                <w:webHidden/>
              </w:rPr>
              <w:fldChar w:fldCharType="begin"/>
            </w:r>
            <w:r>
              <w:rPr>
                <w:noProof/>
                <w:webHidden/>
              </w:rPr>
              <w:instrText xml:space="preserve"> PAGEREF _Toc99005069 \h </w:instrText>
            </w:r>
          </w:ins>
          <w:r>
            <w:rPr>
              <w:noProof/>
              <w:webHidden/>
            </w:rPr>
          </w:r>
          <w:r>
            <w:rPr>
              <w:noProof/>
              <w:webHidden/>
            </w:rPr>
            <w:fldChar w:fldCharType="separate"/>
          </w:r>
          <w:ins w:id="263" w:author="David Conklin" w:date="2022-03-24T09:02:00Z">
            <w:r>
              <w:rPr>
                <w:noProof/>
                <w:webHidden/>
              </w:rPr>
              <w:t>62</w:t>
            </w:r>
            <w:r>
              <w:rPr>
                <w:noProof/>
                <w:webHidden/>
              </w:rPr>
              <w:fldChar w:fldCharType="end"/>
            </w:r>
            <w:r w:rsidRPr="00A85D07">
              <w:rPr>
                <w:rStyle w:val="Hyperlink"/>
                <w:noProof/>
              </w:rPr>
              <w:fldChar w:fldCharType="end"/>
            </w:r>
          </w:ins>
        </w:p>
        <w:p w14:paraId="76D59C4A" w14:textId="4E6516E5" w:rsidR="00DB52DC" w:rsidRDefault="00DB52DC">
          <w:pPr>
            <w:pStyle w:val="TOC2"/>
            <w:tabs>
              <w:tab w:val="right" w:leader="dot" w:pos="9350"/>
            </w:tabs>
            <w:rPr>
              <w:ins w:id="264" w:author="David Conklin" w:date="2022-03-24T09:02:00Z"/>
              <w:rFonts w:eastAsiaTheme="minorEastAsia"/>
              <w:noProof/>
            </w:rPr>
          </w:pPr>
          <w:ins w:id="26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"_Toc99005070"</w:instrText>
            </w:r>
            <w:r w:rsidRPr="00A85D07">
              <w:rPr>
                <w:rStyle w:val="Hyperlink"/>
                <w:noProof/>
              </w:rPr>
              <w:instrText xml:space="preserve"> </w:instrText>
            </w:r>
            <w:r w:rsidRPr="00A85D07">
              <w:rPr>
                <w:rStyle w:val="Hyperlink"/>
                <w:noProof/>
              </w:rPr>
              <w:fldChar w:fldCharType="separate"/>
            </w:r>
            <w:r w:rsidRPr="00A85D07">
              <w:rPr>
                <w:rStyle w:val="Hyperlink"/>
                <w:noProof/>
              </w:rPr>
              <w:t>Attributes of interest in the wetlands study</w:t>
            </w:r>
            <w:r>
              <w:rPr>
                <w:noProof/>
                <w:webHidden/>
              </w:rPr>
              <w:tab/>
            </w:r>
            <w:r>
              <w:rPr>
                <w:noProof/>
                <w:webHidden/>
              </w:rPr>
              <w:fldChar w:fldCharType="begin"/>
            </w:r>
            <w:r>
              <w:rPr>
                <w:noProof/>
                <w:webHidden/>
              </w:rPr>
              <w:instrText xml:space="preserve"> PAGEREF _Toc99005070 \h </w:instrText>
            </w:r>
          </w:ins>
          <w:r>
            <w:rPr>
              <w:noProof/>
              <w:webHidden/>
            </w:rPr>
          </w:r>
          <w:r>
            <w:rPr>
              <w:noProof/>
              <w:webHidden/>
            </w:rPr>
            <w:fldChar w:fldCharType="separate"/>
          </w:r>
          <w:ins w:id="266" w:author="David Conklin" w:date="2022-03-24T09:02:00Z">
            <w:r>
              <w:rPr>
                <w:noProof/>
                <w:webHidden/>
              </w:rPr>
              <w:t>62</w:t>
            </w:r>
            <w:r>
              <w:rPr>
                <w:noProof/>
                <w:webHidden/>
              </w:rPr>
              <w:fldChar w:fldCharType="end"/>
            </w:r>
            <w:r w:rsidRPr="00A85D07">
              <w:rPr>
                <w:rStyle w:val="Hyperlink"/>
                <w:noProof/>
              </w:rPr>
              <w:fldChar w:fldCharType="end"/>
            </w:r>
          </w:ins>
        </w:p>
        <w:p w14:paraId="7BD9A7F5" w14:textId="4E150180" w:rsidR="00DB52DC" w:rsidRDefault="00DB52DC">
          <w:pPr>
            <w:pStyle w:val="TOC2"/>
            <w:tabs>
              <w:tab w:val="right" w:leader="dot" w:pos="9350"/>
            </w:tabs>
            <w:rPr>
              <w:ins w:id="267" w:author="David Conklin" w:date="2022-03-24T09:02:00Z"/>
              <w:rFonts w:eastAsiaTheme="minorEastAsia"/>
              <w:noProof/>
            </w:rPr>
          </w:pPr>
          <w:ins w:id="268"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"_Toc99005071"</w:instrText>
            </w:r>
            <w:r w:rsidRPr="00A85D07">
              <w:rPr>
                <w:rStyle w:val="Hyperlink"/>
                <w:noProof/>
              </w:rPr>
              <w:instrText xml:space="preserve"> </w:instrText>
            </w:r>
            <w:r w:rsidRPr="00A85D07">
              <w:rPr>
                <w:rStyle w:val="Hyperlink"/>
                <w:noProof/>
              </w:rPr>
              <w:fldChar w:fldCharType="separate"/>
            </w:r>
            <w:r w:rsidRPr="00A85D07">
              <w:rPr>
                <w:rStyle w:val="Hyperlink"/>
                <w:noProof/>
              </w:rPr>
              <w:t>A WETNESS attribute</w:t>
            </w:r>
            <w:r>
              <w:rPr>
                <w:noProof/>
                <w:webHidden/>
              </w:rPr>
              <w:tab/>
            </w:r>
            <w:r>
              <w:rPr>
                <w:noProof/>
                <w:webHidden/>
              </w:rPr>
              <w:fldChar w:fldCharType="begin"/>
            </w:r>
            <w:r>
              <w:rPr>
                <w:noProof/>
                <w:webHidden/>
              </w:rPr>
              <w:instrText xml:space="preserve"> PAGEREF _Toc99005071 \h </w:instrText>
            </w:r>
          </w:ins>
          <w:r>
            <w:rPr>
              <w:noProof/>
              <w:webHidden/>
            </w:rPr>
          </w:r>
          <w:r>
            <w:rPr>
              <w:noProof/>
              <w:webHidden/>
            </w:rPr>
            <w:fldChar w:fldCharType="separate"/>
          </w:r>
          <w:ins w:id="269" w:author="David Conklin" w:date="2022-03-24T09:02:00Z">
            <w:r>
              <w:rPr>
                <w:noProof/>
                <w:webHidden/>
              </w:rPr>
              <w:t>62</w:t>
            </w:r>
            <w:r>
              <w:rPr>
                <w:noProof/>
                <w:webHidden/>
              </w:rPr>
              <w:fldChar w:fldCharType="end"/>
            </w:r>
            <w:r w:rsidRPr="00A85D07">
              <w:rPr>
                <w:rStyle w:val="Hyperlink"/>
                <w:noProof/>
              </w:rPr>
              <w:fldChar w:fldCharType="end"/>
            </w:r>
          </w:ins>
        </w:p>
        <w:p w14:paraId="680D638E" w14:textId="386D54C3" w:rsidR="00DB52DC" w:rsidRDefault="00DB52DC">
          <w:pPr>
            <w:pStyle w:val="TOC2"/>
            <w:tabs>
              <w:tab w:val="right" w:leader="dot" w:pos="9350"/>
            </w:tabs>
            <w:rPr>
              <w:ins w:id="270" w:author="David Conklin" w:date="2022-03-24T09:02:00Z"/>
              <w:rFonts w:eastAsiaTheme="minorEastAsia"/>
              <w:noProof/>
            </w:rPr>
          </w:pPr>
          <w:ins w:id="27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"_Toc99005072"</w:instrText>
            </w:r>
            <w:r w:rsidRPr="00A85D07">
              <w:rPr>
                <w:rStyle w:val="Hyperlink"/>
                <w:noProof/>
              </w:rPr>
              <w:instrText xml:space="preserve"> </w:instrText>
            </w:r>
            <w:r w:rsidRPr="00A85D07">
              <w:rPr>
                <w:rStyle w:val="Hyperlink"/>
                <w:noProof/>
              </w:rPr>
              <w:fldChar w:fldCharType="separate"/>
            </w:r>
            <w:r w:rsidRPr="00A85D07">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_Toc99005072 \h </w:instrText>
            </w:r>
          </w:ins>
          <w:r>
            <w:rPr>
              <w:noProof/>
              <w:webHidden/>
            </w:rPr>
          </w:r>
          <w:r>
            <w:rPr>
              <w:noProof/>
              <w:webHidden/>
            </w:rPr>
            <w:fldChar w:fldCharType="separate"/>
          </w:r>
          <w:ins w:id="272" w:author="David Conklin" w:date="2022-03-24T09:02:00Z">
            <w:r>
              <w:rPr>
                <w:noProof/>
                <w:webHidden/>
              </w:rPr>
              <w:t>63</w:t>
            </w:r>
            <w:r>
              <w:rPr>
                <w:noProof/>
                <w:webHidden/>
              </w:rPr>
              <w:fldChar w:fldCharType="end"/>
            </w:r>
            <w:r w:rsidRPr="00A85D07">
              <w:rPr>
                <w:rStyle w:val="Hyperlink"/>
                <w:noProof/>
              </w:rPr>
              <w:fldChar w:fldCharType="end"/>
            </w:r>
          </w:ins>
        </w:p>
        <w:p w14:paraId="64B11AAC" w14:textId="3414E752" w:rsidR="00DB52DC" w:rsidRDefault="00DB52DC">
          <w:pPr>
            <w:pStyle w:val="TOC3"/>
            <w:tabs>
              <w:tab w:val="right" w:leader="dot" w:pos="9350"/>
            </w:tabs>
            <w:rPr>
              <w:ins w:id="273" w:author="David Conklin" w:date="2022-03-24T09:02:00Z"/>
              <w:rFonts w:eastAsiaTheme="minorEastAsia"/>
              <w:noProof/>
            </w:rPr>
          </w:pPr>
          <w:ins w:id="274"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"_Toc99005073"</w:instrText>
            </w:r>
            <w:r w:rsidRPr="00A85D07">
              <w:rPr>
                <w:rStyle w:val="Hyperlink"/>
                <w:noProof/>
              </w:rPr>
              <w:instrText xml:space="preserve"> </w:instrText>
            </w:r>
            <w:r w:rsidRPr="00A85D07">
              <w:rPr>
                <w:rStyle w:val="Hyperlink"/>
                <w:noProof/>
              </w:rPr>
              <w:fldChar w:fldCharType="separate"/>
            </w:r>
            <w:r w:rsidRPr="00A85D07">
              <w:rPr>
                <w:rStyle w:val="Hyperlink"/>
                <w:noProof/>
              </w:rPr>
              <w:t>Wetland IDU parameters</w:t>
            </w:r>
            <w:r>
              <w:rPr>
                <w:noProof/>
                <w:webHidden/>
              </w:rPr>
              <w:tab/>
            </w:r>
            <w:r>
              <w:rPr>
                <w:noProof/>
                <w:webHidden/>
              </w:rPr>
              <w:fldChar w:fldCharType="begin"/>
            </w:r>
            <w:r>
              <w:rPr>
                <w:noProof/>
                <w:webHidden/>
              </w:rPr>
              <w:instrText xml:space="preserve"> PAGEREF _Toc99005073 \h </w:instrText>
            </w:r>
          </w:ins>
          <w:r>
            <w:rPr>
              <w:noProof/>
              <w:webHidden/>
            </w:rPr>
          </w:r>
          <w:r>
            <w:rPr>
              <w:noProof/>
              <w:webHidden/>
            </w:rPr>
            <w:fldChar w:fldCharType="separate"/>
          </w:r>
          <w:ins w:id="275" w:author="David Conklin" w:date="2022-03-24T09:02:00Z">
            <w:r>
              <w:rPr>
                <w:noProof/>
                <w:webHidden/>
              </w:rPr>
              <w:t>64</w:t>
            </w:r>
            <w:r>
              <w:rPr>
                <w:noProof/>
                <w:webHidden/>
              </w:rPr>
              <w:fldChar w:fldCharType="end"/>
            </w:r>
            <w:r w:rsidRPr="00A85D07">
              <w:rPr>
                <w:rStyle w:val="Hyperlink"/>
                <w:noProof/>
              </w:rPr>
              <w:fldChar w:fldCharType="end"/>
            </w:r>
          </w:ins>
        </w:p>
        <w:p w14:paraId="79591B63" w14:textId="5C1FB9DD" w:rsidR="00DB52DC" w:rsidRDefault="00DB52DC">
          <w:pPr>
            <w:pStyle w:val="TOC3"/>
            <w:tabs>
              <w:tab w:val="right" w:leader="dot" w:pos="9350"/>
            </w:tabs>
            <w:rPr>
              <w:ins w:id="276" w:author="David Conklin" w:date="2022-03-24T09:02:00Z"/>
              <w:rFonts w:eastAsiaTheme="minorEastAsia"/>
              <w:noProof/>
            </w:rPr>
          </w:pPr>
          <w:ins w:id="27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"_Toc99005074"</w:instrText>
            </w:r>
            <w:r w:rsidRPr="00A85D07">
              <w:rPr>
                <w:rStyle w:val="Hyperlink"/>
                <w:noProof/>
              </w:rPr>
              <w:instrText xml:space="preserve"> </w:instrText>
            </w:r>
            <w:r w:rsidRPr="00A85D07">
              <w:rPr>
                <w:rStyle w:val="Hyperlink"/>
                <w:noProof/>
              </w:rPr>
              <w:fldChar w:fldCharType="separate"/>
            </w:r>
            <w:r w:rsidRPr="00A85D07">
              <w:rPr>
                <w:rStyle w:val="Hyperlink"/>
                <w:noProof/>
              </w:rPr>
              <w:t>Reach parameters</w:t>
            </w:r>
            <w:r>
              <w:rPr>
                <w:noProof/>
                <w:webHidden/>
              </w:rPr>
              <w:tab/>
            </w:r>
            <w:r>
              <w:rPr>
                <w:noProof/>
                <w:webHidden/>
              </w:rPr>
              <w:fldChar w:fldCharType="begin"/>
            </w:r>
            <w:r>
              <w:rPr>
                <w:noProof/>
                <w:webHidden/>
              </w:rPr>
              <w:instrText xml:space="preserve"> PAGEREF _Toc99005074 \h </w:instrText>
            </w:r>
          </w:ins>
          <w:r>
            <w:rPr>
              <w:noProof/>
              <w:webHidden/>
            </w:rPr>
          </w:r>
          <w:r>
            <w:rPr>
              <w:noProof/>
              <w:webHidden/>
            </w:rPr>
            <w:fldChar w:fldCharType="separate"/>
          </w:r>
          <w:ins w:id="278" w:author="David Conklin" w:date="2022-03-24T09:02:00Z">
            <w:r>
              <w:rPr>
                <w:noProof/>
                <w:webHidden/>
              </w:rPr>
              <w:t>64</w:t>
            </w:r>
            <w:r>
              <w:rPr>
                <w:noProof/>
                <w:webHidden/>
              </w:rPr>
              <w:fldChar w:fldCharType="end"/>
            </w:r>
            <w:r w:rsidRPr="00A85D07">
              <w:rPr>
                <w:rStyle w:val="Hyperlink"/>
                <w:noProof/>
              </w:rPr>
              <w:fldChar w:fldCharType="end"/>
            </w:r>
          </w:ins>
        </w:p>
        <w:p w14:paraId="6A7C9C2C" w14:textId="63126C3B" w:rsidR="00DB52DC" w:rsidRDefault="00DB52DC">
          <w:pPr>
            <w:pStyle w:val="TOC3"/>
            <w:tabs>
              <w:tab w:val="right" w:leader="dot" w:pos="9350"/>
            </w:tabs>
            <w:rPr>
              <w:ins w:id="279" w:author="David Conklin" w:date="2022-03-24T09:02:00Z"/>
              <w:rFonts w:eastAsiaTheme="minorEastAsia"/>
              <w:noProof/>
            </w:rPr>
          </w:pPr>
          <w:ins w:id="280"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"_Toc99005075"</w:instrText>
            </w:r>
            <w:r w:rsidRPr="00A85D07">
              <w:rPr>
                <w:rStyle w:val="Hyperlink"/>
                <w:noProof/>
              </w:rPr>
              <w:instrText xml:space="preserve"> </w:instrText>
            </w:r>
            <w:r w:rsidRPr="00A85D07">
              <w:rPr>
                <w:rStyle w:val="Hyperlink"/>
                <w:noProof/>
              </w:rPr>
              <w:fldChar w:fldCharType="separate"/>
            </w:r>
            <w:r w:rsidRPr="00A85D07">
              <w:rPr>
                <w:rStyle w:val="Hyperlink"/>
                <w:noProof/>
              </w:rPr>
              <w:t>Flooding</w:t>
            </w:r>
            <w:r>
              <w:rPr>
                <w:noProof/>
                <w:webHidden/>
              </w:rPr>
              <w:tab/>
            </w:r>
            <w:r>
              <w:rPr>
                <w:noProof/>
                <w:webHidden/>
              </w:rPr>
              <w:fldChar w:fldCharType="begin"/>
            </w:r>
            <w:r>
              <w:rPr>
                <w:noProof/>
                <w:webHidden/>
              </w:rPr>
              <w:instrText xml:space="preserve"> PAGEREF _Toc99005075 \h </w:instrText>
            </w:r>
          </w:ins>
          <w:r>
            <w:rPr>
              <w:noProof/>
              <w:webHidden/>
            </w:rPr>
          </w:r>
          <w:r>
            <w:rPr>
              <w:noProof/>
              <w:webHidden/>
            </w:rPr>
            <w:fldChar w:fldCharType="separate"/>
          </w:r>
          <w:ins w:id="281" w:author="David Conklin" w:date="2022-03-24T09:02:00Z">
            <w:r>
              <w:rPr>
                <w:noProof/>
                <w:webHidden/>
              </w:rPr>
              <w:t>64</w:t>
            </w:r>
            <w:r>
              <w:rPr>
                <w:noProof/>
                <w:webHidden/>
              </w:rPr>
              <w:fldChar w:fldCharType="end"/>
            </w:r>
            <w:r w:rsidRPr="00A85D07">
              <w:rPr>
                <w:rStyle w:val="Hyperlink"/>
                <w:noProof/>
              </w:rPr>
              <w:fldChar w:fldCharType="end"/>
            </w:r>
          </w:ins>
        </w:p>
        <w:p w14:paraId="498043E3" w14:textId="1DAF67AF" w:rsidR="00DB52DC" w:rsidRDefault="00DB52DC">
          <w:pPr>
            <w:pStyle w:val="TOC2"/>
            <w:tabs>
              <w:tab w:val="right" w:leader="dot" w:pos="9350"/>
            </w:tabs>
            <w:rPr>
              <w:ins w:id="282" w:author="David Conklin" w:date="2022-03-24T09:02:00Z"/>
              <w:rFonts w:eastAsiaTheme="minorEastAsia"/>
              <w:noProof/>
            </w:rPr>
          </w:pPr>
          <w:ins w:id="28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"_Toc99005076"</w:instrText>
            </w:r>
            <w:r w:rsidRPr="00A85D07">
              <w:rPr>
                <w:rStyle w:val="Hyperlink"/>
                <w:noProof/>
              </w:rPr>
              <w:instrText xml:space="preserve"> </w:instrText>
            </w:r>
            <w:r w:rsidRPr="00A85D07">
              <w:rPr>
                <w:rStyle w:val="Hyperlink"/>
                <w:noProof/>
              </w:rPr>
              <w:fldChar w:fldCharType="separate"/>
            </w:r>
            <w:r w:rsidRPr="00A85D07">
              <w:rPr>
                <w:rStyle w:val="Hyperlink"/>
                <w:noProof/>
              </w:rPr>
              <w:t>Implementation of the exchange of water between the wetland and the reach</w:t>
            </w:r>
            <w:r>
              <w:rPr>
                <w:noProof/>
                <w:webHidden/>
              </w:rPr>
              <w:tab/>
            </w:r>
            <w:r>
              <w:rPr>
                <w:noProof/>
                <w:webHidden/>
              </w:rPr>
              <w:fldChar w:fldCharType="begin"/>
            </w:r>
            <w:r>
              <w:rPr>
                <w:noProof/>
                <w:webHidden/>
              </w:rPr>
              <w:instrText xml:space="preserve"> PAGEREF _Toc99005076 \h </w:instrText>
            </w:r>
          </w:ins>
          <w:r>
            <w:rPr>
              <w:noProof/>
              <w:webHidden/>
            </w:rPr>
          </w:r>
          <w:r>
            <w:rPr>
              <w:noProof/>
              <w:webHidden/>
            </w:rPr>
            <w:fldChar w:fldCharType="separate"/>
          </w:r>
          <w:ins w:id="284" w:author="David Conklin" w:date="2022-03-24T09:02:00Z">
            <w:r>
              <w:rPr>
                <w:noProof/>
                <w:webHidden/>
              </w:rPr>
              <w:t>64</w:t>
            </w:r>
            <w:r>
              <w:rPr>
                <w:noProof/>
                <w:webHidden/>
              </w:rPr>
              <w:fldChar w:fldCharType="end"/>
            </w:r>
            <w:r w:rsidRPr="00A85D07">
              <w:rPr>
                <w:rStyle w:val="Hyperlink"/>
                <w:noProof/>
              </w:rPr>
              <w:fldChar w:fldCharType="end"/>
            </w:r>
          </w:ins>
        </w:p>
        <w:p w14:paraId="58B937A0" w14:textId="28CCFB18" w:rsidR="00DB52DC" w:rsidRDefault="00DB52DC">
          <w:pPr>
            <w:pStyle w:val="TOC2"/>
            <w:tabs>
              <w:tab w:val="right" w:leader="dot" w:pos="9350"/>
            </w:tabs>
            <w:rPr>
              <w:ins w:id="285" w:author="David Conklin" w:date="2022-03-24T09:02:00Z"/>
              <w:rFonts w:eastAsiaTheme="minorEastAsia"/>
              <w:noProof/>
            </w:rPr>
          </w:pPr>
          <w:ins w:id="286"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"_Toc99005077"</w:instrText>
            </w:r>
            <w:r w:rsidRPr="00A85D07">
              <w:rPr>
                <w:rStyle w:val="Hyperlink"/>
                <w:noProof/>
              </w:rPr>
              <w:instrText xml:space="preserve"> </w:instrText>
            </w:r>
            <w:r w:rsidRPr="00A85D07">
              <w:rPr>
                <w:rStyle w:val="Hyperlink"/>
                <w:noProof/>
              </w:rPr>
              <w:fldChar w:fldCharType="separate"/>
            </w:r>
            <w:r w:rsidRPr="00A85D07">
              <w:rPr>
                <w:rStyle w:val="Hyperlink"/>
                <w:noProof/>
              </w:rPr>
              <w:t>Standing water temperature</w:t>
            </w:r>
            <w:r>
              <w:rPr>
                <w:noProof/>
                <w:webHidden/>
              </w:rPr>
              <w:tab/>
            </w:r>
            <w:r>
              <w:rPr>
                <w:noProof/>
                <w:webHidden/>
              </w:rPr>
              <w:fldChar w:fldCharType="begin"/>
            </w:r>
            <w:r>
              <w:rPr>
                <w:noProof/>
                <w:webHidden/>
              </w:rPr>
              <w:instrText xml:space="preserve"> PAGEREF _Toc99005077 \h </w:instrText>
            </w:r>
          </w:ins>
          <w:r>
            <w:rPr>
              <w:noProof/>
              <w:webHidden/>
            </w:rPr>
          </w:r>
          <w:r>
            <w:rPr>
              <w:noProof/>
              <w:webHidden/>
            </w:rPr>
            <w:fldChar w:fldCharType="separate"/>
          </w:r>
          <w:ins w:id="287" w:author="David Conklin" w:date="2022-03-24T09:02:00Z">
            <w:r>
              <w:rPr>
                <w:noProof/>
                <w:webHidden/>
              </w:rPr>
              <w:t>66</w:t>
            </w:r>
            <w:r>
              <w:rPr>
                <w:noProof/>
                <w:webHidden/>
              </w:rPr>
              <w:fldChar w:fldCharType="end"/>
            </w:r>
            <w:r w:rsidRPr="00A85D07">
              <w:rPr>
                <w:rStyle w:val="Hyperlink"/>
                <w:noProof/>
              </w:rPr>
              <w:fldChar w:fldCharType="end"/>
            </w:r>
          </w:ins>
        </w:p>
        <w:p w14:paraId="5497DEFF" w14:textId="692421B1" w:rsidR="00DB52DC" w:rsidRDefault="00DB52DC">
          <w:pPr>
            <w:pStyle w:val="TOC2"/>
            <w:tabs>
              <w:tab w:val="right" w:leader="dot" w:pos="9350"/>
            </w:tabs>
            <w:rPr>
              <w:ins w:id="288" w:author="David Conklin" w:date="2022-03-24T09:02:00Z"/>
              <w:rFonts w:eastAsiaTheme="minorEastAsia"/>
              <w:noProof/>
            </w:rPr>
          </w:pPr>
          <w:ins w:id="28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"_Toc99005078"</w:instrText>
            </w:r>
            <w:r w:rsidRPr="00A85D07">
              <w:rPr>
                <w:rStyle w:val="Hyperlink"/>
                <w:noProof/>
              </w:rPr>
              <w:instrText xml:space="preserve"> </w:instrText>
            </w:r>
            <w:r w:rsidRPr="00A85D07">
              <w:rPr>
                <w:rStyle w:val="Hyperlink"/>
                <w:noProof/>
              </w:rPr>
              <w:fldChar w:fldCharType="separate"/>
            </w:r>
            <w:r w:rsidRPr="00A85D07">
              <w:rPr>
                <w:rStyle w:val="Hyperlink"/>
                <w:noProof/>
              </w:rPr>
              <w:t>Evapotranspiration from wetlands</w:t>
            </w:r>
            <w:r>
              <w:rPr>
                <w:noProof/>
                <w:webHidden/>
              </w:rPr>
              <w:tab/>
            </w:r>
            <w:r>
              <w:rPr>
                <w:noProof/>
                <w:webHidden/>
              </w:rPr>
              <w:fldChar w:fldCharType="begin"/>
            </w:r>
            <w:r>
              <w:rPr>
                <w:noProof/>
                <w:webHidden/>
              </w:rPr>
              <w:instrText xml:space="preserve"> PAGEREF _Toc99005078 \h </w:instrText>
            </w:r>
          </w:ins>
          <w:r>
            <w:rPr>
              <w:noProof/>
              <w:webHidden/>
            </w:rPr>
          </w:r>
          <w:r>
            <w:rPr>
              <w:noProof/>
              <w:webHidden/>
            </w:rPr>
            <w:fldChar w:fldCharType="separate"/>
          </w:r>
          <w:ins w:id="290" w:author="David Conklin" w:date="2022-03-24T09:02:00Z">
            <w:r>
              <w:rPr>
                <w:noProof/>
                <w:webHidden/>
              </w:rPr>
              <w:t>67</w:t>
            </w:r>
            <w:r>
              <w:rPr>
                <w:noProof/>
                <w:webHidden/>
              </w:rPr>
              <w:fldChar w:fldCharType="end"/>
            </w:r>
            <w:r w:rsidRPr="00A85D07">
              <w:rPr>
                <w:rStyle w:val="Hyperlink"/>
                <w:noProof/>
              </w:rPr>
              <w:fldChar w:fldCharType="end"/>
            </w:r>
          </w:ins>
        </w:p>
        <w:p w14:paraId="6152CFBA" w14:textId="4EE9076D" w:rsidR="00DB52DC" w:rsidRDefault="00DB52DC">
          <w:pPr>
            <w:pStyle w:val="TOC2"/>
            <w:tabs>
              <w:tab w:val="right" w:leader="dot" w:pos="9350"/>
            </w:tabs>
            <w:rPr>
              <w:ins w:id="291" w:author="David Conklin" w:date="2022-03-24T09:02:00Z"/>
              <w:rFonts w:eastAsiaTheme="minorEastAsia"/>
              <w:noProof/>
            </w:rPr>
          </w:pPr>
          <w:ins w:id="292"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"_Toc99005079"</w:instrText>
            </w:r>
            <w:r w:rsidRPr="00A85D07">
              <w:rPr>
                <w:rStyle w:val="Hyperlink"/>
                <w:noProof/>
              </w:rPr>
              <w:instrText xml:space="preserve"> </w:instrText>
            </w:r>
            <w:r w:rsidRPr="00A85D07">
              <w:rPr>
                <w:rStyle w:val="Hyperlink"/>
                <w:noProof/>
              </w:rPr>
              <w:fldChar w:fldCharType="separate"/>
            </w:r>
            <w:r w:rsidRPr="00A85D07">
              <w:rPr>
                <w:rStyle w:val="Hyperlink"/>
                <w:noProof/>
              </w:rPr>
              <w:t>Loss (or gain) of wetlands</w:t>
            </w:r>
            <w:r>
              <w:rPr>
                <w:noProof/>
                <w:webHidden/>
              </w:rPr>
              <w:tab/>
            </w:r>
            <w:r>
              <w:rPr>
                <w:noProof/>
                <w:webHidden/>
              </w:rPr>
              <w:fldChar w:fldCharType="begin"/>
            </w:r>
            <w:r>
              <w:rPr>
                <w:noProof/>
                <w:webHidden/>
              </w:rPr>
              <w:instrText xml:space="preserve"> PAGEREF _Toc99005079 \h </w:instrText>
            </w:r>
          </w:ins>
          <w:r>
            <w:rPr>
              <w:noProof/>
              <w:webHidden/>
            </w:rPr>
          </w:r>
          <w:r>
            <w:rPr>
              <w:noProof/>
              <w:webHidden/>
            </w:rPr>
            <w:fldChar w:fldCharType="separate"/>
          </w:r>
          <w:ins w:id="293" w:author="David Conklin" w:date="2022-03-24T09:02:00Z">
            <w:r>
              <w:rPr>
                <w:noProof/>
                <w:webHidden/>
              </w:rPr>
              <w:t>67</w:t>
            </w:r>
            <w:r>
              <w:rPr>
                <w:noProof/>
                <w:webHidden/>
              </w:rPr>
              <w:fldChar w:fldCharType="end"/>
            </w:r>
            <w:r w:rsidRPr="00A85D07">
              <w:rPr>
                <w:rStyle w:val="Hyperlink"/>
                <w:noProof/>
              </w:rPr>
              <w:fldChar w:fldCharType="end"/>
            </w:r>
          </w:ins>
        </w:p>
        <w:p w14:paraId="40F7EC69" w14:textId="644554BD" w:rsidR="00DB52DC" w:rsidRDefault="00DB52DC">
          <w:pPr>
            <w:pStyle w:val="TOC2"/>
            <w:tabs>
              <w:tab w:val="right" w:leader="dot" w:pos="9350"/>
            </w:tabs>
            <w:rPr>
              <w:ins w:id="294" w:author="David Conklin" w:date="2022-03-24T09:02:00Z"/>
              <w:rFonts w:eastAsiaTheme="minorEastAsia"/>
              <w:noProof/>
            </w:rPr>
          </w:pPr>
          <w:ins w:id="29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"_Toc99005080"</w:instrText>
            </w:r>
            <w:r w:rsidRPr="00A85D07">
              <w:rPr>
                <w:rStyle w:val="Hyperlink"/>
                <w:noProof/>
              </w:rPr>
              <w:instrText xml:space="preserve"> </w:instrText>
            </w:r>
            <w:r w:rsidRPr="00A85D07">
              <w:rPr>
                <w:rStyle w:val="Hyperlink"/>
                <w:noProof/>
              </w:rPr>
              <w:fldChar w:fldCharType="separate"/>
            </w:r>
            <w:r w:rsidRPr="00A85D07">
              <w:rPr>
                <w:rStyle w:val="Hyperlink"/>
                <w:noProof/>
              </w:rPr>
              <w:t>Wetland state and transition model</w:t>
            </w:r>
            <w:r>
              <w:rPr>
                <w:noProof/>
                <w:webHidden/>
              </w:rPr>
              <w:tab/>
            </w:r>
            <w:r>
              <w:rPr>
                <w:noProof/>
                <w:webHidden/>
              </w:rPr>
              <w:fldChar w:fldCharType="begin"/>
            </w:r>
            <w:r>
              <w:rPr>
                <w:noProof/>
                <w:webHidden/>
              </w:rPr>
              <w:instrText xml:space="preserve"> PAGEREF _Toc99005080 \h </w:instrText>
            </w:r>
          </w:ins>
          <w:r>
            <w:rPr>
              <w:noProof/>
              <w:webHidden/>
            </w:rPr>
          </w:r>
          <w:r>
            <w:rPr>
              <w:noProof/>
              <w:webHidden/>
            </w:rPr>
            <w:fldChar w:fldCharType="separate"/>
          </w:r>
          <w:ins w:id="296" w:author="David Conklin" w:date="2022-03-24T09:02:00Z">
            <w:r>
              <w:rPr>
                <w:noProof/>
                <w:webHidden/>
              </w:rPr>
              <w:t>67</w:t>
            </w:r>
            <w:r>
              <w:rPr>
                <w:noProof/>
                <w:webHidden/>
              </w:rPr>
              <w:fldChar w:fldCharType="end"/>
            </w:r>
            <w:r w:rsidRPr="00A85D07">
              <w:rPr>
                <w:rStyle w:val="Hyperlink"/>
                <w:noProof/>
              </w:rPr>
              <w:fldChar w:fldCharType="end"/>
            </w:r>
          </w:ins>
        </w:p>
        <w:p w14:paraId="023549D2" w14:textId="1ED0052C" w:rsidR="00DB52DC" w:rsidRDefault="00DB52DC">
          <w:pPr>
            <w:pStyle w:val="TOC2"/>
            <w:tabs>
              <w:tab w:val="right" w:leader="dot" w:pos="9350"/>
            </w:tabs>
            <w:rPr>
              <w:ins w:id="297" w:author="David Conklin" w:date="2022-03-24T09:02:00Z"/>
              <w:rFonts w:eastAsiaTheme="minorEastAsia"/>
              <w:noProof/>
            </w:rPr>
          </w:pPr>
          <w:ins w:id="298"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"_Toc99005081"</w:instrText>
            </w:r>
            <w:r w:rsidRPr="00A85D07">
              <w:rPr>
                <w:rStyle w:val="Hyperlink"/>
                <w:noProof/>
              </w:rPr>
              <w:instrText xml:space="preserve"> </w:instrText>
            </w:r>
            <w:r w:rsidRPr="00A85D07">
              <w:rPr>
                <w:rStyle w:val="Hyperlink"/>
                <w:noProof/>
              </w:rPr>
              <w:fldChar w:fldCharType="separate"/>
            </w:r>
            <w:r w:rsidRPr="00A85D07">
              <w:rPr>
                <w:rStyle w:val="Hyperlink"/>
                <w:noProof/>
              </w:rPr>
              <w:t>Activating a wetland in the wetland model</w:t>
            </w:r>
            <w:r>
              <w:rPr>
                <w:noProof/>
                <w:webHidden/>
              </w:rPr>
              <w:tab/>
            </w:r>
            <w:r>
              <w:rPr>
                <w:noProof/>
                <w:webHidden/>
              </w:rPr>
              <w:fldChar w:fldCharType="begin"/>
            </w:r>
            <w:r>
              <w:rPr>
                <w:noProof/>
                <w:webHidden/>
              </w:rPr>
              <w:instrText xml:space="preserve"> PAGEREF _Toc99005081 \h </w:instrText>
            </w:r>
          </w:ins>
          <w:r>
            <w:rPr>
              <w:noProof/>
              <w:webHidden/>
            </w:rPr>
          </w:r>
          <w:r>
            <w:rPr>
              <w:noProof/>
              <w:webHidden/>
            </w:rPr>
            <w:fldChar w:fldCharType="separate"/>
          </w:r>
          <w:ins w:id="299" w:author="David Conklin" w:date="2022-03-24T09:02:00Z">
            <w:r>
              <w:rPr>
                <w:noProof/>
                <w:webHidden/>
              </w:rPr>
              <w:t>68</w:t>
            </w:r>
            <w:r>
              <w:rPr>
                <w:noProof/>
                <w:webHidden/>
              </w:rPr>
              <w:fldChar w:fldCharType="end"/>
            </w:r>
            <w:r w:rsidRPr="00A85D07">
              <w:rPr>
                <w:rStyle w:val="Hyperlink"/>
                <w:noProof/>
              </w:rPr>
              <w:fldChar w:fldCharType="end"/>
            </w:r>
          </w:ins>
        </w:p>
        <w:p w14:paraId="515DB051" w14:textId="3C401A76" w:rsidR="00DB52DC" w:rsidRDefault="00DB52DC">
          <w:pPr>
            <w:pStyle w:val="TOC2"/>
            <w:tabs>
              <w:tab w:val="right" w:leader="dot" w:pos="9350"/>
            </w:tabs>
            <w:rPr>
              <w:ins w:id="300" w:author="David Conklin" w:date="2022-03-24T09:02:00Z"/>
              <w:rFonts w:eastAsiaTheme="minorEastAsia"/>
              <w:noProof/>
            </w:rPr>
          </w:pPr>
          <w:ins w:id="30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"_Toc99005082"</w:instrText>
            </w:r>
            <w:r w:rsidRPr="00A85D07">
              <w:rPr>
                <w:rStyle w:val="Hyperlink"/>
                <w:noProof/>
              </w:rPr>
              <w:instrText xml:space="preserve"> </w:instrText>
            </w:r>
            <w:r w:rsidRPr="00A85D07">
              <w:rPr>
                <w:rStyle w:val="Hyperlink"/>
                <w:noProof/>
              </w:rPr>
              <w:fldChar w:fldCharType="separate"/>
            </w:r>
            <w:r w:rsidRPr="00A85D07">
              <w:rPr>
                <w:rStyle w:val="Hyperlink"/>
                <w:noProof/>
              </w:rPr>
              <w:t>Reality check</w:t>
            </w:r>
            <w:r>
              <w:rPr>
                <w:noProof/>
                <w:webHidden/>
              </w:rPr>
              <w:tab/>
            </w:r>
            <w:r>
              <w:rPr>
                <w:noProof/>
                <w:webHidden/>
              </w:rPr>
              <w:fldChar w:fldCharType="begin"/>
            </w:r>
            <w:r>
              <w:rPr>
                <w:noProof/>
                <w:webHidden/>
              </w:rPr>
              <w:instrText xml:space="preserve"> PAGEREF _Toc99005082 \h </w:instrText>
            </w:r>
          </w:ins>
          <w:r>
            <w:rPr>
              <w:noProof/>
              <w:webHidden/>
            </w:rPr>
          </w:r>
          <w:r>
            <w:rPr>
              <w:noProof/>
              <w:webHidden/>
            </w:rPr>
            <w:fldChar w:fldCharType="separate"/>
          </w:r>
          <w:ins w:id="302" w:author="David Conklin" w:date="2022-03-24T09:02:00Z">
            <w:r>
              <w:rPr>
                <w:noProof/>
                <w:webHidden/>
              </w:rPr>
              <w:t>69</w:t>
            </w:r>
            <w:r>
              <w:rPr>
                <w:noProof/>
                <w:webHidden/>
              </w:rPr>
              <w:fldChar w:fldCharType="end"/>
            </w:r>
            <w:r w:rsidRPr="00A85D07">
              <w:rPr>
                <w:rStyle w:val="Hyperlink"/>
                <w:noProof/>
              </w:rPr>
              <w:fldChar w:fldCharType="end"/>
            </w:r>
          </w:ins>
        </w:p>
        <w:p w14:paraId="1241E1A8" w14:textId="2F689F20" w:rsidR="00DB52DC" w:rsidRDefault="00DB52DC">
          <w:pPr>
            <w:pStyle w:val="TOC2"/>
            <w:tabs>
              <w:tab w:val="right" w:leader="dot" w:pos="9350"/>
            </w:tabs>
            <w:rPr>
              <w:ins w:id="303" w:author="David Conklin" w:date="2022-03-24T09:02:00Z"/>
              <w:rFonts w:eastAsiaTheme="minorEastAsia"/>
              <w:noProof/>
            </w:rPr>
          </w:pPr>
          <w:ins w:id="304"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"_Toc99005083"</w:instrText>
            </w:r>
            <w:r w:rsidRPr="00A85D07">
              <w:rPr>
                <w:rStyle w:val="Hyperlink"/>
                <w:noProof/>
              </w:rPr>
              <w:instrText xml:space="preserve"> </w:instrText>
            </w:r>
            <w:r w:rsidRPr="00A85D07">
              <w:rPr>
                <w:rStyle w:val="Hyperlink"/>
                <w:noProof/>
              </w:rPr>
              <w:fldChar w:fldCharType="separate"/>
            </w:r>
            <w:r w:rsidRPr="00A85D07">
              <w:rPr>
                <w:rStyle w:val="Hyperlink"/>
                <w:noProof/>
              </w:rPr>
              <w:t>High Cascades Springs</w:t>
            </w:r>
            <w:r>
              <w:rPr>
                <w:noProof/>
                <w:webHidden/>
              </w:rPr>
              <w:tab/>
            </w:r>
            <w:r>
              <w:rPr>
                <w:noProof/>
                <w:webHidden/>
              </w:rPr>
              <w:fldChar w:fldCharType="begin"/>
            </w:r>
            <w:r>
              <w:rPr>
                <w:noProof/>
                <w:webHidden/>
              </w:rPr>
              <w:instrText xml:space="preserve"> PAGEREF _Toc99005083 \h </w:instrText>
            </w:r>
          </w:ins>
          <w:r>
            <w:rPr>
              <w:noProof/>
              <w:webHidden/>
            </w:rPr>
          </w:r>
          <w:r>
            <w:rPr>
              <w:noProof/>
              <w:webHidden/>
            </w:rPr>
            <w:fldChar w:fldCharType="separate"/>
          </w:r>
          <w:ins w:id="305" w:author="David Conklin" w:date="2022-03-24T09:02:00Z">
            <w:r>
              <w:rPr>
                <w:noProof/>
                <w:webHidden/>
              </w:rPr>
              <w:t>70</w:t>
            </w:r>
            <w:r>
              <w:rPr>
                <w:noProof/>
                <w:webHidden/>
              </w:rPr>
              <w:fldChar w:fldCharType="end"/>
            </w:r>
            <w:r w:rsidRPr="00A85D07">
              <w:rPr>
                <w:rStyle w:val="Hyperlink"/>
                <w:noProof/>
              </w:rPr>
              <w:fldChar w:fldCharType="end"/>
            </w:r>
          </w:ins>
        </w:p>
        <w:p w14:paraId="047AA66D" w14:textId="279D9D7E" w:rsidR="00DB52DC" w:rsidRDefault="00DB52DC">
          <w:pPr>
            <w:pStyle w:val="TOC2"/>
            <w:tabs>
              <w:tab w:val="right" w:leader="dot" w:pos="9350"/>
            </w:tabs>
            <w:rPr>
              <w:ins w:id="306" w:author="David Conklin" w:date="2022-03-24T09:02:00Z"/>
              <w:rFonts w:eastAsiaTheme="minorEastAsia"/>
              <w:noProof/>
            </w:rPr>
          </w:pPr>
          <w:ins w:id="307" w:author="David Conklin" w:date="2022-03-24T09:02:00Z">
            <w:r w:rsidRPr="00A85D07">
              <w:rPr>
                <w:rStyle w:val="Hyperlink"/>
                <w:noProof/>
              </w:rPr>
              <w:lastRenderedPageBreak/>
              <w:fldChar w:fldCharType="begin"/>
            </w:r>
            <w:r w:rsidRPr="00A85D07">
              <w:rPr>
                <w:rStyle w:val="Hyperlink"/>
                <w:noProof/>
              </w:rPr>
              <w:instrText xml:space="preserve"> </w:instrText>
            </w:r>
            <w:r>
              <w:rPr>
                <w:noProof/>
              </w:rPr>
              <w:instrText>HYPERLINK \l "_Toc99005084"</w:instrText>
            </w:r>
            <w:r w:rsidRPr="00A85D07">
              <w:rPr>
                <w:rStyle w:val="Hyperlink"/>
                <w:noProof/>
              </w:rPr>
              <w:instrText xml:space="preserve"> </w:instrText>
            </w:r>
            <w:r w:rsidRPr="00A85D07">
              <w:rPr>
                <w:rStyle w:val="Hyperlink"/>
                <w:noProof/>
              </w:rPr>
              <w:fldChar w:fldCharType="separate"/>
            </w:r>
            <w:r w:rsidRPr="00A85D07">
              <w:rPr>
                <w:rStyle w:val="Hyperlink"/>
                <w:noProof/>
              </w:rPr>
              <w:t>Calibration and simulation skill</w:t>
            </w:r>
            <w:r>
              <w:rPr>
                <w:noProof/>
                <w:webHidden/>
              </w:rPr>
              <w:tab/>
            </w:r>
            <w:r>
              <w:rPr>
                <w:noProof/>
                <w:webHidden/>
              </w:rPr>
              <w:fldChar w:fldCharType="begin"/>
            </w:r>
            <w:r>
              <w:rPr>
                <w:noProof/>
                <w:webHidden/>
              </w:rPr>
              <w:instrText xml:space="preserve"> PAGEREF _Toc99005084 \h </w:instrText>
            </w:r>
          </w:ins>
          <w:r>
            <w:rPr>
              <w:noProof/>
              <w:webHidden/>
            </w:rPr>
          </w:r>
          <w:r>
            <w:rPr>
              <w:noProof/>
              <w:webHidden/>
            </w:rPr>
            <w:fldChar w:fldCharType="separate"/>
          </w:r>
          <w:ins w:id="308" w:author="David Conklin" w:date="2022-03-24T09:02:00Z">
            <w:r>
              <w:rPr>
                <w:noProof/>
                <w:webHidden/>
              </w:rPr>
              <w:t>72</w:t>
            </w:r>
            <w:r>
              <w:rPr>
                <w:noProof/>
                <w:webHidden/>
              </w:rPr>
              <w:fldChar w:fldCharType="end"/>
            </w:r>
            <w:r w:rsidRPr="00A85D07">
              <w:rPr>
                <w:rStyle w:val="Hyperlink"/>
                <w:noProof/>
              </w:rPr>
              <w:fldChar w:fldCharType="end"/>
            </w:r>
          </w:ins>
        </w:p>
        <w:p w14:paraId="704F6682" w14:textId="42A25F6A" w:rsidR="00DB52DC" w:rsidRDefault="00DB52DC">
          <w:pPr>
            <w:pStyle w:val="TOC2"/>
            <w:tabs>
              <w:tab w:val="right" w:leader="dot" w:pos="9350"/>
            </w:tabs>
            <w:rPr>
              <w:ins w:id="309" w:author="David Conklin" w:date="2022-03-24T09:02:00Z"/>
              <w:rFonts w:eastAsiaTheme="minorEastAsia"/>
              <w:noProof/>
            </w:rPr>
          </w:pPr>
          <w:ins w:id="310"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"_Toc99005085"</w:instrText>
            </w:r>
            <w:r w:rsidRPr="00A85D07">
              <w:rPr>
                <w:rStyle w:val="Hyperlink"/>
                <w:noProof/>
              </w:rPr>
              <w:instrText xml:space="preserve"> </w:instrText>
            </w:r>
            <w:r w:rsidRPr="00A85D07">
              <w:rPr>
                <w:rStyle w:val="Hyperlink"/>
                <w:noProof/>
              </w:rPr>
              <w:fldChar w:fldCharType="separate"/>
            </w:r>
            <w:r w:rsidRPr="00A85D07">
              <w:rPr>
                <w:rStyle w:val="Hyperlink"/>
                <w:noProof/>
              </w:rPr>
              <w:t>Analysis of locations where the model has low skill</w:t>
            </w:r>
            <w:r>
              <w:rPr>
                <w:noProof/>
                <w:webHidden/>
              </w:rPr>
              <w:tab/>
            </w:r>
            <w:r>
              <w:rPr>
                <w:noProof/>
                <w:webHidden/>
              </w:rPr>
              <w:fldChar w:fldCharType="begin"/>
            </w:r>
            <w:r>
              <w:rPr>
                <w:noProof/>
                <w:webHidden/>
              </w:rPr>
              <w:instrText xml:space="preserve"> PAGEREF _Toc99005085 \h </w:instrText>
            </w:r>
          </w:ins>
          <w:r>
            <w:rPr>
              <w:noProof/>
              <w:webHidden/>
            </w:rPr>
          </w:r>
          <w:r>
            <w:rPr>
              <w:noProof/>
              <w:webHidden/>
            </w:rPr>
            <w:fldChar w:fldCharType="separate"/>
          </w:r>
          <w:ins w:id="311" w:author="David Conklin" w:date="2022-03-24T09:02:00Z">
            <w:r>
              <w:rPr>
                <w:noProof/>
                <w:webHidden/>
              </w:rPr>
              <w:t>75</w:t>
            </w:r>
            <w:r>
              <w:rPr>
                <w:noProof/>
                <w:webHidden/>
              </w:rPr>
              <w:fldChar w:fldCharType="end"/>
            </w:r>
            <w:r w:rsidRPr="00A85D07">
              <w:rPr>
                <w:rStyle w:val="Hyperlink"/>
                <w:noProof/>
              </w:rPr>
              <w:fldChar w:fldCharType="end"/>
            </w:r>
          </w:ins>
        </w:p>
        <w:p w14:paraId="311C6AEF" w14:textId="40B2D530" w:rsidR="00DB52DC" w:rsidRDefault="00DB52DC">
          <w:pPr>
            <w:pStyle w:val="TOC2"/>
            <w:tabs>
              <w:tab w:val="right" w:leader="dot" w:pos="9350"/>
            </w:tabs>
            <w:rPr>
              <w:ins w:id="312" w:author="David Conklin" w:date="2022-03-24T09:02:00Z"/>
              <w:rFonts w:eastAsiaTheme="minorEastAsia"/>
              <w:noProof/>
            </w:rPr>
          </w:pPr>
          <w:ins w:id="31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"_Toc99005086"</w:instrText>
            </w:r>
            <w:r w:rsidRPr="00A85D07">
              <w:rPr>
                <w:rStyle w:val="Hyperlink"/>
                <w:noProof/>
              </w:rPr>
              <w:instrText xml:space="preserve"> </w:instrText>
            </w:r>
            <w:r w:rsidRPr="00A85D07">
              <w:rPr>
                <w:rStyle w:val="Hyperlink"/>
                <w:noProof/>
              </w:rPr>
              <w:fldChar w:fldCharType="separate"/>
            </w:r>
            <w:r w:rsidRPr="00A85D07">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_Toc99005086 \h </w:instrText>
            </w:r>
          </w:ins>
          <w:r>
            <w:rPr>
              <w:noProof/>
              <w:webHidden/>
            </w:rPr>
          </w:r>
          <w:r>
            <w:rPr>
              <w:noProof/>
              <w:webHidden/>
            </w:rPr>
            <w:fldChar w:fldCharType="separate"/>
          </w:r>
          <w:ins w:id="314" w:author="David Conklin" w:date="2022-03-24T09:02:00Z">
            <w:r>
              <w:rPr>
                <w:noProof/>
                <w:webHidden/>
              </w:rPr>
              <w:t>75</w:t>
            </w:r>
            <w:r>
              <w:rPr>
                <w:noProof/>
                <w:webHidden/>
              </w:rPr>
              <w:fldChar w:fldCharType="end"/>
            </w:r>
            <w:r w:rsidRPr="00A85D07">
              <w:rPr>
                <w:rStyle w:val="Hyperlink"/>
                <w:noProof/>
              </w:rPr>
              <w:fldChar w:fldCharType="end"/>
            </w:r>
          </w:ins>
        </w:p>
        <w:p w14:paraId="2A3F2745" w14:textId="78A30C16" w:rsidR="00DB52DC" w:rsidRDefault="00DB52DC">
          <w:pPr>
            <w:pStyle w:val="TOC2"/>
            <w:tabs>
              <w:tab w:val="right" w:leader="dot" w:pos="9350"/>
            </w:tabs>
            <w:rPr>
              <w:ins w:id="315" w:author="David Conklin" w:date="2022-03-24T09:02:00Z"/>
              <w:rFonts w:eastAsiaTheme="minorEastAsia"/>
              <w:noProof/>
            </w:rPr>
          </w:pPr>
          <w:ins w:id="316"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"_Toc99005087"</w:instrText>
            </w:r>
            <w:r w:rsidRPr="00A85D07">
              <w:rPr>
                <w:rStyle w:val="Hyperlink"/>
                <w:noProof/>
              </w:rPr>
              <w:instrText xml:space="preserve"> </w:instrText>
            </w:r>
            <w:r w:rsidRPr="00A85D07">
              <w:rPr>
                <w:rStyle w:val="Hyperlink"/>
                <w:noProof/>
              </w:rPr>
              <w:fldChar w:fldCharType="separate"/>
            </w:r>
            <w:r w:rsidRPr="00A85D07">
              <w:rPr>
                <w:rStyle w:val="Hyperlink"/>
                <w:noProof/>
              </w:rPr>
              <w:t>CW3M v. Shade-a-lator</w:t>
            </w:r>
            <w:r>
              <w:rPr>
                <w:noProof/>
                <w:webHidden/>
              </w:rPr>
              <w:tab/>
            </w:r>
            <w:r>
              <w:rPr>
                <w:noProof/>
                <w:webHidden/>
              </w:rPr>
              <w:fldChar w:fldCharType="begin"/>
            </w:r>
            <w:r>
              <w:rPr>
                <w:noProof/>
                <w:webHidden/>
              </w:rPr>
              <w:instrText xml:space="preserve"> PAGEREF _Toc99005087 \h </w:instrText>
            </w:r>
          </w:ins>
          <w:r>
            <w:rPr>
              <w:noProof/>
              <w:webHidden/>
            </w:rPr>
          </w:r>
          <w:r>
            <w:rPr>
              <w:noProof/>
              <w:webHidden/>
            </w:rPr>
            <w:fldChar w:fldCharType="separate"/>
          </w:r>
          <w:ins w:id="317" w:author="David Conklin" w:date="2022-03-24T09:02:00Z">
            <w:r>
              <w:rPr>
                <w:noProof/>
                <w:webHidden/>
              </w:rPr>
              <w:t>77</w:t>
            </w:r>
            <w:r>
              <w:rPr>
                <w:noProof/>
                <w:webHidden/>
              </w:rPr>
              <w:fldChar w:fldCharType="end"/>
            </w:r>
            <w:r w:rsidRPr="00A85D07">
              <w:rPr>
                <w:rStyle w:val="Hyperlink"/>
                <w:noProof/>
              </w:rPr>
              <w:fldChar w:fldCharType="end"/>
            </w:r>
          </w:ins>
        </w:p>
        <w:p w14:paraId="53D250BD" w14:textId="4F7AE459" w:rsidR="00DB52DC" w:rsidRDefault="00DB52DC">
          <w:pPr>
            <w:pStyle w:val="TOC2"/>
            <w:tabs>
              <w:tab w:val="right" w:leader="dot" w:pos="9350"/>
            </w:tabs>
            <w:rPr>
              <w:ins w:id="318" w:author="David Conklin" w:date="2022-03-24T09:02:00Z"/>
              <w:rFonts w:eastAsiaTheme="minorEastAsia"/>
              <w:noProof/>
            </w:rPr>
          </w:pPr>
          <w:ins w:id="31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"_Toc99005088"</w:instrText>
            </w:r>
            <w:r w:rsidRPr="00A85D07">
              <w:rPr>
                <w:rStyle w:val="Hyperlink"/>
                <w:noProof/>
              </w:rPr>
              <w:instrText xml:space="preserve"> </w:instrText>
            </w:r>
            <w:r w:rsidRPr="00A85D07">
              <w:rPr>
                <w:rStyle w:val="Hyperlink"/>
                <w:noProof/>
              </w:rPr>
              <w:fldChar w:fldCharType="separate"/>
            </w:r>
            <w:r w:rsidRPr="00A85D07">
              <w:rPr>
                <w:rStyle w:val="Hyperlink"/>
                <w:noProof/>
              </w:rPr>
              <w:t>Comparison of CW3M results to Shade-a-lator results</w:t>
            </w:r>
            <w:r>
              <w:rPr>
                <w:noProof/>
                <w:webHidden/>
              </w:rPr>
              <w:tab/>
            </w:r>
            <w:r>
              <w:rPr>
                <w:noProof/>
                <w:webHidden/>
              </w:rPr>
              <w:fldChar w:fldCharType="begin"/>
            </w:r>
            <w:r>
              <w:rPr>
                <w:noProof/>
                <w:webHidden/>
              </w:rPr>
              <w:instrText xml:space="preserve"> PAGEREF _Toc99005088 \h </w:instrText>
            </w:r>
          </w:ins>
          <w:r>
            <w:rPr>
              <w:noProof/>
              <w:webHidden/>
            </w:rPr>
          </w:r>
          <w:r>
            <w:rPr>
              <w:noProof/>
              <w:webHidden/>
            </w:rPr>
            <w:fldChar w:fldCharType="separate"/>
          </w:r>
          <w:ins w:id="320" w:author="David Conklin" w:date="2022-03-24T09:02:00Z">
            <w:r>
              <w:rPr>
                <w:noProof/>
                <w:webHidden/>
              </w:rPr>
              <w:t>79</w:t>
            </w:r>
            <w:r>
              <w:rPr>
                <w:noProof/>
                <w:webHidden/>
              </w:rPr>
              <w:fldChar w:fldCharType="end"/>
            </w:r>
            <w:r w:rsidRPr="00A85D07">
              <w:rPr>
                <w:rStyle w:val="Hyperlink"/>
                <w:noProof/>
              </w:rPr>
              <w:fldChar w:fldCharType="end"/>
            </w:r>
          </w:ins>
        </w:p>
        <w:p w14:paraId="46705839" w14:textId="422DE183" w:rsidR="00DB52DC" w:rsidRDefault="00DB52DC">
          <w:pPr>
            <w:pStyle w:val="TOC1"/>
            <w:tabs>
              <w:tab w:val="right" w:leader="dot" w:pos="9350"/>
            </w:tabs>
            <w:rPr>
              <w:ins w:id="321" w:author="David Conklin" w:date="2022-03-24T09:02:00Z"/>
              <w:rFonts w:eastAsiaTheme="minorEastAsia"/>
              <w:noProof/>
            </w:rPr>
          </w:pPr>
          <w:ins w:id="322"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"_Toc99005089"</w:instrText>
            </w:r>
            <w:r w:rsidRPr="00A85D07">
              <w:rPr>
                <w:rStyle w:val="Hyperlink"/>
                <w:noProof/>
              </w:rPr>
              <w:instrText xml:space="preserve"> </w:instrText>
            </w:r>
            <w:r w:rsidRPr="00A85D07">
              <w:rPr>
                <w:rStyle w:val="Hyperlink"/>
                <w:noProof/>
              </w:rPr>
              <w:fldChar w:fldCharType="separate"/>
            </w:r>
            <w:r w:rsidRPr="00A85D07">
              <w:rPr>
                <w:rStyle w:val="Hyperlink"/>
                <w:noProof/>
              </w:rPr>
              <w:t>The Clackamas Basin</w:t>
            </w:r>
            <w:r>
              <w:rPr>
                <w:noProof/>
                <w:webHidden/>
              </w:rPr>
              <w:tab/>
            </w:r>
            <w:r>
              <w:rPr>
                <w:noProof/>
                <w:webHidden/>
              </w:rPr>
              <w:fldChar w:fldCharType="begin"/>
            </w:r>
            <w:r>
              <w:rPr>
                <w:noProof/>
                <w:webHidden/>
              </w:rPr>
              <w:instrText xml:space="preserve"> PAGEREF _Toc99005089 \h </w:instrText>
            </w:r>
          </w:ins>
          <w:r>
            <w:rPr>
              <w:noProof/>
              <w:webHidden/>
            </w:rPr>
          </w:r>
          <w:r>
            <w:rPr>
              <w:noProof/>
              <w:webHidden/>
            </w:rPr>
            <w:fldChar w:fldCharType="separate"/>
          </w:r>
          <w:ins w:id="323" w:author="David Conklin" w:date="2022-03-24T09:02:00Z">
            <w:r>
              <w:rPr>
                <w:noProof/>
                <w:webHidden/>
              </w:rPr>
              <w:t>81</w:t>
            </w:r>
            <w:r>
              <w:rPr>
                <w:noProof/>
                <w:webHidden/>
              </w:rPr>
              <w:fldChar w:fldCharType="end"/>
            </w:r>
            <w:r w:rsidRPr="00A85D07">
              <w:rPr>
                <w:rStyle w:val="Hyperlink"/>
                <w:noProof/>
              </w:rPr>
              <w:fldChar w:fldCharType="end"/>
            </w:r>
          </w:ins>
        </w:p>
        <w:p w14:paraId="5EF55C52" w14:textId="0D9CD756" w:rsidR="00DB52DC" w:rsidRDefault="00DB52DC">
          <w:pPr>
            <w:pStyle w:val="TOC1"/>
            <w:tabs>
              <w:tab w:val="right" w:leader="dot" w:pos="9350"/>
            </w:tabs>
            <w:rPr>
              <w:ins w:id="324" w:author="David Conklin" w:date="2022-03-24T09:02:00Z"/>
              <w:rFonts w:eastAsiaTheme="minorEastAsia"/>
              <w:noProof/>
            </w:rPr>
          </w:pPr>
          <w:ins w:id="32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"_Toc99005090"</w:instrText>
            </w:r>
            <w:r w:rsidRPr="00A85D07">
              <w:rPr>
                <w:rStyle w:val="Hyperlink"/>
                <w:noProof/>
              </w:rPr>
              <w:instrText xml:space="preserve"> </w:instrText>
            </w:r>
            <w:r w:rsidRPr="00A85D07">
              <w:rPr>
                <w:rStyle w:val="Hyperlink"/>
                <w:noProof/>
              </w:rPr>
              <w:fldChar w:fldCharType="separate"/>
            </w:r>
            <w:r w:rsidRPr="00A85D07">
              <w:rPr>
                <w:rStyle w:val="Hyperlink"/>
                <w:noProof/>
              </w:rPr>
              <w:t>Autonomous process details</w:t>
            </w:r>
            <w:r>
              <w:rPr>
                <w:noProof/>
                <w:webHidden/>
              </w:rPr>
              <w:tab/>
            </w:r>
            <w:r>
              <w:rPr>
                <w:noProof/>
                <w:webHidden/>
              </w:rPr>
              <w:fldChar w:fldCharType="begin"/>
            </w:r>
            <w:r>
              <w:rPr>
                <w:noProof/>
                <w:webHidden/>
              </w:rPr>
              <w:instrText xml:space="preserve"> PAGEREF _Toc99005090 \h </w:instrText>
            </w:r>
          </w:ins>
          <w:r>
            <w:rPr>
              <w:noProof/>
              <w:webHidden/>
            </w:rPr>
          </w:r>
          <w:r>
            <w:rPr>
              <w:noProof/>
              <w:webHidden/>
            </w:rPr>
            <w:fldChar w:fldCharType="separate"/>
          </w:r>
          <w:ins w:id="326" w:author="David Conklin" w:date="2022-03-24T09:02:00Z">
            <w:r>
              <w:rPr>
                <w:noProof/>
                <w:webHidden/>
              </w:rPr>
              <w:t>82</w:t>
            </w:r>
            <w:r>
              <w:rPr>
                <w:noProof/>
                <w:webHidden/>
              </w:rPr>
              <w:fldChar w:fldCharType="end"/>
            </w:r>
            <w:r w:rsidRPr="00A85D07">
              <w:rPr>
                <w:rStyle w:val="Hyperlink"/>
                <w:noProof/>
              </w:rPr>
              <w:fldChar w:fldCharType="end"/>
            </w:r>
          </w:ins>
        </w:p>
        <w:p w14:paraId="05E398EC" w14:textId="263A38D4" w:rsidR="00DB52DC" w:rsidRDefault="00DB52DC">
          <w:pPr>
            <w:pStyle w:val="TOC2"/>
            <w:tabs>
              <w:tab w:val="right" w:leader="dot" w:pos="9350"/>
            </w:tabs>
            <w:rPr>
              <w:ins w:id="327" w:author="David Conklin" w:date="2022-03-24T09:02:00Z"/>
              <w:rFonts w:eastAsiaTheme="minorEastAsia"/>
              <w:noProof/>
            </w:rPr>
          </w:pPr>
          <w:ins w:id="328"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"_Toc99005091"</w:instrText>
            </w:r>
            <w:r w:rsidRPr="00A85D07">
              <w:rPr>
                <w:rStyle w:val="Hyperlink"/>
                <w:noProof/>
              </w:rPr>
              <w:instrText xml:space="preserve"> </w:instrText>
            </w:r>
            <w:r w:rsidRPr="00A85D07">
              <w:rPr>
                <w:rStyle w:val="Hyperlink"/>
                <w:noProof/>
              </w:rPr>
              <w:fldChar w:fldCharType="separate"/>
            </w:r>
            <w:r w:rsidRPr="00A85D07">
              <w:rPr>
                <w:rStyle w:val="Hyperlink"/>
                <w:noProof/>
              </w:rPr>
              <w:t>Prescribed LULCs</w:t>
            </w:r>
            <w:r>
              <w:rPr>
                <w:noProof/>
                <w:webHidden/>
              </w:rPr>
              <w:tab/>
            </w:r>
            <w:r>
              <w:rPr>
                <w:noProof/>
                <w:webHidden/>
              </w:rPr>
              <w:fldChar w:fldCharType="begin"/>
            </w:r>
            <w:r>
              <w:rPr>
                <w:noProof/>
                <w:webHidden/>
              </w:rPr>
              <w:instrText xml:space="preserve"> PAGEREF _Toc99005091 \h </w:instrText>
            </w:r>
          </w:ins>
          <w:r>
            <w:rPr>
              <w:noProof/>
              <w:webHidden/>
            </w:rPr>
          </w:r>
          <w:r>
            <w:rPr>
              <w:noProof/>
              <w:webHidden/>
            </w:rPr>
            <w:fldChar w:fldCharType="separate"/>
          </w:r>
          <w:ins w:id="329" w:author="David Conklin" w:date="2022-03-24T09:02:00Z">
            <w:r>
              <w:rPr>
                <w:noProof/>
                <w:webHidden/>
              </w:rPr>
              <w:t>82</w:t>
            </w:r>
            <w:r>
              <w:rPr>
                <w:noProof/>
                <w:webHidden/>
              </w:rPr>
              <w:fldChar w:fldCharType="end"/>
            </w:r>
            <w:r w:rsidRPr="00A85D07">
              <w:rPr>
                <w:rStyle w:val="Hyperlink"/>
                <w:noProof/>
              </w:rPr>
              <w:fldChar w:fldCharType="end"/>
            </w:r>
          </w:ins>
        </w:p>
        <w:p w14:paraId="076E5521" w14:textId="34A9E290" w:rsidR="00DB52DC" w:rsidRDefault="00DB52DC">
          <w:pPr>
            <w:pStyle w:val="TOC1"/>
            <w:tabs>
              <w:tab w:val="right" w:leader="dot" w:pos="9350"/>
            </w:tabs>
            <w:rPr>
              <w:ins w:id="330" w:author="David Conklin" w:date="2022-03-24T09:02:00Z"/>
              <w:rFonts w:eastAsiaTheme="minorEastAsia"/>
              <w:noProof/>
            </w:rPr>
          </w:pPr>
          <w:ins w:id="33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"_Toc99005092"</w:instrText>
            </w:r>
            <w:r w:rsidRPr="00A85D07">
              <w:rPr>
                <w:rStyle w:val="Hyperlink"/>
                <w:noProof/>
              </w:rPr>
              <w:instrText xml:space="preserve"> </w:instrText>
            </w:r>
            <w:r w:rsidRPr="00A85D07">
              <w:rPr>
                <w:rStyle w:val="Hyperlink"/>
                <w:noProof/>
              </w:rPr>
              <w:fldChar w:fldCharType="separate"/>
            </w:r>
            <w:r w:rsidRPr="00A85D07">
              <w:rPr>
                <w:rStyle w:val="Hyperlink"/>
                <w:noProof/>
              </w:rPr>
              <w:t>Directory structure and file names</w:t>
            </w:r>
            <w:r>
              <w:rPr>
                <w:noProof/>
                <w:webHidden/>
              </w:rPr>
              <w:tab/>
            </w:r>
            <w:r>
              <w:rPr>
                <w:noProof/>
                <w:webHidden/>
              </w:rPr>
              <w:fldChar w:fldCharType="begin"/>
            </w:r>
            <w:r>
              <w:rPr>
                <w:noProof/>
                <w:webHidden/>
              </w:rPr>
              <w:instrText xml:space="preserve"> PAGEREF _Toc99005092 \h </w:instrText>
            </w:r>
          </w:ins>
          <w:r>
            <w:rPr>
              <w:noProof/>
              <w:webHidden/>
            </w:rPr>
          </w:r>
          <w:r>
            <w:rPr>
              <w:noProof/>
              <w:webHidden/>
            </w:rPr>
            <w:fldChar w:fldCharType="separate"/>
          </w:r>
          <w:ins w:id="332" w:author="David Conklin" w:date="2022-03-24T09:02:00Z">
            <w:r>
              <w:rPr>
                <w:noProof/>
                <w:webHidden/>
              </w:rPr>
              <w:t>84</w:t>
            </w:r>
            <w:r>
              <w:rPr>
                <w:noProof/>
                <w:webHidden/>
              </w:rPr>
              <w:fldChar w:fldCharType="end"/>
            </w:r>
            <w:r w:rsidRPr="00A85D07">
              <w:rPr>
                <w:rStyle w:val="Hyperlink"/>
                <w:noProof/>
              </w:rPr>
              <w:fldChar w:fldCharType="end"/>
            </w:r>
          </w:ins>
        </w:p>
        <w:p w14:paraId="2EC479BA" w14:textId="57BB53F8" w:rsidR="00DB52DC" w:rsidRDefault="00DB52DC">
          <w:pPr>
            <w:pStyle w:val="TOC1"/>
            <w:tabs>
              <w:tab w:val="right" w:leader="dot" w:pos="9350"/>
            </w:tabs>
            <w:rPr>
              <w:ins w:id="333" w:author="David Conklin" w:date="2022-03-24T09:02:00Z"/>
              <w:rFonts w:eastAsiaTheme="minorEastAsia"/>
              <w:noProof/>
            </w:rPr>
          </w:pPr>
          <w:ins w:id="334"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"_Toc99005093"</w:instrText>
            </w:r>
            <w:r w:rsidRPr="00A85D07">
              <w:rPr>
                <w:rStyle w:val="Hyperlink"/>
                <w:noProof/>
              </w:rPr>
              <w:instrText xml:space="preserve"> </w:instrText>
            </w:r>
            <w:r w:rsidRPr="00A85D07">
              <w:rPr>
                <w:rStyle w:val="Hyperlink"/>
                <w:noProof/>
              </w:rPr>
              <w:fldChar w:fldCharType="separate"/>
            </w:r>
            <w:r w:rsidRPr="00A85D07">
              <w:rPr>
                <w:rStyle w:val="Hyperlink"/>
                <w:noProof/>
              </w:rPr>
              <w:t>C++ Source Code Conventions</w:t>
            </w:r>
            <w:r>
              <w:rPr>
                <w:noProof/>
                <w:webHidden/>
              </w:rPr>
              <w:tab/>
            </w:r>
            <w:r>
              <w:rPr>
                <w:noProof/>
                <w:webHidden/>
              </w:rPr>
              <w:fldChar w:fldCharType="begin"/>
            </w:r>
            <w:r>
              <w:rPr>
                <w:noProof/>
                <w:webHidden/>
              </w:rPr>
              <w:instrText xml:space="preserve"> PAGEREF _Toc99005093 \h </w:instrText>
            </w:r>
          </w:ins>
          <w:r>
            <w:rPr>
              <w:noProof/>
              <w:webHidden/>
            </w:rPr>
          </w:r>
          <w:r>
            <w:rPr>
              <w:noProof/>
              <w:webHidden/>
            </w:rPr>
            <w:fldChar w:fldCharType="separate"/>
          </w:r>
          <w:ins w:id="335" w:author="David Conklin" w:date="2022-03-24T09:02:00Z">
            <w:r>
              <w:rPr>
                <w:noProof/>
                <w:webHidden/>
              </w:rPr>
              <w:t>85</w:t>
            </w:r>
            <w:r>
              <w:rPr>
                <w:noProof/>
                <w:webHidden/>
              </w:rPr>
              <w:fldChar w:fldCharType="end"/>
            </w:r>
            <w:r w:rsidRPr="00A85D07">
              <w:rPr>
                <w:rStyle w:val="Hyperlink"/>
                <w:noProof/>
              </w:rPr>
              <w:fldChar w:fldCharType="end"/>
            </w:r>
          </w:ins>
        </w:p>
        <w:p w14:paraId="427EAAE3" w14:textId="2FA5F73B" w:rsidR="00DB52DC" w:rsidRDefault="00DB52DC">
          <w:pPr>
            <w:pStyle w:val="TOC2"/>
            <w:tabs>
              <w:tab w:val="right" w:leader="dot" w:pos="9350"/>
            </w:tabs>
            <w:rPr>
              <w:ins w:id="336" w:author="David Conklin" w:date="2022-03-24T09:02:00Z"/>
              <w:rFonts w:eastAsiaTheme="minorEastAsia"/>
              <w:noProof/>
            </w:rPr>
          </w:pPr>
          <w:ins w:id="33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"_Toc99005094"</w:instrText>
            </w:r>
            <w:r w:rsidRPr="00A85D07">
              <w:rPr>
                <w:rStyle w:val="Hyperlink"/>
                <w:noProof/>
              </w:rPr>
              <w:instrText xml:space="preserve"> </w:instrText>
            </w:r>
            <w:r w:rsidRPr="00A85D07">
              <w:rPr>
                <w:rStyle w:val="Hyperlink"/>
                <w:noProof/>
              </w:rPr>
              <w:fldChar w:fldCharType="separate"/>
            </w:r>
            <w:r w:rsidRPr="00A85D07">
              <w:rPr>
                <w:rStyle w:val="Hyperlink"/>
                <w:noProof/>
              </w:rPr>
              <w:t>Conklin’s conventions for variable names</w:t>
            </w:r>
            <w:r>
              <w:rPr>
                <w:noProof/>
                <w:webHidden/>
              </w:rPr>
              <w:tab/>
            </w:r>
            <w:r>
              <w:rPr>
                <w:noProof/>
                <w:webHidden/>
              </w:rPr>
              <w:fldChar w:fldCharType="begin"/>
            </w:r>
            <w:r>
              <w:rPr>
                <w:noProof/>
                <w:webHidden/>
              </w:rPr>
              <w:instrText xml:space="preserve"> PAGEREF _Toc99005094 \h </w:instrText>
            </w:r>
          </w:ins>
          <w:r>
            <w:rPr>
              <w:noProof/>
              <w:webHidden/>
            </w:rPr>
          </w:r>
          <w:r>
            <w:rPr>
              <w:noProof/>
              <w:webHidden/>
            </w:rPr>
            <w:fldChar w:fldCharType="separate"/>
          </w:r>
          <w:ins w:id="338" w:author="David Conklin" w:date="2022-03-24T09:02:00Z">
            <w:r>
              <w:rPr>
                <w:noProof/>
                <w:webHidden/>
              </w:rPr>
              <w:t>85</w:t>
            </w:r>
            <w:r>
              <w:rPr>
                <w:noProof/>
                <w:webHidden/>
              </w:rPr>
              <w:fldChar w:fldCharType="end"/>
            </w:r>
            <w:r w:rsidRPr="00A85D07">
              <w:rPr>
                <w:rStyle w:val="Hyperlink"/>
                <w:noProof/>
              </w:rPr>
              <w:fldChar w:fldCharType="end"/>
            </w:r>
          </w:ins>
        </w:p>
        <w:p w14:paraId="106EA9E6" w14:textId="1E3ECBEB" w:rsidR="00DB52DC" w:rsidRDefault="00DB52DC">
          <w:pPr>
            <w:pStyle w:val="TOC2"/>
            <w:tabs>
              <w:tab w:val="right" w:leader="dot" w:pos="9350"/>
            </w:tabs>
            <w:rPr>
              <w:ins w:id="339" w:author="David Conklin" w:date="2022-03-24T09:02:00Z"/>
              <w:rFonts w:eastAsiaTheme="minorEastAsia"/>
              <w:noProof/>
            </w:rPr>
          </w:pPr>
          <w:ins w:id="340"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"_Toc99005095"</w:instrText>
            </w:r>
            <w:r w:rsidRPr="00A85D07">
              <w:rPr>
                <w:rStyle w:val="Hyperlink"/>
                <w:noProof/>
              </w:rPr>
              <w:instrText xml:space="preserve"> </w:instrText>
            </w:r>
            <w:r w:rsidRPr="00A85D07">
              <w:rPr>
                <w:rStyle w:val="Hyperlink"/>
                <w:noProof/>
              </w:rPr>
              <w:fldChar w:fldCharType="separate"/>
            </w:r>
            <w:r w:rsidRPr="00A85D07">
              <w:rPr>
                <w:rStyle w:val="Hyperlink"/>
                <w:noProof/>
              </w:rPr>
              <w:t>Conklin’s conventions for the IDU layer and its attributes</w:t>
            </w:r>
            <w:r>
              <w:rPr>
                <w:noProof/>
                <w:webHidden/>
              </w:rPr>
              <w:tab/>
            </w:r>
            <w:r>
              <w:rPr>
                <w:noProof/>
                <w:webHidden/>
              </w:rPr>
              <w:fldChar w:fldCharType="begin"/>
            </w:r>
            <w:r>
              <w:rPr>
                <w:noProof/>
                <w:webHidden/>
              </w:rPr>
              <w:instrText xml:space="preserve"> PAGEREF _Toc99005095 \h </w:instrText>
            </w:r>
          </w:ins>
          <w:r>
            <w:rPr>
              <w:noProof/>
              <w:webHidden/>
            </w:rPr>
          </w:r>
          <w:r>
            <w:rPr>
              <w:noProof/>
              <w:webHidden/>
            </w:rPr>
            <w:fldChar w:fldCharType="separate"/>
          </w:r>
          <w:ins w:id="341" w:author="David Conklin" w:date="2022-03-24T09:02:00Z">
            <w:r>
              <w:rPr>
                <w:noProof/>
                <w:webHidden/>
              </w:rPr>
              <w:t>85</w:t>
            </w:r>
            <w:r>
              <w:rPr>
                <w:noProof/>
                <w:webHidden/>
              </w:rPr>
              <w:fldChar w:fldCharType="end"/>
            </w:r>
            <w:r w:rsidRPr="00A85D07">
              <w:rPr>
                <w:rStyle w:val="Hyperlink"/>
                <w:noProof/>
              </w:rPr>
              <w:fldChar w:fldCharType="end"/>
            </w:r>
          </w:ins>
        </w:p>
        <w:p w14:paraId="00789175" w14:textId="3A86E775" w:rsidR="00DB52DC" w:rsidRDefault="00DB52DC">
          <w:pPr>
            <w:pStyle w:val="TOC1"/>
            <w:tabs>
              <w:tab w:val="right" w:leader="dot" w:pos="9350"/>
            </w:tabs>
            <w:rPr>
              <w:ins w:id="342" w:author="David Conklin" w:date="2022-03-24T09:02:00Z"/>
              <w:rFonts w:eastAsiaTheme="minorEastAsia"/>
              <w:noProof/>
            </w:rPr>
          </w:pPr>
          <w:ins w:id="34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"_Toc99005096"</w:instrText>
            </w:r>
            <w:r w:rsidRPr="00A85D07">
              <w:rPr>
                <w:rStyle w:val="Hyperlink"/>
                <w:noProof/>
              </w:rPr>
              <w:instrText xml:space="preserve"> </w:instrText>
            </w:r>
            <w:r w:rsidRPr="00A85D07">
              <w:rPr>
                <w:rStyle w:val="Hyperlink"/>
                <w:noProof/>
              </w:rPr>
              <w:fldChar w:fldCharType="separate"/>
            </w:r>
            <w:r w:rsidRPr="00A85D07">
              <w:rPr>
                <w:rStyle w:val="Hyperlink"/>
                <w:noProof/>
              </w:rPr>
              <w:t>Release Log</w:t>
            </w:r>
            <w:r>
              <w:rPr>
                <w:noProof/>
                <w:webHidden/>
              </w:rPr>
              <w:tab/>
            </w:r>
            <w:r>
              <w:rPr>
                <w:noProof/>
                <w:webHidden/>
              </w:rPr>
              <w:fldChar w:fldCharType="begin"/>
            </w:r>
            <w:r>
              <w:rPr>
                <w:noProof/>
                <w:webHidden/>
              </w:rPr>
              <w:instrText xml:space="preserve"> PAGEREF _Toc99005096 \h </w:instrText>
            </w:r>
          </w:ins>
          <w:r>
            <w:rPr>
              <w:noProof/>
              <w:webHidden/>
            </w:rPr>
          </w:r>
          <w:r>
            <w:rPr>
              <w:noProof/>
              <w:webHidden/>
            </w:rPr>
            <w:fldChar w:fldCharType="separate"/>
          </w:r>
          <w:ins w:id="344" w:author="David Conklin" w:date="2022-03-24T09:02:00Z">
            <w:r>
              <w:rPr>
                <w:noProof/>
                <w:webHidden/>
              </w:rPr>
              <w:t>86</w:t>
            </w:r>
            <w:r>
              <w:rPr>
                <w:noProof/>
                <w:webHidden/>
              </w:rPr>
              <w:fldChar w:fldCharType="end"/>
            </w:r>
            <w:r w:rsidRPr="00A85D07">
              <w:rPr>
                <w:rStyle w:val="Hyperlink"/>
                <w:noProof/>
              </w:rPr>
              <w:fldChar w:fldCharType="end"/>
            </w:r>
          </w:ins>
        </w:p>
        <w:p w14:paraId="2C70F21F" w14:textId="2C1EA18D" w:rsidR="00DB52DC" w:rsidRDefault="00DB52DC">
          <w:pPr>
            <w:pStyle w:val="TOC1"/>
            <w:tabs>
              <w:tab w:val="right" w:leader="dot" w:pos="9350"/>
            </w:tabs>
            <w:rPr>
              <w:ins w:id="345" w:author="David Conklin" w:date="2022-03-24T09:02:00Z"/>
              <w:rFonts w:eastAsiaTheme="minorEastAsia"/>
              <w:noProof/>
            </w:rPr>
          </w:pPr>
          <w:ins w:id="346"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"_Toc99005097"</w:instrText>
            </w:r>
            <w:r w:rsidRPr="00A85D07">
              <w:rPr>
                <w:rStyle w:val="Hyperlink"/>
                <w:noProof/>
              </w:rPr>
              <w:instrText xml:space="preserve"> </w:instrText>
            </w:r>
            <w:r w:rsidRPr="00A85D07">
              <w:rPr>
                <w:rStyle w:val="Hyperlink"/>
                <w:noProof/>
              </w:rPr>
              <w:fldChar w:fldCharType="separate"/>
            </w:r>
            <w:r w:rsidRPr="00A85D07">
              <w:rPr>
                <w:rStyle w:val="Hyperlink"/>
                <w:noProof/>
              </w:rPr>
              <w:t>References</w:t>
            </w:r>
            <w:r>
              <w:rPr>
                <w:noProof/>
                <w:webHidden/>
              </w:rPr>
              <w:tab/>
            </w:r>
            <w:r>
              <w:rPr>
                <w:noProof/>
                <w:webHidden/>
              </w:rPr>
              <w:fldChar w:fldCharType="begin"/>
            </w:r>
            <w:r>
              <w:rPr>
                <w:noProof/>
                <w:webHidden/>
              </w:rPr>
              <w:instrText xml:space="preserve"> PAGEREF _Toc99005097 \h </w:instrText>
            </w:r>
          </w:ins>
          <w:r>
            <w:rPr>
              <w:noProof/>
              <w:webHidden/>
            </w:rPr>
          </w:r>
          <w:r>
            <w:rPr>
              <w:noProof/>
              <w:webHidden/>
            </w:rPr>
            <w:fldChar w:fldCharType="separate"/>
          </w:r>
          <w:ins w:id="347" w:author="David Conklin" w:date="2022-03-24T09:02:00Z">
            <w:r>
              <w:rPr>
                <w:noProof/>
                <w:webHidden/>
              </w:rPr>
              <w:t>91</w:t>
            </w:r>
            <w:r>
              <w:rPr>
                <w:noProof/>
                <w:webHidden/>
              </w:rPr>
              <w:fldChar w:fldCharType="end"/>
            </w:r>
            <w:r w:rsidRPr="00A85D07">
              <w:rPr>
                <w:rStyle w:val="Hyperlink"/>
                <w:noProof/>
              </w:rPr>
              <w:fldChar w:fldCharType="end"/>
            </w:r>
          </w:ins>
        </w:p>
        <w:p w14:paraId="04056715" w14:textId="5FB13073" w:rsidR="00DB52DC" w:rsidRDefault="00DB52DC">
          <w:pPr>
            <w:pStyle w:val="TOC1"/>
            <w:tabs>
              <w:tab w:val="right" w:leader="dot" w:pos="9350"/>
            </w:tabs>
            <w:rPr>
              <w:ins w:id="348" w:author="David Conklin" w:date="2022-03-24T09:02:00Z"/>
              <w:rFonts w:eastAsiaTheme="minorEastAsia"/>
              <w:noProof/>
            </w:rPr>
          </w:pPr>
          <w:ins w:id="34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"_Toc99005098"</w:instrText>
            </w:r>
            <w:r w:rsidRPr="00A85D07">
              <w:rPr>
                <w:rStyle w:val="Hyperlink"/>
                <w:noProof/>
              </w:rPr>
              <w:instrText xml:space="preserve"> </w:instrText>
            </w:r>
            <w:r w:rsidRPr="00A85D07">
              <w:rPr>
                <w:rStyle w:val="Hyperlink"/>
                <w:noProof/>
              </w:rPr>
              <w:fldChar w:fldCharType="separate"/>
            </w:r>
            <w:r w:rsidRPr="00A85D07">
              <w:rPr>
                <w:rStyle w:val="Hyperlink"/>
                <w:noProof/>
              </w:rPr>
              <w:t>Acronyms and Abbreviations</w:t>
            </w:r>
            <w:r>
              <w:rPr>
                <w:noProof/>
                <w:webHidden/>
              </w:rPr>
              <w:tab/>
            </w:r>
            <w:r>
              <w:rPr>
                <w:noProof/>
                <w:webHidden/>
              </w:rPr>
              <w:fldChar w:fldCharType="begin"/>
            </w:r>
            <w:r>
              <w:rPr>
                <w:noProof/>
                <w:webHidden/>
              </w:rPr>
              <w:instrText xml:space="preserve"> PAGEREF _Toc99005098 \h </w:instrText>
            </w:r>
          </w:ins>
          <w:r>
            <w:rPr>
              <w:noProof/>
              <w:webHidden/>
            </w:rPr>
          </w:r>
          <w:r>
            <w:rPr>
              <w:noProof/>
              <w:webHidden/>
            </w:rPr>
            <w:fldChar w:fldCharType="separate"/>
          </w:r>
          <w:ins w:id="350" w:author="David Conklin" w:date="2022-03-24T09:02:00Z">
            <w:r>
              <w:rPr>
                <w:noProof/>
                <w:webHidden/>
              </w:rPr>
              <w:t>93</w:t>
            </w:r>
            <w:r>
              <w:rPr>
                <w:noProof/>
                <w:webHidden/>
              </w:rPr>
              <w:fldChar w:fldCharType="end"/>
            </w:r>
            <w:r w:rsidRPr="00A85D07">
              <w:rPr>
                <w:rStyle w:val="Hyperlink"/>
                <w:noProof/>
              </w:rPr>
              <w:fldChar w:fldCharType="end"/>
            </w:r>
          </w:ins>
        </w:p>
        <w:p w14:paraId="385EC8B7" w14:textId="5E504B1C" w:rsidR="00F34E0E" w:rsidDel="00BB6F9E" w:rsidRDefault="00F34E0E">
          <w:pPr>
            <w:pStyle w:val="TOC1"/>
            <w:tabs>
              <w:tab w:val="right" w:leader="dot" w:pos="9350"/>
            </w:tabs>
            <w:rPr>
              <w:del w:id="351" w:author="David Conklin" w:date="2022-03-24T09:00:00Z"/>
              <w:rFonts w:eastAsiaTheme="minorEastAsia"/>
              <w:noProof/>
            </w:rPr>
          </w:pPr>
          <w:del w:id="352" w:author="David Conklin" w:date="2022-03-24T09:00:00Z">
            <w:r w:rsidRPr="00BB6F9E" w:rsidDel="00BB6F9E">
              <w:rPr>
                <w:rPrChange w:id="353" w:author="David Conklin" w:date="2022-03-24T09:00:00Z">
                  <w:rPr>
                    <w:rStyle w:val="Hyperlink"/>
                    <w:noProof/>
                  </w:rPr>
                </w:rPrChange>
              </w:rPr>
              <w:delText>What is a digital handbook?</w:delText>
            </w:r>
            <w:r w:rsidDel="00BB6F9E">
              <w:rPr>
                <w:noProof/>
                <w:webHidden/>
              </w:rPr>
              <w:tab/>
              <w:delText>4</w:delText>
            </w:r>
          </w:del>
        </w:p>
        <w:p w14:paraId="2746F78A" w14:textId="6FC6407B" w:rsidR="00F34E0E" w:rsidDel="00BB6F9E" w:rsidRDefault="00F34E0E">
          <w:pPr>
            <w:pStyle w:val="TOC1"/>
            <w:tabs>
              <w:tab w:val="right" w:leader="dot" w:pos="9350"/>
            </w:tabs>
            <w:rPr>
              <w:del w:id="354" w:author="David Conklin" w:date="2022-03-24T09:00:00Z"/>
              <w:rFonts w:eastAsiaTheme="minorEastAsia"/>
              <w:noProof/>
            </w:rPr>
          </w:pPr>
          <w:del w:id="355" w:author="David Conklin" w:date="2022-03-24T09:00:00Z">
            <w:r w:rsidRPr="00BB6F9E" w:rsidDel="00BB6F9E">
              <w:rPr>
                <w:rPrChange w:id="356" w:author="David Conklin" w:date="2022-03-24T09:00:00Z">
                  <w:rPr>
                    <w:rStyle w:val="Hyperlink"/>
                    <w:noProof/>
                  </w:rPr>
                </w:rPrChange>
              </w:rPr>
              <w:delText>CW3M concept</w:delText>
            </w:r>
            <w:r w:rsidDel="00BB6F9E">
              <w:rPr>
                <w:noProof/>
                <w:webHidden/>
              </w:rPr>
              <w:tab/>
              <w:delText>5</w:delText>
            </w:r>
          </w:del>
        </w:p>
        <w:p w14:paraId="6893218D" w14:textId="5FF5B252" w:rsidR="00F34E0E" w:rsidDel="00BB6F9E" w:rsidRDefault="00F34E0E">
          <w:pPr>
            <w:pStyle w:val="TOC2"/>
            <w:tabs>
              <w:tab w:val="right" w:leader="dot" w:pos="9350"/>
            </w:tabs>
            <w:rPr>
              <w:del w:id="357" w:author="David Conklin" w:date="2022-03-24T09:00:00Z"/>
              <w:rFonts w:eastAsiaTheme="minorEastAsia"/>
              <w:noProof/>
            </w:rPr>
          </w:pPr>
          <w:del w:id="358" w:author="David Conklin" w:date="2022-03-24T09:00:00Z">
            <w:r w:rsidRPr="00BB6F9E" w:rsidDel="00BB6F9E">
              <w:rPr>
                <w:rPrChange w:id="359" w:author="David Conklin" w:date="2022-03-24T09:00:00Z">
                  <w:rPr>
                    <w:rStyle w:val="Hyperlink"/>
                    <w:noProof/>
                  </w:rPr>
                </w:rPrChange>
              </w:rPr>
              <w:delText>A different kind of community model</w:delText>
            </w:r>
            <w:r w:rsidDel="00BB6F9E">
              <w:rPr>
                <w:noProof/>
                <w:webHidden/>
              </w:rPr>
              <w:tab/>
              <w:delText>5</w:delText>
            </w:r>
          </w:del>
        </w:p>
        <w:p w14:paraId="6F7B15CE" w14:textId="0DFE5028" w:rsidR="00F34E0E" w:rsidDel="00BB6F9E" w:rsidRDefault="00F34E0E">
          <w:pPr>
            <w:pStyle w:val="TOC2"/>
            <w:tabs>
              <w:tab w:val="right" w:leader="dot" w:pos="9350"/>
            </w:tabs>
            <w:rPr>
              <w:del w:id="360" w:author="David Conklin" w:date="2022-03-24T09:00:00Z"/>
              <w:rFonts w:eastAsiaTheme="minorEastAsia"/>
              <w:noProof/>
            </w:rPr>
          </w:pPr>
          <w:del w:id="361" w:author="David Conklin" w:date="2022-03-24T09:00:00Z">
            <w:r w:rsidRPr="00BB6F9E" w:rsidDel="00BB6F9E">
              <w:rPr>
                <w:rPrChange w:id="362" w:author="David Conklin" w:date="2022-03-24T09:00:00Z">
                  <w:rPr>
                    <w:rStyle w:val="Hyperlink"/>
                    <w:noProof/>
                  </w:rPr>
                </w:rPrChange>
              </w:rPr>
              <w:delText>What CW3M is for</w:delText>
            </w:r>
            <w:r w:rsidDel="00BB6F9E">
              <w:rPr>
                <w:noProof/>
                <w:webHidden/>
              </w:rPr>
              <w:tab/>
              <w:delText>5</w:delText>
            </w:r>
          </w:del>
        </w:p>
        <w:p w14:paraId="60007C24" w14:textId="54299C95" w:rsidR="00F34E0E" w:rsidDel="00BB6F9E" w:rsidRDefault="00F34E0E">
          <w:pPr>
            <w:pStyle w:val="TOC2"/>
            <w:tabs>
              <w:tab w:val="right" w:leader="dot" w:pos="9350"/>
            </w:tabs>
            <w:rPr>
              <w:del w:id="363" w:author="David Conklin" w:date="2022-03-24T09:00:00Z"/>
              <w:rFonts w:eastAsiaTheme="minorEastAsia"/>
              <w:noProof/>
            </w:rPr>
          </w:pPr>
          <w:del w:id="364" w:author="David Conklin" w:date="2022-03-24T09:00:00Z">
            <w:r w:rsidRPr="00BB6F9E" w:rsidDel="00BB6F9E">
              <w:rPr>
                <w:rPrChange w:id="365" w:author="David Conklin" w:date="2022-03-24T09:00:00Z">
                  <w:rPr>
                    <w:rStyle w:val="Hyperlink"/>
                    <w:noProof/>
                  </w:rPr>
                </w:rPrChange>
              </w:rPr>
              <w:delText>Management and maintenance</w:delText>
            </w:r>
            <w:r w:rsidDel="00BB6F9E">
              <w:rPr>
                <w:noProof/>
                <w:webHidden/>
              </w:rPr>
              <w:tab/>
              <w:delText>5</w:delText>
            </w:r>
          </w:del>
        </w:p>
        <w:p w14:paraId="0DA7581C" w14:textId="6BF8CDD4" w:rsidR="00F34E0E" w:rsidDel="00BB6F9E" w:rsidRDefault="00F34E0E">
          <w:pPr>
            <w:pStyle w:val="TOC1"/>
            <w:tabs>
              <w:tab w:val="right" w:leader="dot" w:pos="9350"/>
            </w:tabs>
            <w:rPr>
              <w:del w:id="366" w:author="David Conklin" w:date="2022-03-24T09:00:00Z"/>
              <w:rFonts w:eastAsiaTheme="minorEastAsia"/>
              <w:noProof/>
            </w:rPr>
          </w:pPr>
          <w:del w:id="367" w:author="David Conklin" w:date="2022-03-24T09:00:00Z">
            <w:r w:rsidRPr="00BB6F9E" w:rsidDel="00BB6F9E">
              <w:rPr>
                <w:rPrChange w:id="368" w:author="David Conklin" w:date="2022-03-24T09:00:00Z">
                  <w:rPr>
                    <w:rStyle w:val="Hyperlink"/>
                    <w:noProof/>
                  </w:rPr>
                </w:rPrChange>
              </w:rPr>
              <w:delText>CW3M – A “first principles” model with tuning knobs</w:delText>
            </w:r>
            <w:r w:rsidDel="00BB6F9E">
              <w:rPr>
                <w:noProof/>
                <w:webHidden/>
              </w:rPr>
              <w:tab/>
              <w:delText>6</w:delText>
            </w:r>
          </w:del>
        </w:p>
        <w:p w14:paraId="67EBD448" w14:textId="0EF9CA59" w:rsidR="00F34E0E" w:rsidDel="00BB6F9E" w:rsidRDefault="00F34E0E">
          <w:pPr>
            <w:pStyle w:val="TOC1"/>
            <w:tabs>
              <w:tab w:val="right" w:leader="dot" w:pos="9350"/>
            </w:tabs>
            <w:rPr>
              <w:del w:id="369" w:author="David Conklin" w:date="2022-03-24T09:00:00Z"/>
              <w:rFonts w:eastAsiaTheme="minorEastAsia"/>
              <w:noProof/>
            </w:rPr>
          </w:pPr>
          <w:del w:id="370" w:author="David Conklin" w:date="2022-03-24T09:00:00Z">
            <w:r w:rsidRPr="00BB6F9E" w:rsidDel="00BB6F9E">
              <w:rPr>
                <w:rPrChange w:id="371" w:author="David Conklin" w:date="2022-03-24T09:00:00Z">
                  <w:rPr>
                    <w:rStyle w:val="Hyperlink"/>
                    <w:noProof/>
                  </w:rPr>
                </w:rPrChange>
              </w:rPr>
              <w:delText>The tuning knobs</w:delText>
            </w:r>
            <w:r w:rsidDel="00BB6F9E">
              <w:rPr>
                <w:noProof/>
                <w:webHidden/>
              </w:rPr>
              <w:tab/>
              <w:delText>6</w:delText>
            </w:r>
          </w:del>
        </w:p>
        <w:p w14:paraId="5D3BAB24" w14:textId="58968BC8" w:rsidR="00F34E0E" w:rsidDel="00BB6F9E" w:rsidRDefault="00F34E0E">
          <w:pPr>
            <w:pStyle w:val="TOC2"/>
            <w:tabs>
              <w:tab w:val="right" w:leader="dot" w:pos="9350"/>
            </w:tabs>
            <w:rPr>
              <w:del w:id="372" w:author="David Conklin" w:date="2022-03-24T09:00:00Z"/>
              <w:rFonts w:eastAsiaTheme="minorEastAsia"/>
              <w:noProof/>
            </w:rPr>
          </w:pPr>
          <w:del w:id="373" w:author="David Conklin" w:date="2022-03-24T09:00:00Z">
            <w:r w:rsidRPr="00BB6F9E" w:rsidDel="00BB6F9E">
              <w:rPr>
                <w:rPrChange w:id="374" w:author="David Conklin" w:date="2022-03-24T09:00:00Z">
                  <w:rPr>
                    <w:rStyle w:val="Hyperlink"/>
                    <w:noProof/>
                  </w:rPr>
                </w:rPrChange>
              </w:rPr>
              <w:delText>ET_MULT – forest evapotranspiration</w:delText>
            </w:r>
            <w:r w:rsidDel="00BB6F9E">
              <w:rPr>
                <w:noProof/>
                <w:webHidden/>
              </w:rPr>
              <w:tab/>
              <w:delText>7</w:delText>
            </w:r>
          </w:del>
        </w:p>
        <w:p w14:paraId="55216DE0" w14:textId="3F3B8CAC" w:rsidR="00F34E0E" w:rsidDel="00BB6F9E" w:rsidRDefault="00F34E0E">
          <w:pPr>
            <w:pStyle w:val="TOC2"/>
            <w:tabs>
              <w:tab w:val="right" w:leader="dot" w:pos="9350"/>
            </w:tabs>
            <w:rPr>
              <w:del w:id="375" w:author="David Conklin" w:date="2022-03-24T09:00:00Z"/>
              <w:rFonts w:eastAsiaTheme="minorEastAsia"/>
              <w:noProof/>
            </w:rPr>
          </w:pPr>
          <w:del w:id="376" w:author="David Conklin" w:date="2022-03-24T09:00:00Z">
            <w:r w:rsidRPr="00BB6F9E" w:rsidDel="00BB6F9E">
              <w:rPr>
                <w:rPrChange w:id="377" w:author="David Conklin" w:date="2022-03-24T09:00:00Z">
                  <w:rPr>
                    <w:rStyle w:val="Hyperlink"/>
                    <w:noProof/>
                  </w:rPr>
                </w:rPrChange>
              </w:rPr>
              <w:delText>SOLAR_RADIATION_MULTIPLIER – reservoir insolation</w:delText>
            </w:r>
            <w:r w:rsidDel="00BB6F9E">
              <w:rPr>
                <w:noProof/>
                <w:webHidden/>
              </w:rPr>
              <w:tab/>
              <w:delText>7</w:delText>
            </w:r>
          </w:del>
        </w:p>
        <w:p w14:paraId="7E81167E" w14:textId="3669B1C5" w:rsidR="00F34E0E" w:rsidDel="00BB6F9E" w:rsidRDefault="00F34E0E">
          <w:pPr>
            <w:pStyle w:val="TOC2"/>
            <w:tabs>
              <w:tab w:val="right" w:leader="dot" w:pos="9350"/>
            </w:tabs>
            <w:rPr>
              <w:del w:id="378" w:author="David Conklin" w:date="2022-03-24T09:00:00Z"/>
              <w:rFonts w:eastAsiaTheme="minorEastAsia"/>
              <w:noProof/>
            </w:rPr>
          </w:pPr>
          <w:del w:id="379" w:author="David Conklin" w:date="2022-03-24T09:00:00Z">
            <w:r w:rsidRPr="00BB6F9E" w:rsidDel="00BB6F9E">
              <w:rPr>
                <w:rPrChange w:id="380" w:author="David Conklin" w:date="2022-03-24T09:00:00Z">
                  <w:rPr>
                    <w:rStyle w:val="Hyperlink"/>
                    <w:noProof/>
                  </w:rPr>
                </w:rPrChange>
              </w:rPr>
              <w:delText>FLOW_CMS – Discharge from High Cascade springs</w:delText>
            </w:r>
            <w:r w:rsidDel="00BB6F9E">
              <w:rPr>
                <w:noProof/>
                <w:webHidden/>
              </w:rPr>
              <w:tab/>
              <w:delText>7</w:delText>
            </w:r>
          </w:del>
        </w:p>
        <w:p w14:paraId="3948E419" w14:textId="67BA45D0" w:rsidR="00F34E0E" w:rsidDel="00BB6F9E" w:rsidRDefault="00F34E0E">
          <w:pPr>
            <w:pStyle w:val="TOC1"/>
            <w:tabs>
              <w:tab w:val="right" w:leader="dot" w:pos="9350"/>
            </w:tabs>
            <w:rPr>
              <w:del w:id="381" w:author="David Conklin" w:date="2022-03-24T09:00:00Z"/>
              <w:rFonts w:eastAsiaTheme="minorEastAsia"/>
              <w:noProof/>
            </w:rPr>
          </w:pPr>
          <w:del w:id="382" w:author="David Conklin" w:date="2022-03-24T09:00:00Z">
            <w:r w:rsidRPr="00BB6F9E" w:rsidDel="00BB6F9E">
              <w:rPr>
                <w:rPrChange w:id="383" w:author="David Conklin" w:date="2022-03-24T09:00:00Z">
                  <w:rPr>
                    <w:rStyle w:val="Hyperlink"/>
                    <w:noProof/>
                  </w:rPr>
                </w:rPrChange>
              </w:rPr>
              <w:delText>The Envision framework and the GIS Layers</w:delText>
            </w:r>
            <w:r w:rsidDel="00BB6F9E">
              <w:rPr>
                <w:noProof/>
                <w:webHidden/>
              </w:rPr>
              <w:tab/>
              <w:delText>7</w:delText>
            </w:r>
          </w:del>
        </w:p>
        <w:p w14:paraId="3C636488" w14:textId="7FB4A383" w:rsidR="00F34E0E" w:rsidDel="00BB6F9E" w:rsidRDefault="00F34E0E">
          <w:pPr>
            <w:pStyle w:val="TOC2"/>
            <w:tabs>
              <w:tab w:val="right" w:leader="dot" w:pos="9350"/>
            </w:tabs>
            <w:rPr>
              <w:del w:id="384" w:author="David Conklin" w:date="2022-03-24T09:00:00Z"/>
              <w:rFonts w:eastAsiaTheme="minorEastAsia"/>
              <w:noProof/>
            </w:rPr>
          </w:pPr>
          <w:del w:id="385" w:author="David Conklin" w:date="2022-03-24T09:00:00Z">
            <w:r w:rsidRPr="00BB6F9E" w:rsidDel="00BB6F9E">
              <w:rPr>
                <w:rPrChange w:id="386" w:author="David Conklin" w:date="2022-03-24T09:00:00Z">
                  <w:rPr>
                    <w:rStyle w:val="Hyperlink"/>
                    <w:noProof/>
                  </w:rPr>
                </w:rPrChange>
              </w:rPr>
              <w:delText>The Reach Layer</w:delText>
            </w:r>
            <w:r w:rsidDel="00BB6F9E">
              <w:rPr>
                <w:noProof/>
                <w:webHidden/>
              </w:rPr>
              <w:tab/>
              <w:delText>8</w:delText>
            </w:r>
          </w:del>
        </w:p>
        <w:p w14:paraId="4C1479E4" w14:textId="7DACCC43" w:rsidR="00F34E0E" w:rsidDel="00BB6F9E" w:rsidRDefault="00F34E0E">
          <w:pPr>
            <w:pStyle w:val="TOC2"/>
            <w:tabs>
              <w:tab w:val="right" w:leader="dot" w:pos="9350"/>
            </w:tabs>
            <w:rPr>
              <w:del w:id="387" w:author="David Conklin" w:date="2022-03-24T09:00:00Z"/>
              <w:rFonts w:eastAsiaTheme="minorEastAsia"/>
              <w:noProof/>
            </w:rPr>
          </w:pPr>
          <w:del w:id="388" w:author="David Conklin" w:date="2022-03-24T09:00:00Z">
            <w:r w:rsidRPr="00BB6F9E" w:rsidDel="00BB6F9E">
              <w:rPr>
                <w:rPrChange w:id="389" w:author="David Conklin" w:date="2022-03-24T09:00:00Z">
                  <w:rPr>
                    <w:rStyle w:val="Hyperlink"/>
                    <w:noProof/>
                  </w:rPr>
                </w:rPrChange>
              </w:rPr>
              <w:delText>Time steps, autonomous processes, and global methods</w:delText>
            </w:r>
            <w:r w:rsidDel="00BB6F9E">
              <w:rPr>
                <w:noProof/>
                <w:webHidden/>
              </w:rPr>
              <w:tab/>
              <w:delText>8</w:delText>
            </w:r>
          </w:del>
        </w:p>
        <w:p w14:paraId="4894FA6B" w14:textId="3435404F" w:rsidR="00F34E0E" w:rsidDel="00BB6F9E" w:rsidRDefault="00F34E0E">
          <w:pPr>
            <w:pStyle w:val="TOC2"/>
            <w:tabs>
              <w:tab w:val="right" w:leader="dot" w:pos="9350"/>
            </w:tabs>
            <w:rPr>
              <w:del w:id="390" w:author="David Conklin" w:date="2022-03-24T09:00:00Z"/>
              <w:rFonts w:eastAsiaTheme="minorEastAsia"/>
              <w:noProof/>
            </w:rPr>
          </w:pPr>
          <w:del w:id="391" w:author="David Conklin" w:date="2022-03-24T09:00:00Z">
            <w:r w:rsidRPr="00BB6F9E" w:rsidDel="00BB6F9E">
              <w:rPr>
                <w:rPrChange w:id="392" w:author="David Conklin" w:date="2022-03-24T09:00:00Z">
                  <w:rPr>
                    <w:rStyle w:val="Hyperlink"/>
                    <w:noProof/>
                  </w:rPr>
                </w:rPrChange>
              </w:rPr>
              <w:delText>Some global method details</w:delText>
            </w:r>
            <w:r w:rsidDel="00BB6F9E">
              <w:rPr>
                <w:noProof/>
                <w:webHidden/>
              </w:rPr>
              <w:tab/>
              <w:delText>9</w:delText>
            </w:r>
          </w:del>
        </w:p>
        <w:p w14:paraId="1657A581" w14:textId="71E3C1B9" w:rsidR="00F34E0E" w:rsidDel="00BB6F9E" w:rsidRDefault="00F34E0E">
          <w:pPr>
            <w:pStyle w:val="TOC1"/>
            <w:tabs>
              <w:tab w:val="right" w:leader="dot" w:pos="9350"/>
            </w:tabs>
            <w:rPr>
              <w:del w:id="393" w:author="David Conklin" w:date="2022-03-24T09:00:00Z"/>
              <w:rFonts w:eastAsiaTheme="minorEastAsia"/>
              <w:noProof/>
            </w:rPr>
          </w:pPr>
          <w:del w:id="394" w:author="David Conklin" w:date="2022-03-24T09:00:00Z">
            <w:r w:rsidRPr="00BB6F9E" w:rsidDel="00BB6F9E">
              <w:rPr>
                <w:rPrChange w:id="395" w:author="David Conklin" w:date="2022-03-24T09:00:00Z">
                  <w:rPr>
                    <w:rStyle w:val="Hyperlink"/>
                    <w:noProof/>
                  </w:rPr>
                </w:rPrChange>
              </w:rPr>
              <w:delText>Study areas</w:delText>
            </w:r>
            <w:r w:rsidDel="00BB6F9E">
              <w:rPr>
                <w:noProof/>
                <w:webHidden/>
              </w:rPr>
              <w:tab/>
              <w:delText>9</w:delText>
            </w:r>
          </w:del>
        </w:p>
        <w:p w14:paraId="3B74F60B" w14:textId="4933F949" w:rsidR="00F34E0E" w:rsidDel="00BB6F9E" w:rsidRDefault="00F34E0E">
          <w:pPr>
            <w:pStyle w:val="TOC2"/>
            <w:tabs>
              <w:tab w:val="right" w:leader="dot" w:pos="9350"/>
            </w:tabs>
            <w:rPr>
              <w:del w:id="396" w:author="David Conklin" w:date="2022-03-24T09:00:00Z"/>
              <w:rFonts w:eastAsiaTheme="minorEastAsia"/>
              <w:noProof/>
            </w:rPr>
          </w:pPr>
          <w:del w:id="397" w:author="David Conklin" w:date="2022-03-24T09:00:00Z">
            <w:r w:rsidRPr="00BB6F9E" w:rsidDel="00BB6F9E">
              <w:rPr>
                <w:rPrChange w:id="398" w:author="David Conklin" w:date="2022-03-24T09:00:00Z">
                  <w:rPr>
                    <w:rStyle w:val="Hyperlink"/>
                    <w:noProof/>
                  </w:rPr>
                </w:rPrChange>
              </w:rPr>
              <w:delText>DataCW3M directory structure</w:delText>
            </w:r>
            <w:r w:rsidDel="00BB6F9E">
              <w:rPr>
                <w:noProof/>
                <w:webHidden/>
              </w:rPr>
              <w:tab/>
              <w:delText>10</w:delText>
            </w:r>
          </w:del>
        </w:p>
        <w:p w14:paraId="110FD5F9" w14:textId="15801BD8" w:rsidR="00F34E0E" w:rsidDel="00BB6F9E" w:rsidRDefault="00F34E0E">
          <w:pPr>
            <w:pStyle w:val="TOC2"/>
            <w:tabs>
              <w:tab w:val="right" w:leader="dot" w:pos="9350"/>
            </w:tabs>
            <w:rPr>
              <w:del w:id="399" w:author="David Conklin" w:date="2022-03-24T09:00:00Z"/>
              <w:rFonts w:eastAsiaTheme="minorEastAsia"/>
              <w:noProof/>
            </w:rPr>
          </w:pPr>
          <w:del w:id="400" w:author="David Conklin" w:date="2022-03-24T09:00:00Z">
            <w:r w:rsidRPr="00BB6F9E" w:rsidDel="00BB6F9E">
              <w:rPr>
                <w:rPrChange w:id="401" w:author="David Conklin" w:date="2022-03-24T09:00:00Z">
                  <w:rPr>
                    <w:rStyle w:val="Hyperlink"/>
                    <w:noProof/>
                  </w:rPr>
                </w:rPrChange>
              </w:rPr>
              <w:delText>DataCW3M\ScenarioData directory structure</w:delText>
            </w:r>
            <w:r w:rsidDel="00BB6F9E">
              <w:rPr>
                <w:noProof/>
                <w:webHidden/>
              </w:rPr>
              <w:tab/>
              <w:delText>11</w:delText>
            </w:r>
          </w:del>
        </w:p>
        <w:p w14:paraId="279059FF" w14:textId="5AFAA9C2" w:rsidR="00F34E0E" w:rsidDel="00BB6F9E" w:rsidRDefault="00F34E0E">
          <w:pPr>
            <w:pStyle w:val="TOC2"/>
            <w:tabs>
              <w:tab w:val="right" w:leader="dot" w:pos="9350"/>
            </w:tabs>
            <w:rPr>
              <w:del w:id="402" w:author="David Conklin" w:date="2022-03-24T09:00:00Z"/>
              <w:rFonts w:eastAsiaTheme="minorEastAsia"/>
              <w:noProof/>
            </w:rPr>
          </w:pPr>
          <w:del w:id="403" w:author="David Conklin" w:date="2022-03-24T09:00:00Z">
            <w:r w:rsidRPr="00BB6F9E" w:rsidDel="00BB6F9E">
              <w:rPr>
                <w:rPrChange w:id="404" w:author="David Conklin" w:date="2022-03-24T09:00:00Z">
                  <w:rPr>
                    <w:rStyle w:val="Hyperlink"/>
                    <w:noProof/>
                  </w:rPr>
                </w:rPrChange>
              </w:rPr>
              <w:delText>DataCW3M\ScenarioData\&lt;scenario&gt; folder contents</w:delText>
            </w:r>
            <w:r w:rsidDel="00BB6F9E">
              <w:rPr>
                <w:noProof/>
                <w:webHidden/>
              </w:rPr>
              <w:tab/>
              <w:delText>11</w:delText>
            </w:r>
          </w:del>
        </w:p>
        <w:p w14:paraId="67D94960" w14:textId="4105F308" w:rsidR="00F34E0E" w:rsidDel="00BB6F9E" w:rsidRDefault="00F34E0E">
          <w:pPr>
            <w:pStyle w:val="TOC2"/>
            <w:tabs>
              <w:tab w:val="right" w:leader="dot" w:pos="9350"/>
            </w:tabs>
            <w:rPr>
              <w:del w:id="405" w:author="David Conklin" w:date="2022-03-24T09:00:00Z"/>
              <w:rFonts w:eastAsiaTheme="minorEastAsia"/>
              <w:noProof/>
            </w:rPr>
          </w:pPr>
          <w:del w:id="406" w:author="David Conklin" w:date="2022-03-24T09:00:00Z">
            <w:r w:rsidRPr="00BB6F9E" w:rsidDel="00BB6F9E">
              <w:rPr>
                <w:rPrChange w:id="407" w:author="David Conklin" w:date="2022-03-24T09:00:00Z">
                  <w:rPr>
                    <w:rStyle w:val="Hyperlink"/>
                    <w:noProof/>
                  </w:rPr>
                </w:rPrChange>
              </w:rPr>
              <w:delText>DataCW3M\&lt;study area&gt; folder contents</w:delText>
            </w:r>
            <w:r w:rsidDel="00BB6F9E">
              <w:rPr>
                <w:noProof/>
                <w:webHidden/>
              </w:rPr>
              <w:tab/>
              <w:delText>11</w:delText>
            </w:r>
          </w:del>
        </w:p>
        <w:p w14:paraId="15E0DB7E" w14:textId="7C0535F1" w:rsidR="00F34E0E" w:rsidDel="00BB6F9E" w:rsidRDefault="00F34E0E">
          <w:pPr>
            <w:pStyle w:val="TOC1"/>
            <w:tabs>
              <w:tab w:val="right" w:leader="dot" w:pos="9350"/>
            </w:tabs>
            <w:rPr>
              <w:del w:id="408" w:author="David Conklin" w:date="2022-03-24T09:00:00Z"/>
              <w:rFonts w:eastAsiaTheme="minorEastAsia"/>
              <w:noProof/>
            </w:rPr>
          </w:pPr>
          <w:del w:id="409" w:author="David Conklin" w:date="2022-03-24T09:00:00Z">
            <w:r w:rsidRPr="00BB6F9E" w:rsidDel="00BB6F9E">
              <w:rPr>
                <w:rPrChange w:id="410" w:author="David Conklin" w:date="2022-03-24T09:00:00Z">
                  <w:rPr>
                    <w:rStyle w:val="Hyperlink"/>
                    <w:noProof/>
                  </w:rPr>
                </w:rPrChange>
              </w:rPr>
              <w:delText>Calendar conventions</w:delText>
            </w:r>
            <w:r w:rsidDel="00BB6F9E">
              <w:rPr>
                <w:noProof/>
                <w:webHidden/>
              </w:rPr>
              <w:tab/>
              <w:delText>17</w:delText>
            </w:r>
          </w:del>
        </w:p>
        <w:p w14:paraId="6E512EA9" w14:textId="24FEF274" w:rsidR="00F34E0E" w:rsidDel="00BB6F9E" w:rsidRDefault="00F34E0E">
          <w:pPr>
            <w:pStyle w:val="TOC2"/>
            <w:tabs>
              <w:tab w:val="right" w:leader="dot" w:pos="9350"/>
            </w:tabs>
            <w:rPr>
              <w:del w:id="411" w:author="David Conklin" w:date="2022-03-24T09:00:00Z"/>
              <w:rFonts w:eastAsiaTheme="minorEastAsia"/>
              <w:noProof/>
            </w:rPr>
          </w:pPr>
          <w:del w:id="412" w:author="David Conklin" w:date="2022-03-24T09:00:00Z">
            <w:r w:rsidRPr="00BB6F9E" w:rsidDel="00BB6F9E">
              <w:rPr>
                <w:rPrChange w:id="413" w:author="David Conklin" w:date="2022-03-24T09:00:00Z">
                  <w:rPr>
                    <w:rStyle w:val="Hyperlink"/>
                    <w:noProof/>
                  </w:rPr>
                </w:rPrChange>
              </w:rPr>
              <w:delText>Water years</w:delText>
            </w:r>
            <w:r w:rsidDel="00BB6F9E">
              <w:rPr>
                <w:noProof/>
                <w:webHidden/>
              </w:rPr>
              <w:tab/>
              <w:delText>17</w:delText>
            </w:r>
          </w:del>
        </w:p>
        <w:p w14:paraId="3B780AF2" w14:textId="5320FB78" w:rsidR="00F34E0E" w:rsidDel="00BB6F9E" w:rsidRDefault="00F34E0E">
          <w:pPr>
            <w:pStyle w:val="TOC1"/>
            <w:tabs>
              <w:tab w:val="right" w:leader="dot" w:pos="9350"/>
            </w:tabs>
            <w:rPr>
              <w:del w:id="414" w:author="David Conklin" w:date="2022-03-24T09:00:00Z"/>
              <w:rFonts w:eastAsiaTheme="minorEastAsia"/>
              <w:noProof/>
            </w:rPr>
          </w:pPr>
          <w:del w:id="415" w:author="David Conklin" w:date="2022-03-24T09:00:00Z">
            <w:r w:rsidRPr="00BB6F9E" w:rsidDel="00BB6F9E">
              <w:rPr>
                <w:rPrChange w:id="416" w:author="David Conklin" w:date="2022-03-24T09:00:00Z">
                  <w:rPr>
                    <w:rStyle w:val="Hyperlink"/>
                    <w:noProof/>
                  </w:rPr>
                </w:rPrChange>
              </w:rPr>
              <w:delText>Climate data</w:delText>
            </w:r>
            <w:r w:rsidDel="00BB6F9E">
              <w:rPr>
                <w:noProof/>
                <w:webHidden/>
              </w:rPr>
              <w:tab/>
              <w:delText>17</w:delText>
            </w:r>
          </w:del>
        </w:p>
        <w:p w14:paraId="0748C201" w14:textId="2F4D31AB" w:rsidR="00F34E0E" w:rsidDel="00BB6F9E" w:rsidRDefault="00F34E0E">
          <w:pPr>
            <w:pStyle w:val="TOC2"/>
            <w:tabs>
              <w:tab w:val="right" w:leader="dot" w:pos="9350"/>
            </w:tabs>
            <w:rPr>
              <w:del w:id="417" w:author="David Conklin" w:date="2022-03-24T09:00:00Z"/>
              <w:rFonts w:eastAsiaTheme="minorEastAsia"/>
              <w:noProof/>
            </w:rPr>
          </w:pPr>
          <w:del w:id="418" w:author="David Conklin" w:date="2022-03-24T09:00:00Z">
            <w:r w:rsidRPr="00BB6F9E" w:rsidDel="00BB6F9E">
              <w:rPr>
                <w:rPrChange w:id="419" w:author="David Conklin" w:date="2022-03-24T09:00:00Z">
                  <w:rPr>
                    <w:rStyle w:val="Hyperlink"/>
                    <w:noProof/>
                  </w:rPr>
                </w:rPrChange>
              </w:rPr>
              <w:delText>Numbered climate scenarios in the model</w:delText>
            </w:r>
            <w:r w:rsidDel="00BB6F9E">
              <w:rPr>
                <w:noProof/>
                <w:webHidden/>
              </w:rPr>
              <w:tab/>
              <w:delText>17</w:delText>
            </w:r>
          </w:del>
        </w:p>
        <w:p w14:paraId="0D475CE9" w14:textId="1C36925B" w:rsidR="00F34E0E" w:rsidDel="00BB6F9E" w:rsidRDefault="00F34E0E">
          <w:pPr>
            <w:pStyle w:val="TOC2"/>
            <w:tabs>
              <w:tab w:val="right" w:leader="dot" w:pos="9350"/>
            </w:tabs>
            <w:rPr>
              <w:del w:id="420" w:author="David Conklin" w:date="2022-03-24T09:00:00Z"/>
              <w:rFonts w:eastAsiaTheme="minorEastAsia"/>
              <w:noProof/>
            </w:rPr>
          </w:pPr>
          <w:del w:id="421" w:author="David Conklin" w:date="2022-03-24T09:00:00Z">
            <w:r w:rsidRPr="00BB6F9E" w:rsidDel="00BB6F9E">
              <w:rPr>
                <w:rPrChange w:id="422" w:author="David Conklin" w:date="2022-03-24T09:00:00Z">
                  <w:rPr>
                    <w:rStyle w:val="Hyperlink"/>
                    <w:noProof/>
                  </w:rPr>
                </w:rPrChange>
              </w:rPr>
              <w:delText>Monthly and seasonal weather data</w:delText>
            </w:r>
            <w:r w:rsidDel="00BB6F9E">
              <w:rPr>
                <w:noProof/>
                <w:webHidden/>
              </w:rPr>
              <w:tab/>
              <w:delText>18</w:delText>
            </w:r>
          </w:del>
        </w:p>
        <w:p w14:paraId="05C40122" w14:textId="16A7E051" w:rsidR="00F34E0E" w:rsidDel="00BB6F9E" w:rsidRDefault="00F34E0E">
          <w:pPr>
            <w:pStyle w:val="TOC2"/>
            <w:tabs>
              <w:tab w:val="right" w:leader="dot" w:pos="9350"/>
            </w:tabs>
            <w:rPr>
              <w:del w:id="423" w:author="David Conklin" w:date="2022-03-24T09:00:00Z"/>
              <w:rFonts w:eastAsiaTheme="minorEastAsia"/>
              <w:noProof/>
            </w:rPr>
          </w:pPr>
          <w:del w:id="424" w:author="David Conklin" w:date="2022-03-24T09:00:00Z">
            <w:r w:rsidRPr="00BB6F9E" w:rsidDel="00BB6F9E">
              <w:rPr>
                <w:rPrChange w:id="425" w:author="David Conklin" w:date="2022-03-24T09:00:00Z">
                  <w:rPr>
                    <w:rStyle w:val="Hyperlink"/>
                    <w:noProof/>
                  </w:rPr>
                </w:rPrChange>
              </w:rPr>
              <w:delText>Climate data grids</w:delText>
            </w:r>
            <w:r w:rsidDel="00BB6F9E">
              <w:rPr>
                <w:noProof/>
                <w:webHidden/>
              </w:rPr>
              <w:tab/>
              <w:delText>19</w:delText>
            </w:r>
          </w:del>
        </w:p>
        <w:p w14:paraId="4B6C2874" w14:textId="2E84AE83" w:rsidR="00F34E0E" w:rsidDel="00BB6F9E" w:rsidRDefault="00F34E0E">
          <w:pPr>
            <w:pStyle w:val="TOC3"/>
            <w:tabs>
              <w:tab w:val="right" w:leader="dot" w:pos="9350"/>
            </w:tabs>
            <w:rPr>
              <w:del w:id="426" w:author="David Conklin" w:date="2022-03-24T09:00:00Z"/>
              <w:rFonts w:eastAsiaTheme="minorEastAsia"/>
              <w:noProof/>
            </w:rPr>
          </w:pPr>
          <w:del w:id="427" w:author="David Conklin" w:date="2022-03-24T09:00:00Z">
            <w:r w:rsidRPr="00BB6F9E" w:rsidDel="00BB6F9E">
              <w:rPr>
                <w:rPrChange w:id="428" w:author="David Conklin" w:date="2022-03-24T09:00:00Z">
                  <w:rPr>
                    <w:rStyle w:val="Hyperlink"/>
                    <w:noProof/>
                  </w:rPr>
                </w:rPrChange>
              </w:rPr>
              <w:delText>The WW2100 climate grid</w:delText>
            </w:r>
            <w:r w:rsidDel="00BB6F9E">
              <w:rPr>
                <w:noProof/>
                <w:webHidden/>
              </w:rPr>
              <w:tab/>
              <w:delText>19</w:delText>
            </w:r>
          </w:del>
        </w:p>
        <w:p w14:paraId="0F58BF56" w14:textId="47DAC5BF" w:rsidR="00F34E0E" w:rsidDel="00BB6F9E" w:rsidRDefault="00F34E0E">
          <w:pPr>
            <w:pStyle w:val="TOC3"/>
            <w:tabs>
              <w:tab w:val="right" w:leader="dot" w:pos="9350"/>
            </w:tabs>
            <w:rPr>
              <w:del w:id="429" w:author="David Conklin" w:date="2022-03-24T09:00:00Z"/>
              <w:rFonts w:eastAsiaTheme="minorEastAsia"/>
              <w:noProof/>
            </w:rPr>
          </w:pPr>
          <w:del w:id="430" w:author="David Conklin" w:date="2022-03-24T09:00:00Z">
            <w:r w:rsidRPr="00BB6F9E" w:rsidDel="00BB6F9E">
              <w:rPr>
                <w:rPrChange w:id="431" w:author="David Conklin" w:date="2022-03-24T09:00:00Z">
                  <w:rPr>
                    <w:rStyle w:val="Hyperlink"/>
                    <w:noProof/>
                  </w:rPr>
                </w:rPrChange>
              </w:rPr>
              <w:delText>The v2 climate grid</w:delText>
            </w:r>
            <w:r w:rsidDel="00BB6F9E">
              <w:rPr>
                <w:noProof/>
                <w:webHidden/>
              </w:rPr>
              <w:tab/>
              <w:delText>20</w:delText>
            </w:r>
          </w:del>
        </w:p>
        <w:p w14:paraId="5AB10DDF" w14:textId="0E40C373" w:rsidR="00F34E0E" w:rsidDel="00BB6F9E" w:rsidRDefault="00F34E0E">
          <w:pPr>
            <w:pStyle w:val="TOC2"/>
            <w:tabs>
              <w:tab w:val="right" w:leader="dot" w:pos="9350"/>
            </w:tabs>
            <w:rPr>
              <w:del w:id="432" w:author="David Conklin" w:date="2022-03-24T09:00:00Z"/>
              <w:rFonts w:eastAsiaTheme="minorEastAsia"/>
              <w:noProof/>
            </w:rPr>
          </w:pPr>
          <w:del w:id="433" w:author="David Conklin" w:date="2022-03-24T09:00:00Z">
            <w:r w:rsidRPr="00BB6F9E" w:rsidDel="00BB6F9E">
              <w:rPr>
                <w:rPrChange w:id="434" w:author="David Conklin" w:date="2022-03-24T09:00:00Z">
                  <w:rPr>
                    <w:rStyle w:val="Hyperlink"/>
                    <w:noProof/>
                  </w:rPr>
                </w:rPrChange>
              </w:rPr>
              <w:delText>How climate data is looked up</w:delText>
            </w:r>
            <w:r w:rsidDel="00BB6F9E">
              <w:rPr>
                <w:noProof/>
                <w:webHidden/>
              </w:rPr>
              <w:tab/>
              <w:delText>20</w:delText>
            </w:r>
          </w:del>
        </w:p>
        <w:p w14:paraId="556E16BA" w14:textId="47A497AB" w:rsidR="00F34E0E" w:rsidDel="00BB6F9E" w:rsidRDefault="00F34E0E">
          <w:pPr>
            <w:pStyle w:val="TOC2"/>
            <w:tabs>
              <w:tab w:val="right" w:leader="dot" w:pos="9350"/>
            </w:tabs>
            <w:rPr>
              <w:del w:id="435" w:author="David Conklin" w:date="2022-03-24T09:00:00Z"/>
              <w:rFonts w:eastAsiaTheme="minorEastAsia"/>
              <w:noProof/>
            </w:rPr>
          </w:pPr>
          <w:del w:id="436" w:author="David Conklin" w:date="2022-03-24T09:00:00Z">
            <w:r w:rsidRPr="00BB6F9E" w:rsidDel="00BB6F9E">
              <w:rPr>
                <w:rPrChange w:id="437" w:author="David Conklin" w:date="2022-03-24T09:00:00Z">
                  <w:rPr>
                    <w:rStyle w:val="Hyperlink"/>
                    <w:noProof/>
                  </w:rPr>
                </w:rPrChange>
              </w:rPr>
              <w:delText>What is in a climate dataset</w:delText>
            </w:r>
            <w:r w:rsidDel="00BB6F9E">
              <w:rPr>
                <w:noProof/>
                <w:webHidden/>
              </w:rPr>
              <w:tab/>
              <w:delText>21</w:delText>
            </w:r>
          </w:del>
        </w:p>
        <w:p w14:paraId="7B6ABAED" w14:textId="7228EEBB" w:rsidR="00F34E0E" w:rsidDel="00BB6F9E" w:rsidRDefault="00F34E0E">
          <w:pPr>
            <w:pStyle w:val="TOC1"/>
            <w:tabs>
              <w:tab w:val="right" w:leader="dot" w:pos="9350"/>
            </w:tabs>
            <w:rPr>
              <w:del w:id="438" w:author="David Conklin" w:date="2022-03-24T09:00:00Z"/>
              <w:rFonts w:eastAsiaTheme="minorEastAsia"/>
              <w:noProof/>
            </w:rPr>
          </w:pPr>
          <w:del w:id="439" w:author="David Conklin" w:date="2022-03-24T09:00:00Z">
            <w:r w:rsidRPr="00BB6F9E" w:rsidDel="00BB6F9E">
              <w:rPr>
                <w:rPrChange w:id="440" w:author="David Conklin" w:date="2022-03-24T09:00:00Z">
                  <w:rPr>
                    <w:rStyle w:val="Hyperlink"/>
                    <w:noProof/>
                  </w:rPr>
                </w:rPrChange>
              </w:rPr>
              <w:delText>Water rights</w:delText>
            </w:r>
            <w:r w:rsidDel="00BB6F9E">
              <w:rPr>
                <w:noProof/>
                <w:webHidden/>
              </w:rPr>
              <w:tab/>
              <w:delText>22</w:delText>
            </w:r>
          </w:del>
        </w:p>
        <w:p w14:paraId="489222BD" w14:textId="441F94F8" w:rsidR="00F34E0E" w:rsidDel="00BB6F9E" w:rsidRDefault="00F34E0E">
          <w:pPr>
            <w:pStyle w:val="TOC2"/>
            <w:tabs>
              <w:tab w:val="right" w:leader="dot" w:pos="9350"/>
            </w:tabs>
            <w:rPr>
              <w:del w:id="441" w:author="David Conklin" w:date="2022-03-24T09:00:00Z"/>
              <w:rFonts w:eastAsiaTheme="minorEastAsia"/>
              <w:noProof/>
            </w:rPr>
          </w:pPr>
          <w:del w:id="442" w:author="David Conklin" w:date="2022-03-24T09:00:00Z">
            <w:r w:rsidRPr="00BB6F9E" w:rsidDel="00BB6F9E">
              <w:rPr>
                <w:rPrChange w:id="443" w:author="David Conklin" w:date="2022-03-24T09:00:00Z">
                  <w:rPr>
                    <w:rStyle w:val="Hyperlink"/>
                    <w:noProof/>
                  </w:rPr>
                </w:rPrChange>
              </w:rPr>
              <w:delText>Water rights data</w:delText>
            </w:r>
            <w:r w:rsidDel="00BB6F9E">
              <w:rPr>
                <w:noProof/>
                <w:webHidden/>
              </w:rPr>
              <w:tab/>
              <w:delText>22</w:delText>
            </w:r>
          </w:del>
        </w:p>
        <w:p w14:paraId="294B8441" w14:textId="5C019A44" w:rsidR="00F34E0E" w:rsidDel="00BB6F9E" w:rsidRDefault="00F34E0E">
          <w:pPr>
            <w:pStyle w:val="TOC2"/>
            <w:tabs>
              <w:tab w:val="right" w:leader="dot" w:pos="9350"/>
            </w:tabs>
            <w:rPr>
              <w:del w:id="444" w:author="David Conklin" w:date="2022-03-24T09:00:00Z"/>
              <w:rFonts w:eastAsiaTheme="minorEastAsia"/>
              <w:noProof/>
            </w:rPr>
          </w:pPr>
          <w:del w:id="445" w:author="David Conklin" w:date="2022-03-24T09:00:00Z">
            <w:r w:rsidRPr="00BB6F9E" w:rsidDel="00BB6F9E">
              <w:rPr>
                <w:rPrChange w:id="446" w:author="David Conklin" w:date="2022-03-24T09:00:00Z">
                  <w:rPr>
                    <w:rStyle w:val="Hyperlink"/>
                    <w:noProof/>
                  </w:rPr>
                </w:rPrChange>
              </w:rPr>
              <w:delText>The wr_pods.csv file</w:delText>
            </w:r>
            <w:r w:rsidDel="00BB6F9E">
              <w:rPr>
                <w:noProof/>
                <w:webHidden/>
              </w:rPr>
              <w:tab/>
              <w:delText>22</w:delText>
            </w:r>
          </w:del>
        </w:p>
        <w:p w14:paraId="511D720D" w14:textId="037015B9" w:rsidR="00F34E0E" w:rsidDel="00BB6F9E" w:rsidRDefault="00F34E0E">
          <w:pPr>
            <w:pStyle w:val="TOC2"/>
            <w:tabs>
              <w:tab w:val="right" w:leader="dot" w:pos="9350"/>
            </w:tabs>
            <w:rPr>
              <w:del w:id="447" w:author="David Conklin" w:date="2022-03-24T09:00:00Z"/>
              <w:rFonts w:eastAsiaTheme="minorEastAsia"/>
              <w:noProof/>
            </w:rPr>
          </w:pPr>
          <w:del w:id="448" w:author="David Conklin" w:date="2022-03-24T09:00:00Z">
            <w:r w:rsidRPr="00BB6F9E" w:rsidDel="00BB6F9E">
              <w:rPr>
                <w:rPrChange w:id="449" w:author="David Conklin" w:date="2022-03-24T09:00:00Z">
                  <w:rPr>
                    <w:rStyle w:val="Hyperlink"/>
                    <w:noProof/>
                  </w:rPr>
                </w:rPrChange>
              </w:rPr>
              <w:delText>The wr_pous.csv file</w:delText>
            </w:r>
            <w:r w:rsidDel="00BB6F9E">
              <w:rPr>
                <w:noProof/>
                <w:webHidden/>
              </w:rPr>
              <w:tab/>
              <w:delText>23</w:delText>
            </w:r>
          </w:del>
        </w:p>
        <w:p w14:paraId="71AD3EA7" w14:textId="2A5649BB" w:rsidR="00F34E0E" w:rsidDel="00BB6F9E" w:rsidRDefault="00F34E0E">
          <w:pPr>
            <w:pStyle w:val="TOC2"/>
            <w:tabs>
              <w:tab w:val="right" w:leader="dot" w:pos="9350"/>
            </w:tabs>
            <w:rPr>
              <w:del w:id="450" w:author="David Conklin" w:date="2022-03-24T09:00:00Z"/>
              <w:rFonts w:eastAsiaTheme="minorEastAsia"/>
              <w:noProof/>
            </w:rPr>
          </w:pPr>
          <w:del w:id="451" w:author="David Conklin" w:date="2022-03-24T09:00:00Z">
            <w:r w:rsidRPr="00BB6F9E" w:rsidDel="00BB6F9E">
              <w:rPr>
                <w:rPrChange w:id="452" w:author="David Conklin" w:date="2022-03-24T09:00:00Z">
                  <w:rPr>
                    <w:rStyle w:val="Hyperlink"/>
                    <w:noProof/>
                  </w:rPr>
                </w:rPrChange>
              </w:rPr>
              <w:delText>Allocating surface water rights to irrigation</w:delText>
            </w:r>
            <w:r w:rsidDel="00BB6F9E">
              <w:rPr>
                <w:noProof/>
                <w:webHidden/>
              </w:rPr>
              <w:tab/>
              <w:delText>24</w:delText>
            </w:r>
          </w:del>
        </w:p>
        <w:p w14:paraId="1E497605" w14:textId="0AEE4312" w:rsidR="00F34E0E" w:rsidDel="00BB6F9E" w:rsidRDefault="00F34E0E">
          <w:pPr>
            <w:pStyle w:val="TOC2"/>
            <w:tabs>
              <w:tab w:val="right" w:leader="dot" w:pos="9350"/>
            </w:tabs>
            <w:rPr>
              <w:del w:id="453" w:author="David Conklin" w:date="2022-03-24T09:00:00Z"/>
              <w:rFonts w:eastAsiaTheme="minorEastAsia"/>
              <w:noProof/>
            </w:rPr>
          </w:pPr>
          <w:del w:id="454" w:author="David Conklin" w:date="2022-03-24T09:00:00Z">
            <w:r w:rsidRPr="00BB6F9E" w:rsidDel="00BB6F9E">
              <w:rPr>
                <w:rPrChange w:id="455" w:author="David Conklin" w:date="2022-03-24T09:00:00Z">
                  <w:rPr>
                    <w:rStyle w:val="Hyperlink"/>
                    <w:noProof/>
                  </w:rPr>
                </w:rPrChange>
              </w:rPr>
              <w:delText>Adding a water right</w:delText>
            </w:r>
            <w:r w:rsidDel="00BB6F9E">
              <w:rPr>
                <w:noProof/>
                <w:webHidden/>
              </w:rPr>
              <w:tab/>
              <w:delText>24</w:delText>
            </w:r>
          </w:del>
        </w:p>
        <w:p w14:paraId="03416048" w14:textId="4E6222A3" w:rsidR="00F34E0E" w:rsidDel="00BB6F9E" w:rsidRDefault="00F34E0E">
          <w:pPr>
            <w:pStyle w:val="TOC1"/>
            <w:tabs>
              <w:tab w:val="right" w:leader="dot" w:pos="9350"/>
            </w:tabs>
            <w:rPr>
              <w:del w:id="456" w:author="David Conklin" w:date="2022-03-24T09:00:00Z"/>
              <w:rFonts w:eastAsiaTheme="minorEastAsia"/>
              <w:noProof/>
            </w:rPr>
          </w:pPr>
          <w:del w:id="457" w:author="David Conklin" w:date="2022-03-24T09:00:00Z">
            <w:r w:rsidRPr="00BB6F9E" w:rsidDel="00BB6F9E">
              <w:rPr>
                <w:rPrChange w:id="458" w:author="David Conklin" w:date="2022-03-24T09:00:00Z">
                  <w:rPr>
                    <w:rStyle w:val="Hyperlink"/>
                    <w:noProof/>
                  </w:rPr>
                </w:rPrChange>
              </w:rPr>
              <w:delText>Initial conditions</w:delText>
            </w:r>
            <w:r w:rsidDel="00BB6F9E">
              <w:rPr>
                <w:noProof/>
                <w:webHidden/>
              </w:rPr>
              <w:tab/>
              <w:delText>25</w:delText>
            </w:r>
          </w:del>
        </w:p>
        <w:p w14:paraId="7E17620D" w14:textId="7143DE18" w:rsidR="00F34E0E" w:rsidDel="00BB6F9E" w:rsidRDefault="00F34E0E">
          <w:pPr>
            <w:pStyle w:val="TOC2"/>
            <w:tabs>
              <w:tab w:val="right" w:leader="dot" w:pos="9350"/>
            </w:tabs>
            <w:rPr>
              <w:del w:id="459" w:author="David Conklin" w:date="2022-03-24T09:00:00Z"/>
              <w:rFonts w:eastAsiaTheme="minorEastAsia"/>
              <w:noProof/>
            </w:rPr>
          </w:pPr>
          <w:del w:id="460" w:author="David Conklin" w:date="2022-03-24T09:00:00Z">
            <w:r w:rsidRPr="00BB6F9E" w:rsidDel="00BB6F9E">
              <w:rPr>
                <w:rPrChange w:id="461" w:author="David Conklin" w:date="2022-03-24T09:00:00Z">
                  <w:rPr>
                    <w:rStyle w:val="Hyperlink"/>
                    <w:noProof/>
                  </w:rPr>
                </w:rPrChange>
              </w:rPr>
              <w:delText>State variables</w:delText>
            </w:r>
            <w:r w:rsidDel="00BB6F9E">
              <w:rPr>
                <w:noProof/>
                <w:webHidden/>
              </w:rPr>
              <w:tab/>
              <w:delText>25</w:delText>
            </w:r>
          </w:del>
        </w:p>
        <w:p w14:paraId="621979E5" w14:textId="123F2692" w:rsidR="00F34E0E" w:rsidDel="00BB6F9E" w:rsidRDefault="00F34E0E">
          <w:pPr>
            <w:pStyle w:val="TOC2"/>
            <w:tabs>
              <w:tab w:val="right" w:leader="dot" w:pos="9350"/>
            </w:tabs>
            <w:rPr>
              <w:del w:id="462" w:author="David Conklin" w:date="2022-03-24T09:00:00Z"/>
              <w:rFonts w:eastAsiaTheme="minorEastAsia"/>
              <w:noProof/>
            </w:rPr>
          </w:pPr>
          <w:del w:id="463" w:author="David Conklin" w:date="2022-03-24T09:00:00Z">
            <w:r w:rsidRPr="00BB6F9E" w:rsidDel="00BB6F9E">
              <w:rPr>
                <w:rPrChange w:id="464" w:author="David Conklin" w:date="2022-03-24T09:00:00Z">
                  <w:rPr>
                    <w:rStyle w:val="Hyperlink"/>
                    <w:noProof/>
                  </w:rPr>
                </w:rPrChange>
              </w:rPr>
              <w:delText>Reproducibility and the use of random number generators</w:delText>
            </w:r>
            <w:r w:rsidDel="00BB6F9E">
              <w:rPr>
                <w:noProof/>
                <w:webHidden/>
              </w:rPr>
              <w:tab/>
              <w:delText>25</w:delText>
            </w:r>
          </w:del>
        </w:p>
        <w:p w14:paraId="066629A0" w14:textId="731B5933" w:rsidR="00F34E0E" w:rsidDel="00BB6F9E" w:rsidRDefault="00F34E0E">
          <w:pPr>
            <w:pStyle w:val="TOC2"/>
            <w:tabs>
              <w:tab w:val="right" w:leader="dot" w:pos="9350"/>
            </w:tabs>
            <w:rPr>
              <w:del w:id="465" w:author="David Conklin" w:date="2022-03-24T09:00:00Z"/>
              <w:rFonts w:eastAsiaTheme="minorEastAsia"/>
              <w:noProof/>
            </w:rPr>
          </w:pPr>
          <w:del w:id="466" w:author="David Conklin" w:date="2022-03-24T09:00:00Z">
            <w:r w:rsidRPr="00BB6F9E" w:rsidDel="00BB6F9E">
              <w:rPr>
                <w:rPrChange w:id="467" w:author="David Conklin" w:date="2022-03-24T09:00:00Z">
                  <w:rPr>
                    <w:rStyle w:val="Hyperlink"/>
                    <w:noProof/>
                  </w:rPr>
                </w:rPrChange>
              </w:rPr>
              <w:delText>Initializing ID numbers: coldstart</w:delText>
            </w:r>
            <w:r w:rsidDel="00BB6F9E">
              <w:rPr>
                <w:noProof/>
                <w:webHidden/>
              </w:rPr>
              <w:tab/>
              <w:delText>26</w:delText>
            </w:r>
          </w:del>
        </w:p>
        <w:p w14:paraId="18579407" w14:textId="3191C622" w:rsidR="00F34E0E" w:rsidDel="00BB6F9E" w:rsidRDefault="00F34E0E">
          <w:pPr>
            <w:pStyle w:val="TOC2"/>
            <w:tabs>
              <w:tab w:val="right" w:leader="dot" w:pos="9350"/>
            </w:tabs>
            <w:rPr>
              <w:del w:id="468" w:author="David Conklin" w:date="2022-03-24T09:00:00Z"/>
              <w:rFonts w:eastAsiaTheme="minorEastAsia"/>
              <w:noProof/>
            </w:rPr>
          </w:pPr>
          <w:del w:id="469" w:author="David Conklin" w:date="2022-03-24T09:00:00Z">
            <w:r w:rsidRPr="00BB6F9E" w:rsidDel="00BB6F9E">
              <w:rPr>
                <w:rPrChange w:id="470" w:author="David Conklin" w:date="2022-03-24T09:00:00Z">
                  <w:rPr>
                    <w:rStyle w:val="Hyperlink"/>
                    <w:noProof/>
                  </w:rPr>
                </w:rPrChange>
              </w:rPr>
              <w:delText>Initializing Flow and HBV model state variables: spinup</w:delText>
            </w:r>
            <w:r w:rsidDel="00BB6F9E">
              <w:rPr>
                <w:noProof/>
                <w:webHidden/>
              </w:rPr>
              <w:tab/>
              <w:delText>26</w:delText>
            </w:r>
          </w:del>
        </w:p>
        <w:p w14:paraId="72D68D28" w14:textId="551BCF8B" w:rsidR="00F34E0E" w:rsidDel="00BB6F9E" w:rsidRDefault="00F34E0E">
          <w:pPr>
            <w:pStyle w:val="TOC2"/>
            <w:tabs>
              <w:tab w:val="right" w:leader="dot" w:pos="9350"/>
            </w:tabs>
            <w:rPr>
              <w:del w:id="471" w:author="David Conklin" w:date="2022-03-24T09:00:00Z"/>
              <w:rFonts w:eastAsiaTheme="minorEastAsia"/>
              <w:noProof/>
            </w:rPr>
          </w:pPr>
          <w:del w:id="472" w:author="David Conklin" w:date="2022-03-24T09:00:00Z">
            <w:r w:rsidRPr="00BB6F9E" w:rsidDel="00BB6F9E">
              <w:rPr>
                <w:rPrChange w:id="473" w:author="David Conklin" w:date="2022-03-24T09:00:00Z">
                  <w:rPr>
                    <w:rStyle w:val="Hyperlink"/>
                    <w:noProof/>
                  </w:rPr>
                </w:rPrChange>
              </w:rPr>
              <w:delText>Initializing HBVCALIB attributes: spinup</w:delText>
            </w:r>
            <w:r w:rsidDel="00BB6F9E">
              <w:rPr>
                <w:noProof/>
                <w:webHidden/>
              </w:rPr>
              <w:tab/>
              <w:delText>26</w:delText>
            </w:r>
          </w:del>
        </w:p>
        <w:p w14:paraId="2BF235B6" w14:textId="0CF532D0" w:rsidR="00F34E0E" w:rsidDel="00BB6F9E" w:rsidRDefault="00F34E0E">
          <w:pPr>
            <w:pStyle w:val="TOC2"/>
            <w:tabs>
              <w:tab w:val="right" w:leader="dot" w:pos="9350"/>
            </w:tabs>
            <w:rPr>
              <w:del w:id="474" w:author="David Conklin" w:date="2022-03-24T09:00:00Z"/>
              <w:rFonts w:eastAsiaTheme="minorEastAsia"/>
              <w:noProof/>
            </w:rPr>
          </w:pPr>
          <w:del w:id="475" w:author="David Conklin" w:date="2022-03-24T09:00:00Z">
            <w:r w:rsidRPr="00BB6F9E" w:rsidDel="00BB6F9E">
              <w:rPr>
                <w:rPrChange w:id="476" w:author="David Conklin" w:date="2022-03-24T09:00:00Z">
                  <w:rPr>
                    <w:rStyle w:val="Hyperlink"/>
                    <w:noProof/>
                  </w:rPr>
                </w:rPrChange>
              </w:rPr>
              <w:delText>Initial conditions for Flow: the IC file and the IDU, HRU, and Reach shapefiles</w:delText>
            </w:r>
            <w:r w:rsidDel="00BB6F9E">
              <w:rPr>
                <w:noProof/>
                <w:webHidden/>
              </w:rPr>
              <w:tab/>
              <w:delText>27</w:delText>
            </w:r>
          </w:del>
        </w:p>
        <w:p w14:paraId="06035C77" w14:textId="4CAF5E70" w:rsidR="00F34E0E" w:rsidDel="00BB6F9E" w:rsidRDefault="00F34E0E">
          <w:pPr>
            <w:pStyle w:val="TOC2"/>
            <w:tabs>
              <w:tab w:val="right" w:leader="dot" w:pos="9350"/>
            </w:tabs>
            <w:rPr>
              <w:del w:id="477" w:author="David Conklin" w:date="2022-03-24T09:00:00Z"/>
              <w:rFonts w:eastAsiaTheme="minorEastAsia"/>
              <w:noProof/>
            </w:rPr>
          </w:pPr>
          <w:del w:id="478" w:author="David Conklin" w:date="2022-03-24T09:00:00Z">
            <w:r w:rsidRPr="00BB6F9E" w:rsidDel="00BB6F9E">
              <w:rPr>
                <w:rPrChange w:id="479" w:author="David Conklin" w:date="2022-03-24T09:00:00Z">
                  <w:rPr>
                    <w:rStyle w:val="Hyperlink"/>
                    <w:noProof/>
                  </w:rPr>
                </w:rPrChange>
              </w:rPr>
              <w:delText>What is in the IC file</w:delText>
            </w:r>
            <w:r w:rsidDel="00BB6F9E">
              <w:rPr>
                <w:noProof/>
                <w:webHidden/>
              </w:rPr>
              <w:tab/>
              <w:delText>27</w:delText>
            </w:r>
          </w:del>
        </w:p>
        <w:p w14:paraId="49FEF06F" w14:textId="59592F37" w:rsidR="00F34E0E" w:rsidDel="00BB6F9E" w:rsidRDefault="00F34E0E">
          <w:pPr>
            <w:pStyle w:val="TOC2"/>
            <w:tabs>
              <w:tab w:val="right" w:leader="dot" w:pos="9350"/>
            </w:tabs>
            <w:rPr>
              <w:del w:id="480" w:author="David Conklin" w:date="2022-03-24T09:00:00Z"/>
              <w:rFonts w:eastAsiaTheme="minorEastAsia"/>
              <w:noProof/>
            </w:rPr>
          </w:pPr>
          <w:del w:id="481" w:author="David Conklin" w:date="2022-03-24T09:00:00Z">
            <w:r w:rsidRPr="00BB6F9E" w:rsidDel="00BB6F9E">
              <w:rPr>
                <w:rPrChange w:id="482" w:author="David Conklin" w:date="2022-03-24T09:00:00Z">
                  <w:rPr>
                    <w:rStyle w:val="Hyperlink"/>
                    <w:noProof/>
                  </w:rPr>
                </w:rPrChange>
              </w:rPr>
              <w:delText>State variables in the IDU shapefile</w:delText>
            </w:r>
            <w:r w:rsidDel="00BB6F9E">
              <w:rPr>
                <w:noProof/>
                <w:webHidden/>
              </w:rPr>
              <w:tab/>
              <w:delText>27</w:delText>
            </w:r>
          </w:del>
        </w:p>
        <w:p w14:paraId="545ABCCC" w14:textId="795E70AB" w:rsidR="00F34E0E" w:rsidDel="00BB6F9E" w:rsidRDefault="00F34E0E">
          <w:pPr>
            <w:pStyle w:val="TOC2"/>
            <w:tabs>
              <w:tab w:val="right" w:leader="dot" w:pos="9350"/>
            </w:tabs>
            <w:rPr>
              <w:del w:id="483" w:author="David Conklin" w:date="2022-03-24T09:00:00Z"/>
              <w:rFonts w:eastAsiaTheme="minorEastAsia"/>
              <w:noProof/>
            </w:rPr>
          </w:pPr>
          <w:del w:id="484" w:author="David Conklin" w:date="2022-03-24T09:00:00Z">
            <w:r w:rsidRPr="00BB6F9E" w:rsidDel="00BB6F9E">
              <w:rPr>
                <w:rPrChange w:id="485" w:author="David Conklin" w:date="2022-03-24T09:00:00Z">
                  <w:rPr>
                    <w:rStyle w:val="Hyperlink"/>
                    <w:noProof/>
                  </w:rPr>
                </w:rPrChange>
              </w:rPr>
              <w:delText>Initial conditions for HBV: the IC file and the IDU shapefile</w:delText>
            </w:r>
            <w:r w:rsidDel="00BB6F9E">
              <w:rPr>
                <w:noProof/>
                <w:webHidden/>
              </w:rPr>
              <w:tab/>
              <w:delText>28</w:delText>
            </w:r>
          </w:del>
        </w:p>
        <w:p w14:paraId="3809BC38" w14:textId="7A38802A" w:rsidR="00F34E0E" w:rsidDel="00BB6F9E" w:rsidRDefault="00F34E0E">
          <w:pPr>
            <w:pStyle w:val="TOC2"/>
            <w:tabs>
              <w:tab w:val="right" w:leader="dot" w:pos="9350"/>
            </w:tabs>
            <w:rPr>
              <w:del w:id="486" w:author="David Conklin" w:date="2022-03-24T09:00:00Z"/>
              <w:rFonts w:eastAsiaTheme="minorEastAsia"/>
              <w:noProof/>
            </w:rPr>
          </w:pPr>
          <w:del w:id="487" w:author="David Conklin" w:date="2022-03-24T09:00:00Z">
            <w:r w:rsidRPr="00BB6F9E" w:rsidDel="00BB6F9E">
              <w:rPr>
                <w:rPrChange w:id="488" w:author="David Conklin" w:date="2022-03-24T09:00:00Z">
                  <w:rPr>
                    <w:rStyle w:val="Hyperlink"/>
                    <w:noProof/>
                  </w:rPr>
                </w:rPrChange>
              </w:rPr>
              <w:delText>Default values used when the data is incomplete</w:delText>
            </w:r>
            <w:r w:rsidDel="00BB6F9E">
              <w:rPr>
                <w:noProof/>
                <w:webHidden/>
              </w:rPr>
              <w:tab/>
              <w:delText>28</w:delText>
            </w:r>
          </w:del>
        </w:p>
        <w:p w14:paraId="68868F93" w14:textId="7AB1959B" w:rsidR="00F34E0E" w:rsidDel="00BB6F9E" w:rsidRDefault="00F34E0E">
          <w:pPr>
            <w:pStyle w:val="TOC1"/>
            <w:tabs>
              <w:tab w:val="right" w:leader="dot" w:pos="9350"/>
            </w:tabs>
            <w:rPr>
              <w:del w:id="489" w:author="David Conklin" w:date="2022-03-24T09:00:00Z"/>
              <w:rFonts w:eastAsiaTheme="minorEastAsia"/>
              <w:noProof/>
            </w:rPr>
          </w:pPr>
          <w:del w:id="490" w:author="David Conklin" w:date="2022-03-24T09:00:00Z">
            <w:r w:rsidRPr="00BB6F9E" w:rsidDel="00BB6F9E">
              <w:rPr>
                <w:rPrChange w:id="491" w:author="David Conklin" w:date="2022-03-24T09:00:00Z">
                  <w:rPr>
                    <w:rStyle w:val="Hyperlink"/>
                    <w:noProof/>
                  </w:rPr>
                </w:rPrChange>
              </w:rPr>
              <w:delText>Stream flow and stream temperature</w:delText>
            </w:r>
            <w:r w:rsidDel="00BB6F9E">
              <w:rPr>
                <w:noProof/>
                <w:webHidden/>
              </w:rPr>
              <w:tab/>
              <w:delText>29</w:delText>
            </w:r>
          </w:del>
        </w:p>
        <w:p w14:paraId="0D3EF570" w14:textId="609218AE" w:rsidR="00F34E0E" w:rsidDel="00BB6F9E" w:rsidRDefault="00F34E0E">
          <w:pPr>
            <w:pStyle w:val="TOC2"/>
            <w:tabs>
              <w:tab w:val="right" w:leader="dot" w:pos="9350"/>
            </w:tabs>
            <w:rPr>
              <w:del w:id="492" w:author="David Conklin" w:date="2022-03-24T09:00:00Z"/>
              <w:rFonts w:eastAsiaTheme="minorEastAsia"/>
              <w:noProof/>
            </w:rPr>
          </w:pPr>
          <w:del w:id="493" w:author="David Conklin" w:date="2022-03-24T09:00:00Z">
            <w:r w:rsidRPr="00BB6F9E" w:rsidDel="00BB6F9E">
              <w:rPr>
                <w:rPrChange w:id="494" w:author="David Conklin" w:date="2022-03-24T09:00:00Z">
                  <w:rPr>
                    <w:rStyle w:val="Hyperlink"/>
                    <w:noProof/>
                  </w:rPr>
                </w:rPrChange>
              </w:rPr>
              <w:delText>Water parcels</w:delText>
            </w:r>
            <w:r w:rsidDel="00BB6F9E">
              <w:rPr>
                <w:noProof/>
                <w:webHidden/>
              </w:rPr>
              <w:tab/>
              <w:delText>29</w:delText>
            </w:r>
          </w:del>
        </w:p>
        <w:p w14:paraId="435A86E7" w14:textId="4D82735E" w:rsidR="00F34E0E" w:rsidDel="00BB6F9E" w:rsidRDefault="00F34E0E">
          <w:pPr>
            <w:pStyle w:val="TOC2"/>
            <w:tabs>
              <w:tab w:val="right" w:leader="dot" w:pos="9350"/>
            </w:tabs>
            <w:rPr>
              <w:del w:id="495" w:author="David Conklin" w:date="2022-03-24T09:00:00Z"/>
              <w:rFonts w:eastAsiaTheme="minorEastAsia"/>
              <w:noProof/>
            </w:rPr>
          </w:pPr>
          <w:del w:id="496" w:author="David Conklin" w:date="2022-03-24T09:00:00Z">
            <w:r w:rsidRPr="00BB6F9E" w:rsidDel="00BB6F9E">
              <w:rPr>
                <w:rPrChange w:id="497" w:author="David Conklin" w:date="2022-03-24T09:00:00Z">
                  <w:rPr>
                    <w:rStyle w:val="Hyperlink"/>
                    <w:noProof/>
                  </w:rPr>
                </w:rPrChange>
              </w:rPr>
              <w:delText>Daily water mass and energy balance</w:delText>
            </w:r>
            <w:r w:rsidDel="00BB6F9E">
              <w:rPr>
                <w:noProof/>
                <w:webHidden/>
              </w:rPr>
              <w:tab/>
              <w:delText>29</w:delText>
            </w:r>
          </w:del>
        </w:p>
        <w:p w14:paraId="02F6351F" w14:textId="0922678D" w:rsidR="00F34E0E" w:rsidDel="00BB6F9E" w:rsidRDefault="00F34E0E">
          <w:pPr>
            <w:pStyle w:val="TOC2"/>
            <w:tabs>
              <w:tab w:val="right" w:leader="dot" w:pos="9350"/>
            </w:tabs>
            <w:rPr>
              <w:del w:id="498" w:author="David Conklin" w:date="2022-03-24T09:00:00Z"/>
              <w:rFonts w:eastAsiaTheme="minorEastAsia"/>
              <w:noProof/>
            </w:rPr>
          </w:pPr>
          <w:del w:id="499" w:author="David Conklin" w:date="2022-03-24T09:00:00Z">
            <w:r w:rsidRPr="00BB6F9E" w:rsidDel="00BB6F9E">
              <w:rPr>
                <w:rPrChange w:id="500" w:author="David Conklin" w:date="2022-03-24T09:00:00Z">
                  <w:rPr>
                    <w:rStyle w:val="Hyperlink"/>
                    <w:noProof/>
                  </w:rPr>
                </w:rPrChange>
              </w:rPr>
              <w:delText>Estimating the rate of flow in a stream reach</w:delText>
            </w:r>
            <w:r w:rsidDel="00BB6F9E">
              <w:rPr>
                <w:noProof/>
                <w:webHidden/>
              </w:rPr>
              <w:tab/>
              <w:delText>31</w:delText>
            </w:r>
          </w:del>
        </w:p>
        <w:p w14:paraId="3A609AA3" w14:textId="4FB33068" w:rsidR="00F34E0E" w:rsidDel="00BB6F9E" w:rsidRDefault="00F34E0E">
          <w:pPr>
            <w:pStyle w:val="TOC2"/>
            <w:tabs>
              <w:tab w:val="right" w:leader="dot" w:pos="9350"/>
            </w:tabs>
            <w:rPr>
              <w:del w:id="501" w:author="David Conklin" w:date="2022-03-24T09:00:00Z"/>
              <w:rFonts w:eastAsiaTheme="minorEastAsia"/>
              <w:noProof/>
            </w:rPr>
          </w:pPr>
          <w:del w:id="502" w:author="David Conklin" w:date="2022-03-24T09:00:00Z">
            <w:r w:rsidRPr="00BB6F9E" w:rsidDel="00BB6F9E">
              <w:rPr>
                <w:rPrChange w:id="503" w:author="David Conklin" w:date="2022-03-24T09:00:00Z">
                  <w:rPr>
                    <w:rStyle w:val="Hyperlink"/>
                    <w:noProof/>
                  </w:rPr>
                </w:rPrChange>
              </w:rPr>
              <w:delText>Estimating the surface area of the water in a subreach</w:delText>
            </w:r>
            <w:r w:rsidDel="00BB6F9E">
              <w:rPr>
                <w:noProof/>
                <w:webHidden/>
              </w:rPr>
              <w:tab/>
              <w:delText>33</w:delText>
            </w:r>
          </w:del>
        </w:p>
        <w:p w14:paraId="271937C9" w14:textId="2CCED587" w:rsidR="00F34E0E" w:rsidDel="00BB6F9E" w:rsidRDefault="00F34E0E">
          <w:pPr>
            <w:pStyle w:val="TOC2"/>
            <w:tabs>
              <w:tab w:val="right" w:leader="dot" w:pos="9350"/>
            </w:tabs>
            <w:rPr>
              <w:del w:id="504" w:author="David Conklin" w:date="2022-03-24T09:00:00Z"/>
              <w:rFonts w:eastAsiaTheme="minorEastAsia"/>
              <w:noProof/>
            </w:rPr>
          </w:pPr>
          <w:del w:id="505" w:author="David Conklin" w:date="2022-03-24T09:00:00Z">
            <w:r w:rsidRPr="00BB6F9E" w:rsidDel="00BB6F9E">
              <w:rPr>
                <w:rPrChange w:id="506" w:author="David Conklin" w:date="2022-03-24T09:00:00Z">
                  <w:rPr>
                    <w:rStyle w:val="Hyperlink"/>
                    <w:noProof/>
                  </w:rPr>
                </w:rPrChange>
              </w:rPr>
              <w:delText>Water temperature from thermal energy</w:delText>
            </w:r>
            <w:r w:rsidDel="00BB6F9E">
              <w:rPr>
                <w:noProof/>
                <w:webHidden/>
              </w:rPr>
              <w:tab/>
              <w:delText>34</w:delText>
            </w:r>
          </w:del>
        </w:p>
        <w:p w14:paraId="0D7DD8F6" w14:textId="4219409E" w:rsidR="00F34E0E" w:rsidDel="00BB6F9E" w:rsidRDefault="00F34E0E">
          <w:pPr>
            <w:pStyle w:val="TOC2"/>
            <w:tabs>
              <w:tab w:val="right" w:leader="dot" w:pos="9350"/>
            </w:tabs>
            <w:rPr>
              <w:del w:id="507" w:author="David Conklin" w:date="2022-03-24T09:00:00Z"/>
              <w:rFonts w:eastAsiaTheme="minorEastAsia"/>
              <w:noProof/>
            </w:rPr>
          </w:pPr>
          <w:del w:id="508" w:author="David Conklin" w:date="2022-03-24T09:00:00Z">
            <w:r w:rsidRPr="00BB6F9E" w:rsidDel="00BB6F9E">
              <w:rPr>
                <w:rPrChange w:id="509" w:author="David Conklin" w:date="2022-03-24T09:00:00Z">
                  <w:rPr>
                    <w:rStyle w:val="Hyperlink"/>
                    <w:noProof/>
                  </w:rPr>
                </w:rPrChange>
              </w:rPr>
              <w:delText>Boundary conditions for stream water temperature</w:delText>
            </w:r>
            <w:r w:rsidDel="00BB6F9E">
              <w:rPr>
                <w:noProof/>
                <w:webHidden/>
              </w:rPr>
              <w:tab/>
              <w:delText>34</w:delText>
            </w:r>
          </w:del>
        </w:p>
        <w:p w14:paraId="2FF91F06" w14:textId="5218A2A2" w:rsidR="00F34E0E" w:rsidDel="00BB6F9E" w:rsidRDefault="00F34E0E">
          <w:pPr>
            <w:pStyle w:val="TOC2"/>
            <w:tabs>
              <w:tab w:val="right" w:leader="dot" w:pos="9350"/>
            </w:tabs>
            <w:rPr>
              <w:del w:id="510" w:author="David Conklin" w:date="2022-03-24T09:00:00Z"/>
              <w:rFonts w:eastAsiaTheme="minorEastAsia"/>
              <w:noProof/>
            </w:rPr>
          </w:pPr>
          <w:del w:id="511" w:author="David Conklin" w:date="2022-03-24T09:00:00Z">
            <w:r w:rsidRPr="00BB6F9E" w:rsidDel="00BB6F9E">
              <w:rPr>
                <w:rPrChange w:id="512" w:author="David Conklin" w:date="2022-03-24T09:00:00Z">
                  <w:rPr>
                    <w:rStyle w:val="Hyperlink"/>
                    <w:noProof/>
                  </w:rPr>
                </w:rPrChange>
              </w:rPr>
              <w:delText>Thermal stratification in reservoirs</w:delText>
            </w:r>
            <w:r w:rsidDel="00BB6F9E">
              <w:rPr>
                <w:noProof/>
                <w:webHidden/>
              </w:rPr>
              <w:tab/>
              <w:delText>35</w:delText>
            </w:r>
          </w:del>
        </w:p>
        <w:p w14:paraId="0327F1DD" w14:textId="2BB81CEC" w:rsidR="00F34E0E" w:rsidDel="00BB6F9E" w:rsidRDefault="00F34E0E">
          <w:pPr>
            <w:pStyle w:val="TOC2"/>
            <w:tabs>
              <w:tab w:val="right" w:leader="dot" w:pos="9350"/>
            </w:tabs>
            <w:rPr>
              <w:del w:id="513" w:author="David Conklin" w:date="2022-03-24T09:00:00Z"/>
              <w:rFonts w:eastAsiaTheme="minorEastAsia"/>
              <w:noProof/>
            </w:rPr>
          </w:pPr>
          <w:del w:id="514" w:author="David Conklin" w:date="2022-03-24T09:00:00Z">
            <w:r w:rsidRPr="00BB6F9E" w:rsidDel="00BB6F9E">
              <w:rPr>
                <w:rPrChange w:id="515" w:author="David Conklin" w:date="2022-03-24T09:00:00Z">
                  <w:rPr>
                    <w:rStyle w:val="Hyperlink"/>
                    <w:noProof/>
                  </w:rPr>
                </w:rPrChange>
              </w:rPr>
              <w:delText>Thermal loading</w:delText>
            </w:r>
            <w:r w:rsidDel="00BB6F9E">
              <w:rPr>
                <w:noProof/>
                <w:webHidden/>
              </w:rPr>
              <w:tab/>
              <w:delText>35</w:delText>
            </w:r>
          </w:del>
        </w:p>
        <w:p w14:paraId="2E76661B" w14:textId="47789010" w:rsidR="00F34E0E" w:rsidDel="00BB6F9E" w:rsidRDefault="00F34E0E">
          <w:pPr>
            <w:pStyle w:val="TOC1"/>
            <w:tabs>
              <w:tab w:val="right" w:leader="dot" w:pos="9350"/>
            </w:tabs>
            <w:rPr>
              <w:del w:id="516" w:author="David Conklin" w:date="2022-03-24T09:00:00Z"/>
              <w:rFonts w:eastAsiaTheme="minorEastAsia"/>
              <w:noProof/>
            </w:rPr>
          </w:pPr>
          <w:del w:id="517" w:author="David Conklin" w:date="2022-03-24T09:00:00Z">
            <w:r w:rsidRPr="00BB6F9E" w:rsidDel="00BB6F9E">
              <w:rPr>
                <w:rPrChange w:id="518" w:author="David Conklin" w:date="2022-03-24T09:00:00Z">
                  <w:rPr>
                    <w:rStyle w:val="Hyperlink"/>
                    <w:noProof/>
                  </w:rPr>
                </w:rPrChange>
              </w:rPr>
              <w:delText>Reservoirs</w:delText>
            </w:r>
            <w:r w:rsidDel="00BB6F9E">
              <w:rPr>
                <w:noProof/>
                <w:webHidden/>
              </w:rPr>
              <w:tab/>
              <w:delText>36</w:delText>
            </w:r>
          </w:del>
        </w:p>
        <w:p w14:paraId="0F37E3D8" w14:textId="49916307" w:rsidR="00F34E0E" w:rsidDel="00BB6F9E" w:rsidRDefault="00F34E0E">
          <w:pPr>
            <w:pStyle w:val="TOC2"/>
            <w:tabs>
              <w:tab w:val="right" w:leader="dot" w:pos="9350"/>
            </w:tabs>
            <w:rPr>
              <w:del w:id="519" w:author="David Conklin" w:date="2022-03-24T09:00:00Z"/>
              <w:rFonts w:eastAsiaTheme="minorEastAsia"/>
              <w:noProof/>
            </w:rPr>
          </w:pPr>
          <w:del w:id="520" w:author="David Conklin" w:date="2022-03-24T09:00:00Z">
            <w:r w:rsidRPr="00BB6F9E" w:rsidDel="00BB6F9E">
              <w:rPr>
                <w:rPrChange w:id="521" w:author="David Conklin" w:date="2022-03-24T09:00:00Z">
                  <w:rPr>
                    <w:rStyle w:val="Hyperlink"/>
                    <w:noProof/>
                  </w:rPr>
                </w:rPrChange>
              </w:rPr>
              <w:delText>Reservoir data</w:delText>
            </w:r>
            <w:r w:rsidDel="00BB6F9E">
              <w:rPr>
                <w:noProof/>
                <w:webHidden/>
              </w:rPr>
              <w:tab/>
              <w:delText>37</w:delText>
            </w:r>
          </w:del>
        </w:p>
        <w:p w14:paraId="6E2C8B44" w14:textId="3417FC2E" w:rsidR="00F34E0E" w:rsidDel="00BB6F9E" w:rsidRDefault="00F34E0E">
          <w:pPr>
            <w:pStyle w:val="TOC2"/>
            <w:tabs>
              <w:tab w:val="right" w:leader="dot" w:pos="9350"/>
            </w:tabs>
            <w:rPr>
              <w:del w:id="522" w:author="David Conklin" w:date="2022-03-24T09:00:00Z"/>
              <w:rFonts w:eastAsiaTheme="minorEastAsia"/>
              <w:noProof/>
            </w:rPr>
          </w:pPr>
          <w:del w:id="523" w:author="David Conklin" w:date="2022-03-24T09:00:00Z">
            <w:r w:rsidRPr="00BB6F9E" w:rsidDel="00BB6F9E">
              <w:rPr>
                <w:rPrChange w:id="524" w:author="David Conklin" w:date="2022-03-24T09:00:00Z">
                  <w:rPr>
                    <w:rStyle w:val="Hyperlink"/>
                    <w:noProof/>
                  </w:rPr>
                </w:rPrChange>
              </w:rPr>
              <w:delText>Reservoir data sources</w:delText>
            </w:r>
            <w:r w:rsidDel="00BB6F9E">
              <w:rPr>
                <w:noProof/>
                <w:webHidden/>
              </w:rPr>
              <w:tab/>
              <w:delText>39</w:delText>
            </w:r>
          </w:del>
        </w:p>
        <w:p w14:paraId="3DE79994" w14:textId="2D192599" w:rsidR="00F34E0E" w:rsidDel="00BB6F9E" w:rsidRDefault="00F34E0E">
          <w:pPr>
            <w:pStyle w:val="TOC1"/>
            <w:tabs>
              <w:tab w:val="right" w:leader="dot" w:pos="9350"/>
            </w:tabs>
            <w:rPr>
              <w:del w:id="525" w:author="David Conklin" w:date="2022-03-24T09:00:00Z"/>
              <w:rFonts w:eastAsiaTheme="minorEastAsia"/>
              <w:noProof/>
            </w:rPr>
          </w:pPr>
          <w:del w:id="526" w:author="David Conklin" w:date="2022-03-24T09:00:00Z">
            <w:r w:rsidRPr="00BB6F9E" w:rsidDel="00BB6F9E">
              <w:rPr>
                <w:rPrChange w:id="527" w:author="David Conklin" w:date="2022-03-24T09:00:00Z">
                  <w:rPr>
                    <w:rStyle w:val="Hyperlink"/>
                    <w:noProof/>
                  </w:rPr>
                </w:rPrChange>
              </w:rPr>
              <w:delText>Creating a new study area from a watershed within the WRB</w:delText>
            </w:r>
            <w:r w:rsidDel="00BB6F9E">
              <w:rPr>
                <w:noProof/>
                <w:webHidden/>
              </w:rPr>
              <w:tab/>
              <w:delText>39</w:delText>
            </w:r>
          </w:del>
        </w:p>
        <w:p w14:paraId="78FB8F90" w14:textId="21A3CCE9" w:rsidR="00F34E0E" w:rsidDel="00BB6F9E" w:rsidRDefault="00F34E0E">
          <w:pPr>
            <w:pStyle w:val="TOC2"/>
            <w:tabs>
              <w:tab w:val="right" w:leader="dot" w:pos="9350"/>
            </w:tabs>
            <w:rPr>
              <w:del w:id="528" w:author="David Conklin" w:date="2022-03-24T09:00:00Z"/>
              <w:rFonts w:eastAsiaTheme="minorEastAsia"/>
              <w:noProof/>
            </w:rPr>
          </w:pPr>
          <w:del w:id="529" w:author="David Conklin" w:date="2022-03-24T09:00:00Z">
            <w:r w:rsidRPr="00BB6F9E" w:rsidDel="00BB6F9E">
              <w:rPr>
                <w:rPrChange w:id="530" w:author="David Conklin" w:date="2022-03-24T09:00:00Z">
                  <w:rPr>
                    <w:rStyle w:val="Hyperlink"/>
                    <w:noProof/>
                  </w:rPr>
                </w:rPrChange>
              </w:rPr>
              <w:delText>Limitations of subbasin simulations</w:delText>
            </w:r>
            <w:r w:rsidDel="00BB6F9E">
              <w:rPr>
                <w:noProof/>
                <w:webHidden/>
              </w:rPr>
              <w:tab/>
              <w:delText>41</w:delText>
            </w:r>
          </w:del>
        </w:p>
        <w:p w14:paraId="65BF8E7B" w14:textId="3C32FA1F" w:rsidR="00F34E0E" w:rsidDel="00BB6F9E" w:rsidRDefault="00F34E0E">
          <w:pPr>
            <w:pStyle w:val="TOC1"/>
            <w:tabs>
              <w:tab w:val="right" w:leader="dot" w:pos="9350"/>
            </w:tabs>
            <w:rPr>
              <w:del w:id="531" w:author="David Conklin" w:date="2022-03-24T09:00:00Z"/>
              <w:rFonts w:eastAsiaTheme="minorEastAsia"/>
              <w:noProof/>
            </w:rPr>
          </w:pPr>
          <w:del w:id="532" w:author="David Conklin" w:date="2022-03-24T09:00:00Z">
            <w:r w:rsidRPr="00BB6F9E" w:rsidDel="00BB6F9E">
              <w:rPr>
                <w:rPrChange w:id="533" w:author="David Conklin" w:date="2022-03-24T09:00:00Z">
                  <w:rPr>
                    <w:rStyle w:val="Hyperlink"/>
                    <w:noProof/>
                  </w:rPr>
                </w:rPrChange>
              </w:rPr>
              <w:delText>Calibration procedure</w:delText>
            </w:r>
            <w:r w:rsidDel="00BB6F9E">
              <w:rPr>
                <w:noProof/>
                <w:webHidden/>
              </w:rPr>
              <w:tab/>
              <w:delText>41</w:delText>
            </w:r>
          </w:del>
        </w:p>
        <w:p w14:paraId="00C9F89A" w14:textId="26677B31" w:rsidR="00F34E0E" w:rsidDel="00BB6F9E" w:rsidRDefault="00F34E0E">
          <w:pPr>
            <w:pStyle w:val="TOC2"/>
            <w:tabs>
              <w:tab w:val="right" w:leader="dot" w:pos="9350"/>
            </w:tabs>
            <w:rPr>
              <w:del w:id="534" w:author="David Conklin" w:date="2022-03-24T09:00:00Z"/>
              <w:rFonts w:eastAsiaTheme="minorEastAsia"/>
              <w:noProof/>
            </w:rPr>
          </w:pPr>
          <w:del w:id="535" w:author="David Conklin" w:date="2022-03-24T09:00:00Z">
            <w:r w:rsidRPr="00BB6F9E" w:rsidDel="00BB6F9E">
              <w:rPr>
                <w:rPrChange w:id="536" w:author="David Conklin" w:date="2022-03-24T09:00:00Z">
                  <w:rPr>
                    <w:rStyle w:val="Hyperlink"/>
                    <w:noProof/>
                  </w:rPr>
                </w:rPrChange>
              </w:rPr>
              <w:delText>Using PEST to determine HBV parameter values</w:delText>
            </w:r>
            <w:r w:rsidDel="00BB6F9E">
              <w:rPr>
                <w:noProof/>
                <w:webHidden/>
              </w:rPr>
              <w:tab/>
              <w:delText>42</w:delText>
            </w:r>
          </w:del>
        </w:p>
        <w:p w14:paraId="5F52DF58" w14:textId="6DE79F8E" w:rsidR="00F34E0E" w:rsidDel="00BB6F9E" w:rsidRDefault="00F34E0E">
          <w:pPr>
            <w:pStyle w:val="TOC2"/>
            <w:tabs>
              <w:tab w:val="right" w:leader="dot" w:pos="9350"/>
            </w:tabs>
            <w:rPr>
              <w:del w:id="537" w:author="David Conklin" w:date="2022-03-24T09:00:00Z"/>
              <w:rFonts w:eastAsiaTheme="minorEastAsia"/>
              <w:noProof/>
            </w:rPr>
          </w:pPr>
          <w:del w:id="538" w:author="David Conklin" w:date="2022-03-24T09:00:00Z">
            <w:r w:rsidRPr="00BB6F9E" w:rsidDel="00BB6F9E">
              <w:rPr>
                <w:rPrChange w:id="539" w:author="David Conklin" w:date="2022-03-24T09:00:00Z">
                  <w:rPr>
                    <w:rStyle w:val="Hyperlink"/>
                    <w:noProof/>
                  </w:rPr>
                </w:rPrChange>
              </w:rPr>
              <w:delText>Calibrating streamflows using stream gage measurements</w:delText>
            </w:r>
            <w:r w:rsidDel="00BB6F9E">
              <w:rPr>
                <w:noProof/>
                <w:webHidden/>
              </w:rPr>
              <w:tab/>
              <w:delText>42</w:delText>
            </w:r>
          </w:del>
        </w:p>
        <w:p w14:paraId="094F240A" w14:textId="23936FF6" w:rsidR="00F34E0E" w:rsidDel="00BB6F9E" w:rsidRDefault="00F34E0E">
          <w:pPr>
            <w:pStyle w:val="TOC2"/>
            <w:tabs>
              <w:tab w:val="right" w:leader="dot" w:pos="9350"/>
            </w:tabs>
            <w:rPr>
              <w:del w:id="540" w:author="David Conklin" w:date="2022-03-24T09:00:00Z"/>
              <w:rFonts w:eastAsiaTheme="minorEastAsia"/>
              <w:noProof/>
            </w:rPr>
          </w:pPr>
          <w:del w:id="541" w:author="David Conklin" w:date="2022-03-24T09:00:00Z">
            <w:r w:rsidRPr="00BB6F9E" w:rsidDel="00BB6F9E">
              <w:rPr>
                <w:rPrChange w:id="542" w:author="David Conklin" w:date="2022-03-24T09:00:00Z">
                  <w:rPr>
                    <w:rStyle w:val="Hyperlink"/>
                    <w:noProof/>
                  </w:rPr>
                </w:rPrChange>
              </w:rPr>
              <w:delText>Calibrating stream temperatures</w:delText>
            </w:r>
            <w:r w:rsidDel="00BB6F9E">
              <w:rPr>
                <w:noProof/>
                <w:webHidden/>
              </w:rPr>
              <w:tab/>
              <w:delText>43</w:delText>
            </w:r>
          </w:del>
        </w:p>
        <w:p w14:paraId="3C26563F" w14:textId="5FB88087" w:rsidR="00F34E0E" w:rsidDel="00BB6F9E" w:rsidRDefault="00F34E0E">
          <w:pPr>
            <w:pStyle w:val="TOC1"/>
            <w:tabs>
              <w:tab w:val="right" w:leader="dot" w:pos="9350"/>
            </w:tabs>
            <w:rPr>
              <w:del w:id="543" w:author="David Conklin" w:date="2022-03-24T09:00:00Z"/>
              <w:rFonts w:eastAsiaTheme="minorEastAsia"/>
              <w:noProof/>
            </w:rPr>
          </w:pPr>
          <w:del w:id="544" w:author="David Conklin" w:date="2022-03-24T09:00:00Z">
            <w:r w:rsidRPr="00BB6F9E" w:rsidDel="00BB6F9E">
              <w:rPr>
                <w:rPrChange w:id="545" w:author="David Conklin" w:date="2022-03-24T09:00:00Z">
                  <w:rPr>
                    <w:rStyle w:val="Hyperlink"/>
                    <w:noProof/>
                  </w:rPr>
                </w:rPrChange>
              </w:rPr>
              <w:delText>North Santiam study area</w:delText>
            </w:r>
            <w:r w:rsidDel="00BB6F9E">
              <w:rPr>
                <w:noProof/>
                <w:webHidden/>
              </w:rPr>
              <w:tab/>
              <w:delText>44</w:delText>
            </w:r>
          </w:del>
        </w:p>
        <w:p w14:paraId="25C774B9" w14:textId="72B3B0D8" w:rsidR="00F34E0E" w:rsidDel="00BB6F9E" w:rsidRDefault="00F34E0E">
          <w:pPr>
            <w:pStyle w:val="TOC2"/>
            <w:tabs>
              <w:tab w:val="right" w:leader="dot" w:pos="9350"/>
            </w:tabs>
            <w:rPr>
              <w:del w:id="546" w:author="David Conklin" w:date="2022-03-24T09:00:00Z"/>
              <w:rFonts w:eastAsiaTheme="minorEastAsia"/>
              <w:noProof/>
            </w:rPr>
          </w:pPr>
          <w:del w:id="547" w:author="David Conklin" w:date="2022-03-24T09:00:00Z">
            <w:r w:rsidRPr="00BB6F9E" w:rsidDel="00BB6F9E">
              <w:rPr>
                <w:rPrChange w:id="548" w:author="David Conklin" w:date="2022-03-24T09:00:00Z">
                  <w:rPr>
                    <w:rStyle w:val="Hyperlink"/>
                    <w:rFonts w:eastAsia="Times New Roman"/>
                    <w:noProof/>
                  </w:rPr>
                </w:rPrChange>
              </w:rPr>
              <w:delText>Instream water rights</w:delText>
            </w:r>
            <w:r w:rsidDel="00BB6F9E">
              <w:rPr>
                <w:noProof/>
                <w:webHidden/>
              </w:rPr>
              <w:tab/>
              <w:delText>44</w:delText>
            </w:r>
          </w:del>
        </w:p>
        <w:p w14:paraId="6FD59BC5" w14:textId="4BB4F316" w:rsidR="00F34E0E" w:rsidDel="00BB6F9E" w:rsidRDefault="00F34E0E">
          <w:pPr>
            <w:pStyle w:val="TOC2"/>
            <w:tabs>
              <w:tab w:val="right" w:leader="dot" w:pos="9350"/>
            </w:tabs>
            <w:rPr>
              <w:del w:id="549" w:author="David Conklin" w:date="2022-03-24T09:00:00Z"/>
              <w:rFonts w:eastAsiaTheme="minorEastAsia"/>
              <w:noProof/>
            </w:rPr>
          </w:pPr>
          <w:del w:id="550" w:author="David Conklin" w:date="2022-03-24T09:00:00Z">
            <w:r w:rsidRPr="00BB6F9E" w:rsidDel="00BB6F9E">
              <w:rPr>
                <w:rPrChange w:id="551" w:author="David Conklin" w:date="2022-03-24T09:00:00Z">
                  <w:rPr>
                    <w:rStyle w:val="Hyperlink"/>
                    <w:noProof/>
                  </w:rPr>
                </w:rPrChange>
              </w:rPr>
              <w:delText>Municipal water rights</w:delText>
            </w:r>
            <w:r w:rsidDel="00BB6F9E">
              <w:rPr>
                <w:noProof/>
                <w:webHidden/>
              </w:rPr>
              <w:tab/>
              <w:delText>45</w:delText>
            </w:r>
          </w:del>
        </w:p>
        <w:p w14:paraId="70C5C81A" w14:textId="2FDA628A" w:rsidR="00F34E0E" w:rsidDel="00BB6F9E" w:rsidRDefault="00F34E0E">
          <w:pPr>
            <w:pStyle w:val="TOC2"/>
            <w:tabs>
              <w:tab w:val="right" w:leader="dot" w:pos="9350"/>
            </w:tabs>
            <w:rPr>
              <w:del w:id="552" w:author="David Conklin" w:date="2022-03-24T09:00:00Z"/>
              <w:rFonts w:eastAsiaTheme="minorEastAsia"/>
              <w:noProof/>
            </w:rPr>
          </w:pPr>
          <w:del w:id="553" w:author="David Conklin" w:date="2022-03-24T09:00:00Z">
            <w:r w:rsidRPr="00BB6F9E" w:rsidDel="00BB6F9E">
              <w:rPr>
                <w:rPrChange w:id="554" w:author="David Conklin" w:date="2022-03-24T09:00:00Z">
                  <w:rPr>
                    <w:rStyle w:val="Hyperlink"/>
                    <w:noProof/>
                  </w:rPr>
                </w:rPrChange>
              </w:rPr>
              <w:delText>Reality check</w:delText>
            </w:r>
            <w:r w:rsidDel="00BB6F9E">
              <w:rPr>
                <w:noProof/>
                <w:webHidden/>
              </w:rPr>
              <w:tab/>
              <w:delText>45</w:delText>
            </w:r>
          </w:del>
        </w:p>
        <w:p w14:paraId="6E9A913E" w14:textId="4B69AB58" w:rsidR="00F34E0E" w:rsidDel="00BB6F9E" w:rsidRDefault="00F34E0E">
          <w:pPr>
            <w:pStyle w:val="TOC2"/>
            <w:tabs>
              <w:tab w:val="right" w:leader="dot" w:pos="9350"/>
            </w:tabs>
            <w:rPr>
              <w:del w:id="555" w:author="David Conklin" w:date="2022-03-24T09:00:00Z"/>
              <w:rFonts w:eastAsiaTheme="minorEastAsia"/>
              <w:noProof/>
            </w:rPr>
          </w:pPr>
          <w:del w:id="556" w:author="David Conklin" w:date="2022-03-24T09:00:00Z">
            <w:r w:rsidRPr="00BB6F9E" w:rsidDel="00BB6F9E">
              <w:rPr>
                <w:rPrChange w:id="557" w:author="David Conklin" w:date="2022-03-24T09:00:00Z">
                  <w:rPr>
                    <w:rStyle w:val="Hyperlink"/>
                    <w:noProof/>
                  </w:rPr>
                </w:rPrChange>
              </w:rPr>
              <w:delText>Inflows from springs</w:delText>
            </w:r>
            <w:r w:rsidDel="00BB6F9E">
              <w:rPr>
                <w:noProof/>
                <w:webHidden/>
              </w:rPr>
              <w:tab/>
              <w:delText>47</w:delText>
            </w:r>
          </w:del>
        </w:p>
        <w:p w14:paraId="3AC2E4D8" w14:textId="0944A2D7" w:rsidR="00F34E0E" w:rsidDel="00BB6F9E" w:rsidRDefault="00F34E0E">
          <w:pPr>
            <w:pStyle w:val="TOC2"/>
            <w:tabs>
              <w:tab w:val="right" w:leader="dot" w:pos="9350"/>
            </w:tabs>
            <w:rPr>
              <w:del w:id="558" w:author="David Conklin" w:date="2022-03-24T09:00:00Z"/>
              <w:rFonts w:eastAsiaTheme="minorEastAsia"/>
              <w:noProof/>
            </w:rPr>
          </w:pPr>
          <w:del w:id="559" w:author="David Conklin" w:date="2022-03-24T09:00:00Z">
            <w:r w:rsidRPr="00BB6F9E" w:rsidDel="00BB6F9E">
              <w:rPr>
                <w:rPrChange w:id="560" w:author="David Conklin" w:date="2022-03-24T09:00:00Z">
                  <w:rPr>
                    <w:rStyle w:val="Hyperlink"/>
                    <w:noProof/>
                  </w:rPr>
                </w:rPrChange>
              </w:rPr>
              <w:delText>Calibration and simulation skill</w:delText>
            </w:r>
            <w:r w:rsidDel="00BB6F9E">
              <w:rPr>
                <w:noProof/>
                <w:webHidden/>
              </w:rPr>
              <w:tab/>
              <w:delText>47</w:delText>
            </w:r>
          </w:del>
        </w:p>
        <w:p w14:paraId="61D20CE8" w14:textId="3E0340BC" w:rsidR="00F34E0E" w:rsidDel="00BB6F9E" w:rsidRDefault="00F34E0E">
          <w:pPr>
            <w:pStyle w:val="TOC2"/>
            <w:tabs>
              <w:tab w:val="right" w:leader="dot" w:pos="9350"/>
            </w:tabs>
            <w:rPr>
              <w:del w:id="561" w:author="David Conklin" w:date="2022-03-24T09:00:00Z"/>
              <w:rFonts w:eastAsiaTheme="minorEastAsia"/>
              <w:noProof/>
            </w:rPr>
          </w:pPr>
          <w:del w:id="562" w:author="David Conklin" w:date="2022-03-24T09:00:00Z">
            <w:r w:rsidRPr="00BB6F9E" w:rsidDel="00BB6F9E">
              <w:rPr>
                <w:rPrChange w:id="563" w:author="David Conklin" w:date="2022-03-24T09:00:00Z">
                  <w:rPr>
                    <w:rStyle w:val="Hyperlink"/>
                    <w:noProof/>
                  </w:rPr>
                </w:rPrChange>
              </w:rPr>
              <w:delText>Analysis of tuning knob values and locations where the model has low skill</w:delText>
            </w:r>
            <w:r w:rsidDel="00BB6F9E">
              <w:rPr>
                <w:noProof/>
                <w:webHidden/>
              </w:rPr>
              <w:tab/>
              <w:delText>50</w:delText>
            </w:r>
          </w:del>
        </w:p>
        <w:p w14:paraId="52460356" w14:textId="23935B74" w:rsidR="00F34E0E" w:rsidDel="00BB6F9E" w:rsidRDefault="00F34E0E">
          <w:pPr>
            <w:pStyle w:val="TOC2"/>
            <w:tabs>
              <w:tab w:val="right" w:leader="dot" w:pos="9350"/>
            </w:tabs>
            <w:rPr>
              <w:del w:id="564" w:author="David Conklin" w:date="2022-03-24T09:00:00Z"/>
              <w:rFonts w:eastAsiaTheme="minorEastAsia"/>
              <w:noProof/>
            </w:rPr>
          </w:pPr>
          <w:del w:id="565" w:author="David Conklin" w:date="2022-03-24T09:00:00Z">
            <w:r w:rsidRPr="00BB6F9E" w:rsidDel="00BB6F9E">
              <w:rPr>
                <w:rPrChange w:id="566" w:author="David Conklin" w:date="2022-03-24T09:00:00Z">
                  <w:rPr>
                    <w:rStyle w:val="Hyperlink"/>
                    <w:noProof/>
                  </w:rPr>
                </w:rPrChange>
              </w:rPr>
              <w:delText>Simulated North Santiam basin water budget and thermal energy budget</w:delText>
            </w:r>
            <w:r w:rsidDel="00BB6F9E">
              <w:rPr>
                <w:noProof/>
                <w:webHidden/>
              </w:rPr>
              <w:tab/>
              <w:delText>50</w:delText>
            </w:r>
          </w:del>
        </w:p>
        <w:p w14:paraId="62FAD906" w14:textId="12D2DF1D" w:rsidR="00F34E0E" w:rsidDel="00BB6F9E" w:rsidRDefault="00F34E0E">
          <w:pPr>
            <w:pStyle w:val="TOC1"/>
            <w:tabs>
              <w:tab w:val="right" w:leader="dot" w:pos="9350"/>
            </w:tabs>
            <w:rPr>
              <w:del w:id="567" w:author="David Conklin" w:date="2022-03-24T09:00:00Z"/>
              <w:rFonts w:eastAsiaTheme="minorEastAsia"/>
              <w:noProof/>
            </w:rPr>
          </w:pPr>
          <w:del w:id="568" w:author="David Conklin" w:date="2022-03-24T09:00:00Z">
            <w:r w:rsidRPr="00BB6F9E" w:rsidDel="00BB6F9E">
              <w:rPr>
                <w:rPrChange w:id="569" w:author="David Conklin" w:date="2022-03-24T09:00:00Z">
                  <w:rPr>
                    <w:rStyle w:val="Hyperlink"/>
                    <w:noProof/>
                  </w:rPr>
                </w:rPrChange>
              </w:rPr>
              <w:delText>McKenzie Basin Wetlands Study</w:delText>
            </w:r>
            <w:r w:rsidDel="00BB6F9E">
              <w:rPr>
                <w:noProof/>
                <w:webHidden/>
              </w:rPr>
              <w:tab/>
              <w:delText>53</w:delText>
            </w:r>
          </w:del>
        </w:p>
        <w:p w14:paraId="4C64B2C4" w14:textId="284B7B74" w:rsidR="00F34E0E" w:rsidDel="00BB6F9E" w:rsidRDefault="00F34E0E">
          <w:pPr>
            <w:pStyle w:val="TOC2"/>
            <w:tabs>
              <w:tab w:val="right" w:leader="dot" w:pos="9350"/>
            </w:tabs>
            <w:rPr>
              <w:del w:id="570" w:author="David Conklin" w:date="2022-03-24T09:00:00Z"/>
              <w:rFonts w:eastAsiaTheme="minorEastAsia"/>
              <w:noProof/>
            </w:rPr>
          </w:pPr>
          <w:del w:id="571" w:author="David Conklin" w:date="2022-03-24T09:00:00Z">
            <w:r w:rsidRPr="00BB6F9E" w:rsidDel="00BB6F9E">
              <w:rPr>
                <w:rPrChange w:id="572" w:author="David Conklin" w:date="2022-03-24T09:00:00Z">
                  <w:rPr>
                    <w:rStyle w:val="Hyperlink"/>
                    <w:noProof/>
                  </w:rPr>
                </w:rPrChange>
              </w:rPr>
              <w:delText>Project Overview</w:delText>
            </w:r>
            <w:r w:rsidDel="00BB6F9E">
              <w:rPr>
                <w:noProof/>
                <w:webHidden/>
              </w:rPr>
              <w:tab/>
              <w:delText>53</w:delText>
            </w:r>
          </w:del>
        </w:p>
        <w:p w14:paraId="4E2ADF25" w14:textId="01ED2C10" w:rsidR="00F34E0E" w:rsidDel="00BB6F9E" w:rsidRDefault="00F34E0E">
          <w:pPr>
            <w:pStyle w:val="TOC2"/>
            <w:tabs>
              <w:tab w:val="right" w:leader="dot" w:pos="9350"/>
            </w:tabs>
            <w:rPr>
              <w:del w:id="573" w:author="David Conklin" w:date="2022-03-24T09:00:00Z"/>
              <w:rFonts w:eastAsiaTheme="minorEastAsia"/>
              <w:noProof/>
            </w:rPr>
          </w:pPr>
          <w:del w:id="574" w:author="David Conklin" w:date="2022-03-24T09:00:00Z">
            <w:r w:rsidRPr="00BB6F9E" w:rsidDel="00BB6F9E">
              <w:rPr>
                <w:rPrChange w:id="575" w:author="David Conklin" w:date="2022-03-24T09:00:00Z">
                  <w:rPr>
                    <w:rStyle w:val="Hyperlink"/>
                    <w:noProof/>
                  </w:rPr>
                </w:rPrChange>
              </w:rPr>
              <w:delText>Model and Simulation Overview</w:delText>
            </w:r>
            <w:r w:rsidDel="00BB6F9E">
              <w:rPr>
                <w:noProof/>
                <w:webHidden/>
              </w:rPr>
              <w:tab/>
              <w:delText>55</w:delText>
            </w:r>
          </w:del>
        </w:p>
        <w:p w14:paraId="5DBF7564" w14:textId="02275DD3" w:rsidR="00F34E0E" w:rsidDel="00BB6F9E" w:rsidRDefault="00F34E0E">
          <w:pPr>
            <w:pStyle w:val="TOC2"/>
            <w:tabs>
              <w:tab w:val="right" w:leader="dot" w:pos="9350"/>
            </w:tabs>
            <w:rPr>
              <w:del w:id="576" w:author="David Conklin" w:date="2022-03-24T09:00:00Z"/>
              <w:rFonts w:eastAsiaTheme="minorEastAsia"/>
              <w:noProof/>
            </w:rPr>
          </w:pPr>
          <w:del w:id="577" w:author="David Conklin" w:date="2022-03-24T09:00:00Z">
            <w:r w:rsidRPr="00BB6F9E" w:rsidDel="00BB6F9E">
              <w:rPr>
                <w:rPrChange w:id="578" w:author="David Conklin" w:date="2022-03-24T09:00:00Z">
                  <w:rPr>
                    <w:rStyle w:val="Hyperlink"/>
                    <w:noProof/>
                  </w:rPr>
                </w:rPrChange>
              </w:rPr>
              <w:delText>McKenzie wetlands in the initial versions of the IDU, HRU, and Reach data layers</w:delText>
            </w:r>
            <w:r w:rsidDel="00BB6F9E">
              <w:rPr>
                <w:noProof/>
                <w:webHidden/>
              </w:rPr>
              <w:tab/>
              <w:delText>56</w:delText>
            </w:r>
          </w:del>
        </w:p>
        <w:p w14:paraId="15076D33" w14:textId="037EAC6F" w:rsidR="00F34E0E" w:rsidDel="00BB6F9E" w:rsidRDefault="00F34E0E">
          <w:pPr>
            <w:pStyle w:val="TOC2"/>
            <w:tabs>
              <w:tab w:val="right" w:leader="dot" w:pos="9350"/>
            </w:tabs>
            <w:rPr>
              <w:del w:id="579" w:author="David Conklin" w:date="2022-03-24T09:00:00Z"/>
              <w:rFonts w:eastAsiaTheme="minorEastAsia"/>
              <w:noProof/>
            </w:rPr>
          </w:pPr>
          <w:del w:id="580" w:author="David Conklin" w:date="2022-03-24T09:00:00Z">
            <w:r w:rsidRPr="00BB6F9E" w:rsidDel="00BB6F9E">
              <w:rPr>
                <w:rPrChange w:id="581" w:author="David Conklin" w:date="2022-03-24T09:00:00Z">
                  <w:rPr>
                    <w:rStyle w:val="Hyperlink"/>
                    <w:noProof/>
                  </w:rPr>
                </w:rPrChange>
              </w:rPr>
              <w:delText>Data changes for better representation of wetlands</w:delText>
            </w:r>
            <w:r w:rsidDel="00BB6F9E">
              <w:rPr>
                <w:noProof/>
                <w:webHidden/>
              </w:rPr>
              <w:tab/>
              <w:delText>56</w:delText>
            </w:r>
          </w:del>
        </w:p>
        <w:p w14:paraId="58F4F845" w14:textId="2AD5D895" w:rsidR="00F34E0E" w:rsidDel="00BB6F9E" w:rsidRDefault="00F34E0E">
          <w:pPr>
            <w:pStyle w:val="TOC2"/>
            <w:tabs>
              <w:tab w:val="right" w:leader="dot" w:pos="9350"/>
            </w:tabs>
            <w:rPr>
              <w:del w:id="582" w:author="David Conklin" w:date="2022-03-24T09:00:00Z"/>
              <w:rFonts w:eastAsiaTheme="minorEastAsia"/>
              <w:noProof/>
            </w:rPr>
          </w:pPr>
          <w:del w:id="583" w:author="David Conklin" w:date="2022-03-24T09:00:00Z">
            <w:r w:rsidRPr="00BB6F9E" w:rsidDel="00BB6F9E">
              <w:rPr>
                <w:rPrChange w:id="584" w:author="David Conklin" w:date="2022-03-24T09:00:00Z">
                  <w:rPr>
                    <w:rStyle w:val="Hyperlink"/>
                    <w:noProof/>
                  </w:rPr>
                </w:rPrChange>
              </w:rPr>
              <w:delText>Projection, Calendar, and Units</w:delText>
            </w:r>
            <w:r w:rsidDel="00BB6F9E">
              <w:rPr>
                <w:noProof/>
                <w:webHidden/>
              </w:rPr>
              <w:tab/>
              <w:delText>57</w:delText>
            </w:r>
          </w:del>
        </w:p>
        <w:p w14:paraId="48E5587E" w14:textId="1FB80DF8" w:rsidR="00F34E0E" w:rsidDel="00BB6F9E" w:rsidRDefault="00F34E0E">
          <w:pPr>
            <w:pStyle w:val="TOC2"/>
            <w:tabs>
              <w:tab w:val="right" w:leader="dot" w:pos="9350"/>
            </w:tabs>
            <w:rPr>
              <w:del w:id="585" w:author="David Conklin" w:date="2022-03-24T09:00:00Z"/>
              <w:rFonts w:eastAsiaTheme="minorEastAsia"/>
              <w:noProof/>
            </w:rPr>
          </w:pPr>
          <w:del w:id="586" w:author="David Conklin" w:date="2022-03-24T09:00:00Z">
            <w:r w:rsidRPr="00BB6F9E" w:rsidDel="00BB6F9E">
              <w:rPr>
                <w:rPrChange w:id="587" w:author="David Conklin" w:date="2022-03-24T09:00:00Z">
                  <w:rPr>
                    <w:rStyle w:val="Hyperlink"/>
                    <w:noProof/>
                  </w:rPr>
                </w:rPrChange>
              </w:rPr>
              <w:delText>Simulation of changes in wetlands over time</w:delText>
            </w:r>
            <w:r w:rsidDel="00BB6F9E">
              <w:rPr>
                <w:noProof/>
                <w:webHidden/>
              </w:rPr>
              <w:tab/>
              <w:delText>57</w:delText>
            </w:r>
          </w:del>
        </w:p>
        <w:p w14:paraId="2180A30E" w14:textId="328CBB0E" w:rsidR="00F34E0E" w:rsidDel="00BB6F9E" w:rsidRDefault="00F34E0E">
          <w:pPr>
            <w:pStyle w:val="TOC2"/>
            <w:tabs>
              <w:tab w:val="right" w:leader="dot" w:pos="9350"/>
            </w:tabs>
            <w:rPr>
              <w:del w:id="588" w:author="David Conklin" w:date="2022-03-24T09:00:00Z"/>
              <w:rFonts w:eastAsiaTheme="minorEastAsia"/>
              <w:noProof/>
            </w:rPr>
          </w:pPr>
          <w:del w:id="589" w:author="David Conklin" w:date="2022-03-24T09:00:00Z">
            <w:r w:rsidRPr="00BB6F9E" w:rsidDel="00BB6F9E">
              <w:rPr>
                <w:rPrChange w:id="590" w:author="David Conklin" w:date="2022-03-24T09:00:00Z">
                  <w:rPr>
                    <w:rStyle w:val="Hyperlink"/>
                    <w:noProof/>
                  </w:rPr>
                </w:rPrChange>
              </w:rPr>
              <w:delText>How wetlands are represented in the model</w:delText>
            </w:r>
            <w:r w:rsidDel="00BB6F9E">
              <w:rPr>
                <w:noProof/>
                <w:webHidden/>
              </w:rPr>
              <w:tab/>
              <w:delText>57</w:delText>
            </w:r>
          </w:del>
        </w:p>
        <w:p w14:paraId="5EFC1C49" w14:textId="236635C8" w:rsidR="00F34E0E" w:rsidDel="00BB6F9E" w:rsidRDefault="00F34E0E">
          <w:pPr>
            <w:pStyle w:val="TOC2"/>
            <w:tabs>
              <w:tab w:val="right" w:leader="dot" w:pos="9350"/>
            </w:tabs>
            <w:rPr>
              <w:del w:id="591" w:author="David Conklin" w:date="2022-03-24T09:00:00Z"/>
              <w:rFonts w:eastAsiaTheme="minorEastAsia"/>
              <w:noProof/>
            </w:rPr>
          </w:pPr>
          <w:del w:id="592" w:author="David Conklin" w:date="2022-03-24T09:00:00Z">
            <w:r w:rsidRPr="00BB6F9E" w:rsidDel="00BB6F9E">
              <w:rPr>
                <w:rPrChange w:id="593" w:author="David Conklin" w:date="2022-03-24T09:00:00Z">
                  <w:rPr>
                    <w:rStyle w:val="Hyperlink"/>
                    <w:noProof/>
                  </w:rPr>
                </w:rPrChange>
              </w:rPr>
              <w:delText>The Wetland class and Wetland objects in the C++ code</w:delText>
            </w:r>
            <w:r w:rsidDel="00BB6F9E">
              <w:rPr>
                <w:noProof/>
                <w:webHidden/>
              </w:rPr>
              <w:tab/>
              <w:delText>59</w:delText>
            </w:r>
          </w:del>
        </w:p>
        <w:p w14:paraId="08D6124F" w14:textId="584630CA" w:rsidR="00F34E0E" w:rsidDel="00BB6F9E" w:rsidRDefault="00F34E0E">
          <w:pPr>
            <w:pStyle w:val="TOC2"/>
            <w:tabs>
              <w:tab w:val="right" w:leader="dot" w:pos="9350"/>
            </w:tabs>
            <w:rPr>
              <w:del w:id="594" w:author="David Conklin" w:date="2022-03-24T09:00:00Z"/>
              <w:rFonts w:eastAsiaTheme="minorEastAsia"/>
              <w:noProof/>
            </w:rPr>
          </w:pPr>
          <w:del w:id="595" w:author="David Conklin" w:date="2022-03-24T09:00:00Z">
            <w:r w:rsidRPr="00BB6F9E" w:rsidDel="00BB6F9E">
              <w:rPr>
                <w:rPrChange w:id="596" w:author="David Conklin" w:date="2022-03-24T09:00:00Z">
                  <w:rPr>
                    <w:rStyle w:val="Hyperlink"/>
                    <w:noProof/>
                  </w:rPr>
                </w:rPrChange>
              </w:rPr>
              <w:delText>Topology of wetlands, HRUs, IDUs, and reaches</w:delText>
            </w:r>
            <w:r w:rsidDel="00BB6F9E">
              <w:rPr>
                <w:noProof/>
                <w:webHidden/>
              </w:rPr>
              <w:tab/>
              <w:delText>59</w:delText>
            </w:r>
          </w:del>
        </w:p>
        <w:p w14:paraId="178928DC" w14:textId="1F5F6EF8" w:rsidR="00F34E0E" w:rsidDel="00BB6F9E" w:rsidRDefault="00F34E0E">
          <w:pPr>
            <w:pStyle w:val="TOC2"/>
            <w:tabs>
              <w:tab w:val="right" w:leader="dot" w:pos="9350"/>
            </w:tabs>
            <w:rPr>
              <w:del w:id="597" w:author="David Conklin" w:date="2022-03-24T09:00:00Z"/>
              <w:rFonts w:eastAsiaTheme="minorEastAsia"/>
              <w:noProof/>
            </w:rPr>
          </w:pPr>
          <w:del w:id="598" w:author="David Conklin" w:date="2022-03-24T09:00:00Z">
            <w:r w:rsidRPr="00BB6F9E" w:rsidDel="00BB6F9E">
              <w:rPr>
                <w:rPrChange w:id="599" w:author="David Conklin" w:date="2022-03-24T09:00:00Z">
                  <w:rPr>
                    <w:rStyle w:val="Hyperlink"/>
                    <w:noProof/>
                  </w:rPr>
                </w:rPrChange>
              </w:rPr>
              <w:delText>Attributes of interest in the wetlands study</w:delText>
            </w:r>
            <w:r w:rsidDel="00BB6F9E">
              <w:rPr>
                <w:noProof/>
                <w:webHidden/>
              </w:rPr>
              <w:tab/>
              <w:delText>59</w:delText>
            </w:r>
          </w:del>
        </w:p>
        <w:p w14:paraId="03F13054" w14:textId="73269C97" w:rsidR="00F34E0E" w:rsidDel="00BB6F9E" w:rsidRDefault="00F34E0E">
          <w:pPr>
            <w:pStyle w:val="TOC2"/>
            <w:tabs>
              <w:tab w:val="right" w:leader="dot" w:pos="9350"/>
            </w:tabs>
            <w:rPr>
              <w:del w:id="600" w:author="David Conklin" w:date="2022-03-24T09:00:00Z"/>
              <w:rFonts w:eastAsiaTheme="minorEastAsia"/>
              <w:noProof/>
            </w:rPr>
          </w:pPr>
          <w:del w:id="601" w:author="David Conklin" w:date="2022-03-24T09:00:00Z">
            <w:r w:rsidRPr="00BB6F9E" w:rsidDel="00BB6F9E">
              <w:rPr>
                <w:rPrChange w:id="602" w:author="David Conklin" w:date="2022-03-24T09:00:00Z">
                  <w:rPr>
                    <w:rStyle w:val="Hyperlink"/>
                    <w:noProof/>
                  </w:rPr>
                </w:rPrChange>
              </w:rPr>
              <w:delText>A WETNESS attribute</w:delText>
            </w:r>
            <w:r w:rsidDel="00BB6F9E">
              <w:rPr>
                <w:noProof/>
                <w:webHidden/>
              </w:rPr>
              <w:tab/>
              <w:delText>59</w:delText>
            </w:r>
          </w:del>
        </w:p>
        <w:p w14:paraId="56D7C707" w14:textId="7DA11CB4" w:rsidR="00F34E0E" w:rsidDel="00BB6F9E" w:rsidRDefault="00F34E0E">
          <w:pPr>
            <w:pStyle w:val="TOC2"/>
            <w:tabs>
              <w:tab w:val="right" w:leader="dot" w:pos="9350"/>
            </w:tabs>
            <w:rPr>
              <w:del w:id="603" w:author="David Conklin" w:date="2022-03-24T09:00:00Z"/>
              <w:rFonts w:eastAsiaTheme="minorEastAsia"/>
              <w:noProof/>
            </w:rPr>
          </w:pPr>
          <w:del w:id="604" w:author="David Conklin" w:date="2022-03-24T09:00:00Z">
            <w:r w:rsidRPr="00BB6F9E" w:rsidDel="00BB6F9E">
              <w:rPr>
                <w:rPrChange w:id="605" w:author="David Conklin" w:date="2022-03-24T09:00:00Z">
                  <w:rPr>
                    <w:rStyle w:val="Hyperlink"/>
                    <w:noProof/>
                  </w:rPr>
                </w:rPrChange>
              </w:rPr>
              <w:delText>Calculating the exchange of water between the wetland and the reach</w:delText>
            </w:r>
            <w:r w:rsidDel="00BB6F9E">
              <w:rPr>
                <w:noProof/>
                <w:webHidden/>
              </w:rPr>
              <w:tab/>
              <w:delText>60</w:delText>
            </w:r>
          </w:del>
        </w:p>
        <w:p w14:paraId="2EFB4072" w14:textId="51B99B6A" w:rsidR="00F34E0E" w:rsidDel="00BB6F9E" w:rsidRDefault="00F34E0E">
          <w:pPr>
            <w:pStyle w:val="TOC3"/>
            <w:tabs>
              <w:tab w:val="right" w:leader="dot" w:pos="9350"/>
            </w:tabs>
            <w:rPr>
              <w:del w:id="606" w:author="David Conklin" w:date="2022-03-24T09:00:00Z"/>
              <w:rFonts w:eastAsiaTheme="minorEastAsia"/>
              <w:noProof/>
            </w:rPr>
          </w:pPr>
          <w:del w:id="607" w:author="David Conklin" w:date="2022-03-24T09:00:00Z">
            <w:r w:rsidRPr="00BB6F9E" w:rsidDel="00BB6F9E">
              <w:rPr>
                <w:rPrChange w:id="608" w:author="David Conklin" w:date="2022-03-24T09:00:00Z">
                  <w:rPr>
                    <w:rStyle w:val="Hyperlink"/>
                    <w:noProof/>
                  </w:rPr>
                </w:rPrChange>
              </w:rPr>
              <w:delText>Wetland IDU parameters</w:delText>
            </w:r>
            <w:r w:rsidDel="00BB6F9E">
              <w:rPr>
                <w:noProof/>
                <w:webHidden/>
              </w:rPr>
              <w:tab/>
              <w:delText>61</w:delText>
            </w:r>
          </w:del>
        </w:p>
        <w:p w14:paraId="77E41447" w14:textId="695D4620" w:rsidR="00F34E0E" w:rsidDel="00BB6F9E" w:rsidRDefault="00F34E0E">
          <w:pPr>
            <w:pStyle w:val="TOC3"/>
            <w:tabs>
              <w:tab w:val="right" w:leader="dot" w:pos="9350"/>
            </w:tabs>
            <w:rPr>
              <w:del w:id="609" w:author="David Conklin" w:date="2022-03-24T09:00:00Z"/>
              <w:rFonts w:eastAsiaTheme="minorEastAsia"/>
              <w:noProof/>
            </w:rPr>
          </w:pPr>
          <w:del w:id="610" w:author="David Conklin" w:date="2022-03-24T09:00:00Z">
            <w:r w:rsidRPr="00BB6F9E" w:rsidDel="00BB6F9E">
              <w:rPr>
                <w:rPrChange w:id="611" w:author="David Conklin" w:date="2022-03-24T09:00:00Z">
                  <w:rPr>
                    <w:rStyle w:val="Hyperlink"/>
                    <w:noProof/>
                  </w:rPr>
                </w:rPrChange>
              </w:rPr>
              <w:delText>Reach parameters</w:delText>
            </w:r>
            <w:r w:rsidDel="00BB6F9E">
              <w:rPr>
                <w:noProof/>
                <w:webHidden/>
              </w:rPr>
              <w:tab/>
              <w:delText>61</w:delText>
            </w:r>
          </w:del>
        </w:p>
        <w:p w14:paraId="03EAD0D9" w14:textId="32C71E3B" w:rsidR="00F34E0E" w:rsidDel="00BB6F9E" w:rsidRDefault="00F34E0E">
          <w:pPr>
            <w:pStyle w:val="TOC2"/>
            <w:tabs>
              <w:tab w:val="right" w:leader="dot" w:pos="9350"/>
            </w:tabs>
            <w:rPr>
              <w:del w:id="612" w:author="David Conklin" w:date="2022-03-24T09:00:00Z"/>
              <w:rFonts w:eastAsiaTheme="minorEastAsia"/>
              <w:noProof/>
            </w:rPr>
          </w:pPr>
          <w:del w:id="613" w:author="David Conklin" w:date="2022-03-24T09:00:00Z">
            <w:r w:rsidRPr="00BB6F9E" w:rsidDel="00BB6F9E">
              <w:rPr>
                <w:rPrChange w:id="614" w:author="David Conklin" w:date="2022-03-24T09:00:00Z">
                  <w:rPr>
                    <w:rStyle w:val="Hyperlink"/>
                    <w:noProof/>
                  </w:rPr>
                </w:rPrChange>
              </w:rPr>
              <w:delText>Implementation of the exchange of water between the wetland and the reach</w:delText>
            </w:r>
            <w:r w:rsidDel="00BB6F9E">
              <w:rPr>
                <w:noProof/>
                <w:webHidden/>
              </w:rPr>
              <w:tab/>
              <w:delText>61</w:delText>
            </w:r>
          </w:del>
        </w:p>
        <w:p w14:paraId="625ABB6B" w14:textId="2CDAA635" w:rsidR="00F34E0E" w:rsidDel="00BB6F9E" w:rsidRDefault="00F34E0E">
          <w:pPr>
            <w:pStyle w:val="TOC2"/>
            <w:tabs>
              <w:tab w:val="right" w:leader="dot" w:pos="9350"/>
            </w:tabs>
            <w:rPr>
              <w:del w:id="615" w:author="David Conklin" w:date="2022-03-24T09:00:00Z"/>
              <w:rFonts w:eastAsiaTheme="minorEastAsia"/>
              <w:noProof/>
            </w:rPr>
          </w:pPr>
          <w:del w:id="616" w:author="David Conklin" w:date="2022-03-24T09:00:00Z">
            <w:r w:rsidRPr="00BB6F9E" w:rsidDel="00BB6F9E">
              <w:rPr>
                <w:rPrChange w:id="617" w:author="David Conklin" w:date="2022-03-24T09:00:00Z">
                  <w:rPr>
                    <w:rStyle w:val="Hyperlink"/>
                    <w:noProof/>
                  </w:rPr>
                </w:rPrChange>
              </w:rPr>
              <w:delText>Standing water temperature</w:delText>
            </w:r>
            <w:r w:rsidDel="00BB6F9E">
              <w:rPr>
                <w:noProof/>
                <w:webHidden/>
              </w:rPr>
              <w:tab/>
              <w:delText>63</w:delText>
            </w:r>
          </w:del>
        </w:p>
        <w:p w14:paraId="4DD4E69D" w14:textId="1EE6AA5D" w:rsidR="00F34E0E" w:rsidDel="00BB6F9E" w:rsidRDefault="00F34E0E">
          <w:pPr>
            <w:pStyle w:val="TOC2"/>
            <w:tabs>
              <w:tab w:val="right" w:leader="dot" w:pos="9350"/>
            </w:tabs>
            <w:rPr>
              <w:del w:id="618" w:author="David Conklin" w:date="2022-03-24T09:00:00Z"/>
              <w:rFonts w:eastAsiaTheme="minorEastAsia"/>
              <w:noProof/>
            </w:rPr>
          </w:pPr>
          <w:del w:id="619" w:author="David Conklin" w:date="2022-03-24T09:00:00Z">
            <w:r w:rsidRPr="00BB6F9E" w:rsidDel="00BB6F9E">
              <w:rPr>
                <w:rPrChange w:id="620" w:author="David Conklin" w:date="2022-03-24T09:00:00Z">
                  <w:rPr>
                    <w:rStyle w:val="Hyperlink"/>
                    <w:noProof/>
                  </w:rPr>
                </w:rPrChange>
              </w:rPr>
              <w:delText>Evapotranspiration from wetlands</w:delText>
            </w:r>
            <w:r w:rsidDel="00BB6F9E">
              <w:rPr>
                <w:noProof/>
                <w:webHidden/>
              </w:rPr>
              <w:tab/>
              <w:delText>63</w:delText>
            </w:r>
          </w:del>
        </w:p>
        <w:p w14:paraId="7BA000B4" w14:textId="12C97829" w:rsidR="00F34E0E" w:rsidDel="00BB6F9E" w:rsidRDefault="00F34E0E">
          <w:pPr>
            <w:pStyle w:val="TOC2"/>
            <w:tabs>
              <w:tab w:val="right" w:leader="dot" w:pos="9350"/>
            </w:tabs>
            <w:rPr>
              <w:del w:id="621" w:author="David Conklin" w:date="2022-03-24T09:00:00Z"/>
              <w:rFonts w:eastAsiaTheme="minorEastAsia"/>
              <w:noProof/>
            </w:rPr>
          </w:pPr>
          <w:del w:id="622" w:author="David Conklin" w:date="2022-03-24T09:00:00Z">
            <w:r w:rsidRPr="00BB6F9E" w:rsidDel="00BB6F9E">
              <w:rPr>
                <w:rPrChange w:id="623" w:author="David Conklin" w:date="2022-03-24T09:00:00Z">
                  <w:rPr>
                    <w:rStyle w:val="Hyperlink"/>
                    <w:noProof/>
                  </w:rPr>
                </w:rPrChange>
              </w:rPr>
              <w:delText>Loss (or gain) of wetlands</w:delText>
            </w:r>
            <w:r w:rsidDel="00BB6F9E">
              <w:rPr>
                <w:noProof/>
                <w:webHidden/>
              </w:rPr>
              <w:tab/>
              <w:delText>63</w:delText>
            </w:r>
          </w:del>
        </w:p>
        <w:p w14:paraId="4447FA44" w14:textId="5FC047A1" w:rsidR="00F34E0E" w:rsidDel="00BB6F9E" w:rsidRDefault="00F34E0E">
          <w:pPr>
            <w:pStyle w:val="TOC2"/>
            <w:tabs>
              <w:tab w:val="right" w:leader="dot" w:pos="9350"/>
            </w:tabs>
            <w:rPr>
              <w:del w:id="624" w:author="David Conklin" w:date="2022-03-24T09:00:00Z"/>
              <w:rFonts w:eastAsiaTheme="minorEastAsia"/>
              <w:noProof/>
            </w:rPr>
          </w:pPr>
          <w:del w:id="625" w:author="David Conklin" w:date="2022-03-24T09:00:00Z">
            <w:r w:rsidRPr="00BB6F9E" w:rsidDel="00BB6F9E">
              <w:rPr>
                <w:rPrChange w:id="626" w:author="David Conklin" w:date="2022-03-24T09:00:00Z">
                  <w:rPr>
                    <w:rStyle w:val="Hyperlink"/>
                    <w:noProof/>
                  </w:rPr>
                </w:rPrChange>
              </w:rPr>
              <w:delText>Wetland state and transition model</w:delText>
            </w:r>
            <w:r w:rsidDel="00BB6F9E">
              <w:rPr>
                <w:noProof/>
                <w:webHidden/>
              </w:rPr>
              <w:tab/>
              <w:delText>64</w:delText>
            </w:r>
          </w:del>
        </w:p>
        <w:p w14:paraId="1858ECBB" w14:textId="047112B3" w:rsidR="00F34E0E" w:rsidDel="00BB6F9E" w:rsidRDefault="00F34E0E">
          <w:pPr>
            <w:pStyle w:val="TOC2"/>
            <w:tabs>
              <w:tab w:val="right" w:leader="dot" w:pos="9350"/>
            </w:tabs>
            <w:rPr>
              <w:del w:id="627" w:author="David Conklin" w:date="2022-03-24T09:00:00Z"/>
              <w:rFonts w:eastAsiaTheme="minorEastAsia"/>
              <w:noProof/>
            </w:rPr>
          </w:pPr>
          <w:del w:id="628" w:author="David Conklin" w:date="2022-03-24T09:00:00Z">
            <w:r w:rsidRPr="00BB6F9E" w:rsidDel="00BB6F9E">
              <w:rPr>
                <w:rPrChange w:id="629" w:author="David Conklin" w:date="2022-03-24T09:00:00Z">
                  <w:rPr>
                    <w:rStyle w:val="Hyperlink"/>
                    <w:noProof/>
                  </w:rPr>
                </w:rPrChange>
              </w:rPr>
              <w:delText>Activating a wetland in the wetland model</w:delText>
            </w:r>
            <w:r w:rsidDel="00BB6F9E">
              <w:rPr>
                <w:noProof/>
                <w:webHidden/>
              </w:rPr>
              <w:tab/>
              <w:delText>65</w:delText>
            </w:r>
          </w:del>
        </w:p>
        <w:p w14:paraId="267E763C" w14:textId="2D56F31B" w:rsidR="00F34E0E" w:rsidDel="00BB6F9E" w:rsidRDefault="00F34E0E">
          <w:pPr>
            <w:pStyle w:val="TOC2"/>
            <w:tabs>
              <w:tab w:val="right" w:leader="dot" w:pos="9350"/>
            </w:tabs>
            <w:rPr>
              <w:del w:id="630" w:author="David Conklin" w:date="2022-03-24T09:00:00Z"/>
              <w:rFonts w:eastAsiaTheme="minorEastAsia"/>
              <w:noProof/>
            </w:rPr>
          </w:pPr>
          <w:del w:id="631" w:author="David Conklin" w:date="2022-03-24T09:00:00Z">
            <w:r w:rsidRPr="00BB6F9E" w:rsidDel="00BB6F9E">
              <w:rPr>
                <w:rPrChange w:id="632" w:author="David Conklin" w:date="2022-03-24T09:00:00Z">
                  <w:rPr>
                    <w:rStyle w:val="Hyperlink"/>
                    <w:noProof/>
                  </w:rPr>
                </w:rPrChange>
              </w:rPr>
              <w:delText>Reality check</w:delText>
            </w:r>
            <w:r w:rsidDel="00BB6F9E">
              <w:rPr>
                <w:noProof/>
                <w:webHidden/>
              </w:rPr>
              <w:tab/>
              <w:delText>65</w:delText>
            </w:r>
          </w:del>
        </w:p>
        <w:p w14:paraId="5C8AAD64" w14:textId="05B05517" w:rsidR="00F34E0E" w:rsidDel="00BB6F9E" w:rsidRDefault="00F34E0E">
          <w:pPr>
            <w:pStyle w:val="TOC2"/>
            <w:tabs>
              <w:tab w:val="right" w:leader="dot" w:pos="9350"/>
            </w:tabs>
            <w:rPr>
              <w:del w:id="633" w:author="David Conklin" w:date="2022-03-24T09:00:00Z"/>
              <w:rFonts w:eastAsiaTheme="minorEastAsia"/>
              <w:noProof/>
            </w:rPr>
          </w:pPr>
          <w:del w:id="634" w:author="David Conklin" w:date="2022-03-24T09:00:00Z">
            <w:r w:rsidRPr="00BB6F9E" w:rsidDel="00BB6F9E">
              <w:rPr>
                <w:rPrChange w:id="635" w:author="David Conklin" w:date="2022-03-24T09:00:00Z">
                  <w:rPr>
                    <w:rStyle w:val="Hyperlink"/>
                    <w:noProof/>
                  </w:rPr>
                </w:rPrChange>
              </w:rPr>
              <w:delText>High Cascades Springs</w:delText>
            </w:r>
            <w:r w:rsidDel="00BB6F9E">
              <w:rPr>
                <w:noProof/>
                <w:webHidden/>
              </w:rPr>
              <w:tab/>
              <w:delText>67</w:delText>
            </w:r>
          </w:del>
        </w:p>
        <w:p w14:paraId="4F2ACE1D" w14:textId="5BB287F4" w:rsidR="00F34E0E" w:rsidDel="00BB6F9E" w:rsidRDefault="00F34E0E">
          <w:pPr>
            <w:pStyle w:val="TOC2"/>
            <w:tabs>
              <w:tab w:val="right" w:leader="dot" w:pos="9350"/>
            </w:tabs>
            <w:rPr>
              <w:del w:id="636" w:author="David Conklin" w:date="2022-03-24T09:00:00Z"/>
              <w:rFonts w:eastAsiaTheme="minorEastAsia"/>
              <w:noProof/>
            </w:rPr>
          </w:pPr>
          <w:del w:id="637" w:author="David Conklin" w:date="2022-03-24T09:00:00Z">
            <w:r w:rsidRPr="00BB6F9E" w:rsidDel="00BB6F9E">
              <w:rPr>
                <w:rPrChange w:id="638" w:author="David Conklin" w:date="2022-03-24T09:00:00Z">
                  <w:rPr>
                    <w:rStyle w:val="Hyperlink"/>
                    <w:noProof/>
                  </w:rPr>
                </w:rPrChange>
              </w:rPr>
              <w:delText>Calibration and simulation skill</w:delText>
            </w:r>
            <w:r w:rsidDel="00BB6F9E">
              <w:rPr>
                <w:noProof/>
                <w:webHidden/>
              </w:rPr>
              <w:tab/>
              <w:delText>69</w:delText>
            </w:r>
          </w:del>
        </w:p>
        <w:p w14:paraId="383200E2" w14:textId="2CCE741E" w:rsidR="00F34E0E" w:rsidDel="00BB6F9E" w:rsidRDefault="00F34E0E">
          <w:pPr>
            <w:pStyle w:val="TOC2"/>
            <w:tabs>
              <w:tab w:val="right" w:leader="dot" w:pos="9350"/>
            </w:tabs>
            <w:rPr>
              <w:del w:id="639" w:author="David Conklin" w:date="2022-03-24T09:00:00Z"/>
              <w:rFonts w:eastAsiaTheme="minorEastAsia"/>
              <w:noProof/>
            </w:rPr>
          </w:pPr>
          <w:del w:id="640" w:author="David Conklin" w:date="2022-03-24T09:00:00Z">
            <w:r w:rsidRPr="00BB6F9E" w:rsidDel="00BB6F9E">
              <w:rPr>
                <w:rPrChange w:id="641" w:author="David Conklin" w:date="2022-03-24T09:00:00Z">
                  <w:rPr>
                    <w:rStyle w:val="Hyperlink"/>
                    <w:noProof/>
                  </w:rPr>
                </w:rPrChange>
              </w:rPr>
              <w:delText>Analysis of locations where the model has low skill</w:delText>
            </w:r>
            <w:r w:rsidDel="00BB6F9E">
              <w:rPr>
                <w:noProof/>
                <w:webHidden/>
              </w:rPr>
              <w:tab/>
              <w:delText>72</w:delText>
            </w:r>
          </w:del>
        </w:p>
        <w:p w14:paraId="7158A97A" w14:textId="0CE25D78" w:rsidR="00F34E0E" w:rsidDel="00BB6F9E" w:rsidRDefault="00F34E0E">
          <w:pPr>
            <w:pStyle w:val="TOC2"/>
            <w:tabs>
              <w:tab w:val="right" w:leader="dot" w:pos="9350"/>
            </w:tabs>
            <w:rPr>
              <w:del w:id="642" w:author="David Conklin" w:date="2022-03-24T09:00:00Z"/>
              <w:rFonts w:eastAsiaTheme="minorEastAsia"/>
              <w:noProof/>
            </w:rPr>
          </w:pPr>
          <w:del w:id="643" w:author="David Conklin" w:date="2022-03-24T09:00:00Z">
            <w:r w:rsidRPr="00BB6F9E" w:rsidDel="00BB6F9E">
              <w:rPr>
                <w:rPrChange w:id="644" w:author="David Conklin" w:date="2022-03-24T09:00:00Z">
                  <w:rPr>
                    <w:rStyle w:val="Hyperlink"/>
                    <w:noProof/>
                  </w:rPr>
                </w:rPrChange>
              </w:rPr>
              <w:delText>Simulated McKenzie basin water budget and thermal energy budget</w:delText>
            </w:r>
            <w:r w:rsidDel="00BB6F9E">
              <w:rPr>
                <w:noProof/>
                <w:webHidden/>
              </w:rPr>
              <w:tab/>
              <w:delText>72</w:delText>
            </w:r>
          </w:del>
        </w:p>
        <w:p w14:paraId="716AA32E" w14:textId="03A59675" w:rsidR="00F34E0E" w:rsidDel="00BB6F9E" w:rsidRDefault="00F34E0E">
          <w:pPr>
            <w:pStyle w:val="TOC2"/>
            <w:tabs>
              <w:tab w:val="right" w:leader="dot" w:pos="9350"/>
            </w:tabs>
            <w:rPr>
              <w:del w:id="645" w:author="David Conklin" w:date="2022-03-24T09:00:00Z"/>
              <w:rFonts w:eastAsiaTheme="minorEastAsia"/>
              <w:noProof/>
            </w:rPr>
          </w:pPr>
          <w:del w:id="646" w:author="David Conklin" w:date="2022-03-24T09:00:00Z">
            <w:r w:rsidRPr="00BB6F9E" w:rsidDel="00BB6F9E">
              <w:rPr>
                <w:rPrChange w:id="647" w:author="David Conklin" w:date="2022-03-24T09:00:00Z">
                  <w:rPr>
                    <w:rStyle w:val="Hyperlink"/>
                    <w:noProof/>
                  </w:rPr>
                </w:rPrChange>
              </w:rPr>
              <w:delText>CW3M v. Shade-a-lator</w:delText>
            </w:r>
            <w:r w:rsidDel="00BB6F9E">
              <w:rPr>
                <w:noProof/>
                <w:webHidden/>
              </w:rPr>
              <w:tab/>
              <w:delText>74</w:delText>
            </w:r>
          </w:del>
        </w:p>
        <w:p w14:paraId="23031147" w14:textId="66EDFEFC" w:rsidR="00F34E0E" w:rsidDel="00BB6F9E" w:rsidRDefault="00F34E0E">
          <w:pPr>
            <w:pStyle w:val="TOC2"/>
            <w:tabs>
              <w:tab w:val="right" w:leader="dot" w:pos="9350"/>
            </w:tabs>
            <w:rPr>
              <w:del w:id="648" w:author="David Conklin" w:date="2022-03-24T09:00:00Z"/>
              <w:rFonts w:eastAsiaTheme="minorEastAsia"/>
              <w:noProof/>
            </w:rPr>
          </w:pPr>
          <w:del w:id="649" w:author="David Conklin" w:date="2022-03-24T09:00:00Z">
            <w:r w:rsidRPr="00BB6F9E" w:rsidDel="00BB6F9E">
              <w:rPr>
                <w:rPrChange w:id="650" w:author="David Conklin" w:date="2022-03-24T09:00:00Z">
                  <w:rPr>
                    <w:rStyle w:val="Hyperlink"/>
                    <w:noProof/>
                  </w:rPr>
                </w:rPrChange>
              </w:rPr>
              <w:delText>Comparison of CW3M results to Shade-a-lator results</w:delText>
            </w:r>
            <w:r w:rsidDel="00BB6F9E">
              <w:rPr>
                <w:noProof/>
                <w:webHidden/>
              </w:rPr>
              <w:tab/>
              <w:delText>76</w:delText>
            </w:r>
          </w:del>
        </w:p>
        <w:p w14:paraId="47BA841E" w14:textId="37488555" w:rsidR="00F34E0E" w:rsidDel="00BB6F9E" w:rsidRDefault="00F34E0E">
          <w:pPr>
            <w:pStyle w:val="TOC1"/>
            <w:tabs>
              <w:tab w:val="right" w:leader="dot" w:pos="9350"/>
            </w:tabs>
            <w:rPr>
              <w:del w:id="651" w:author="David Conklin" w:date="2022-03-24T09:00:00Z"/>
              <w:rFonts w:eastAsiaTheme="minorEastAsia"/>
              <w:noProof/>
            </w:rPr>
          </w:pPr>
          <w:del w:id="652" w:author="David Conklin" w:date="2022-03-24T09:00:00Z">
            <w:r w:rsidRPr="00BB6F9E" w:rsidDel="00BB6F9E">
              <w:rPr>
                <w:rPrChange w:id="653" w:author="David Conklin" w:date="2022-03-24T09:00:00Z">
                  <w:rPr>
                    <w:rStyle w:val="Hyperlink"/>
                    <w:noProof/>
                  </w:rPr>
                </w:rPrChange>
              </w:rPr>
              <w:delText>The Clackamas Basin</w:delText>
            </w:r>
            <w:r w:rsidDel="00BB6F9E">
              <w:rPr>
                <w:noProof/>
                <w:webHidden/>
              </w:rPr>
              <w:tab/>
              <w:delText>78</w:delText>
            </w:r>
          </w:del>
        </w:p>
        <w:p w14:paraId="596B5CFF" w14:textId="19734941" w:rsidR="00F34E0E" w:rsidDel="00BB6F9E" w:rsidRDefault="00F34E0E">
          <w:pPr>
            <w:pStyle w:val="TOC1"/>
            <w:tabs>
              <w:tab w:val="right" w:leader="dot" w:pos="9350"/>
            </w:tabs>
            <w:rPr>
              <w:del w:id="654" w:author="David Conklin" w:date="2022-03-24T09:00:00Z"/>
              <w:rFonts w:eastAsiaTheme="minorEastAsia"/>
              <w:noProof/>
            </w:rPr>
          </w:pPr>
          <w:del w:id="655" w:author="David Conklin" w:date="2022-03-24T09:00:00Z">
            <w:r w:rsidRPr="00BB6F9E" w:rsidDel="00BB6F9E">
              <w:rPr>
                <w:rPrChange w:id="656" w:author="David Conklin" w:date="2022-03-24T09:00:00Z">
                  <w:rPr>
                    <w:rStyle w:val="Hyperlink"/>
                    <w:noProof/>
                  </w:rPr>
                </w:rPrChange>
              </w:rPr>
              <w:delText>Autonomous process details</w:delText>
            </w:r>
            <w:r w:rsidDel="00BB6F9E">
              <w:rPr>
                <w:noProof/>
                <w:webHidden/>
              </w:rPr>
              <w:tab/>
              <w:delText>79</w:delText>
            </w:r>
          </w:del>
        </w:p>
        <w:p w14:paraId="06DB8446" w14:textId="2111656B" w:rsidR="00F34E0E" w:rsidDel="00BB6F9E" w:rsidRDefault="00F34E0E">
          <w:pPr>
            <w:pStyle w:val="TOC2"/>
            <w:tabs>
              <w:tab w:val="right" w:leader="dot" w:pos="9350"/>
            </w:tabs>
            <w:rPr>
              <w:del w:id="657" w:author="David Conklin" w:date="2022-03-24T09:00:00Z"/>
              <w:rFonts w:eastAsiaTheme="minorEastAsia"/>
              <w:noProof/>
            </w:rPr>
          </w:pPr>
          <w:del w:id="658" w:author="David Conklin" w:date="2022-03-24T09:00:00Z">
            <w:r w:rsidRPr="00BB6F9E" w:rsidDel="00BB6F9E">
              <w:rPr>
                <w:rPrChange w:id="659" w:author="David Conklin" w:date="2022-03-24T09:00:00Z">
                  <w:rPr>
                    <w:rStyle w:val="Hyperlink"/>
                    <w:noProof/>
                  </w:rPr>
                </w:rPrChange>
              </w:rPr>
              <w:delText>Prescribed LULCs</w:delText>
            </w:r>
            <w:r w:rsidDel="00BB6F9E">
              <w:rPr>
                <w:noProof/>
                <w:webHidden/>
              </w:rPr>
              <w:tab/>
              <w:delText>79</w:delText>
            </w:r>
          </w:del>
        </w:p>
        <w:p w14:paraId="2E6E188B" w14:textId="3A0B1632" w:rsidR="00F34E0E" w:rsidDel="00BB6F9E" w:rsidRDefault="00F34E0E">
          <w:pPr>
            <w:pStyle w:val="TOC1"/>
            <w:tabs>
              <w:tab w:val="right" w:leader="dot" w:pos="9350"/>
            </w:tabs>
            <w:rPr>
              <w:del w:id="660" w:author="David Conklin" w:date="2022-03-24T09:00:00Z"/>
              <w:rFonts w:eastAsiaTheme="minorEastAsia"/>
              <w:noProof/>
            </w:rPr>
          </w:pPr>
          <w:del w:id="661" w:author="David Conklin" w:date="2022-03-24T09:00:00Z">
            <w:r w:rsidRPr="00BB6F9E" w:rsidDel="00BB6F9E">
              <w:rPr>
                <w:rPrChange w:id="662" w:author="David Conklin" w:date="2022-03-24T09:00:00Z">
                  <w:rPr>
                    <w:rStyle w:val="Hyperlink"/>
                    <w:noProof/>
                  </w:rPr>
                </w:rPrChange>
              </w:rPr>
              <w:delText>Directory structure and file names</w:delText>
            </w:r>
            <w:r w:rsidDel="00BB6F9E">
              <w:rPr>
                <w:noProof/>
                <w:webHidden/>
              </w:rPr>
              <w:tab/>
              <w:delText>80</w:delText>
            </w:r>
          </w:del>
        </w:p>
        <w:p w14:paraId="50B05F4B" w14:textId="69408CA6" w:rsidR="00F34E0E" w:rsidDel="00BB6F9E" w:rsidRDefault="00F34E0E">
          <w:pPr>
            <w:pStyle w:val="TOC1"/>
            <w:tabs>
              <w:tab w:val="right" w:leader="dot" w:pos="9350"/>
            </w:tabs>
            <w:rPr>
              <w:del w:id="663" w:author="David Conklin" w:date="2022-03-24T09:00:00Z"/>
              <w:rFonts w:eastAsiaTheme="minorEastAsia"/>
              <w:noProof/>
            </w:rPr>
          </w:pPr>
          <w:del w:id="664" w:author="David Conklin" w:date="2022-03-24T09:00:00Z">
            <w:r w:rsidRPr="00BB6F9E" w:rsidDel="00BB6F9E">
              <w:rPr>
                <w:rPrChange w:id="665" w:author="David Conklin" w:date="2022-03-24T09:00:00Z">
                  <w:rPr>
                    <w:rStyle w:val="Hyperlink"/>
                    <w:noProof/>
                  </w:rPr>
                </w:rPrChange>
              </w:rPr>
              <w:delText>C++ Source Code Conventions</w:delText>
            </w:r>
            <w:r w:rsidDel="00BB6F9E">
              <w:rPr>
                <w:noProof/>
                <w:webHidden/>
              </w:rPr>
              <w:tab/>
              <w:delText>81</w:delText>
            </w:r>
          </w:del>
        </w:p>
        <w:p w14:paraId="19448F13" w14:textId="33329EA1" w:rsidR="00F34E0E" w:rsidDel="00BB6F9E" w:rsidRDefault="00F34E0E">
          <w:pPr>
            <w:pStyle w:val="TOC2"/>
            <w:tabs>
              <w:tab w:val="right" w:leader="dot" w:pos="9350"/>
            </w:tabs>
            <w:rPr>
              <w:del w:id="666" w:author="David Conklin" w:date="2022-03-24T09:00:00Z"/>
              <w:rFonts w:eastAsiaTheme="minorEastAsia"/>
              <w:noProof/>
            </w:rPr>
          </w:pPr>
          <w:del w:id="667" w:author="David Conklin" w:date="2022-03-24T09:00:00Z">
            <w:r w:rsidRPr="00BB6F9E" w:rsidDel="00BB6F9E">
              <w:rPr>
                <w:rPrChange w:id="668" w:author="David Conklin" w:date="2022-03-24T09:00:00Z">
                  <w:rPr>
                    <w:rStyle w:val="Hyperlink"/>
                    <w:noProof/>
                  </w:rPr>
                </w:rPrChange>
              </w:rPr>
              <w:delText>Conklin’s conventions for variable names</w:delText>
            </w:r>
            <w:r w:rsidDel="00BB6F9E">
              <w:rPr>
                <w:noProof/>
                <w:webHidden/>
              </w:rPr>
              <w:tab/>
              <w:delText>81</w:delText>
            </w:r>
          </w:del>
        </w:p>
        <w:p w14:paraId="763182AC" w14:textId="042549CA" w:rsidR="00F34E0E" w:rsidDel="00BB6F9E" w:rsidRDefault="00F34E0E">
          <w:pPr>
            <w:pStyle w:val="TOC2"/>
            <w:tabs>
              <w:tab w:val="right" w:leader="dot" w:pos="9350"/>
            </w:tabs>
            <w:rPr>
              <w:del w:id="669" w:author="David Conklin" w:date="2022-03-24T09:00:00Z"/>
              <w:rFonts w:eastAsiaTheme="minorEastAsia"/>
              <w:noProof/>
            </w:rPr>
          </w:pPr>
          <w:del w:id="670" w:author="David Conklin" w:date="2022-03-24T09:00:00Z">
            <w:r w:rsidRPr="00BB6F9E" w:rsidDel="00BB6F9E">
              <w:rPr>
                <w:rPrChange w:id="671" w:author="David Conklin" w:date="2022-03-24T09:00:00Z">
                  <w:rPr>
                    <w:rStyle w:val="Hyperlink"/>
                    <w:noProof/>
                  </w:rPr>
                </w:rPrChange>
              </w:rPr>
              <w:delText>Conklin’s conventions for the IDU layer and its attributes</w:delText>
            </w:r>
            <w:r w:rsidDel="00BB6F9E">
              <w:rPr>
                <w:noProof/>
                <w:webHidden/>
              </w:rPr>
              <w:tab/>
              <w:delText>81</w:delText>
            </w:r>
          </w:del>
        </w:p>
        <w:p w14:paraId="646EF838" w14:textId="09BC1FC0" w:rsidR="00F34E0E" w:rsidDel="00BB6F9E" w:rsidRDefault="00F34E0E">
          <w:pPr>
            <w:pStyle w:val="TOC1"/>
            <w:tabs>
              <w:tab w:val="right" w:leader="dot" w:pos="9350"/>
            </w:tabs>
            <w:rPr>
              <w:del w:id="672" w:author="David Conklin" w:date="2022-03-24T09:00:00Z"/>
              <w:rFonts w:eastAsiaTheme="minorEastAsia"/>
              <w:noProof/>
            </w:rPr>
          </w:pPr>
          <w:del w:id="673" w:author="David Conklin" w:date="2022-03-24T09:00:00Z">
            <w:r w:rsidRPr="00BB6F9E" w:rsidDel="00BB6F9E">
              <w:rPr>
                <w:rPrChange w:id="674" w:author="David Conklin" w:date="2022-03-24T09:00:00Z">
                  <w:rPr>
                    <w:rStyle w:val="Hyperlink"/>
                    <w:noProof/>
                  </w:rPr>
                </w:rPrChange>
              </w:rPr>
              <w:delText>Release Log</w:delText>
            </w:r>
            <w:r w:rsidDel="00BB6F9E">
              <w:rPr>
                <w:noProof/>
                <w:webHidden/>
              </w:rPr>
              <w:tab/>
              <w:delText>82</w:delText>
            </w:r>
          </w:del>
        </w:p>
        <w:p w14:paraId="10356060" w14:textId="03D8107C" w:rsidR="00F34E0E" w:rsidDel="00BB6F9E" w:rsidRDefault="00F34E0E">
          <w:pPr>
            <w:pStyle w:val="TOC1"/>
            <w:tabs>
              <w:tab w:val="right" w:leader="dot" w:pos="9350"/>
            </w:tabs>
            <w:rPr>
              <w:del w:id="675" w:author="David Conklin" w:date="2022-03-24T09:00:00Z"/>
              <w:rFonts w:eastAsiaTheme="minorEastAsia"/>
              <w:noProof/>
            </w:rPr>
          </w:pPr>
          <w:del w:id="676" w:author="David Conklin" w:date="2022-03-24T09:00:00Z">
            <w:r w:rsidRPr="00BB6F9E" w:rsidDel="00BB6F9E">
              <w:rPr>
                <w:rPrChange w:id="677" w:author="David Conklin" w:date="2022-03-24T09:00:00Z">
                  <w:rPr>
                    <w:rStyle w:val="Hyperlink"/>
                    <w:noProof/>
                  </w:rPr>
                </w:rPrChange>
              </w:rPr>
              <w:delText>References</w:delText>
            </w:r>
            <w:r w:rsidDel="00BB6F9E">
              <w:rPr>
                <w:noProof/>
                <w:webHidden/>
              </w:rPr>
              <w:tab/>
              <w:delText>87</w:delText>
            </w:r>
          </w:del>
        </w:p>
        <w:p w14:paraId="6ABF0928" w14:textId="1E55E013" w:rsidR="00F34E0E" w:rsidDel="00BB6F9E" w:rsidRDefault="00F34E0E">
          <w:pPr>
            <w:pStyle w:val="TOC1"/>
            <w:tabs>
              <w:tab w:val="right" w:leader="dot" w:pos="9350"/>
            </w:tabs>
            <w:rPr>
              <w:del w:id="678" w:author="David Conklin" w:date="2022-03-24T09:00:00Z"/>
              <w:rFonts w:eastAsiaTheme="minorEastAsia"/>
              <w:noProof/>
            </w:rPr>
          </w:pPr>
          <w:del w:id="679" w:author="David Conklin" w:date="2022-03-24T09:00:00Z">
            <w:r w:rsidRPr="00BB6F9E" w:rsidDel="00BB6F9E">
              <w:rPr>
                <w:rPrChange w:id="680" w:author="David Conklin" w:date="2022-03-24T09:00:00Z">
                  <w:rPr>
                    <w:rStyle w:val="Hyperlink"/>
                    <w:noProof/>
                  </w:rPr>
                </w:rPrChange>
              </w:rPr>
              <w:delText>Acronyms and Abbreviations</w:delText>
            </w:r>
            <w:r w:rsidDel="00BB6F9E">
              <w:rPr>
                <w:noProof/>
                <w:webHidden/>
              </w:rPr>
              <w:tab/>
              <w:delText>89</w:delText>
            </w:r>
          </w:del>
        </w:p>
        <w:p w14:paraId="6C3F07DA" w14:textId="60744416"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1B89C027" w14:textId="30705232" w:rsidR="009B1389"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87080447" w:history="1">
        <w:r w:rsidR="009B1389" w:rsidRPr="0057731B">
          <w:rPr>
            <w:rStyle w:val="Hyperlink"/>
            <w:noProof/>
          </w:rPr>
          <w:t>Figure 1. Willamette River basin study area; embedded study areas are colored other than gray.  The 2 lighter blues together make up the upper Willamette basin study area.</w:t>
        </w:r>
        <w:r w:rsidR="009B1389">
          <w:rPr>
            <w:noProof/>
            <w:webHidden/>
          </w:rPr>
          <w:tab/>
        </w:r>
        <w:r w:rsidR="009B1389">
          <w:rPr>
            <w:noProof/>
            <w:webHidden/>
          </w:rPr>
          <w:fldChar w:fldCharType="begin"/>
        </w:r>
        <w:r w:rsidR="009B1389">
          <w:rPr>
            <w:noProof/>
            <w:webHidden/>
          </w:rPr>
          <w:instrText xml:space="preserve"> PAGEREF _Toc87080447 \h </w:instrText>
        </w:r>
        <w:r w:rsidR="009B1389">
          <w:rPr>
            <w:noProof/>
            <w:webHidden/>
          </w:rPr>
        </w:r>
        <w:r w:rsidR="009B1389">
          <w:rPr>
            <w:noProof/>
            <w:webHidden/>
          </w:rPr>
          <w:fldChar w:fldCharType="separate"/>
        </w:r>
        <w:r w:rsidR="006F4A15">
          <w:rPr>
            <w:noProof/>
            <w:webHidden/>
          </w:rPr>
          <w:t>12</w:t>
        </w:r>
        <w:r w:rsidR="009B1389">
          <w:rPr>
            <w:noProof/>
            <w:webHidden/>
          </w:rPr>
          <w:fldChar w:fldCharType="end"/>
        </w:r>
      </w:hyperlink>
    </w:p>
    <w:p w14:paraId="0E9D6233" w14:textId="18F37545" w:rsidR="009B1389" w:rsidRDefault="000A2549">
      <w:pPr>
        <w:pStyle w:val="TableofFigures"/>
        <w:tabs>
          <w:tab w:val="right" w:leader="dot" w:pos="9350"/>
        </w:tabs>
        <w:rPr>
          <w:rFonts w:eastAsiaTheme="minorEastAsia"/>
          <w:noProof/>
        </w:rPr>
      </w:pPr>
      <w:hyperlink w:anchor="_Toc87080448" w:history="1">
        <w:r w:rsidR="009B1389" w:rsidRPr="0057731B">
          <w:rPr>
            <w:rStyle w:val="Hyperlink"/>
            <w:noProof/>
          </w:rPr>
          <w:t>Figure 2. Tualatin basin study area; Chicken Creek watershed is highlighted.</w:t>
        </w:r>
        <w:r w:rsidR="009B1389">
          <w:rPr>
            <w:noProof/>
            <w:webHidden/>
          </w:rPr>
          <w:tab/>
        </w:r>
        <w:r w:rsidR="009B1389">
          <w:rPr>
            <w:noProof/>
            <w:webHidden/>
          </w:rPr>
          <w:fldChar w:fldCharType="begin"/>
        </w:r>
        <w:r w:rsidR="009B1389">
          <w:rPr>
            <w:noProof/>
            <w:webHidden/>
          </w:rPr>
          <w:instrText xml:space="preserve"> PAGEREF _Toc87080448 \h </w:instrText>
        </w:r>
        <w:r w:rsidR="009B1389">
          <w:rPr>
            <w:noProof/>
            <w:webHidden/>
          </w:rPr>
        </w:r>
        <w:r w:rsidR="009B1389">
          <w:rPr>
            <w:noProof/>
            <w:webHidden/>
          </w:rPr>
          <w:fldChar w:fldCharType="separate"/>
        </w:r>
        <w:r w:rsidR="006F4A15">
          <w:rPr>
            <w:noProof/>
            <w:webHidden/>
          </w:rPr>
          <w:t>13</w:t>
        </w:r>
        <w:r w:rsidR="009B1389">
          <w:rPr>
            <w:noProof/>
            <w:webHidden/>
          </w:rPr>
          <w:fldChar w:fldCharType="end"/>
        </w:r>
      </w:hyperlink>
    </w:p>
    <w:p w14:paraId="46CD03B0" w14:textId="0163D88E" w:rsidR="009B1389" w:rsidRDefault="000A2549">
      <w:pPr>
        <w:pStyle w:val="TableofFigures"/>
        <w:tabs>
          <w:tab w:val="right" w:leader="dot" w:pos="9350"/>
        </w:tabs>
        <w:rPr>
          <w:rFonts w:eastAsiaTheme="minorEastAsia"/>
          <w:noProof/>
        </w:rPr>
      </w:pPr>
      <w:hyperlink w:anchor="_Toc87080449" w:history="1">
        <w:r w:rsidR="009B1389" w:rsidRPr="0057731B">
          <w:rPr>
            <w:rStyle w:val="Hyperlink"/>
            <w:noProof/>
          </w:rPr>
          <w:t>Figure 3. North Santiam watershed study area.</w:t>
        </w:r>
        <w:r w:rsidR="009B1389">
          <w:rPr>
            <w:noProof/>
            <w:webHidden/>
          </w:rPr>
          <w:tab/>
        </w:r>
        <w:r w:rsidR="009B1389">
          <w:rPr>
            <w:noProof/>
            <w:webHidden/>
          </w:rPr>
          <w:fldChar w:fldCharType="begin"/>
        </w:r>
        <w:r w:rsidR="009B1389">
          <w:rPr>
            <w:noProof/>
            <w:webHidden/>
          </w:rPr>
          <w:instrText xml:space="preserve"> PAGEREF _Toc87080449 \h </w:instrText>
        </w:r>
        <w:r w:rsidR="009B1389">
          <w:rPr>
            <w:noProof/>
            <w:webHidden/>
          </w:rPr>
        </w:r>
        <w:r w:rsidR="009B1389">
          <w:rPr>
            <w:noProof/>
            <w:webHidden/>
          </w:rPr>
          <w:fldChar w:fldCharType="separate"/>
        </w:r>
        <w:r w:rsidR="006F4A15">
          <w:rPr>
            <w:noProof/>
            <w:webHidden/>
          </w:rPr>
          <w:t>14</w:t>
        </w:r>
        <w:r w:rsidR="009B1389">
          <w:rPr>
            <w:noProof/>
            <w:webHidden/>
          </w:rPr>
          <w:fldChar w:fldCharType="end"/>
        </w:r>
      </w:hyperlink>
    </w:p>
    <w:p w14:paraId="42134384" w14:textId="771BA344" w:rsidR="009B1389" w:rsidRDefault="000A2549">
      <w:pPr>
        <w:pStyle w:val="TableofFigures"/>
        <w:tabs>
          <w:tab w:val="right" w:leader="dot" w:pos="9350"/>
        </w:tabs>
        <w:rPr>
          <w:rFonts w:eastAsiaTheme="minorEastAsia"/>
          <w:noProof/>
        </w:rPr>
      </w:pPr>
      <w:hyperlink w:anchor="_Toc87080450" w:history="1">
        <w:r w:rsidR="009B1389" w:rsidRPr="0057731B">
          <w:rPr>
            <w:rStyle w:val="Hyperlink"/>
            <w:noProof/>
          </w:rPr>
          <w:t>Figure 4. Upper Willamette study area.</w:t>
        </w:r>
        <w:r w:rsidR="009B1389">
          <w:rPr>
            <w:noProof/>
            <w:webHidden/>
          </w:rPr>
          <w:tab/>
        </w:r>
        <w:r w:rsidR="009B1389">
          <w:rPr>
            <w:noProof/>
            <w:webHidden/>
          </w:rPr>
          <w:fldChar w:fldCharType="begin"/>
        </w:r>
        <w:r w:rsidR="009B1389">
          <w:rPr>
            <w:noProof/>
            <w:webHidden/>
          </w:rPr>
          <w:instrText xml:space="preserve"> PAGEREF _Toc87080450 \h </w:instrText>
        </w:r>
        <w:r w:rsidR="009B1389">
          <w:rPr>
            <w:noProof/>
            <w:webHidden/>
          </w:rPr>
        </w:r>
        <w:r w:rsidR="009B1389">
          <w:rPr>
            <w:noProof/>
            <w:webHidden/>
          </w:rPr>
          <w:fldChar w:fldCharType="separate"/>
        </w:r>
        <w:r w:rsidR="006F4A15">
          <w:rPr>
            <w:noProof/>
            <w:webHidden/>
          </w:rPr>
          <w:t>15</w:t>
        </w:r>
        <w:r w:rsidR="009B1389">
          <w:rPr>
            <w:noProof/>
            <w:webHidden/>
          </w:rPr>
          <w:fldChar w:fldCharType="end"/>
        </w:r>
      </w:hyperlink>
    </w:p>
    <w:p w14:paraId="7811EADA" w14:textId="6E4CEF70" w:rsidR="009B1389" w:rsidRDefault="000A2549">
      <w:pPr>
        <w:pStyle w:val="TableofFigures"/>
        <w:tabs>
          <w:tab w:val="right" w:leader="dot" w:pos="9350"/>
        </w:tabs>
        <w:rPr>
          <w:rFonts w:eastAsiaTheme="minorEastAsia"/>
          <w:noProof/>
        </w:rPr>
      </w:pPr>
      <w:hyperlink w:anchor="_Toc87080451" w:history="1">
        <w:r w:rsidR="009B1389" w:rsidRPr="0057731B">
          <w:rPr>
            <w:rStyle w:val="Hyperlink"/>
            <w:noProof/>
          </w:rPr>
          <w:t>Figure 5. Chicken Creek watershed study area.</w:t>
        </w:r>
        <w:r w:rsidR="009B1389">
          <w:rPr>
            <w:noProof/>
            <w:webHidden/>
          </w:rPr>
          <w:tab/>
        </w:r>
        <w:r w:rsidR="009B1389">
          <w:rPr>
            <w:noProof/>
            <w:webHidden/>
          </w:rPr>
          <w:fldChar w:fldCharType="begin"/>
        </w:r>
        <w:r w:rsidR="009B1389">
          <w:rPr>
            <w:noProof/>
            <w:webHidden/>
          </w:rPr>
          <w:instrText xml:space="preserve"> PAGEREF _Toc87080451 \h </w:instrText>
        </w:r>
        <w:r w:rsidR="009B1389">
          <w:rPr>
            <w:noProof/>
            <w:webHidden/>
          </w:rPr>
        </w:r>
        <w:r w:rsidR="009B1389">
          <w:rPr>
            <w:noProof/>
            <w:webHidden/>
          </w:rPr>
          <w:fldChar w:fldCharType="separate"/>
        </w:r>
        <w:r w:rsidR="006F4A15">
          <w:rPr>
            <w:noProof/>
            <w:webHidden/>
          </w:rPr>
          <w:t>16</w:t>
        </w:r>
        <w:r w:rsidR="009B1389">
          <w:rPr>
            <w:noProof/>
            <w:webHidden/>
          </w:rPr>
          <w:fldChar w:fldCharType="end"/>
        </w:r>
      </w:hyperlink>
    </w:p>
    <w:p w14:paraId="626BAD79" w14:textId="1607688C" w:rsidR="009B1389" w:rsidRDefault="000A2549">
      <w:pPr>
        <w:pStyle w:val="TableofFigures"/>
        <w:tabs>
          <w:tab w:val="right" w:leader="dot" w:pos="9350"/>
        </w:tabs>
        <w:rPr>
          <w:rFonts w:eastAsiaTheme="minorEastAsia"/>
          <w:noProof/>
        </w:rPr>
      </w:pPr>
      <w:hyperlink w:anchor="_Toc87080452" w:history="1">
        <w:r w:rsidR="009B1389" w:rsidRPr="0057731B">
          <w:rPr>
            <w:rStyle w:val="Hyperlink"/>
            <w:noProof/>
          </w:rPr>
          <w:t>Figure 6. Instream water rights in the North Santiam watershed</w:t>
        </w:r>
        <w:r w:rsidR="009B1389">
          <w:rPr>
            <w:noProof/>
            <w:webHidden/>
          </w:rPr>
          <w:tab/>
        </w:r>
        <w:r w:rsidR="009B1389">
          <w:rPr>
            <w:noProof/>
            <w:webHidden/>
          </w:rPr>
          <w:fldChar w:fldCharType="begin"/>
        </w:r>
        <w:r w:rsidR="009B1389">
          <w:rPr>
            <w:noProof/>
            <w:webHidden/>
          </w:rPr>
          <w:instrText xml:space="preserve"> PAGEREF _Toc87080452 \h </w:instrText>
        </w:r>
        <w:r w:rsidR="009B1389">
          <w:rPr>
            <w:noProof/>
            <w:webHidden/>
          </w:rPr>
        </w:r>
        <w:r w:rsidR="009B1389">
          <w:rPr>
            <w:noProof/>
            <w:webHidden/>
          </w:rPr>
          <w:fldChar w:fldCharType="separate"/>
        </w:r>
        <w:r w:rsidR="006F4A15">
          <w:rPr>
            <w:noProof/>
            <w:webHidden/>
          </w:rPr>
          <w:t>45</w:t>
        </w:r>
        <w:r w:rsidR="009B1389">
          <w:rPr>
            <w:noProof/>
            <w:webHidden/>
          </w:rPr>
          <w:fldChar w:fldCharType="end"/>
        </w:r>
      </w:hyperlink>
    </w:p>
    <w:p w14:paraId="57EAD399" w14:textId="5318A386" w:rsidR="009B1389" w:rsidRDefault="000A2549">
      <w:pPr>
        <w:pStyle w:val="TableofFigures"/>
        <w:tabs>
          <w:tab w:val="right" w:leader="dot" w:pos="9350"/>
        </w:tabs>
        <w:rPr>
          <w:rFonts w:eastAsiaTheme="minorEastAsia"/>
          <w:noProof/>
        </w:rPr>
      </w:pPr>
      <w:hyperlink w:anchor="_Toc87080453" w:history="1">
        <w:r w:rsidR="009B1389" w:rsidRPr="0057731B">
          <w:rPr>
            <w:rStyle w:val="Hyperlink"/>
            <w:noProof/>
          </w:rPr>
          <w:t>Figure 7. McKenzie basin in CW3M screen capture</w:t>
        </w:r>
        <w:r w:rsidR="009B1389">
          <w:rPr>
            <w:noProof/>
            <w:webHidden/>
          </w:rPr>
          <w:tab/>
        </w:r>
        <w:r w:rsidR="009B1389">
          <w:rPr>
            <w:noProof/>
            <w:webHidden/>
          </w:rPr>
          <w:fldChar w:fldCharType="begin"/>
        </w:r>
        <w:r w:rsidR="009B1389">
          <w:rPr>
            <w:noProof/>
            <w:webHidden/>
          </w:rPr>
          <w:instrText xml:space="preserve"> PAGEREF _Toc87080453 \h </w:instrText>
        </w:r>
        <w:r w:rsidR="009B1389">
          <w:rPr>
            <w:noProof/>
            <w:webHidden/>
          </w:rPr>
        </w:r>
        <w:r w:rsidR="009B1389">
          <w:rPr>
            <w:noProof/>
            <w:webHidden/>
          </w:rPr>
          <w:fldChar w:fldCharType="separate"/>
        </w:r>
        <w:r w:rsidR="006F4A15">
          <w:rPr>
            <w:noProof/>
            <w:webHidden/>
          </w:rPr>
          <w:t>54</w:t>
        </w:r>
        <w:r w:rsidR="009B1389">
          <w:rPr>
            <w:noProof/>
            <w:webHidden/>
          </w:rPr>
          <w:fldChar w:fldCharType="end"/>
        </w:r>
      </w:hyperlink>
    </w:p>
    <w:p w14:paraId="66C469D9" w14:textId="66480368" w:rsidR="009B1389" w:rsidRDefault="000A2549">
      <w:pPr>
        <w:pStyle w:val="TableofFigures"/>
        <w:tabs>
          <w:tab w:val="right" w:leader="dot" w:pos="9350"/>
        </w:tabs>
        <w:rPr>
          <w:rFonts w:eastAsiaTheme="minorEastAsia"/>
          <w:noProof/>
        </w:rPr>
      </w:pPr>
      <w:hyperlink w:anchor="_Toc87080454" w:history="1">
        <w:r w:rsidR="009B1389" w:rsidRPr="0057731B">
          <w:rPr>
            <w:rStyle w:val="Hyperlink"/>
            <w:noProof/>
          </w:rPr>
          <w:t>Figure 8. Wetlands in the lower McKenzie basin, with their WETL_ID attribute values</w:t>
        </w:r>
        <w:r w:rsidR="009B1389">
          <w:rPr>
            <w:noProof/>
            <w:webHidden/>
          </w:rPr>
          <w:tab/>
        </w:r>
        <w:r w:rsidR="009B1389">
          <w:rPr>
            <w:noProof/>
            <w:webHidden/>
          </w:rPr>
          <w:fldChar w:fldCharType="begin"/>
        </w:r>
        <w:r w:rsidR="009B1389">
          <w:rPr>
            <w:noProof/>
            <w:webHidden/>
          </w:rPr>
          <w:instrText xml:space="preserve"> PAGEREF _Toc87080454 \h </w:instrText>
        </w:r>
        <w:r w:rsidR="009B1389">
          <w:rPr>
            <w:noProof/>
            <w:webHidden/>
          </w:rPr>
        </w:r>
        <w:r w:rsidR="009B1389">
          <w:rPr>
            <w:noProof/>
            <w:webHidden/>
          </w:rPr>
          <w:fldChar w:fldCharType="separate"/>
        </w:r>
        <w:r w:rsidR="006F4A15">
          <w:rPr>
            <w:noProof/>
            <w:webHidden/>
          </w:rPr>
          <w:t>55</w:t>
        </w:r>
        <w:r w:rsidR="009B1389">
          <w:rPr>
            <w:noProof/>
            <w:webHidden/>
          </w:rPr>
          <w:fldChar w:fldCharType="end"/>
        </w:r>
      </w:hyperlink>
    </w:p>
    <w:p w14:paraId="181D9ECC" w14:textId="66CAA45B" w:rsidR="009B1389" w:rsidRDefault="000A2549">
      <w:pPr>
        <w:pStyle w:val="TableofFigures"/>
        <w:tabs>
          <w:tab w:val="right" w:leader="dot" w:pos="9350"/>
        </w:tabs>
        <w:rPr>
          <w:rFonts w:eastAsiaTheme="minorEastAsia"/>
          <w:noProof/>
        </w:rPr>
      </w:pPr>
      <w:hyperlink w:anchor="_Toc87080455" w:history="1">
        <w:r w:rsidR="009B1389" w:rsidRPr="0057731B">
          <w:rPr>
            <w:rStyle w:val="Hyperlink"/>
            <w:noProof/>
          </w:rPr>
          <w:t>Figure 9. Clackamas basin in CW3M screen capture</w:t>
        </w:r>
        <w:r w:rsidR="009B1389">
          <w:rPr>
            <w:noProof/>
            <w:webHidden/>
          </w:rPr>
          <w:tab/>
        </w:r>
        <w:r w:rsidR="009B1389">
          <w:rPr>
            <w:noProof/>
            <w:webHidden/>
          </w:rPr>
          <w:fldChar w:fldCharType="begin"/>
        </w:r>
        <w:r w:rsidR="009B1389">
          <w:rPr>
            <w:noProof/>
            <w:webHidden/>
          </w:rPr>
          <w:instrText xml:space="preserve"> PAGEREF _Toc87080455 \h </w:instrText>
        </w:r>
        <w:r w:rsidR="009B1389">
          <w:rPr>
            <w:noProof/>
            <w:webHidden/>
          </w:rPr>
        </w:r>
        <w:r w:rsidR="009B1389">
          <w:rPr>
            <w:noProof/>
            <w:webHidden/>
          </w:rPr>
          <w:fldChar w:fldCharType="separate"/>
        </w:r>
        <w:r w:rsidR="006F4A15">
          <w:rPr>
            <w:noProof/>
            <w:webHidden/>
          </w:rPr>
          <w:t>78</w:t>
        </w:r>
        <w:r w:rsidR="009B1389">
          <w:rPr>
            <w:noProof/>
            <w:webHidden/>
          </w:rPr>
          <w:fldChar w:fldCharType="end"/>
        </w:r>
      </w:hyperlink>
    </w:p>
    <w:p w14:paraId="2F21AA66" w14:textId="6112BFAF" w:rsidR="00581BEB" w:rsidRDefault="002C3E17" w:rsidP="00581BEB">
      <w:pPr>
        <w:rPr>
          <w:ins w:id="681" w:author="David Conklin" w:date="2022-03-28T06:26:00Z"/>
        </w:rPr>
      </w:pPr>
      <w:r>
        <w:fldChar w:fldCharType="end"/>
      </w:r>
    </w:p>
    <w:p w14:paraId="275074FE" w14:textId="100EB1F2" w:rsidR="00644098" w:rsidRPr="00644098" w:rsidRDefault="00644098" w:rsidP="00581BEB">
      <w:pPr>
        <w:rPr>
          <w:rFonts w:asciiTheme="majorHAnsi" w:hAnsiTheme="majorHAnsi" w:cstheme="majorHAnsi"/>
          <w:sz w:val="32"/>
          <w:szCs w:val="32"/>
          <w:rPrChange w:id="682" w:author="David Conklin" w:date="2022-03-28T06:26:00Z">
            <w:rPr/>
          </w:rPrChange>
        </w:rPr>
      </w:pPr>
      <w:ins w:id="683" w:author="David Conklin" w:date="2022-03-28T06:26:00Z">
        <w:r w:rsidRPr="00644098">
          <w:rPr>
            <w:rFonts w:asciiTheme="majorHAnsi" w:hAnsiTheme="majorHAnsi" w:cstheme="majorHAnsi"/>
            <w:sz w:val="32"/>
            <w:szCs w:val="32"/>
            <w:rPrChange w:id="684" w:author="David Conklin" w:date="2022-03-28T06:26:00Z">
              <w:rPr/>
            </w:rPrChange>
          </w:rPr>
          <w:t>Tables</w:t>
        </w:r>
      </w:ins>
    </w:p>
    <w:p w14:paraId="7987FCD5" w14:textId="141FB933" w:rsidR="00055B40" w:rsidRDefault="00055B40">
      <w:pPr>
        <w:pStyle w:val="TableofFigures"/>
        <w:tabs>
          <w:tab w:val="right" w:leader="dot" w:pos="9350"/>
        </w:tabs>
        <w:rPr>
          <w:ins w:id="685" w:author="David Conklin" w:date="2022-03-28T06:25:00Z"/>
          <w:rFonts w:eastAsiaTheme="minorEastAsia"/>
          <w:noProof/>
        </w:rPr>
      </w:pPr>
      <w:ins w:id="686" w:author="David Conklin" w:date="2022-03-28T06:25:00Z">
        <w:r>
          <w:fldChar w:fldCharType="begin"/>
        </w:r>
        <w:r>
          <w:instrText xml:space="preserve"> TOC \h \z \c "Table" </w:instrText>
        </w:r>
      </w:ins>
      <w:r>
        <w:fldChar w:fldCharType="separate"/>
      </w:r>
      <w:ins w:id="687" w:author="David Conklin" w:date="2022-03-28T06:25:00Z">
        <w:r w:rsidRPr="00E22F7F">
          <w:rPr>
            <w:rStyle w:val="Hyperlink"/>
            <w:noProof/>
          </w:rPr>
          <w:fldChar w:fldCharType="begin"/>
        </w:r>
        <w:r w:rsidRPr="00E22F7F">
          <w:rPr>
            <w:rStyle w:val="Hyperlink"/>
            <w:noProof/>
          </w:rPr>
          <w:instrText xml:space="preserve"> </w:instrText>
        </w:r>
        <w:r>
          <w:rPr>
            <w:noProof/>
          </w:rPr>
          <w:instrText>HYPERLINK \l "_Toc99341137"</w:instrText>
        </w:r>
        <w:r w:rsidRPr="00E22F7F">
          <w:rPr>
            <w:rStyle w:val="Hyperlink"/>
            <w:noProof/>
          </w:rPr>
          <w:instrText xml:space="preserve"> </w:instrText>
        </w:r>
        <w:r w:rsidRPr="00E22F7F">
          <w:rPr>
            <w:rStyle w:val="Hyperlink"/>
            <w:noProof/>
          </w:rPr>
        </w:r>
        <w:r w:rsidRPr="00E22F7F">
          <w:rPr>
            <w:rStyle w:val="Hyperlink"/>
            <w:noProof/>
          </w:rPr>
          <w:fldChar w:fldCharType="separate"/>
        </w:r>
        <w:r w:rsidRPr="00E22F7F">
          <w:rPr>
            <w:rStyle w:val="Hyperlink"/>
            <w:noProof/>
          </w:rPr>
          <w:t>Table 1. Numbered climate scenarios</w:t>
        </w:r>
        <w:r>
          <w:rPr>
            <w:noProof/>
            <w:webHidden/>
          </w:rPr>
          <w:tab/>
        </w:r>
        <w:r>
          <w:rPr>
            <w:noProof/>
            <w:webHidden/>
          </w:rPr>
          <w:fldChar w:fldCharType="begin"/>
        </w:r>
        <w:r>
          <w:rPr>
            <w:noProof/>
            <w:webHidden/>
          </w:rPr>
          <w:instrText xml:space="preserve"> PAGEREF _Toc99341137 \h </w:instrText>
        </w:r>
        <w:r>
          <w:rPr>
            <w:noProof/>
            <w:webHidden/>
          </w:rPr>
        </w:r>
      </w:ins>
      <w:r>
        <w:rPr>
          <w:noProof/>
          <w:webHidden/>
        </w:rPr>
        <w:fldChar w:fldCharType="separate"/>
      </w:r>
      <w:ins w:id="688" w:author="David Conklin" w:date="2022-03-28T06:25:00Z">
        <w:r>
          <w:rPr>
            <w:noProof/>
            <w:webHidden/>
          </w:rPr>
          <w:t>18</w:t>
        </w:r>
        <w:r>
          <w:rPr>
            <w:noProof/>
            <w:webHidden/>
          </w:rPr>
          <w:fldChar w:fldCharType="end"/>
        </w:r>
        <w:r w:rsidRPr="00E22F7F">
          <w:rPr>
            <w:rStyle w:val="Hyperlink"/>
            <w:noProof/>
          </w:rPr>
          <w:fldChar w:fldCharType="end"/>
        </w:r>
      </w:ins>
    </w:p>
    <w:p w14:paraId="3992E9FD" w14:textId="70FB6E23" w:rsidR="008A2C49" w:rsidRDefault="00055B40" w:rsidP="00581BEB">
      <w:ins w:id="689" w:author="David Conklin" w:date="2022-03-28T06:25:00Z">
        <w:r>
          <w:fldChar w:fldCharType="end"/>
        </w:r>
      </w:ins>
    </w:p>
    <w:p w14:paraId="07B6763E" w14:textId="77777777" w:rsidR="00D74473" w:rsidRDefault="00D74473" w:rsidP="00D74473">
      <w:pPr>
        <w:pStyle w:val="Heading1"/>
      </w:pPr>
      <w:bookmarkStart w:id="690" w:name="_Toc99004988"/>
      <w:r>
        <w:t>What is a digital handbook?</w:t>
      </w:r>
      <w:bookmarkEnd w:id="690"/>
    </w:p>
    <w:p w14:paraId="7DE2E9DC" w14:textId="6E06676C" w:rsid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6BA80E4" w14:textId="77777777" w:rsidR="009B1389" w:rsidRPr="00D74473" w:rsidRDefault="009B1389" w:rsidP="00D74473"/>
    <w:p w14:paraId="053285C0" w14:textId="77777777" w:rsidR="00C70B81" w:rsidRDefault="00195906" w:rsidP="00C70B81">
      <w:pPr>
        <w:pStyle w:val="Heading1"/>
      </w:pPr>
      <w:bookmarkStart w:id="691" w:name="_Toc99004989"/>
      <w:r>
        <w:lastRenderedPageBreak/>
        <w:t>CW3M c</w:t>
      </w:r>
      <w:r w:rsidR="00C70B81">
        <w:t>oncept</w:t>
      </w:r>
      <w:bookmarkEnd w:id="691"/>
      <w:r>
        <w:t xml:space="preserve"> </w:t>
      </w:r>
    </w:p>
    <w:p w14:paraId="7E41CEB8" w14:textId="77777777" w:rsidR="000D6396" w:rsidRDefault="000D6396" w:rsidP="00A43D30"/>
    <w:p w14:paraId="3DA45CFC" w14:textId="77777777" w:rsidR="000D6396" w:rsidRDefault="00C46F0A" w:rsidP="00C46F0A">
      <w:pPr>
        <w:pStyle w:val="Heading2"/>
      </w:pPr>
      <w:bookmarkStart w:id="692" w:name="_Toc99004990"/>
      <w:r>
        <w:t>A different kind of community model</w:t>
      </w:r>
      <w:bookmarkEnd w:id="692"/>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693" w:name="_Toc99004991"/>
      <w:r>
        <w:t>What CW3M is for</w:t>
      </w:r>
      <w:bookmarkEnd w:id="693"/>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694" w:name="_Toc99004992"/>
      <w:r>
        <w:t>Management and maintenance</w:t>
      </w:r>
      <w:bookmarkEnd w:id="694"/>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w:t>
      </w:r>
      <w:r w:rsidR="007E3C93">
        <w:lastRenderedPageBreak/>
        <w:t xml:space="preserve">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695" w:name="_Toc99004993"/>
      <w:r>
        <w:t xml:space="preserve">CW3M – A </w:t>
      </w:r>
      <w:r w:rsidR="007E0920">
        <w:t>“</w:t>
      </w:r>
      <w:r>
        <w:t>first principles</w:t>
      </w:r>
      <w:r w:rsidR="007E0920">
        <w:t>”</w:t>
      </w:r>
      <w:r>
        <w:t xml:space="preserve"> model with tuning knobs</w:t>
      </w:r>
      <w:bookmarkEnd w:id="695"/>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696" w:name="_Toc99004994"/>
      <w:r>
        <w:t>The tuning knobs</w:t>
      </w:r>
      <w:bookmarkEnd w:id="696"/>
    </w:p>
    <w:p w14:paraId="357A9712" w14:textId="3B026DD3" w:rsidR="00CF4F65" w:rsidRDefault="00CF4F65" w:rsidP="00CF4F65"/>
    <w:p w14:paraId="386F14D4" w14:textId="7E6DF33D" w:rsidR="00227342" w:rsidRDefault="00CF4F65" w:rsidP="00872B5B">
      <w:pPr>
        <w:pStyle w:val="Heading2"/>
      </w:pPr>
      <w:bookmarkStart w:id="697" w:name="_Toc99004995"/>
      <w:r>
        <w:t xml:space="preserve">ET_MULT </w:t>
      </w:r>
      <w:r w:rsidR="00227342">
        <w:t>– forest evapotranspiration</w:t>
      </w:r>
      <w:bookmarkEnd w:id="697"/>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698" w:name="_Toc99004996"/>
      <w:r>
        <w:t>SOLAR_RADIATION_MULTIPLIER – reservoir insolation</w:t>
      </w:r>
      <w:bookmarkEnd w:id="698"/>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699" w:name="_Toc99004997"/>
      <w:r>
        <w:t>FLOW_CMS – Discharge from High Cascade springs</w:t>
      </w:r>
      <w:bookmarkEnd w:id="699"/>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700" w:name="_Toc99004998"/>
      <w:r>
        <w:t>The Envision framework and the GIS Layers</w:t>
      </w:r>
      <w:bookmarkEnd w:id="700"/>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Central to the Envision framework as used in CW3M are three ArcGIS shapefiles: the IDU, HRU, and Reach layers.  IDU stands for “independent decision unit” and is the spatial unit of computation.  IDUs 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701" w:name="_Toc99004999"/>
      <w:r>
        <w:t>The Reach Layer</w:t>
      </w:r>
      <w:bookmarkEnd w:id="701"/>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xml:space="preserve">).  By </w:t>
      </w:r>
      <w:r>
        <w:lastRenderedPageBreak/>
        <w:t>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streamside vegetation, and so on.  For mathematical convenience, reaches longer than 1 kilometer are further subdivided into equal-length subreaches.  For example, a reach of length 1.3 km is subdivided into two 650 m subreaches, a 2.1 km long reach would 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2465ABCD" w:rsidR="00687176" w:rsidRDefault="00687176" w:rsidP="00852CA3">
      <w:r>
        <w:t xml:space="preserve">As of </w:t>
      </w:r>
      <w:r w:rsidR="00BA6552">
        <w:t>August</w:t>
      </w:r>
      <w:r w:rsidR="00AD75E0">
        <w:t xml:space="preserve"> 2021, CW3M uses the Reach layer from the WW2100</w:t>
      </w:r>
      <w:r w:rsidR="00BA6552">
        <w:t xml:space="preserve"> project,</w:t>
      </w:r>
      <w:r w:rsidR="00AD75E0">
        <w:t xml:space="preserve"> with </w:t>
      </w:r>
      <w:r w:rsidR="00BA6552">
        <w:t xml:space="preserve">only </w:t>
      </w:r>
      <w:r w:rsidR="00AD75E0">
        <w:t xml:space="preserve">a few corrections.  This is not ideal for modeling stream temperature, since many reaches are curved to such a degree that insolation varies significantly along their lengths.  </w:t>
      </w:r>
      <w:r w:rsidR="00BA6552">
        <w:t>When implementing the stream temperature model, consideration was given to using subreaches as the unit of computation, but that approach was ultimately abandoned.  To address the issue of undesirable heterogeneity within individual reaches, it will be necessary to come up with a more detailed reach layer.  The reach layer inherited from the WW2100 project was based on the National Hydrography Dataset ca. 2010, but may not have used the highest resolution version of that dataset currently available in 2021</w:t>
      </w:r>
      <w:r w:rsidR="00C8353A">
        <w:t>.</w:t>
      </w:r>
    </w:p>
    <w:p w14:paraId="42C58FF1" w14:textId="302FEC7D" w:rsidR="00484223" w:rsidRDefault="00484223" w:rsidP="00852CA3"/>
    <w:p w14:paraId="39904C61" w14:textId="49626078" w:rsidR="00484223" w:rsidRDefault="00484223" w:rsidP="00484223">
      <w:pPr>
        <w:pStyle w:val="Heading2"/>
      </w:pPr>
      <w:bookmarkStart w:id="702" w:name="_Toc99005000"/>
      <w:r>
        <w:t>Time steps, autonomous processes, and global methods</w:t>
      </w:r>
      <w:bookmarkEnd w:id="702"/>
    </w:p>
    <w:p w14:paraId="5E1BABB1" w14:textId="2045EA84" w:rsidR="00484223" w:rsidRPr="001D27E9" w:rsidRDefault="00484223" w:rsidP="006231D1">
      <w:r>
        <w:t xml:space="preserve">Envision was originally designed to run at a yearly timestep.  </w:t>
      </w:r>
      <w:r w:rsidR="002F4860">
        <w:t>Autonomous processes (APs) are executed at the yearly timestep; the order in which the APs execute is important, and is specified in the ENVX file.</w:t>
      </w:r>
    </w:p>
    <w:p w14:paraId="6858596C" w14:textId="0B1A8381" w:rsidR="00484223" w:rsidRDefault="00484223" w:rsidP="00484223"/>
    <w:p w14:paraId="1333AE67" w14:textId="17CC5C60" w:rsidR="002F4860" w:rsidRDefault="002F4860" w:rsidP="00484223">
      <w:r>
        <w:t>The Flow model is an autonomous process and executes once per yearly timestep.  Within the Flow model there is a daily timestep.  The Flow XML file determines what happens in the daily timestep, among other things, by specifying “global methods” which execute at the daily timestep.</w:t>
      </w:r>
    </w:p>
    <w:p w14:paraId="16009742" w14:textId="2FB78449" w:rsidR="002F4860" w:rsidRDefault="002F4860" w:rsidP="00484223"/>
    <w:p w14:paraId="3D59A40B" w14:textId="22EBF839" w:rsidR="00DF3307" w:rsidRDefault="002F4860" w:rsidP="00484223">
      <w:r>
        <w:t xml:space="preserve">It is helpful to </w:t>
      </w:r>
      <w:r w:rsidR="002C300B">
        <w:t>remember</w:t>
      </w:r>
      <w:r>
        <w:t xml:space="preserve"> the </w:t>
      </w:r>
      <w:r w:rsidR="002C300B">
        <w:t xml:space="preserve">APs as yearly processes and the global methods as daily processes.  </w:t>
      </w:r>
      <w:r w:rsidR="002A728C">
        <w:t>T</w:t>
      </w:r>
      <w:r w:rsidR="00DF3307">
        <w:t xml:space="preserve">he yearly and daily processes used in CW3M </w:t>
      </w:r>
      <w:r w:rsidR="005F728C">
        <w:t xml:space="preserve">release 1.0.0 </w:t>
      </w:r>
      <w:r w:rsidR="00DF3307">
        <w:t xml:space="preserve"> </w:t>
      </w:r>
      <w:r w:rsidR="005F728C">
        <w:t>9/9/21</w:t>
      </w:r>
      <w:r w:rsidR="00DF3307">
        <w:t>) in the McKenzie Wetlands project</w:t>
      </w:r>
      <w:r w:rsidR="002A728C">
        <w:t xml:space="preserve"> are listed below.  The processes are grouped in the executable code elements which implement them.</w:t>
      </w:r>
    </w:p>
    <w:p w14:paraId="4C84589F" w14:textId="77777777" w:rsidR="00DF3307" w:rsidRDefault="00DF3307" w:rsidP="00484223"/>
    <w:p w14:paraId="515D998C" w14:textId="438AED2B" w:rsidR="00DF3307" w:rsidRPr="006231D1" w:rsidRDefault="00DF3307" w:rsidP="00484223">
      <w:pPr>
        <w:rPr>
          <w:u w:val="single"/>
        </w:rPr>
      </w:pPr>
      <w:r w:rsidRPr="006231D1">
        <w:rPr>
          <w:u w:val="single"/>
        </w:rPr>
        <w:t xml:space="preserve">Yearly processes, as in CW3M_McKenzie.envx </w:t>
      </w:r>
      <w:r w:rsidR="005F728C">
        <w:rPr>
          <w:u w:val="single"/>
        </w:rPr>
        <w:t>(release 1.0.0)</w:t>
      </w:r>
    </w:p>
    <w:p w14:paraId="5C141CEC" w14:textId="567D0A95" w:rsidR="002C300B" w:rsidRDefault="002A728C" w:rsidP="006231D1">
      <w:pPr>
        <w:ind w:left="288" w:hanging="288"/>
      </w:pPr>
      <w:r>
        <w:t>Modeler.dll – ResetIRRIGATION, ResetFireDISTURB, ResetCCdisturb, ResetHarvestDISTURB, ResetVEGTRNTYPE, ResetCropChoice</w:t>
      </w:r>
      <w:r w:rsidR="006510D4">
        <w:t>, PVTdisturb</w:t>
      </w:r>
    </w:p>
    <w:p w14:paraId="2B7219A5" w14:textId="46BCB961" w:rsidR="002C300B" w:rsidRDefault="002A728C" w:rsidP="002A728C">
      <w:pPr>
        <w:ind w:left="288" w:hanging="288"/>
      </w:pPr>
      <w:r>
        <w:t xml:space="preserve">APs.dll – GetWeather, </w:t>
      </w:r>
      <w:r w:rsidR="00A6686D">
        <w:t xml:space="preserve">PrescribedLULCs, </w:t>
      </w:r>
      <w:r>
        <w:t>PopGrowth, IrrigationDecision, CropChoice, UrbanWater</w:t>
      </w:r>
      <w:r w:rsidR="006510D4">
        <w:t>, FarmlandRent, LandUseTransitions, UGAexpansion, FishModel</w:t>
      </w:r>
    </w:p>
    <w:p w14:paraId="7FBF27BF" w14:textId="58EA2B33" w:rsidR="002A728C" w:rsidRDefault="006510D4" w:rsidP="002A728C">
      <w:pPr>
        <w:ind w:left="288" w:hanging="288"/>
      </w:pPr>
      <w:r>
        <w:t>Flow.dll – Flow</w:t>
      </w:r>
    </w:p>
    <w:p w14:paraId="60ABB271" w14:textId="268F4DE7" w:rsidR="006510D4" w:rsidRDefault="006510D4" w:rsidP="002A728C">
      <w:pPr>
        <w:ind w:left="288" w:hanging="288"/>
      </w:pPr>
      <w:r>
        <w:t>SpatialAllocator.dll – StandDisturbance</w:t>
      </w:r>
    </w:p>
    <w:p w14:paraId="465F2857" w14:textId="43B9594C" w:rsidR="006510D4" w:rsidRDefault="006510D4" w:rsidP="002A728C">
      <w:pPr>
        <w:ind w:left="288" w:hanging="288"/>
      </w:pPr>
      <w:r>
        <w:t>VegSTM.dll – VegSTM</w:t>
      </w:r>
      <w:r w:rsidR="005F728C">
        <w:t>, WetlandSTM</w:t>
      </w:r>
    </w:p>
    <w:p w14:paraId="6C303B94" w14:textId="0EF7492C" w:rsidR="006510D4" w:rsidRDefault="006510D4" w:rsidP="002A728C">
      <w:pPr>
        <w:ind w:left="288" w:hanging="288"/>
      </w:pPr>
      <w:r>
        <w:t>Reporter.dll – YearlyReports</w:t>
      </w:r>
    </w:p>
    <w:p w14:paraId="06C879B8" w14:textId="749DE9D0" w:rsidR="006510D4" w:rsidRPr="006231D1" w:rsidRDefault="006510D4" w:rsidP="002A728C">
      <w:pPr>
        <w:ind w:left="288" w:hanging="288"/>
        <w:rPr>
          <w:u w:val="single"/>
        </w:rPr>
      </w:pPr>
      <w:r w:rsidRPr="006231D1">
        <w:rPr>
          <w:u w:val="single"/>
        </w:rPr>
        <w:t xml:space="preserve">Daily processes, as in Flow.xml </w:t>
      </w:r>
      <w:r w:rsidR="005F728C">
        <w:rPr>
          <w:u w:val="single"/>
        </w:rPr>
        <w:t>(release 1.0.0)</w:t>
      </w:r>
    </w:p>
    <w:p w14:paraId="148D3741" w14:textId="74991A56" w:rsidR="006510D4" w:rsidRDefault="006510D4" w:rsidP="002A728C">
      <w:pPr>
        <w:ind w:left="288" w:hanging="288"/>
      </w:pPr>
      <w:r>
        <w:t>Flow.dll – reach routing, evap_trans (ForestET, AgET,</w:t>
      </w:r>
      <w:r w:rsidR="006B1B03">
        <w:t xml:space="preserve"> WetlandET), urban_water_demand, allocation</w:t>
      </w:r>
      <w:r w:rsidR="005F728C">
        <w:t xml:space="preserve"> (WaterRights)</w:t>
      </w:r>
      <w:r w:rsidR="006B1B03">
        <w:t>, Spring (</w:t>
      </w:r>
      <w:r w:rsidR="005F728C">
        <w:t>1</w:t>
      </w:r>
      <w:r w:rsidR="006B1B03">
        <w:t>8 springs)</w:t>
      </w:r>
    </w:p>
    <w:p w14:paraId="043D8B71" w14:textId="691FB3B1" w:rsidR="006510D4" w:rsidRDefault="006510D4" w:rsidP="002A728C">
      <w:pPr>
        <w:ind w:left="288" w:hanging="288"/>
      </w:pPr>
      <w:r>
        <w:t>HBV.dll – HBV</w:t>
      </w:r>
      <w:r w:rsidR="007B125D">
        <w:t>dailyProcess</w:t>
      </w:r>
    </w:p>
    <w:p w14:paraId="3DD45ABE" w14:textId="49DF27AA" w:rsidR="006B1B03" w:rsidRDefault="006B1B03" w:rsidP="002A728C">
      <w:pPr>
        <w:ind w:left="288" w:hanging="288"/>
      </w:pPr>
      <w:r>
        <w:t>MCfire.dll – CW3Mfire_DailyProcess</w:t>
      </w:r>
    </w:p>
    <w:p w14:paraId="3C266303" w14:textId="77777777" w:rsidR="006510D4" w:rsidRDefault="006510D4" w:rsidP="002A728C">
      <w:pPr>
        <w:ind w:left="288" w:hanging="288"/>
      </w:pPr>
    </w:p>
    <w:p w14:paraId="44EDBABC" w14:textId="77777777" w:rsidR="006510D4" w:rsidRDefault="006510D4" w:rsidP="006231D1">
      <w:pPr>
        <w:ind w:left="288" w:hanging="288"/>
      </w:pPr>
    </w:p>
    <w:p w14:paraId="2E5ABF09" w14:textId="00F40E68" w:rsidR="002F4860" w:rsidRDefault="002C300B" w:rsidP="00706EE7">
      <w:pPr>
        <w:pStyle w:val="Heading2"/>
      </w:pPr>
      <w:r>
        <w:lastRenderedPageBreak/>
        <w:t xml:space="preserve"> </w:t>
      </w:r>
      <w:bookmarkStart w:id="703" w:name="_Toc99005001"/>
      <w:r w:rsidR="00702439">
        <w:t>Some g</w:t>
      </w:r>
      <w:r w:rsidR="00706EE7">
        <w:t>lobal method details</w:t>
      </w:r>
      <w:bookmarkEnd w:id="703"/>
    </w:p>
    <w:p w14:paraId="300D6266" w14:textId="02884042" w:rsidR="00706EE7" w:rsidRDefault="00706EE7" w:rsidP="00706EE7">
      <w:r>
        <w:t>Near the beginning of the Flow XML file, there is a &lt;global_methods&gt; block.  Within that block, a variety of global methods are recognized; Flow.xml in CW3M ver. 335 specifies these global methods:</w:t>
      </w:r>
    </w:p>
    <w:p w14:paraId="4015CEFC" w14:textId="69957A92" w:rsidR="00706EE7" w:rsidRDefault="00706EE7" w:rsidP="00706EE7">
      <w:r>
        <w:tab/>
      </w:r>
      <w:r>
        <w:tab/>
        <w:t>&lt;reach_routing&gt;</w:t>
      </w:r>
    </w:p>
    <w:p w14:paraId="268C3065" w14:textId="756A9702" w:rsidR="00706EE7" w:rsidRDefault="00706EE7" w:rsidP="00706EE7">
      <w:r>
        <w:tab/>
      </w:r>
      <w:r>
        <w:tab/>
        <w:t>&lt;lateral_exchange&gt;</w:t>
      </w:r>
    </w:p>
    <w:p w14:paraId="1530174C" w14:textId="4B89021C" w:rsidR="00706EE7" w:rsidRDefault="00706EE7" w:rsidP="00706EE7">
      <w:r>
        <w:tab/>
      </w:r>
      <w:r>
        <w:tab/>
        <w:t>&lt;hru_vertical_exchange&gt;</w:t>
      </w:r>
    </w:p>
    <w:p w14:paraId="6222DA51" w14:textId="0DE5E35F" w:rsidR="00706EE7" w:rsidRDefault="00706EE7" w:rsidP="00706EE7">
      <w:r>
        <w:tab/>
      </w:r>
      <w:r>
        <w:tab/>
        <w:t>&lt;external&gt;, used for HBV and MCfire</w:t>
      </w:r>
    </w:p>
    <w:p w14:paraId="6C52F2FC" w14:textId="3680E273" w:rsidR="00706EE7" w:rsidRDefault="00706EE7" w:rsidP="00706EE7">
      <w:r>
        <w:tab/>
      </w:r>
      <w:r>
        <w:tab/>
        <w:t>&lt;evap_trans&gt;, for ForestET, AgET, and WetlandET</w:t>
      </w:r>
    </w:p>
    <w:p w14:paraId="097C3444" w14:textId="31899D7D" w:rsidR="00706EE7" w:rsidRDefault="00706EE7" w:rsidP="00706EE7">
      <w:r>
        <w:tab/>
      </w:r>
      <w:r>
        <w:tab/>
        <w:t>&lt;urban_water_demand&gt;</w:t>
      </w:r>
    </w:p>
    <w:p w14:paraId="076B8693" w14:textId="435F49E6" w:rsidR="00706EE7" w:rsidRDefault="00706EE7" w:rsidP="00706EE7">
      <w:r>
        <w:tab/>
      </w:r>
      <w:r>
        <w:tab/>
        <w:t>&lt;allocation&gt;</w:t>
      </w:r>
    </w:p>
    <w:p w14:paraId="39A2C336" w14:textId="0FED2D60" w:rsidR="00706EE7" w:rsidRDefault="00706EE7" w:rsidP="00706EE7">
      <w:r>
        <w:tab/>
      </w:r>
      <w:r>
        <w:tab/>
        <w:t xml:space="preserve">&lt;Spring&gt;, for </w:t>
      </w:r>
      <w:r w:rsidR="00CF03A9">
        <w:t>1</w:t>
      </w:r>
      <w:r>
        <w:t>8 springs in the High Cascades</w:t>
      </w:r>
    </w:p>
    <w:p w14:paraId="74EA4E4B" w14:textId="5F53EBD6" w:rsidR="00706EE7" w:rsidRDefault="003E3B67" w:rsidP="00706EE7">
      <w:r>
        <w:t>The source code for all the global methods except &lt;external&gt; ones is part of the Flow project in Visual Studios (VS).  There are separate VS projects for HBV and MCfire.</w:t>
      </w:r>
    </w:p>
    <w:p w14:paraId="318B5B37" w14:textId="4A372B17" w:rsidR="003E3B67" w:rsidRDefault="003E3B67" w:rsidP="00706EE7"/>
    <w:p w14:paraId="417CF097" w14:textId="722D7E0A" w:rsidR="003E3B67" w:rsidRDefault="003E3B67" w:rsidP="00706EE7">
      <w:r>
        <w:t xml:space="preserve">Within the individual global method specification blocks, there is always a </w:t>
      </w:r>
      <w:r w:rsidRPr="006231D1">
        <w:rPr>
          <w:i/>
          <w:iCs/>
        </w:rPr>
        <w:t>name</w:t>
      </w:r>
      <w:r>
        <w:t xml:space="preserve"> field and often but not always </w:t>
      </w:r>
      <w:r>
        <w:rPr>
          <w:i/>
          <w:iCs/>
        </w:rPr>
        <w:t>method</w:t>
      </w:r>
      <w:r>
        <w:t xml:space="preserve"> and </w:t>
      </w:r>
      <w:r>
        <w:rPr>
          <w:i/>
          <w:iCs/>
        </w:rPr>
        <w:t>query</w:t>
      </w:r>
      <w:r>
        <w:t xml:space="preserve"> fields.  A value of “none” for the </w:t>
      </w:r>
      <w:r>
        <w:rPr>
          <w:i/>
          <w:iCs/>
        </w:rPr>
        <w:t>method</w:t>
      </w:r>
      <w:r>
        <w:t xml:space="preserve"> field indicates that the global method is not used; that’s the case for the &lt;lateral_exchange&gt; and &lt;</w:t>
      </w:r>
      <w:r w:rsidR="005D32C3">
        <w:t>hru_vertical_exchange&gt; methods in Flow.xml in CW3M ver. 335.</w:t>
      </w:r>
    </w:p>
    <w:p w14:paraId="56493C65" w14:textId="529EC4C9" w:rsidR="005D32C3" w:rsidRDefault="005D32C3" w:rsidP="00706EE7"/>
    <w:p w14:paraId="2FF0218C" w14:textId="1E166A8F" w:rsidR="005D32C3" w:rsidRDefault="005D32C3" w:rsidP="00706EE7">
      <w:r>
        <w:t xml:space="preserve">The expression in the </w:t>
      </w:r>
      <w:r>
        <w:rPr>
          <w:i/>
          <w:iCs/>
        </w:rPr>
        <w:t>query</w:t>
      </w:r>
      <w:r>
        <w:t xml:space="preserve"> field identifies the IDUs to which the method will be applied.  The query is evaluated at the beginning of each simulation year.  An integer array with one element for each IDU is used to record, for each global method, whether the IDU satisfies the global method’s query.  Each bit in the integer corresponds to a different global method.  Since integers are 32 bits wide, there is a limit of 32 global methods.</w:t>
      </w:r>
    </w:p>
    <w:p w14:paraId="5D02B5EE" w14:textId="4C0A5E53" w:rsidR="005D32C3" w:rsidRDefault="005D32C3" w:rsidP="00706EE7"/>
    <w:p w14:paraId="44D18173" w14:textId="40C6A9A9" w:rsidR="005D32C3" w:rsidRPr="005D32C3" w:rsidRDefault="005D32C3">
      <w:r>
        <w:t>The fact that the query is evaluated just once per simulation year means that it is insensitive to day-to-day changes in attribute values.</w:t>
      </w:r>
      <w:r w:rsidR="00702439">
        <w:t xml:space="preserve">  LULC attributes are commonly used in the queries.  It would not make sense to use an attribute like PRECIP in a global method query, but PRECIP_YR would make sense.</w:t>
      </w:r>
    </w:p>
    <w:p w14:paraId="49961FC3" w14:textId="77777777" w:rsidR="00FD7767" w:rsidRPr="00151332" w:rsidRDefault="00FD7767" w:rsidP="00484223"/>
    <w:p w14:paraId="3112A3CF" w14:textId="3250FB5C" w:rsidR="00867943" w:rsidRDefault="00D37681" w:rsidP="00D37681">
      <w:pPr>
        <w:pStyle w:val="Heading1"/>
      </w:pPr>
      <w:bookmarkStart w:id="704" w:name="_Toc99005002"/>
      <w:r>
        <w:t>Study areas</w:t>
      </w:r>
      <w:bookmarkEnd w:id="704"/>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0CD6C8E3"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6F4A15">
        <w:t xml:space="preserve">Figure </w:t>
      </w:r>
      <w:r w:rsidR="006F4A15">
        <w:rPr>
          <w:noProof/>
        </w:rPr>
        <w:t>1</w:t>
      </w:r>
      <w:r w:rsidR="00064E77">
        <w:fldChar w:fldCharType="end"/>
      </w:r>
      <w:r w:rsidR="00064E77">
        <w:t>)</w:t>
      </w:r>
    </w:p>
    <w:p w14:paraId="03CAE907" w14:textId="06837F00"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6F4A15">
        <w:t xml:space="preserve">Figure </w:t>
      </w:r>
      <w:r w:rsidR="006F4A15">
        <w:rPr>
          <w:noProof/>
        </w:rPr>
        <w:t>2</w:t>
      </w:r>
      <w:r w:rsidR="00064E77">
        <w:fldChar w:fldCharType="end"/>
      </w:r>
      <w:r w:rsidR="00064E77">
        <w:t>)</w:t>
      </w:r>
    </w:p>
    <w:p w14:paraId="1A5A767B" w14:textId="674A0B7E"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6F4A15">
        <w:t xml:space="preserve">Figure </w:t>
      </w:r>
      <w:r w:rsidR="006F4A15">
        <w:rPr>
          <w:noProof/>
        </w:rPr>
        <w:t>5</w:t>
      </w:r>
      <w:r w:rsidR="00893F4B">
        <w:fldChar w:fldCharType="end"/>
      </w:r>
      <w:r>
        <w:t>)</w:t>
      </w:r>
    </w:p>
    <w:p w14:paraId="1B80045C" w14:textId="77490B7B"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6F4A15">
        <w:t xml:space="preserve">Figure </w:t>
      </w:r>
      <w:r w:rsidR="006F4A15">
        <w:rPr>
          <w:noProof/>
        </w:rPr>
        <w:t>3</w:t>
      </w:r>
      <w:r w:rsidR="00064E77">
        <w:fldChar w:fldCharType="end"/>
      </w:r>
      <w:r w:rsidR="00064E77">
        <w:t>)</w:t>
      </w:r>
    </w:p>
    <w:p w14:paraId="1933EF54" w14:textId="73831AF9"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6F4A15">
        <w:t xml:space="preserve">Figure </w:t>
      </w:r>
      <w:r w:rsidR="006F4A15">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705" w:name="_Toc99005003"/>
      <w:r>
        <w:lastRenderedPageBreak/>
        <w:t>Data</w:t>
      </w:r>
      <w:r w:rsidR="00A92F06">
        <w:t>CW3M</w:t>
      </w:r>
      <w:r>
        <w:t xml:space="preserve"> directory structure</w:t>
      </w:r>
      <w:bookmarkEnd w:id="705"/>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706" w:name="_Toc99005004"/>
      <w:r>
        <w:t>DataCW3M\ScenarioData directory structure</w:t>
      </w:r>
      <w:bookmarkEnd w:id="706"/>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lastRenderedPageBreak/>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707" w:name="_Toc99005005"/>
      <w:r>
        <w:t>DataCW3M\ScenarioData\&lt;scenario&gt; folder contents</w:t>
      </w:r>
      <w:bookmarkEnd w:id="707"/>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708" w:name="_Toc99005006"/>
      <w:r>
        <w:t>DataCW3M\&lt;study area&gt; folder contents</w:t>
      </w:r>
      <w:bookmarkEnd w:id="708"/>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1C321C8E" w:rsidR="00D37681" w:rsidRDefault="00D37681" w:rsidP="00D37681">
      <w:pPr>
        <w:pStyle w:val="Caption"/>
      </w:pPr>
      <w:bookmarkStart w:id="709" w:name="_Ref529607484"/>
      <w:bookmarkStart w:id="710" w:name="_Toc8708044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4A15">
        <w:rPr>
          <w:noProof/>
        </w:rPr>
        <w:t>1</w:t>
      </w:r>
      <w:r w:rsidR="006C64CF">
        <w:rPr>
          <w:noProof/>
        </w:rPr>
        <w:fldChar w:fldCharType="end"/>
      </w:r>
      <w:bookmarkEnd w:id="709"/>
      <w:r>
        <w:t xml:space="preserve">. Willamette River basin study area; embedded study areas are </w:t>
      </w:r>
      <w:r w:rsidR="0005603B">
        <w:t>colored</w:t>
      </w:r>
      <w:r w:rsidR="0097392C">
        <w:t xml:space="preserve"> other than gray.  The 2 lighter blues together make up the upper Willamette basin study area.</w:t>
      </w:r>
      <w:bookmarkEnd w:id="710"/>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5EB129E0" w:rsidR="00D37681" w:rsidRDefault="00D37681" w:rsidP="00D37681">
      <w:pPr>
        <w:pStyle w:val="Caption"/>
      </w:pPr>
      <w:bookmarkStart w:id="711" w:name="_Ref529607514"/>
      <w:bookmarkStart w:id="712" w:name="_Toc87080448"/>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4A15">
        <w:rPr>
          <w:noProof/>
        </w:rPr>
        <w:t>2</w:t>
      </w:r>
      <w:r w:rsidR="006C64CF">
        <w:rPr>
          <w:noProof/>
        </w:rPr>
        <w:fldChar w:fldCharType="end"/>
      </w:r>
      <w:bookmarkEnd w:id="711"/>
      <w:r>
        <w:t>. Tualatin basin study area; Chicken Creek watershed is highlighted.</w:t>
      </w:r>
      <w:bookmarkEnd w:id="712"/>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6C68FC8E" w:rsidR="00D37681" w:rsidRDefault="00064E77" w:rsidP="00064E77">
      <w:pPr>
        <w:pStyle w:val="Caption"/>
      </w:pPr>
      <w:bookmarkStart w:id="713" w:name="_Ref529607587"/>
      <w:bookmarkStart w:id="714" w:name="_Toc87080449"/>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4A15">
        <w:rPr>
          <w:noProof/>
        </w:rPr>
        <w:t>3</w:t>
      </w:r>
      <w:r w:rsidR="006C64CF">
        <w:rPr>
          <w:noProof/>
        </w:rPr>
        <w:fldChar w:fldCharType="end"/>
      </w:r>
      <w:bookmarkEnd w:id="713"/>
      <w:r>
        <w:t>. North Santiam watershed study area.</w:t>
      </w:r>
      <w:bookmarkEnd w:id="714"/>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400ACEA6" w:rsidR="00C70B81" w:rsidRDefault="00064E77" w:rsidP="00064E77">
      <w:pPr>
        <w:pStyle w:val="Caption"/>
      </w:pPr>
      <w:bookmarkStart w:id="715" w:name="_Ref529607628"/>
      <w:bookmarkStart w:id="716" w:name="_Toc87080450"/>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4A15">
        <w:rPr>
          <w:noProof/>
        </w:rPr>
        <w:t>4</w:t>
      </w:r>
      <w:r w:rsidR="006C64CF">
        <w:rPr>
          <w:noProof/>
        </w:rPr>
        <w:fldChar w:fldCharType="end"/>
      </w:r>
      <w:bookmarkEnd w:id="715"/>
      <w:r>
        <w:t>. Upper Willamette study area.</w:t>
      </w:r>
      <w:bookmarkEnd w:id="716"/>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617FCA89" w:rsidR="00E66BC2" w:rsidRDefault="006F30D2" w:rsidP="006F30D2">
      <w:pPr>
        <w:pStyle w:val="Caption"/>
      </w:pPr>
      <w:bookmarkStart w:id="717" w:name="_Ref529611388"/>
      <w:bookmarkStart w:id="718" w:name="_Toc87080451"/>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4A15">
        <w:rPr>
          <w:noProof/>
        </w:rPr>
        <w:t>5</w:t>
      </w:r>
      <w:r w:rsidR="006C64CF">
        <w:rPr>
          <w:noProof/>
        </w:rPr>
        <w:fldChar w:fldCharType="end"/>
      </w:r>
      <w:bookmarkEnd w:id="717"/>
      <w:r>
        <w:t>. Chicken Creek watershed study area.</w:t>
      </w:r>
      <w:bookmarkEnd w:id="718"/>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719" w:name="_Toc99005007"/>
      <w:r>
        <w:t>Calendar conventions</w:t>
      </w:r>
      <w:bookmarkEnd w:id="719"/>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720" w:name="_Toc99005008"/>
      <w:r>
        <w:t>Water years</w:t>
      </w:r>
      <w:bookmarkEnd w:id="720"/>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721" w:name="_Toc99005009"/>
      <w:r>
        <w:t>Climate data</w:t>
      </w:r>
      <w:bookmarkEnd w:id="721"/>
    </w:p>
    <w:p w14:paraId="4E201698" w14:textId="77777777" w:rsidR="00CB152A" w:rsidRPr="00A06758" w:rsidRDefault="00CB152A" w:rsidP="00A06758"/>
    <w:p w14:paraId="400F9551" w14:textId="77777777" w:rsidR="00CB152A" w:rsidRDefault="00CB152A" w:rsidP="00CB152A">
      <w:pPr>
        <w:pStyle w:val="Heading2"/>
      </w:pPr>
      <w:bookmarkStart w:id="722" w:name="_Toc2858729"/>
      <w:bookmarkStart w:id="723" w:name="_Toc99005010"/>
      <w:r>
        <w:t>Numbered climate scenarios in the model</w:t>
      </w:r>
      <w:bookmarkEnd w:id="722"/>
      <w:bookmarkEnd w:id="723"/>
    </w:p>
    <w:p w14:paraId="30E024EF" w14:textId="77777777" w:rsidR="00823D41" w:rsidRDefault="00823D41" w:rsidP="00823D41">
      <w:pPr>
        <w:pStyle w:val="Body"/>
      </w:pPr>
    </w:p>
    <w:p w14:paraId="21F5BCDE" w14:textId="10DEB94C"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6F4A15">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1C15E932" w:rsidR="00823D41" w:rsidDel="00055B40" w:rsidRDefault="00823D41" w:rsidP="00823D41">
      <w:pPr>
        <w:rPr>
          <w:del w:id="724" w:author="David Conklin" w:date="2022-03-28T06:24:00Z"/>
          <w:rFonts w:cs="Arial Unicode MS"/>
          <w:color w:val="000000"/>
        </w:rPr>
      </w:pPr>
    </w:p>
    <w:p w14:paraId="2C1E7486" w14:textId="2D283F4A" w:rsidR="00823D41" w:rsidRDefault="00823D41" w:rsidP="00055B40">
      <w:pPr>
        <w:pStyle w:val="Caption"/>
        <w:keepNext/>
        <w:pPrChange w:id="725" w:author="David Conklin" w:date="2022-03-28T06:24:00Z">
          <w:pPr>
            <w:pStyle w:val="Caption"/>
          </w:pPr>
        </w:pPrChange>
      </w:pPr>
      <w:bookmarkStart w:id="726" w:name="_Ref6032062"/>
      <w:bookmarkStart w:id="727" w:name="_Ref6033311"/>
      <w:bookmarkStart w:id="728" w:name="_Toc6121576"/>
      <w:del w:id="729" w:author="David Conklin" w:date="2022-03-28T06:24:00Z">
        <w:r w:rsidDel="00055B40">
          <w:delText xml:space="preserve">Table </w:delText>
        </w:r>
        <w:bookmarkEnd w:id="726"/>
        <w:r w:rsidDel="00055B40">
          <w:delText>1. Numbered climate scenarios</w:delText>
        </w:r>
      </w:del>
      <w:bookmarkStart w:id="730" w:name="_Toc99341137"/>
      <w:bookmarkEnd w:id="727"/>
      <w:bookmarkEnd w:id="728"/>
      <w:ins w:id="731" w:author="David Conklin" w:date="2022-03-28T06:24:00Z">
        <w:r w:rsidR="00055B40">
          <w:t xml:space="preserve">Table </w:t>
        </w:r>
        <w:r w:rsidR="00055B40">
          <w:fldChar w:fldCharType="begin"/>
        </w:r>
        <w:r w:rsidR="00055B40">
          <w:instrText xml:space="preserve"> SEQ Table \* ARABIC </w:instrText>
        </w:r>
      </w:ins>
      <w:r w:rsidR="00055B40">
        <w:fldChar w:fldCharType="separate"/>
      </w:r>
      <w:ins w:id="732" w:author="David Conklin" w:date="2022-03-28T06:24:00Z">
        <w:r w:rsidR="00055B40">
          <w:rPr>
            <w:noProof/>
          </w:rPr>
          <w:t>1</w:t>
        </w:r>
        <w:r w:rsidR="00055B40">
          <w:fldChar w:fldCharType="end"/>
        </w:r>
        <w:r w:rsidR="00055B40">
          <w:t>. Numbered climate scenarios</w:t>
        </w:r>
      </w:ins>
      <w:bookmarkEnd w:id="730"/>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733" w:name="_Toc7759621"/>
      <w:bookmarkStart w:id="734" w:name="_Toc99005011"/>
      <w:r>
        <w:t>Monthly and seasonal weather data</w:t>
      </w:r>
      <w:bookmarkEnd w:id="733"/>
      <w:bookmarkEnd w:id="734"/>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735" w:name="_Toc99005012"/>
      <w:r>
        <w:t>Climate data grid</w:t>
      </w:r>
      <w:r w:rsidR="009F132A">
        <w:t>s</w:t>
      </w:r>
      <w:bookmarkEnd w:id="735"/>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736" w:name="_Toc99005013"/>
      <w:r>
        <w:t>The WW2100 climate grid</w:t>
      </w:r>
      <w:bookmarkEnd w:id="736"/>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737" w:name="_Toc99005014"/>
      <w:r>
        <w:t>The v2 climate grid</w:t>
      </w:r>
      <w:bookmarkEnd w:id="737"/>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738" w:name="_Toc99005015"/>
      <w:r>
        <w:t>How climate data is looked up</w:t>
      </w:r>
      <w:bookmarkEnd w:id="738"/>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739" w:name="_Toc99005016"/>
      <w:r>
        <w:t>What is in a climate dataset</w:t>
      </w:r>
      <w:bookmarkEnd w:id="739"/>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44EA9EAA" w14:textId="77777777" w:rsidR="008F7442" w:rsidRDefault="008F7442">
      <w:pPr>
        <w:rPr>
          <w:rFonts w:asciiTheme="majorHAnsi" w:eastAsiaTheme="majorEastAsia" w:hAnsiTheme="majorHAnsi" w:cstheme="majorBidi"/>
          <w:color w:val="2F5496" w:themeColor="accent1" w:themeShade="BF"/>
          <w:sz w:val="32"/>
          <w:szCs w:val="32"/>
        </w:rPr>
      </w:pPr>
      <w:r>
        <w:br w:type="page"/>
      </w:r>
    </w:p>
    <w:p w14:paraId="5F95A4C5" w14:textId="77777777" w:rsidR="00B45A02" w:rsidRDefault="00B45A02" w:rsidP="00B45A02">
      <w:pPr>
        <w:pStyle w:val="Heading1"/>
      </w:pPr>
      <w:bookmarkStart w:id="740" w:name="_Toc71709880"/>
      <w:bookmarkStart w:id="741" w:name="_Toc99005017"/>
      <w:r>
        <w:lastRenderedPageBreak/>
        <w:t>Water rights</w:t>
      </w:r>
      <w:bookmarkEnd w:id="740"/>
      <w:bookmarkEnd w:id="741"/>
    </w:p>
    <w:p w14:paraId="0ADF041E" w14:textId="77777777" w:rsidR="00B45A02" w:rsidRDefault="00B45A02" w:rsidP="00B45A02">
      <w:pPr>
        <w:pStyle w:val="Heading2"/>
      </w:pPr>
      <w:bookmarkStart w:id="742" w:name="_Toc71709881"/>
      <w:bookmarkStart w:id="743" w:name="_Toc99005018"/>
      <w:r>
        <w:t>Water rights data</w:t>
      </w:r>
      <w:bookmarkEnd w:id="742"/>
      <w:bookmarkEnd w:id="743"/>
    </w:p>
    <w:p w14:paraId="28ADB19D" w14:textId="77777777" w:rsidR="00B45A02" w:rsidRDefault="00B45A02" w:rsidP="00B45A02"/>
    <w:p w14:paraId="2A83AF26" w14:textId="5B7E0DE4" w:rsidR="00B45A02" w:rsidRDefault="00B45A02" w:rsidP="00B45A02">
      <w:pPr>
        <w:ind w:firstLine="720"/>
      </w:pPr>
      <w:r>
        <w:t>The water rights module reads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  A number of small changes have since been made to the files to improve their accuracy and correct typos.  The two .csv files are read and interpreted by the AltWaterMaster::LoadWRDatabase() method.  With minor exceptions</w:t>
      </w:r>
      <w:r w:rsidR="000E625E">
        <w:t xml:space="preserve"> </w:t>
      </w:r>
      <w:bookmarkStart w:id="744" w:name="_Hlk75771270"/>
      <w:r w:rsidR="000E625E">
        <w:t>(e.g. when PODRATE is zero)</w:t>
      </w:r>
      <w:r>
        <w:t>,</w:t>
      </w:r>
      <w:bookmarkEnd w:id="744"/>
      <w:r>
        <w:t xml:space="preserve"> LoadWRDatabase() creates one record in the internal water rights array for each record in the wr_pods.csv file.  As in the OWRD database itself, there can be multiple records in the wr_pods.csv file and in the internal water rights array with the same value of the WATERRIGHTID field, representing multiple points of diversion associated with a single WATERRIGHTID value.</w:t>
      </w:r>
    </w:p>
    <w:p w14:paraId="18E319DA" w14:textId="77777777" w:rsidR="00B45A02" w:rsidRDefault="00B45A02" w:rsidP="00B45A02">
      <w:pPr>
        <w:ind w:firstLine="720"/>
      </w:pPr>
    </w:p>
    <w:p w14:paraId="5B6379E4" w14:textId="77777777" w:rsidR="00B45A02" w:rsidRDefault="00B45A02" w:rsidP="00B45A02">
      <w:pPr>
        <w:ind w:firstLine="720"/>
      </w:pPr>
      <w:r>
        <w:t>Points of diversion for surface water sources are associated in the model with stream reaches (REACHCOMID in the wr_pods.csv file).  Points of diversion for groundwater sources are specified by their coordinates (X and Y in the wr_pods.csv file), but groundwater POD locations don’t matter to the model, since the model treats groundwater as physically unlimited.  Water rights to groundwater used for municipal and irrigation purposes are included in the two .csv files.  The amount of water used under those water rights is tracked by the model.</w:t>
      </w:r>
    </w:p>
    <w:p w14:paraId="1247F46D" w14:textId="77777777" w:rsidR="00B45A02" w:rsidRDefault="00B45A02" w:rsidP="00B45A02"/>
    <w:p w14:paraId="6D78AFD8" w14:textId="77777777" w:rsidR="00B45A02" w:rsidRPr="00914FD8" w:rsidRDefault="00B45A02" w:rsidP="00B45A02">
      <w:pPr>
        <w:ind w:firstLine="720"/>
        <w:rPr>
          <w:rFonts w:cstheme="minorHAnsi"/>
        </w:rPr>
      </w:pPr>
      <w:r>
        <w:t>The OWRD database uses a variety of permit codes to characterize points of diversion, but the model only recognizes water rights with the WRP_SURFACE or WRP_GROUNDWATER permit codes</w:t>
      </w:r>
      <w:r w:rsidRPr="00914FD8">
        <w:rPr>
          <w:rFonts w:cstheme="minorHAnsi"/>
        </w:rPr>
        <w:t xml:space="preserve">.  The </w:t>
      </w:r>
      <w:r w:rsidRPr="00914FD8">
        <w:rPr>
          <w:rFonts w:cstheme="minorHAnsi"/>
          <w:color w:val="2F4F4F"/>
        </w:rPr>
        <w:t>WRP_RESERVOIR permit code is defined in the source</w:t>
      </w:r>
      <w:r>
        <w:rPr>
          <w:rFonts w:cstheme="minorHAnsi"/>
          <w:color w:val="2F4F4F"/>
        </w:rPr>
        <w:t xml:space="preserve"> code (it has the value ‘8’), but is never referenced.</w:t>
      </w:r>
    </w:p>
    <w:p w14:paraId="49FEDECA" w14:textId="77777777" w:rsidR="00B45A02" w:rsidRDefault="00B45A02" w:rsidP="00B45A02"/>
    <w:p w14:paraId="51B5C5D2" w14:textId="77777777" w:rsidR="00B45A02" w:rsidRDefault="00B45A02" w:rsidP="00B45A02">
      <w:pPr>
        <w:ind w:firstLine="720"/>
      </w:pPr>
      <w:r>
        <w:t>CW3M assumes that the watermaster will never cut off a municipal water supply.  To track events which might otherwise lead to cutting off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4572EC58" w14:textId="77777777" w:rsidR="00B45A02" w:rsidRDefault="00B45A02" w:rsidP="00B45A02">
      <w:pPr>
        <w:ind w:firstLine="720"/>
      </w:pPr>
    </w:p>
    <w:p w14:paraId="64E1CAC0" w14:textId="77777777" w:rsidR="00B45A02" w:rsidRDefault="00B45A02" w:rsidP="00B45A02">
      <w:pPr>
        <w:ind w:firstLine="720"/>
      </w:pPr>
      <w:r>
        <w:t>Source code which reads and interprets the wr_pods.csv and wr_pous.csv files is located in two subroutines (LoadWRDatabase() and CalculateWRattributes()), which are both methods of the AltWaterMaster class and located in the WaterRights.cpp source file.</w:t>
      </w:r>
    </w:p>
    <w:p w14:paraId="452C1F56" w14:textId="77777777" w:rsidR="00B45A02" w:rsidRDefault="00B45A02" w:rsidP="00B45A02"/>
    <w:p w14:paraId="48BAFC2F" w14:textId="77777777" w:rsidR="00B45A02" w:rsidRDefault="00B45A02" w:rsidP="00B45A02">
      <w:pPr>
        <w:pStyle w:val="Heading2"/>
      </w:pPr>
      <w:bookmarkStart w:id="745" w:name="_Toc71709882"/>
      <w:bookmarkStart w:id="746" w:name="_Toc99005019"/>
      <w:r>
        <w:t>The wr_pods.csv file</w:t>
      </w:r>
      <w:bookmarkEnd w:id="745"/>
      <w:bookmarkEnd w:id="746"/>
    </w:p>
    <w:p w14:paraId="48697E07" w14:textId="77777777" w:rsidR="00B45A02" w:rsidRDefault="00B45A02" w:rsidP="00B45A02">
      <w:r>
        <w:tab/>
        <w:t>wr_pods.csv is a comma-separated-values text file with the columns listed below.  The model code requires the file to be sorted in order of priority date, from earliest date to latest date.  During the simulation, rights having priority dates later than the current simulation date are ignored.</w:t>
      </w:r>
      <w:r w:rsidRPr="00A63DAE">
        <w:t xml:space="preserve"> </w:t>
      </w:r>
      <w:r>
        <w:t xml:space="preserve"> For code values in the PERMITCODE, USECODE, AND SPECIAL columns, see the “Water Right Code Values” tab in CW3Mhandbook.xlsx.</w:t>
      </w:r>
    </w:p>
    <w:p w14:paraId="12149C0D" w14:textId="77777777" w:rsidR="00B45A02" w:rsidRDefault="00B45A02" w:rsidP="00B45A02"/>
    <w:p w14:paraId="3BB35978" w14:textId="77777777" w:rsidR="00B45A02" w:rsidRDefault="00B45A02" w:rsidP="00B45A02">
      <w:pPr>
        <w:ind w:left="720" w:hanging="720"/>
      </w:pPr>
      <w:r>
        <w:t>WATERRIGHTID – “WaterRightId” in OWRD’s Water Right Information System</w:t>
      </w:r>
    </w:p>
    <w:p w14:paraId="6A7C13A7" w14:textId="77777777" w:rsidR="00B45A02" w:rsidRDefault="00B45A02" w:rsidP="00B45A02">
      <w:pPr>
        <w:ind w:left="720" w:hanging="720"/>
      </w:pPr>
      <w:r>
        <w:t>X – easting of point of diversion</w:t>
      </w:r>
    </w:p>
    <w:p w14:paraId="350ADD50" w14:textId="77777777" w:rsidR="00B45A02" w:rsidRDefault="00B45A02" w:rsidP="00B45A02">
      <w:pPr>
        <w:ind w:left="720" w:hanging="720"/>
      </w:pPr>
      <w:r>
        <w:lastRenderedPageBreak/>
        <w:t>Y – northing of point of diversion</w:t>
      </w:r>
    </w:p>
    <w:p w14:paraId="7CD91243" w14:textId="77777777" w:rsidR="00B45A02" w:rsidRDefault="00B45A02" w:rsidP="00B45A02">
      <w:pPr>
        <w:ind w:left="720" w:hanging="720"/>
      </w:pPr>
      <w:r>
        <w:t>PODID – point of diversion ID number assigned by CW3M</w:t>
      </w:r>
    </w:p>
    <w:p w14:paraId="2E9E8A21" w14:textId="77777777" w:rsidR="00B45A02" w:rsidRDefault="00B45A02" w:rsidP="00B45A02">
      <w:pPr>
        <w:ind w:left="720" w:hanging="720"/>
      </w:pPr>
      <w:r>
        <w:t xml:space="preserve">POUID – if &gt; 0, ID number of point of use of water from this point of diversion; if &lt; 0 and &gt; -99, water from this point of diversion is used in a municipal water system, and the absolute value of POD is the urban growth area ID number; if = -99, this is an instream water right. </w:t>
      </w:r>
    </w:p>
    <w:p w14:paraId="1325DC26" w14:textId="0336F3E6" w:rsidR="00B45A02" w:rsidRDefault="00B45A02" w:rsidP="00B45A02">
      <w:pPr>
        <w:ind w:left="720" w:hanging="720"/>
      </w:pPr>
      <w:r>
        <w:t>PERMITCODE – code for type of diversion</w:t>
      </w:r>
      <w:r w:rsidR="00695F82">
        <w:t xml:space="preserve">.  </w:t>
      </w:r>
      <w:r w:rsidR="007174BE">
        <w:t>As of August 2021, t</w:t>
      </w:r>
      <w:r w:rsidR="00695F82">
        <w:t>he model recognizes only</w:t>
      </w:r>
      <w:r>
        <w:t xml:space="preserve"> </w:t>
      </w:r>
      <w:r w:rsidR="007174BE">
        <w:t xml:space="preserve">2 permit codes: </w:t>
      </w:r>
      <w:r>
        <w:t>surface water</w:t>
      </w:r>
      <w:r w:rsidR="00695F82">
        <w:t xml:space="preserve"> (2)</w:t>
      </w:r>
      <w:r w:rsidR="007174BE">
        <w:t xml:space="preserve"> and</w:t>
      </w:r>
      <w:r>
        <w:t xml:space="preserve"> groundwater</w:t>
      </w:r>
      <w:r w:rsidR="007174BE">
        <w:t xml:space="preserve"> (4).</w:t>
      </w:r>
    </w:p>
    <w:p w14:paraId="2E7B4E36" w14:textId="77777777" w:rsidR="00B45A02" w:rsidRDefault="00B45A02" w:rsidP="00B45A02">
      <w:pPr>
        <w:ind w:left="720" w:hanging="720"/>
      </w:pPr>
      <w:r>
        <w:t xml:space="preserve">PODRATE – maximum diversion rate, cfs.  </w:t>
      </w:r>
    </w:p>
    <w:p w14:paraId="4B742E21" w14:textId="3E4D3ABE" w:rsidR="00B45A02" w:rsidRDefault="00B45A02" w:rsidP="00B45A02">
      <w:pPr>
        <w:ind w:left="720" w:hanging="720"/>
      </w:pPr>
      <w:r>
        <w:t>USECODE – code for type of use (municipal, irrigation, instream, …)</w:t>
      </w:r>
    </w:p>
    <w:p w14:paraId="33D36D41" w14:textId="3E86C20C" w:rsidR="00507769" w:rsidRPr="00E47F86" w:rsidRDefault="00507769" w:rsidP="00B45A02">
      <w:pPr>
        <w:ind w:left="720" w:hanging="720"/>
        <w:rPr>
          <w:sz w:val="18"/>
          <w:szCs w:val="18"/>
        </w:rPr>
      </w:pPr>
      <w:r>
        <w:tab/>
      </w:r>
      <w:r w:rsidRPr="00E47F86">
        <w:rPr>
          <w:sz w:val="18"/>
          <w:szCs w:val="18"/>
        </w:rPr>
        <w:t>from FlowInterface.h in CW3M repository version 461</w:t>
      </w:r>
    </w:p>
    <w:p w14:paraId="7852A9DD" w14:textId="0A40844B" w:rsidR="00CA12AB" w:rsidRPr="00E47F86" w:rsidRDefault="00CA12AB"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WR_USE</w:t>
      </w:r>
      <w:r>
        <w:rPr>
          <w:rFonts w:ascii="Consolas" w:hAnsi="Consolas" w:cs="Consolas"/>
          <w:color w:val="000000"/>
          <w:sz w:val="19"/>
          <w:szCs w:val="19"/>
        </w:rPr>
        <w:t xml:space="preserve"> { </w:t>
      </w:r>
      <w:r w:rsidR="00507769">
        <w:rPr>
          <w:rFonts w:ascii="Consolas" w:hAnsi="Consolas" w:cs="Consolas"/>
          <w:color w:val="000000"/>
          <w:sz w:val="19"/>
          <w:szCs w:val="19"/>
        </w:rPr>
        <w:t>...</w:t>
      </w:r>
      <w:r w:rsidR="00507769">
        <w:rPr>
          <w:rFonts w:ascii="Consolas" w:hAnsi="Consolas" w:cs="Consolas"/>
          <w:color w:val="2F4F4F"/>
          <w:sz w:val="19"/>
          <w:szCs w:val="19"/>
        </w:rPr>
        <w:t xml:space="preserve"> </w:t>
      </w:r>
      <w:r>
        <w:rPr>
          <w:rFonts w:ascii="Consolas" w:hAnsi="Consolas" w:cs="Consolas"/>
          <w:color w:val="2F4F4F"/>
          <w:sz w:val="19"/>
          <w:szCs w:val="19"/>
        </w:rPr>
        <w:t>WRU_UNKNOWN</w:t>
      </w:r>
      <w:r>
        <w:rPr>
          <w:rFonts w:ascii="Consolas" w:hAnsi="Consolas" w:cs="Consolas"/>
          <w:color w:val="000000"/>
          <w:sz w:val="19"/>
          <w:szCs w:val="19"/>
        </w:rPr>
        <w:t xml:space="preserve">=1, </w:t>
      </w:r>
      <w:r>
        <w:rPr>
          <w:rFonts w:ascii="Consolas" w:hAnsi="Consolas" w:cs="Consolas"/>
          <w:color w:val="2F4F4F"/>
          <w:sz w:val="19"/>
          <w:szCs w:val="19"/>
        </w:rPr>
        <w:t>WRU_IRRIGATION</w:t>
      </w:r>
      <w:r>
        <w:rPr>
          <w:rFonts w:ascii="Consolas" w:hAnsi="Consolas" w:cs="Consolas"/>
          <w:color w:val="000000"/>
          <w:sz w:val="19"/>
          <w:szCs w:val="19"/>
        </w:rPr>
        <w:t xml:space="preserve">=16, </w:t>
      </w:r>
      <w:r>
        <w:rPr>
          <w:rFonts w:ascii="Consolas" w:hAnsi="Consolas" w:cs="Consolas"/>
          <w:color w:val="2F4F4F"/>
          <w:sz w:val="19"/>
          <w:szCs w:val="19"/>
        </w:rPr>
        <w:t>WRU_MUNICIPAL</w:t>
      </w:r>
      <w:r>
        <w:rPr>
          <w:rFonts w:ascii="Consolas" w:hAnsi="Consolas" w:cs="Consolas"/>
          <w:color w:val="000000"/>
          <w:sz w:val="19"/>
          <w:szCs w:val="19"/>
        </w:rPr>
        <w:t>=1024,</w:t>
      </w:r>
      <w:r w:rsidR="00507769">
        <w:rPr>
          <w:rFonts w:ascii="Consolas" w:hAnsi="Consolas" w:cs="Consolas"/>
          <w:color w:val="000000"/>
          <w:sz w:val="19"/>
          <w:szCs w:val="19"/>
        </w:rPr>
        <w:t xml:space="preserve"> </w:t>
      </w:r>
      <w:r>
        <w:rPr>
          <w:rFonts w:ascii="Consolas" w:hAnsi="Consolas" w:cs="Consolas"/>
          <w:color w:val="2F4F4F"/>
          <w:sz w:val="19"/>
          <w:szCs w:val="19"/>
        </w:rPr>
        <w:t>WRU_INSTREAM</w:t>
      </w:r>
      <w:r>
        <w:rPr>
          <w:rFonts w:ascii="Consolas" w:hAnsi="Consolas" w:cs="Consolas"/>
          <w:color w:val="000000"/>
          <w:sz w:val="19"/>
          <w:szCs w:val="19"/>
        </w:rPr>
        <w:t>=2048,</w:t>
      </w:r>
      <w:r w:rsidR="00E47F86">
        <w:rPr>
          <w:rFonts w:ascii="Consolas" w:hAnsi="Consolas" w:cs="Consolas"/>
          <w:color w:val="000000"/>
          <w:sz w:val="19"/>
          <w:szCs w:val="19"/>
        </w:rPr>
        <w:t xml:space="preserve"> </w:t>
      </w:r>
      <w:r w:rsidR="00507769">
        <w:rPr>
          <w:rFonts w:ascii="Consolas" w:hAnsi="Consolas" w:cs="Consolas"/>
          <w:color w:val="000000"/>
          <w:sz w:val="19"/>
          <w:szCs w:val="19"/>
        </w:rPr>
        <w:t xml:space="preserve">... </w:t>
      </w:r>
      <w:r>
        <w:rPr>
          <w:rFonts w:ascii="Consolas" w:hAnsi="Consolas" w:cs="Consolas"/>
          <w:color w:val="000000"/>
          <w:sz w:val="19"/>
          <w:szCs w:val="19"/>
        </w:rPr>
        <w:t xml:space="preserve">}; </w:t>
      </w:r>
    </w:p>
    <w:p w14:paraId="431A90E3" w14:textId="77777777" w:rsidR="00B45A02" w:rsidRDefault="00B45A02" w:rsidP="00B45A02">
      <w:pPr>
        <w:ind w:left="720" w:hanging="720"/>
      </w:pPr>
      <w:r>
        <w:t>PRIORITYDOY – priority date day of year (Jan 1 = 1)</w:t>
      </w:r>
    </w:p>
    <w:p w14:paraId="6D3539B1" w14:textId="77777777" w:rsidR="00B45A02" w:rsidRDefault="00B45A02" w:rsidP="00B45A02">
      <w:pPr>
        <w:ind w:left="720" w:hanging="720"/>
      </w:pPr>
      <w:r>
        <w:t>YEAR – priority date year</w:t>
      </w:r>
    </w:p>
    <w:p w14:paraId="2DF3245A" w14:textId="77777777" w:rsidR="00B45A02" w:rsidRDefault="00B45A02" w:rsidP="00B45A02">
      <w:pPr>
        <w:ind w:left="720" w:hanging="720"/>
      </w:pPr>
      <w:r>
        <w:t>BEGINDOY – day of year on which the right goes into effect</w:t>
      </w:r>
    </w:p>
    <w:p w14:paraId="63C65DA5" w14:textId="77777777" w:rsidR="00B45A02" w:rsidRDefault="00B45A02" w:rsidP="00B45A02">
      <w:pPr>
        <w:ind w:left="720" w:hanging="720"/>
      </w:pPr>
      <w:r>
        <w:t xml:space="preserve">ENDDOY – last day of year on which the right is in effect </w:t>
      </w:r>
    </w:p>
    <w:p w14:paraId="4C0371AF" w14:textId="77777777" w:rsidR="00B45A02" w:rsidRDefault="00B45A02" w:rsidP="00B45A02">
      <w:pPr>
        <w:ind w:left="720" w:hanging="720"/>
      </w:pPr>
      <w:r>
        <w:t>REACHCOMID – for surface water rights COMID of reach from water is diverted</w:t>
      </w:r>
    </w:p>
    <w:p w14:paraId="3B2D323F" w14:textId="77777777" w:rsidR="00B45A02" w:rsidRDefault="00B45A02" w:rsidP="00B45A02">
      <w:pPr>
        <w:ind w:left="720" w:hanging="720"/>
      </w:pPr>
      <w:r>
        <w:t>LENGTH_OR_COMID – for instream water rights, either the length of stream reach to which the right applies, or the COMID of the downstream end of the portion of the stream to which the right applies</w:t>
      </w:r>
    </w:p>
    <w:p w14:paraId="4FED7566" w14:textId="0FC6DF78" w:rsidR="00B45A02" w:rsidRDefault="00B45A02" w:rsidP="00B45A02">
      <w:pPr>
        <w:ind w:left="720" w:hanging="720"/>
      </w:pPr>
      <w:r>
        <w:t>SPECIAL – special codes used to identify how certain water rights should be handled in different scenarios (e.g. a value of 1 indicates an unconverted instream water right)</w:t>
      </w:r>
    </w:p>
    <w:p w14:paraId="5B77B331" w14:textId="528253FF" w:rsidR="0017411D" w:rsidRPr="00E47F86" w:rsidRDefault="0017411D" w:rsidP="00B45A02">
      <w:pPr>
        <w:ind w:left="720" w:hanging="720"/>
        <w:rPr>
          <w:sz w:val="18"/>
          <w:szCs w:val="18"/>
        </w:rPr>
      </w:pPr>
      <w:r>
        <w:tab/>
      </w:r>
      <w:r w:rsidRPr="00E47F86">
        <w:rPr>
          <w:sz w:val="18"/>
          <w:szCs w:val="18"/>
        </w:rPr>
        <w:t xml:space="preserve">from WaterMaster.h </w:t>
      </w:r>
      <w:r w:rsidR="00CA12AB" w:rsidRPr="00E47F86">
        <w:rPr>
          <w:sz w:val="18"/>
          <w:szCs w:val="18"/>
        </w:rPr>
        <w:t>in CW3M repository version 461</w:t>
      </w:r>
    </w:p>
    <w:p w14:paraId="40E41B93" w14:textId="68A8F986" w:rsidR="0017411D" w:rsidRDefault="0017411D"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WR_SPECIALCODE</w:t>
      </w:r>
      <w:r>
        <w:rPr>
          <w:rFonts w:ascii="Consolas" w:hAnsi="Consolas" w:cs="Consolas"/>
          <w:color w:val="000000"/>
          <w:sz w:val="19"/>
          <w:szCs w:val="19"/>
        </w:rPr>
        <w:t xml:space="preserve"> {</w:t>
      </w:r>
      <w:r w:rsidR="00CA12AB">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2F4F4F"/>
          <w:sz w:val="19"/>
          <w:szCs w:val="19"/>
        </w:rPr>
        <w:t>WRSC_NEWINSTREAM</w:t>
      </w:r>
      <w:r>
        <w:rPr>
          <w:rFonts w:ascii="Consolas" w:hAnsi="Consolas" w:cs="Consolas"/>
          <w:color w:val="000000"/>
          <w:sz w:val="19"/>
          <w:szCs w:val="19"/>
        </w:rPr>
        <w:t xml:space="preserve"> = 1, </w:t>
      </w:r>
      <w:r>
        <w:rPr>
          <w:rFonts w:ascii="Consolas" w:hAnsi="Consolas" w:cs="Consolas"/>
          <w:color w:val="2F4F4F"/>
          <w:sz w:val="19"/>
          <w:szCs w:val="19"/>
        </w:rPr>
        <w:t>WRSC_MUNIBACKUP</w:t>
      </w:r>
      <w:r>
        <w:rPr>
          <w:rFonts w:ascii="Consolas" w:hAnsi="Consolas" w:cs="Consolas"/>
          <w:color w:val="000000"/>
          <w:sz w:val="19"/>
          <w:szCs w:val="19"/>
        </w:rPr>
        <w:t xml:space="preserve"> = 2, </w:t>
      </w:r>
      <w:r>
        <w:rPr>
          <w:rFonts w:ascii="Consolas" w:hAnsi="Consolas" w:cs="Consolas"/>
          <w:color w:val="2F4F4F"/>
          <w:sz w:val="19"/>
          <w:szCs w:val="19"/>
        </w:rPr>
        <w:t>WRSC_NOT_NEWINSTREAM_ONLY</w:t>
      </w:r>
      <w:r>
        <w:rPr>
          <w:rFonts w:ascii="Consolas" w:hAnsi="Consolas" w:cs="Consolas"/>
          <w:color w:val="000000"/>
          <w:sz w:val="19"/>
          <w:szCs w:val="19"/>
        </w:rPr>
        <w:t xml:space="preserve"> = 4</w:t>
      </w:r>
      <w:r w:rsidR="00CA12AB">
        <w:rPr>
          <w:rFonts w:ascii="Consolas" w:hAnsi="Consolas" w:cs="Consolas"/>
          <w:color w:val="000000"/>
          <w:sz w:val="19"/>
          <w:szCs w:val="19"/>
        </w:rPr>
        <w:t xml:space="preserve"> ...}</w:t>
      </w:r>
    </w:p>
    <w:p w14:paraId="35796924" w14:textId="08473515" w:rsidR="00BE40AD" w:rsidRPr="00E47F86" w:rsidRDefault="00BE40AD" w:rsidP="00E47F86">
      <w:pPr>
        <w:autoSpaceDE w:val="0"/>
        <w:autoSpaceDN w:val="0"/>
        <w:adjustRightInd w:val="0"/>
        <w:ind w:left="720"/>
        <w:rPr>
          <w:rFonts w:ascii="Consolas" w:hAnsi="Consolas" w:cs="Consolas"/>
          <w:color w:val="000000"/>
          <w:sz w:val="19"/>
          <w:szCs w:val="19"/>
        </w:rPr>
      </w:pPr>
      <w:r>
        <w:rPr>
          <w:sz w:val="20"/>
          <w:szCs w:val="20"/>
        </w:rPr>
        <w:t>WRSC_NOT_NEWINSTREAM_ONLY indicates a water right that only applies when the new instream water rights (the ones with WRSC_NEWINSTREAM) are not in effect.  Whether or not to use the new instream water rights is an input variable which can be turned on or off in the SimulationScenarios.xml file.</w:t>
      </w:r>
    </w:p>
    <w:p w14:paraId="63BDB414"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7FB23DED" w14:textId="77777777" w:rsidR="00B45A02" w:rsidRDefault="00B45A02" w:rsidP="00B45A02"/>
    <w:p w14:paraId="73FEA50E" w14:textId="77777777" w:rsidR="00B45A02" w:rsidRDefault="00B45A02" w:rsidP="00B45A02">
      <w:pPr>
        <w:pStyle w:val="Heading2"/>
      </w:pPr>
      <w:bookmarkStart w:id="747" w:name="_Toc71709883"/>
      <w:bookmarkStart w:id="748" w:name="_Toc99005020"/>
      <w:r>
        <w:t>The wr_pous.csv file</w:t>
      </w:r>
      <w:bookmarkEnd w:id="747"/>
      <w:bookmarkEnd w:id="748"/>
    </w:p>
    <w:p w14:paraId="0B0F02F3" w14:textId="77777777" w:rsidR="00B45A02" w:rsidRDefault="00B45A02" w:rsidP="00B45A02">
      <w:pPr>
        <w:ind w:firstLine="720"/>
      </w:pPr>
      <w:r>
        <w:t>wr_pous.csv is a comma-separated-values text file with the columns listed below.</w:t>
      </w:r>
    </w:p>
    <w:p w14:paraId="59F0D74D" w14:textId="77777777" w:rsidR="00B45A02" w:rsidRDefault="00B45A02" w:rsidP="00B45A02">
      <w:pPr>
        <w:ind w:firstLine="720"/>
      </w:pPr>
    </w:p>
    <w:p w14:paraId="07809991" w14:textId="77777777" w:rsidR="00B45A02" w:rsidRDefault="00B45A02" w:rsidP="00B45A02">
      <w:r>
        <w:t>POU_INDEX – index of data record in wr_pous.csv (0, 1, 2, …)</w:t>
      </w:r>
    </w:p>
    <w:p w14:paraId="6B8FF510" w14:textId="77777777" w:rsidR="00B45A02" w:rsidRDefault="00B45A02" w:rsidP="00B45A02">
      <w:r>
        <w:t>POU_ID – same as for wr_pods.csv</w:t>
      </w:r>
    </w:p>
    <w:p w14:paraId="0CB95928" w14:textId="77777777" w:rsidR="00B45A02" w:rsidRDefault="00B45A02" w:rsidP="00B45A02">
      <w:r>
        <w:t xml:space="preserve">IDU_ID – identifies the IDU in which the point of use is located </w:t>
      </w:r>
    </w:p>
    <w:p w14:paraId="3D9E0E33" w14:textId="77777777" w:rsidR="00B45A02" w:rsidRDefault="00B45A02" w:rsidP="00B45A02">
      <w:r>
        <w:t xml:space="preserve">WRIS_ID – “WaterRightId” in OWRD’s Water Right Information System </w:t>
      </w:r>
    </w:p>
    <w:p w14:paraId="73939CFB" w14:textId="77777777" w:rsidR="00B45A02" w:rsidRPr="00B10B8F" w:rsidRDefault="00B45A02" w:rsidP="00B45A02">
      <w:pPr>
        <w:rPr>
          <w:vertAlign w:val="superscript"/>
        </w:rPr>
      </w:pPr>
      <w:r>
        <w:t>AREA_POU – area of the POU, m</w:t>
      </w:r>
      <w:r>
        <w:rPr>
          <w:vertAlign w:val="superscript"/>
        </w:rPr>
        <w:t>2</w:t>
      </w:r>
    </w:p>
    <w:p w14:paraId="00FA3CF4" w14:textId="77777777" w:rsidR="00B45A02" w:rsidRDefault="00B45A02" w:rsidP="00B45A02">
      <w:r>
        <w:t>PERCENT_POU – per cent of the POU overlapped by the IDU</w:t>
      </w:r>
    </w:p>
    <w:p w14:paraId="1B01022F" w14:textId="77777777" w:rsidR="00B45A02" w:rsidRDefault="00B45A02" w:rsidP="00B45A02">
      <w:r>
        <w:t>AREA_IDU – area of the IDU, m2</w:t>
      </w:r>
    </w:p>
    <w:p w14:paraId="10BD78A1" w14:textId="77777777" w:rsidR="00B45A02" w:rsidRDefault="00B45A02" w:rsidP="00B45A02">
      <w:r>
        <w:t>PERCENT_IDU – per cent of the IDU overlapped by the POU</w:t>
      </w:r>
    </w:p>
    <w:p w14:paraId="4FC97644" w14:textId="77777777" w:rsidR="00B45A02" w:rsidRDefault="00B45A02" w:rsidP="00B45A02">
      <w:r>
        <w:t>USECODE – same as for wr_pods.csv</w:t>
      </w:r>
    </w:p>
    <w:p w14:paraId="7ECAF29E" w14:textId="77777777" w:rsidR="00B45A02" w:rsidRDefault="00B45A02" w:rsidP="00B45A02">
      <w:r>
        <w:t>PERMITCODE – same as for wr_pods.csv</w:t>
      </w:r>
    </w:p>
    <w:p w14:paraId="4ACA8CBC" w14:textId="77777777" w:rsidR="00B45A02" w:rsidRDefault="00B45A02" w:rsidP="00B45A02">
      <w:r>
        <w:t>XCOORD - easting of IDU centroid</w:t>
      </w:r>
    </w:p>
    <w:p w14:paraId="5785F385" w14:textId="77777777" w:rsidR="00B45A02" w:rsidRDefault="00B45A02" w:rsidP="00B45A02">
      <w:r>
        <w:t>YCOORD – northing of IDU centroid</w:t>
      </w:r>
    </w:p>
    <w:p w14:paraId="48DC0C62"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3CD3E7FD" w14:textId="77777777" w:rsidR="00B45A02" w:rsidRDefault="00B45A02" w:rsidP="00B45A02">
      <w:pPr>
        <w:ind w:left="720" w:hanging="720"/>
      </w:pPr>
    </w:p>
    <w:p w14:paraId="2877AD54" w14:textId="77777777" w:rsidR="00B45A02" w:rsidRDefault="00B45A02" w:rsidP="00B45A02">
      <w:pPr>
        <w:ind w:hanging="720"/>
      </w:pPr>
      <w:r>
        <w:lastRenderedPageBreak/>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12412FE2" w14:textId="77777777" w:rsidR="00B45A02" w:rsidRPr="00A63DAE" w:rsidRDefault="00B45A02" w:rsidP="00B45A02">
      <w:pPr>
        <w:ind w:firstLine="720"/>
      </w:pPr>
    </w:p>
    <w:p w14:paraId="69D6A5B3" w14:textId="77777777" w:rsidR="00B45A02" w:rsidRDefault="00B45A02" w:rsidP="00B45A02">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6A9FB17F" w14:textId="77777777" w:rsidR="00B45A02" w:rsidRDefault="00B45A02" w:rsidP="00B45A02">
      <w:pPr>
        <w:ind w:firstLine="720"/>
      </w:pPr>
    </w:p>
    <w:p w14:paraId="0B693D71" w14:textId="77777777" w:rsidR="00B45A02" w:rsidRDefault="00B45A02" w:rsidP="00B45A02">
      <w:pPr>
        <w:pStyle w:val="Heading2"/>
      </w:pPr>
      <w:bookmarkStart w:id="749" w:name="_Toc99005021"/>
      <w:bookmarkStart w:id="750" w:name="_Toc71709884"/>
      <w:r>
        <w:t>Allocating surface water rights to irrigation</w:t>
      </w:r>
      <w:bookmarkEnd w:id="749"/>
    </w:p>
    <w:p w14:paraId="5F66C588" w14:textId="77777777" w:rsidR="00B45A02" w:rsidRDefault="00B45A02" w:rsidP="00B45A02"/>
    <w:p w14:paraId="04B4D611" w14:textId="77777777" w:rsidR="00B45A02" w:rsidRDefault="00B45A02" w:rsidP="00B45A02">
      <w:r>
        <w:tab/>
        <w:t>Surface water is allocated for irrigation by water right in a method of the AltWaterMaster class.  The method is called AllocateIrrigationWater() and has 4 inputs: a pointer to the water right record, the index of the IDU for which the water is being allocated, the fraction of the POU which overlaps the IDU, and the available flow at the point of diversion.  A target irrigation rate for the IDU for the current day has already been calculated elsewhere in the model when AllocateIrrigationWater() is called, and is passed into the method in AltWaterMaster::m_iduLocalIrrRequestArray[iduNdx]. AllocateIrrigationWater()  returns the amount allocated and the remaining amount available in cms.  The source code is in the WaterRights.cpp file.  Allocation of groundwater for irrigation is handled in a different method, AllocateWellWR(), with somewhat different logic, and is not covered in this section.</w:t>
      </w:r>
    </w:p>
    <w:p w14:paraId="2884ED9E" w14:textId="77777777" w:rsidR="00B45A02" w:rsidRDefault="00B45A02" w:rsidP="00B45A02"/>
    <w:p w14:paraId="0E9C9D05" w14:textId="77777777" w:rsidR="00B45A02" w:rsidRDefault="00B45A02" w:rsidP="00B45A02">
      <w:r>
        <w:tab/>
        <w:t>An upper limit to the allocation is read from the PODRATE field of the water right record (obtained from the PODRATE column of the wr_pods.csv file).  The limit is adjusted downward by subtracting off whatever has already been allocated in the current day from the water right record.</w:t>
      </w:r>
    </w:p>
    <w:p w14:paraId="29407B65" w14:textId="77777777" w:rsidR="00B45A02" w:rsidRDefault="00B45A02" w:rsidP="00B45A02"/>
    <w:p w14:paraId="29CA9C79" w14:textId="77777777" w:rsidR="00B45A02" w:rsidRDefault="00B45A02" w:rsidP="00B45A02">
      <w:r>
        <w:tab/>
        <w:t>If the water right has already been used this year to allocate an amount equal to the IDU’s maximum duty, then no further water is allocated under that water right to that IDU in the current year.  The IDU’s maximum duty is the product of the IDU attribute XIRR_DUTY and the model’s overall maximum duty.  The overall maximum duty defaults to 2.5 feet per year, but can be set explicitly as an input variable to the Flow autonomous process.</w:t>
      </w:r>
    </w:p>
    <w:p w14:paraId="5CE18C12" w14:textId="77777777" w:rsidR="00B45A02" w:rsidRDefault="00B45A02" w:rsidP="00B45A02"/>
    <w:p w14:paraId="53C77EA2" w14:textId="77777777" w:rsidR="00B45A02" w:rsidRDefault="00B45A02" w:rsidP="00B45A02">
      <w:r>
        <w:tab/>
        <w:t>The model also has an overall maximum irrigation rate in cfs per acre, which defaults to 0.0125 cfs per acre (= 1/80 cfs per acre = 7.5 mm/day).  It too can be set explicitly as an input variable to Flow.  However, the code which uses the overall maximum irrigation rate is commented out, so this limit is not currently applied by the model.</w:t>
      </w:r>
      <w:r>
        <w:tab/>
      </w:r>
    </w:p>
    <w:p w14:paraId="2751DC81" w14:textId="77777777" w:rsidR="00B45A02" w:rsidRPr="00CB0643" w:rsidRDefault="00B45A02" w:rsidP="00B45A02"/>
    <w:p w14:paraId="0A84F791" w14:textId="77777777" w:rsidR="00B45A02" w:rsidRDefault="00B45A02" w:rsidP="00B45A02">
      <w:pPr>
        <w:pStyle w:val="Heading2"/>
      </w:pPr>
      <w:bookmarkStart w:id="751" w:name="_Toc99005022"/>
      <w:r>
        <w:t>Adding a water right</w:t>
      </w:r>
      <w:bookmarkEnd w:id="750"/>
      <w:bookmarkEnd w:id="751"/>
    </w:p>
    <w:p w14:paraId="2A1A19B8" w14:textId="77777777" w:rsidR="00B45A02" w:rsidRDefault="00B45A02" w:rsidP="00B45A02"/>
    <w:p w14:paraId="4659697B" w14:textId="77777777" w:rsidR="00B45A02" w:rsidRDefault="00B45A02" w:rsidP="00B45A02">
      <w:r>
        <w:tab/>
        <w:t>To add a water right to the wr_pods.csv and wr_pous.csv files, follow these steps.</w:t>
      </w:r>
    </w:p>
    <w:p w14:paraId="6F307204" w14:textId="77777777" w:rsidR="00B45A02" w:rsidRDefault="00B45A02" w:rsidP="00B45A02"/>
    <w:p w14:paraId="3092F798" w14:textId="77777777" w:rsidR="00B45A02" w:rsidRDefault="00B45A02" w:rsidP="00B45A02">
      <w:r>
        <w:t>1. Determine the highest value in the PODID field of the wr_pods.csv file; assign the next higher value as the PODID value for the new water right.</w:t>
      </w:r>
    </w:p>
    <w:p w14:paraId="11314AAD" w14:textId="77777777" w:rsidR="00B45A02" w:rsidRDefault="00B45A02" w:rsidP="00B45A02"/>
    <w:p w14:paraId="2B0A9B20" w14:textId="77777777" w:rsidR="00B45A02" w:rsidRDefault="00B45A02" w:rsidP="00B45A02">
      <w:r>
        <w:t xml:space="preserve">2. If the new water right is an instream water right, set its POUID to -99.  If it is for a municipal water system, set its POUID = - UGB.  Otherwise, determine the highest value in the POUID field of the wr_pous.csv file; assign POUIDs to the new water right starting with one greater than that highest value. </w:t>
      </w:r>
    </w:p>
    <w:p w14:paraId="50EDF104" w14:textId="77777777" w:rsidR="00B45A02" w:rsidRDefault="00B45A02" w:rsidP="00B45A02"/>
    <w:p w14:paraId="534410DA" w14:textId="77777777" w:rsidR="00B45A02" w:rsidRDefault="00B45A02" w:rsidP="00B45A02">
      <w:r>
        <w:lastRenderedPageBreak/>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5475256" w14:textId="77777777" w:rsidR="00B45A02" w:rsidRDefault="00B45A02" w:rsidP="00B45A02"/>
    <w:p w14:paraId="4C2E9099" w14:textId="77777777" w:rsidR="00B45A02" w:rsidRDefault="00B45A02" w:rsidP="00B45A02">
      <w:r>
        <w:t>4. Add an appropriate point-of-diversion record to the end of the wr_pods.csv file.  Note that for groundwater rights, REACHCOMID and LENGTH_OR_COMID should be set to -99.  For an instream water right,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316E1207" w14:textId="77777777" w:rsidR="00B45A02" w:rsidRDefault="00B45A02" w:rsidP="00B45A02"/>
    <w:p w14:paraId="66B66537" w14:textId="77777777" w:rsidR="00B45A02" w:rsidRDefault="00B45A02" w:rsidP="00B45A02">
      <w:r>
        <w:t>5. Insert the new point-of-diversion record(s) into the wr_pods.csv file in sorted order, or sort the entire wr_pods.csv file by priority year and day and the portion of the year for which the right is in effect (sort by YEAR, PRIORITYDOY, BEGINDOY, ENDDOY, WATERRIGHTID, X, Y, PODID).  This completes the changes to the wr_pods.csv file.  If the new water right is for a municipal  water system, no changes are necessary to the wr_pous.csv file.  Otherwise, continue with the next step for additions to the wr_pous.csv file.</w:t>
      </w:r>
    </w:p>
    <w:p w14:paraId="7E55E48A" w14:textId="77777777" w:rsidR="00B45A02" w:rsidRDefault="00B45A02" w:rsidP="00B45A02"/>
    <w:p w14:paraId="402D821C" w14:textId="77777777" w:rsidR="00B45A02" w:rsidRDefault="00B45A02" w:rsidP="00B45A02">
      <w:r>
        <w:t>6. At the end of the wr_pous.csv file, add one record for each point of use.  Sort by POUID.  Recalculate the POU_INDEX column.  This completes the changes to the wr_pous.csv file.</w:t>
      </w:r>
    </w:p>
    <w:p w14:paraId="2CE54F4E" w14:textId="77777777" w:rsidR="00B45A02" w:rsidRDefault="00B45A02" w:rsidP="00B45A02"/>
    <w:p w14:paraId="742022B9" w14:textId="77777777" w:rsidR="00B45A02" w:rsidRDefault="00B45A02" w:rsidP="00B45A02"/>
    <w:p w14:paraId="570BA4B5" w14:textId="492CC561" w:rsidR="00801BD3" w:rsidRDefault="00801BD3" w:rsidP="00801BD3">
      <w:pPr>
        <w:pStyle w:val="Heading1"/>
      </w:pPr>
      <w:bookmarkStart w:id="752" w:name="_Toc99005023"/>
      <w:r>
        <w:t>Initial conditions</w:t>
      </w:r>
      <w:bookmarkEnd w:id="752"/>
    </w:p>
    <w:p w14:paraId="78EB624C" w14:textId="77777777" w:rsidR="003447B8" w:rsidRPr="00801BD3" w:rsidRDefault="003447B8" w:rsidP="00801BD3"/>
    <w:p w14:paraId="29F93D2E" w14:textId="2882A4C8" w:rsidR="00801BD3" w:rsidRDefault="003447B8" w:rsidP="006231D1">
      <w:pPr>
        <w:pStyle w:val="Heading2"/>
      </w:pPr>
      <w:bookmarkStart w:id="753" w:name="_Toc99005024"/>
      <w:r>
        <w:t>State variables</w:t>
      </w:r>
      <w:bookmarkEnd w:id="753"/>
    </w:p>
    <w:p w14:paraId="36F864B3" w14:textId="7A8180C1" w:rsidR="003447B8" w:rsidRDefault="003447B8" w:rsidP="003447B8">
      <w:r>
        <w:tab/>
        <w:t>CW3M is a space-before-time model.  The simulation is advanced one day at a time by calculating the changes across the space of the study area for that particular day.  Inputs to those calculations include the states of the IDUs, HRUs, and reaches in the previous day plus the weather for the current day plus the outputs from various submodels, for example, the amount of water withdrawn from stream reaches for municipal use.</w:t>
      </w:r>
    </w:p>
    <w:p w14:paraId="5535651F" w14:textId="7C753D96" w:rsidR="00B17714" w:rsidRDefault="00B17714" w:rsidP="003447B8"/>
    <w:p w14:paraId="38C88FD7" w14:textId="1430947C" w:rsidR="00B17714" w:rsidRDefault="00B17714" w:rsidP="00B17714">
      <w:pPr>
        <w:pStyle w:val="Heading2"/>
      </w:pPr>
      <w:bookmarkStart w:id="754" w:name="_Toc99005025"/>
      <w:r>
        <w:t>Reproducibility and the use of random number generators</w:t>
      </w:r>
      <w:bookmarkEnd w:id="754"/>
    </w:p>
    <w:p w14:paraId="26BD1F68" w14:textId="0347E4E7" w:rsidR="00B17714" w:rsidRDefault="00B17714" w:rsidP="00B17714">
      <w:r>
        <w:tab/>
        <w:t xml:space="preserve">CW3M results are reproducible, provided care is taken to begin the simulations with the same initial conditions.  Given the goal of reproducibility, It may seem counterintuitive that CW3M makes use of random number generators in some of its submodels, for example in the Spatial Allocator process as when placing wildfires on the landscape.  The apparent conflict between reproducibility and the use of random numbers is partially resolved by control over the value of the seed for the random number generator.  The random number generator itself produces a fixed but effectively infinite sequence of “random” numbers; the seed determines where in the fixed sequence the first value is chosen. </w:t>
      </w:r>
      <w:r w:rsidR="005626D6">
        <w:t>By default,</w:t>
      </w:r>
      <w:r>
        <w:t xml:space="preserve"> CW3M always starts from the same seed, but it also </w:t>
      </w:r>
      <w:r w:rsidR="005626D6">
        <w:t>provides a way for the user to set the value of the seed.  As of May 2021, current work with CW3M has not made use of the option of specifying the value of the random number seed.</w:t>
      </w:r>
    </w:p>
    <w:p w14:paraId="782516A1" w14:textId="39D1C237" w:rsidR="005626D6" w:rsidRDefault="005626D6" w:rsidP="00B17714">
      <w:r>
        <w:tab/>
        <w:t xml:space="preserve">Since the random number seed can affect the results of the simulation, the value of the seed is, properly considered, a state variable.  However, as of May 2021, there is no mechanism for saving the </w:t>
      </w:r>
      <w:r>
        <w:lastRenderedPageBreak/>
        <w:t>value of the random number seed; the model’s reproducibility relies on the default behavior of always starting from the same value of the seed.</w:t>
      </w:r>
    </w:p>
    <w:p w14:paraId="3F149711" w14:textId="13F42DE9" w:rsidR="005626D6" w:rsidRDefault="005626D6" w:rsidP="00B17714"/>
    <w:p w14:paraId="1992091B" w14:textId="585BF37F" w:rsidR="005626D6" w:rsidRDefault="005626D6" w:rsidP="005626D6">
      <w:pPr>
        <w:pStyle w:val="Heading2"/>
      </w:pPr>
      <w:bookmarkStart w:id="755" w:name="_Toc99005026"/>
      <w:r>
        <w:t xml:space="preserve">Initializing ID </w:t>
      </w:r>
      <w:r w:rsidR="00D014FA">
        <w:t>numbers: coldstart</w:t>
      </w:r>
      <w:bookmarkEnd w:id="755"/>
    </w:p>
    <w:p w14:paraId="020EA116" w14:textId="77777777" w:rsidR="00D014FA" w:rsidRDefault="00D014FA" w:rsidP="00D014FA">
      <w:r>
        <w:tab/>
        <w:t>Each spatial unit of computation – IDUs, HRUs, and reaches – has an identification number associated with it.  The ID numbers are not, in general, the same as the index to the element in it GIS shapefile.  For reaches, the ID number is the COMID of the reach in the National Hydrography Dataset, an 8-digit integer.  CW3M itself constructs the ID numbers of IDUs and HRUs.</w:t>
      </w:r>
    </w:p>
    <w:p w14:paraId="28B2064E" w14:textId="77777777" w:rsidR="006E5423" w:rsidRDefault="00D014FA" w:rsidP="00D014FA">
      <w:r>
        <w:tab/>
        <w:t xml:space="preserve">ID numbers are intended to remain the same across all subsets of the Willamette River Basin study area.  For example, the ID number of the IDU </w:t>
      </w:r>
      <w:r w:rsidR="005053F2">
        <w:t xml:space="preserve">where the outfall from the Detroit reservoir is located </w:t>
      </w:r>
      <w:r>
        <w:t>is 84542</w:t>
      </w:r>
      <w:r w:rsidR="005053F2">
        <w:t xml:space="preserve">, both in the full </w:t>
      </w:r>
      <w:r w:rsidR="006E5423">
        <w:t>WRB</w:t>
      </w:r>
      <w:r w:rsidR="005053F2">
        <w:t xml:space="preserve"> IDU shapefile and in the smaller IDU shapefile for the North Santiam River watershed.</w:t>
      </w:r>
      <w:r w:rsidR="006E5423">
        <w:t xml:space="preserve">  In order for that to be the case, the ID numbers must be assigned by CW3M at the time it runs for the full WRB rather than for any smaller region within it.  The process of assigning the ID numbers is part of “coldstart”, i.e. starting up CW3M with default values for all its state variables.  There is a coldstart=’0’ field in the &lt;settings&gt; block of the CW3M_WRB.envx file; changing it to coldstart=’1’ causes CW3M to perform a coldstart.</w:t>
      </w:r>
    </w:p>
    <w:p w14:paraId="715882EB" w14:textId="3A91ACFF" w:rsidR="006E5423" w:rsidRDefault="006E5423" w:rsidP="00D014FA"/>
    <w:p w14:paraId="61B89BFD" w14:textId="77777777" w:rsidR="005446BB" w:rsidRDefault="005446BB" w:rsidP="005446BB">
      <w:pPr>
        <w:pStyle w:val="Heading2"/>
      </w:pPr>
      <w:bookmarkStart w:id="756" w:name="_Toc99005027"/>
      <w:r>
        <w:t>Initializing Flow and HBV model state variables: spinup</w:t>
      </w:r>
      <w:bookmarkEnd w:id="756"/>
    </w:p>
    <w:p w14:paraId="0245360B" w14:textId="3351D599" w:rsidR="005446BB" w:rsidRDefault="005446BB" w:rsidP="005446BB">
      <w:r>
        <w:tab/>
        <w:t>Daily output from the flow model, which includes reach discharges from reaches, reservoir water volumes, and soil moisture conditions, depend both on the current day’s weather and on the flows and water volumes on the previous day, collectively known as the Flow and HBV model state variables.  Spinup starts all these state variables out at prescribed default values.  The values of the state variables then evolve from one daily time step to the next.  Current practice (as of May 2021) with CW3M is to run a spinup simulation using actual weather data over the ten years 2000-09, and then save the state variables for use in starting additional simulations in 2010.</w:t>
      </w:r>
    </w:p>
    <w:p w14:paraId="657C165D" w14:textId="22725606" w:rsidR="005446BB" w:rsidRPr="00A122F7" w:rsidRDefault="005446BB" w:rsidP="005446BB">
      <w:r>
        <w:tab/>
        <w:t xml:space="preserve">There is a spinup=’0’ field in the &lt;settings&gt; block of all the CW3M ENVX files, both for the entire WRB and for all its smaller study area watersheds.  Changing it to spinup=’1’ causes CW3M to perform a warmstart.  </w:t>
      </w:r>
    </w:p>
    <w:p w14:paraId="01A688F5" w14:textId="77777777" w:rsidR="005446BB" w:rsidRDefault="005446BB" w:rsidP="00D014FA"/>
    <w:p w14:paraId="6D6A5C3F" w14:textId="0FD65D7A" w:rsidR="00F731A1" w:rsidRDefault="006E5423" w:rsidP="006E5423">
      <w:pPr>
        <w:pStyle w:val="Heading2"/>
      </w:pPr>
      <w:bookmarkStart w:id="757" w:name="_Toc99005028"/>
      <w:r>
        <w:t>Initializing</w:t>
      </w:r>
      <w:r w:rsidR="00F731A1">
        <w:t xml:space="preserve"> HBVCALIB attributes</w:t>
      </w:r>
      <w:r w:rsidR="00AB7E22">
        <w:t>: spinup</w:t>
      </w:r>
      <w:bookmarkEnd w:id="757"/>
    </w:p>
    <w:p w14:paraId="082A4C3A" w14:textId="069F4071" w:rsidR="006D0A5F" w:rsidRDefault="006D0A5F" w:rsidP="006D0A5F">
      <w:r>
        <w:tab/>
        <w:t>HBVCALIB parameter values, held in the HBV CSV file, are used to calibrate the HBV precipitation:runoff submodel, the runoff water temperature to air temperature submodel, and the evapotranspiration fraction of precipitation.</w:t>
      </w:r>
    </w:p>
    <w:p w14:paraId="660B220B" w14:textId="6EF32A21" w:rsidR="006D0A5F" w:rsidRDefault="00E66361" w:rsidP="005446BB">
      <w:r>
        <w:tab/>
      </w:r>
      <w:r w:rsidR="006231D1">
        <w:t>HBVCALIB</w:t>
      </w:r>
      <w:r w:rsidR="006D0A5F">
        <w:t>, essentially a row number in the HBV CSV file</w:t>
      </w:r>
      <w:r w:rsidR="006231D1">
        <w:t xml:space="preserve">, </w:t>
      </w:r>
      <w:r w:rsidR="006D0A5F">
        <w:t>is</w:t>
      </w:r>
      <w:r w:rsidR="006231D1">
        <w:t xml:space="preserve"> an attribute of all three GIS layers (IDU, HRU, and Reach)</w:t>
      </w:r>
      <w:r w:rsidR="006D0A5F">
        <w:t>.  The HBVCALIB value</w:t>
      </w:r>
      <w:r w:rsidR="006231D1">
        <w:t xml:space="preserve"> associates </w:t>
      </w:r>
      <w:r w:rsidR="006D0A5F">
        <w:t xml:space="preserve">a specific row of </w:t>
      </w:r>
      <w:r w:rsidR="006231D1">
        <w:t>parameter values in the HBV</w:t>
      </w:r>
      <w:r w:rsidR="006D0A5F">
        <w:t xml:space="preserve"> CSV</w:t>
      </w:r>
      <w:r w:rsidR="006231D1">
        <w:t xml:space="preserve"> file with the particular spatial unit.  </w:t>
      </w:r>
      <w:r w:rsidR="005446BB">
        <w:t>The process of setting the HBVCALIB values is</w:t>
      </w:r>
      <w:r w:rsidR="006D0A5F">
        <w:t>, like the initialization of the Flow and HBV state variables,</w:t>
      </w:r>
      <w:r w:rsidR="005446BB">
        <w:t xml:space="preserve"> part of spinup.</w:t>
      </w:r>
      <w:r w:rsidR="006D0A5F">
        <w:t xml:space="preserve">  HBVCALIB areas are defined by the HBVcalibPts array in the WaterRights.cpp source file, by specifying the location of their pourpoints.  The HBVCALIB attribute values in the IDU, HRU, and Reach layers are calculated and stored by CW3M during spinup.</w:t>
      </w:r>
    </w:p>
    <w:p w14:paraId="5A9943F3" w14:textId="186C797C" w:rsidR="00D014FA" w:rsidRDefault="006231D1" w:rsidP="006410E2">
      <w:pPr>
        <w:ind w:firstLine="720"/>
      </w:pPr>
      <w:r>
        <w:t>The value of HBVCALIB, a small positive integer, determines which row of the HBV.csv</w:t>
      </w:r>
      <w:r w:rsidR="005446BB">
        <w:t xml:space="preserve"> file</w:t>
      </w:r>
      <w:r>
        <w:t xml:space="preserve"> hold</w:t>
      </w:r>
      <w:r w:rsidR="005446BB">
        <w:t>s</w:t>
      </w:r>
      <w:r>
        <w:t xml:space="preserve"> the parameter values for the spatial unit.  Spatial units with the same HBVCALIB value drain to the same pourpoint.  Areas and portions of the stream network </w:t>
      </w:r>
      <w:r w:rsidR="006073B2">
        <w:t xml:space="preserve">which share a single HBVCALIB value are assigned first at the headwaters and then downward in the stream network to the WRB outlet.  Each HBVCALIB area is either a complete a watershed in itself or is the downstream end of a watershed formed by itself together with one or more upstream HBVCALIB areas.  For example, the DET12 HBVCALIB area plus the Blowout51 HBVCALIB area forms a complete watershed with its pourpoint at the reach (COMID </w:t>
      </w:r>
      <w:r w:rsidR="006073B2">
        <w:lastRenderedPageBreak/>
        <w:t>23780511) where the Niagara gage (USGS 14181500) is located, downstream of the Detroit dam.</w:t>
      </w:r>
      <w:r>
        <w:t xml:space="preserve">  </w:t>
      </w:r>
      <w:r w:rsidR="006073B2">
        <w:t xml:space="preserve">DET12 has HBVCALIB value 12.  Blowout51 is the </w:t>
      </w:r>
      <w:r w:rsidR="005446BB">
        <w:t xml:space="preserve">complete </w:t>
      </w:r>
      <w:r w:rsidR="006073B2">
        <w:t>Blowout Creek watershed, which has HBVCALIB value 51.</w:t>
      </w:r>
    </w:p>
    <w:p w14:paraId="5D711F9C" w14:textId="57D67F4F" w:rsidR="00AB7E22" w:rsidRDefault="00AB7E22" w:rsidP="006231D1"/>
    <w:p w14:paraId="59ACE8E6" w14:textId="57F71933" w:rsidR="00801BD3" w:rsidRDefault="00801BD3" w:rsidP="00801BD3">
      <w:pPr>
        <w:pStyle w:val="Heading2"/>
      </w:pPr>
      <w:bookmarkStart w:id="758" w:name="_Toc99005029"/>
      <w:r>
        <w:t>Initial conditions for Flow: the IC file</w:t>
      </w:r>
      <w:r w:rsidR="0066329B">
        <w:t xml:space="preserve"> and the IDU, HRU, and Reach shapefiles</w:t>
      </w:r>
      <w:bookmarkEnd w:id="758"/>
    </w:p>
    <w:p w14:paraId="1B6E1413" w14:textId="76E765DE" w:rsidR="00283EA5" w:rsidRDefault="00801BD3" w:rsidP="00801BD3">
      <w:pPr>
        <w:ind w:firstLine="720"/>
      </w:pPr>
      <w:r>
        <w:t xml:space="preserve">The Flow model has the ability to read initial values for the water in the stream network from an IC file.  </w:t>
      </w:r>
      <w:r w:rsidR="00283EA5">
        <w:t>The IC file is named “flow&lt;year&gt;.ic” where &lt;year&gt;, e.g. “2010”, is the calendar year to which the initial conditions apply.  The IC file is located in the same folder as the IDU layer.</w:t>
      </w:r>
      <w:r w:rsidR="00E66361">
        <w:t xml:space="preserve">  When the value of the spinup field in the ENVX file is 1</w:t>
      </w:r>
      <w:r w:rsidR="0066329B">
        <w:t>, the IC file is ignored.</w:t>
      </w:r>
    </w:p>
    <w:p w14:paraId="596F9B91" w14:textId="2C0519A9" w:rsidR="00801BD3" w:rsidRDefault="0066329B" w:rsidP="00801BD3">
      <w:pPr>
        <w:ind w:firstLine="720"/>
      </w:pPr>
      <w:r>
        <w:t>Except during a spinup, when</w:t>
      </w:r>
      <w:r w:rsidR="00801BD3">
        <w:t xml:space="preserve"> the IC file is not specified or cannot be accessed, </w:t>
      </w:r>
      <w:r w:rsidR="00283EA5">
        <w:t>a warning message is issued</w:t>
      </w:r>
      <w:r>
        <w:t xml:space="preserve">.  At the beginning of a spinup and whenever the IC file is inaccessible, </w:t>
      </w:r>
      <w:r w:rsidR="00283EA5">
        <w:t xml:space="preserve"> </w:t>
      </w:r>
      <w:r w:rsidR="00801BD3">
        <w:t xml:space="preserve">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w:t>
      </w:r>
      <w:r w:rsidR="00283EA5">
        <w:t>simply the calendar year to which it applies, for example, “2010”.  To be used in a subsequent simulation, the file must be moved or copied to the folder where the IDU layer is located and renamed in the required format: “2010” would be renamed as “flow2010.ic”.</w:t>
      </w:r>
    </w:p>
    <w:p w14:paraId="2245287C" w14:textId="40CF12A0" w:rsidR="0066329B" w:rsidRDefault="0066329B" w:rsidP="00801BD3">
      <w:pPr>
        <w:ind w:firstLine="720"/>
      </w:pPr>
      <w:r>
        <w:t>As of May 2021, the Flow and HBV models have some state variables which are not saved in the IC file; these extra state variables are, however, present as attributes in the IDU, HRU, and Reach shapefiles.  For that reason, to save the state of the simulation at the end of a spinup, it is necessary to save the IDI, HRU, and Reach shapefiles in addition to the IC file.</w:t>
      </w:r>
    </w:p>
    <w:p w14:paraId="0B4F2313" w14:textId="4FEB04A8" w:rsidR="00283EA5" w:rsidRDefault="00283EA5" w:rsidP="00801BD3">
      <w:pPr>
        <w:ind w:firstLine="720"/>
      </w:pPr>
    </w:p>
    <w:p w14:paraId="061E7421" w14:textId="36D0D059" w:rsidR="00283EA5" w:rsidRDefault="006D4D31" w:rsidP="00283EA5">
      <w:pPr>
        <w:pStyle w:val="Heading2"/>
      </w:pPr>
      <w:bookmarkStart w:id="759" w:name="_Toc99005030"/>
      <w:r>
        <w:t>What is in the IC file</w:t>
      </w:r>
      <w:bookmarkEnd w:id="759"/>
    </w:p>
    <w:p w14:paraId="03D5B0F7" w14:textId="487C4A20" w:rsidR="006D4D31" w:rsidRDefault="006D4D31" w:rsidP="006D4D31">
      <w:r>
        <w:tab/>
        <w:t xml:space="preserve">The IC file is a binary file consisting of a long series of C++ </w:t>
      </w:r>
      <w:r>
        <w:rPr>
          <w:i/>
          <w:iCs/>
        </w:rPr>
        <w:t>double</w:t>
      </w:r>
      <w:r>
        <w:t xml:space="preserve"> values, i.e. double precision floating point numbers, conceptually representing the state variables of the Flow model as applied to the current IDU, HRU, and Reach shapefiles.  The first value is the number of state variables, </w:t>
      </w:r>
      <w:r>
        <w:rPr>
          <w:i/>
          <w:iCs/>
        </w:rPr>
        <w:t>modelStateVarCountWP</w:t>
      </w:r>
      <w:r>
        <w:t xml:space="preserve">, the sum of </w:t>
      </w:r>
    </w:p>
    <w:p w14:paraId="63347D0C" w14:textId="235FA0A8" w:rsidR="006D4D31" w:rsidRDefault="006D4D31" w:rsidP="006D4D31">
      <w:pPr>
        <w:rPr>
          <w:i/>
          <w:iCs/>
        </w:rPr>
      </w:pPr>
      <w:r>
        <w:tab/>
      </w:r>
      <w:r>
        <w:rPr>
          <w:i/>
          <w:iCs/>
        </w:rPr>
        <w:t>hruCount</w:t>
      </w:r>
      <w:r w:rsidR="00EE13DE">
        <w:rPr>
          <w:i/>
          <w:iCs/>
        </w:rPr>
        <w:t>WP * hruLayerCount + subreach_countWP + reservoir_countWP</w:t>
      </w:r>
    </w:p>
    <w:p w14:paraId="4124B9AD" w14:textId="601A13EF" w:rsidR="00EE13DE" w:rsidRDefault="00EE13DE" w:rsidP="006D4D31">
      <w:r>
        <w:t xml:space="preserve">The “WP” suffix in these C++ variable names indicates that they apply to model versions which use </w:t>
      </w:r>
      <w:r>
        <w:rPr>
          <w:i/>
          <w:iCs/>
        </w:rPr>
        <w:t>WaterParcel</w:t>
      </w:r>
      <w:r>
        <w:t xml:space="preserve"> objects to track water temperature as well as water volume.  The various ...</w:t>
      </w:r>
      <w:r>
        <w:rPr>
          <w:i/>
          <w:iCs/>
        </w:rPr>
        <w:t>CountWP</w:t>
      </w:r>
      <w:r>
        <w:t xml:space="preserve"> variables take into account how many values are saved for each kind of object.  For instance, for </w:t>
      </w:r>
      <w:r w:rsidR="003B5586">
        <w:t xml:space="preserve">each </w:t>
      </w:r>
      <w:r>
        <w:t>subreach, 3 values are saved: discharge (cms), volume (m</w:t>
      </w:r>
      <w:r>
        <w:rPr>
          <w:vertAlign w:val="superscript"/>
        </w:rPr>
        <w:t>3</w:t>
      </w:r>
      <w:r>
        <w:t>), and temperature (</w:t>
      </w:r>
      <w:r>
        <w:rPr>
          <w:rFonts w:cstheme="minorHAnsi"/>
        </w:rPr>
        <w:t>°</w:t>
      </w:r>
      <w:r>
        <w:t>C).</w:t>
      </w:r>
      <w:r w:rsidR="003B5586">
        <w:t xml:space="preserve">  For each reservoir, 2 values are saved: volume (m</w:t>
      </w:r>
      <w:r w:rsidR="003B5586">
        <w:rPr>
          <w:vertAlign w:val="superscript"/>
        </w:rPr>
        <w:t>3</w:t>
      </w:r>
      <w:r w:rsidR="003B5586">
        <w:t>), and temperature (</w:t>
      </w:r>
      <w:r w:rsidR="003B5586">
        <w:rPr>
          <w:rFonts w:cstheme="minorHAnsi"/>
        </w:rPr>
        <w:t>°</w:t>
      </w:r>
      <w:r w:rsidR="003B5586">
        <w:t xml:space="preserve">C).  </w:t>
      </w:r>
      <w:r w:rsidR="00AC1926">
        <w:t>HRUs have 6 “layers”, i.e. compartments in the HBV precip/runoff model.  For each layer of each HRU, 2 values are saved: volume (m</w:t>
      </w:r>
      <w:r w:rsidR="00AC1926">
        <w:rPr>
          <w:vertAlign w:val="superscript"/>
        </w:rPr>
        <w:t>3</w:t>
      </w:r>
      <w:r w:rsidR="00AC1926">
        <w:t>), and temperature (</w:t>
      </w:r>
      <w:r w:rsidR="00AC1926">
        <w:rPr>
          <w:rFonts w:cstheme="minorHAnsi"/>
        </w:rPr>
        <w:t>°</w:t>
      </w:r>
      <w:r w:rsidR="00AC1926">
        <w:t>C).</w:t>
      </w:r>
    </w:p>
    <w:p w14:paraId="637BAD3C" w14:textId="1AB1C8D7" w:rsidR="00465D0C" w:rsidRDefault="00465D0C" w:rsidP="006D4D31"/>
    <w:p w14:paraId="3172A51E" w14:textId="2C9EC7D7" w:rsidR="00465D0C" w:rsidRDefault="00465D0C" w:rsidP="00465D0C">
      <w:pPr>
        <w:pStyle w:val="Heading2"/>
      </w:pPr>
      <w:bookmarkStart w:id="760" w:name="_Toc99005031"/>
      <w:r>
        <w:t>State variables in the IDU shapefile</w:t>
      </w:r>
      <w:bookmarkEnd w:id="760"/>
    </w:p>
    <w:p w14:paraId="6265451E" w14:textId="337C7591" w:rsidR="00490D89" w:rsidRPr="00EF6419" w:rsidRDefault="00490D89" w:rsidP="006410E2">
      <w:r>
        <w:tab/>
        <w:t>The HBV model has 6 compartments for soil and surface water.  One compartment is used for 2 purposes: to hold the volume of liquid water contained in a snowpack, and to hold the volume of water standing on the surface of a wetland.  An HRU may have both wetland IDUs with standing water and non-wetland IDUs with snow, but any single IDU can only have standing water or snow, or neither; an IDU cannot have both snow and standing water at the same time.  The LULC_A attribute determines whether an IDU is a wetland or not.  Wetland IDUs may have standing water or not; the WETNESS attribute value if positive represents the depth of the standing water.</w:t>
      </w:r>
      <w:r w:rsidR="007E39D9">
        <w:t xml:space="preserve">  Non-wetland IDUs may have snow or not; the H2O_MELT attribute represents the amount of liquid water in the snow, expressed as a depth.  The LULC_A, WETNESS, and H2O_MELT attributes are state variables of the simulation.</w:t>
      </w:r>
    </w:p>
    <w:p w14:paraId="3D76C122" w14:textId="3351610F" w:rsidR="006D4D31" w:rsidRPr="006D4D31" w:rsidRDefault="00465D0C" w:rsidP="006231D1">
      <w:r>
        <w:tab/>
      </w:r>
    </w:p>
    <w:p w14:paraId="2C6B306B" w14:textId="43EC57A6" w:rsidR="00283EA5" w:rsidRDefault="00283EA5" w:rsidP="00283EA5">
      <w:pPr>
        <w:pStyle w:val="Heading2"/>
      </w:pPr>
      <w:bookmarkStart w:id="761" w:name="_Toc99005032"/>
      <w:r>
        <w:lastRenderedPageBreak/>
        <w:t>Initial conditions for HBV</w:t>
      </w:r>
      <w:r w:rsidR="00FF29F2">
        <w:t>: the IC file and the IDU shapefile</w:t>
      </w:r>
      <w:bookmarkEnd w:id="761"/>
    </w:p>
    <w:p w14:paraId="5CEB4B8D" w14:textId="3F12FC02" w:rsidR="00FF29F2" w:rsidRDefault="00FF29F2" w:rsidP="00FF29F2">
      <w:r>
        <w:tab/>
      </w:r>
      <w:r w:rsidR="0061184C">
        <w:t>HRUs which include cropland or wetland IDUs will vary in the amount of water from IDU to IDU.  Cropland IDUs use water at different rates depending on which crop is being grown.  Wetland IDUs may be inundated to different depths, or may have standing water at the same time upland IDUs have snow cover.  Some IDU attributes are used to keep track of these different states: SNOW</w:t>
      </w:r>
      <w:r w:rsidR="0071094C">
        <w:t>PACK</w:t>
      </w:r>
      <w:r w:rsidR="0061184C">
        <w:t>, H2O_MELT, WETNESS, and SM_DAY.  The values of those attributes at the time a simulation begins also count as initial conditions, even though they are not included in the IC file.  Those IDU values and the HRU layer values are combined to set the initial state of the HBV</w:t>
      </w:r>
      <w:r w:rsidR="0071094C">
        <w:t xml:space="preserve"> model.</w:t>
      </w:r>
    </w:p>
    <w:p w14:paraId="768325BB" w14:textId="77777777" w:rsidR="0066715F" w:rsidRDefault="0071094C" w:rsidP="00FF29F2">
      <w:r>
        <w:tab/>
        <w:t>SNOWPACK (mm) is the liquid water equivalent depth of the frozen part of the snow on the ground.  H2O_MELT (mm) is the liquid water present in the snowpack.  SM_DAY (mm) is the soil moisture in the part of the soil accessible to plant roots.  WETNESS (mm) is an attribute defined for wetlands.  When WETNESS is zero or positive, it signifies that the soil is saturated and may be inundated; the numeric value is the depth in mm of standing water.  When WETNESS is negative, its absolute value is the amount of water in mm which would have to be added to the soil to bring it back up to its field capacity.</w:t>
      </w:r>
      <w:r w:rsidR="00CB55F8">
        <w:t xml:space="preserve">  </w:t>
      </w:r>
    </w:p>
    <w:p w14:paraId="565AB99C" w14:textId="39BF61E5" w:rsidR="0071094C" w:rsidRDefault="00CB55F8" w:rsidP="006231D1">
      <w:pPr>
        <w:ind w:firstLine="720"/>
      </w:pPr>
      <w:r>
        <w:t>As of April 2021, CW3M ignores the difference between field capacity and saturation.</w:t>
      </w:r>
      <w:r w:rsidR="0066715F">
        <w:t xml:space="preserve">  This simplification is necessitated by the absence of data on saturation from the HBV parameter set.  However, since the extra water held by the soil at saturation is just the amount expected to drain out by gravity flow in 1 day, and given that the timestep of the model is also 1 day, we expect that glossing over the difference between field capacity and saturation will introduce an error in the depth of inundation, as represented by positive values of WETNESS, limited to no more than saturation water capacity minus field capacity.</w:t>
      </w:r>
    </w:p>
    <w:p w14:paraId="0D6E2A83" w14:textId="0EAF904A" w:rsidR="00262C41" w:rsidRDefault="00CB55F8" w:rsidP="00FF29F2">
      <w:r>
        <w:tab/>
        <w:t xml:space="preserve">When CW3M first initializes, </w:t>
      </w:r>
      <w:r w:rsidR="002D6752">
        <w:t>if an IC file is not available,</w:t>
      </w:r>
      <w:r>
        <w:t xml:space="preserve"> CW3M initializes the compartments in the HBV model and the corresponding IDU attributes to a value specified in the init_water_content field of the &lt;catchments&gt; block of the Flow XML file.</w:t>
      </w:r>
      <w:r w:rsidR="00262C41">
        <w:t xml:space="preserve">  The current setting for the init_water_content is the single value 0.1, which results in values of 0.0 for SNOWPACK and H2O_MELT, a value in m</w:t>
      </w:r>
      <w:r w:rsidR="00262C41">
        <w:rPr>
          <w:vertAlign w:val="superscript"/>
        </w:rPr>
        <w:t>3</w:t>
      </w:r>
      <w:r w:rsidR="00262C41">
        <w:t xml:space="preserve"> equivalent to 40 mm for SM_DAY, and a negative value of WETNESS equal to 40 mm minus the field capacity of the soil, obtained from the HBV parameter file.</w:t>
      </w:r>
    </w:p>
    <w:p w14:paraId="107B9E01" w14:textId="5E4246A8" w:rsidR="002D2159" w:rsidRDefault="00262C41" w:rsidP="00EB66B0">
      <w:r>
        <w:tab/>
        <w:t xml:space="preserve">If on the other hand </w:t>
      </w:r>
      <w:r w:rsidR="002D6752">
        <w:t>an IC file is available</w:t>
      </w:r>
      <w:r>
        <w:t xml:space="preserve">, then CW3M constructs the </w:t>
      </w:r>
      <w:r w:rsidR="00B6190A">
        <w:t xml:space="preserve">HRU </w:t>
      </w:r>
      <w:r>
        <w:t xml:space="preserve">values for snowpack, surface water, </w:t>
      </w:r>
      <w:r w:rsidR="00B6190A">
        <w:t>and root-accessible compartments of the HBV model by aggregating the values of the corresponding IDU attributes across the IDUs which make up each HRU.  Warning messages are produced when the HRU values in the IC file are inconsistent with those aggregated from the IDU attributes.</w:t>
      </w:r>
      <w:r>
        <w:t xml:space="preserve"> </w:t>
      </w:r>
    </w:p>
    <w:p w14:paraId="2F9D72B3" w14:textId="4646046F" w:rsidR="00513510" w:rsidRDefault="00513510" w:rsidP="00EB66B0"/>
    <w:p w14:paraId="0724F423" w14:textId="08436E12" w:rsidR="00513510" w:rsidRDefault="00513510" w:rsidP="00513510">
      <w:pPr>
        <w:pStyle w:val="Heading2"/>
      </w:pPr>
      <w:bookmarkStart w:id="762" w:name="_Toc99005033"/>
      <w:r>
        <w:t>Default values used when the data is incomplete</w:t>
      </w:r>
      <w:bookmarkEnd w:id="762"/>
    </w:p>
    <w:p w14:paraId="1DE24EE8" w14:textId="3198FD7C" w:rsidR="00513510" w:rsidRDefault="00513510" w:rsidP="00513510">
      <w:r>
        <w:tab/>
        <w:t xml:space="preserve">Ideally, the Reach layer would contain information about the characteristic width and </w:t>
      </w:r>
      <w:r w:rsidR="00C517E2">
        <w:t xml:space="preserve">summer low flow </w:t>
      </w:r>
      <w:r>
        <w:t>of each reach, and about the height and density of the streamside vegetation.</w:t>
      </w:r>
      <w:r w:rsidR="00C517E2">
        <w:t xml:space="preserve">  These Reach attributes are there to hold that information: WIDTHGIVEN, Q_MIN, VEGHTGIVEN, and VGDNSGIVEN.  For portions of the stream network for which there is Shade-a-lator data available, CW3M can estimate the values of WIDTHGIVEN, VEGHTGIVEN, and VGDNSGIVEN from the Shade-a-lator data.  As of May 2021, Shade-a-lator data is only available in CW3M for a small part of the McKenzie basin</w:t>
      </w:r>
      <w:r w:rsidR="003365BC">
        <w:t>.  Everywhere else, nominal default values are calculated and used.</w:t>
      </w:r>
    </w:p>
    <w:p w14:paraId="5541599C" w14:textId="47178E29" w:rsidR="003365BC" w:rsidRDefault="003365BC" w:rsidP="00513510"/>
    <w:tbl>
      <w:tblPr>
        <w:tblStyle w:val="TableGrid"/>
        <w:tblW w:w="0" w:type="auto"/>
        <w:tblLook w:val="04A0" w:firstRow="1" w:lastRow="0" w:firstColumn="1" w:lastColumn="0" w:noHBand="0" w:noVBand="1"/>
      </w:tblPr>
      <w:tblGrid>
        <w:gridCol w:w="3041"/>
        <w:gridCol w:w="2728"/>
        <w:gridCol w:w="2537"/>
      </w:tblGrid>
      <w:tr w:rsidR="005323B5" w14:paraId="57BC6B7B" w14:textId="77777777" w:rsidTr="003365BC">
        <w:tc>
          <w:tcPr>
            <w:tcW w:w="0" w:type="auto"/>
          </w:tcPr>
          <w:p w14:paraId="7BE2BC1E" w14:textId="196B1502" w:rsidR="005323B5" w:rsidRDefault="005323B5" w:rsidP="00513510">
            <w:r>
              <w:t>attribute used in the simulation</w:t>
            </w:r>
          </w:p>
        </w:tc>
        <w:tc>
          <w:tcPr>
            <w:tcW w:w="0" w:type="auto"/>
          </w:tcPr>
          <w:p w14:paraId="4457D00C" w14:textId="6F782035" w:rsidR="005323B5" w:rsidRDefault="005323B5" w:rsidP="00513510">
            <w:r>
              <w:t>attribute for observed value</w:t>
            </w:r>
          </w:p>
        </w:tc>
        <w:tc>
          <w:tcPr>
            <w:tcW w:w="0" w:type="auto"/>
          </w:tcPr>
          <w:p w14:paraId="77D52DA7" w14:textId="34CB73A1" w:rsidR="005323B5" w:rsidRDefault="005323B5" w:rsidP="00513510">
            <w:r>
              <w:t>attribute for default value</w:t>
            </w:r>
          </w:p>
        </w:tc>
      </w:tr>
      <w:tr w:rsidR="005323B5" w14:paraId="153E6F46" w14:textId="77777777" w:rsidTr="003365BC">
        <w:tc>
          <w:tcPr>
            <w:tcW w:w="0" w:type="auto"/>
          </w:tcPr>
          <w:p w14:paraId="72742B44" w14:textId="1151A972" w:rsidR="005323B5" w:rsidRDefault="005323B5" w:rsidP="00513510">
            <w:r>
              <w:t>WIDTHREACH</w:t>
            </w:r>
          </w:p>
        </w:tc>
        <w:tc>
          <w:tcPr>
            <w:tcW w:w="0" w:type="auto"/>
          </w:tcPr>
          <w:p w14:paraId="6DACCAE2" w14:textId="5E9FBBE9" w:rsidR="005323B5" w:rsidRDefault="005323B5" w:rsidP="00513510">
            <w:r>
              <w:t>WIDTHGIVEN</w:t>
            </w:r>
          </w:p>
        </w:tc>
        <w:tc>
          <w:tcPr>
            <w:tcW w:w="0" w:type="auto"/>
          </w:tcPr>
          <w:p w14:paraId="18F0319F" w14:textId="232035C9" w:rsidR="005323B5" w:rsidRDefault="005323B5" w:rsidP="00513510">
            <w:r>
              <w:t>WIDTH_MIN</w:t>
            </w:r>
          </w:p>
        </w:tc>
      </w:tr>
      <w:tr w:rsidR="005323B5" w14:paraId="13C08E5E" w14:textId="77777777" w:rsidTr="003365BC">
        <w:tc>
          <w:tcPr>
            <w:tcW w:w="0" w:type="auto"/>
          </w:tcPr>
          <w:p w14:paraId="4D89A4E8" w14:textId="1791ADAE" w:rsidR="005323B5" w:rsidRDefault="005323B5" w:rsidP="00513510">
            <w:r>
              <w:t>Q_MIN</w:t>
            </w:r>
          </w:p>
        </w:tc>
        <w:tc>
          <w:tcPr>
            <w:tcW w:w="0" w:type="auto"/>
          </w:tcPr>
          <w:p w14:paraId="348830C6" w14:textId="77777777" w:rsidR="005323B5" w:rsidRDefault="005323B5" w:rsidP="00513510"/>
        </w:tc>
        <w:tc>
          <w:tcPr>
            <w:tcW w:w="0" w:type="auto"/>
          </w:tcPr>
          <w:p w14:paraId="67C3E342" w14:textId="4FD1AB80" w:rsidR="005323B5" w:rsidRDefault="005323B5" w:rsidP="00513510">
            <w:r>
              <w:t>Q_MIN</w:t>
            </w:r>
          </w:p>
        </w:tc>
      </w:tr>
      <w:tr w:rsidR="005323B5" w14:paraId="3AB638AB" w14:textId="77777777" w:rsidTr="003365BC">
        <w:tc>
          <w:tcPr>
            <w:tcW w:w="0" w:type="auto"/>
          </w:tcPr>
          <w:p w14:paraId="0195BC39" w14:textId="526CE41F" w:rsidR="005323B5" w:rsidRDefault="005323B5" w:rsidP="00513510">
            <w:r>
              <w:t>VEGHTREACH</w:t>
            </w:r>
          </w:p>
        </w:tc>
        <w:tc>
          <w:tcPr>
            <w:tcW w:w="0" w:type="auto"/>
          </w:tcPr>
          <w:p w14:paraId="68628490" w14:textId="16583E28" w:rsidR="005323B5" w:rsidRDefault="005323B5" w:rsidP="00513510">
            <w:r>
              <w:t>VEGHTGIVEN</w:t>
            </w:r>
          </w:p>
        </w:tc>
        <w:tc>
          <w:tcPr>
            <w:tcW w:w="0" w:type="auto"/>
          </w:tcPr>
          <w:p w14:paraId="26846873" w14:textId="74E016CA" w:rsidR="005323B5" w:rsidRDefault="005323B5" w:rsidP="00513510">
            <w:r>
              <w:t>VEGHT_CALC</w:t>
            </w:r>
          </w:p>
        </w:tc>
      </w:tr>
      <w:tr w:rsidR="005323B5" w14:paraId="74122FE9" w14:textId="77777777" w:rsidTr="003365BC">
        <w:tc>
          <w:tcPr>
            <w:tcW w:w="0" w:type="auto"/>
          </w:tcPr>
          <w:p w14:paraId="0ACF135B" w14:textId="30D27605" w:rsidR="005323B5" w:rsidRDefault="005323B5" w:rsidP="00513510">
            <w:r>
              <w:lastRenderedPageBreak/>
              <w:t>VGDNSREACH</w:t>
            </w:r>
          </w:p>
        </w:tc>
        <w:tc>
          <w:tcPr>
            <w:tcW w:w="0" w:type="auto"/>
          </w:tcPr>
          <w:p w14:paraId="45262F99" w14:textId="0A8E6843" w:rsidR="005323B5" w:rsidRDefault="005323B5" w:rsidP="00513510">
            <w:r>
              <w:t>VGDNSGIVEN</w:t>
            </w:r>
          </w:p>
        </w:tc>
        <w:tc>
          <w:tcPr>
            <w:tcW w:w="0" w:type="auto"/>
          </w:tcPr>
          <w:p w14:paraId="64FCDA7E" w14:textId="4B82480A" w:rsidR="005323B5" w:rsidRDefault="005323B5" w:rsidP="00513510">
            <w:r>
              <w:t>LAI</w:t>
            </w:r>
          </w:p>
        </w:tc>
      </w:tr>
    </w:tbl>
    <w:p w14:paraId="6DB5A896" w14:textId="12132836" w:rsidR="003365BC" w:rsidRDefault="003365BC" w:rsidP="00513510"/>
    <w:p w14:paraId="51C9592C" w14:textId="77777777" w:rsidR="00330575" w:rsidRDefault="00330575" w:rsidP="00513510">
      <w:r>
        <w:t>The default value for WIDTH_MIN in meters is the square of the order of the reach (headwater reaches have order 1, and order increases going downstream).</w:t>
      </w:r>
    </w:p>
    <w:p w14:paraId="19E531C8" w14:textId="77777777" w:rsidR="00330575" w:rsidRDefault="00330575" w:rsidP="00513510"/>
    <w:p w14:paraId="04AABF38" w14:textId="77777777" w:rsidR="00330575" w:rsidRDefault="00330575" w:rsidP="00513510">
      <w:r>
        <w:t>There is a symbol defined for the minimum flow in the smallest reaches:</w:t>
      </w:r>
    </w:p>
    <w:p w14:paraId="38844D3B" w14:textId="5F1005F2" w:rsidR="00330575" w:rsidRDefault="00330575" w:rsidP="006410E2">
      <w:pPr>
        <w:pStyle w:val="Body"/>
        <w:rPr>
          <w:rFonts w:asciiTheme="minorHAnsi" w:eastAsiaTheme="minorHAnsi" w:hAnsiTheme="minorHAnsi" w:cstheme="minorBidi"/>
          <w:color w:val="auto"/>
          <w:sz w:val="22"/>
        </w:rPr>
      </w:pPr>
      <w:r w:rsidRPr="00330575">
        <w:t>#define NOMINAL_LOW_FLOW_CMS 0.010 /* 10 liters of water per sec */</w:t>
      </w:r>
    </w:p>
    <w:p w14:paraId="38AB7050" w14:textId="22E2A7BF" w:rsidR="00330575" w:rsidRDefault="00330575" w:rsidP="00330575">
      <w:r>
        <w:t xml:space="preserve">This value was chosen </w:t>
      </w:r>
      <w:r w:rsidR="00124AAC">
        <w:t xml:space="preserve">partly </w:t>
      </w:r>
      <w:r>
        <w:t xml:space="preserve">so as to prevent </w:t>
      </w:r>
      <w:r w:rsidR="00124AAC">
        <w:t>mathematical issues in the flow calculations.  For reaches of order 2 and larger, the Q_MIN value in cms defaults to (order – 1)</w:t>
      </w:r>
      <w:r w:rsidR="00124AAC">
        <w:rPr>
          <w:vertAlign w:val="superscript"/>
        </w:rPr>
        <w:t>3</w:t>
      </w:r>
      <w:r w:rsidR="00124AAC">
        <w:t>.</w:t>
      </w:r>
    </w:p>
    <w:p w14:paraId="6C4A0CC5" w14:textId="6FD8DF38" w:rsidR="00124AAC" w:rsidRDefault="00124AAC" w:rsidP="00330575"/>
    <w:p w14:paraId="545FE987" w14:textId="7C52A08F" w:rsidR="003F72D6" w:rsidRDefault="003F72D6" w:rsidP="003F72D6">
      <w:pPr>
        <w:rPr>
          <w:rFonts w:ascii="Calibri" w:eastAsia="Times New Roman" w:hAnsi="Calibri" w:cs="Calibri"/>
        </w:rPr>
      </w:pPr>
      <w:r>
        <w:t>VEGHT_CALC is an</w:t>
      </w:r>
      <w:r w:rsidRPr="003F72D6">
        <w:rPr>
          <w:rFonts w:ascii="Calibri" w:hAnsi="Calibri" w:cs="Calibri"/>
        </w:rPr>
        <w:t xml:space="preserve"> </w:t>
      </w:r>
      <w:r w:rsidRPr="003F72D6">
        <w:rPr>
          <w:rFonts w:ascii="Calibri" w:eastAsia="Times New Roman" w:hAnsi="Calibri" w:cs="Calibri"/>
        </w:rPr>
        <w:t>estimate of streamside veg</w:t>
      </w:r>
      <w:r>
        <w:rPr>
          <w:rFonts w:ascii="Calibri" w:eastAsia="Times New Roman" w:hAnsi="Calibri" w:cs="Calibri"/>
        </w:rPr>
        <w:t>etation</w:t>
      </w:r>
      <w:r w:rsidRPr="003F72D6">
        <w:rPr>
          <w:rFonts w:ascii="Calibri" w:eastAsia="Times New Roman" w:hAnsi="Calibri" w:cs="Calibri"/>
        </w:rPr>
        <w:t xml:space="preserve"> height </w:t>
      </w:r>
      <w:r>
        <w:rPr>
          <w:rFonts w:ascii="Calibri" w:eastAsia="Times New Roman" w:hAnsi="Calibri" w:cs="Calibri"/>
        </w:rPr>
        <w:t>based on the</w:t>
      </w:r>
      <w:r w:rsidRPr="003F72D6">
        <w:rPr>
          <w:rFonts w:ascii="Calibri" w:eastAsia="Times New Roman" w:hAnsi="Calibri" w:cs="Calibri"/>
        </w:rPr>
        <w:t xml:space="preserve"> VEGCLASS </w:t>
      </w:r>
      <w:r>
        <w:rPr>
          <w:rFonts w:ascii="Calibri" w:eastAsia="Times New Roman" w:hAnsi="Calibri" w:cs="Calibri"/>
        </w:rPr>
        <w:t xml:space="preserve">attributes </w:t>
      </w:r>
      <w:r w:rsidRPr="003F72D6">
        <w:rPr>
          <w:rFonts w:ascii="Calibri" w:eastAsia="Times New Roman" w:hAnsi="Calibri" w:cs="Calibri"/>
        </w:rPr>
        <w:t>of streamside IDUs</w:t>
      </w:r>
      <w:r>
        <w:rPr>
          <w:rFonts w:ascii="Calibri" w:eastAsia="Times New Roman" w:hAnsi="Calibri" w:cs="Calibri"/>
        </w:rPr>
        <w:t>.</w:t>
      </w:r>
    </w:p>
    <w:p w14:paraId="08E680F8" w14:textId="0DEE56AE" w:rsidR="003F72D6" w:rsidRDefault="003F72D6" w:rsidP="003F72D6">
      <w:pPr>
        <w:rPr>
          <w:rFonts w:ascii="Calibri" w:eastAsia="Times New Roman" w:hAnsi="Calibri" w:cs="Calibri"/>
        </w:rPr>
      </w:pPr>
    </w:p>
    <w:p w14:paraId="0B80079D" w14:textId="276B1F12" w:rsidR="003F72D6" w:rsidRDefault="003F72D6" w:rsidP="003F72D6">
      <w:pPr>
        <w:rPr>
          <w:rFonts w:ascii="Calibri" w:eastAsia="Times New Roman" w:hAnsi="Calibri" w:cs="Calibri"/>
        </w:rPr>
      </w:pPr>
      <w:r>
        <w:rPr>
          <w:rFonts w:ascii="Calibri" w:eastAsia="Times New Roman" w:hAnsi="Calibri" w:cs="Calibri"/>
        </w:rPr>
        <w:t xml:space="preserve">LAI </w:t>
      </w:r>
      <w:r w:rsidR="005323B5">
        <w:rPr>
          <w:rFonts w:ascii="Calibri" w:eastAsia="Times New Roman" w:hAnsi="Calibri" w:cs="Calibri"/>
        </w:rPr>
        <w:t>represents the leaf area index of the streamside vegetation based on the LAI attributes of the streamside IDUs.  Beers Law is used to calculate vegetation density from the leaf area index.  The Beers Law coefficient is defined as a symbol:</w:t>
      </w:r>
    </w:p>
    <w:p w14:paraId="43413DB8" w14:textId="756EFB83" w:rsidR="00330575" w:rsidRDefault="005323B5" w:rsidP="00330575">
      <w:pPr>
        <w:rPr>
          <w:rFonts w:ascii="Calibri" w:eastAsia="Times New Roman" w:hAnsi="Calibri" w:cs="Calibri"/>
        </w:rPr>
      </w:pPr>
      <w:r w:rsidRPr="005323B5">
        <w:rPr>
          <w:rFonts w:ascii="Calibri" w:eastAsia="Times New Roman" w:hAnsi="Calibri" w:cs="Calibri"/>
        </w:rPr>
        <w:t>#define BEERS_LAW_K 0.5</w:t>
      </w:r>
    </w:p>
    <w:p w14:paraId="3DB3C88D" w14:textId="249BDB27" w:rsidR="00EF6419" w:rsidRDefault="00EF6419" w:rsidP="00330575">
      <w:pPr>
        <w:rPr>
          <w:rFonts w:ascii="Calibri" w:eastAsia="Times New Roman" w:hAnsi="Calibri" w:cs="Calibri"/>
        </w:rPr>
      </w:pPr>
    </w:p>
    <w:p w14:paraId="0A33370C" w14:textId="717DFF45" w:rsidR="00EF6419" w:rsidRPr="006410E2" w:rsidRDefault="00EF6419" w:rsidP="006410E2">
      <w:pPr>
        <w:rPr>
          <w:rFonts w:ascii="Calibri" w:eastAsia="Times New Roman" w:hAnsi="Calibri" w:cs="Calibri"/>
        </w:rPr>
      </w:pPr>
      <w:r>
        <w:rPr>
          <w:rFonts w:ascii="Calibri" w:eastAsia="Times New Roman" w:hAnsi="Calibri" w:cs="Calibri"/>
        </w:rPr>
        <w:t>As of May 2021, there are 11 Reach attributes which are initialized during spinup to a non-physical token value (-1), to indicate that observational data is not available: DEPTH_MIN, WIDTH_MIN, WIDTHGIVEN, VGDNSGIVEN, VEGHTGIVEN, VEG_HT_L, VEG_HT_R, TOPOELEV_E, TOPOELEV_S, TOPOELEV_W, and RADSWGIVEN.</w:t>
      </w:r>
    </w:p>
    <w:p w14:paraId="4A35B099" w14:textId="77777777" w:rsidR="00330575" w:rsidRPr="00EF6419" w:rsidRDefault="00330575"/>
    <w:p w14:paraId="6D87310E" w14:textId="1899533E" w:rsidR="00BD69AE" w:rsidRDefault="00BD69AE" w:rsidP="002D2159">
      <w:pPr>
        <w:pStyle w:val="Heading1"/>
      </w:pPr>
      <w:bookmarkStart w:id="763" w:name="_Toc99005034"/>
      <w:r>
        <w:t>Stream flow and stream temperature</w:t>
      </w:r>
      <w:bookmarkEnd w:id="763"/>
    </w:p>
    <w:p w14:paraId="224B0981" w14:textId="77777777" w:rsidR="008C7362" w:rsidRDefault="008C7362" w:rsidP="008C7362">
      <w:pPr>
        <w:pStyle w:val="Heading2"/>
      </w:pPr>
      <w:bookmarkStart w:id="764" w:name="_Toc50800503"/>
      <w:bookmarkStart w:id="765" w:name="_Toc54090937"/>
      <w:bookmarkStart w:id="766" w:name="_Toc99005035"/>
      <w:r>
        <w:t>Water parcels</w:t>
      </w:r>
      <w:bookmarkEnd w:id="764"/>
      <w:bookmarkEnd w:id="765"/>
      <w:bookmarkEnd w:id="766"/>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767" w:name="_Toc99005036"/>
      <w:r>
        <w:t>Daily water mass and energy balance</w:t>
      </w:r>
      <w:bookmarkEnd w:id="767"/>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w:t>
      </w:r>
      <w:r w:rsidR="00B20483">
        <w:lastRenderedPageBreak/>
        <w:t>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768" w:name="_Toc99005037"/>
      <w:r>
        <w:t>Estimating the rate of flow</w:t>
      </w:r>
      <w:r w:rsidR="006A13B7">
        <w:t xml:space="preserve"> </w:t>
      </w:r>
      <w:r>
        <w:t>in a stream reach</w:t>
      </w:r>
      <w:bookmarkEnd w:id="768"/>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lastRenderedPageBreak/>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769" w:name="_Toc99005038"/>
      <w:r>
        <w:t>Estimating the surface area of the water in a subreach</w:t>
      </w:r>
      <w:bookmarkEnd w:id="769"/>
    </w:p>
    <w:p w14:paraId="6663A824" w14:textId="72554F1D"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r w:rsidR="007C48B1">
        <w:t>In principle,</w:t>
      </w:r>
      <w:r w:rsidR="00D165C3">
        <w:t xml:space="preserve"> </w:t>
      </w:r>
      <w:r w:rsidR="007C48B1">
        <w:t>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r w:rsidR="007C48B1">
        <w:t xml:space="preserve">  CW3M has a built-in, default method for estimating stream width; the estimate goes into the Reach attribute WIDTH_CALC.</w:t>
      </w:r>
    </w:p>
    <w:p w14:paraId="246EF282" w14:textId="3518AA60" w:rsidR="007C48B1" w:rsidRDefault="007C48B1" w:rsidP="00263AF4">
      <w:r>
        <w:tab/>
        <w:t xml:space="preserve">In some places, the width of the reach is relatively constant.  Where the width of the reach is known, it may be specified explicitly in the Reach attribute WIDTHGIVEN.  Values greater than zero in </w:t>
      </w:r>
      <w:r>
        <w:lastRenderedPageBreak/>
        <w:t>WIDTHGIVEN override the value in WIDTH_CALC.  The operative width value is held in the attribute WIDTHREACH.</w:t>
      </w:r>
    </w:p>
    <w:p w14:paraId="70196CC4" w14:textId="6D4ECDC8" w:rsidR="00B57E25" w:rsidRDefault="00D165C3" w:rsidP="003F72F2">
      <w:r>
        <w:tab/>
        <w:t xml:space="preserve">The width </w:t>
      </w:r>
      <w:r w:rsidR="007C48B1">
        <w:t>estimate that goes into WIDTH_CAL</w:t>
      </w:r>
      <w:r w:rsidR="0075078A">
        <w:t>C</w:t>
      </w:r>
      <w:r>
        <w:t xml:space="preserve"> is </w:t>
      </w:r>
      <w:r w:rsidR="005460BC">
        <w:t>the average of the calculated widths for the subreaches that make up the reach.  Subreach widths are estimated as a function of the length of the subreach, the volume of water it contains, and a prescribed width-to-depth ratio</w:t>
      </w:r>
      <w:r w:rsidR="00B57E25">
        <w:t xml:space="preserve"> = 10.</w:t>
      </w:r>
    </w:p>
    <w:p w14:paraId="5DFFEFA5" w14:textId="77777777" w:rsidR="00B20483" w:rsidRDefault="00B20483" w:rsidP="00684B5F"/>
    <w:p w14:paraId="3E997B9C" w14:textId="77777777" w:rsidR="009123A7" w:rsidRDefault="009123A7" w:rsidP="007B1928">
      <w:pPr>
        <w:pStyle w:val="Heading2"/>
      </w:pPr>
      <w:bookmarkStart w:id="770" w:name="_Toc99005039"/>
      <w:r>
        <w:t>Water temperature from thermal energy</w:t>
      </w:r>
      <w:bookmarkEnd w:id="770"/>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5042B3D1" w14:textId="77777777" w:rsidR="00801BD3" w:rsidRDefault="00801BD3" w:rsidP="007B1928">
      <w:pPr>
        <w:pStyle w:val="Heading2"/>
      </w:pPr>
    </w:p>
    <w:p w14:paraId="4150B7FF" w14:textId="1D11D5C5" w:rsidR="007512E5" w:rsidRDefault="007512E5" w:rsidP="007B1928">
      <w:pPr>
        <w:pStyle w:val="Heading2"/>
      </w:pPr>
      <w:bookmarkStart w:id="771" w:name="_Toc99005040"/>
      <w:r>
        <w:t>Boundary conditions for stream water temperature</w:t>
      </w:r>
      <w:bookmarkEnd w:id="771"/>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lastRenderedPageBreak/>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the Cougar reservoir drainage (HBVCALIB = 8), the Blue River reservoir drainage (HBVCALIB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772" w:name="_Toc99005041"/>
      <w:r>
        <w:t>Thermal stratification in reservoirs</w:t>
      </w:r>
      <w:bookmarkEnd w:id="772"/>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773" w:name="_Toc99005042"/>
      <w:r>
        <w:t>Thermal loading</w:t>
      </w:r>
      <w:bookmarkEnd w:id="773"/>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w:t>
      </w:r>
      <w:r w:rsidR="0056152A">
        <w:lastRenderedPageBreak/>
        <w:t>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774" w:name="_Toc99005043"/>
      <w:r>
        <w:t>Reservoirs</w:t>
      </w:r>
      <w:bookmarkEnd w:id="774"/>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t>
      </w:r>
      <w:r w:rsidR="00205794">
        <w:lastRenderedPageBreak/>
        <w:t>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775" w:name="_Toc99005044"/>
      <w:r>
        <w:t>Reservoir data</w:t>
      </w:r>
      <w:bookmarkEnd w:id="775"/>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lastRenderedPageBreak/>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776" w:name="_Toc99005045"/>
      <w:r>
        <w:t>Reservoir data sources</w:t>
      </w:r>
      <w:bookmarkEnd w:id="776"/>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777" w:name="_Toc99005046"/>
      <w:r>
        <w:t>Creating a new study area</w:t>
      </w:r>
      <w:r w:rsidR="00A55502">
        <w:t xml:space="preserve"> from a watershed within the WRB</w:t>
      </w:r>
      <w:bookmarkEnd w:id="777"/>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r>
        <w:br w:type="page"/>
      </w:r>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6E385506"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6F4A15">
        <w:t xml:space="preserve">Figure </w:t>
      </w:r>
      <w:r w:rsidR="006F4A15">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778" w:name="_Toc99005047"/>
      <w:r>
        <w:t>Limitations of subbasin simulations</w:t>
      </w:r>
      <w:bookmarkEnd w:id="778"/>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779" w:name="_Toc99005048"/>
      <w:r>
        <w:t>Calibration procedure</w:t>
      </w:r>
      <w:bookmarkEnd w:id="779"/>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780" w:name="_Toc99005049"/>
      <w:r>
        <w:t>Using PEST to determine HBV parameter values</w:t>
      </w:r>
      <w:bookmarkEnd w:id="780"/>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781" w:name="_Toc99005050"/>
      <w:r>
        <w:t>Calibrating streamflows using stream gage measurements</w:t>
      </w:r>
      <w:bookmarkEnd w:id="781"/>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782" w:name="_Toc99005051"/>
      <w:r>
        <w:t>Calibrating stream temperatures</w:t>
      </w:r>
      <w:bookmarkEnd w:id="782"/>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783" w:name="_Toc99005052"/>
      <w:r>
        <w:lastRenderedPageBreak/>
        <w:t>North Santiam study area</w:t>
      </w:r>
      <w:bookmarkEnd w:id="783"/>
    </w:p>
    <w:p w14:paraId="24DE991F" w14:textId="77777777" w:rsidR="000C5A18" w:rsidRDefault="000C5A18" w:rsidP="000C5A18"/>
    <w:p w14:paraId="0AA4F828" w14:textId="6996018D"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6F4A15">
        <w:t xml:space="preserve">Figure </w:t>
      </w:r>
      <w:r w:rsidR="006F4A15">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784" w:name="_Toc99005053"/>
      <w:r>
        <w:rPr>
          <w:rFonts w:eastAsia="Times New Roman"/>
        </w:rPr>
        <w:t>Instream water rights</w:t>
      </w:r>
      <w:bookmarkEnd w:id="784"/>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7273BD05" w:rsidR="00AE364B" w:rsidRDefault="005C1A69" w:rsidP="005C1A69">
      <w:pPr>
        <w:pStyle w:val="Caption"/>
      </w:pPr>
      <w:bookmarkStart w:id="785" w:name="_Toc87080452"/>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6F4A15">
        <w:rPr>
          <w:noProof/>
        </w:rPr>
        <w:t>6</w:t>
      </w:r>
      <w:r w:rsidR="000B183E">
        <w:rPr>
          <w:noProof/>
        </w:rPr>
        <w:fldChar w:fldCharType="end"/>
      </w:r>
      <w:r>
        <w:t xml:space="preserve">. Instream water rights in </w:t>
      </w:r>
      <w:r w:rsidR="00077987">
        <w:t>the North Santiam watershed</w:t>
      </w:r>
      <w:bookmarkEnd w:id="785"/>
    </w:p>
    <w:p w14:paraId="0FD5899C" w14:textId="77777777" w:rsidR="0092040E" w:rsidRDefault="0092040E" w:rsidP="0092040E"/>
    <w:p w14:paraId="0E0CDFE5" w14:textId="77777777" w:rsidR="00B91F45" w:rsidRDefault="00B47486" w:rsidP="00B91F45">
      <w:pPr>
        <w:pStyle w:val="Heading2"/>
      </w:pPr>
      <w:bookmarkStart w:id="786" w:name="_Toc99005054"/>
      <w:r>
        <w:t xml:space="preserve">Municipal </w:t>
      </w:r>
      <w:r w:rsidR="00057A5D">
        <w:t>w</w:t>
      </w:r>
      <w:r>
        <w:t xml:space="preserve">ater </w:t>
      </w:r>
      <w:r w:rsidR="00D97755">
        <w:t>r</w:t>
      </w:r>
      <w:r>
        <w:t>ights</w:t>
      </w:r>
      <w:bookmarkEnd w:id="786"/>
    </w:p>
    <w:p w14:paraId="1EF60CD7" w14:textId="77777777" w:rsidR="00B47486" w:rsidRDefault="00B47486" w:rsidP="00B47486"/>
    <w:p w14:paraId="605753DE" w14:textId="7C18D746" w:rsidR="00B47486" w:rsidRDefault="00B47486" w:rsidP="00B47486">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6007A3B8" w14:textId="2020BD76" w:rsidR="00B823D2" w:rsidRDefault="00B823D2" w:rsidP="00B47486"/>
    <w:p w14:paraId="617C8EAA" w14:textId="77777777" w:rsidR="00B823D2" w:rsidRPr="004D33B7" w:rsidRDefault="00B823D2" w:rsidP="00B823D2"/>
    <w:p w14:paraId="0279EBC6" w14:textId="77777777" w:rsidR="00B823D2" w:rsidRDefault="00B823D2" w:rsidP="00B823D2">
      <w:pPr>
        <w:pStyle w:val="Heading2"/>
      </w:pPr>
      <w:bookmarkStart w:id="787" w:name="_Toc99005055"/>
      <w:r>
        <w:t>Reality check</w:t>
      </w:r>
      <w:bookmarkEnd w:id="787"/>
    </w:p>
    <w:p w14:paraId="6E2F6B01" w14:textId="5E8B7543" w:rsidR="00B823D2" w:rsidRDefault="00B823D2" w:rsidP="00B823D2">
      <w:r>
        <w:t>Observational data for flows and stream temperatures at a number of gage locations in the North Santiam basin is available on a website maintained by the USGS.  We have selected these records for use in calibration (</w:t>
      </w:r>
      <w:r w:rsidR="00371F24">
        <w:t>7</w:t>
      </w:r>
      <w:r>
        <w:t xml:space="preserve"> flow gages and 6 temperature sensors):</w:t>
      </w:r>
    </w:p>
    <w:p w14:paraId="271E8759" w14:textId="593B2C69" w:rsidR="00371F24" w:rsidRDefault="00371F24">
      <w:r>
        <w:br w:type="page"/>
      </w:r>
    </w:p>
    <w:p w14:paraId="4E239222" w14:textId="77777777" w:rsidR="00371F24" w:rsidRDefault="00371F24" w:rsidP="00B823D2"/>
    <w:tbl>
      <w:tblPr>
        <w:tblW w:w="8460" w:type="dxa"/>
        <w:tblLook w:val="04A0" w:firstRow="1" w:lastRow="0" w:firstColumn="1" w:lastColumn="0" w:noHBand="0" w:noVBand="1"/>
      </w:tblPr>
      <w:tblGrid>
        <w:gridCol w:w="1358"/>
        <w:gridCol w:w="1109"/>
        <w:gridCol w:w="5993"/>
      </w:tblGrid>
      <w:tr w:rsidR="00B823D2" w:rsidRPr="00286383" w14:paraId="55FFD57D" w14:textId="77777777" w:rsidTr="00043DFB">
        <w:trPr>
          <w:trHeight w:val="300"/>
        </w:trPr>
        <w:tc>
          <w:tcPr>
            <w:tcW w:w="1358" w:type="dxa"/>
            <w:tcBorders>
              <w:top w:val="nil"/>
              <w:left w:val="nil"/>
              <w:bottom w:val="nil"/>
              <w:right w:val="nil"/>
            </w:tcBorders>
            <w:shd w:val="clear" w:color="auto" w:fill="auto"/>
            <w:noWrap/>
            <w:vAlign w:val="bottom"/>
            <w:hideMark/>
          </w:tcPr>
          <w:p w14:paraId="2C290A10"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3D73D5AA"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1FD8AA09" w14:textId="77777777" w:rsidR="00B823D2" w:rsidRPr="00286383" w:rsidRDefault="00B823D2" w:rsidP="00043DFB">
            <w:pPr>
              <w:jc w:val="center"/>
              <w:rPr>
                <w:rFonts w:ascii="Calibri" w:eastAsia="Times New Roman" w:hAnsi="Calibri" w:cs="Calibri"/>
                <w:color w:val="000000"/>
              </w:rPr>
            </w:pPr>
          </w:p>
        </w:tc>
      </w:tr>
      <w:tr w:rsidR="00B823D2" w:rsidRPr="00286383" w14:paraId="3646A8FE" w14:textId="77777777" w:rsidTr="00043DFB">
        <w:trPr>
          <w:trHeight w:val="300"/>
        </w:trPr>
        <w:tc>
          <w:tcPr>
            <w:tcW w:w="1358" w:type="dxa"/>
            <w:tcBorders>
              <w:top w:val="nil"/>
              <w:left w:val="nil"/>
              <w:bottom w:val="nil"/>
              <w:right w:val="nil"/>
            </w:tcBorders>
            <w:shd w:val="clear" w:color="auto" w:fill="auto"/>
            <w:noWrap/>
            <w:vAlign w:val="bottom"/>
            <w:hideMark/>
          </w:tcPr>
          <w:p w14:paraId="52ADFB6B" w14:textId="438578DB" w:rsidR="00B823D2" w:rsidRPr="008A487C" w:rsidRDefault="00B823D2" w:rsidP="00043DFB">
            <w:pPr>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77931DFF" w14:textId="4F959C00" w:rsidR="00B823D2" w:rsidRPr="00B912FF" w:rsidRDefault="00B823D2" w:rsidP="00043DFB">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1D527533" w14:textId="77777777" w:rsidR="00B823D2" w:rsidRDefault="00B823D2" w:rsidP="00043DFB">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1F2AF94" w14:textId="61B2A435" w:rsidR="00B823D2" w:rsidRPr="00B912FF" w:rsidRDefault="00B823D2" w:rsidP="00043DFB">
            <w:pPr>
              <w:rPr>
                <w:rFonts w:ascii="Calibri" w:eastAsia="Times New Roman" w:hAnsi="Calibri" w:cs="Calibri"/>
                <w:color w:val="000000"/>
              </w:rPr>
            </w:pPr>
          </w:p>
        </w:tc>
      </w:tr>
      <w:tr w:rsidR="00371F24" w:rsidRPr="00286383" w14:paraId="1EE95BE2" w14:textId="77777777" w:rsidTr="00043DFB">
        <w:trPr>
          <w:trHeight w:val="300"/>
        </w:trPr>
        <w:tc>
          <w:tcPr>
            <w:tcW w:w="1358" w:type="dxa"/>
            <w:tcBorders>
              <w:top w:val="nil"/>
              <w:left w:val="nil"/>
              <w:bottom w:val="nil"/>
              <w:right w:val="nil"/>
            </w:tcBorders>
            <w:shd w:val="clear" w:color="auto" w:fill="auto"/>
            <w:noWrap/>
            <w:vAlign w:val="bottom"/>
          </w:tcPr>
          <w:p w14:paraId="4D2016DC" w14:textId="4092866F" w:rsidR="00371F24" w:rsidRDefault="00371F24" w:rsidP="00043DFB">
            <w:pPr>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tcPr>
          <w:p w14:paraId="6319C21F" w14:textId="6857131B"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tcPr>
          <w:p w14:paraId="6E39150C" w14:textId="58F01CD5" w:rsidR="00371F24" w:rsidRDefault="00371F24" w:rsidP="00043DFB">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49B6CEFB" w14:textId="77777777" w:rsidTr="00043DFB">
        <w:trPr>
          <w:trHeight w:val="300"/>
        </w:trPr>
        <w:tc>
          <w:tcPr>
            <w:tcW w:w="1358" w:type="dxa"/>
            <w:tcBorders>
              <w:top w:val="nil"/>
              <w:left w:val="nil"/>
              <w:bottom w:val="nil"/>
              <w:right w:val="nil"/>
            </w:tcBorders>
            <w:shd w:val="clear" w:color="auto" w:fill="auto"/>
            <w:noWrap/>
            <w:vAlign w:val="bottom"/>
          </w:tcPr>
          <w:p w14:paraId="6EB0F949" w14:textId="097DB03D" w:rsidR="00371F24" w:rsidRDefault="00371F24" w:rsidP="00043DFB">
            <w:pPr>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tcPr>
          <w:p w14:paraId="16586A72" w14:textId="43A04BBE"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tcPr>
          <w:p w14:paraId="58F853E1" w14:textId="730D0203" w:rsidR="00371F24" w:rsidRDefault="00371F24" w:rsidP="00043DFB">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04F9093C" w14:textId="77777777" w:rsidTr="00043DFB">
        <w:trPr>
          <w:trHeight w:val="300"/>
        </w:trPr>
        <w:tc>
          <w:tcPr>
            <w:tcW w:w="1358" w:type="dxa"/>
            <w:tcBorders>
              <w:top w:val="nil"/>
              <w:left w:val="nil"/>
              <w:bottom w:val="nil"/>
              <w:right w:val="nil"/>
            </w:tcBorders>
            <w:shd w:val="clear" w:color="auto" w:fill="auto"/>
            <w:noWrap/>
            <w:vAlign w:val="bottom"/>
          </w:tcPr>
          <w:p w14:paraId="59B78097" w14:textId="54DD787B" w:rsidR="00371F24" w:rsidRDefault="00371F24" w:rsidP="00043DFB">
            <w:pPr>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tcPr>
          <w:p w14:paraId="6FCD0D93" w14:textId="1EEB52F6"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tcPr>
          <w:p w14:paraId="288EAFBF" w14:textId="2C91360D"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0FCF0571" w14:textId="77777777" w:rsidTr="00043DFB">
        <w:trPr>
          <w:trHeight w:val="300"/>
        </w:trPr>
        <w:tc>
          <w:tcPr>
            <w:tcW w:w="1358" w:type="dxa"/>
            <w:tcBorders>
              <w:top w:val="nil"/>
              <w:left w:val="nil"/>
              <w:bottom w:val="nil"/>
              <w:right w:val="nil"/>
            </w:tcBorders>
            <w:shd w:val="clear" w:color="auto" w:fill="auto"/>
            <w:noWrap/>
            <w:vAlign w:val="bottom"/>
          </w:tcPr>
          <w:p w14:paraId="3363D028" w14:textId="6A65CB41" w:rsidR="00371F24" w:rsidRDefault="00371F24" w:rsidP="00043DFB">
            <w:pPr>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tcPr>
          <w:p w14:paraId="17355484" w14:textId="56EEB7B2"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tcPr>
          <w:p w14:paraId="73F81874" w14:textId="29C9F637" w:rsidR="00371F24" w:rsidRDefault="00371F24" w:rsidP="00043DFB">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70868D94" w14:textId="77777777" w:rsidTr="00043DFB">
        <w:trPr>
          <w:trHeight w:val="300"/>
        </w:trPr>
        <w:tc>
          <w:tcPr>
            <w:tcW w:w="1358" w:type="dxa"/>
            <w:tcBorders>
              <w:top w:val="nil"/>
              <w:left w:val="nil"/>
              <w:bottom w:val="nil"/>
              <w:right w:val="nil"/>
            </w:tcBorders>
            <w:shd w:val="clear" w:color="auto" w:fill="auto"/>
            <w:noWrap/>
            <w:vAlign w:val="bottom"/>
          </w:tcPr>
          <w:p w14:paraId="3FC609CD" w14:textId="06428109" w:rsidR="00371F24" w:rsidRDefault="00371F24" w:rsidP="00043DFB">
            <w:pPr>
              <w:rPr>
                <w:rFonts w:ascii="Calibri" w:eastAsia="Times New Roman" w:hAnsi="Calibri" w:cs="Calibri"/>
                <w:color w:val="000000"/>
              </w:rPr>
            </w:pPr>
            <w:r>
              <w:rPr>
                <w:rFonts w:ascii="Calibri" w:eastAsia="Times New Roman" w:hAnsi="Calibri" w:cs="Calibri"/>
                <w:color w:val="000000"/>
              </w:rPr>
              <w:t>14183000</w:t>
            </w:r>
          </w:p>
        </w:tc>
        <w:tc>
          <w:tcPr>
            <w:tcW w:w="1109" w:type="dxa"/>
            <w:tcBorders>
              <w:top w:val="nil"/>
              <w:left w:val="nil"/>
              <w:bottom w:val="nil"/>
              <w:right w:val="nil"/>
            </w:tcBorders>
            <w:shd w:val="clear" w:color="auto" w:fill="auto"/>
            <w:noWrap/>
            <w:vAlign w:val="bottom"/>
          </w:tcPr>
          <w:p w14:paraId="2B72DC2F" w14:textId="3D2B089A"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23780481</w:t>
            </w:r>
          </w:p>
        </w:tc>
        <w:tc>
          <w:tcPr>
            <w:tcW w:w="5993" w:type="dxa"/>
            <w:tcBorders>
              <w:top w:val="nil"/>
              <w:left w:val="nil"/>
              <w:bottom w:val="nil"/>
              <w:right w:val="nil"/>
            </w:tcBorders>
            <w:shd w:val="clear" w:color="auto" w:fill="auto"/>
            <w:noWrap/>
            <w:vAlign w:val="bottom"/>
          </w:tcPr>
          <w:p w14:paraId="7075C153" w14:textId="393DCD29"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MEHAMA</w:t>
            </w:r>
          </w:p>
        </w:tc>
      </w:tr>
      <w:tr w:rsidR="00371F24" w:rsidRPr="00286383" w14:paraId="7B70C6C0" w14:textId="77777777" w:rsidTr="00043DFB">
        <w:trPr>
          <w:trHeight w:val="300"/>
        </w:trPr>
        <w:tc>
          <w:tcPr>
            <w:tcW w:w="1358" w:type="dxa"/>
            <w:tcBorders>
              <w:top w:val="nil"/>
              <w:left w:val="nil"/>
              <w:bottom w:val="nil"/>
              <w:right w:val="nil"/>
            </w:tcBorders>
            <w:shd w:val="clear" w:color="auto" w:fill="auto"/>
            <w:noWrap/>
            <w:vAlign w:val="bottom"/>
          </w:tcPr>
          <w:p w14:paraId="642161F2" w14:textId="71D68F83" w:rsidR="00371F24" w:rsidRDefault="00371F24" w:rsidP="00043DFB">
            <w:pPr>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tcPr>
          <w:p w14:paraId="6FB75B33" w14:textId="3CFB8E23"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tcPr>
          <w:p w14:paraId="6832AF02" w14:textId="09F0119F"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r w:rsidR="00371F24" w:rsidRPr="00286383" w14:paraId="49F55AD8" w14:textId="77777777" w:rsidTr="00043DFB">
        <w:trPr>
          <w:trHeight w:val="300"/>
        </w:trPr>
        <w:tc>
          <w:tcPr>
            <w:tcW w:w="1358" w:type="dxa"/>
            <w:tcBorders>
              <w:top w:val="nil"/>
              <w:left w:val="nil"/>
              <w:bottom w:val="nil"/>
              <w:right w:val="nil"/>
            </w:tcBorders>
            <w:shd w:val="clear" w:color="auto" w:fill="auto"/>
            <w:noWrap/>
            <w:vAlign w:val="bottom"/>
          </w:tcPr>
          <w:p w14:paraId="323A3509" w14:textId="77777777" w:rsidR="00371F24" w:rsidRDefault="00371F24"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7E116259" w14:textId="77777777" w:rsidR="00371F24" w:rsidRDefault="00371F24"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7BF6E67E" w14:textId="77777777" w:rsidR="00371F24" w:rsidRDefault="00371F24" w:rsidP="00043DFB">
            <w:pPr>
              <w:rPr>
                <w:rFonts w:ascii="Calibri" w:eastAsia="Times New Roman" w:hAnsi="Calibri" w:cs="Calibri"/>
                <w:color w:val="000000"/>
              </w:rPr>
            </w:pPr>
          </w:p>
        </w:tc>
      </w:tr>
      <w:tr w:rsidR="00B823D2" w:rsidRPr="00286383" w14:paraId="4E40508E" w14:textId="77777777" w:rsidTr="00043DFB">
        <w:trPr>
          <w:trHeight w:val="300"/>
        </w:trPr>
        <w:tc>
          <w:tcPr>
            <w:tcW w:w="1358" w:type="dxa"/>
            <w:tcBorders>
              <w:top w:val="nil"/>
              <w:left w:val="nil"/>
              <w:bottom w:val="nil"/>
              <w:right w:val="nil"/>
            </w:tcBorders>
            <w:shd w:val="clear" w:color="auto" w:fill="auto"/>
            <w:noWrap/>
            <w:vAlign w:val="bottom"/>
          </w:tcPr>
          <w:p w14:paraId="2A23E1D3" w14:textId="77777777" w:rsidR="00B823D2" w:rsidRPr="00286383" w:rsidRDefault="00B823D2"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3D9B1CFE" w14:textId="77777777" w:rsidR="00B823D2" w:rsidRPr="00286383" w:rsidRDefault="00B823D2"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02B3FEBD" w14:textId="77777777" w:rsidR="00B823D2" w:rsidRPr="00286383" w:rsidRDefault="00B823D2" w:rsidP="00043DFB">
            <w:pPr>
              <w:rPr>
                <w:rFonts w:ascii="Calibri" w:eastAsia="Times New Roman" w:hAnsi="Calibri" w:cs="Calibri"/>
                <w:color w:val="000000"/>
              </w:rPr>
            </w:pPr>
          </w:p>
        </w:tc>
      </w:tr>
      <w:tr w:rsidR="00B823D2" w:rsidRPr="00286383" w14:paraId="04D72B7B" w14:textId="77777777" w:rsidTr="00043DFB">
        <w:trPr>
          <w:trHeight w:val="300"/>
        </w:trPr>
        <w:tc>
          <w:tcPr>
            <w:tcW w:w="1358" w:type="dxa"/>
            <w:tcBorders>
              <w:top w:val="nil"/>
              <w:left w:val="nil"/>
              <w:bottom w:val="nil"/>
              <w:right w:val="nil"/>
            </w:tcBorders>
            <w:shd w:val="clear" w:color="auto" w:fill="auto"/>
            <w:noWrap/>
            <w:vAlign w:val="bottom"/>
            <w:hideMark/>
          </w:tcPr>
          <w:p w14:paraId="145F44C3" w14:textId="77777777" w:rsidR="00B823D2" w:rsidRPr="00286383" w:rsidRDefault="00B823D2" w:rsidP="00043DFB">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25DDA9E9"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43CC048B" w14:textId="77777777" w:rsidR="00B823D2" w:rsidRPr="00286383" w:rsidRDefault="00B823D2" w:rsidP="00043DFB">
            <w:pPr>
              <w:jc w:val="center"/>
              <w:rPr>
                <w:rFonts w:ascii="Calibri" w:eastAsia="Times New Roman" w:hAnsi="Calibri" w:cs="Calibri"/>
                <w:color w:val="000000"/>
              </w:rPr>
            </w:pPr>
          </w:p>
        </w:tc>
      </w:tr>
      <w:tr w:rsidR="00371F24" w:rsidRPr="00286383" w14:paraId="512E93ED" w14:textId="77777777" w:rsidTr="00043DFB">
        <w:trPr>
          <w:trHeight w:val="300"/>
        </w:trPr>
        <w:tc>
          <w:tcPr>
            <w:tcW w:w="1358" w:type="dxa"/>
            <w:tcBorders>
              <w:top w:val="nil"/>
              <w:left w:val="nil"/>
              <w:bottom w:val="nil"/>
              <w:right w:val="nil"/>
            </w:tcBorders>
            <w:shd w:val="clear" w:color="auto" w:fill="auto"/>
            <w:noWrap/>
            <w:vAlign w:val="bottom"/>
            <w:hideMark/>
          </w:tcPr>
          <w:p w14:paraId="4DABBF23" w14:textId="65F0853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50D0770F" w14:textId="5FC68B02"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622319E9" w14:textId="77777777" w:rsidR="00371F24" w:rsidRDefault="00371F24" w:rsidP="00371F24">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8745004" w14:textId="5ECFBA18" w:rsidR="00371F24" w:rsidRPr="00286383" w:rsidRDefault="00371F24" w:rsidP="00371F24">
            <w:pPr>
              <w:rPr>
                <w:rFonts w:ascii="Calibri" w:eastAsia="Times New Roman" w:hAnsi="Calibri" w:cs="Calibri"/>
                <w:color w:val="000000"/>
              </w:rPr>
            </w:pPr>
          </w:p>
        </w:tc>
      </w:tr>
      <w:tr w:rsidR="00371F24" w:rsidRPr="00286383" w14:paraId="747B86EC" w14:textId="77777777" w:rsidTr="00043DFB">
        <w:trPr>
          <w:trHeight w:val="300"/>
        </w:trPr>
        <w:tc>
          <w:tcPr>
            <w:tcW w:w="1358" w:type="dxa"/>
            <w:tcBorders>
              <w:top w:val="nil"/>
              <w:left w:val="nil"/>
              <w:bottom w:val="nil"/>
              <w:right w:val="nil"/>
            </w:tcBorders>
            <w:shd w:val="clear" w:color="auto" w:fill="auto"/>
            <w:noWrap/>
            <w:vAlign w:val="bottom"/>
            <w:hideMark/>
          </w:tcPr>
          <w:p w14:paraId="02EDC936" w14:textId="789C5CE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hideMark/>
          </w:tcPr>
          <w:p w14:paraId="774CD57C" w14:textId="45A6F899"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hideMark/>
          </w:tcPr>
          <w:p w14:paraId="59A6F115" w14:textId="424775E2" w:rsidR="00371F24" w:rsidRPr="00286383" w:rsidRDefault="00371F24" w:rsidP="00371F24">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0F38035D" w14:textId="77777777" w:rsidTr="00043DFB">
        <w:trPr>
          <w:trHeight w:val="300"/>
        </w:trPr>
        <w:tc>
          <w:tcPr>
            <w:tcW w:w="1358" w:type="dxa"/>
            <w:tcBorders>
              <w:top w:val="nil"/>
              <w:left w:val="nil"/>
              <w:bottom w:val="nil"/>
              <w:right w:val="nil"/>
            </w:tcBorders>
            <w:shd w:val="clear" w:color="auto" w:fill="auto"/>
            <w:noWrap/>
            <w:vAlign w:val="bottom"/>
            <w:hideMark/>
          </w:tcPr>
          <w:p w14:paraId="41F3F2D6" w14:textId="00596C87"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hideMark/>
          </w:tcPr>
          <w:p w14:paraId="46B7D32F" w14:textId="3A9EC7F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hideMark/>
          </w:tcPr>
          <w:p w14:paraId="152D8AF1" w14:textId="4D8BE6D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4123CECD" w14:textId="77777777" w:rsidTr="00043DFB">
        <w:trPr>
          <w:trHeight w:val="300"/>
        </w:trPr>
        <w:tc>
          <w:tcPr>
            <w:tcW w:w="1358" w:type="dxa"/>
            <w:tcBorders>
              <w:top w:val="nil"/>
              <w:left w:val="nil"/>
              <w:bottom w:val="nil"/>
              <w:right w:val="nil"/>
            </w:tcBorders>
            <w:shd w:val="clear" w:color="auto" w:fill="auto"/>
            <w:noWrap/>
            <w:vAlign w:val="bottom"/>
            <w:hideMark/>
          </w:tcPr>
          <w:p w14:paraId="72E5C905" w14:textId="565EA3EC"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hideMark/>
          </w:tcPr>
          <w:p w14:paraId="745DB488" w14:textId="732A646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hideMark/>
          </w:tcPr>
          <w:p w14:paraId="49E3BF04" w14:textId="72E99F7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19DA4E08" w14:textId="77777777" w:rsidTr="00043DFB">
        <w:trPr>
          <w:trHeight w:val="300"/>
        </w:trPr>
        <w:tc>
          <w:tcPr>
            <w:tcW w:w="1358" w:type="dxa"/>
            <w:tcBorders>
              <w:top w:val="nil"/>
              <w:left w:val="nil"/>
              <w:bottom w:val="nil"/>
              <w:right w:val="nil"/>
            </w:tcBorders>
            <w:shd w:val="clear" w:color="auto" w:fill="auto"/>
            <w:noWrap/>
            <w:vAlign w:val="bottom"/>
            <w:hideMark/>
          </w:tcPr>
          <w:p w14:paraId="15C159DA" w14:textId="4F7FF043"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hideMark/>
          </w:tcPr>
          <w:p w14:paraId="35A0CFB2" w14:textId="45FA303D"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hideMark/>
          </w:tcPr>
          <w:p w14:paraId="754CAEC9" w14:textId="2D727E1A"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36795E03" w14:textId="77777777" w:rsidTr="00043DFB">
        <w:trPr>
          <w:trHeight w:val="300"/>
        </w:trPr>
        <w:tc>
          <w:tcPr>
            <w:tcW w:w="1358" w:type="dxa"/>
            <w:tcBorders>
              <w:top w:val="nil"/>
              <w:left w:val="nil"/>
              <w:bottom w:val="nil"/>
              <w:right w:val="nil"/>
            </w:tcBorders>
            <w:shd w:val="clear" w:color="auto" w:fill="auto"/>
            <w:noWrap/>
            <w:vAlign w:val="bottom"/>
            <w:hideMark/>
          </w:tcPr>
          <w:p w14:paraId="66F049DE" w14:textId="337814C6"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hideMark/>
          </w:tcPr>
          <w:p w14:paraId="2B4EB5FF" w14:textId="42753E1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hideMark/>
          </w:tcPr>
          <w:p w14:paraId="05A8C424" w14:textId="08DCFF54"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bl>
    <w:p w14:paraId="6918771F" w14:textId="77777777" w:rsidR="00B823D2" w:rsidRDefault="00B823D2" w:rsidP="00B823D2"/>
    <w:p w14:paraId="6A9EDEE3" w14:textId="77777777" w:rsidR="00B823D2" w:rsidRDefault="00B823D2" w:rsidP="00B823D2">
      <w:pPr>
        <w:rPr>
          <w:noProof/>
        </w:rPr>
      </w:pPr>
      <w:r>
        <w:rPr>
          <w:noProof/>
        </w:rPr>
        <w:t xml:space="preserve"> </w:t>
      </w:r>
    </w:p>
    <w:p w14:paraId="6BD9A99E" w14:textId="22679DF1" w:rsidR="00B823D2" w:rsidRDefault="009A1CE6" w:rsidP="00B823D2">
      <w:r>
        <w:rPr>
          <w:noProof/>
        </w:rPr>
        <w:drawing>
          <wp:inline distT="0" distB="0" distL="0" distR="0" wp14:anchorId="418CE7A6" wp14:editId="21737060">
            <wp:extent cx="6438128" cy="3614569"/>
            <wp:effectExtent l="0" t="0" r="1270" b="508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6"/>
                    <a:stretch>
                      <a:fillRect/>
                    </a:stretch>
                  </pic:blipFill>
                  <pic:spPr>
                    <a:xfrm>
                      <a:off x="0" y="0"/>
                      <a:ext cx="6453609" cy="3623261"/>
                    </a:xfrm>
                    <a:prstGeom prst="rect">
                      <a:avLst/>
                    </a:prstGeom>
                  </pic:spPr>
                </pic:pic>
              </a:graphicData>
            </a:graphic>
          </wp:inline>
        </w:drawing>
      </w:r>
    </w:p>
    <w:p w14:paraId="7C22E82F" w14:textId="741E61F0" w:rsidR="00A348F2" w:rsidRDefault="00A348F2" w:rsidP="00B823D2"/>
    <w:p w14:paraId="184CF59B" w14:textId="77777777" w:rsidR="00B823D2" w:rsidRDefault="00B823D2" w:rsidP="00B823D2"/>
    <w:p w14:paraId="5B7701AA" w14:textId="20B5A39C" w:rsidR="00B823D2" w:rsidRDefault="00A348F2" w:rsidP="00B823D2">
      <w:r>
        <w:rPr>
          <w:noProof/>
        </w:rPr>
        <w:lastRenderedPageBreak/>
        <w:drawing>
          <wp:inline distT="0" distB="0" distL="0" distR="0" wp14:anchorId="73526359" wp14:editId="70788836">
            <wp:extent cx="5943600" cy="358203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7"/>
                    <a:stretch>
                      <a:fillRect/>
                    </a:stretch>
                  </pic:blipFill>
                  <pic:spPr>
                    <a:xfrm>
                      <a:off x="0" y="0"/>
                      <a:ext cx="5943600" cy="3582035"/>
                    </a:xfrm>
                    <a:prstGeom prst="rect">
                      <a:avLst/>
                    </a:prstGeom>
                  </pic:spPr>
                </pic:pic>
              </a:graphicData>
            </a:graphic>
          </wp:inline>
        </w:drawing>
      </w:r>
    </w:p>
    <w:p w14:paraId="7F87C619" w14:textId="77777777" w:rsidR="00B823D2" w:rsidRDefault="00B823D2" w:rsidP="00B823D2"/>
    <w:p w14:paraId="16C7AA24" w14:textId="77777777" w:rsidR="00B823D2" w:rsidRDefault="00B823D2" w:rsidP="00B823D2"/>
    <w:p w14:paraId="0DF0DAE3" w14:textId="07396451" w:rsidR="00B823D2" w:rsidRDefault="003F02BC" w:rsidP="006410E2">
      <w:pPr>
        <w:pStyle w:val="Heading2"/>
      </w:pPr>
      <w:bookmarkStart w:id="788" w:name="_Toc99005056"/>
      <w:r>
        <w:t>Inflows from springs</w:t>
      </w:r>
      <w:bookmarkEnd w:id="788"/>
    </w:p>
    <w:p w14:paraId="6C0A00CB" w14:textId="6983A251" w:rsidR="00B823D2" w:rsidRDefault="00B823D2" w:rsidP="00B823D2">
      <w:r>
        <w:t xml:space="preserve">Spring water inputs have been added to the </w:t>
      </w:r>
      <w:r w:rsidR="003F02BC">
        <w:t>North Santiam</w:t>
      </w:r>
      <w:r>
        <w:t xml:space="preserve"> basin simulation at </w:t>
      </w:r>
      <w:r w:rsidR="003F02BC">
        <w:t>10</w:t>
      </w:r>
      <w:r>
        <w:t xml:space="preserve"> location</w:t>
      </w:r>
      <w:r w:rsidR="003F02BC">
        <w:t xml:space="preserve">s.  For a discussion of spring water inputs, see the section McKenzie </w:t>
      </w:r>
      <w:r w:rsidR="001E40A2">
        <w:t xml:space="preserve">Basin </w:t>
      </w:r>
      <w:r w:rsidR="003F02BC">
        <w:t>Wetlands Study/High Cascades Springs.</w:t>
      </w:r>
      <w:r>
        <w:t xml:space="preserve">  </w:t>
      </w:r>
    </w:p>
    <w:p w14:paraId="1D0750D3" w14:textId="2FB48CC2" w:rsidR="00B823D2" w:rsidRDefault="00B823D2" w:rsidP="00B823D2"/>
    <w:p w14:paraId="3CB48306" w14:textId="166278A0" w:rsidR="00B823D2" w:rsidRDefault="00B823D2" w:rsidP="00B823D2">
      <w:r>
        <w:t>Specifications for springs in CW3M ver. 409</w:t>
      </w:r>
    </w:p>
    <w:p w14:paraId="5060547D" w14:textId="0C9E76B9"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Marion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23780673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1A960DDD" w14:textId="6CBB9683"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Pamelia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099E9195" w14:textId="49DE54C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Whitewater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23781597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2343C0BF" w14:textId="5886FB6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Horn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23781739</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79461B07" w14:textId="025630A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Boulder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120</w:t>
      </w:r>
      <w:r>
        <w:rPr>
          <w:rFonts w:ascii="Consolas" w:hAnsi="Consolas" w:cs="Consolas"/>
          <w:color w:val="000000"/>
          <w:sz w:val="19"/>
          <w:szCs w:val="19"/>
        </w:rPr>
        <w:t>"</w:t>
      </w:r>
      <w:r>
        <w:rPr>
          <w:rFonts w:ascii="Consolas" w:hAnsi="Consolas" w:cs="Consolas"/>
          <w:color w:val="0000FF"/>
          <w:sz w:val="19"/>
          <w:szCs w:val="19"/>
        </w:rPr>
        <w:t xml:space="preserve"> /&gt;</w:t>
      </w:r>
    </w:p>
    <w:p w14:paraId="1187CBDD" w14:textId="5BD5B12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Blowout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23780557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w:t>
      </w:r>
      <w:r>
        <w:rPr>
          <w:rFonts w:ascii="Consolas" w:hAnsi="Consolas" w:cs="Consolas"/>
          <w:color w:val="000000"/>
          <w:sz w:val="19"/>
          <w:szCs w:val="19"/>
        </w:rPr>
        <w:t>"</w:t>
      </w:r>
      <w:r>
        <w:rPr>
          <w:rFonts w:ascii="Consolas" w:hAnsi="Consolas" w:cs="Consolas"/>
          <w:color w:val="0000FF"/>
          <w:sz w:val="19"/>
          <w:szCs w:val="19"/>
        </w:rPr>
        <w:t xml:space="preserve"> /&gt;</w:t>
      </w:r>
    </w:p>
    <w:p w14:paraId="21A49B8E" w14:textId="6B12925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139</w:t>
      </w:r>
      <w:r>
        <w:rPr>
          <w:rFonts w:ascii="Consolas" w:hAnsi="Consolas" w:cs="Consolas"/>
          <w:color w:val="000000"/>
          <w:sz w:val="19"/>
          <w:szCs w:val="19"/>
        </w:rPr>
        <w:t>"</w:t>
      </w:r>
      <w:r>
        <w:rPr>
          <w:rFonts w:ascii="Consolas" w:hAnsi="Consolas" w:cs="Consolas"/>
          <w:color w:val="0000FF"/>
          <w:sz w:val="19"/>
          <w:szCs w:val="19"/>
        </w:rPr>
        <w:t xml:space="preserve"> /&gt;</w:t>
      </w:r>
    </w:p>
    <w:p w14:paraId="42F047E4" w14:textId="487A6FD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 Hot Spring</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23781273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0.42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84.</w:t>
      </w:r>
      <w:r>
        <w:rPr>
          <w:rFonts w:ascii="Consolas" w:hAnsi="Consolas" w:cs="Consolas"/>
          <w:color w:val="000000"/>
          <w:sz w:val="19"/>
          <w:szCs w:val="19"/>
        </w:rPr>
        <w:t>"</w:t>
      </w:r>
      <w:r>
        <w:rPr>
          <w:rFonts w:ascii="Consolas" w:hAnsi="Consolas" w:cs="Consolas"/>
          <w:color w:val="0000FF"/>
          <w:sz w:val="19"/>
          <w:szCs w:val="19"/>
        </w:rPr>
        <w:t xml:space="preserve"> /&gt;</w:t>
      </w:r>
    </w:p>
    <w:p w14:paraId="1702BD3D" w14:textId="479287A0"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French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23780793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5F22849B" w14:textId="0012F256" w:rsidR="003F02BC" w:rsidRDefault="003F02BC" w:rsidP="003F02BC">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Little N Santiam</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23780805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173</w:t>
      </w:r>
      <w:r>
        <w:rPr>
          <w:rFonts w:ascii="Consolas" w:hAnsi="Consolas" w:cs="Consolas"/>
          <w:color w:val="000000"/>
          <w:sz w:val="19"/>
          <w:szCs w:val="19"/>
        </w:rPr>
        <w:t>"</w:t>
      </w:r>
      <w:r>
        <w:rPr>
          <w:rFonts w:ascii="Consolas" w:hAnsi="Consolas" w:cs="Consolas"/>
          <w:color w:val="0000FF"/>
          <w:sz w:val="19"/>
          <w:szCs w:val="19"/>
        </w:rPr>
        <w:t xml:space="preserve"> /&gt;</w:t>
      </w:r>
    </w:p>
    <w:p w14:paraId="42D89B14" w14:textId="3C88BF79" w:rsidR="00B823D2" w:rsidRPr="002854B5" w:rsidRDefault="00B823D2" w:rsidP="00B823D2">
      <w:r>
        <w:tab/>
      </w:r>
      <w:r>
        <w:tab/>
      </w:r>
      <w:r>
        <w:tab/>
      </w:r>
      <w:r>
        <w:tab/>
      </w:r>
      <w:r>
        <w:tab/>
      </w:r>
      <w:r>
        <w:tab/>
      </w:r>
      <w:r>
        <w:tab/>
      </w:r>
      <w:r>
        <w:tab/>
      </w:r>
      <w:r>
        <w:tab/>
      </w:r>
      <w:r>
        <w:tab/>
      </w:r>
    </w:p>
    <w:p w14:paraId="0AC216CD" w14:textId="77777777" w:rsidR="00B823D2" w:rsidRDefault="00B823D2" w:rsidP="00B823D2">
      <w:pPr>
        <w:pStyle w:val="Heading2"/>
      </w:pPr>
      <w:bookmarkStart w:id="789" w:name="_Toc99005057"/>
      <w:r>
        <w:t>Calibration and simulation skill</w:t>
      </w:r>
      <w:bookmarkEnd w:id="789"/>
    </w:p>
    <w:p w14:paraId="1DE9778B" w14:textId="77777777" w:rsidR="00593C1E" w:rsidRDefault="00B823D2" w:rsidP="00B823D2">
      <w:r>
        <w:t xml:space="preserve">Calibration of CW3M for the </w:t>
      </w:r>
      <w:r w:rsidR="00593C1E">
        <w:t xml:space="preserve">North Santiam </w:t>
      </w:r>
      <w:r>
        <w:t xml:space="preserve">basin, done through </w:t>
      </w:r>
      <w:r w:rsidR="00593C1E">
        <w:t xml:space="preserve">June </w:t>
      </w:r>
      <w:r>
        <w:t>2021</w:t>
      </w:r>
      <w:r w:rsidR="00593C1E">
        <w:t xml:space="preserve"> and implemented in model version 409</w:t>
      </w:r>
      <w:r>
        <w:t xml:space="preserve"> has yielded </w:t>
      </w:r>
      <w:r w:rsidR="00593C1E">
        <w:t>good</w:t>
      </w:r>
      <w:r>
        <w:t xml:space="preserve"> to very good skill statistics for </w:t>
      </w:r>
      <w:r w:rsidR="00593C1E">
        <w:t xml:space="preserve">all </w:t>
      </w:r>
      <w:r>
        <w:t xml:space="preserve">7 flow locations and </w:t>
      </w:r>
      <w:r w:rsidR="00593C1E">
        <w:t>5</w:t>
      </w:r>
      <w:r>
        <w:t xml:space="preserve"> of 6 stream temperature locations.  </w:t>
      </w:r>
    </w:p>
    <w:p w14:paraId="117D6C55" w14:textId="77777777" w:rsidR="00B823D2" w:rsidRDefault="00B823D2" w:rsidP="00B823D2"/>
    <w:p w14:paraId="3FE14220" w14:textId="07664742" w:rsidR="00FD666C" w:rsidRDefault="00B823D2" w:rsidP="001E40A2">
      <w:r>
        <w:t>We assign grades to the values of the statistics – VG very good, G good, S satisfactory, NS not satisfactory - using the Moriasi skill criteria (Moriasi et al. 2007, 2015).  These “Moriasi statistics” are NSE, PBIAS, RSR, and R</w:t>
      </w:r>
      <w:r>
        <w:rPr>
          <w:vertAlign w:val="superscript"/>
        </w:rPr>
        <w:t>2</w:t>
      </w:r>
      <w:r>
        <w:t xml:space="preserve">.  </w:t>
      </w:r>
      <w:r w:rsidR="001E40A2">
        <w:t xml:space="preserve">Note that Moriasi’s skill criteria were actually developed for flows, not for temperatures; they are applied here to temperatures for lack of any better well-defined temperature </w:t>
      </w:r>
      <w:r w:rsidR="001E40A2">
        <w:lastRenderedPageBreak/>
        <w:t xml:space="preserve">simulation skill criteria.  </w:t>
      </w:r>
      <w:r>
        <w:t>For stream temperatures, we add a fifth statistic, MAE, the mean absolute error.</w:t>
      </w:r>
      <w:r w:rsidR="001E40A2">
        <w:t xml:space="preserve">  For more information on the Moriasi criteria, see the section McKenzie Basin Wetlands Study/Calibration and simulation skill.</w:t>
      </w:r>
    </w:p>
    <w:p w14:paraId="79C86DC3" w14:textId="77777777" w:rsidR="00FD666C" w:rsidRDefault="00FD666C">
      <w:r>
        <w:br w:type="page"/>
      </w:r>
    </w:p>
    <w:p w14:paraId="23CCEB29" w14:textId="77777777" w:rsidR="001E40A2" w:rsidRDefault="001E40A2" w:rsidP="001E40A2"/>
    <w:p w14:paraId="31A28A9D" w14:textId="0049FA47" w:rsidR="00B823D2" w:rsidRDefault="00B823D2" w:rsidP="00B823D2"/>
    <w:p w14:paraId="31131BC8" w14:textId="58258654" w:rsidR="00FD666C" w:rsidRDefault="00FD666C" w:rsidP="00B823D2">
      <w:r>
        <w:rPr>
          <w:noProof/>
        </w:rPr>
        <w:drawing>
          <wp:inline distT="0" distB="0" distL="0" distR="0" wp14:anchorId="329F2B3E" wp14:editId="0A6D0EF6">
            <wp:extent cx="7570718" cy="5382004"/>
            <wp:effectExtent l="8572" t="0" r="953" b="952"/>
            <wp:docPr id="29" name="Picture 29"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 Excel&#10;&#10;Description automatically generated"/>
                    <pic:cNvPicPr/>
                  </pic:nvPicPr>
                  <pic:blipFill>
                    <a:blip r:embed="rId18"/>
                    <a:stretch>
                      <a:fillRect/>
                    </a:stretch>
                  </pic:blipFill>
                  <pic:spPr>
                    <a:xfrm rot="16200000">
                      <a:off x="0" y="0"/>
                      <a:ext cx="7572695" cy="5383409"/>
                    </a:xfrm>
                    <a:prstGeom prst="rect">
                      <a:avLst/>
                    </a:prstGeom>
                  </pic:spPr>
                </pic:pic>
              </a:graphicData>
            </a:graphic>
          </wp:inline>
        </w:drawing>
      </w:r>
    </w:p>
    <w:p w14:paraId="122F4E26" w14:textId="7DB5306E" w:rsidR="00B823D2" w:rsidRDefault="00B823D2" w:rsidP="00B823D2"/>
    <w:p w14:paraId="23C4060D" w14:textId="713A7C27" w:rsidR="00906153" w:rsidRDefault="00906153" w:rsidP="00B47486"/>
    <w:p w14:paraId="472D307F" w14:textId="47652D6F" w:rsidR="00906153" w:rsidRPr="00924909" w:rsidRDefault="001778E8" w:rsidP="00906153">
      <w:pPr>
        <w:rPr>
          <w:rFonts w:cstheme="minorHAnsi"/>
        </w:rPr>
      </w:pPr>
      <w:r>
        <w:t>Four</w:t>
      </w:r>
      <w:r w:rsidR="00906153">
        <w:t xml:space="preserve"> sets of “tuning knobs” have been used to improve CW3M’s simulation skill for flows and stream temperatures in the North Santiam basin: 1) the ET_MULT parameter in the HBV.csv parameter set used by the HBV precipitation-runoff submodel, 2) the placement</w:t>
      </w:r>
      <w:r>
        <w:t xml:space="preserve">, </w:t>
      </w:r>
      <w:r w:rsidR="00906153">
        <w:t>flow rates</w:t>
      </w:r>
      <w:r>
        <w:t>, and water temperatures</w:t>
      </w:r>
      <w:r w:rsidR="00906153">
        <w:t xml:space="preserve"> of the springs,  3)</w:t>
      </w:r>
      <w:r w:rsidR="00906153" w:rsidRPr="001770A2">
        <w:t xml:space="preserve"> </w:t>
      </w:r>
      <w:r w:rsidR="00906153">
        <w:t xml:space="preserve">the </w:t>
      </w:r>
      <w:r w:rsidR="00906153" w:rsidRPr="006410E2">
        <w:rPr>
          <w:rFonts w:cstheme="minorHAnsi"/>
          <w:color w:val="000000"/>
        </w:rPr>
        <w:t>W2A_SLP</w:t>
      </w:r>
      <w:r w:rsidR="00906153">
        <w:rPr>
          <w:rFonts w:cstheme="minorHAnsi"/>
          <w:color w:val="000000"/>
        </w:rPr>
        <w:t xml:space="preserve"> and </w:t>
      </w:r>
      <w:r w:rsidR="00906153" w:rsidRPr="006410E2">
        <w:rPr>
          <w:rFonts w:cstheme="minorHAnsi"/>
          <w:color w:val="000000"/>
        </w:rPr>
        <w:t>W2A_INT</w:t>
      </w:r>
      <w:r w:rsidR="00906153">
        <w:rPr>
          <w:rFonts w:cstheme="minorHAnsi"/>
          <w:color w:val="000000"/>
        </w:rPr>
        <w:t xml:space="preserve"> parameters in the HBV.csv parameter set used to infer the temperature of runoff into streams from the air temperature</w:t>
      </w:r>
      <w:r>
        <w:rPr>
          <w:rFonts w:cstheme="minorHAnsi"/>
        </w:rPr>
        <w:t>, and 4) the size of the topographic shading effect on the insolation of water in the reservoirs.</w:t>
      </w:r>
    </w:p>
    <w:p w14:paraId="2BAA4B3C" w14:textId="77777777" w:rsidR="00906153" w:rsidRPr="005022C0" w:rsidRDefault="00906153" w:rsidP="00906153">
      <w:pPr>
        <w:rPr>
          <w:rFonts w:cstheme="minorHAnsi"/>
        </w:rPr>
      </w:pPr>
    </w:p>
    <w:p w14:paraId="3F150122" w14:textId="5150C16D" w:rsidR="00906153" w:rsidRDefault="00906153" w:rsidP="00906153">
      <w:r>
        <w:t>The ET_MULT parameter is a multiplier on evapotranspiration to allow for the fact that the average leaf area is poorly known in the forested uplands. Real and simulated evapotranspiration varies seasonally, so adjustments to ET_MULT affect the seasonal pattern of flows as well as their annual averages.</w:t>
      </w:r>
    </w:p>
    <w:p w14:paraId="23D94201" w14:textId="77777777" w:rsidR="00906153" w:rsidRDefault="00906153" w:rsidP="00906153"/>
    <w:p w14:paraId="60C5F33B" w14:textId="5B7D134D" w:rsidR="00906153" w:rsidRDefault="00906153" w:rsidP="00906153">
      <w:r>
        <w:lastRenderedPageBreak/>
        <w:t xml:space="preserve">Discharges from springs are represented as constant – the same amount of water is added at the same temperature every day of the year, without any seasonal variation.  The amount of flow is initially set to approximate the summer low flow in the associated reach, but may be tuned to a different value during the calibration process.  </w:t>
      </w:r>
      <w:r w:rsidR="001778E8">
        <w:t>Locations, water temperature, and flow rates of simulated springs in the North Santiam basin were given in a previous section.</w:t>
      </w:r>
    </w:p>
    <w:p w14:paraId="5BA69BC2" w14:textId="77777777" w:rsidR="00906153" w:rsidRDefault="00906153" w:rsidP="00906153"/>
    <w:p w14:paraId="21B241D6" w14:textId="126AE413" w:rsidR="00906153" w:rsidRDefault="00906153" w:rsidP="00906153">
      <w:r>
        <w:t xml:space="preserve">Tuning knob values in CW3M version </w:t>
      </w:r>
      <w:r w:rsidR="001778E8">
        <w:t>409 for watersheds and reservoirs in the North Santiam basin</w:t>
      </w:r>
    </w:p>
    <w:tbl>
      <w:tblPr>
        <w:tblStyle w:val="TableGrid"/>
        <w:tblW w:w="0" w:type="auto"/>
        <w:tblLayout w:type="fixed"/>
        <w:tblLook w:val="04A0" w:firstRow="1" w:lastRow="0" w:firstColumn="1" w:lastColumn="0" w:noHBand="0" w:noVBand="1"/>
      </w:tblPr>
      <w:tblGrid>
        <w:gridCol w:w="2392"/>
        <w:gridCol w:w="1070"/>
        <w:gridCol w:w="2548"/>
        <w:gridCol w:w="1068"/>
        <w:gridCol w:w="1065"/>
      </w:tblGrid>
      <w:tr w:rsidR="00906153" w14:paraId="778EF097" w14:textId="77777777" w:rsidTr="006410E2">
        <w:tc>
          <w:tcPr>
            <w:tcW w:w="2392" w:type="dxa"/>
          </w:tcPr>
          <w:p w14:paraId="4E9478D9" w14:textId="77777777" w:rsidR="00906153" w:rsidRDefault="00906153" w:rsidP="00043DFB">
            <w:r>
              <w:t>HBVCALIB</w:t>
            </w:r>
          </w:p>
        </w:tc>
        <w:tc>
          <w:tcPr>
            <w:tcW w:w="1070" w:type="dxa"/>
          </w:tcPr>
          <w:p w14:paraId="30ECE8F6" w14:textId="77777777" w:rsidR="00906153" w:rsidRDefault="00906153" w:rsidP="00043DFB">
            <w:r>
              <w:t>ET_MULT</w:t>
            </w:r>
          </w:p>
        </w:tc>
        <w:tc>
          <w:tcPr>
            <w:tcW w:w="2548" w:type="dxa"/>
          </w:tcPr>
          <w:p w14:paraId="0BB1EDD4" w14:textId="77777777" w:rsidR="00906153" w:rsidRDefault="00906153" w:rsidP="00043DFB">
            <w:r>
              <w:t>solar_radiation_multiplier</w:t>
            </w:r>
          </w:p>
        </w:tc>
        <w:tc>
          <w:tcPr>
            <w:tcW w:w="1068" w:type="dxa"/>
          </w:tcPr>
          <w:p w14:paraId="43FD83EE" w14:textId="77777777" w:rsidR="00906153" w:rsidRDefault="00906153" w:rsidP="00043DFB">
            <w:r>
              <w:t>W2A_SLP</w:t>
            </w:r>
          </w:p>
        </w:tc>
        <w:tc>
          <w:tcPr>
            <w:tcW w:w="1065" w:type="dxa"/>
          </w:tcPr>
          <w:p w14:paraId="6FBB17DA" w14:textId="77777777" w:rsidR="00906153" w:rsidRDefault="00906153" w:rsidP="00043DFB">
            <w:r>
              <w:t>W2A_INT</w:t>
            </w:r>
          </w:p>
        </w:tc>
      </w:tr>
      <w:tr w:rsidR="00906153" w14:paraId="4705F2A1" w14:textId="77777777" w:rsidTr="006410E2">
        <w:tc>
          <w:tcPr>
            <w:tcW w:w="2392" w:type="dxa"/>
          </w:tcPr>
          <w:p w14:paraId="41B0CE5C" w14:textId="183F427D" w:rsidR="00906153" w:rsidRDefault="001778E8" w:rsidP="00043DFB">
            <w:r>
              <w:t>10 DET</w:t>
            </w:r>
          </w:p>
        </w:tc>
        <w:tc>
          <w:tcPr>
            <w:tcW w:w="1070" w:type="dxa"/>
          </w:tcPr>
          <w:p w14:paraId="36E982DA" w14:textId="15204091" w:rsidR="00906153" w:rsidRDefault="00896578" w:rsidP="00043DFB">
            <w:pPr>
              <w:jc w:val="center"/>
            </w:pPr>
            <w:r>
              <w:t>1.23</w:t>
            </w:r>
          </w:p>
        </w:tc>
        <w:tc>
          <w:tcPr>
            <w:tcW w:w="2548" w:type="dxa"/>
          </w:tcPr>
          <w:p w14:paraId="374DC075" w14:textId="47F172EF" w:rsidR="00906153" w:rsidRDefault="0054043F" w:rsidP="00043DFB">
            <w:pPr>
              <w:jc w:val="center"/>
            </w:pPr>
            <w:r>
              <w:t>0.9</w:t>
            </w:r>
          </w:p>
        </w:tc>
        <w:tc>
          <w:tcPr>
            <w:tcW w:w="1068" w:type="dxa"/>
          </w:tcPr>
          <w:p w14:paraId="3CDD2B7C" w14:textId="1E5E95EB" w:rsidR="00906153" w:rsidRDefault="00896578" w:rsidP="00043DFB">
            <w:pPr>
              <w:jc w:val="center"/>
            </w:pPr>
            <w:r>
              <w:t>0.45</w:t>
            </w:r>
          </w:p>
        </w:tc>
        <w:tc>
          <w:tcPr>
            <w:tcW w:w="1065" w:type="dxa"/>
          </w:tcPr>
          <w:p w14:paraId="0BDA0BDE" w14:textId="0127BDF4" w:rsidR="00906153" w:rsidRDefault="00896578" w:rsidP="00043DFB">
            <w:pPr>
              <w:jc w:val="center"/>
            </w:pPr>
            <w:r>
              <w:t>4.77</w:t>
            </w:r>
          </w:p>
        </w:tc>
      </w:tr>
      <w:tr w:rsidR="00906153" w14:paraId="7EF5211A" w14:textId="77777777" w:rsidTr="006410E2">
        <w:tc>
          <w:tcPr>
            <w:tcW w:w="2392" w:type="dxa"/>
          </w:tcPr>
          <w:p w14:paraId="4A39E00E" w14:textId="6E594201" w:rsidR="00906153" w:rsidRDefault="00896578" w:rsidP="00043DFB">
            <w:r>
              <w:t>37 Mehama</w:t>
            </w:r>
          </w:p>
        </w:tc>
        <w:tc>
          <w:tcPr>
            <w:tcW w:w="1070" w:type="dxa"/>
          </w:tcPr>
          <w:p w14:paraId="29556390" w14:textId="6A7A0090" w:rsidR="00906153" w:rsidRDefault="00896578" w:rsidP="00043DFB">
            <w:pPr>
              <w:jc w:val="center"/>
            </w:pPr>
            <w:r>
              <w:t>0.15</w:t>
            </w:r>
          </w:p>
        </w:tc>
        <w:tc>
          <w:tcPr>
            <w:tcW w:w="2548" w:type="dxa"/>
          </w:tcPr>
          <w:p w14:paraId="4BD9430F" w14:textId="258E46C2" w:rsidR="00906153" w:rsidRDefault="00906153" w:rsidP="00043DFB">
            <w:pPr>
              <w:jc w:val="center"/>
            </w:pPr>
          </w:p>
        </w:tc>
        <w:tc>
          <w:tcPr>
            <w:tcW w:w="1068" w:type="dxa"/>
          </w:tcPr>
          <w:p w14:paraId="68EE75AE" w14:textId="666322BD" w:rsidR="00906153" w:rsidRDefault="00896578" w:rsidP="00043DFB">
            <w:pPr>
              <w:jc w:val="center"/>
            </w:pPr>
            <w:r>
              <w:t>0.66</w:t>
            </w:r>
          </w:p>
        </w:tc>
        <w:tc>
          <w:tcPr>
            <w:tcW w:w="1065" w:type="dxa"/>
          </w:tcPr>
          <w:p w14:paraId="1F258F3F" w14:textId="4D49D783" w:rsidR="00906153" w:rsidRDefault="00896578" w:rsidP="00043DFB">
            <w:pPr>
              <w:jc w:val="center"/>
            </w:pPr>
            <w:r>
              <w:t>3.34</w:t>
            </w:r>
          </w:p>
        </w:tc>
      </w:tr>
      <w:tr w:rsidR="00906153" w14:paraId="74987467" w14:textId="77777777" w:rsidTr="006410E2">
        <w:tc>
          <w:tcPr>
            <w:tcW w:w="2392" w:type="dxa"/>
          </w:tcPr>
          <w:p w14:paraId="1D03CBA6" w14:textId="663B154D" w:rsidR="00906153" w:rsidRDefault="00896578" w:rsidP="00043DFB">
            <w:r>
              <w:t>44 Lower North Santiam</w:t>
            </w:r>
          </w:p>
        </w:tc>
        <w:tc>
          <w:tcPr>
            <w:tcW w:w="1070" w:type="dxa"/>
          </w:tcPr>
          <w:p w14:paraId="35A853AE" w14:textId="39FC2279" w:rsidR="00906153" w:rsidRDefault="00906153" w:rsidP="00043DFB">
            <w:pPr>
              <w:jc w:val="center"/>
            </w:pPr>
            <w:r>
              <w:t>1.</w:t>
            </w:r>
            <w:r w:rsidR="00896578">
              <w:t>63</w:t>
            </w:r>
          </w:p>
        </w:tc>
        <w:tc>
          <w:tcPr>
            <w:tcW w:w="2548" w:type="dxa"/>
          </w:tcPr>
          <w:p w14:paraId="159F12C7" w14:textId="77777777" w:rsidR="00906153" w:rsidRDefault="00906153" w:rsidP="00043DFB">
            <w:pPr>
              <w:jc w:val="center"/>
            </w:pPr>
          </w:p>
        </w:tc>
        <w:tc>
          <w:tcPr>
            <w:tcW w:w="1068" w:type="dxa"/>
          </w:tcPr>
          <w:p w14:paraId="12A02A99" w14:textId="6A006B19" w:rsidR="00906153" w:rsidRDefault="00896578" w:rsidP="00043DFB">
            <w:pPr>
              <w:jc w:val="center"/>
            </w:pPr>
            <w:r>
              <w:t>0.77</w:t>
            </w:r>
          </w:p>
        </w:tc>
        <w:tc>
          <w:tcPr>
            <w:tcW w:w="1065" w:type="dxa"/>
          </w:tcPr>
          <w:p w14:paraId="258EDBF1" w14:textId="082D1FE4" w:rsidR="00906153" w:rsidRDefault="00896578" w:rsidP="00043DFB">
            <w:pPr>
              <w:jc w:val="center"/>
            </w:pPr>
            <w:r>
              <w:t>2.08</w:t>
            </w:r>
          </w:p>
        </w:tc>
      </w:tr>
      <w:tr w:rsidR="00906153" w14:paraId="27AAF1AE" w14:textId="77777777" w:rsidTr="006410E2">
        <w:tc>
          <w:tcPr>
            <w:tcW w:w="2392" w:type="dxa"/>
          </w:tcPr>
          <w:p w14:paraId="17B69B0A" w14:textId="3279806E" w:rsidR="00906153" w:rsidRDefault="00896578" w:rsidP="00043DFB">
            <w:r>
              <w:t>50 Little North Santiam</w:t>
            </w:r>
          </w:p>
        </w:tc>
        <w:tc>
          <w:tcPr>
            <w:tcW w:w="1070" w:type="dxa"/>
          </w:tcPr>
          <w:p w14:paraId="53669FC7" w14:textId="2A5E2E2F" w:rsidR="00906153" w:rsidRDefault="00896578" w:rsidP="00043DFB">
            <w:pPr>
              <w:jc w:val="center"/>
            </w:pPr>
            <w:r>
              <w:t>0.35</w:t>
            </w:r>
          </w:p>
        </w:tc>
        <w:tc>
          <w:tcPr>
            <w:tcW w:w="2548" w:type="dxa"/>
          </w:tcPr>
          <w:p w14:paraId="230C8AA2" w14:textId="77777777" w:rsidR="00906153" w:rsidRDefault="00906153" w:rsidP="00043DFB">
            <w:pPr>
              <w:jc w:val="center"/>
            </w:pPr>
          </w:p>
        </w:tc>
        <w:tc>
          <w:tcPr>
            <w:tcW w:w="1068" w:type="dxa"/>
          </w:tcPr>
          <w:p w14:paraId="332F2D90" w14:textId="6C9EB11D" w:rsidR="00906153" w:rsidRDefault="00896578" w:rsidP="00043DFB">
            <w:pPr>
              <w:jc w:val="center"/>
            </w:pPr>
            <w:r>
              <w:t>1.00</w:t>
            </w:r>
          </w:p>
        </w:tc>
        <w:tc>
          <w:tcPr>
            <w:tcW w:w="1065" w:type="dxa"/>
          </w:tcPr>
          <w:p w14:paraId="33F3B672" w14:textId="770654EF" w:rsidR="00906153" w:rsidRDefault="00896578" w:rsidP="00043DFB">
            <w:pPr>
              <w:jc w:val="center"/>
            </w:pPr>
            <w:r>
              <w:t>0.96</w:t>
            </w:r>
          </w:p>
        </w:tc>
      </w:tr>
      <w:tr w:rsidR="00906153" w14:paraId="473FCAA0" w14:textId="77777777" w:rsidTr="006410E2">
        <w:tc>
          <w:tcPr>
            <w:tcW w:w="2392" w:type="dxa"/>
          </w:tcPr>
          <w:p w14:paraId="640677E0" w14:textId="39BF854C" w:rsidR="00906153" w:rsidRDefault="00896578" w:rsidP="00043DFB">
            <w:r>
              <w:t xml:space="preserve">51 Blowout Creek      </w:t>
            </w:r>
          </w:p>
        </w:tc>
        <w:tc>
          <w:tcPr>
            <w:tcW w:w="1070" w:type="dxa"/>
          </w:tcPr>
          <w:p w14:paraId="6731BA25" w14:textId="6457D89A" w:rsidR="00906153" w:rsidRDefault="00896578" w:rsidP="00043DFB">
            <w:pPr>
              <w:jc w:val="center"/>
            </w:pPr>
            <w:r>
              <w:t>0.1</w:t>
            </w:r>
          </w:p>
        </w:tc>
        <w:tc>
          <w:tcPr>
            <w:tcW w:w="2548" w:type="dxa"/>
          </w:tcPr>
          <w:p w14:paraId="79BEFB40" w14:textId="77777777" w:rsidR="00906153" w:rsidRDefault="00906153" w:rsidP="00043DFB">
            <w:pPr>
              <w:jc w:val="center"/>
            </w:pPr>
          </w:p>
        </w:tc>
        <w:tc>
          <w:tcPr>
            <w:tcW w:w="1068" w:type="dxa"/>
          </w:tcPr>
          <w:p w14:paraId="2EB9AFFA" w14:textId="4D267825" w:rsidR="00906153" w:rsidRDefault="00896578" w:rsidP="00043DFB">
            <w:pPr>
              <w:jc w:val="center"/>
            </w:pPr>
            <w:r>
              <w:t>0.67</w:t>
            </w:r>
          </w:p>
        </w:tc>
        <w:tc>
          <w:tcPr>
            <w:tcW w:w="1065" w:type="dxa"/>
          </w:tcPr>
          <w:p w14:paraId="24A0C8B0" w14:textId="60152F21" w:rsidR="00906153" w:rsidRDefault="00896578" w:rsidP="00043DFB">
            <w:pPr>
              <w:jc w:val="center"/>
            </w:pPr>
            <w:r>
              <w:t>2.56</w:t>
            </w:r>
          </w:p>
        </w:tc>
      </w:tr>
    </w:tbl>
    <w:p w14:paraId="116E627F" w14:textId="3F30ED70" w:rsidR="00906153" w:rsidRDefault="00906153" w:rsidP="00906153"/>
    <w:p w14:paraId="52C54B0C" w14:textId="77777777" w:rsidR="00906153" w:rsidRDefault="00906153" w:rsidP="00906153">
      <w:pPr>
        <w:pStyle w:val="Heading2"/>
      </w:pPr>
    </w:p>
    <w:p w14:paraId="75DCEBF0" w14:textId="72628FAB" w:rsidR="00906153" w:rsidRDefault="00906153" w:rsidP="00906153">
      <w:pPr>
        <w:pStyle w:val="Heading2"/>
      </w:pPr>
      <w:bookmarkStart w:id="790" w:name="_Toc99005058"/>
      <w:r>
        <w:t xml:space="preserve">Analysis of </w:t>
      </w:r>
      <w:r w:rsidR="00924909">
        <w:t xml:space="preserve">tuning knob values and </w:t>
      </w:r>
      <w:r>
        <w:t>locations where the model has low skill</w:t>
      </w:r>
      <w:bookmarkEnd w:id="790"/>
    </w:p>
    <w:p w14:paraId="04341852" w14:textId="160A5282" w:rsidR="0000574A" w:rsidRDefault="0000574A" w:rsidP="00906153">
      <w:r>
        <w:t>As of CW3M version 409 (June 2021), Moriasi skill grades were satisfactory to very good for simulations of flows at all of the 7 reaches in the North Santiam which were analyzed.  Corresponding grades were good to very good at 5 of the 6 reaches which were analyzed.  There is a spreadsheet on a preceding page with the details.</w:t>
      </w:r>
    </w:p>
    <w:p w14:paraId="250C00B9" w14:textId="58847539" w:rsidR="0000574A" w:rsidRDefault="0000574A" w:rsidP="00906153"/>
    <w:p w14:paraId="6C91F880" w14:textId="3581768A" w:rsidR="0000574A" w:rsidRDefault="0000574A" w:rsidP="00906153">
      <w:r>
        <w:t>The skill grade was NS (not satisfactory) for %bias of stream temperature at Greens Bridge location near Jefferson on the lower North Santiam.  Simulated temperatures there averaged 2.0 degrees C lower than measured temperatures</w:t>
      </w:r>
      <w:r w:rsidR="00EB6023">
        <w:t xml:space="preserve"> for 2010-18.</w:t>
      </w:r>
    </w:p>
    <w:p w14:paraId="42AD56E9" w14:textId="0EEC0D20" w:rsidR="00831C20" w:rsidRDefault="00831C20" w:rsidP="00906153"/>
    <w:p w14:paraId="10C04E5C" w14:textId="62E8D774" w:rsidR="00831C20" w:rsidRDefault="00831C20" w:rsidP="00906153">
      <w:r>
        <w:t>A number of the tuning knob values are not plausible.  For example, ET_MULT for the Blowout Creek watershed is only 0.1, meaning that the model’s simulated values for evapotranspiration have to be reduced by 90% in order to increase the watershed discharge to improve the simulati</w:t>
      </w:r>
      <w:r w:rsidR="005903C0">
        <w:t>on relative to the gage record.  A second example is the W2A_SLP and W2A_INT values (1.00 and 0.96, respectively) for the Little North Santiam, meaning that the temperature of the runoff into the Little North Santiam is generally about one degree C higher than the air temperature.</w:t>
      </w:r>
    </w:p>
    <w:p w14:paraId="392193F7" w14:textId="77777777" w:rsidR="00906153" w:rsidRDefault="00906153" w:rsidP="00906153"/>
    <w:p w14:paraId="583635CF" w14:textId="42217C24" w:rsidR="00906153" w:rsidRDefault="00906153" w:rsidP="00906153">
      <w:pPr>
        <w:pStyle w:val="Heading2"/>
      </w:pPr>
      <w:bookmarkStart w:id="791" w:name="_Toc99005059"/>
      <w:r>
        <w:t xml:space="preserve">Simulated </w:t>
      </w:r>
      <w:r w:rsidR="005903C0">
        <w:t>North Santiam</w:t>
      </w:r>
      <w:r>
        <w:t xml:space="preserve"> basin water budget and thermal energy budget</w:t>
      </w:r>
      <w:bookmarkEnd w:id="791"/>
    </w:p>
    <w:p w14:paraId="32BB2030" w14:textId="77777777" w:rsidR="00906153" w:rsidRDefault="00906153" w:rsidP="00906153">
      <w:pPr>
        <w:pStyle w:val="Heading2"/>
      </w:pPr>
    </w:p>
    <w:p w14:paraId="4FCEB10C" w14:textId="77777777" w:rsidR="00906153" w:rsidRDefault="00906153" w:rsidP="00906153">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476AEA82" w14:textId="77777777" w:rsidR="00906153" w:rsidRDefault="00906153" w:rsidP="00906153"/>
    <w:p w14:paraId="6BB34C33" w14:textId="77777777" w:rsidR="00906153" w:rsidRDefault="00906153" w:rsidP="00906153">
      <w:r>
        <w:t xml:space="preserve">The water and energy budgets are said to “close” when the “total in” value matches the “total out” value in each budget.  As of CW3M version 409 (7/1/21), the water budget closes nicely but the thermal energy budget is still out by an appreciable amount..  </w:t>
      </w:r>
    </w:p>
    <w:p w14:paraId="587F2B99" w14:textId="77777777" w:rsidR="00906153" w:rsidRDefault="00906153" w:rsidP="00906153"/>
    <w:p w14:paraId="21B87C27" w14:textId="7EA0B632" w:rsidR="00906153" w:rsidRDefault="00906153" w:rsidP="00906153">
      <w:r>
        <w:t xml:space="preserve">In the water budget,  the average yearly total out is </w:t>
      </w:r>
      <w:r w:rsidR="007C38DF">
        <w:t xml:space="preserve">14 mm more </w:t>
      </w:r>
      <w:r>
        <w:t>than the average yearly total in, a difference of 0.</w:t>
      </w:r>
      <w:r w:rsidR="007C38DF">
        <w:t>57</w:t>
      </w:r>
      <w:r>
        <w:t xml:space="preserve">%.  However, a closer look at the underlying data reveals that at the beginning of 2010, </w:t>
      </w:r>
      <w:r>
        <w:lastRenderedPageBreak/>
        <w:t xml:space="preserve">the total amount of water in the reaches, reservoirs, and soil tracked by the model was equivalent to </w:t>
      </w:r>
      <w:r w:rsidR="007C38DF">
        <w:t>538.1</w:t>
      </w:r>
      <w:r>
        <w:t xml:space="preserve"> mm over the area of the basin, while 9 years later at the end of 2018 the analogous amount was </w:t>
      </w:r>
      <w:r w:rsidR="007C38DF">
        <w:t>524.4</w:t>
      </w:r>
      <w:r>
        <w:t xml:space="preserve"> mm, a</w:t>
      </w:r>
      <w:r w:rsidR="007C38DF">
        <w:t xml:space="preserve"> decrease </w:t>
      </w:r>
      <w:r>
        <w:t xml:space="preserve"> of 1</w:t>
      </w:r>
      <w:r w:rsidR="007C38DF">
        <w:t>3.8</w:t>
      </w:r>
      <w:r>
        <w:t xml:space="preserve"> mm over the 9 year period, or </w:t>
      </w:r>
      <w:r w:rsidR="007C38DF">
        <w:t>1.5</w:t>
      </w:r>
      <w:r>
        <w:t xml:space="preserve"> mm/year.  Taking that change in the total volume of water into account </w:t>
      </w:r>
      <w:r w:rsidR="007C38DF">
        <w:t>increases</w:t>
      </w:r>
      <w:r>
        <w:t xml:space="preserve"> the discrepancy from </w:t>
      </w:r>
      <w:r w:rsidR="007C38DF">
        <w:t>1</w:t>
      </w:r>
      <w:r w:rsidR="00325D79">
        <w:t>3.8</w:t>
      </w:r>
      <w:r>
        <w:t xml:space="preserve"> mm (</w:t>
      </w:r>
      <w:r w:rsidR="007C38DF">
        <w:t>0.57</w:t>
      </w:r>
      <w:r>
        <w:t xml:space="preserve">%) to </w:t>
      </w:r>
      <w:r w:rsidR="007C38DF">
        <w:t>1</w:t>
      </w:r>
      <w:r w:rsidR="00325D79">
        <w:t>15.4</w:t>
      </w:r>
      <w:r>
        <w:t xml:space="preserve"> mm </w:t>
      </w:r>
    </w:p>
    <w:p w14:paraId="3D7FA967" w14:textId="5D1B6218" w:rsidR="00906153" w:rsidRDefault="00906153" w:rsidP="00906153">
      <w:r>
        <w:t>(</w:t>
      </w:r>
      <w:r w:rsidR="00325D79">
        <w:t>0.73</w:t>
      </w:r>
      <w:r>
        <w:t>%).</w:t>
      </w:r>
    </w:p>
    <w:p w14:paraId="6592A7F6" w14:textId="77777777" w:rsidR="00906153" w:rsidRDefault="00906153" w:rsidP="00906153"/>
    <w:p w14:paraId="46427683" w14:textId="1BB140D9" w:rsidR="00906153" w:rsidRDefault="00906153" w:rsidP="00906153">
      <w:r>
        <w:t xml:space="preserve">As of 7/2/21 CW3M ver. 409, for the period 2010-18, CW3M simulates this water budget for the </w:t>
      </w:r>
      <w:r w:rsidR="00F05E95">
        <w:t>North Santiam</w:t>
      </w:r>
      <w:r>
        <w:t xml:space="preserve"> basin.</w:t>
      </w:r>
    </w:p>
    <w:tbl>
      <w:tblPr>
        <w:tblStyle w:val="TableGrid"/>
        <w:tblW w:w="0" w:type="auto"/>
        <w:tblLook w:val="04A0" w:firstRow="1" w:lastRow="0" w:firstColumn="1" w:lastColumn="0" w:noHBand="0" w:noVBand="1"/>
      </w:tblPr>
      <w:tblGrid>
        <w:gridCol w:w="2009"/>
        <w:gridCol w:w="1620"/>
        <w:gridCol w:w="1803"/>
        <w:gridCol w:w="718"/>
        <w:gridCol w:w="2035"/>
      </w:tblGrid>
      <w:tr w:rsidR="00906153" w14:paraId="049FD906" w14:textId="77777777" w:rsidTr="00043DFB">
        <w:tc>
          <w:tcPr>
            <w:tcW w:w="0" w:type="auto"/>
          </w:tcPr>
          <w:p w14:paraId="7EC959E0" w14:textId="77777777" w:rsidR="00906153" w:rsidRPr="00036F50" w:rsidRDefault="00906153" w:rsidP="00043DFB">
            <w:pPr>
              <w:jc w:val="center"/>
              <w:rPr>
                <w:b/>
                <w:bCs/>
              </w:rPr>
            </w:pPr>
            <w:r w:rsidRPr="00036F50">
              <w:rPr>
                <w:b/>
                <w:bCs/>
              </w:rPr>
              <w:t>Inputs</w:t>
            </w:r>
          </w:p>
        </w:tc>
        <w:tc>
          <w:tcPr>
            <w:tcW w:w="0" w:type="auto"/>
          </w:tcPr>
          <w:p w14:paraId="0D89E1DC" w14:textId="77777777" w:rsidR="00906153" w:rsidRDefault="00906153" w:rsidP="00043DFB">
            <w:r>
              <w:t>annual mmH2O</w:t>
            </w:r>
          </w:p>
        </w:tc>
        <w:tc>
          <w:tcPr>
            <w:tcW w:w="0" w:type="auto"/>
          </w:tcPr>
          <w:p w14:paraId="7DAA7595" w14:textId="77777777" w:rsidR="00906153" w:rsidRDefault="00906153" w:rsidP="00043DFB">
            <w:r>
              <w:t>% of total inputs</w:t>
            </w:r>
          </w:p>
        </w:tc>
        <w:tc>
          <w:tcPr>
            <w:tcW w:w="0" w:type="auto"/>
          </w:tcPr>
          <w:p w14:paraId="0F6DCBF8" w14:textId="77777777" w:rsidR="00906153" w:rsidRDefault="00906153" w:rsidP="00043DFB">
            <w:r>
              <w:t>cms</w:t>
            </w:r>
          </w:p>
        </w:tc>
        <w:tc>
          <w:tcPr>
            <w:tcW w:w="0" w:type="auto"/>
          </w:tcPr>
          <w:p w14:paraId="02369FDF" w14:textId="77777777" w:rsidR="00906153" w:rsidRDefault="00906153" w:rsidP="00043DFB">
            <w:r>
              <w:t>% of basin discharge</w:t>
            </w:r>
          </w:p>
        </w:tc>
      </w:tr>
      <w:tr w:rsidR="00906153" w14:paraId="0834D78C" w14:textId="77777777" w:rsidTr="00043DFB">
        <w:tc>
          <w:tcPr>
            <w:tcW w:w="0" w:type="auto"/>
          </w:tcPr>
          <w:p w14:paraId="035578B4" w14:textId="77777777" w:rsidR="00906153" w:rsidRDefault="00906153" w:rsidP="00043DFB">
            <w:r>
              <w:t>precipitation</w:t>
            </w:r>
          </w:p>
        </w:tc>
        <w:tc>
          <w:tcPr>
            <w:tcW w:w="0" w:type="auto"/>
          </w:tcPr>
          <w:p w14:paraId="01043A5F" w14:textId="05C481D0" w:rsidR="00F05E95" w:rsidRDefault="00F05E95">
            <w:pPr>
              <w:jc w:val="right"/>
            </w:pPr>
            <w:r>
              <w:t>2094</w:t>
            </w:r>
          </w:p>
        </w:tc>
        <w:tc>
          <w:tcPr>
            <w:tcW w:w="0" w:type="auto"/>
          </w:tcPr>
          <w:p w14:paraId="1A400072" w14:textId="77CB20F0" w:rsidR="00906153" w:rsidRDefault="00906153" w:rsidP="00043DFB">
            <w:pPr>
              <w:jc w:val="right"/>
            </w:pPr>
            <w:r>
              <w:t>8</w:t>
            </w:r>
            <w:r w:rsidR="00F05E95">
              <w:t>5.8</w:t>
            </w:r>
            <w:r>
              <w:t>%</w:t>
            </w:r>
          </w:p>
        </w:tc>
        <w:tc>
          <w:tcPr>
            <w:tcW w:w="0" w:type="auto"/>
          </w:tcPr>
          <w:p w14:paraId="245DCF41" w14:textId="77777777" w:rsidR="00906153" w:rsidRDefault="00906153" w:rsidP="00043DFB">
            <w:pPr>
              <w:jc w:val="right"/>
            </w:pPr>
          </w:p>
        </w:tc>
        <w:tc>
          <w:tcPr>
            <w:tcW w:w="0" w:type="auto"/>
          </w:tcPr>
          <w:p w14:paraId="3DE4A904" w14:textId="77777777" w:rsidR="00906153" w:rsidRDefault="00906153" w:rsidP="00043DFB"/>
        </w:tc>
      </w:tr>
      <w:tr w:rsidR="00906153" w14:paraId="4032A5F8" w14:textId="77777777" w:rsidTr="00043DFB">
        <w:tc>
          <w:tcPr>
            <w:tcW w:w="0" w:type="auto"/>
          </w:tcPr>
          <w:p w14:paraId="6E3DC835" w14:textId="77777777" w:rsidR="00906153" w:rsidRDefault="00906153" w:rsidP="00043DFB">
            <w:r>
              <w:t>springs</w:t>
            </w:r>
          </w:p>
        </w:tc>
        <w:tc>
          <w:tcPr>
            <w:tcW w:w="0" w:type="auto"/>
          </w:tcPr>
          <w:p w14:paraId="53369BDA" w14:textId="0174449F" w:rsidR="00906153" w:rsidRDefault="00F05E95" w:rsidP="00043DFB">
            <w:pPr>
              <w:jc w:val="right"/>
            </w:pPr>
            <w:r>
              <w:t>332</w:t>
            </w:r>
          </w:p>
        </w:tc>
        <w:tc>
          <w:tcPr>
            <w:tcW w:w="0" w:type="auto"/>
          </w:tcPr>
          <w:p w14:paraId="7105EB1C" w14:textId="7015AA2C" w:rsidR="00906153" w:rsidRDefault="00906153" w:rsidP="00043DFB">
            <w:pPr>
              <w:jc w:val="right"/>
            </w:pPr>
            <w:r>
              <w:t>1</w:t>
            </w:r>
            <w:r w:rsidR="00F05E95">
              <w:t>3.6</w:t>
            </w:r>
            <w:r>
              <w:t>%</w:t>
            </w:r>
          </w:p>
        </w:tc>
        <w:tc>
          <w:tcPr>
            <w:tcW w:w="0" w:type="auto"/>
          </w:tcPr>
          <w:p w14:paraId="0B19871D" w14:textId="00B977A7" w:rsidR="00906153" w:rsidRDefault="00F05E95" w:rsidP="00043DFB">
            <w:pPr>
              <w:jc w:val="right"/>
            </w:pPr>
            <w:r>
              <w:t>20.0</w:t>
            </w:r>
          </w:p>
        </w:tc>
        <w:tc>
          <w:tcPr>
            <w:tcW w:w="0" w:type="auto"/>
          </w:tcPr>
          <w:p w14:paraId="6D611369" w14:textId="4D8BD261" w:rsidR="00906153" w:rsidRDefault="00906153" w:rsidP="00043DFB">
            <w:pPr>
              <w:jc w:val="right"/>
            </w:pPr>
            <w:r>
              <w:t>1</w:t>
            </w:r>
            <w:r w:rsidR="00410C21">
              <w:t>8.8</w:t>
            </w:r>
            <w:r>
              <w:t xml:space="preserve"> %</w:t>
            </w:r>
          </w:p>
        </w:tc>
      </w:tr>
      <w:tr w:rsidR="00906153" w14:paraId="49F5B790" w14:textId="77777777" w:rsidTr="00043DFB">
        <w:tc>
          <w:tcPr>
            <w:tcW w:w="0" w:type="auto"/>
          </w:tcPr>
          <w:p w14:paraId="7215FAA0" w14:textId="77777777" w:rsidR="00906153" w:rsidRDefault="00906153" w:rsidP="00043DFB">
            <w:r>
              <w:t>wells</w:t>
            </w:r>
          </w:p>
        </w:tc>
        <w:tc>
          <w:tcPr>
            <w:tcW w:w="0" w:type="auto"/>
          </w:tcPr>
          <w:p w14:paraId="503CBCAB" w14:textId="0E0C03BA" w:rsidR="00906153" w:rsidRDefault="00F05E95" w:rsidP="00043DFB">
            <w:pPr>
              <w:jc w:val="right"/>
            </w:pPr>
            <w:r>
              <w:t>6</w:t>
            </w:r>
          </w:p>
        </w:tc>
        <w:tc>
          <w:tcPr>
            <w:tcW w:w="0" w:type="auto"/>
          </w:tcPr>
          <w:p w14:paraId="451EBF5E" w14:textId="2AD46866" w:rsidR="00906153" w:rsidRDefault="00906153" w:rsidP="00043DFB">
            <w:pPr>
              <w:jc w:val="right"/>
            </w:pPr>
            <w:r>
              <w:t>0.</w:t>
            </w:r>
            <w:r w:rsidR="00F05E95">
              <w:t>3</w:t>
            </w:r>
            <w:r>
              <w:t>%</w:t>
            </w:r>
          </w:p>
        </w:tc>
        <w:tc>
          <w:tcPr>
            <w:tcW w:w="0" w:type="auto"/>
          </w:tcPr>
          <w:p w14:paraId="47A04B6B" w14:textId="77777777" w:rsidR="00906153" w:rsidRDefault="00906153" w:rsidP="00043DFB">
            <w:pPr>
              <w:jc w:val="right"/>
            </w:pPr>
          </w:p>
        </w:tc>
        <w:tc>
          <w:tcPr>
            <w:tcW w:w="0" w:type="auto"/>
          </w:tcPr>
          <w:p w14:paraId="6B7A32A4" w14:textId="77777777" w:rsidR="00906153" w:rsidRDefault="00906153" w:rsidP="00043DFB"/>
        </w:tc>
      </w:tr>
      <w:tr w:rsidR="00906153" w14:paraId="26D1241B" w14:textId="77777777" w:rsidTr="00043DFB">
        <w:tc>
          <w:tcPr>
            <w:tcW w:w="0" w:type="auto"/>
          </w:tcPr>
          <w:p w14:paraId="728FDE0F" w14:textId="77777777" w:rsidR="00906153" w:rsidRDefault="00906153" w:rsidP="00043DFB">
            <w:r>
              <w:t>added by model</w:t>
            </w:r>
          </w:p>
        </w:tc>
        <w:tc>
          <w:tcPr>
            <w:tcW w:w="0" w:type="auto"/>
          </w:tcPr>
          <w:p w14:paraId="1446E1FC" w14:textId="1F663580" w:rsidR="00906153" w:rsidRDefault="00F05E95" w:rsidP="00043DFB">
            <w:pPr>
              <w:jc w:val="right"/>
            </w:pPr>
            <w:r>
              <w:t>8</w:t>
            </w:r>
          </w:p>
        </w:tc>
        <w:tc>
          <w:tcPr>
            <w:tcW w:w="0" w:type="auto"/>
          </w:tcPr>
          <w:p w14:paraId="7E582FD3" w14:textId="77777777" w:rsidR="00906153" w:rsidRDefault="00906153" w:rsidP="00043DFB">
            <w:pPr>
              <w:jc w:val="right"/>
            </w:pPr>
            <w:r>
              <w:t>0.3%</w:t>
            </w:r>
          </w:p>
        </w:tc>
        <w:tc>
          <w:tcPr>
            <w:tcW w:w="0" w:type="auto"/>
          </w:tcPr>
          <w:p w14:paraId="182FA319" w14:textId="77777777" w:rsidR="00906153" w:rsidRDefault="00906153" w:rsidP="00043DFB">
            <w:pPr>
              <w:jc w:val="right"/>
            </w:pPr>
          </w:p>
        </w:tc>
        <w:tc>
          <w:tcPr>
            <w:tcW w:w="0" w:type="auto"/>
          </w:tcPr>
          <w:p w14:paraId="7690A9DB" w14:textId="77777777" w:rsidR="00906153" w:rsidRDefault="00906153" w:rsidP="00043DFB"/>
        </w:tc>
      </w:tr>
      <w:tr w:rsidR="00906153" w14:paraId="23AC70A5" w14:textId="77777777" w:rsidTr="00043DFB">
        <w:tc>
          <w:tcPr>
            <w:tcW w:w="0" w:type="auto"/>
          </w:tcPr>
          <w:p w14:paraId="4062E8DD" w14:textId="77777777" w:rsidR="00906153" w:rsidRDefault="00906153" w:rsidP="00043DFB">
            <w:pPr>
              <w:jc w:val="right"/>
            </w:pPr>
            <w:r>
              <w:t>total in</w:t>
            </w:r>
          </w:p>
        </w:tc>
        <w:tc>
          <w:tcPr>
            <w:tcW w:w="0" w:type="auto"/>
          </w:tcPr>
          <w:p w14:paraId="2D8C43F2" w14:textId="6290B327" w:rsidR="00906153" w:rsidRDefault="00906153" w:rsidP="00043DFB">
            <w:pPr>
              <w:jc w:val="right"/>
            </w:pPr>
            <w:r>
              <w:t>2</w:t>
            </w:r>
            <w:r w:rsidR="00F05E95">
              <w:t>441</w:t>
            </w:r>
          </w:p>
        </w:tc>
        <w:tc>
          <w:tcPr>
            <w:tcW w:w="0" w:type="auto"/>
          </w:tcPr>
          <w:p w14:paraId="791776B3" w14:textId="77777777" w:rsidR="00906153" w:rsidRDefault="00906153" w:rsidP="00043DFB">
            <w:pPr>
              <w:jc w:val="right"/>
            </w:pPr>
            <w:r>
              <w:t>100.0%</w:t>
            </w:r>
          </w:p>
        </w:tc>
        <w:tc>
          <w:tcPr>
            <w:tcW w:w="0" w:type="auto"/>
          </w:tcPr>
          <w:p w14:paraId="14319E6D" w14:textId="77777777" w:rsidR="00906153" w:rsidRDefault="00906153" w:rsidP="00043DFB">
            <w:pPr>
              <w:jc w:val="right"/>
            </w:pPr>
          </w:p>
        </w:tc>
        <w:tc>
          <w:tcPr>
            <w:tcW w:w="0" w:type="auto"/>
          </w:tcPr>
          <w:p w14:paraId="4E977691" w14:textId="77777777" w:rsidR="00906153" w:rsidRDefault="00906153" w:rsidP="00043DFB"/>
        </w:tc>
      </w:tr>
      <w:tr w:rsidR="00906153" w14:paraId="6E42CA46" w14:textId="77777777" w:rsidTr="00043DFB">
        <w:tc>
          <w:tcPr>
            <w:tcW w:w="0" w:type="auto"/>
          </w:tcPr>
          <w:p w14:paraId="296A26DC" w14:textId="77777777" w:rsidR="00906153" w:rsidRDefault="00906153" w:rsidP="00043DFB">
            <w:pPr>
              <w:jc w:val="right"/>
            </w:pPr>
          </w:p>
        </w:tc>
        <w:tc>
          <w:tcPr>
            <w:tcW w:w="0" w:type="auto"/>
          </w:tcPr>
          <w:p w14:paraId="6861933F" w14:textId="77777777" w:rsidR="00906153" w:rsidRDefault="00906153" w:rsidP="00043DFB">
            <w:pPr>
              <w:jc w:val="right"/>
            </w:pPr>
          </w:p>
        </w:tc>
        <w:tc>
          <w:tcPr>
            <w:tcW w:w="0" w:type="auto"/>
          </w:tcPr>
          <w:p w14:paraId="025AC31D" w14:textId="77777777" w:rsidR="00906153" w:rsidRDefault="00906153" w:rsidP="00043DFB">
            <w:pPr>
              <w:jc w:val="right"/>
            </w:pPr>
          </w:p>
        </w:tc>
        <w:tc>
          <w:tcPr>
            <w:tcW w:w="0" w:type="auto"/>
          </w:tcPr>
          <w:p w14:paraId="6EFBE03C" w14:textId="77777777" w:rsidR="00906153" w:rsidRDefault="00906153" w:rsidP="00043DFB">
            <w:pPr>
              <w:jc w:val="right"/>
            </w:pPr>
          </w:p>
        </w:tc>
        <w:tc>
          <w:tcPr>
            <w:tcW w:w="0" w:type="auto"/>
          </w:tcPr>
          <w:p w14:paraId="4FD6608C" w14:textId="77777777" w:rsidR="00906153" w:rsidRDefault="00906153" w:rsidP="00043DFB"/>
        </w:tc>
      </w:tr>
      <w:tr w:rsidR="00906153" w14:paraId="2CC0F8F3" w14:textId="77777777" w:rsidTr="00043DFB">
        <w:tc>
          <w:tcPr>
            <w:tcW w:w="0" w:type="auto"/>
          </w:tcPr>
          <w:p w14:paraId="1356E375" w14:textId="77777777" w:rsidR="00906153" w:rsidRPr="00036F50" w:rsidRDefault="00906153" w:rsidP="00043DFB">
            <w:pPr>
              <w:jc w:val="center"/>
              <w:rPr>
                <w:b/>
                <w:bCs/>
              </w:rPr>
            </w:pPr>
            <w:r w:rsidRPr="00036F50">
              <w:rPr>
                <w:b/>
                <w:bCs/>
              </w:rPr>
              <w:t>Outputs</w:t>
            </w:r>
          </w:p>
        </w:tc>
        <w:tc>
          <w:tcPr>
            <w:tcW w:w="0" w:type="auto"/>
          </w:tcPr>
          <w:p w14:paraId="0760B515" w14:textId="77777777" w:rsidR="00906153" w:rsidRDefault="00906153" w:rsidP="00043DFB">
            <w:pPr>
              <w:jc w:val="right"/>
            </w:pPr>
            <w:r>
              <w:t>annual mmH2O</w:t>
            </w:r>
          </w:p>
        </w:tc>
        <w:tc>
          <w:tcPr>
            <w:tcW w:w="0" w:type="auto"/>
          </w:tcPr>
          <w:p w14:paraId="240F953D" w14:textId="77777777" w:rsidR="00906153" w:rsidRDefault="00906153" w:rsidP="00043DFB">
            <w:pPr>
              <w:jc w:val="right"/>
            </w:pPr>
            <w:r>
              <w:t>% of precipitation</w:t>
            </w:r>
          </w:p>
        </w:tc>
        <w:tc>
          <w:tcPr>
            <w:tcW w:w="0" w:type="auto"/>
          </w:tcPr>
          <w:p w14:paraId="04DCF7E4" w14:textId="77777777" w:rsidR="00906153" w:rsidRDefault="00906153" w:rsidP="00043DFB">
            <w:pPr>
              <w:jc w:val="right"/>
            </w:pPr>
            <w:r>
              <w:t>cms</w:t>
            </w:r>
          </w:p>
        </w:tc>
        <w:tc>
          <w:tcPr>
            <w:tcW w:w="0" w:type="auto"/>
          </w:tcPr>
          <w:p w14:paraId="2C1E982E" w14:textId="77777777" w:rsidR="00906153" w:rsidRDefault="00906153" w:rsidP="00043DFB">
            <w:r>
              <w:t>% of basin discharge</w:t>
            </w:r>
          </w:p>
        </w:tc>
      </w:tr>
      <w:tr w:rsidR="00906153" w14:paraId="558E176E" w14:textId="77777777" w:rsidTr="00043DFB">
        <w:tc>
          <w:tcPr>
            <w:tcW w:w="0" w:type="auto"/>
          </w:tcPr>
          <w:p w14:paraId="021B4CC3" w14:textId="77777777" w:rsidR="00906153" w:rsidRDefault="00906153" w:rsidP="00043DFB">
            <w:r>
              <w:t>basin discharge</w:t>
            </w:r>
          </w:p>
        </w:tc>
        <w:tc>
          <w:tcPr>
            <w:tcW w:w="0" w:type="auto"/>
          </w:tcPr>
          <w:p w14:paraId="6C5C7714" w14:textId="699E3446" w:rsidR="00906153" w:rsidRDefault="00906153" w:rsidP="00043DFB">
            <w:pPr>
              <w:jc w:val="right"/>
            </w:pPr>
            <w:r>
              <w:t>1</w:t>
            </w:r>
            <w:r w:rsidR="00410C21">
              <w:t>767</w:t>
            </w:r>
          </w:p>
        </w:tc>
        <w:tc>
          <w:tcPr>
            <w:tcW w:w="0" w:type="auto"/>
          </w:tcPr>
          <w:p w14:paraId="32513AD9" w14:textId="7033CDBA" w:rsidR="00906153" w:rsidRDefault="00410C21" w:rsidP="00043DFB">
            <w:pPr>
              <w:jc w:val="right"/>
            </w:pPr>
            <w:r>
              <w:t>84.4</w:t>
            </w:r>
            <w:r w:rsidR="00906153">
              <w:t>%</w:t>
            </w:r>
          </w:p>
        </w:tc>
        <w:tc>
          <w:tcPr>
            <w:tcW w:w="0" w:type="auto"/>
          </w:tcPr>
          <w:p w14:paraId="714B55B2" w14:textId="3AE111D5" w:rsidR="00906153" w:rsidRDefault="00906153" w:rsidP="00043DFB">
            <w:pPr>
              <w:jc w:val="right"/>
            </w:pPr>
            <w:r>
              <w:t>1</w:t>
            </w:r>
            <w:r w:rsidR="00410C21">
              <w:t>06.3</w:t>
            </w:r>
          </w:p>
        </w:tc>
        <w:tc>
          <w:tcPr>
            <w:tcW w:w="0" w:type="auto"/>
          </w:tcPr>
          <w:p w14:paraId="722376B6" w14:textId="77777777" w:rsidR="00906153" w:rsidRDefault="00906153" w:rsidP="00043DFB">
            <w:pPr>
              <w:jc w:val="right"/>
            </w:pPr>
            <w:r>
              <w:t>100.0 %</w:t>
            </w:r>
          </w:p>
        </w:tc>
      </w:tr>
      <w:tr w:rsidR="00906153" w14:paraId="51465C98" w14:textId="77777777" w:rsidTr="00043DFB">
        <w:tc>
          <w:tcPr>
            <w:tcW w:w="0" w:type="auto"/>
          </w:tcPr>
          <w:p w14:paraId="4725C5C8" w14:textId="77777777" w:rsidR="00906153" w:rsidRDefault="00906153" w:rsidP="00043DFB">
            <w:r>
              <w:t>evapotranspiration</w:t>
            </w:r>
          </w:p>
        </w:tc>
        <w:tc>
          <w:tcPr>
            <w:tcW w:w="0" w:type="auto"/>
          </w:tcPr>
          <w:p w14:paraId="0F2155F0" w14:textId="097AC28E" w:rsidR="00906153" w:rsidRDefault="00410C21" w:rsidP="00043DFB">
            <w:pPr>
              <w:jc w:val="right"/>
            </w:pPr>
            <w:r>
              <w:t>597</w:t>
            </w:r>
          </w:p>
        </w:tc>
        <w:tc>
          <w:tcPr>
            <w:tcW w:w="0" w:type="auto"/>
          </w:tcPr>
          <w:p w14:paraId="0CEA8838" w14:textId="0B621045" w:rsidR="00906153" w:rsidRDefault="00410C21" w:rsidP="00043DFB">
            <w:pPr>
              <w:jc w:val="right"/>
            </w:pPr>
            <w:r>
              <w:t>28.5</w:t>
            </w:r>
            <w:r w:rsidR="00906153">
              <w:t>%</w:t>
            </w:r>
          </w:p>
        </w:tc>
        <w:tc>
          <w:tcPr>
            <w:tcW w:w="0" w:type="auto"/>
          </w:tcPr>
          <w:p w14:paraId="1C789062" w14:textId="77777777" w:rsidR="00906153" w:rsidRDefault="00906153" w:rsidP="00043DFB">
            <w:pPr>
              <w:jc w:val="right"/>
            </w:pPr>
          </w:p>
        </w:tc>
        <w:tc>
          <w:tcPr>
            <w:tcW w:w="0" w:type="auto"/>
          </w:tcPr>
          <w:p w14:paraId="5847B061" w14:textId="1AFAB01A" w:rsidR="00906153" w:rsidRDefault="007C38DF" w:rsidP="00043DFB">
            <w:pPr>
              <w:jc w:val="right"/>
            </w:pPr>
            <w:r>
              <w:t>33.8</w:t>
            </w:r>
            <w:r w:rsidR="00906153">
              <w:t>%</w:t>
            </w:r>
          </w:p>
        </w:tc>
      </w:tr>
      <w:tr w:rsidR="00906153" w14:paraId="67E0B8D0" w14:textId="77777777" w:rsidTr="00043DFB">
        <w:tc>
          <w:tcPr>
            <w:tcW w:w="0" w:type="auto"/>
          </w:tcPr>
          <w:p w14:paraId="135B0784" w14:textId="77777777" w:rsidR="00906153" w:rsidRDefault="00906153" w:rsidP="00043DFB">
            <w:r>
              <w:t>snow “evaporation”</w:t>
            </w:r>
          </w:p>
        </w:tc>
        <w:tc>
          <w:tcPr>
            <w:tcW w:w="0" w:type="auto"/>
          </w:tcPr>
          <w:p w14:paraId="263C13B1" w14:textId="4CFBE6C8" w:rsidR="00906153" w:rsidRDefault="00410C21" w:rsidP="00043DFB">
            <w:pPr>
              <w:jc w:val="right"/>
            </w:pPr>
            <w:r>
              <w:t>92</w:t>
            </w:r>
          </w:p>
        </w:tc>
        <w:tc>
          <w:tcPr>
            <w:tcW w:w="0" w:type="auto"/>
          </w:tcPr>
          <w:p w14:paraId="69CC44BD" w14:textId="22B9C475" w:rsidR="00906153" w:rsidRDefault="00906153" w:rsidP="00043DFB">
            <w:pPr>
              <w:jc w:val="right"/>
            </w:pPr>
            <w:r>
              <w:t>4.</w:t>
            </w:r>
            <w:r w:rsidR="00410C21">
              <w:t>4</w:t>
            </w:r>
            <w:r>
              <w:t>%</w:t>
            </w:r>
          </w:p>
        </w:tc>
        <w:tc>
          <w:tcPr>
            <w:tcW w:w="0" w:type="auto"/>
          </w:tcPr>
          <w:p w14:paraId="5C7605E3" w14:textId="77777777" w:rsidR="00906153" w:rsidRDefault="00906153" w:rsidP="00043DFB">
            <w:pPr>
              <w:jc w:val="right"/>
            </w:pPr>
          </w:p>
        </w:tc>
        <w:tc>
          <w:tcPr>
            <w:tcW w:w="0" w:type="auto"/>
          </w:tcPr>
          <w:p w14:paraId="36CCBFA4" w14:textId="7CCD31E6" w:rsidR="00906153" w:rsidRDefault="00906153" w:rsidP="00043DFB">
            <w:pPr>
              <w:jc w:val="right"/>
            </w:pPr>
            <w:r>
              <w:t>5.</w:t>
            </w:r>
            <w:r w:rsidR="007C38DF">
              <w:t>2</w:t>
            </w:r>
            <w:r>
              <w:t>%</w:t>
            </w:r>
          </w:p>
        </w:tc>
      </w:tr>
      <w:tr w:rsidR="00906153" w14:paraId="132CE20B" w14:textId="77777777" w:rsidTr="00043DFB">
        <w:tc>
          <w:tcPr>
            <w:tcW w:w="0" w:type="auto"/>
          </w:tcPr>
          <w:p w14:paraId="331EF348" w14:textId="77777777" w:rsidR="00906153" w:rsidRDefault="00906153" w:rsidP="00043DFB">
            <w:r>
              <w:t>piped out</w:t>
            </w:r>
          </w:p>
        </w:tc>
        <w:tc>
          <w:tcPr>
            <w:tcW w:w="0" w:type="auto"/>
          </w:tcPr>
          <w:p w14:paraId="4567E454" w14:textId="5A7DEDA7" w:rsidR="00906153" w:rsidRDefault="00410C21" w:rsidP="00043DFB">
            <w:pPr>
              <w:jc w:val="right"/>
            </w:pPr>
            <w:r>
              <w:t>0</w:t>
            </w:r>
          </w:p>
        </w:tc>
        <w:tc>
          <w:tcPr>
            <w:tcW w:w="0" w:type="auto"/>
          </w:tcPr>
          <w:p w14:paraId="3DAF35D2" w14:textId="189B550E" w:rsidR="00906153" w:rsidRDefault="00906153" w:rsidP="00043DFB">
            <w:pPr>
              <w:jc w:val="right"/>
            </w:pPr>
            <w:r>
              <w:t>0.</w:t>
            </w:r>
            <w:r w:rsidR="00410C21">
              <w:t>0</w:t>
            </w:r>
            <w:r>
              <w:t>%</w:t>
            </w:r>
          </w:p>
        </w:tc>
        <w:tc>
          <w:tcPr>
            <w:tcW w:w="0" w:type="auto"/>
          </w:tcPr>
          <w:p w14:paraId="05B081D3" w14:textId="77777777" w:rsidR="00906153" w:rsidRDefault="00906153" w:rsidP="00043DFB">
            <w:pPr>
              <w:jc w:val="right"/>
            </w:pPr>
          </w:p>
        </w:tc>
        <w:tc>
          <w:tcPr>
            <w:tcW w:w="0" w:type="auto"/>
          </w:tcPr>
          <w:p w14:paraId="5F712888" w14:textId="0F692317" w:rsidR="00906153" w:rsidRDefault="00906153" w:rsidP="00043DFB">
            <w:pPr>
              <w:jc w:val="right"/>
            </w:pPr>
            <w:r>
              <w:t>0.</w:t>
            </w:r>
            <w:r w:rsidR="007C38DF">
              <w:t>0</w:t>
            </w:r>
            <w:r>
              <w:t>%</w:t>
            </w:r>
          </w:p>
        </w:tc>
      </w:tr>
      <w:tr w:rsidR="00906153" w14:paraId="27E0C8E2" w14:textId="77777777" w:rsidTr="00043DFB">
        <w:tc>
          <w:tcPr>
            <w:tcW w:w="0" w:type="auto"/>
          </w:tcPr>
          <w:p w14:paraId="3BE88468" w14:textId="77777777" w:rsidR="00906153" w:rsidRDefault="00906153" w:rsidP="00043DFB">
            <w:pPr>
              <w:jc w:val="right"/>
            </w:pPr>
            <w:r>
              <w:t>total out</w:t>
            </w:r>
          </w:p>
        </w:tc>
        <w:tc>
          <w:tcPr>
            <w:tcW w:w="0" w:type="auto"/>
          </w:tcPr>
          <w:p w14:paraId="622C5D66" w14:textId="4A6C317C" w:rsidR="00906153" w:rsidRDefault="00906153" w:rsidP="00043DFB">
            <w:pPr>
              <w:jc w:val="right"/>
            </w:pPr>
            <w:r>
              <w:t>2</w:t>
            </w:r>
            <w:r w:rsidR="00410C21">
              <w:t>455</w:t>
            </w:r>
          </w:p>
        </w:tc>
        <w:tc>
          <w:tcPr>
            <w:tcW w:w="0" w:type="auto"/>
          </w:tcPr>
          <w:p w14:paraId="5B08072B" w14:textId="57B1B162" w:rsidR="00906153" w:rsidRDefault="00906153" w:rsidP="00043DFB">
            <w:pPr>
              <w:jc w:val="right"/>
            </w:pPr>
            <w:r>
              <w:t>11</w:t>
            </w:r>
            <w:r w:rsidR="00410C21">
              <w:t>7.2</w:t>
            </w:r>
            <w:r>
              <w:t>%</w:t>
            </w:r>
          </w:p>
        </w:tc>
        <w:tc>
          <w:tcPr>
            <w:tcW w:w="0" w:type="auto"/>
          </w:tcPr>
          <w:p w14:paraId="5E07D2CA" w14:textId="77777777" w:rsidR="00906153" w:rsidRDefault="00906153" w:rsidP="00043DFB">
            <w:pPr>
              <w:jc w:val="right"/>
            </w:pPr>
          </w:p>
        </w:tc>
        <w:tc>
          <w:tcPr>
            <w:tcW w:w="0" w:type="auto"/>
          </w:tcPr>
          <w:p w14:paraId="6D2E64E0" w14:textId="77777777" w:rsidR="00906153" w:rsidRDefault="00906153" w:rsidP="00043DFB"/>
        </w:tc>
      </w:tr>
      <w:tr w:rsidR="00906153" w14:paraId="63C2D8F2" w14:textId="77777777" w:rsidTr="00043DFB">
        <w:tc>
          <w:tcPr>
            <w:tcW w:w="0" w:type="auto"/>
          </w:tcPr>
          <w:p w14:paraId="758741F7" w14:textId="77777777" w:rsidR="00906153" w:rsidRDefault="00906153" w:rsidP="00043DFB">
            <w:pPr>
              <w:jc w:val="right"/>
            </w:pPr>
            <w:r>
              <w:t>discrepancy, mm</w:t>
            </w:r>
          </w:p>
        </w:tc>
        <w:tc>
          <w:tcPr>
            <w:tcW w:w="0" w:type="auto"/>
          </w:tcPr>
          <w:p w14:paraId="60FAA5F4" w14:textId="69E9AEE3" w:rsidR="00906153" w:rsidRDefault="00410C21" w:rsidP="00043DFB">
            <w:pPr>
              <w:jc w:val="right"/>
            </w:pPr>
            <w:r>
              <w:t>14</w:t>
            </w:r>
          </w:p>
        </w:tc>
        <w:tc>
          <w:tcPr>
            <w:tcW w:w="0" w:type="auto"/>
          </w:tcPr>
          <w:p w14:paraId="0ABD59FC" w14:textId="77777777" w:rsidR="00906153" w:rsidRDefault="00906153" w:rsidP="00043DFB">
            <w:pPr>
              <w:jc w:val="right"/>
            </w:pPr>
          </w:p>
        </w:tc>
        <w:tc>
          <w:tcPr>
            <w:tcW w:w="0" w:type="auto"/>
          </w:tcPr>
          <w:p w14:paraId="1D31D1F2" w14:textId="77777777" w:rsidR="00906153" w:rsidRDefault="00906153" w:rsidP="00043DFB">
            <w:pPr>
              <w:jc w:val="right"/>
            </w:pPr>
          </w:p>
        </w:tc>
        <w:tc>
          <w:tcPr>
            <w:tcW w:w="0" w:type="auto"/>
          </w:tcPr>
          <w:p w14:paraId="1B4FE9A3" w14:textId="77777777" w:rsidR="00906153" w:rsidRDefault="00906153" w:rsidP="00043DFB"/>
        </w:tc>
      </w:tr>
      <w:tr w:rsidR="00906153" w14:paraId="7B420E39" w14:textId="77777777" w:rsidTr="00043DFB">
        <w:tc>
          <w:tcPr>
            <w:tcW w:w="0" w:type="auto"/>
          </w:tcPr>
          <w:p w14:paraId="4509A7BC" w14:textId="77777777" w:rsidR="00906153" w:rsidRDefault="00906153" w:rsidP="00043DFB">
            <w:pPr>
              <w:jc w:val="right"/>
            </w:pPr>
            <w:r>
              <w:t>discrepancy, %</w:t>
            </w:r>
          </w:p>
        </w:tc>
        <w:tc>
          <w:tcPr>
            <w:tcW w:w="0" w:type="auto"/>
          </w:tcPr>
          <w:p w14:paraId="1E74BFC0" w14:textId="718E0443" w:rsidR="00906153" w:rsidRDefault="00906153" w:rsidP="00043DFB">
            <w:pPr>
              <w:jc w:val="right"/>
            </w:pPr>
            <w:r>
              <w:t>0.</w:t>
            </w:r>
            <w:r w:rsidR="00410C21">
              <w:t>6</w:t>
            </w:r>
            <w:r>
              <w:t>%</w:t>
            </w:r>
          </w:p>
        </w:tc>
        <w:tc>
          <w:tcPr>
            <w:tcW w:w="0" w:type="auto"/>
          </w:tcPr>
          <w:p w14:paraId="7FECE42A" w14:textId="77777777" w:rsidR="00906153" w:rsidRDefault="00906153" w:rsidP="00043DFB">
            <w:pPr>
              <w:jc w:val="right"/>
            </w:pPr>
          </w:p>
        </w:tc>
        <w:tc>
          <w:tcPr>
            <w:tcW w:w="0" w:type="auto"/>
          </w:tcPr>
          <w:p w14:paraId="3DFA2109" w14:textId="77777777" w:rsidR="00906153" w:rsidRDefault="00906153" w:rsidP="00043DFB">
            <w:pPr>
              <w:jc w:val="right"/>
            </w:pPr>
          </w:p>
        </w:tc>
        <w:tc>
          <w:tcPr>
            <w:tcW w:w="0" w:type="auto"/>
          </w:tcPr>
          <w:p w14:paraId="3FD220D3" w14:textId="77777777" w:rsidR="00906153" w:rsidRDefault="00906153" w:rsidP="00043DFB"/>
        </w:tc>
      </w:tr>
    </w:tbl>
    <w:p w14:paraId="30289D2A" w14:textId="77777777" w:rsidR="00906153" w:rsidRDefault="00906153" w:rsidP="00906153"/>
    <w:p w14:paraId="212222DC" w14:textId="77777777" w:rsidR="00906153" w:rsidRDefault="00906153" w:rsidP="00906153">
      <w:r>
        <w:br w:type="page"/>
      </w:r>
    </w:p>
    <w:p w14:paraId="35A01A27" w14:textId="77777777" w:rsidR="00906153" w:rsidRDefault="00906153" w:rsidP="00906153"/>
    <w:p w14:paraId="5A1827E7" w14:textId="1CBF95C5" w:rsidR="00906153" w:rsidRDefault="00906153" w:rsidP="00906153">
      <w:r>
        <w:t xml:space="preserve">The energy budget fails to close by </w:t>
      </w:r>
      <w:r w:rsidR="006E43CE">
        <w:t xml:space="preserve">about </w:t>
      </w:r>
      <w:r w:rsidR="00A50A5B">
        <w:t>+0.5</w:t>
      </w:r>
      <w:r w:rsidR="006E43CE">
        <w:t>%</w:t>
      </w:r>
      <w:r>
        <w:t>, i.e</w:t>
      </w:r>
      <w:r w:rsidR="006E43CE">
        <w:t xml:space="preserve"> </w:t>
      </w:r>
      <w:r w:rsidR="00A50A5B">
        <w:t>there is 0.5</w:t>
      </w:r>
      <w:r w:rsidR="006E43CE">
        <w:t>%</w:t>
      </w:r>
      <w:r>
        <w:t xml:space="preserve"> </w:t>
      </w:r>
      <w:r w:rsidR="00A50A5B">
        <w:t xml:space="preserve">more </w:t>
      </w:r>
      <w:r>
        <w:t>modeled thermal energy leaving th</w:t>
      </w:r>
      <w:r w:rsidR="00A50A5B">
        <w:t>e surface</w:t>
      </w:r>
      <w:r>
        <w:t xml:space="preserve"> waters</w:t>
      </w:r>
      <w:r w:rsidR="00A50A5B">
        <w:t xml:space="preserve"> of the basin</w:t>
      </w:r>
      <w:r>
        <w:t xml:space="preserve"> and in the basin discharge</w:t>
      </w:r>
      <w:r w:rsidR="00A50A5B">
        <w:t xml:space="preserve"> than there is modeled thermal energy reaching the surface waters. </w:t>
      </w:r>
    </w:p>
    <w:p w14:paraId="6BBFABAC" w14:textId="77777777" w:rsidR="00906153" w:rsidRDefault="00906153" w:rsidP="00906153"/>
    <w:p w14:paraId="76DD7268" w14:textId="3E00983D" w:rsidR="00B61173" w:rsidRDefault="00B61173" w:rsidP="00B61173">
      <w:r>
        <w:t>As of 7/</w:t>
      </w:r>
      <w:r w:rsidR="00AF2994">
        <w:t>9</w:t>
      </w:r>
      <w:r>
        <w:t xml:space="preserve">/21 CW3M ver. </w:t>
      </w:r>
      <w:r w:rsidR="00AF2994">
        <w:t>414</w:t>
      </w:r>
      <w:r>
        <w:t>, for the 9 years 2010-18, CW3M simulates this yearly thermal energy budget for the stream network, including reservoirs, in the North Santiam basin.</w:t>
      </w:r>
    </w:p>
    <w:tbl>
      <w:tblPr>
        <w:tblStyle w:val="TableGrid"/>
        <w:tblW w:w="0" w:type="auto"/>
        <w:tblLook w:val="04A0" w:firstRow="1" w:lastRow="0" w:firstColumn="1" w:lastColumn="0" w:noHBand="0" w:noVBand="1"/>
      </w:tblPr>
      <w:tblGrid>
        <w:gridCol w:w="3188"/>
        <w:gridCol w:w="1798"/>
        <w:gridCol w:w="1710"/>
        <w:gridCol w:w="2880"/>
      </w:tblGrid>
      <w:tr w:rsidR="00B61173" w14:paraId="59B7BD57" w14:textId="77777777" w:rsidTr="00043DFB">
        <w:tc>
          <w:tcPr>
            <w:tcW w:w="0" w:type="auto"/>
          </w:tcPr>
          <w:p w14:paraId="287AE78F" w14:textId="77777777" w:rsidR="00B61173" w:rsidRPr="00036F50" w:rsidRDefault="00B61173" w:rsidP="00043DFB">
            <w:pPr>
              <w:jc w:val="center"/>
              <w:rPr>
                <w:b/>
                <w:bCs/>
              </w:rPr>
            </w:pPr>
            <w:r w:rsidRPr="00036F50">
              <w:rPr>
                <w:b/>
                <w:bCs/>
              </w:rPr>
              <w:t>Inputs</w:t>
            </w:r>
          </w:p>
        </w:tc>
        <w:tc>
          <w:tcPr>
            <w:tcW w:w="1798" w:type="dxa"/>
          </w:tcPr>
          <w:p w14:paraId="0E122275" w14:textId="77777777" w:rsidR="00B61173" w:rsidRPr="00787EC2" w:rsidRDefault="00B61173" w:rsidP="00043DFB">
            <w:r>
              <w:t>volume, m</w:t>
            </w:r>
            <w:r>
              <w:rPr>
                <w:vertAlign w:val="superscript"/>
              </w:rPr>
              <w:t>3</w:t>
            </w:r>
            <w:r>
              <w:t xml:space="preserve"> </w:t>
            </w:r>
          </w:p>
        </w:tc>
        <w:tc>
          <w:tcPr>
            <w:tcW w:w="1710" w:type="dxa"/>
          </w:tcPr>
          <w:p w14:paraId="68C09D3F" w14:textId="77777777" w:rsidR="00B61173" w:rsidRDefault="00B61173" w:rsidP="00043DFB">
            <w:r>
              <w:rPr>
                <w:rFonts w:cstheme="minorHAnsi"/>
              </w:rPr>
              <w:t>average temperature, °</w:t>
            </w:r>
            <w:r>
              <w:t>C</w:t>
            </w:r>
          </w:p>
        </w:tc>
        <w:tc>
          <w:tcPr>
            <w:tcW w:w="2880" w:type="dxa"/>
          </w:tcPr>
          <w:p w14:paraId="405D6350" w14:textId="77777777" w:rsidR="00B61173" w:rsidRDefault="00B61173" w:rsidP="00043DFB">
            <w:r>
              <w:t>thermal energy, MJ</w:t>
            </w:r>
          </w:p>
        </w:tc>
      </w:tr>
      <w:tr w:rsidR="00B61173" w14:paraId="0175758A" w14:textId="77777777" w:rsidTr="00043DFB">
        <w:tc>
          <w:tcPr>
            <w:tcW w:w="0" w:type="auto"/>
          </w:tcPr>
          <w:p w14:paraId="78E7A52B" w14:textId="77777777" w:rsidR="00B61173" w:rsidRDefault="00B61173" w:rsidP="00043DFB">
            <w:r>
              <w:t>runoff from land surface</w:t>
            </w:r>
          </w:p>
        </w:tc>
        <w:tc>
          <w:tcPr>
            <w:tcW w:w="1798" w:type="dxa"/>
          </w:tcPr>
          <w:p w14:paraId="69B85868" w14:textId="17FF284D" w:rsidR="00B61173" w:rsidRDefault="00A50A5B" w:rsidP="00043DFB">
            <w:pPr>
              <w:jc w:val="right"/>
            </w:pPr>
            <w:r>
              <w:t>2.737E9</w:t>
            </w:r>
            <w:r w:rsidR="00B61173">
              <w:t xml:space="preserve"> </w:t>
            </w:r>
          </w:p>
        </w:tc>
        <w:tc>
          <w:tcPr>
            <w:tcW w:w="1710" w:type="dxa"/>
          </w:tcPr>
          <w:p w14:paraId="60247C4D" w14:textId="02032D3F" w:rsidR="00B61173" w:rsidRDefault="00A50A5B" w:rsidP="00043DFB">
            <w:pPr>
              <w:jc w:val="right"/>
            </w:pPr>
            <w:r>
              <w:t>7.1</w:t>
            </w:r>
          </w:p>
        </w:tc>
        <w:tc>
          <w:tcPr>
            <w:tcW w:w="2880" w:type="dxa"/>
          </w:tcPr>
          <w:p w14:paraId="72C16CBD" w14:textId="4D260A56" w:rsidR="00B61173" w:rsidRDefault="00A50A5B" w:rsidP="00043DFB">
            <w:pPr>
              <w:jc w:val="right"/>
            </w:pPr>
            <w:r>
              <w:t>78.38e9</w:t>
            </w:r>
          </w:p>
        </w:tc>
      </w:tr>
      <w:tr w:rsidR="00B61173" w14:paraId="522682C6" w14:textId="77777777" w:rsidTr="00043DFB">
        <w:tc>
          <w:tcPr>
            <w:tcW w:w="0" w:type="auto"/>
          </w:tcPr>
          <w:p w14:paraId="122AF1BF" w14:textId="77777777" w:rsidR="00B61173" w:rsidRDefault="00B61173" w:rsidP="00043DFB">
            <w:r>
              <w:t>springs</w:t>
            </w:r>
          </w:p>
        </w:tc>
        <w:tc>
          <w:tcPr>
            <w:tcW w:w="1798" w:type="dxa"/>
          </w:tcPr>
          <w:p w14:paraId="1488F239" w14:textId="757C1DBC" w:rsidR="00B61173" w:rsidRDefault="00B61173" w:rsidP="00043DFB">
            <w:pPr>
              <w:jc w:val="right"/>
            </w:pPr>
            <w:r>
              <w:t>0.</w:t>
            </w:r>
            <w:r w:rsidR="00F612C1">
              <w:t>63</w:t>
            </w:r>
            <w:r w:rsidR="008416A5">
              <w:t>1</w:t>
            </w:r>
            <w:r>
              <w:t>e9</w:t>
            </w:r>
          </w:p>
        </w:tc>
        <w:tc>
          <w:tcPr>
            <w:tcW w:w="1710" w:type="dxa"/>
          </w:tcPr>
          <w:p w14:paraId="64C13EC6" w14:textId="0286AE55" w:rsidR="00B61173" w:rsidRDefault="00C46038" w:rsidP="00043DFB">
            <w:pPr>
              <w:jc w:val="right"/>
            </w:pPr>
            <w:r>
              <w:t>5.0</w:t>
            </w:r>
          </w:p>
        </w:tc>
        <w:tc>
          <w:tcPr>
            <w:tcW w:w="2880" w:type="dxa"/>
          </w:tcPr>
          <w:p w14:paraId="64920DC1" w14:textId="3ADD6317" w:rsidR="00B61173" w:rsidRDefault="00C46038" w:rsidP="00043DFB">
            <w:pPr>
              <w:jc w:val="right"/>
            </w:pPr>
            <w:r>
              <w:t>13.04e9</w:t>
            </w:r>
          </w:p>
        </w:tc>
      </w:tr>
      <w:tr w:rsidR="00B61173" w14:paraId="5A72011F" w14:textId="77777777" w:rsidTr="00043DFB">
        <w:tc>
          <w:tcPr>
            <w:tcW w:w="0" w:type="auto"/>
          </w:tcPr>
          <w:p w14:paraId="2A73C1B8" w14:textId="77777777" w:rsidR="00B61173" w:rsidRDefault="00B61173" w:rsidP="00043DFB">
            <w:r>
              <w:t>insolation of reaches</w:t>
            </w:r>
          </w:p>
        </w:tc>
        <w:tc>
          <w:tcPr>
            <w:tcW w:w="1798" w:type="dxa"/>
          </w:tcPr>
          <w:p w14:paraId="35DB76E0" w14:textId="77777777" w:rsidR="00B61173" w:rsidRDefault="00B61173" w:rsidP="00043DFB">
            <w:pPr>
              <w:jc w:val="right"/>
            </w:pPr>
          </w:p>
        </w:tc>
        <w:tc>
          <w:tcPr>
            <w:tcW w:w="1710" w:type="dxa"/>
          </w:tcPr>
          <w:p w14:paraId="3F6C50B5" w14:textId="77777777" w:rsidR="00B61173" w:rsidRDefault="00B61173" w:rsidP="00043DFB">
            <w:pPr>
              <w:jc w:val="right"/>
            </w:pPr>
          </w:p>
        </w:tc>
        <w:tc>
          <w:tcPr>
            <w:tcW w:w="2880" w:type="dxa"/>
          </w:tcPr>
          <w:p w14:paraId="396107B8" w14:textId="50AF91A6" w:rsidR="00B61173" w:rsidRDefault="00AF2026" w:rsidP="00043DFB">
            <w:pPr>
              <w:jc w:val="right"/>
            </w:pPr>
            <w:r>
              <w:t>35.6</w:t>
            </w:r>
            <w:r w:rsidR="00F64714">
              <w:t>6</w:t>
            </w:r>
            <w:r w:rsidR="00B61173">
              <w:t>e9</w:t>
            </w:r>
          </w:p>
        </w:tc>
      </w:tr>
      <w:tr w:rsidR="00B61173" w14:paraId="350F73F8" w14:textId="77777777" w:rsidTr="00043DFB">
        <w:tc>
          <w:tcPr>
            <w:tcW w:w="0" w:type="auto"/>
          </w:tcPr>
          <w:p w14:paraId="62A1F5F3" w14:textId="77777777" w:rsidR="00B61173" w:rsidRDefault="00B61173" w:rsidP="00043DFB">
            <w:r>
              <w:t>insolation of reservoirs</w:t>
            </w:r>
          </w:p>
        </w:tc>
        <w:tc>
          <w:tcPr>
            <w:tcW w:w="1798" w:type="dxa"/>
          </w:tcPr>
          <w:p w14:paraId="7A65567F" w14:textId="77777777" w:rsidR="00B61173" w:rsidRDefault="00B61173" w:rsidP="00043DFB">
            <w:pPr>
              <w:jc w:val="right"/>
            </w:pPr>
          </w:p>
        </w:tc>
        <w:tc>
          <w:tcPr>
            <w:tcW w:w="1710" w:type="dxa"/>
          </w:tcPr>
          <w:p w14:paraId="1CB44392" w14:textId="77777777" w:rsidR="00B61173" w:rsidRDefault="00B61173" w:rsidP="00043DFB">
            <w:pPr>
              <w:jc w:val="right"/>
            </w:pPr>
          </w:p>
        </w:tc>
        <w:tc>
          <w:tcPr>
            <w:tcW w:w="2880" w:type="dxa"/>
          </w:tcPr>
          <w:p w14:paraId="4A90EE36" w14:textId="57B28B9D" w:rsidR="00B61173" w:rsidRDefault="00AF2026" w:rsidP="00043DFB">
            <w:pPr>
              <w:jc w:val="right"/>
            </w:pPr>
            <w:r>
              <w:t>61.40</w:t>
            </w:r>
            <w:r w:rsidR="00B61173">
              <w:t>e9</w:t>
            </w:r>
          </w:p>
        </w:tc>
      </w:tr>
      <w:tr w:rsidR="00B61173" w14:paraId="0DD44DB3" w14:textId="77777777" w:rsidTr="00043DFB">
        <w:tc>
          <w:tcPr>
            <w:tcW w:w="0" w:type="auto"/>
          </w:tcPr>
          <w:p w14:paraId="2CE0CF94" w14:textId="77777777" w:rsidR="00B61173" w:rsidRDefault="00B61173" w:rsidP="00043DFB">
            <w:r>
              <w:t>added by model</w:t>
            </w:r>
          </w:p>
        </w:tc>
        <w:tc>
          <w:tcPr>
            <w:tcW w:w="1798" w:type="dxa"/>
          </w:tcPr>
          <w:p w14:paraId="47883C7A" w14:textId="50348082" w:rsidR="00B61173" w:rsidRDefault="00B61173" w:rsidP="00043DFB">
            <w:pPr>
              <w:jc w:val="right"/>
            </w:pPr>
            <w:r>
              <w:t>0.0</w:t>
            </w:r>
            <w:r w:rsidR="00F612C1">
              <w:t>16</w:t>
            </w:r>
            <w:r>
              <w:t>e9</w:t>
            </w:r>
          </w:p>
        </w:tc>
        <w:tc>
          <w:tcPr>
            <w:tcW w:w="1710" w:type="dxa"/>
          </w:tcPr>
          <w:p w14:paraId="5084FABF" w14:textId="7B9D0B87" w:rsidR="00B61173" w:rsidRDefault="00F64714" w:rsidP="00043DFB">
            <w:pPr>
              <w:jc w:val="right"/>
            </w:pPr>
            <w:r>
              <w:t>12.8</w:t>
            </w:r>
          </w:p>
        </w:tc>
        <w:tc>
          <w:tcPr>
            <w:tcW w:w="2880" w:type="dxa"/>
          </w:tcPr>
          <w:p w14:paraId="189456D8" w14:textId="713BC228" w:rsidR="00F64714" w:rsidRDefault="00F64714">
            <w:pPr>
              <w:jc w:val="right"/>
            </w:pPr>
            <w:r>
              <w:t>0.832e9</w:t>
            </w:r>
          </w:p>
        </w:tc>
      </w:tr>
      <w:tr w:rsidR="00B61173" w14:paraId="621FD8D9" w14:textId="77777777" w:rsidTr="00043DFB">
        <w:tc>
          <w:tcPr>
            <w:tcW w:w="0" w:type="auto"/>
          </w:tcPr>
          <w:p w14:paraId="24B58C78" w14:textId="77777777" w:rsidR="00B61173" w:rsidRDefault="00B61173" w:rsidP="00043DFB">
            <w:pPr>
              <w:jc w:val="right"/>
            </w:pPr>
            <w:r>
              <w:t>total in</w:t>
            </w:r>
          </w:p>
        </w:tc>
        <w:tc>
          <w:tcPr>
            <w:tcW w:w="1798" w:type="dxa"/>
          </w:tcPr>
          <w:p w14:paraId="63DA9329" w14:textId="686ABFD0" w:rsidR="00B61173" w:rsidRDefault="00A50A5B" w:rsidP="00043DFB">
            <w:pPr>
              <w:jc w:val="right"/>
            </w:pPr>
            <w:r>
              <w:t>3.384</w:t>
            </w:r>
            <w:r w:rsidR="00B61173">
              <w:t>e9</w:t>
            </w:r>
          </w:p>
        </w:tc>
        <w:tc>
          <w:tcPr>
            <w:tcW w:w="1710" w:type="dxa"/>
          </w:tcPr>
          <w:p w14:paraId="534C753E" w14:textId="77777777" w:rsidR="00B61173" w:rsidRDefault="00B61173" w:rsidP="00043DFB">
            <w:pPr>
              <w:jc w:val="right"/>
            </w:pPr>
          </w:p>
        </w:tc>
        <w:tc>
          <w:tcPr>
            <w:tcW w:w="2880" w:type="dxa"/>
          </w:tcPr>
          <w:p w14:paraId="373AB433" w14:textId="2CDEFD44" w:rsidR="00B61173" w:rsidRDefault="00A50A5B" w:rsidP="00043DFB">
            <w:pPr>
              <w:jc w:val="right"/>
            </w:pPr>
            <w:r>
              <w:t>189.31</w:t>
            </w:r>
            <w:r w:rsidR="00F64714">
              <w:t>e9</w:t>
            </w:r>
          </w:p>
        </w:tc>
      </w:tr>
      <w:tr w:rsidR="00B61173" w14:paraId="4AD61090" w14:textId="77777777" w:rsidTr="00043DFB">
        <w:tc>
          <w:tcPr>
            <w:tcW w:w="0" w:type="auto"/>
          </w:tcPr>
          <w:p w14:paraId="7ACEF23E" w14:textId="77777777" w:rsidR="00B61173" w:rsidRDefault="00B61173" w:rsidP="00043DFB">
            <w:pPr>
              <w:jc w:val="right"/>
            </w:pPr>
          </w:p>
        </w:tc>
        <w:tc>
          <w:tcPr>
            <w:tcW w:w="1798" w:type="dxa"/>
          </w:tcPr>
          <w:p w14:paraId="70302690" w14:textId="77777777" w:rsidR="00B61173" w:rsidRDefault="00B61173" w:rsidP="00043DFB">
            <w:pPr>
              <w:jc w:val="right"/>
            </w:pPr>
          </w:p>
        </w:tc>
        <w:tc>
          <w:tcPr>
            <w:tcW w:w="1710" w:type="dxa"/>
          </w:tcPr>
          <w:p w14:paraId="02444DD7" w14:textId="77777777" w:rsidR="00B61173" w:rsidRDefault="00B61173" w:rsidP="00043DFB">
            <w:pPr>
              <w:jc w:val="right"/>
            </w:pPr>
          </w:p>
        </w:tc>
        <w:tc>
          <w:tcPr>
            <w:tcW w:w="2880" w:type="dxa"/>
          </w:tcPr>
          <w:p w14:paraId="116AD766" w14:textId="77777777" w:rsidR="00B61173" w:rsidRDefault="00B61173" w:rsidP="00043DFB">
            <w:pPr>
              <w:jc w:val="right"/>
            </w:pPr>
          </w:p>
        </w:tc>
      </w:tr>
      <w:tr w:rsidR="00B61173" w14:paraId="0B0395E6" w14:textId="77777777" w:rsidTr="00043DFB">
        <w:tc>
          <w:tcPr>
            <w:tcW w:w="0" w:type="auto"/>
          </w:tcPr>
          <w:p w14:paraId="1146511D" w14:textId="77777777" w:rsidR="00B61173" w:rsidRPr="00036F50" w:rsidRDefault="00B61173" w:rsidP="00043DFB">
            <w:pPr>
              <w:jc w:val="center"/>
              <w:rPr>
                <w:b/>
                <w:bCs/>
              </w:rPr>
            </w:pPr>
            <w:r w:rsidRPr="00036F50">
              <w:rPr>
                <w:b/>
                <w:bCs/>
              </w:rPr>
              <w:t>Outputs</w:t>
            </w:r>
          </w:p>
        </w:tc>
        <w:tc>
          <w:tcPr>
            <w:tcW w:w="1798" w:type="dxa"/>
          </w:tcPr>
          <w:p w14:paraId="51A26F1F" w14:textId="77777777" w:rsidR="00B61173" w:rsidRDefault="00B61173" w:rsidP="00043DFB">
            <w:pPr>
              <w:jc w:val="right"/>
            </w:pPr>
            <w:r>
              <w:t>volume, m</w:t>
            </w:r>
            <w:r>
              <w:rPr>
                <w:vertAlign w:val="superscript"/>
              </w:rPr>
              <w:t>3</w:t>
            </w:r>
            <w:r>
              <w:t xml:space="preserve"> </w:t>
            </w:r>
          </w:p>
        </w:tc>
        <w:tc>
          <w:tcPr>
            <w:tcW w:w="1710" w:type="dxa"/>
          </w:tcPr>
          <w:p w14:paraId="5F8DCAD5" w14:textId="77777777" w:rsidR="00B61173" w:rsidRDefault="00B61173" w:rsidP="00043DFB">
            <w:pPr>
              <w:jc w:val="right"/>
            </w:pPr>
            <w:r>
              <w:rPr>
                <w:rFonts w:cstheme="minorHAnsi"/>
              </w:rPr>
              <w:t>average temperature, °</w:t>
            </w:r>
            <w:r>
              <w:t>C</w:t>
            </w:r>
          </w:p>
        </w:tc>
        <w:tc>
          <w:tcPr>
            <w:tcW w:w="2880" w:type="dxa"/>
          </w:tcPr>
          <w:p w14:paraId="5DAB2DA9" w14:textId="77777777" w:rsidR="00B61173" w:rsidRDefault="00B61173" w:rsidP="00043DFB">
            <w:pPr>
              <w:jc w:val="right"/>
            </w:pPr>
            <w:r>
              <w:t>thermal energy, MJ</w:t>
            </w:r>
          </w:p>
        </w:tc>
      </w:tr>
      <w:tr w:rsidR="00B61173" w14:paraId="3A7AC9F2" w14:textId="77777777" w:rsidTr="00043DFB">
        <w:tc>
          <w:tcPr>
            <w:tcW w:w="0" w:type="auto"/>
          </w:tcPr>
          <w:p w14:paraId="239A4271" w14:textId="77777777" w:rsidR="00B61173" w:rsidRDefault="00B61173" w:rsidP="00043DFB">
            <w:r>
              <w:t>basin discharge</w:t>
            </w:r>
          </w:p>
        </w:tc>
        <w:tc>
          <w:tcPr>
            <w:tcW w:w="1798" w:type="dxa"/>
          </w:tcPr>
          <w:p w14:paraId="6FF3B121" w14:textId="5CA8174B" w:rsidR="00B61173" w:rsidRDefault="00F612C1" w:rsidP="00043DFB">
            <w:pPr>
              <w:jc w:val="right"/>
            </w:pPr>
            <w:r>
              <w:t>3.35</w:t>
            </w:r>
            <w:r w:rsidR="00C46038">
              <w:t>3</w:t>
            </w:r>
            <w:r w:rsidR="00B61173">
              <w:t>e9</w:t>
            </w:r>
          </w:p>
        </w:tc>
        <w:tc>
          <w:tcPr>
            <w:tcW w:w="1710" w:type="dxa"/>
          </w:tcPr>
          <w:p w14:paraId="72DF3526" w14:textId="6D4169F3" w:rsidR="00B61173" w:rsidRDefault="00B61173" w:rsidP="00043DFB">
            <w:pPr>
              <w:jc w:val="right"/>
            </w:pPr>
            <w:r>
              <w:t>7.</w:t>
            </w:r>
            <w:r w:rsidR="00537A3D">
              <w:t>3</w:t>
            </w:r>
          </w:p>
        </w:tc>
        <w:tc>
          <w:tcPr>
            <w:tcW w:w="2880" w:type="dxa"/>
          </w:tcPr>
          <w:p w14:paraId="7806DDE0" w14:textId="707F38A5" w:rsidR="00B61173" w:rsidRDefault="00B61173" w:rsidP="00043DFB">
            <w:pPr>
              <w:jc w:val="right"/>
            </w:pPr>
            <w:r>
              <w:t>1</w:t>
            </w:r>
            <w:r w:rsidR="00AF2026">
              <w:t>0</w:t>
            </w:r>
            <w:r w:rsidR="00671B44">
              <w:t>1</w:t>
            </w:r>
            <w:r w:rsidR="00AF2026">
              <w:t>.</w:t>
            </w:r>
            <w:r w:rsidR="00671B44">
              <w:t>7</w:t>
            </w:r>
            <w:r w:rsidR="00AF2026">
              <w:t>2</w:t>
            </w:r>
            <w:r>
              <w:t>e9</w:t>
            </w:r>
          </w:p>
        </w:tc>
      </w:tr>
      <w:tr w:rsidR="00B61173" w14:paraId="3EB64151" w14:textId="77777777" w:rsidTr="00043DFB">
        <w:tc>
          <w:tcPr>
            <w:tcW w:w="0" w:type="auto"/>
          </w:tcPr>
          <w:p w14:paraId="13A20E3A" w14:textId="08240427" w:rsidR="00B61173" w:rsidRDefault="00B61173" w:rsidP="00043DFB">
            <w:r>
              <w:t>municipal withdrawals from surface waters</w:t>
            </w:r>
          </w:p>
        </w:tc>
        <w:tc>
          <w:tcPr>
            <w:tcW w:w="1798" w:type="dxa"/>
          </w:tcPr>
          <w:p w14:paraId="4B087B38" w14:textId="2F803880" w:rsidR="00B61173" w:rsidRDefault="008416A5" w:rsidP="00043DFB">
            <w:pPr>
              <w:jc w:val="right"/>
            </w:pPr>
            <w:r>
              <w:t>0.0018e9</w:t>
            </w:r>
          </w:p>
        </w:tc>
        <w:tc>
          <w:tcPr>
            <w:tcW w:w="1710" w:type="dxa"/>
          </w:tcPr>
          <w:p w14:paraId="1F6BFD5F" w14:textId="678711AC" w:rsidR="00B61173" w:rsidRDefault="001414A7" w:rsidP="006410E2">
            <w:pPr>
              <w:jc w:val="right"/>
            </w:pPr>
            <w:r>
              <w:t>8.4</w:t>
            </w:r>
          </w:p>
        </w:tc>
        <w:tc>
          <w:tcPr>
            <w:tcW w:w="2880" w:type="dxa"/>
          </w:tcPr>
          <w:p w14:paraId="1C27D229" w14:textId="38B65A4B" w:rsidR="00B61173" w:rsidRDefault="00F64714">
            <w:pPr>
              <w:jc w:val="right"/>
            </w:pPr>
            <w:r>
              <w:t>0.06e9</w:t>
            </w:r>
          </w:p>
        </w:tc>
      </w:tr>
      <w:tr w:rsidR="00642999" w14:paraId="0D4A1F01" w14:textId="77777777" w:rsidTr="00043DFB">
        <w:tc>
          <w:tcPr>
            <w:tcW w:w="0" w:type="auto"/>
          </w:tcPr>
          <w:p w14:paraId="2F7816F6" w14:textId="03D903E9" w:rsidR="00642999" w:rsidRDefault="00642999" w:rsidP="00043DFB">
            <w:r>
              <w:t>irrigation withdrawals from surface waters</w:t>
            </w:r>
          </w:p>
        </w:tc>
        <w:tc>
          <w:tcPr>
            <w:tcW w:w="1798" w:type="dxa"/>
          </w:tcPr>
          <w:p w14:paraId="2D15A3F9" w14:textId="560FA1D8" w:rsidR="00642999" w:rsidRDefault="008416A5" w:rsidP="00043DFB">
            <w:pPr>
              <w:jc w:val="right"/>
            </w:pPr>
            <w:r>
              <w:t>.0094e9</w:t>
            </w:r>
          </w:p>
        </w:tc>
        <w:tc>
          <w:tcPr>
            <w:tcW w:w="1710" w:type="dxa"/>
          </w:tcPr>
          <w:p w14:paraId="324061AC" w14:textId="23B286DE" w:rsidR="00642999" w:rsidRDefault="001414A7" w:rsidP="006410E2">
            <w:pPr>
              <w:jc w:val="right"/>
            </w:pPr>
            <w:r>
              <w:t>12.0</w:t>
            </w:r>
          </w:p>
        </w:tc>
        <w:tc>
          <w:tcPr>
            <w:tcW w:w="2880" w:type="dxa"/>
          </w:tcPr>
          <w:p w14:paraId="6AEFD1A2" w14:textId="0EF9863F" w:rsidR="00642999" w:rsidRDefault="008416A5">
            <w:pPr>
              <w:jc w:val="right"/>
            </w:pPr>
            <w:r>
              <w:t>0.47e9</w:t>
            </w:r>
          </w:p>
        </w:tc>
      </w:tr>
      <w:tr w:rsidR="00B61173" w14:paraId="52532F0A" w14:textId="77777777" w:rsidTr="00043DFB">
        <w:tc>
          <w:tcPr>
            <w:tcW w:w="0" w:type="auto"/>
          </w:tcPr>
          <w:p w14:paraId="70F492C5" w14:textId="77777777" w:rsidR="00B61173" w:rsidRDefault="00B61173" w:rsidP="00043DFB">
            <w:r>
              <w:t>longwave radiation from reaches</w:t>
            </w:r>
          </w:p>
        </w:tc>
        <w:tc>
          <w:tcPr>
            <w:tcW w:w="1798" w:type="dxa"/>
          </w:tcPr>
          <w:p w14:paraId="71AF814E" w14:textId="77777777" w:rsidR="00B61173" w:rsidRDefault="00B61173" w:rsidP="00043DFB">
            <w:pPr>
              <w:jc w:val="right"/>
            </w:pPr>
          </w:p>
        </w:tc>
        <w:tc>
          <w:tcPr>
            <w:tcW w:w="1710" w:type="dxa"/>
          </w:tcPr>
          <w:p w14:paraId="75008358" w14:textId="77777777" w:rsidR="00B61173" w:rsidRDefault="00B61173" w:rsidP="00043DFB">
            <w:pPr>
              <w:jc w:val="center"/>
            </w:pPr>
          </w:p>
        </w:tc>
        <w:tc>
          <w:tcPr>
            <w:tcW w:w="2880" w:type="dxa"/>
          </w:tcPr>
          <w:p w14:paraId="2FBBCA78" w14:textId="310E2F40" w:rsidR="00B61173" w:rsidRDefault="00AF2026" w:rsidP="00043DFB">
            <w:pPr>
              <w:jc w:val="right"/>
            </w:pPr>
            <w:r>
              <w:t>13.</w:t>
            </w:r>
            <w:r w:rsidR="00671B44">
              <w:t>27</w:t>
            </w:r>
            <w:r w:rsidR="00B61173">
              <w:t>e9</w:t>
            </w:r>
          </w:p>
        </w:tc>
      </w:tr>
      <w:tr w:rsidR="00B61173" w14:paraId="60D0853E" w14:textId="77777777" w:rsidTr="00043DFB">
        <w:tc>
          <w:tcPr>
            <w:tcW w:w="0" w:type="auto"/>
          </w:tcPr>
          <w:p w14:paraId="5C407D7B" w14:textId="77777777" w:rsidR="00B61173" w:rsidRDefault="00B61173" w:rsidP="00043DFB">
            <w:r>
              <w:t>evaporation from reaches</w:t>
            </w:r>
          </w:p>
        </w:tc>
        <w:tc>
          <w:tcPr>
            <w:tcW w:w="1798" w:type="dxa"/>
          </w:tcPr>
          <w:p w14:paraId="311AB246" w14:textId="21A82F75" w:rsidR="00B61173" w:rsidRDefault="00B90F57" w:rsidP="00043DFB">
            <w:pPr>
              <w:jc w:val="right"/>
            </w:pPr>
            <w:r>
              <w:t>0.</w:t>
            </w:r>
            <w:r w:rsidR="008416A5">
              <w:t>0085</w:t>
            </w:r>
            <w:r w:rsidR="00FA54E2">
              <w:t>e9</w:t>
            </w:r>
            <w:r w:rsidR="00B61173">
              <w:t xml:space="preserve"> </w:t>
            </w:r>
          </w:p>
        </w:tc>
        <w:tc>
          <w:tcPr>
            <w:tcW w:w="1710" w:type="dxa"/>
          </w:tcPr>
          <w:p w14:paraId="6835F20E" w14:textId="77777777" w:rsidR="00B61173" w:rsidRDefault="00B61173" w:rsidP="00043DFB">
            <w:pPr>
              <w:jc w:val="right"/>
            </w:pPr>
          </w:p>
        </w:tc>
        <w:tc>
          <w:tcPr>
            <w:tcW w:w="2880" w:type="dxa"/>
          </w:tcPr>
          <w:p w14:paraId="7893FFFD" w14:textId="610F2FAD" w:rsidR="00B61173" w:rsidRDefault="00AF2026">
            <w:pPr>
              <w:jc w:val="right"/>
            </w:pPr>
            <w:r>
              <w:t>2</w:t>
            </w:r>
            <w:r w:rsidR="00671B44">
              <w:t>1.01</w:t>
            </w:r>
            <w:r w:rsidR="00B61173">
              <w:t>e9</w:t>
            </w:r>
          </w:p>
        </w:tc>
      </w:tr>
      <w:tr w:rsidR="00B61173" w14:paraId="48190249" w14:textId="77777777" w:rsidTr="00043DFB">
        <w:tc>
          <w:tcPr>
            <w:tcW w:w="0" w:type="auto"/>
          </w:tcPr>
          <w:p w14:paraId="3A9490F0" w14:textId="77777777" w:rsidR="00B61173" w:rsidRDefault="00B61173" w:rsidP="00043DFB">
            <w:r>
              <w:t>longwave radiation from reservoirs</w:t>
            </w:r>
          </w:p>
        </w:tc>
        <w:tc>
          <w:tcPr>
            <w:tcW w:w="1798" w:type="dxa"/>
          </w:tcPr>
          <w:p w14:paraId="708912DD" w14:textId="09093EF9" w:rsidR="00B61173" w:rsidRDefault="00B61173" w:rsidP="00043DFB">
            <w:pPr>
              <w:jc w:val="right"/>
            </w:pPr>
          </w:p>
        </w:tc>
        <w:tc>
          <w:tcPr>
            <w:tcW w:w="1710" w:type="dxa"/>
          </w:tcPr>
          <w:p w14:paraId="55A593A8" w14:textId="77777777" w:rsidR="00B61173" w:rsidRDefault="00B61173" w:rsidP="00043DFB">
            <w:pPr>
              <w:jc w:val="right"/>
            </w:pPr>
          </w:p>
        </w:tc>
        <w:tc>
          <w:tcPr>
            <w:tcW w:w="2880" w:type="dxa"/>
          </w:tcPr>
          <w:p w14:paraId="4C1E791C" w14:textId="4621498F" w:rsidR="00B61173" w:rsidRDefault="00AF2026" w:rsidP="00043DFB">
            <w:pPr>
              <w:jc w:val="right"/>
            </w:pPr>
            <w:r>
              <w:t>1</w:t>
            </w:r>
            <w:r w:rsidR="00671B44">
              <w:t>7.83</w:t>
            </w:r>
            <w:r w:rsidR="00B61173">
              <w:t>e9</w:t>
            </w:r>
          </w:p>
        </w:tc>
      </w:tr>
      <w:tr w:rsidR="00B61173" w14:paraId="3E86A68D" w14:textId="77777777" w:rsidTr="00043DFB">
        <w:tc>
          <w:tcPr>
            <w:tcW w:w="0" w:type="auto"/>
          </w:tcPr>
          <w:p w14:paraId="02797F91" w14:textId="77777777" w:rsidR="00B61173" w:rsidRDefault="00B61173" w:rsidP="00043DFB">
            <w:r>
              <w:t>evaporation from reservoirs</w:t>
            </w:r>
          </w:p>
        </w:tc>
        <w:tc>
          <w:tcPr>
            <w:tcW w:w="1798" w:type="dxa"/>
          </w:tcPr>
          <w:p w14:paraId="0A1F9760" w14:textId="4C315D84" w:rsidR="00B61173" w:rsidRDefault="00FA54E2" w:rsidP="00043DFB">
            <w:pPr>
              <w:jc w:val="right"/>
            </w:pPr>
            <w:r>
              <w:t>0.014</w:t>
            </w:r>
            <w:r w:rsidR="008416A5">
              <w:t>5</w:t>
            </w:r>
            <w:r>
              <w:t>e9</w:t>
            </w:r>
          </w:p>
        </w:tc>
        <w:tc>
          <w:tcPr>
            <w:tcW w:w="1710" w:type="dxa"/>
          </w:tcPr>
          <w:p w14:paraId="78FEEC1B" w14:textId="77777777" w:rsidR="00B61173" w:rsidRDefault="00B61173" w:rsidP="00043DFB">
            <w:pPr>
              <w:jc w:val="right"/>
            </w:pPr>
          </w:p>
        </w:tc>
        <w:tc>
          <w:tcPr>
            <w:tcW w:w="2880" w:type="dxa"/>
          </w:tcPr>
          <w:p w14:paraId="66B4BB69" w14:textId="281A1D5B" w:rsidR="00B61173" w:rsidRDefault="00AF2026" w:rsidP="00043DFB">
            <w:pPr>
              <w:jc w:val="right"/>
            </w:pPr>
            <w:r>
              <w:t>35.</w:t>
            </w:r>
            <w:r w:rsidR="00671B44">
              <w:t>93</w:t>
            </w:r>
            <w:r w:rsidR="00B61173">
              <w:t>e9</w:t>
            </w:r>
          </w:p>
        </w:tc>
      </w:tr>
      <w:tr w:rsidR="00B61173" w14:paraId="1BCB3864" w14:textId="77777777" w:rsidTr="00043DFB">
        <w:tc>
          <w:tcPr>
            <w:tcW w:w="0" w:type="auto"/>
          </w:tcPr>
          <w:p w14:paraId="4EB04F48" w14:textId="77777777" w:rsidR="00B61173" w:rsidRDefault="00B61173" w:rsidP="00043DFB">
            <w:pPr>
              <w:jc w:val="right"/>
            </w:pPr>
            <w:r>
              <w:t>total out</w:t>
            </w:r>
          </w:p>
        </w:tc>
        <w:tc>
          <w:tcPr>
            <w:tcW w:w="1798" w:type="dxa"/>
          </w:tcPr>
          <w:p w14:paraId="5CDE51C0" w14:textId="5B7D2080" w:rsidR="00B61173" w:rsidRDefault="00CD359D" w:rsidP="00043DFB">
            <w:pPr>
              <w:jc w:val="right"/>
            </w:pPr>
            <w:r>
              <w:t>3.3</w:t>
            </w:r>
            <w:r w:rsidR="008416A5">
              <w:t>87</w:t>
            </w:r>
            <w:r w:rsidR="00B61173">
              <w:t>e9</w:t>
            </w:r>
          </w:p>
        </w:tc>
        <w:tc>
          <w:tcPr>
            <w:tcW w:w="1710" w:type="dxa"/>
          </w:tcPr>
          <w:p w14:paraId="57F30F5C" w14:textId="77777777" w:rsidR="00B61173" w:rsidRDefault="00B61173" w:rsidP="00043DFB">
            <w:pPr>
              <w:jc w:val="right"/>
            </w:pPr>
          </w:p>
        </w:tc>
        <w:tc>
          <w:tcPr>
            <w:tcW w:w="2880" w:type="dxa"/>
          </w:tcPr>
          <w:p w14:paraId="22A129BF" w14:textId="496466F9" w:rsidR="00B61173" w:rsidRDefault="00671B44" w:rsidP="00043DFB">
            <w:pPr>
              <w:jc w:val="right"/>
            </w:pPr>
            <w:r>
              <w:t>1</w:t>
            </w:r>
            <w:r w:rsidR="008416A5">
              <w:t>90.29</w:t>
            </w:r>
            <w:r>
              <w:t>e9</w:t>
            </w:r>
          </w:p>
        </w:tc>
      </w:tr>
      <w:tr w:rsidR="00B61173" w14:paraId="6586CCF2" w14:textId="77777777" w:rsidTr="00043DFB">
        <w:tc>
          <w:tcPr>
            <w:tcW w:w="0" w:type="auto"/>
          </w:tcPr>
          <w:p w14:paraId="5E3F0A0D" w14:textId="77777777" w:rsidR="00B61173" w:rsidRDefault="00B61173" w:rsidP="00043DFB">
            <w:pPr>
              <w:jc w:val="right"/>
            </w:pPr>
            <w:r>
              <w:t>discrepancy</w:t>
            </w:r>
          </w:p>
        </w:tc>
        <w:tc>
          <w:tcPr>
            <w:tcW w:w="1798" w:type="dxa"/>
          </w:tcPr>
          <w:p w14:paraId="337177A1" w14:textId="40C22C20" w:rsidR="00B61173" w:rsidRDefault="00A50A5B" w:rsidP="00043DFB">
            <w:pPr>
              <w:jc w:val="right"/>
            </w:pPr>
            <w:r>
              <w:t>+0.003e9</w:t>
            </w:r>
          </w:p>
        </w:tc>
        <w:tc>
          <w:tcPr>
            <w:tcW w:w="1710" w:type="dxa"/>
          </w:tcPr>
          <w:p w14:paraId="23072C57" w14:textId="77777777" w:rsidR="00B61173" w:rsidRDefault="00B61173" w:rsidP="00043DFB">
            <w:pPr>
              <w:jc w:val="right"/>
            </w:pPr>
          </w:p>
        </w:tc>
        <w:tc>
          <w:tcPr>
            <w:tcW w:w="2880" w:type="dxa"/>
          </w:tcPr>
          <w:p w14:paraId="653CB8B4" w14:textId="31E09495" w:rsidR="00B61173" w:rsidRDefault="00A50A5B" w:rsidP="00043DFB">
            <w:pPr>
              <w:jc w:val="right"/>
            </w:pPr>
            <w:r>
              <w:t>+0.98</w:t>
            </w:r>
            <w:r w:rsidR="00AF2026">
              <w:t>e9</w:t>
            </w:r>
          </w:p>
        </w:tc>
      </w:tr>
      <w:tr w:rsidR="00B61173" w14:paraId="5886C6B7" w14:textId="77777777" w:rsidTr="00043DFB">
        <w:tc>
          <w:tcPr>
            <w:tcW w:w="0" w:type="auto"/>
          </w:tcPr>
          <w:p w14:paraId="7F714DE8" w14:textId="77777777" w:rsidR="00B61173" w:rsidRDefault="00B61173" w:rsidP="00043DFB">
            <w:pPr>
              <w:jc w:val="right"/>
            </w:pPr>
            <w:r>
              <w:t>discrepancy, %</w:t>
            </w:r>
          </w:p>
        </w:tc>
        <w:tc>
          <w:tcPr>
            <w:tcW w:w="1798" w:type="dxa"/>
          </w:tcPr>
          <w:p w14:paraId="38C6AFFF" w14:textId="4A709403" w:rsidR="00B61173" w:rsidRDefault="00A50A5B" w:rsidP="00043DFB">
            <w:pPr>
              <w:jc w:val="right"/>
            </w:pPr>
            <w:r>
              <w:t>+0.1</w:t>
            </w:r>
            <w:r w:rsidR="00B61173">
              <w:t>%</w:t>
            </w:r>
          </w:p>
        </w:tc>
        <w:tc>
          <w:tcPr>
            <w:tcW w:w="1710" w:type="dxa"/>
          </w:tcPr>
          <w:p w14:paraId="395AA713" w14:textId="77777777" w:rsidR="00B61173" w:rsidRDefault="00B61173" w:rsidP="00043DFB">
            <w:pPr>
              <w:jc w:val="right"/>
            </w:pPr>
          </w:p>
        </w:tc>
        <w:tc>
          <w:tcPr>
            <w:tcW w:w="2880" w:type="dxa"/>
          </w:tcPr>
          <w:p w14:paraId="65C84AC8" w14:textId="2C1822A4" w:rsidR="00B61173" w:rsidRDefault="00A50A5B" w:rsidP="00043DFB">
            <w:pPr>
              <w:jc w:val="right"/>
            </w:pPr>
            <w:r>
              <w:t>+0.5</w:t>
            </w:r>
            <w:r w:rsidR="00B61173">
              <w:t>%</w:t>
            </w:r>
          </w:p>
          <w:p w14:paraId="4FE9D46A" w14:textId="77777777" w:rsidR="00B61173" w:rsidRDefault="00B61173" w:rsidP="00043DFB">
            <w:pPr>
              <w:jc w:val="right"/>
            </w:pPr>
          </w:p>
        </w:tc>
      </w:tr>
    </w:tbl>
    <w:p w14:paraId="45823D03" w14:textId="77777777" w:rsidR="00B61173" w:rsidRDefault="00B61173" w:rsidP="00B61173"/>
    <w:p w14:paraId="11395B98" w14:textId="77777777" w:rsidR="003410F4" w:rsidRDefault="003410F4" w:rsidP="00B47486"/>
    <w:p w14:paraId="5CE48130" w14:textId="77777777" w:rsidR="006E43CE" w:rsidRDefault="006E43CE">
      <w:pPr>
        <w:rPr>
          <w:rFonts w:asciiTheme="majorHAnsi" w:eastAsiaTheme="majorEastAsia" w:hAnsiTheme="majorHAnsi" w:cstheme="majorBidi"/>
          <w:color w:val="2F5496" w:themeColor="accent1" w:themeShade="BF"/>
          <w:sz w:val="32"/>
          <w:szCs w:val="32"/>
        </w:rPr>
      </w:pPr>
      <w:r>
        <w:br w:type="page"/>
      </w:r>
    </w:p>
    <w:p w14:paraId="607B97EE" w14:textId="64DBBCBD" w:rsidR="003410F4" w:rsidRDefault="008E6C13" w:rsidP="008E6C13">
      <w:pPr>
        <w:pStyle w:val="Heading1"/>
      </w:pPr>
      <w:bookmarkStart w:id="792" w:name="_Toc99005060"/>
      <w:r>
        <w:lastRenderedPageBreak/>
        <w:t>McKenzie Basin Wetlands Study</w:t>
      </w:r>
      <w:bookmarkEnd w:id="792"/>
    </w:p>
    <w:p w14:paraId="79498AD8" w14:textId="77777777" w:rsidR="00736461" w:rsidRPr="00D97CDA" w:rsidRDefault="00736461" w:rsidP="00A8214A"/>
    <w:p w14:paraId="2403DDA0" w14:textId="063D759E" w:rsidR="00275338" w:rsidRDefault="003613A1" w:rsidP="00A8214A">
      <w:pPr>
        <w:pStyle w:val="Heading2"/>
      </w:pPr>
      <w:bookmarkStart w:id="793" w:name="_Toc99005061"/>
      <w:r>
        <w:t xml:space="preserve">Project </w:t>
      </w:r>
      <w:r w:rsidR="00DC262D">
        <w:t>Overview</w:t>
      </w:r>
      <w:bookmarkEnd w:id="793"/>
    </w:p>
    <w:p w14:paraId="6C66CC56" w14:textId="43D62BB0"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6F4A15">
        <w:t xml:space="preserve">Figure </w:t>
      </w:r>
      <w:r w:rsidR="006F4A15">
        <w:rPr>
          <w:noProof/>
        </w:rPr>
        <w:t>7</w:t>
      </w:r>
      <w:r w:rsidR="00861163">
        <w:fldChar w:fldCharType="end"/>
      </w:r>
      <w:r w:rsidR="00861163">
        <w:t>)</w:t>
      </w:r>
      <w:r>
        <w:t xml:space="preserve">.  </w:t>
      </w:r>
      <w:r w:rsidR="002C303A">
        <w:t xml:space="preserve">The purpose of using CW3M in this study is to simulate changes in the extent of McKenzie basin wetlands and changes in their nature, over the next </w:t>
      </w:r>
      <w:r w:rsidR="00EA1CED">
        <w:t xml:space="preserve">four </w:t>
      </w:r>
      <w:r w:rsidR="002C303A">
        <w:t>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1D98ABF8" w14:textId="75A69A12" w:rsidR="00EA1CED" w:rsidRDefault="00EA1CED" w:rsidP="00275338">
      <w:r>
        <w:t xml:space="preserve">At the start of project in June 2020, </w:t>
      </w:r>
      <w:r w:rsidR="008E6C13">
        <w:t xml:space="preserve">LCOG subcontracted the work to Land Craft, LLC, which is operated by David Richey.  </w:t>
      </w:r>
      <w:r w:rsidR="002718A9">
        <w:t xml:space="preserve">During the first year of the project, </w:t>
      </w:r>
      <w:r w:rsidR="008E6C13">
        <w:t xml:space="preserve">Oregon Freshwater </w:t>
      </w:r>
      <w:r w:rsidR="002718A9">
        <w:t>was</w:t>
      </w:r>
      <w:r w:rsidR="008E6C13">
        <w:t xml:space="preserve"> a subcontractor to Land Craft.</w:t>
      </w:r>
      <w:r w:rsidR="002C303A">
        <w:t xml:space="preserve">  David Conklin </w:t>
      </w:r>
      <w:r w:rsidR="002718A9">
        <w:t>did</w:t>
      </w:r>
      <w:r w:rsidR="002C303A">
        <w:t xml:space="preserve"> most of the work for Freshwater.</w:t>
      </w:r>
      <w:r w:rsidR="008E6C13">
        <w:t xml:space="preserve">  The Freshwater-Land Craft contract stipulate</w:t>
      </w:r>
      <w:r w:rsidR="002718A9">
        <w:t>d</w:t>
      </w:r>
      <w:r w:rsidR="008E6C13">
        <w:t xml:space="preserve"> that the additions and refinements to CW3M which Freshwater develop</w:t>
      </w:r>
      <w:r w:rsidR="002718A9">
        <w:t>ed</w:t>
      </w:r>
      <w:r w:rsidR="008E6C13">
        <w:t xml:space="preserve"> for this study</w:t>
      </w:r>
      <w:r w:rsidR="00275338">
        <w:t xml:space="preserve"> w</w:t>
      </w:r>
      <w:r w:rsidR="002718A9">
        <w:t>ould</w:t>
      </w:r>
      <w:r w:rsidR="00275338">
        <w:t xml:space="preserve">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p>
    <w:p w14:paraId="703024E6" w14:textId="77777777" w:rsidR="00EA1CED" w:rsidRDefault="00EA1CED" w:rsidP="00275338"/>
    <w:p w14:paraId="55E05010" w14:textId="0911E70D" w:rsidR="004B3A38" w:rsidRDefault="00EA1CED" w:rsidP="00275338">
      <w:r>
        <w:t xml:space="preserve">The subcontract between Land Craft and Oregon Freshwater was terminated at the end of the first year of the project by Oregon Freshwater.  As of 7/14/21, it is expected that Oregon Freshwater will continue its work on the project as a contractor to LCOG.  </w:t>
      </w:r>
      <w:r w:rsidR="003613A1">
        <w:t>The</w:t>
      </w:r>
      <w:r w:rsidR="00275338">
        <w:t xml:space="preserve"> McKenzie wetlands study </w:t>
      </w:r>
      <w:r w:rsidR="003613A1">
        <w:t xml:space="preserve">is expected to be completed </w:t>
      </w:r>
      <w:r>
        <w:t>in 2022.</w:t>
      </w:r>
    </w:p>
    <w:p w14:paraId="6DCDAD98" w14:textId="77777777" w:rsidR="004B3A38" w:rsidRDefault="004B3A38" w:rsidP="00275338"/>
    <w:p w14:paraId="1C08767D" w14:textId="69B2B7D2" w:rsidR="00275338" w:rsidRDefault="004B3A38" w:rsidP="00275338">
      <w:r>
        <w:t>Kyl</w:t>
      </w:r>
      <w:r w:rsidR="00EA1CED">
        <w:t>a Zaret’s</w:t>
      </w:r>
      <w:r>
        <w:t xml:space="preserve"> 1/23/20 report on another project (Zaret 2020)</w:t>
      </w:r>
      <w:r w:rsidR="00275338">
        <w:t xml:space="preserve"> </w:t>
      </w:r>
      <w:r>
        <w:t>lists six types of wetlands benefits: flood attenuation, late season flow provision, habitat for at-risk species, temperature, nitrogen and phosphorus reduction, and groundwater recharge.  The LCOG McKenzie Wetlands project address</w:t>
      </w:r>
      <w:r w:rsidR="00EA1CED">
        <w:t>es stream</w:t>
      </w:r>
      <w:r>
        <w:t xml:space="preserve"> temperature, and may perhaps make use of the model of flood attenuation </w:t>
      </w:r>
      <w:r w:rsidR="00EA1CED">
        <w:t>described in Zaret’s report</w:t>
      </w:r>
      <w:r>
        <w:t xml:space="preserve">.  </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758EA285" w:rsidR="00275338" w:rsidRDefault="009767A5" w:rsidP="00A8214A">
      <w:pPr>
        <w:pStyle w:val="Caption"/>
      </w:pPr>
      <w:bookmarkStart w:id="794" w:name="_Ref48282850"/>
      <w:bookmarkStart w:id="795" w:name="_Toc87080453"/>
      <w:r>
        <w:t xml:space="preserve">Figure </w:t>
      </w:r>
      <w:r w:rsidR="000A2549">
        <w:fldChar w:fldCharType="begin"/>
      </w:r>
      <w:r w:rsidR="000A2549">
        <w:instrText xml:space="preserve"> SEQ Figure \* ARABIC </w:instrText>
      </w:r>
      <w:r w:rsidR="000A2549">
        <w:fldChar w:fldCharType="separate"/>
      </w:r>
      <w:r w:rsidR="006F4A15">
        <w:rPr>
          <w:noProof/>
        </w:rPr>
        <w:t>7</w:t>
      </w:r>
      <w:r w:rsidR="000A2549">
        <w:rPr>
          <w:noProof/>
        </w:rPr>
        <w:fldChar w:fldCharType="end"/>
      </w:r>
      <w:bookmarkEnd w:id="794"/>
      <w:r>
        <w:t>. McKenzie basin in CW3M screen capture</w:t>
      </w:r>
      <w:bookmarkEnd w:id="795"/>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08853DC9" w:rsidR="004D33B7" w:rsidRDefault="009767A5" w:rsidP="00A8214A">
      <w:pPr>
        <w:pStyle w:val="Caption"/>
      </w:pPr>
      <w:bookmarkStart w:id="796" w:name="_Ref48282776"/>
      <w:bookmarkStart w:id="797" w:name="_Ref48282732"/>
      <w:bookmarkStart w:id="798" w:name="_Toc87080454"/>
      <w:r>
        <w:t xml:space="preserve">Figure </w:t>
      </w:r>
      <w:r w:rsidR="000A2549">
        <w:fldChar w:fldCharType="begin"/>
      </w:r>
      <w:r w:rsidR="000A2549">
        <w:instrText xml:space="preserve"> SEQ Figure \* ARABIC </w:instrText>
      </w:r>
      <w:r w:rsidR="000A2549">
        <w:fldChar w:fldCharType="separate"/>
      </w:r>
      <w:r w:rsidR="006F4A15">
        <w:rPr>
          <w:noProof/>
        </w:rPr>
        <w:t>8</w:t>
      </w:r>
      <w:r w:rsidR="000A2549">
        <w:rPr>
          <w:noProof/>
        </w:rPr>
        <w:fldChar w:fldCharType="end"/>
      </w:r>
      <w:bookmarkEnd w:id="796"/>
      <w:r>
        <w:t>. Wetlands in the lower McKenzie basin, with their WETL_ID attribute values</w:t>
      </w:r>
      <w:bookmarkEnd w:id="797"/>
      <w:bookmarkEnd w:id="798"/>
    </w:p>
    <w:p w14:paraId="364BDC9E" w14:textId="77777777" w:rsidR="004D33B7" w:rsidRDefault="004D33B7" w:rsidP="00275338"/>
    <w:p w14:paraId="6EF95807" w14:textId="5E566C26" w:rsidR="003613A1" w:rsidRDefault="003613A1" w:rsidP="00A8214A">
      <w:pPr>
        <w:pStyle w:val="Heading2"/>
      </w:pPr>
      <w:bookmarkStart w:id="799" w:name="_Toc99005062"/>
      <w:r>
        <w:t>Model and Simulation Overview</w:t>
      </w:r>
      <w:bookmarkEnd w:id="799"/>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3A64C6B6" w:rsidR="003B5FA8" w:rsidRDefault="002C303A">
      <w:r>
        <w:t>CW3M has a 3-layer land use/land cover (LULC) hierarchy.  The top level has just 8 categories (</w:t>
      </w:r>
      <w:r w:rsidR="00CA564C">
        <w:t xml:space="preserve">Unknown/Developed/Agriculture/Other veg./Forest/Barren/Wetlands/Water snow ice).  </w:t>
      </w:r>
      <w:r w:rsidR="0061278E">
        <w:t>At the beginning of the project,</w:t>
      </w:r>
      <w:r w:rsidR="00CA564C">
        <w:t xml:space="preserve"> the top and middle levels in the hierarchy each ha</w:t>
      </w:r>
      <w:r w:rsidR="0061278E">
        <w:t>d</w:t>
      </w:r>
      <w:r w:rsidR="00CA564C">
        <w:t xml:space="preserve"> only a single Wetlands category (LULC_A = 6 and LULC_B = 61), and the bottom level h</w:t>
      </w:r>
      <w:r w:rsidR="0061278E">
        <w:t>ad</w:t>
      </w:r>
      <w:r w:rsidR="00CA564C">
        <w:t xml:space="preserve"> just two, </w:t>
      </w:r>
      <w:r w:rsidR="00954D4B">
        <w:t xml:space="preserve">Woody Wetlands (VEGCLASS = 190) and Herbaceous Wetlands (VEGCLASS = 195).  Sixty-five IDUs totaling 519 hectares </w:t>
      </w:r>
      <w:r w:rsidR="0061278E">
        <w:t xml:space="preserve">were </w:t>
      </w:r>
      <w:r w:rsidR="00954D4B">
        <w:t>classified as wetlands.  All but four of the wetland IDUs</w:t>
      </w:r>
      <w:r w:rsidR="0061278E">
        <w:t xml:space="preserve"> were</w:t>
      </w:r>
      <w:r w:rsidR="00954D4B">
        <w:t xml:space="preserve"> classified as woody wetlands; those total</w:t>
      </w:r>
      <w:r w:rsidR="0061278E">
        <w:t>ed</w:t>
      </w:r>
      <w:r w:rsidR="00954D4B">
        <w:t xml:space="preserve"> 500 hectares.  The other four IDUs, classified as herbaceous wetlands, </w:t>
      </w:r>
      <w:r w:rsidR="0061278E">
        <w:t>were</w:t>
      </w:r>
      <w:r w:rsidR="00954D4B">
        <w:t xml:space="preserve"> near the point where the McKenzie flows into the Willamette.</w:t>
      </w:r>
    </w:p>
    <w:p w14:paraId="2B746C85" w14:textId="2C73E643" w:rsidR="0061278E" w:rsidRDefault="0061278E"/>
    <w:p w14:paraId="0A33562C" w14:textId="4AB7C68C" w:rsidR="0061278E" w:rsidRDefault="0061278E">
      <w:r>
        <w:t xml:space="preserve">As of July 2021, we intend to replace the single top-level Wetlands classification (LULC_A 6) with </w:t>
      </w:r>
      <w:r w:rsidR="00D36079">
        <w:t>a more specific classification, “Palustrine non-isolated wetland”, LULC_A 62.  This will leave open the possibility of adding other wetland classes at the LULC_A level in the future (e.g. isolated wetlands, lacustrine wetl</w:t>
      </w:r>
      <w:r w:rsidR="00E20181">
        <w:t xml:space="preserve">ands, riparian wetlands).  </w:t>
      </w:r>
      <w:r>
        <w:t xml:space="preserve"> </w:t>
      </w:r>
      <w:r w:rsidR="00E20181">
        <w:t>The palustrine non-isolated wetland class will be subdivided into 8 LULC_B categories such as “aquatic bed”, “emergent”, and “deciduous scrub-shrub.  The 8 LULC_B categories will in turn be subdivided into 57 VEGCLASS categories.</w:t>
      </w:r>
      <w:r w:rsidR="00B41E04">
        <w:t xml:space="preserve">  This wetland classification is described in the spreadsheet file DataCW3M/CW3MdigitalHandbook/</w:t>
      </w:r>
      <w:r w:rsidR="00B41E04" w:rsidRPr="00B41E04">
        <w:t>CW3M_LULC_NWI_crosswalk</w:t>
      </w:r>
      <w:r w:rsidR="00B41E04">
        <w:t xml:space="preserve">.xlsx. </w:t>
      </w:r>
    </w:p>
    <w:p w14:paraId="10A79C2A" w14:textId="77777777" w:rsidR="009767A5" w:rsidRDefault="009767A5" w:rsidP="009767A5"/>
    <w:p w14:paraId="091EB082" w14:textId="77777777" w:rsidR="009767A5" w:rsidRDefault="009767A5" w:rsidP="009767A5">
      <w:pPr>
        <w:pStyle w:val="Heading2"/>
      </w:pPr>
      <w:bookmarkStart w:id="800" w:name="_Toc99005063"/>
      <w:r>
        <w:t>McKenzie wetlands in the initial versions of the IDU, HRU, and Reach data layers</w:t>
      </w:r>
      <w:bookmarkEnd w:id="800"/>
    </w:p>
    <w:p w14:paraId="79661602" w14:textId="4B97ED1A"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6F4A15">
        <w:t xml:space="preserve">Figure </w:t>
      </w:r>
      <w:r w:rsidR="006F4A15">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801" w:name="_Toc49175988"/>
      <w:bookmarkStart w:id="802" w:name="_Toc99005064"/>
      <w:r>
        <w:t>Data changes for better representation of wetlands</w:t>
      </w:r>
      <w:bookmarkEnd w:id="801"/>
      <w:bookmarkEnd w:id="802"/>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lastRenderedPageBreak/>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803" w:name="_Toc99005065"/>
      <w:r>
        <w:t xml:space="preserve">Projection, </w:t>
      </w:r>
      <w:r w:rsidR="006F174A">
        <w:t>Calendar</w:t>
      </w:r>
      <w:r>
        <w:t>,</w:t>
      </w:r>
      <w:r w:rsidR="006F174A">
        <w:t xml:space="preserve"> and </w:t>
      </w:r>
      <w:r w:rsidR="009D540F">
        <w:t>Units</w:t>
      </w:r>
      <w:bookmarkEnd w:id="803"/>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2F0273B8"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w:t>
      </w:r>
      <w:r w:rsidR="002055EB">
        <w:t>4</w:t>
      </w:r>
      <w:r>
        <w:t xml:space="preserve">1 </w:t>
      </w:r>
      <w:r w:rsidR="00861163">
        <w:t xml:space="preserve">(calendar) </w:t>
      </w:r>
      <w:r>
        <w:t>years 20</w:t>
      </w:r>
      <w:r w:rsidR="002055EB">
        <w:t>20</w:t>
      </w:r>
      <w:r>
        <w:t>-20</w:t>
      </w:r>
      <w:r w:rsidR="002055EB">
        <w:t>5</w:t>
      </w:r>
      <w:r>
        <w:t xml:space="preserve">0, it produces results for only </w:t>
      </w:r>
      <w:r w:rsidR="002055EB">
        <w:t>4</w:t>
      </w:r>
      <w:r>
        <w:t>0 complete water years, 20</w:t>
      </w:r>
      <w:r w:rsidR="002055EB">
        <w:t>21</w:t>
      </w:r>
      <w:r>
        <w:t>-20</w:t>
      </w:r>
      <w:r w:rsidR="002055EB">
        <w:t>5</w:t>
      </w:r>
      <w:r>
        <w:t>0</w:t>
      </w:r>
      <w:r w:rsidR="0006062B">
        <w:t>.</w:t>
      </w:r>
      <w:r w:rsidR="00861163">
        <w:t xml:space="preserve">  Water years are named by the calendar year in which they end.</w:t>
      </w:r>
    </w:p>
    <w:p w14:paraId="10BA0ADB" w14:textId="77777777" w:rsidR="0006062B" w:rsidRDefault="0006062B" w:rsidP="0097591A"/>
    <w:p w14:paraId="4F22DBE5" w14:textId="47E67C4A" w:rsidR="009D540F" w:rsidRPr="0097591A" w:rsidRDefault="002055EB" w:rsidP="0097591A">
      <w:r>
        <w:t xml:space="preserve">CW3M’s </w:t>
      </w:r>
      <w:r w:rsidR="009D540F">
        <w:t xml:space="preserve">native units are metric.  </w:t>
      </w:r>
      <w:r w:rsidR="00861163">
        <w:t>I</w:t>
      </w:r>
      <w:r w:rsidR="00D33A9A">
        <w:t>n the CW3M output files</w:t>
      </w:r>
      <w:r w:rsidR="00861163">
        <w:t>,</w:t>
      </w:r>
      <w:r w:rsidR="009D540F">
        <w:t xml:space="preserve"> areas will </w:t>
      </w:r>
      <w:r w:rsidR="00BD3188">
        <w:t xml:space="preserve">usually </w:t>
      </w:r>
      <w:r w:rsidR="009D540F">
        <w:t>be presented in hectares, depths in meters, volumes in cubic meters, flows in cubic meters per second (cms)</w:t>
      </w:r>
      <w:r w:rsidR="00D33A9A">
        <w:t xml:space="preserve">, temperatures in Celsius, and precipitation in </w:t>
      </w:r>
      <w:r w:rsidR="00FE728D">
        <w:t>mill</w:t>
      </w:r>
      <w:r w:rsidR="00D33A9A">
        <w:t>imeters of water</w:t>
      </w:r>
      <w:r w:rsidR="009D540F">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804" w:name="_Toc99005066"/>
      <w:r>
        <w:t>Simulation of changes in wetlands over time</w:t>
      </w:r>
      <w:bookmarkEnd w:id="804"/>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805" w:name="_Toc99005067"/>
      <w:r>
        <w:t xml:space="preserve">How wetlands </w:t>
      </w:r>
      <w:r w:rsidR="000806A1">
        <w:t>are</w:t>
      </w:r>
      <w:r>
        <w:t xml:space="preserve"> represented</w:t>
      </w:r>
      <w:r w:rsidR="006D6388">
        <w:t xml:space="preserve"> in the model</w:t>
      </w:r>
      <w:bookmarkEnd w:id="805"/>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w:t>
      </w:r>
      <w:r w:rsidR="00446DD1">
        <w:lastRenderedPageBreak/>
        <w:t>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806" w:name="_Toc99005068"/>
      <w:r>
        <w:t xml:space="preserve">The Wetland class and </w:t>
      </w:r>
      <w:r w:rsidR="00875B17">
        <w:t>Wetland objects in the C++ code</w:t>
      </w:r>
      <w:bookmarkEnd w:id="806"/>
    </w:p>
    <w:p w14:paraId="649B7DAB" w14:textId="3FA6FAE8"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03F46CE7" w14:textId="53028C7E" w:rsidR="006A5B71" w:rsidRDefault="006A5B71" w:rsidP="00875B17"/>
    <w:p w14:paraId="6B714CD1" w14:textId="1DC654ED" w:rsidR="006A5B71" w:rsidRDefault="006A5B71" w:rsidP="006A5B71">
      <w:pPr>
        <w:pStyle w:val="Heading2"/>
      </w:pPr>
      <w:bookmarkStart w:id="807" w:name="_Toc99005069"/>
      <w:r>
        <w:t xml:space="preserve">Topology of </w:t>
      </w:r>
      <w:r w:rsidR="008D10E3">
        <w:t>wetlands, HRUs, IDUs, and reaches</w:t>
      </w:r>
      <w:bookmarkEnd w:id="807"/>
    </w:p>
    <w:p w14:paraId="4D70158A" w14:textId="1FCE6A4B" w:rsidR="008D10E3" w:rsidRDefault="008D10E3" w:rsidP="008D10E3">
      <w:r>
        <w:t>The IDUs which make up a wetland must be contiguous.  A wetland may extend over multiple IDUs and HRUs.  A given IDU can only be a part of a single wetland.  Moreover, all the wetland IDUs in a given HRU must be part of a single wetland; that is, a given HRU may contain all or part of at most one wetland.</w:t>
      </w:r>
      <w:r w:rsidR="008D1380">
        <w:t xml:space="preserve">  An HRU must always contain at least one non-wetland IDU.</w:t>
      </w:r>
    </w:p>
    <w:p w14:paraId="5FF73CC0" w14:textId="77777777" w:rsidR="008D10E3" w:rsidRDefault="008D10E3" w:rsidP="008D10E3"/>
    <w:p w14:paraId="2ACA02EF" w14:textId="5B5678DE" w:rsidR="006A5B71" w:rsidRDefault="006A5B71" w:rsidP="00875B17">
      <w:r>
        <w:t>HRUs drain to one or more contiguous reaches.  A given reach is associated with only one HRU.  A given IDU drains to only one reach.  One or more IDUs may drain to a reach, but all the IDUs which drain to a given reach must be part of the same HRU.  All the wetland IDUs which drain to a given reach must be part of the same wetland.</w:t>
      </w:r>
    </w:p>
    <w:p w14:paraId="4981D617" w14:textId="77777777" w:rsidR="00852CA3" w:rsidRPr="00852CA3" w:rsidRDefault="00852CA3" w:rsidP="00852CA3"/>
    <w:p w14:paraId="7D4169DC" w14:textId="77777777" w:rsidR="006D6388" w:rsidRDefault="006D6388" w:rsidP="006D6388">
      <w:pPr>
        <w:pStyle w:val="Heading2"/>
      </w:pPr>
      <w:bookmarkStart w:id="808" w:name="_Toc99005070"/>
      <w:r>
        <w:t>Attributes of interest in the wetlands study</w:t>
      </w:r>
      <w:bookmarkEnd w:id="808"/>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809" w:name="_Toc99005071"/>
      <w:r>
        <w:t>A WETNESS attribute</w:t>
      </w:r>
      <w:bookmarkEnd w:id="809"/>
    </w:p>
    <w:p w14:paraId="03065A21" w14:textId="77777777" w:rsidR="006D6388" w:rsidRDefault="006D6388" w:rsidP="006D6388">
      <w:r>
        <w:t xml:space="preserve">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w:t>
      </w:r>
      <w:r>
        <w:lastRenderedPageBreak/>
        <w:t>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810" w:name="_Toc99005072"/>
      <w:r>
        <w:t>Calculating the exchange of water between the wetland and the reach</w:t>
      </w:r>
      <w:bookmarkEnd w:id="810"/>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811" w:name="_Toc99005073"/>
      <w:r>
        <w:t xml:space="preserve">Wetland </w:t>
      </w:r>
      <w:r w:rsidR="007A55EC">
        <w:t xml:space="preserve">IDU </w:t>
      </w:r>
      <w:r>
        <w:t>parameters</w:t>
      </w:r>
      <w:bookmarkEnd w:id="811"/>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812" w:name="_Toc99005074"/>
      <w:r>
        <w:t>Reach parameters</w:t>
      </w:r>
      <w:bookmarkEnd w:id="812"/>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644656CD" w:rsidR="002B1A1D" w:rsidRDefault="000219DD" w:rsidP="00A8214A">
      <w:pPr>
        <w:ind w:left="720" w:hanging="720"/>
      </w:pPr>
      <w:r>
        <w:t xml:space="preserve">When both </w:t>
      </w:r>
      <w:r w:rsidR="00B447EE">
        <w:t>Q &gt; Q_CAP</w:t>
      </w:r>
      <w:r>
        <w:t xml:space="preserve"> and WETNESS&gt;WETL_CAP, a flood condition exists. </w:t>
      </w:r>
      <w:ins w:id="813" w:author="David Conklin" w:date="2022-03-24T08:59:00Z">
        <w:r w:rsidR="0060549E">
          <w:t xml:space="preserve"> </w:t>
        </w:r>
      </w:ins>
      <w:del w:id="814" w:author="David Conklin" w:date="2022-03-24T08:59:00Z">
        <w:r w:rsidR="009425BC" w:rsidDel="0060549E">
          <w:delText xml:space="preserve">How to set the values of Q2WETL and WETL2Q remains to be specified as of </w:delText>
        </w:r>
        <w:r w:rsidR="000C2487" w:rsidDel="0060549E">
          <w:delText>7/15</w:delText>
        </w:r>
        <w:r w:rsidR="006B199A" w:rsidDel="0060549E">
          <w:delText>/21</w:delText>
        </w:r>
        <w:r w:rsidR="009425BC" w:rsidDel="0060549E">
          <w:delText>.</w:delText>
        </w:r>
      </w:del>
      <w:ins w:id="815" w:author="David Conklin" w:date="2022-03-24T08:59:00Z">
        <w:r w:rsidR="0060549E">
          <w:t>See the “Flooding” section below.</w:t>
        </w:r>
      </w:ins>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4382AFCE" w14:textId="0AAD71F1" w:rsidR="00681ED6" w:rsidRDefault="00321E8A" w:rsidP="006D6388">
      <w:pPr>
        <w:rPr>
          <w:ins w:id="816" w:author="David Conklin" w:date="2022-03-24T08:46:00Z"/>
        </w:rPr>
      </w:pPr>
      <w:r>
        <w:tab/>
        <w:t xml:space="preserve">WETL2Q </w:t>
      </w:r>
      <w:r w:rsidR="00F7466B">
        <w:t>= WETNESS – WETL_CAP</w:t>
      </w:r>
    </w:p>
    <w:p w14:paraId="06774E64" w14:textId="3CA1F0D4" w:rsidR="00681ED6" w:rsidRDefault="00681ED6">
      <w:pPr>
        <w:pStyle w:val="Heading3"/>
        <w:rPr>
          <w:ins w:id="817" w:author="David Conklin" w:date="2022-03-24T08:46:00Z"/>
        </w:rPr>
        <w:pPrChange w:id="818" w:author="David Conklin" w:date="2022-03-24T09:01:00Z">
          <w:pPr>
            <w:pStyle w:val="Heading2"/>
          </w:pPr>
        </w:pPrChange>
      </w:pPr>
      <w:bookmarkStart w:id="819" w:name="_Toc99005075"/>
      <w:ins w:id="820" w:author="David Conklin" w:date="2022-03-24T08:46:00Z">
        <w:r>
          <w:t>Flooding</w:t>
        </w:r>
        <w:bookmarkEnd w:id="819"/>
      </w:ins>
    </w:p>
    <w:p w14:paraId="2BA0C125" w14:textId="780D9A4B" w:rsidR="00681ED6" w:rsidRPr="00BB6F9E" w:rsidRDefault="00681ED6" w:rsidP="00BB6F9E">
      <w:ins w:id="821" w:author="David Conklin" w:date="2022-03-24T08:47:00Z">
        <w:r>
          <w:t xml:space="preserve">When </w:t>
        </w:r>
      </w:ins>
      <w:ins w:id="822" w:author="David Conklin" w:date="2022-03-24T08:48:00Z">
        <w:r>
          <w:t xml:space="preserve">the flow in the reach goes over its banks (Q &gt; Q_CAP) </w:t>
        </w:r>
      </w:ins>
      <w:ins w:id="823" w:author="David Conklin" w:date="2022-03-24T08:49:00Z">
        <w:r>
          <w:t>and the wetland is already at capacity (WETNESS &gt; WETL_CAP), a flood condition exists.</w:t>
        </w:r>
      </w:ins>
      <w:ins w:id="824" w:author="David Conklin" w:date="2022-03-24T08:50:00Z">
        <w:r>
          <w:t xml:space="preserve">  As of March 2022, Q_CAP is only specified for reaches adjacent to wetla</w:t>
        </w:r>
      </w:ins>
      <w:ins w:id="825" w:author="David Conklin" w:date="2022-03-24T08:51:00Z">
        <w:r>
          <w:t xml:space="preserve">nds, and CW3M does not </w:t>
        </w:r>
        <w:r w:rsidR="00460DD9">
          <w:t>have a general representation of flooding</w:t>
        </w:r>
      </w:ins>
      <w:ins w:id="826" w:author="David Conklin" w:date="2022-03-24T08:52:00Z">
        <w:r w:rsidR="00460DD9">
          <w:t xml:space="preserve">.  Flooding of wetlands is represented by allowing water to </w:t>
        </w:r>
      </w:ins>
      <w:ins w:id="827" w:author="David Conklin" w:date="2022-03-24T08:53:00Z">
        <w:r w:rsidR="00460DD9">
          <w:t>overfill the wetland at GMT_</w:t>
        </w:r>
      </w:ins>
      <w:ins w:id="828" w:author="David Conklin" w:date="2022-03-24T08:54:00Z">
        <w:r w:rsidR="00460DD9">
          <w:t xml:space="preserve">REACH </w:t>
        </w:r>
      </w:ins>
      <w:ins w:id="829" w:author="David Conklin" w:date="2022-03-24T08:53:00Z">
        <w:r w:rsidR="00460DD9">
          <w:t xml:space="preserve">time </w:t>
        </w:r>
      </w:ins>
      <w:ins w:id="830" w:author="David Conklin" w:date="2022-03-24T08:54:00Z">
        <w:r w:rsidR="00460DD9">
          <w:t>in the latter part of a daily timestep</w:t>
        </w:r>
      </w:ins>
      <w:ins w:id="831" w:author="David Conklin" w:date="2022-03-24T08:55:00Z">
        <w:r w:rsidR="00460DD9">
          <w:t xml:space="preserve">, and then draining the wetland back to WETL_CAP in the initial part of the next daily timestep.  </w:t>
        </w:r>
      </w:ins>
      <w:ins w:id="832" w:author="David Conklin" w:date="2022-03-24T08:56:00Z">
        <w:r w:rsidR="00460DD9">
          <w:t>Such floodwater</w:t>
        </w:r>
        <w:r w:rsidR="0060549E">
          <w:t xml:space="preserve"> is simulated</w:t>
        </w:r>
      </w:ins>
      <w:ins w:id="833" w:author="David Conklin" w:date="2022-03-24T08:57:00Z">
        <w:r w:rsidR="0060549E">
          <w:t xml:space="preserve"> as leaving the reach on the first day at the stream temperature on the first day, and returning to the reach at the</w:t>
        </w:r>
      </w:ins>
      <w:ins w:id="834" w:author="David Conklin" w:date="2022-03-24T08:58:00Z">
        <w:r w:rsidR="0060549E">
          <w:t xml:space="preserve"> temperature of runoff water the next day, so flooding affects the thermal energy in the stream in </w:t>
        </w:r>
      </w:ins>
      <w:ins w:id="835" w:author="David Conklin" w:date="2022-03-24T08:59:00Z">
        <w:r w:rsidR="0060549E">
          <w:t>a crude way.</w:t>
        </w:r>
      </w:ins>
    </w:p>
    <w:p w14:paraId="4F71B43C" w14:textId="581C539D" w:rsidR="00CA1F9F" w:rsidRDefault="00CA1F9F" w:rsidP="006D6388"/>
    <w:p w14:paraId="2AF1BAF4" w14:textId="2771F081" w:rsidR="006B199A" w:rsidRDefault="006B199A" w:rsidP="006B199A">
      <w:pPr>
        <w:pStyle w:val="Heading2"/>
      </w:pPr>
      <w:bookmarkStart w:id="836" w:name="_Toc99005076"/>
      <w:r>
        <w:t>Implementation of the exchange of water between the wetland and the reach</w:t>
      </w:r>
      <w:bookmarkEnd w:id="836"/>
    </w:p>
    <w:p w14:paraId="5F583CA4" w14:textId="20EDC143" w:rsidR="00A06517" w:rsidRDefault="00405568" w:rsidP="00E5652B">
      <w:r>
        <w:tab/>
        <w:t xml:space="preserve">There is a mismatch between the scale at which HBV in CW3M tracks water (HRUs) and the scale at which the CW3M wetland model represents wetlands (IDUs).  </w:t>
      </w:r>
      <w:r w:rsidR="005022C0">
        <w:t>In the WW2100 project, a</w:t>
      </w:r>
      <w:r>
        <w:t xml:space="preserve">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t>
      </w:r>
      <w:r w:rsidR="005022C0">
        <w:t>is</w:t>
      </w:r>
      <w:r w:rsidR="00416577">
        <w:t xml:space="preserve"> aggregated into the “meltwater” (BOX_MELT) compartment CW3M’s HBV implementation.  </w:t>
      </w:r>
      <w:r w:rsidR="00A06517">
        <w:t xml:space="preserve">Since the amounts in </w:t>
      </w:r>
      <w:r w:rsidR="00A06517">
        <w:lastRenderedPageBreak/>
        <w:t xml:space="preserve">that compartment may be a mixture of meltwater at some IDUs and standing water at other IDUs, </w:t>
      </w:r>
      <w:r w:rsidR="00D77137">
        <w:t>it has been</w:t>
      </w:r>
      <w:r w:rsidR="00A06517">
        <w:t xml:space="preserve"> rename</w:t>
      </w:r>
      <w:r w:rsidR="00D77137">
        <w:t>d</w:t>
      </w:r>
      <w:r w:rsidR="00A06517">
        <w:t xml:space="preserve"> as the “surface water” compartment</w:t>
      </w:r>
      <w:r w:rsidR="00D77137">
        <w:t xml:space="preserve"> (BOX_SURFACE_H2O)</w:t>
      </w:r>
      <w:r w:rsidR="00A06517">
        <w:t>, distinguishing it both from the snowpack’s frozen water and the water in the soil.</w:t>
      </w:r>
      <w:r w:rsidR="00D77137">
        <w:t xml:space="preserve">  In the source code, BOX_MELT and BOX_STANDING_H2O both refer to the BOX_SURFACE_H2O compartment.</w:t>
      </w:r>
    </w:p>
    <w:p w14:paraId="27377D84" w14:textId="1EAD7F97" w:rsidR="00A06517" w:rsidRDefault="00A06517" w:rsidP="00E5652B">
      <w:r>
        <w:tab/>
        <w:t xml:space="preserve">CW3M’s algorithms already make use of simplifying assumptions about the flowing water in the reaches: that the reaches never freeze and never stop flowing.  The wetland implementation will make use of additional simplifying assumptions: </w:t>
      </w:r>
      <w:r w:rsidR="00E66D99">
        <w:t xml:space="preserve">1) </w:t>
      </w:r>
      <w:r>
        <w:t xml:space="preserve">any given IDU may have standing water or may have snow on the surface, but </w:t>
      </w:r>
      <w:r w:rsidR="00E66D99">
        <w:t>not both at the same time, and 2) when snow falls on standing water, it melts.  A consequence of these assumptions is that all the standing water must be absorbed into the soil before a snowpack can form, in a wetland IDU.  Liquid standing water in CW3M is represented in computational units of complete IDUs only – wetlands or water bodies; there is no representation of puddles or ponds smaller than an IDU.  The situation is similar for snow; there is no representation of snowdrifts or patches of snow smaller than an IDU.  Finer spatial resolution could conceivably be achieved by constructing a new IDU layer with more and smaller IDUs.</w:t>
      </w:r>
    </w:p>
    <w:p w14:paraId="1CD49C48" w14:textId="5C1BEA79" w:rsidR="008C3C9A" w:rsidRPr="00801BD3" w:rsidRDefault="00E5652B" w:rsidP="00E5652B">
      <w:r>
        <w:tab/>
      </w:r>
      <w:r w:rsidR="008C3C9A">
        <w:t>Two</w:t>
      </w:r>
      <w:r w:rsidR="00310B10">
        <w:t xml:space="preserve"> boolean variable</w:t>
      </w:r>
      <w:r w:rsidR="008C3C9A">
        <w:t>s,</w:t>
      </w:r>
      <w:r w:rsidR="00310B10">
        <w:t xml:space="preserve"> </w:t>
      </w:r>
      <w:r w:rsidR="00310B10" w:rsidRPr="00484223">
        <w:rPr>
          <w:i/>
          <w:iCs/>
        </w:rPr>
        <w:t>m_standingH2Oflag</w:t>
      </w:r>
      <w:r w:rsidR="00310B10">
        <w:t xml:space="preserve"> </w:t>
      </w:r>
      <w:r w:rsidR="008C3C9A">
        <w:t xml:space="preserve">and </w:t>
      </w:r>
      <w:r w:rsidR="008C3C9A">
        <w:rPr>
          <w:i/>
          <w:iCs/>
        </w:rPr>
        <w:t xml:space="preserve">m_snowpackFlag, </w:t>
      </w:r>
      <w:r w:rsidR="00D77137">
        <w:t>have been</w:t>
      </w:r>
      <w:r w:rsidR="00310B10">
        <w:t xml:space="preserve"> added to the HRU class to indicate when </w:t>
      </w:r>
      <w:r w:rsidR="008C3C9A">
        <w:t xml:space="preserve">any IDUs in the HRU have standing water or snow on the ground.  While a single IDU can’t have both standing water and snow at the same time, an HRU may contain IDUs with snow, different IDUs with standing water, and/or IDUs with neither.  Thus at the HRU level, any combination of states of </w:t>
      </w:r>
      <w:r w:rsidR="008C3C9A" w:rsidRPr="00484223">
        <w:rPr>
          <w:i/>
          <w:iCs/>
        </w:rPr>
        <w:t>m_standingH2Oflag</w:t>
      </w:r>
      <w:r w:rsidR="008C3C9A">
        <w:t xml:space="preserve"> and </w:t>
      </w:r>
      <w:r w:rsidR="008C3C9A">
        <w:rPr>
          <w:i/>
          <w:iCs/>
        </w:rPr>
        <w:t>m_snowpackFlag</w:t>
      </w:r>
      <w:r w:rsidR="008C3C9A">
        <w:t xml:space="preserve"> may occur during a simulation.  The HRU’s snow compartment </w:t>
      </w:r>
      <w:r w:rsidR="00850534">
        <w:t xml:space="preserve">(BOX_SNOWPACK) </w:t>
      </w:r>
      <w:r w:rsidR="008C3C9A">
        <w:t>accounts for the aboveground frozen water in all the IDUs in the HRU.  The HRU’s surface water compartment</w:t>
      </w:r>
      <w:r w:rsidR="00850534">
        <w:t xml:space="preserve"> (was BOX_MELT, now BOX_SURFACE_H2O)</w:t>
      </w:r>
      <w:r w:rsidR="008C3C9A">
        <w:t xml:space="preserve"> accounts for the aboveground liquid water</w:t>
      </w:r>
      <w:r w:rsidR="00850534">
        <w:t xml:space="preserve"> in all the IDUs other than those representing reservoirs </w:t>
      </w:r>
      <w:r w:rsidR="00BA08F8">
        <w:t>or other substantial</w:t>
      </w:r>
      <w:r w:rsidR="00850534">
        <w:t xml:space="preserve"> bodies of water</w:t>
      </w:r>
      <w:r w:rsidR="00BA08F8">
        <w:t>.</w:t>
      </w:r>
      <w:r w:rsidR="00850534">
        <w:t xml:space="preserve">  The model has no representation of ice in the soil, nor of surface ice on standing or flowing water.</w:t>
      </w:r>
    </w:p>
    <w:p w14:paraId="35143BDC" w14:textId="2A0BCCA1" w:rsidR="00E5652B" w:rsidRDefault="000C2487" w:rsidP="006231D1">
      <w:pPr>
        <w:ind w:firstLine="720"/>
      </w:pPr>
      <w:r>
        <w:t>Logic has been added</w:t>
      </w:r>
      <w:r w:rsidR="00E5652B">
        <w:t xml:space="preserve"> to HBV::HBVdailyProcess()</w:t>
      </w:r>
      <w:r w:rsidR="00090134">
        <w:t xml:space="preserve"> for wetland IDUs</w:t>
      </w:r>
      <w:r w:rsidR="00E5652B">
        <w:t xml:space="preserve"> somewhat analogous to that for SOILH2OEST</w:t>
      </w:r>
      <w:r w:rsidR="00090134">
        <w:t xml:space="preserve"> for IDUs in agricultural use.  The new logic</w:t>
      </w:r>
      <w:r>
        <w:t xml:space="preserve"> </w:t>
      </w:r>
      <w:r w:rsidR="00090134">
        <w:t>maintain</w:t>
      </w:r>
      <w:r>
        <w:t>s</w:t>
      </w:r>
      <w:r w:rsidR="00090134">
        <w:t xml:space="preserve"> the value of the WETNESS attribute and calculate</w:t>
      </w:r>
      <w:r>
        <w:t>s</w:t>
      </w:r>
      <w:r w:rsidR="00090134">
        <w:t xml:space="preserve"> WETL2Q </w:t>
      </w:r>
      <w:r w:rsidR="00E5652B">
        <w:t xml:space="preserve">for wetland IDUs when calculating the flow through the soil from the wetland into the reach.  </w:t>
      </w:r>
      <w:r>
        <w:t>Flow</w:t>
      </w:r>
      <w:r w:rsidR="00E5652B">
        <w:t xml:space="preserve"> in the other direction, through the soil from the reach to the wetland soil, is n</w:t>
      </w:r>
      <w:r>
        <w:t>ot represented or accounted for in the model</w:t>
      </w:r>
      <w:r w:rsidR="00E5652B">
        <w:t>.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5BD193E0" w:rsidR="00E5652B" w:rsidRDefault="00B81710" w:rsidP="00E5652B">
      <w:r>
        <w:tab/>
        <w:t xml:space="preserve">As of </w:t>
      </w:r>
      <w:r w:rsidR="000C2487">
        <w:t xml:space="preserve">mid </w:t>
      </w:r>
      <w:r>
        <w:t>2021, HBV in CW3M does not have any explicit provisions for what happens to standing water on the soil surface; rather, it assumes that excess water will run off immediately to the streams.  The</w:t>
      </w:r>
      <w:r w:rsidR="000C2487">
        <w:t xml:space="preserve"> </w:t>
      </w:r>
      <w:r>
        <w:t>wetland model incorporate</w:t>
      </w:r>
      <w:r w:rsidR="000C2487">
        <w:t>s</w:t>
      </w:r>
      <w:r>
        <w:t xml:space="preserve"> the assumption that whenever there is standing water, the topsoil is at field capacity, and calculate</w:t>
      </w:r>
      <w:r w:rsidR="000C2487">
        <w:t>s</w:t>
      </w:r>
      <w:r w:rsidR="00172A8D">
        <w:t xml:space="preserve"> drainage through the soil accordingly.  Each day an amount of water will be withdrawn from the standing water sufficient to restore the soil to field capacity.  In addition, standing water above WETL_CAP will flow back to the stream as WETL2Q</w:t>
      </w:r>
      <w:r w:rsidR="000C2487">
        <w:t>.</w:t>
      </w:r>
    </w:p>
    <w:p w14:paraId="7206DB57" w14:textId="1222F103" w:rsidR="00172A8D" w:rsidRDefault="00172A8D" w:rsidP="00E5652B">
      <w:r>
        <w:tab/>
      </w:r>
      <w:r w:rsidR="000867E6">
        <w:t>A</w:t>
      </w:r>
      <w:r>
        <w:t xml:space="preserve"> calculation of evaporation from the surface of any standing water in the wetland IDUs</w:t>
      </w:r>
      <w:r w:rsidR="00EB00CA">
        <w:t xml:space="preserve"> has been</w:t>
      </w:r>
      <w:r>
        <w:t xml:space="preserve"> added to the existing ET calculations.  The new logic may take advantage of LAI information associated with the wetland states.</w:t>
      </w:r>
    </w:p>
    <w:p w14:paraId="66D03F90" w14:textId="77777777" w:rsidR="00783AAC" w:rsidRDefault="00783AAC" w:rsidP="00E5652B"/>
    <w:p w14:paraId="24A6C47A" w14:textId="31A758F0" w:rsidR="000867E6" w:rsidRDefault="000867E6" w:rsidP="00E5652B">
      <w:r>
        <w:tab/>
        <w:t>Within the Flow daily loop, the order of calculation is:</w:t>
      </w:r>
    </w:p>
    <w:p w14:paraId="6A869EF4" w14:textId="2663A619" w:rsidR="000867E6" w:rsidRDefault="000867E6" w:rsidP="00E5652B">
      <w:r>
        <w:tab/>
      </w:r>
      <w:r>
        <w:tab/>
      </w:r>
      <w:r w:rsidRPr="00484223">
        <w:rPr>
          <w:u w:val="single"/>
        </w:rPr>
        <w:t>time</w:t>
      </w:r>
      <w:r>
        <w:tab/>
      </w:r>
      <w:r>
        <w:tab/>
      </w:r>
      <w:r>
        <w:tab/>
      </w:r>
      <w:r>
        <w:rPr>
          <w:u w:val="single"/>
        </w:rPr>
        <w:t>daily process</w:t>
      </w:r>
    </w:p>
    <w:p w14:paraId="084C930C" w14:textId="77777777" w:rsidR="0056594C" w:rsidRDefault="000867E6" w:rsidP="00E5652B">
      <w:r>
        <w:tab/>
      </w:r>
      <w:r>
        <w:tab/>
        <w:t>GMT_CATCHMENT</w:t>
      </w:r>
      <w:r>
        <w:tab/>
        <w:t>HBV</w:t>
      </w:r>
      <w:r w:rsidR="00E01D0A">
        <w:tab/>
      </w:r>
      <w:r w:rsidR="00E01D0A">
        <w:tab/>
        <w:t xml:space="preserve">calculate </w:t>
      </w:r>
      <w:r w:rsidR="00B14B08">
        <w:t>infiltration</w:t>
      </w:r>
      <w:r w:rsidR="00E24ADB">
        <w:t>,</w:t>
      </w:r>
      <w:r w:rsidR="0056594C">
        <w:t xml:space="preserve"> WETL2Q, and WETNESS</w:t>
      </w:r>
    </w:p>
    <w:p w14:paraId="2FAD36EA" w14:textId="24568BC9" w:rsidR="000867E6" w:rsidRDefault="000867E6" w:rsidP="00E5652B">
      <w:r>
        <w:tab/>
      </w:r>
      <w:r>
        <w:tab/>
      </w:r>
      <w:r>
        <w:tab/>
      </w:r>
      <w:r>
        <w:tab/>
      </w:r>
      <w:r>
        <w:tab/>
        <w:t>EvapTrans</w:t>
      </w:r>
      <w:r w:rsidR="00752704">
        <w:tab/>
        <w:t>calculate ET from standing water</w:t>
      </w:r>
    </w:p>
    <w:p w14:paraId="6A1B1E13" w14:textId="7262B20A" w:rsidR="00F360CE" w:rsidRDefault="000867E6" w:rsidP="00F360CE">
      <w:r>
        <w:tab/>
      </w:r>
      <w:r w:rsidR="00F360CE">
        <w:tab/>
        <w:t>GMT_RESERVOIR</w:t>
      </w:r>
      <w:r w:rsidR="00F360CE">
        <w:tab/>
        <w:t>Reservoir</w:t>
      </w:r>
      <w:r w:rsidR="00F360CE">
        <w:tab/>
        <w:t>updates flows in reservoir outlet reaches</w:t>
      </w:r>
    </w:p>
    <w:p w14:paraId="3BECDF0D" w14:textId="29A7B6B0" w:rsidR="00E01D0A" w:rsidRDefault="000867E6" w:rsidP="00E5652B">
      <w:r>
        <w:tab/>
      </w:r>
      <w:r w:rsidR="00F360CE">
        <w:tab/>
      </w:r>
      <w:r>
        <w:t>GMT_REACH</w:t>
      </w:r>
      <w:r>
        <w:tab/>
      </w:r>
      <w:r>
        <w:tab/>
        <w:t>ReachRouting</w:t>
      </w:r>
      <w:r w:rsidR="00E01D0A">
        <w:tab/>
      </w:r>
      <w:r w:rsidR="00B14B08">
        <w:t xml:space="preserve">apply WETL2Q and </w:t>
      </w:r>
      <w:r w:rsidR="00E01D0A">
        <w:t xml:space="preserve"> calculate Q2WETL</w:t>
      </w:r>
    </w:p>
    <w:p w14:paraId="7E2EACD6" w14:textId="77777777" w:rsidR="00F9365F" w:rsidRDefault="00F9365F" w:rsidP="00E5652B">
      <w:pPr>
        <w:rPr>
          <w:u w:val="single"/>
        </w:rPr>
      </w:pPr>
    </w:p>
    <w:p w14:paraId="250AECA5" w14:textId="0C2DB953" w:rsidR="000867E6" w:rsidRPr="006231D1" w:rsidRDefault="00D43E08" w:rsidP="006231D1">
      <w:pPr>
        <w:ind w:firstLine="360"/>
        <w:rPr>
          <w:u w:val="single"/>
        </w:rPr>
      </w:pPr>
      <w:r w:rsidRPr="006231D1">
        <w:rPr>
          <w:u w:val="single"/>
        </w:rPr>
        <w:lastRenderedPageBreak/>
        <w:t>Wetland logic in FlowModel::InitHRU</w:t>
      </w:r>
      <w:r w:rsidR="00995E77">
        <w:rPr>
          <w:u w:val="single"/>
        </w:rPr>
        <w:t>Layer</w:t>
      </w:r>
      <w:r w:rsidRPr="006231D1">
        <w:rPr>
          <w:u w:val="single"/>
        </w:rPr>
        <w:t>s()</w:t>
      </w:r>
    </w:p>
    <w:p w14:paraId="13862FF1" w14:textId="16CABC37" w:rsidR="00D43E08" w:rsidRDefault="00D43E08" w:rsidP="006231D1">
      <w:pPr>
        <w:pStyle w:val="ListParagraph"/>
        <w:numPr>
          <w:ilvl w:val="0"/>
          <w:numId w:val="12"/>
        </w:numPr>
      </w:pPr>
      <w:r>
        <w:t xml:space="preserve">Clear </w:t>
      </w:r>
      <w:r w:rsidRPr="006231D1">
        <w:rPr>
          <w:i/>
          <w:iCs/>
        </w:rPr>
        <w:t>m_standingH2Oflag</w:t>
      </w:r>
      <w:r>
        <w:t xml:space="preserve"> to false for each HRU except when there is no snowpack, there is water in the meltwater/standing water compartment, and the HRU contains a wetland IDU with WETNESS &gt; 0</w:t>
      </w:r>
      <w:r w:rsidR="00B830E8">
        <w:t xml:space="preserve">; in that case, set </w:t>
      </w:r>
      <w:r w:rsidR="00B830E8">
        <w:rPr>
          <w:i/>
          <w:iCs/>
        </w:rPr>
        <w:t>m_standingH2Oflag</w:t>
      </w:r>
      <w:r w:rsidR="00B830E8">
        <w:t xml:space="preserve"> to true.</w:t>
      </w:r>
    </w:p>
    <w:p w14:paraId="7AA338BC" w14:textId="2E01A650" w:rsidR="0002691C" w:rsidRDefault="0002691C" w:rsidP="0002691C"/>
    <w:p w14:paraId="105607D5" w14:textId="672718BB" w:rsidR="0002691C" w:rsidRDefault="0002691C" w:rsidP="0002691C">
      <w:pPr>
        <w:ind w:left="360"/>
        <w:rPr>
          <w:u w:val="single"/>
        </w:rPr>
      </w:pPr>
      <w:r>
        <w:rPr>
          <w:u w:val="single"/>
        </w:rPr>
        <w:t>Wetland logic in FlowModel::Run() at GMT_CATCHMENT time</w:t>
      </w:r>
    </w:p>
    <w:p w14:paraId="334098B5" w14:textId="3D73361F" w:rsidR="00850904" w:rsidRPr="00E869CC" w:rsidRDefault="0002691C" w:rsidP="006410E2">
      <w:pPr>
        <w:pStyle w:val="ListParagraph"/>
      </w:pPr>
      <w:r w:rsidRPr="00E869CC">
        <w:rPr>
          <w:rFonts w:cstheme="minorHAnsi"/>
        </w:rPr>
        <w:t xml:space="preserve">Call </w:t>
      </w:r>
      <w:r w:rsidRPr="006410E2">
        <w:rPr>
          <w:rFonts w:cstheme="minorHAnsi"/>
          <w:color w:val="000000"/>
        </w:rPr>
        <w:t>m_hruBlock.Integrate()</w:t>
      </w:r>
      <w:r w:rsidR="00E4188B" w:rsidRPr="006410E2">
        <w:rPr>
          <w:rFonts w:cstheme="minorHAnsi"/>
          <w:color w:val="000000"/>
        </w:rPr>
        <w:t>, which calls GetCatchmentDerivatives(), which calls GlobalMethod::Run(), which calls HBVdailyProcess().</w:t>
      </w:r>
    </w:p>
    <w:p w14:paraId="21FAF4C2" w14:textId="77777777" w:rsidR="00D43E08" w:rsidRDefault="00B14B08" w:rsidP="006410E2">
      <w:pPr>
        <w:pStyle w:val="ListParagraph"/>
      </w:pPr>
      <w:r>
        <w:tab/>
      </w:r>
    </w:p>
    <w:p w14:paraId="3F304D91" w14:textId="330AD4DF" w:rsidR="00B14B08" w:rsidRPr="00484223" w:rsidRDefault="00B14B08" w:rsidP="006231D1">
      <w:pPr>
        <w:ind w:firstLine="360"/>
        <w:rPr>
          <w:u w:val="single"/>
        </w:rPr>
      </w:pPr>
      <w:r w:rsidRPr="00484223">
        <w:rPr>
          <w:u w:val="single"/>
        </w:rPr>
        <w:t>Wetland logic in HBV</w:t>
      </w:r>
      <w:r w:rsidR="00C93329">
        <w:rPr>
          <w:u w:val="single"/>
        </w:rPr>
        <w:t>dailyProcess()</w:t>
      </w:r>
      <w:r w:rsidR="0056594C">
        <w:rPr>
          <w:u w:val="single"/>
        </w:rPr>
        <w:t xml:space="preserve"> for HRUs and IDUs</w:t>
      </w:r>
      <w:r w:rsidR="008F5F08">
        <w:rPr>
          <w:u w:val="single"/>
        </w:rPr>
        <w:t xml:space="preserve"> (GMT_CATCHMENT time)</w:t>
      </w:r>
    </w:p>
    <w:p w14:paraId="15EDB18F" w14:textId="71D55F3C" w:rsidR="00B14B08" w:rsidRDefault="00B830E8" w:rsidP="00B14B08">
      <w:pPr>
        <w:pStyle w:val="ListParagraph"/>
        <w:numPr>
          <w:ilvl w:val="0"/>
          <w:numId w:val="11"/>
        </w:numPr>
      </w:pPr>
      <w:r>
        <w:t>F</w:t>
      </w:r>
      <w:r w:rsidR="00E24ADB">
        <w:t xml:space="preserve">or each HRU, </w:t>
      </w:r>
      <w:r w:rsidR="00B14B08">
        <w:t xml:space="preserve">infiltrate </w:t>
      </w:r>
      <w:r w:rsidR="00CE059D">
        <w:t xml:space="preserve">wetland standing </w:t>
      </w:r>
      <w:r w:rsidR="00B14B08">
        <w:t>water</w:t>
      </w:r>
      <w:r w:rsidR="00752704">
        <w:t xml:space="preserve"> from the surface water compartment as if soil water is at field capacity</w:t>
      </w:r>
      <w:r>
        <w:t>.</w:t>
      </w:r>
    </w:p>
    <w:p w14:paraId="44A049F6" w14:textId="7DC8312A" w:rsidR="00752704" w:rsidRDefault="00B830E8" w:rsidP="00852CA3">
      <w:pPr>
        <w:pStyle w:val="ListParagraph"/>
        <w:numPr>
          <w:ilvl w:val="0"/>
          <w:numId w:val="11"/>
        </w:numPr>
      </w:pPr>
      <w:r>
        <w:t>F</w:t>
      </w:r>
      <w:r w:rsidR="00E24ADB">
        <w:t>or each wetland IDU</w:t>
      </w:r>
      <w:r w:rsidR="00CE059D">
        <w:t xml:space="preserve"> with standing water (</w:t>
      </w:r>
      <w:r w:rsidR="00EE3D85">
        <w:t>WETNESS &gt; 0),</w:t>
      </w:r>
      <w:r w:rsidR="00E24ADB">
        <w:t xml:space="preserve"> </w:t>
      </w:r>
      <w:r w:rsidR="00B14B08">
        <w:t>calculate WETL2Q and call AddFluxFromGlobalHandler()</w:t>
      </w:r>
      <w:r w:rsidR="00752704">
        <w:t xml:space="preserve"> to move surface water to the</w:t>
      </w:r>
      <w:r w:rsidR="00E24ADB">
        <w:t xml:space="preserve"> </w:t>
      </w:r>
      <w:r w:rsidR="00752704">
        <w:t>associated reach</w:t>
      </w:r>
      <w:r>
        <w:t>.</w:t>
      </w:r>
    </w:p>
    <w:p w14:paraId="481EDA39" w14:textId="5B35C2E7" w:rsidR="00752704" w:rsidRDefault="00B830E8" w:rsidP="00B14B08">
      <w:pPr>
        <w:pStyle w:val="ListParagraph"/>
        <w:numPr>
          <w:ilvl w:val="0"/>
          <w:numId w:val="11"/>
        </w:numPr>
      </w:pPr>
      <w:r>
        <w:t>F</w:t>
      </w:r>
      <w:r w:rsidR="00E24ADB">
        <w:t xml:space="preserve">or each wetland IDU, </w:t>
      </w:r>
      <w:r w:rsidR="00752704">
        <w:t>update WETNESS</w:t>
      </w:r>
      <w:r>
        <w:t>.</w:t>
      </w:r>
      <w:r w:rsidR="00582805">
        <w:t xml:space="preserve">  When WETNESS goes to zero or negative for every wetland IDU in a given HRU, clear </w:t>
      </w:r>
      <w:r w:rsidR="00582805">
        <w:rPr>
          <w:i/>
          <w:iCs/>
        </w:rPr>
        <w:t>m_standingH2Oflag</w:t>
      </w:r>
      <w:r w:rsidR="00582805">
        <w:t xml:space="preserve"> for that HRU.</w:t>
      </w:r>
    </w:p>
    <w:p w14:paraId="14604DCC" w14:textId="58FA6A50" w:rsidR="00B718B4" w:rsidRDefault="00B718B4" w:rsidP="00B718B4">
      <w:pPr>
        <w:ind w:left="360"/>
      </w:pPr>
    </w:p>
    <w:p w14:paraId="19CD692A" w14:textId="74C3A870" w:rsidR="00B718B4" w:rsidRDefault="00B718B4" w:rsidP="00B718B4">
      <w:pPr>
        <w:ind w:left="360"/>
        <w:rPr>
          <w:u w:val="single"/>
        </w:rPr>
      </w:pPr>
      <w:r>
        <w:rPr>
          <w:u w:val="single"/>
        </w:rPr>
        <w:t>Wetland logic in FlowModel::Run() after m_hruBlock.Integrate() is called</w:t>
      </w:r>
    </w:p>
    <w:p w14:paraId="6871D923" w14:textId="183AA795" w:rsidR="00B718B4" w:rsidRPr="006410E2" w:rsidRDefault="00B718B4" w:rsidP="00B718B4">
      <w:pPr>
        <w:pStyle w:val="ListParagraph"/>
        <w:numPr>
          <w:ilvl w:val="0"/>
          <w:numId w:val="11"/>
        </w:numPr>
      </w:pPr>
      <w:r w:rsidRPr="006410E2">
        <w:rPr>
          <w:rFonts w:cstheme="minorHAnsi"/>
          <w:color w:val="000000"/>
        </w:rPr>
        <w:t>For each HRU for which m_standingH2Oflag is set, use the IDU WETNESS attribute to find and add up the standing water in the wetland IDUs (standing water exists in the IDUs for which LULC_A = LULCA_WETLAND and WETNESS &gt; 0).  Use that standing water total and the total area of the associated IDUs to partition the water in the HBV surface water compartment between wetland standing water and melt water.  Update the SM_DAY and H2O_MELT IDU attributes.</w:t>
      </w:r>
    </w:p>
    <w:p w14:paraId="30437132" w14:textId="6921CC07" w:rsidR="00752704" w:rsidRDefault="00752704" w:rsidP="00752704">
      <w:pPr>
        <w:pStyle w:val="ListParagraph"/>
      </w:pPr>
    </w:p>
    <w:p w14:paraId="509D22D3" w14:textId="386F78A8" w:rsidR="00752704" w:rsidRDefault="00752704" w:rsidP="006231D1">
      <w:pPr>
        <w:pStyle w:val="ListParagraph"/>
        <w:ind w:left="360"/>
      </w:pPr>
      <w:r>
        <w:rPr>
          <w:u w:val="single"/>
        </w:rPr>
        <w:t>Wetland logic in ReachRouting for each reach</w:t>
      </w:r>
      <w:r w:rsidR="008F5F08">
        <w:rPr>
          <w:u w:val="single"/>
        </w:rPr>
        <w:t xml:space="preserve"> (GMT_REACH time)</w:t>
      </w:r>
    </w:p>
    <w:p w14:paraId="79C20065" w14:textId="1732FB18" w:rsidR="00752704" w:rsidRDefault="00B830E8" w:rsidP="00752704">
      <w:pPr>
        <w:pStyle w:val="ListParagraph"/>
        <w:numPr>
          <w:ilvl w:val="0"/>
          <w:numId w:val="11"/>
        </w:numPr>
      </w:pPr>
      <w:r>
        <w:t>I</w:t>
      </w:r>
      <w:r w:rsidR="00752704">
        <w:t>ncorporate WETL2Q</w:t>
      </w:r>
      <w:r w:rsidR="00F07906">
        <w:t xml:space="preserve"> via</w:t>
      </w:r>
      <w:r w:rsidR="00A84A18">
        <w:t xml:space="preserve"> the global flux handler</w:t>
      </w:r>
      <w:r>
        <w:t>.</w:t>
      </w:r>
      <w:r w:rsidR="00A84A18">
        <w:t xml:space="preserve"> </w:t>
      </w:r>
    </w:p>
    <w:p w14:paraId="3E5B81FA" w14:textId="33A5E492" w:rsidR="00752704" w:rsidRDefault="00B830E8" w:rsidP="00752704">
      <w:pPr>
        <w:pStyle w:val="ListParagraph"/>
        <w:numPr>
          <w:ilvl w:val="0"/>
          <w:numId w:val="11"/>
        </w:numPr>
      </w:pPr>
      <w:r>
        <w:t>C</w:t>
      </w:r>
      <w:r w:rsidR="00752704">
        <w:t>alculate Q2WETL</w:t>
      </w:r>
      <w:r>
        <w:t>.</w:t>
      </w:r>
    </w:p>
    <w:p w14:paraId="2AE6F4F5" w14:textId="7E3E801D" w:rsidR="00752704" w:rsidRDefault="00752704" w:rsidP="00484223"/>
    <w:p w14:paraId="3EC5D8E3" w14:textId="015ED732" w:rsidR="00E47D12" w:rsidRDefault="00E47D12" w:rsidP="00E47D12">
      <w:pPr>
        <w:ind w:left="360"/>
        <w:rPr>
          <w:u w:val="single"/>
        </w:rPr>
      </w:pPr>
      <w:r>
        <w:rPr>
          <w:u w:val="single"/>
        </w:rPr>
        <w:t>Wetland logic in FlowModel::Run() at GMT_REACH time</w:t>
      </w:r>
    </w:p>
    <w:p w14:paraId="2E7240A7" w14:textId="342ADA3F" w:rsidR="00B718B4" w:rsidRPr="006410E2" w:rsidRDefault="00B718B4" w:rsidP="006410E2">
      <w:pPr>
        <w:pStyle w:val="ListParagraph"/>
        <w:numPr>
          <w:ilvl w:val="0"/>
          <w:numId w:val="11"/>
        </w:numPr>
        <w:rPr>
          <w:u w:val="single"/>
        </w:rPr>
      </w:pPr>
      <w:r>
        <w:t>Call GlobalMethodManager::Step(), which calls EvapTrans::Step().</w:t>
      </w:r>
    </w:p>
    <w:p w14:paraId="73654EF7" w14:textId="1A2808FA" w:rsidR="00E47D12" w:rsidRDefault="00E47D12" w:rsidP="00E47D12">
      <w:pPr>
        <w:pStyle w:val="ListParagraph"/>
        <w:numPr>
          <w:ilvl w:val="0"/>
          <w:numId w:val="11"/>
        </w:numPr>
      </w:pPr>
      <w:r>
        <w:t>After GlobalMethodManager::Step() is called, call ApplyQ2WETL().</w:t>
      </w:r>
    </w:p>
    <w:p w14:paraId="78C99AEC" w14:textId="77777777" w:rsidR="00B718B4" w:rsidRPr="00703D28" w:rsidRDefault="00B718B4" w:rsidP="006410E2"/>
    <w:p w14:paraId="69493B1B" w14:textId="12934FED" w:rsidR="00B718B4" w:rsidRDefault="00B718B4" w:rsidP="00B718B4">
      <w:pPr>
        <w:pStyle w:val="ListParagraph"/>
        <w:ind w:left="360"/>
      </w:pPr>
      <w:r>
        <w:rPr>
          <w:u w:val="single"/>
        </w:rPr>
        <w:t>Wetland logic in EvapTrans for each wetland IDU (GMT_REACH time)</w:t>
      </w:r>
    </w:p>
    <w:p w14:paraId="396D5FE3" w14:textId="77777777" w:rsidR="00B718B4" w:rsidRDefault="00B718B4" w:rsidP="00B718B4">
      <w:pPr>
        <w:pStyle w:val="ListParagraph"/>
        <w:numPr>
          <w:ilvl w:val="0"/>
          <w:numId w:val="11"/>
        </w:numPr>
      </w:pPr>
      <w:r>
        <w:t>Calculate ET from standing water.</w:t>
      </w:r>
    </w:p>
    <w:p w14:paraId="47FABA4B" w14:textId="77777777" w:rsidR="00B718B4" w:rsidRPr="00E869CC" w:rsidRDefault="00B718B4" w:rsidP="006410E2">
      <w:pPr>
        <w:ind w:left="360"/>
      </w:pPr>
    </w:p>
    <w:p w14:paraId="0352F94A" w14:textId="565FF3D7" w:rsidR="00752704" w:rsidRDefault="00752704" w:rsidP="006231D1">
      <w:pPr>
        <w:pStyle w:val="ListParagraph"/>
        <w:ind w:left="360"/>
      </w:pPr>
      <w:r>
        <w:rPr>
          <w:u w:val="single"/>
        </w:rPr>
        <w:t xml:space="preserve">Wetland </w:t>
      </w:r>
      <w:r w:rsidR="00D43E08">
        <w:rPr>
          <w:u w:val="single"/>
        </w:rPr>
        <w:t xml:space="preserve">logic </w:t>
      </w:r>
      <w:r w:rsidR="008F5F08">
        <w:rPr>
          <w:u w:val="single"/>
        </w:rPr>
        <w:t>in ApplyQ2WETL</w:t>
      </w:r>
      <w:r>
        <w:rPr>
          <w:u w:val="single"/>
        </w:rPr>
        <w:t xml:space="preserve"> </w:t>
      </w:r>
      <w:r w:rsidR="008F5F08">
        <w:rPr>
          <w:u w:val="single"/>
        </w:rPr>
        <w:t>(GMT_REACH time)</w:t>
      </w:r>
    </w:p>
    <w:p w14:paraId="5C32F920" w14:textId="7B1C7924" w:rsidR="00E24ADB" w:rsidRDefault="00B830E8" w:rsidP="00E24ADB">
      <w:pPr>
        <w:pStyle w:val="ListParagraph"/>
        <w:numPr>
          <w:ilvl w:val="0"/>
          <w:numId w:val="11"/>
        </w:numPr>
      </w:pPr>
      <w:r>
        <w:t>U</w:t>
      </w:r>
      <w:r w:rsidR="00E24ADB">
        <w:t>pdate the surface water compartment</w:t>
      </w:r>
      <w:r w:rsidR="0056594C">
        <w:t>s of the HRUs</w:t>
      </w:r>
      <w:r>
        <w:t>.</w:t>
      </w:r>
    </w:p>
    <w:p w14:paraId="1795E702" w14:textId="4196836E" w:rsidR="00582805" w:rsidRDefault="00582805" w:rsidP="00484223">
      <w:pPr>
        <w:pStyle w:val="ListParagraph"/>
        <w:numPr>
          <w:ilvl w:val="0"/>
          <w:numId w:val="11"/>
        </w:numPr>
      </w:pPr>
      <w:r>
        <w:t xml:space="preserve">For each HRU, set or clear </w:t>
      </w:r>
      <w:r>
        <w:rPr>
          <w:i/>
          <w:iCs/>
        </w:rPr>
        <w:t xml:space="preserve">m_standingH2Oflag </w:t>
      </w:r>
      <w:r>
        <w:t>as appropriate.</w:t>
      </w:r>
    </w:p>
    <w:p w14:paraId="277A65DF" w14:textId="1DA2D842" w:rsidR="001F60FF" w:rsidRDefault="001F60FF" w:rsidP="006B199A"/>
    <w:p w14:paraId="6BF84F52" w14:textId="01549ED0" w:rsidR="001F60FF" w:rsidRDefault="001F60FF" w:rsidP="001F60FF">
      <w:pPr>
        <w:pStyle w:val="Heading2"/>
      </w:pPr>
      <w:bookmarkStart w:id="837" w:name="_Toc99005077"/>
      <w:r>
        <w:t>Standing water temperature</w:t>
      </w:r>
      <w:bookmarkEnd w:id="837"/>
    </w:p>
    <w:p w14:paraId="265D2F63" w14:textId="705C4675" w:rsidR="001F60FF" w:rsidRDefault="001F60FF" w:rsidP="001F60FF">
      <w:r>
        <w:t xml:space="preserve">At some times, i.e. when WETNESS &gt; 0, wetland IDUs have standing water.  As of </w:t>
      </w:r>
      <w:r w:rsidR="00B5667F">
        <w:t>8/10</w:t>
      </w:r>
      <w:r>
        <w:t xml:space="preserve">/2021, we are modeling the standing water as being at </w:t>
      </w:r>
      <w:r w:rsidR="00B5667F">
        <w:t xml:space="preserve">a temperature half way between the daily average air temperature and the temperature at which soil water enters the stream, but not less than the soil water temperature.  </w:t>
      </w:r>
    </w:p>
    <w:p w14:paraId="57A1503D" w14:textId="77777777" w:rsidR="001F60FF" w:rsidRPr="00852CA3" w:rsidRDefault="001F60FF" w:rsidP="00484223"/>
    <w:p w14:paraId="0B4F10F4" w14:textId="28F22168" w:rsidR="001F60FF" w:rsidRDefault="001F60FF" w:rsidP="001F60FF">
      <w:pPr>
        <w:pStyle w:val="Heading2"/>
      </w:pPr>
      <w:bookmarkStart w:id="838" w:name="_Toc99005078"/>
      <w:r>
        <w:lastRenderedPageBreak/>
        <w:t>Evapotranspiration from wetlands</w:t>
      </w:r>
      <w:bookmarkEnd w:id="838"/>
    </w:p>
    <w:p w14:paraId="68734385" w14:textId="008DC558" w:rsidR="001F60FF" w:rsidRPr="00852CA3" w:rsidRDefault="001F60FF" w:rsidP="00852CA3">
      <w:r>
        <w:t xml:space="preserve">When there is no standing water, i.e. when WETNESS &lt;= 0, </w:t>
      </w:r>
      <w:r w:rsidR="003E70AA">
        <w:t xml:space="preserve">ET from wetlands is calculated in the same way as ET from upland natural vegetation, using the Penman-Monteith method.  When there is standing water, </w:t>
      </w:r>
      <w:r w:rsidR="00627B57">
        <w:t xml:space="preserve">additional evaporation </w:t>
      </w:r>
      <w:r w:rsidR="003E70AA">
        <w:t>is calculated</w:t>
      </w:r>
      <w:r w:rsidR="00627B57">
        <w:t>,</w:t>
      </w:r>
      <w:r w:rsidR="003E70AA">
        <w:t xml:space="preserve"> in the same way as </w:t>
      </w:r>
      <w:r w:rsidR="00627B57">
        <w:t>evaporation</w:t>
      </w:r>
      <w:r w:rsidR="003E70AA">
        <w:t xml:space="preserve"> from reservoirs, except with the insolation reduced by vegetative shading </w:t>
      </w:r>
      <w:r w:rsidR="00627B57">
        <w:t>as a function of LAI</w:t>
      </w:r>
      <w:r w:rsidR="003E70AA">
        <w:t>,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839" w:name="_Toc99005079"/>
      <w:r>
        <w:t>Loss (or gain) of wetlands</w:t>
      </w:r>
      <w:bookmarkEnd w:id="839"/>
    </w:p>
    <w:p w14:paraId="1CCF590E" w14:textId="0930897F" w:rsidR="00567AF4" w:rsidRDefault="002432E4">
      <w:r>
        <w:t xml:space="preserve">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t>
      </w:r>
      <w:r w:rsidR="00567AF4">
        <w:t xml:space="preserve">For simulation of anthropogenic land use changes involving IDUs changing into or out of wetland land cover, the “PrescribedLULCs” autonomous process was added in Fall, 2021.  PrescribedLULCs is described in </w:t>
      </w:r>
      <w:r w:rsidR="00D86E00">
        <w:t>the “Autonomous Process Details” chapter of this document.  Transitions from wetland natural vegetation states to dryland natural vegetation states can be accomodated by the wetland state and transition model.</w:t>
      </w:r>
    </w:p>
    <w:p w14:paraId="177789C5" w14:textId="77777777" w:rsidR="002432E4" w:rsidRPr="004D33B7" w:rsidRDefault="002432E4" w:rsidP="004D33B7"/>
    <w:p w14:paraId="0EC56059" w14:textId="04FE09C2" w:rsidR="00441B82" w:rsidRDefault="00F95522" w:rsidP="006D6388">
      <w:pPr>
        <w:pStyle w:val="Heading2"/>
      </w:pPr>
      <w:bookmarkStart w:id="840" w:name="_Toc99005080"/>
      <w:r>
        <w:t>W</w:t>
      </w:r>
      <w:r w:rsidR="00441B82">
        <w:t>etland state and transition model</w:t>
      </w:r>
      <w:bookmarkEnd w:id="840"/>
    </w:p>
    <w:p w14:paraId="158FDA5F" w14:textId="64081E51" w:rsidR="004640B6" w:rsidRDefault="00441B82" w:rsidP="0044225B">
      <w:r>
        <w:t xml:space="preserve">Pending more-informed definition of wetland transitions by wetland scientists, placeholder </w:t>
      </w:r>
      <w:r w:rsidR="00F95522">
        <w:t xml:space="preserve">transition tables for the </w:t>
      </w:r>
      <w:r>
        <w:t xml:space="preserve">wetland STM </w:t>
      </w:r>
      <w:r w:rsidR="00567AF4">
        <w:t xml:space="preserve">were </w:t>
      </w:r>
      <w:r>
        <w:t xml:space="preserve">implemented in </w:t>
      </w:r>
      <w:r w:rsidR="00567AF4">
        <w:t>September and October</w:t>
      </w:r>
      <w:r>
        <w:t xml:space="preserve">, 2021.  </w:t>
      </w:r>
      <w:r w:rsidR="004640B6">
        <w:t xml:space="preserve">The STM used in CW3M is driven by two transition tables, one for deterministic transitions based on stand age alone, and a second one which incorporates probabilities and time since disturbance.  An example of a deterministic transition from one wetland state to another would be the growth of </w:t>
      </w:r>
      <w:r w:rsidR="00315514">
        <w:t>woody vegetation over time, resulting in a transition from the PSS7C state to the PFO7C state when the average vegetation height goes from below 6 meters (scrub-shrub) to above 6 meters (forest).</w:t>
      </w:r>
      <w:r w:rsidR="000A7371">
        <w:t xml:space="preserve">  For each state, only a single deterministic transition may specified.  It is helpful to think of the deterministic transition as what will eventually happen if all the conditions remain the same.  Some states (e.g. “climax forest” states) are stable and transition back to themselves when their “ending age” parameter is exceeded.</w:t>
      </w:r>
    </w:p>
    <w:p w14:paraId="5DE935C5" w14:textId="56C0C0EC" w:rsidR="00315514" w:rsidRDefault="00315514" w:rsidP="0044225B"/>
    <w:p w14:paraId="3BB60F54" w14:textId="74486981" w:rsidR="00315514" w:rsidRDefault="00315514" w:rsidP="0044225B">
      <w:r>
        <w:t xml:space="preserve">Examples of upland probabilistic transitions would be a stand-replacing wildfire or mortality from a beetle infestation.  </w:t>
      </w:r>
      <w:r w:rsidR="008D444D">
        <w:t xml:space="preserve">However, for the wetland STM, it seems more useful for the </w:t>
      </w:r>
      <w:r w:rsidR="000A7371">
        <w:t>likelihood of transition to be affected by the interannual variation in the weather.  During an extended drought, wetlands may dry up for more of the year than they normally do, promoting the growth of shrubs or trees that cannot tolerate constant, year-around immersion</w:t>
      </w:r>
      <w:r w:rsidR="00BA0A67">
        <w:t xml:space="preserve">.  Other examples of state changes caused by climate change are easy to imagine.  To simulate such climate-dependent transitions, a facility for basing the likelihood of transitions on measures </w:t>
      </w:r>
      <w:r w:rsidR="00F95522">
        <w:t xml:space="preserve">of the wetland’s hydrologic condition </w:t>
      </w:r>
      <w:r w:rsidR="00BA0A67">
        <w:t>will be added to the STM engine.</w:t>
      </w:r>
    </w:p>
    <w:p w14:paraId="27782E42" w14:textId="489367FA" w:rsidR="00F95522" w:rsidRDefault="00F95522" w:rsidP="0044225B"/>
    <w:p w14:paraId="1C956E40" w14:textId="77777777" w:rsidR="00F95522" w:rsidRDefault="00F95522" w:rsidP="00F95522">
      <w:r>
        <w:t>Three annual measures of a wetland’s hydrologic condition are under consideration, all based on the sequence of daily values of the WETNESS variable:</w:t>
      </w:r>
    </w:p>
    <w:p w14:paraId="2BB346A6" w14:textId="77777777" w:rsidR="00F95522" w:rsidRDefault="00F95522" w:rsidP="00F95522">
      <w:pPr>
        <w:pStyle w:val="ListParagraph"/>
        <w:numPr>
          <w:ilvl w:val="0"/>
          <w:numId w:val="11"/>
        </w:numPr>
      </w:pPr>
      <w:r>
        <w:t>the fraction of days in the year when WETNESS &gt;= 0, i.e. the soil surface is saturated or covered by standing water (“WET_FRAC”)</w:t>
      </w:r>
    </w:p>
    <w:p w14:paraId="17AA0707" w14:textId="77777777" w:rsidR="00F95522" w:rsidRDefault="00F95522" w:rsidP="00F95522">
      <w:pPr>
        <w:pStyle w:val="ListParagraph"/>
        <w:numPr>
          <w:ilvl w:val="0"/>
          <w:numId w:val="11"/>
        </w:numPr>
      </w:pPr>
      <w:r>
        <w:t>the length of the longest sequence of consecutive days when WETNESS &gt;= 0 (“WETLONGEST”)</w:t>
      </w:r>
    </w:p>
    <w:p w14:paraId="70DC5E46" w14:textId="77777777" w:rsidR="00F95522" w:rsidRDefault="00F95522" w:rsidP="00F95522">
      <w:pPr>
        <w:pStyle w:val="ListParagraph"/>
        <w:numPr>
          <w:ilvl w:val="0"/>
          <w:numId w:val="11"/>
        </w:numPr>
      </w:pPr>
      <w:r>
        <w:t>the average depth of the standing water on the days when the soil surface is saturated or covered by standing water, the average of all the WETNESS values greater than or equal to zero (“WETAVGDPTH”)</w:t>
      </w:r>
    </w:p>
    <w:p w14:paraId="51198F40" w14:textId="5A41E1B7" w:rsidR="00F95522" w:rsidRDefault="00F95522" w:rsidP="00F95522">
      <w:r>
        <w:t>Numeric values for these measures may be calculated at the end of the simulated water year and stored as IDU attributes.</w:t>
      </w:r>
    </w:p>
    <w:p w14:paraId="2C7D05F2" w14:textId="5359CDEF" w:rsidR="00F95522" w:rsidRDefault="00F95522" w:rsidP="00F95522"/>
    <w:p w14:paraId="373E2C6E" w14:textId="4A613E0F" w:rsidR="00F95522" w:rsidRDefault="00F95522" w:rsidP="00F95522">
      <w:r>
        <w:t xml:space="preserve">For the purpose of code development, we plan to use a set of transitions for a wetland as it dries up over a period of years.  Using the abbreviations for the wetland states </w:t>
      </w:r>
      <w:r w:rsidR="00FB663D">
        <w:t>from the wetland model spec</w:t>
      </w:r>
      <w:r w:rsidR="00226A0E">
        <w:t xml:space="preserve"> (Conklin &amp; Zaret 2021)</w:t>
      </w:r>
      <w:r w:rsidR="00FB663D">
        <w:t>, this process can be represented as</w:t>
      </w:r>
    </w:p>
    <w:p w14:paraId="65B57BA8" w14:textId="73C4517B" w:rsidR="00FB663D" w:rsidRDefault="00FB663D" w:rsidP="00F95522">
      <w:r>
        <w:tab/>
      </w:r>
      <w:r w:rsidR="00226A0E">
        <w:tab/>
      </w:r>
      <w:r w:rsidR="00226A0E">
        <w:tab/>
      </w:r>
      <w:r w:rsidR="00226A0E">
        <w:tab/>
      </w:r>
      <w:r>
        <w:t>PUBF -&gt; PABF -&gt; PEMA -&gt; PSS</w:t>
      </w:r>
      <w:r w:rsidR="00FF7A3D">
        <w:t>7A</w:t>
      </w:r>
      <w:r>
        <w:t xml:space="preserve"> -&gt;</w:t>
      </w:r>
      <w:r w:rsidR="00FF7A3D">
        <w:t xml:space="preserve"> </w:t>
      </w:r>
      <w:r>
        <w:t>PFO7C</w:t>
      </w:r>
    </w:p>
    <w:p w14:paraId="65A6050B" w14:textId="3548C83E" w:rsidR="00FB663D" w:rsidRDefault="00FB663D" w:rsidP="00F95522">
      <w:r>
        <w:t>where</w:t>
      </w:r>
    </w:p>
    <w:p w14:paraId="4436CED6" w14:textId="77777777" w:rsidR="00E44274" w:rsidRDefault="00E44274" w:rsidP="00F95522"/>
    <w:p w14:paraId="21CC1D0E" w14:textId="3935D661" w:rsidR="00FB663D" w:rsidRDefault="00FB663D" w:rsidP="00F95522">
      <w:r>
        <w:t>PUBF is for an open water pond that’s inundated most of the time, but may draw down by the</w:t>
      </w:r>
      <w:r w:rsidR="00226A0E">
        <w:t xml:space="preserve"> e</w:t>
      </w:r>
      <w:r>
        <w:t>n</w:t>
      </w:r>
      <w:r w:rsidR="00226A0E">
        <w:t>d</w:t>
      </w:r>
      <w:r>
        <w:t xml:space="preserve"> of some growing season</w:t>
      </w:r>
      <w:r w:rsidR="00226A0E">
        <w:t>s</w:t>
      </w:r>
      <w:r>
        <w:t>, a shallow pond without submerged or floating vegetation.</w:t>
      </w:r>
      <w:r w:rsidR="00E44274">
        <w:t xml:space="preserve">  </w:t>
      </w:r>
    </w:p>
    <w:p w14:paraId="7F482274" w14:textId="77777777" w:rsidR="00E44274" w:rsidRDefault="00E44274" w:rsidP="00F95522"/>
    <w:p w14:paraId="0885D59C" w14:textId="5957B24E" w:rsidR="00E44274" w:rsidRDefault="00FB663D" w:rsidP="00F95522">
      <w:r>
        <w:t>PABF is semi-permanently flooded wetland, as for a shallow pond with submerged or floating vegetation.</w:t>
      </w:r>
      <w:r w:rsidR="00E44274">
        <w:t xml:space="preserve">  </w:t>
      </w:r>
      <w:r w:rsidR="00FD7806">
        <w:t xml:space="preserve">The PUBF-&gt;PABF transition will occur when a wetland in the PUBF state stays in that state for 3 consecutive years (a deterministic transition).  </w:t>
      </w:r>
    </w:p>
    <w:p w14:paraId="096152C7" w14:textId="77777777" w:rsidR="00FD7806" w:rsidRDefault="00FD7806" w:rsidP="00F95522"/>
    <w:p w14:paraId="2378B385" w14:textId="6FBAE7DD" w:rsidR="00FB663D" w:rsidRDefault="00FB663D" w:rsidP="00F95522">
      <w:r>
        <w:t>PEMA is emergent temporarily flooded wetland, that’s inundated briefly at the start of the growing season, as for a marsh or wet meadow.</w:t>
      </w:r>
      <w:r w:rsidR="00E44274">
        <w:t xml:space="preserve">  </w:t>
      </w:r>
      <w:r w:rsidR="00FD7806">
        <w:t>The PABF-&gt;PEMA transition will occur when the PABF wetland experiences 2 consecutive years with WET_FRAC &lt; 1/4,  WETLONGEST &lt; 60 days, and WETAVGDEPTH &lt; 1 m.</w:t>
      </w:r>
    </w:p>
    <w:p w14:paraId="3DFF1305" w14:textId="77777777" w:rsidR="00E44274" w:rsidRDefault="00E44274" w:rsidP="00F95522"/>
    <w:p w14:paraId="4F94DF8F" w14:textId="705E060A" w:rsidR="00FB663D" w:rsidRDefault="00FB663D" w:rsidP="00F95522">
      <w:r>
        <w:t>PSS7A is temporarily flooded wetland, such as a floodplain-</w:t>
      </w:r>
      <w:r w:rsidR="00FF7A3D">
        <w:t>based wetland dominated by evergreen shrubs (woody veg &lt; 6 m tall) that’s inundated briefly at the start of the growing season.</w:t>
      </w:r>
      <w:r w:rsidR="00E44274">
        <w:t xml:space="preserve">  The PEMA-&gt;PSS7A transistion occurs when a PEMA wetland experiences 3 consecutive years with WET_FRAC &lt; 1/6,  WETLONGEST &lt; 45 days, and WETAVGDEPTH &lt; 0.5 m.</w:t>
      </w:r>
    </w:p>
    <w:p w14:paraId="1C2580B8" w14:textId="77777777" w:rsidR="00E44274" w:rsidRDefault="00E44274" w:rsidP="00F95522"/>
    <w:p w14:paraId="32CCB212" w14:textId="3110AA04" w:rsidR="00FF7A3D" w:rsidRDefault="00FF7A3D" w:rsidP="00F95522">
      <w:r>
        <w:t>PFO7C is seasonally flooded wetland dominated evergreen trees, such as a spruce swamp.</w:t>
      </w:r>
      <w:r w:rsidR="00E44274">
        <w:t xml:space="preserve">  The PSS7A-&gt;PFO7C transition occurs when a PSS7A wetland stays in that state for 10 consecutive years (a deterministic transition).</w:t>
      </w:r>
    </w:p>
    <w:p w14:paraId="34D8AE5D" w14:textId="77A604CB" w:rsidR="00097D75" w:rsidRDefault="00097D75" w:rsidP="00F95522"/>
    <w:p w14:paraId="5A08BF08" w14:textId="0232BDFD" w:rsidR="00F95522" w:rsidRDefault="00FD7806">
      <w:r>
        <w:t xml:space="preserve">The nominal transition threshold values for WET_FRAC, WETLONGEST, and WETAVGDPTH may be adjusted during development for convenience.  Transitions may be added to reflect increasingly wet conditions from year to year as well, if necessary when debugging.  </w:t>
      </w:r>
    </w:p>
    <w:p w14:paraId="6FAF4197" w14:textId="31741DEB" w:rsidR="005F5265" w:rsidRDefault="005F5265"/>
    <w:p w14:paraId="4EAC85AE" w14:textId="01AB6A15" w:rsidR="005F5265" w:rsidRDefault="005F5265" w:rsidP="005F5265">
      <w:pPr>
        <w:pStyle w:val="Heading2"/>
      </w:pPr>
      <w:bookmarkStart w:id="841" w:name="_Toc99005081"/>
      <w:r>
        <w:t>Activating a wetland in the wetland model</w:t>
      </w:r>
      <w:bookmarkEnd w:id="841"/>
    </w:p>
    <w:p w14:paraId="281157CF" w14:textId="7DBD84A6" w:rsidR="005F5265" w:rsidRDefault="005F5265" w:rsidP="005F5265">
      <w:r>
        <w:t>The original LULC_A value for wetlands, 6, does not activate the wetland model.  Wetland IDUs may exist with meaningful WETL_ID values but with LULC_A = 6.  To activate the wetland model for a given WETL_ID value, these fields must be populated:</w:t>
      </w:r>
    </w:p>
    <w:p w14:paraId="6A96C31F" w14:textId="3151216B" w:rsidR="005F5265" w:rsidRDefault="005F5265" w:rsidP="005F5265">
      <w:pPr>
        <w:pStyle w:val="ListParagraph"/>
        <w:numPr>
          <w:ilvl w:val="0"/>
          <w:numId w:val="11"/>
        </w:numPr>
      </w:pPr>
      <w:r>
        <w:t>for each IDU in the wetland, IDU attributes VEGCLASS (i.e. LULC_C) and WETL_CAP</w:t>
      </w:r>
      <w:r w:rsidR="00760C66">
        <w:t xml:space="preserve"> (mm) </w:t>
      </w:r>
      <w:r>
        <w:t xml:space="preserve"> must be given values appropriate for the wetland model</w:t>
      </w:r>
    </w:p>
    <w:p w14:paraId="2AED0F00" w14:textId="0A2B119E" w:rsidR="005F5265" w:rsidRDefault="005F5265" w:rsidP="005F5265">
      <w:pPr>
        <w:pStyle w:val="ListParagraph"/>
        <w:numPr>
          <w:ilvl w:val="0"/>
          <w:numId w:val="11"/>
        </w:numPr>
      </w:pPr>
      <w:r>
        <w:t>the VEGCLASS values must be propagated</w:t>
      </w:r>
      <w:r w:rsidR="00760C66">
        <w:t xml:space="preserve"> up to LULC_B and LULC_A; the resulting LULC_A value should be 62</w:t>
      </w:r>
    </w:p>
    <w:p w14:paraId="314F85B5" w14:textId="12E48579" w:rsidR="00760C66" w:rsidRDefault="00760C66" w:rsidP="005F5265">
      <w:pPr>
        <w:pStyle w:val="ListParagraph"/>
        <w:numPr>
          <w:ilvl w:val="0"/>
          <w:numId w:val="11"/>
        </w:numPr>
      </w:pPr>
      <w:r>
        <w:t>for reaches which can overflow into the wetland, the reach attributes Q_CAP (cms) and QSPILL_FRC must be assigned appropriate values</w:t>
      </w:r>
    </w:p>
    <w:p w14:paraId="003EC1FF" w14:textId="02A50325" w:rsidR="00760C66" w:rsidRDefault="00760C66" w:rsidP="00760C66">
      <w:pPr>
        <w:pStyle w:val="ListParagraph"/>
      </w:pPr>
    </w:p>
    <w:p w14:paraId="0F765C11" w14:textId="66B5DF56" w:rsidR="00760C66" w:rsidRPr="008527F9" w:rsidRDefault="00760C66" w:rsidP="008527F9">
      <w:pPr>
        <w:pStyle w:val="ListParagraph"/>
        <w:ind w:left="0"/>
      </w:pPr>
      <w:r>
        <w:t>Standing up a new wetland will upset the consistency between the water values in the IDU layer and those for the corresponding HRU(s), resulting in warning messages at Init time.  The inconsistencies are repaired as part of Init.  Saving the IDU, HRU, and Reach layers after a successful Init will eliminate the warning messages in subsequent Inits.</w:t>
      </w:r>
    </w:p>
    <w:p w14:paraId="40796B43" w14:textId="77777777" w:rsidR="00441B82" w:rsidRDefault="00441B82" w:rsidP="006D6388">
      <w:pPr>
        <w:pStyle w:val="Heading2"/>
      </w:pPr>
    </w:p>
    <w:p w14:paraId="230ECBD5" w14:textId="450DE0E4" w:rsidR="006D6388" w:rsidRDefault="006D6388" w:rsidP="006D6388">
      <w:pPr>
        <w:pStyle w:val="Heading2"/>
      </w:pPr>
      <w:bookmarkStart w:id="842" w:name="_Toc99005082"/>
      <w:r>
        <w:t>Reality check</w:t>
      </w:r>
      <w:bookmarkEnd w:id="842"/>
    </w:p>
    <w:p w14:paraId="09AE7AA1" w14:textId="0F2AFB8B" w:rsidR="006D6388" w:rsidRDefault="006D6388" w:rsidP="006D6388">
      <w:r>
        <w:t xml:space="preserve">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w:t>
      </w:r>
      <w:r w:rsidR="00EB00CA">
        <w:t>7/15/21</w:t>
      </w:r>
      <w:r>
        <w:t xml:space="preserve">,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21"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lastRenderedPageBreak/>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2F2D2808" w14:textId="6FE05088" w:rsidR="008A64D1" w:rsidRDefault="00914CB4" w:rsidP="006D6388">
      <w:r>
        <w:rPr>
          <w:noProof/>
        </w:rPr>
        <w:t xml:space="preserve"> </w:t>
      </w:r>
      <w:r w:rsidR="00C4559F" w:rsidRPr="00C4559F">
        <w:rPr>
          <w:noProof/>
        </w:rPr>
        <w:drawing>
          <wp:inline distT="0" distB="0" distL="0" distR="0" wp14:anchorId="36D7D83D" wp14:editId="40C89D11">
            <wp:extent cx="5943600" cy="286131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2"/>
                    <a:stretch>
                      <a:fillRect/>
                    </a:stretch>
                  </pic:blipFill>
                  <pic:spPr>
                    <a:xfrm>
                      <a:off x="0" y="0"/>
                      <a:ext cx="5943600" cy="2861310"/>
                    </a:xfrm>
                    <a:prstGeom prst="rect">
                      <a:avLst/>
                    </a:prstGeom>
                  </pic:spPr>
                </pic:pic>
              </a:graphicData>
            </a:graphic>
          </wp:inline>
        </w:drawing>
      </w:r>
    </w:p>
    <w:p w14:paraId="392B8D0F" w14:textId="56CF3F41" w:rsidR="008A64D1" w:rsidRDefault="008A64D1" w:rsidP="006D6388"/>
    <w:p w14:paraId="5BF1DCDA" w14:textId="6536DF43" w:rsidR="00016221" w:rsidRDefault="00016221" w:rsidP="006D6388"/>
    <w:p w14:paraId="051FEA41" w14:textId="418EAAF9" w:rsidR="00016221" w:rsidRDefault="00D94929" w:rsidP="006D6388">
      <w:r>
        <w:rPr>
          <w:noProof/>
        </w:rPr>
        <w:drawing>
          <wp:inline distT="0" distB="0" distL="0" distR="0" wp14:anchorId="12A69A0E" wp14:editId="444F8EA5">
            <wp:extent cx="5943600" cy="3447415"/>
            <wp:effectExtent l="0" t="0" r="0" b="63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3"/>
                    <a:stretch>
                      <a:fillRect/>
                    </a:stretch>
                  </pic:blipFill>
                  <pic:spPr>
                    <a:xfrm>
                      <a:off x="0" y="0"/>
                      <a:ext cx="5943600" cy="3447415"/>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843" w:name="_Toc99005083"/>
      <w:r>
        <w:t>High Cascades Springs</w:t>
      </w:r>
      <w:bookmarkEnd w:id="843"/>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w:t>
      </w:r>
      <w:r w:rsidR="00B17BF2">
        <w:lastRenderedPageBreak/>
        <w:t>from springs fed by aquifers which originate from percolation over areas different from the current drainages.  In fact, there are substantial springs in the High Cascade</w:t>
      </w:r>
      <w:r w:rsidR="00BD3188">
        <w:t>s</w:t>
      </w:r>
      <w:r w:rsidR="00B17BF2">
        <w:t xml:space="preserv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4B10C56D" w:rsidR="001B411C" w:rsidRDefault="009C52BE" w:rsidP="00B22A8A">
      <w:r>
        <w:t>S</w:t>
      </w:r>
      <w:r w:rsidR="001B411C">
        <w:t>pring water inputs have been added to the McKenzie basin simulation at 8 locations</w:t>
      </w:r>
      <w:r w:rsidR="00E83586">
        <w:t xml:space="preserve">, shown in the table below.  </w:t>
      </w:r>
    </w:p>
    <w:p w14:paraId="09834198" w14:textId="3A889D24" w:rsidR="00E54F20" w:rsidRDefault="00E54F20">
      <w:r>
        <w:br w:type="page"/>
      </w:r>
    </w:p>
    <w:p w14:paraId="260134F6" w14:textId="77777777" w:rsidR="001B4B07" w:rsidRDefault="001B4B07" w:rsidP="00B22A8A"/>
    <w:p w14:paraId="1B038463" w14:textId="37E1C03E" w:rsidR="001B4B07" w:rsidRDefault="00410F77" w:rsidP="00B22A8A">
      <w:r>
        <w:t>Specifications for springs in CW3M ver.</w:t>
      </w:r>
      <w:r w:rsidR="00D45BE3">
        <w:t xml:space="preserve"> </w:t>
      </w:r>
      <w:r w:rsidR="0054575B">
        <w:t>741</w:t>
      </w:r>
    </w:p>
    <w:tbl>
      <w:tblPr>
        <w:tblStyle w:val="TableGrid"/>
        <w:tblW w:w="0" w:type="auto"/>
        <w:tblLook w:val="04A0" w:firstRow="1" w:lastRow="0" w:firstColumn="1" w:lastColumn="0" w:noHBand="0" w:noVBand="1"/>
      </w:tblPr>
      <w:tblGrid>
        <w:gridCol w:w="1109"/>
        <w:gridCol w:w="1109"/>
        <w:gridCol w:w="2603"/>
        <w:gridCol w:w="1820"/>
        <w:gridCol w:w="1229"/>
        <w:gridCol w:w="1706"/>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6A98E45C" w:rsidR="00F451B4" w:rsidRDefault="0054575B" w:rsidP="00F451B4">
            <w:r>
              <w:t>same as runoff</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067D9576" w:rsidR="00F451B4" w:rsidRDefault="0054575B" w:rsidP="00F451B4">
            <w:r>
              <w:t>same as runoff</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1ADB82E5" w:rsidR="00F451B4" w:rsidRDefault="0054575B" w:rsidP="00F451B4">
            <w:r>
              <w:t>same as runoff</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7239596A" w:rsidR="00F451B4" w:rsidRDefault="00F451B4" w:rsidP="00F451B4"/>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844" w:name="_Toc99005084"/>
      <w:r>
        <w:t>Calibration</w:t>
      </w:r>
      <w:r w:rsidR="00B06ED6">
        <w:t xml:space="preserve"> and simulation skill</w:t>
      </w:r>
      <w:bookmarkEnd w:id="844"/>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3CC177C" w14:textId="03FFABF3" w:rsidR="00262020" w:rsidRDefault="00C27346" w:rsidP="00192B44">
      <w:r w:rsidRPr="00C27346">
        <w:rPr>
          <w:noProof/>
        </w:rPr>
        <w:lastRenderedPageBreak/>
        <w:drawing>
          <wp:inline distT="0" distB="0" distL="0" distR="0" wp14:anchorId="3DD686BA" wp14:editId="67EDB7A3">
            <wp:extent cx="5943600" cy="455358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5"/>
                    <a:stretch>
                      <a:fillRect/>
                    </a:stretch>
                  </pic:blipFill>
                  <pic:spPr>
                    <a:xfrm>
                      <a:off x="0" y="0"/>
                      <a:ext cx="5943600" cy="4553585"/>
                    </a:xfrm>
                    <a:prstGeom prst="rect">
                      <a:avLst/>
                    </a:prstGeom>
                  </pic:spPr>
                </pic:pic>
              </a:graphicData>
            </a:graphic>
          </wp:inline>
        </w:drawing>
      </w:r>
    </w:p>
    <w:p w14:paraId="32F25474" w14:textId="77777777" w:rsidR="00262020" w:rsidRDefault="00262020"/>
    <w:p w14:paraId="2B20692C" w14:textId="1285000E" w:rsidR="00262020" w:rsidRDefault="00262020" w:rsidP="007E57E4">
      <w:r>
        <w:t>From “Hindcast skill – Calibration v Validation.xlsx” in the SkillAssessment folder.</w:t>
      </w:r>
    </w:p>
    <w:p w14:paraId="55C5260B" w14:textId="77777777" w:rsidR="00262020" w:rsidRDefault="00262020"/>
    <w:p w14:paraId="3BA9A8F5" w14:textId="30E5CD64" w:rsidR="001770A2" w:rsidRDefault="00257E8F" w:rsidP="007E57E4">
      <w:r>
        <w:t xml:space="preserve">As of </w:t>
      </w:r>
      <w:r w:rsidR="00E649F5">
        <w:t>7/7</w:t>
      </w:r>
      <w:r>
        <w:t>/2</w:t>
      </w:r>
      <w:r w:rsidR="001770A2">
        <w:t>1</w:t>
      </w:r>
      <w:r>
        <w:t>, t</w:t>
      </w:r>
      <w:r w:rsidR="00E649F5">
        <w:t xml:space="preserve">wo </w:t>
      </w:r>
      <w:r w:rsidR="00AB31D0">
        <w:t xml:space="preserve">types of </w:t>
      </w:r>
      <w:r>
        <w:t xml:space="preserve">“tuning knobs” have been used to </w:t>
      </w:r>
      <w:r w:rsidR="00AB31D0">
        <w:t xml:space="preserve">improve CW3M’s simulation skill for flows in the McKenzie basin: </w:t>
      </w:r>
      <w:r w:rsidR="001770A2">
        <w:t>1) the ET_MULT parameter in the HBV.csv parameter set used by the HBV precipitation-runoff submodel,</w:t>
      </w:r>
      <w:r w:rsidR="00E649F5">
        <w:t xml:space="preserve"> and</w:t>
      </w:r>
      <w:r w:rsidR="001770A2">
        <w:t xml:space="preserve"> 2) </w:t>
      </w:r>
      <w:r w:rsidR="00AB31D0">
        <w:t>the placement and flow rates of the springs</w:t>
      </w:r>
      <w:r w:rsidR="001770A2">
        <w:t xml:space="preserv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35EE0A7C"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w:t>
      </w:r>
    </w:p>
    <w:p w14:paraId="1AB5ECB8" w14:textId="1958DEF2" w:rsidR="005D4DA6" w:rsidRDefault="005D4DA6" w:rsidP="007E57E4"/>
    <w:p w14:paraId="016DB1B3" w14:textId="0815129D" w:rsidR="005D4DA6" w:rsidRDefault="005D4DA6" w:rsidP="007E57E4">
      <w:r>
        <w:t xml:space="preserve">As of </w:t>
      </w:r>
      <w:r w:rsidR="00E649F5">
        <w:t>7/7</w:t>
      </w:r>
      <w:r>
        <w:t>/21,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14A0C002" w14:textId="77777777" w:rsidR="0088498B" w:rsidRDefault="0088498B" w:rsidP="0088498B"/>
    <w:p w14:paraId="75F2BB2E" w14:textId="135FCE37" w:rsidR="0088498B" w:rsidRDefault="0088498B" w:rsidP="0088498B">
      <w:r>
        <w:t xml:space="preserve">Tuning knob values for the McKenzie basin in CW3M version </w:t>
      </w:r>
      <w:r w:rsidR="00497217">
        <w:t>741</w:t>
      </w:r>
    </w:p>
    <w:tbl>
      <w:tblPr>
        <w:tblStyle w:val="TableGrid"/>
        <w:tblW w:w="0" w:type="auto"/>
        <w:tblLook w:val="04A0" w:firstRow="1" w:lastRow="0" w:firstColumn="1" w:lastColumn="0" w:noHBand="0" w:noVBand="1"/>
      </w:tblPr>
      <w:tblGrid>
        <w:gridCol w:w="2974"/>
        <w:gridCol w:w="1070"/>
        <w:gridCol w:w="2548"/>
        <w:gridCol w:w="1068"/>
        <w:gridCol w:w="1065"/>
      </w:tblGrid>
      <w:tr w:rsidR="0088498B" w14:paraId="0B34EA8D" w14:textId="77777777" w:rsidTr="00043DFB">
        <w:tc>
          <w:tcPr>
            <w:tcW w:w="0" w:type="auto"/>
          </w:tcPr>
          <w:p w14:paraId="7C03C539" w14:textId="77777777" w:rsidR="0088498B" w:rsidRDefault="0088498B" w:rsidP="00043DFB">
            <w:r>
              <w:t>HBVCALIB</w:t>
            </w:r>
          </w:p>
        </w:tc>
        <w:tc>
          <w:tcPr>
            <w:tcW w:w="0" w:type="auto"/>
          </w:tcPr>
          <w:p w14:paraId="37B2231A" w14:textId="77777777" w:rsidR="0088498B" w:rsidRDefault="0088498B" w:rsidP="00043DFB">
            <w:r>
              <w:t>ET_MULT</w:t>
            </w:r>
          </w:p>
        </w:tc>
        <w:tc>
          <w:tcPr>
            <w:tcW w:w="0" w:type="auto"/>
          </w:tcPr>
          <w:p w14:paraId="47F97EFA" w14:textId="77777777" w:rsidR="0088498B" w:rsidRDefault="0088498B" w:rsidP="00043DFB">
            <w:r>
              <w:t>solar_radiation_multiplier</w:t>
            </w:r>
          </w:p>
        </w:tc>
        <w:tc>
          <w:tcPr>
            <w:tcW w:w="0" w:type="auto"/>
          </w:tcPr>
          <w:p w14:paraId="49891130" w14:textId="77777777" w:rsidR="0088498B" w:rsidRDefault="0088498B" w:rsidP="00043DFB">
            <w:r>
              <w:t>W2A_SLP</w:t>
            </w:r>
          </w:p>
        </w:tc>
        <w:tc>
          <w:tcPr>
            <w:tcW w:w="0" w:type="auto"/>
          </w:tcPr>
          <w:p w14:paraId="2A654C82" w14:textId="77777777" w:rsidR="0088498B" w:rsidRDefault="0088498B" w:rsidP="00043DFB">
            <w:r>
              <w:t>W2A_INT</w:t>
            </w:r>
          </w:p>
        </w:tc>
      </w:tr>
      <w:tr w:rsidR="0088498B" w14:paraId="2BEA7F5C" w14:textId="77777777" w:rsidTr="00043DFB">
        <w:tc>
          <w:tcPr>
            <w:tcW w:w="0" w:type="auto"/>
          </w:tcPr>
          <w:p w14:paraId="0816D61A" w14:textId="77777777" w:rsidR="0088498B" w:rsidRDefault="0088498B" w:rsidP="00043DFB">
            <w:r>
              <w:t>8 CGR</w:t>
            </w:r>
          </w:p>
        </w:tc>
        <w:tc>
          <w:tcPr>
            <w:tcW w:w="0" w:type="auto"/>
          </w:tcPr>
          <w:p w14:paraId="6F2063BB" w14:textId="77777777" w:rsidR="0088498B" w:rsidRDefault="0088498B" w:rsidP="00043DFB">
            <w:pPr>
              <w:jc w:val="center"/>
            </w:pPr>
            <w:r>
              <w:t>0.83</w:t>
            </w:r>
          </w:p>
        </w:tc>
        <w:tc>
          <w:tcPr>
            <w:tcW w:w="0" w:type="auto"/>
          </w:tcPr>
          <w:p w14:paraId="489EF74B" w14:textId="77777777" w:rsidR="0088498B" w:rsidRDefault="0088498B" w:rsidP="00043DFB">
            <w:pPr>
              <w:jc w:val="center"/>
            </w:pPr>
            <w:r>
              <w:t>1.0</w:t>
            </w:r>
          </w:p>
        </w:tc>
        <w:tc>
          <w:tcPr>
            <w:tcW w:w="0" w:type="auto"/>
          </w:tcPr>
          <w:p w14:paraId="1581C38D" w14:textId="77777777" w:rsidR="0088498B" w:rsidRDefault="0088498B" w:rsidP="00043DFB">
            <w:pPr>
              <w:jc w:val="center"/>
            </w:pPr>
            <w:r>
              <w:t>0.42</w:t>
            </w:r>
          </w:p>
        </w:tc>
        <w:tc>
          <w:tcPr>
            <w:tcW w:w="0" w:type="auto"/>
          </w:tcPr>
          <w:p w14:paraId="2E37C0C1" w14:textId="77777777" w:rsidR="0088498B" w:rsidRDefault="0088498B" w:rsidP="00043DFB">
            <w:pPr>
              <w:jc w:val="center"/>
            </w:pPr>
            <w:r>
              <w:t>4.43</w:t>
            </w:r>
          </w:p>
        </w:tc>
      </w:tr>
      <w:tr w:rsidR="0088498B" w14:paraId="3B324F7B" w14:textId="77777777" w:rsidTr="00043DFB">
        <w:tc>
          <w:tcPr>
            <w:tcW w:w="0" w:type="auto"/>
          </w:tcPr>
          <w:p w14:paraId="5E24BEB1" w14:textId="77777777" w:rsidR="0088498B" w:rsidRDefault="0088498B" w:rsidP="00043DFB">
            <w:r>
              <w:t>9 BLU</w:t>
            </w:r>
          </w:p>
        </w:tc>
        <w:tc>
          <w:tcPr>
            <w:tcW w:w="0" w:type="auto"/>
          </w:tcPr>
          <w:p w14:paraId="42B47713" w14:textId="77777777" w:rsidR="0088498B" w:rsidRDefault="0088498B" w:rsidP="00043DFB">
            <w:pPr>
              <w:jc w:val="center"/>
            </w:pPr>
            <w:r>
              <w:t>0.36</w:t>
            </w:r>
          </w:p>
        </w:tc>
        <w:tc>
          <w:tcPr>
            <w:tcW w:w="0" w:type="auto"/>
          </w:tcPr>
          <w:p w14:paraId="2048E786" w14:textId="77777777" w:rsidR="0088498B" w:rsidRDefault="0088498B" w:rsidP="00043DFB">
            <w:pPr>
              <w:jc w:val="center"/>
            </w:pPr>
            <w:r>
              <w:t>0.3</w:t>
            </w:r>
          </w:p>
        </w:tc>
        <w:tc>
          <w:tcPr>
            <w:tcW w:w="0" w:type="auto"/>
          </w:tcPr>
          <w:p w14:paraId="27E6CE6E" w14:textId="77777777" w:rsidR="0088498B" w:rsidRDefault="0088498B" w:rsidP="00043DFB">
            <w:pPr>
              <w:jc w:val="center"/>
            </w:pPr>
            <w:r>
              <w:t>0.64</w:t>
            </w:r>
          </w:p>
        </w:tc>
        <w:tc>
          <w:tcPr>
            <w:tcW w:w="0" w:type="auto"/>
          </w:tcPr>
          <w:p w14:paraId="5C8A2821" w14:textId="77777777" w:rsidR="0088498B" w:rsidRDefault="0088498B" w:rsidP="00043DFB">
            <w:pPr>
              <w:jc w:val="center"/>
            </w:pPr>
            <w:r>
              <w:t>4.90</w:t>
            </w:r>
          </w:p>
        </w:tc>
      </w:tr>
      <w:tr w:rsidR="0088498B" w14:paraId="7249EEFD" w14:textId="77777777" w:rsidTr="00043DFB">
        <w:tc>
          <w:tcPr>
            <w:tcW w:w="0" w:type="auto"/>
          </w:tcPr>
          <w:p w14:paraId="14200531" w14:textId="77777777" w:rsidR="0088498B" w:rsidRDefault="0088498B" w:rsidP="00043DFB">
            <w:r>
              <w:t>16 McKenzie outlet</w:t>
            </w:r>
          </w:p>
        </w:tc>
        <w:tc>
          <w:tcPr>
            <w:tcW w:w="0" w:type="auto"/>
          </w:tcPr>
          <w:p w14:paraId="2B73E4AC" w14:textId="77777777" w:rsidR="0088498B" w:rsidRDefault="0088498B" w:rsidP="00043DFB">
            <w:pPr>
              <w:jc w:val="center"/>
            </w:pPr>
            <w:r>
              <w:t>1.91</w:t>
            </w:r>
          </w:p>
        </w:tc>
        <w:tc>
          <w:tcPr>
            <w:tcW w:w="0" w:type="auto"/>
          </w:tcPr>
          <w:p w14:paraId="181852FC" w14:textId="77777777" w:rsidR="0088498B" w:rsidRDefault="0088498B" w:rsidP="00043DFB">
            <w:pPr>
              <w:jc w:val="center"/>
            </w:pPr>
          </w:p>
        </w:tc>
        <w:tc>
          <w:tcPr>
            <w:tcW w:w="0" w:type="auto"/>
          </w:tcPr>
          <w:p w14:paraId="78343F5F" w14:textId="77777777" w:rsidR="0088498B" w:rsidRDefault="0088498B" w:rsidP="00043DFB">
            <w:pPr>
              <w:jc w:val="center"/>
            </w:pPr>
            <w:r>
              <w:t>0.60</w:t>
            </w:r>
          </w:p>
        </w:tc>
        <w:tc>
          <w:tcPr>
            <w:tcW w:w="0" w:type="auto"/>
          </w:tcPr>
          <w:p w14:paraId="077017B3" w14:textId="77777777" w:rsidR="0088498B" w:rsidRDefault="0088498B" w:rsidP="00043DFB">
            <w:pPr>
              <w:jc w:val="center"/>
            </w:pPr>
            <w:r>
              <w:t>4.97</w:t>
            </w:r>
          </w:p>
        </w:tc>
      </w:tr>
      <w:tr w:rsidR="0088498B" w14:paraId="44AD7C2A" w14:textId="77777777" w:rsidTr="00043DFB">
        <w:tc>
          <w:tcPr>
            <w:tcW w:w="0" w:type="auto"/>
          </w:tcPr>
          <w:p w14:paraId="19624C42" w14:textId="77777777" w:rsidR="0088498B" w:rsidRDefault="0088498B" w:rsidP="00043DFB">
            <w:r>
              <w:t>25 Mohawk</w:t>
            </w:r>
          </w:p>
        </w:tc>
        <w:tc>
          <w:tcPr>
            <w:tcW w:w="0" w:type="auto"/>
          </w:tcPr>
          <w:p w14:paraId="6B144CA0" w14:textId="77777777" w:rsidR="0088498B" w:rsidRDefault="0088498B" w:rsidP="00043DFB">
            <w:pPr>
              <w:jc w:val="center"/>
            </w:pPr>
            <w:r>
              <w:t>1.52</w:t>
            </w:r>
          </w:p>
        </w:tc>
        <w:tc>
          <w:tcPr>
            <w:tcW w:w="0" w:type="auto"/>
          </w:tcPr>
          <w:p w14:paraId="04CC8F5D" w14:textId="77777777" w:rsidR="0088498B" w:rsidRDefault="0088498B" w:rsidP="00043DFB">
            <w:pPr>
              <w:jc w:val="center"/>
            </w:pPr>
          </w:p>
        </w:tc>
        <w:tc>
          <w:tcPr>
            <w:tcW w:w="0" w:type="auto"/>
          </w:tcPr>
          <w:p w14:paraId="36A4925E" w14:textId="77777777" w:rsidR="0088498B" w:rsidRDefault="0088498B" w:rsidP="00043DFB">
            <w:pPr>
              <w:jc w:val="center"/>
            </w:pPr>
            <w:r>
              <w:t>0.60</w:t>
            </w:r>
          </w:p>
        </w:tc>
        <w:tc>
          <w:tcPr>
            <w:tcW w:w="0" w:type="auto"/>
          </w:tcPr>
          <w:p w14:paraId="628FE0BC" w14:textId="77777777" w:rsidR="0088498B" w:rsidRDefault="0088498B" w:rsidP="00043DFB">
            <w:pPr>
              <w:jc w:val="center"/>
            </w:pPr>
            <w:r>
              <w:t>3.37</w:t>
            </w:r>
          </w:p>
        </w:tc>
      </w:tr>
      <w:tr w:rsidR="0088498B" w14:paraId="11C21F14" w14:textId="77777777" w:rsidTr="00043DFB">
        <w:tc>
          <w:tcPr>
            <w:tcW w:w="0" w:type="auto"/>
          </w:tcPr>
          <w:p w14:paraId="4E81385D" w14:textId="77777777" w:rsidR="0088498B" w:rsidRDefault="0088498B" w:rsidP="00043DFB">
            <w:r>
              <w:t>34 McKenzie above Walterville</w:t>
            </w:r>
          </w:p>
        </w:tc>
        <w:tc>
          <w:tcPr>
            <w:tcW w:w="0" w:type="auto"/>
          </w:tcPr>
          <w:p w14:paraId="4E5C3135" w14:textId="77777777" w:rsidR="0088498B" w:rsidRDefault="0088498B" w:rsidP="00043DFB">
            <w:pPr>
              <w:jc w:val="center"/>
            </w:pPr>
            <w:r>
              <w:t>0.42</w:t>
            </w:r>
          </w:p>
        </w:tc>
        <w:tc>
          <w:tcPr>
            <w:tcW w:w="0" w:type="auto"/>
          </w:tcPr>
          <w:p w14:paraId="41D8ADE6" w14:textId="77777777" w:rsidR="0088498B" w:rsidRDefault="0088498B" w:rsidP="00043DFB">
            <w:pPr>
              <w:jc w:val="center"/>
            </w:pPr>
          </w:p>
        </w:tc>
        <w:tc>
          <w:tcPr>
            <w:tcW w:w="0" w:type="auto"/>
          </w:tcPr>
          <w:p w14:paraId="30941CC2" w14:textId="77777777" w:rsidR="0088498B" w:rsidRDefault="0088498B" w:rsidP="00043DFB">
            <w:pPr>
              <w:jc w:val="center"/>
            </w:pPr>
            <w:r>
              <w:t>0.46</w:t>
            </w:r>
          </w:p>
        </w:tc>
        <w:tc>
          <w:tcPr>
            <w:tcW w:w="0" w:type="auto"/>
          </w:tcPr>
          <w:p w14:paraId="3D200DE7" w14:textId="77777777" w:rsidR="0088498B" w:rsidRDefault="0088498B" w:rsidP="00043DFB">
            <w:pPr>
              <w:jc w:val="center"/>
            </w:pPr>
            <w:r>
              <w:t>5.23</w:t>
            </w:r>
          </w:p>
        </w:tc>
      </w:tr>
      <w:tr w:rsidR="0088498B" w14:paraId="251046BE" w14:textId="77777777" w:rsidTr="00043DFB">
        <w:tc>
          <w:tcPr>
            <w:tcW w:w="0" w:type="auto"/>
          </w:tcPr>
          <w:p w14:paraId="5F2EF2AB" w14:textId="77777777" w:rsidR="0088498B" w:rsidRDefault="0088498B" w:rsidP="00043DFB">
            <w:r>
              <w:t>46 Clear Lake</w:t>
            </w:r>
          </w:p>
        </w:tc>
        <w:tc>
          <w:tcPr>
            <w:tcW w:w="0" w:type="auto"/>
          </w:tcPr>
          <w:p w14:paraId="27207100" w14:textId="77777777" w:rsidR="0088498B" w:rsidRDefault="0088498B" w:rsidP="00043DFB">
            <w:pPr>
              <w:jc w:val="center"/>
            </w:pPr>
            <w:r>
              <w:t>2.07</w:t>
            </w:r>
          </w:p>
        </w:tc>
        <w:tc>
          <w:tcPr>
            <w:tcW w:w="0" w:type="auto"/>
          </w:tcPr>
          <w:p w14:paraId="229BCF8A" w14:textId="77777777" w:rsidR="0088498B" w:rsidRDefault="0088498B" w:rsidP="00043DFB">
            <w:pPr>
              <w:jc w:val="center"/>
            </w:pPr>
          </w:p>
        </w:tc>
        <w:tc>
          <w:tcPr>
            <w:tcW w:w="0" w:type="auto"/>
          </w:tcPr>
          <w:p w14:paraId="4E759FFF" w14:textId="77777777" w:rsidR="0088498B" w:rsidRDefault="0088498B" w:rsidP="00043DFB">
            <w:pPr>
              <w:jc w:val="center"/>
            </w:pPr>
            <w:r>
              <w:t>0.38</w:t>
            </w:r>
          </w:p>
        </w:tc>
        <w:tc>
          <w:tcPr>
            <w:tcW w:w="0" w:type="auto"/>
          </w:tcPr>
          <w:p w14:paraId="1187E2B0" w14:textId="77777777" w:rsidR="0088498B" w:rsidRDefault="0088498B" w:rsidP="00043DFB">
            <w:pPr>
              <w:jc w:val="center"/>
            </w:pPr>
            <w:r>
              <w:t>3.61</w:t>
            </w:r>
          </w:p>
        </w:tc>
      </w:tr>
    </w:tbl>
    <w:p w14:paraId="7C76A177" w14:textId="77777777" w:rsidR="0088498B" w:rsidRDefault="0088498B" w:rsidP="0088498B"/>
    <w:p w14:paraId="2B5F8E61" w14:textId="77777777" w:rsidR="00B47F76" w:rsidRDefault="00B47F76" w:rsidP="00535731">
      <w:pPr>
        <w:pStyle w:val="Heading2"/>
      </w:pPr>
    </w:p>
    <w:p w14:paraId="321228FE" w14:textId="75D06483" w:rsidR="00535731" w:rsidRDefault="00535731" w:rsidP="00535731">
      <w:pPr>
        <w:pStyle w:val="Heading2"/>
      </w:pPr>
      <w:bookmarkStart w:id="845" w:name="_Toc99005085"/>
      <w:r>
        <w:t>Analysis of</w:t>
      </w:r>
      <w:r w:rsidR="003024C9">
        <w:t xml:space="preserve"> locations where the model has low skill</w:t>
      </w:r>
      <w:bookmarkEnd w:id="845"/>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29155300" w:rsidR="00767E3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321DF90C" w14:textId="77777777" w:rsidR="000C04F1" w:rsidRDefault="000C04F1" w:rsidP="00535731"/>
    <w:p w14:paraId="13949D89" w14:textId="476C5328" w:rsidR="002B6EA4" w:rsidRDefault="002B6EA4" w:rsidP="00535731"/>
    <w:p w14:paraId="0D1BEDC6" w14:textId="034C8026" w:rsidR="00B47F76" w:rsidRDefault="00B47F76">
      <w:pPr>
        <w:pStyle w:val="Heading2"/>
      </w:pPr>
      <w:bookmarkStart w:id="846" w:name="_Toc99005086"/>
      <w:r>
        <w:t>Simulated McKenzie basin water budget</w:t>
      </w:r>
      <w:r w:rsidR="00334ED8">
        <w:t xml:space="preserve"> and thermal energy budget</w:t>
      </w:r>
      <w:bookmarkEnd w:id="846"/>
    </w:p>
    <w:p w14:paraId="5CCFEC0D" w14:textId="77777777" w:rsidR="000C04F1" w:rsidRDefault="000C04F1" w:rsidP="006410E2">
      <w:pPr>
        <w:pStyle w:val="Heading2"/>
      </w:pPr>
    </w:p>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1FEB70E" w14:textId="298F388C" w:rsidR="006E1147" w:rsidRDefault="006E1147" w:rsidP="00334ED8">
      <w:r>
        <w:t xml:space="preserve">The water and energy budgets are said to “close” when </w:t>
      </w:r>
      <w:r w:rsidR="00334ED8">
        <w:t>the “total in” value match</w:t>
      </w:r>
      <w:r>
        <w:t>es</w:t>
      </w:r>
      <w:r w:rsidR="00334ED8">
        <w:t xml:space="preserve"> the “total out” value in each budget</w:t>
      </w:r>
      <w:r w:rsidR="00082BCB">
        <w:t xml:space="preserve">.  As of </w:t>
      </w:r>
      <w:r>
        <w:t xml:space="preserve">CW3M </w:t>
      </w:r>
      <w:r w:rsidR="00082BCB">
        <w:t xml:space="preserve">version </w:t>
      </w:r>
      <w:r w:rsidR="00C6504A">
        <w:t>409</w:t>
      </w:r>
      <w:r>
        <w:t xml:space="preserve"> (7/1/21)</w:t>
      </w:r>
      <w:r w:rsidR="00C6504A">
        <w:t xml:space="preserve">, </w:t>
      </w:r>
      <w:r>
        <w:t xml:space="preserve">the water budget closes nicely but the thermal energy budget is still out by an appreciable amount..  </w:t>
      </w:r>
    </w:p>
    <w:p w14:paraId="5B10D7E5" w14:textId="77777777" w:rsidR="006E1147" w:rsidRDefault="006E1147" w:rsidP="00334ED8"/>
    <w:p w14:paraId="65025703" w14:textId="77777777" w:rsidR="006E1147" w:rsidRDefault="006E1147" w:rsidP="00334ED8">
      <w:r>
        <w:t xml:space="preserve">In the water budget,  </w:t>
      </w:r>
      <w:r w:rsidR="00C6504A">
        <w:t xml:space="preserve">the </w:t>
      </w:r>
      <w:r w:rsidR="00586ABF">
        <w:t xml:space="preserve">average yearly </w:t>
      </w:r>
      <w:r w:rsidR="00C6504A">
        <w:t xml:space="preserve">total out </w:t>
      </w:r>
      <w:r w:rsidR="00FA2CD2">
        <w:t xml:space="preserve">is 2.5 mm less than the </w:t>
      </w:r>
      <w:r w:rsidR="00586ABF">
        <w:t xml:space="preserve">average yearly </w:t>
      </w:r>
      <w:r w:rsidR="00FA2CD2">
        <w:t>total in, a difference of 0.11%.</w:t>
      </w:r>
      <w:r w:rsidR="001D3DBD">
        <w:t xml:space="preserve">  However, a closer look at the underlying data reveals that at the beginning of 2010, the total amount of water in the reaches, reservoirs, and soil tracked by the model was equivalent to </w:t>
      </w:r>
      <w:r w:rsidR="001D3DBD">
        <w:lastRenderedPageBreak/>
        <w:t>844.2 mm over the area of the basin, while 9 years later at the end of 2018 the analogous amount was 862.6 mm, an increase of 18.4 mm over the 9 year period, or 2.0 mm/year.</w:t>
      </w:r>
      <w:r w:rsidR="00586ABF">
        <w:t xml:space="preserve">  Taking that change in the total volume of water into account reduces the discrepancy from</w:t>
      </w:r>
      <w:r>
        <w:t xml:space="preserve"> </w:t>
      </w:r>
      <w:r w:rsidR="00586ABF">
        <w:t xml:space="preserve">-2.5 mm (-0.11%) to -0.44 mm </w:t>
      </w:r>
    </w:p>
    <w:p w14:paraId="70145257" w14:textId="25D0EAB4" w:rsidR="00C6504A" w:rsidRDefault="00586ABF" w:rsidP="00334ED8">
      <w:r>
        <w:t>(-0.02%).</w:t>
      </w:r>
    </w:p>
    <w:p w14:paraId="5AC8C259" w14:textId="62D4AAB2" w:rsidR="006E1147" w:rsidRDefault="006E1147" w:rsidP="00334ED8"/>
    <w:p w14:paraId="22E170AA" w14:textId="2BAB2DE6" w:rsidR="00BB7B7B" w:rsidRDefault="00BB7B7B" w:rsidP="00BB7B7B">
      <w:r>
        <w:t xml:space="preserve">As of </w:t>
      </w:r>
      <w:r w:rsidR="00E44FF8">
        <w:t>7/2</w:t>
      </w:r>
      <w:r>
        <w:t xml:space="preserve">/21 CW3M ver. </w:t>
      </w:r>
      <w:r w:rsidR="00E44FF8">
        <w:t>409</w:t>
      </w:r>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610C9C28" w:rsidR="00BB7B7B" w:rsidRDefault="00BB7B7B" w:rsidP="00BB7B7B">
            <w:pPr>
              <w:jc w:val="right"/>
            </w:pPr>
            <w:r>
              <w:t>8</w:t>
            </w:r>
            <w:r w:rsidR="00E44FF8">
              <w:t>6.8</w:t>
            </w:r>
            <w:r>
              <w:t>%</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3BCF8EF0" w:rsidR="00BB7B7B" w:rsidRDefault="00E44FF8" w:rsidP="00BB7B7B">
            <w:pPr>
              <w:jc w:val="right"/>
            </w:pPr>
            <w:r>
              <w:t>270</w:t>
            </w:r>
          </w:p>
        </w:tc>
        <w:tc>
          <w:tcPr>
            <w:tcW w:w="0" w:type="auto"/>
          </w:tcPr>
          <w:p w14:paraId="67614063" w14:textId="24AB4FF3" w:rsidR="00BB7B7B" w:rsidRDefault="00E44FF8" w:rsidP="00BB7B7B">
            <w:pPr>
              <w:jc w:val="right"/>
            </w:pPr>
            <w:r>
              <w:t>12.4</w:t>
            </w:r>
            <w:r w:rsidR="00BB7B7B">
              <w:t>%</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5B26F10C" w:rsidR="00BB7B7B" w:rsidRDefault="00E44FF8" w:rsidP="00BB7B7B">
            <w:pPr>
              <w:jc w:val="right"/>
            </w:pPr>
            <w:r>
              <w:t>7</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7FFA360B" w:rsidR="00BB7B7B" w:rsidRDefault="00BB7B7B" w:rsidP="00BB7B7B">
            <w:pPr>
              <w:jc w:val="right"/>
            </w:pPr>
            <w:r>
              <w:t>2</w:t>
            </w:r>
            <w:r w:rsidR="00E44FF8">
              <w:t>179</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3CF83849" w:rsidR="00BB7B7B" w:rsidRDefault="00BB7B7B" w:rsidP="00BB7B7B">
            <w:pPr>
              <w:jc w:val="right"/>
            </w:pPr>
            <w:r>
              <w:t>14</w:t>
            </w:r>
            <w:r w:rsidR="00C81A14">
              <w:t>19</w:t>
            </w:r>
          </w:p>
        </w:tc>
        <w:tc>
          <w:tcPr>
            <w:tcW w:w="0" w:type="auto"/>
          </w:tcPr>
          <w:p w14:paraId="625809C8" w14:textId="19941EC4" w:rsidR="00BB7B7B" w:rsidRDefault="00BB7B7B" w:rsidP="00BB7B7B">
            <w:pPr>
              <w:jc w:val="right"/>
            </w:pPr>
            <w:r>
              <w:t>7</w:t>
            </w:r>
            <w:r w:rsidR="00C81A14">
              <w:t>5.1</w:t>
            </w:r>
            <w:r>
              <w:t>%</w:t>
            </w:r>
          </w:p>
        </w:tc>
        <w:tc>
          <w:tcPr>
            <w:tcW w:w="0" w:type="auto"/>
          </w:tcPr>
          <w:p w14:paraId="667C2295" w14:textId="626CFB4D" w:rsidR="00BB7B7B" w:rsidRDefault="00C6504A" w:rsidP="00BB7B7B">
            <w:pPr>
              <w:jc w:val="right"/>
            </w:pPr>
            <w:r>
              <w:t>148.7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9F1985C" w:rsidR="00BB7B7B" w:rsidRDefault="00BB7B7B" w:rsidP="00BB7B7B">
            <w:pPr>
              <w:jc w:val="right"/>
            </w:pPr>
            <w:r>
              <w:t>6</w:t>
            </w:r>
            <w:r w:rsidR="00C81A14">
              <w:t>69</w:t>
            </w:r>
          </w:p>
        </w:tc>
        <w:tc>
          <w:tcPr>
            <w:tcW w:w="0" w:type="auto"/>
          </w:tcPr>
          <w:p w14:paraId="71EFA7BB" w14:textId="146EBDAB" w:rsidR="00BB7B7B" w:rsidRDefault="00BB7B7B" w:rsidP="00BB7B7B">
            <w:pPr>
              <w:jc w:val="right"/>
            </w:pPr>
            <w:r>
              <w:t>3</w:t>
            </w:r>
            <w:r w:rsidR="00B752C4">
              <w:t>5.</w:t>
            </w:r>
            <w:r w:rsidR="00C81A14">
              <w:t>4</w:t>
            </w:r>
            <w:r>
              <w:t>%</w:t>
            </w:r>
          </w:p>
        </w:tc>
        <w:tc>
          <w:tcPr>
            <w:tcW w:w="0" w:type="auto"/>
          </w:tcPr>
          <w:p w14:paraId="1202B183" w14:textId="77777777" w:rsidR="00BB7B7B" w:rsidRDefault="00BB7B7B" w:rsidP="00BB7B7B">
            <w:pPr>
              <w:jc w:val="right"/>
            </w:pPr>
          </w:p>
        </w:tc>
        <w:tc>
          <w:tcPr>
            <w:tcW w:w="0" w:type="auto"/>
          </w:tcPr>
          <w:p w14:paraId="0C60BCBE" w14:textId="776EFE18" w:rsidR="00BB7B7B" w:rsidRDefault="00BB7B7B" w:rsidP="00BB7B7B">
            <w:pPr>
              <w:jc w:val="right"/>
            </w:pPr>
            <w:r>
              <w:t>4</w:t>
            </w:r>
            <w:r w:rsidR="00C6504A">
              <w:t>7</w:t>
            </w:r>
            <w:r w:rsidR="00B752C4">
              <w:t>.2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816C8AA" w:rsidR="00BB7B7B" w:rsidRDefault="00BB7B7B" w:rsidP="00BB7B7B">
            <w:pPr>
              <w:jc w:val="right"/>
            </w:pPr>
            <w:r>
              <w:t>8</w:t>
            </w:r>
            <w:r w:rsidR="00C81A14">
              <w:t>0</w:t>
            </w:r>
          </w:p>
        </w:tc>
        <w:tc>
          <w:tcPr>
            <w:tcW w:w="0" w:type="auto"/>
          </w:tcPr>
          <w:p w14:paraId="36BBD4E3" w14:textId="1D1D1BF8" w:rsidR="00BB7B7B" w:rsidRDefault="00BB7B7B" w:rsidP="00BB7B7B">
            <w:pPr>
              <w:jc w:val="right"/>
            </w:pPr>
            <w:r>
              <w:t>4.</w:t>
            </w:r>
            <w:r w:rsidR="00C81A14">
              <w:t>2</w:t>
            </w:r>
            <w:r>
              <w:t>%</w:t>
            </w:r>
          </w:p>
        </w:tc>
        <w:tc>
          <w:tcPr>
            <w:tcW w:w="0" w:type="auto"/>
          </w:tcPr>
          <w:p w14:paraId="5EE2CF32" w14:textId="77777777" w:rsidR="00BB7B7B" w:rsidRDefault="00BB7B7B" w:rsidP="00BB7B7B">
            <w:pPr>
              <w:jc w:val="right"/>
            </w:pPr>
          </w:p>
        </w:tc>
        <w:tc>
          <w:tcPr>
            <w:tcW w:w="0" w:type="auto"/>
          </w:tcPr>
          <w:p w14:paraId="3E339CFC" w14:textId="00C6B677" w:rsidR="00BB7B7B" w:rsidRDefault="00BB7B7B" w:rsidP="005D0CE5">
            <w:pPr>
              <w:jc w:val="right"/>
            </w:pPr>
            <w:r>
              <w:t>5.</w:t>
            </w:r>
            <w:r w:rsidR="00C6504A">
              <w:t>7</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62529DA3" w:rsidR="00BB7B7B" w:rsidRDefault="00BB7B7B" w:rsidP="00BB7B7B">
            <w:pPr>
              <w:jc w:val="right"/>
            </w:pPr>
            <w:r>
              <w:t>0.</w:t>
            </w:r>
            <w:r w:rsidR="00C81A14">
              <w:t>4</w:t>
            </w:r>
            <w:r>
              <w:t>%</w:t>
            </w:r>
          </w:p>
        </w:tc>
        <w:tc>
          <w:tcPr>
            <w:tcW w:w="0" w:type="auto"/>
          </w:tcPr>
          <w:p w14:paraId="68B51A79" w14:textId="77777777" w:rsidR="00BB7B7B" w:rsidRDefault="00BB7B7B" w:rsidP="00BB7B7B">
            <w:pPr>
              <w:jc w:val="right"/>
            </w:pPr>
          </w:p>
        </w:tc>
        <w:tc>
          <w:tcPr>
            <w:tcW w:w="0" w:type="auto"/>
          </w:tcPr>
          <w:p w14:paraId="06C5906B" w14:textId="16766F14" w:rsidR="00BB7B7B" w:rsidRDefault="00B752C4" w:rsidP="00BB7B7B">
            <w:pPr>
              <w:jc w:val="right"/>
            </w:pPr>
            <w:r>
              <w:t>0.</w:t>
            </w:r>
            <w:r w:rsidR="00C6504A">
              <w:t>6</w:t>
            </w:r>
            <w:r>
              <w:t>%</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589010AE" w:rsidR="00C81A14" w:rsidRDefault="00BB7B7B" w:rsidP="001D3DBD">
            <w:pPr>
              <w:jc w:val="right"/>
            </w:pPr>
            <w:r>
              <w:t>2</w:t>
            </w:r>
            <w:r w:rsidR="00C81A14">
              <w:t>176</w:t>
            </w:r>
          </w:p>
        </w:tc>
        <w:tc>
          <w:tcPr>
            <w:tcW w:w="0" w:type="auto"/>
          </w:tcPr>
          <w:p w14:paraId="4C74B2B8" w14:textId="29DCC8D1" w:rsidR="00BB7B7B" w:rsidRDefault="00BB7B7B" w:rsidP="00BB7B7B">
            <w:pPr>
              <w:jc w:val="right"/>
            </w:pPr>
            <w:r>
              <w:t>11</w:t>
            </w:r>
            <w:r w:rsidR="00C81A14">
              <w:t>5.1</w:t>
            </w:r>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1610B918" w:rsidR="001655BE" w:rsidRDefault="00C81A14" w:rsidP="00BB7B7B">
            <w:pPr>
              <w:jc w:val="right"/>
            </w:pPr>
            <w:r>
              <w:t>-2</w:t>
            </w:r>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1A9985EB" w:rsidR="001655BE" w:rsidRDefault="001655BE" w:rsidP="00BB7B7B">
            <w:pPr>
              <w:jc w:val="right"/>
            </w:pPr>
            <w:r>
              <w:t>0.</w:t>
            </w:r>
            <w:r w:rsidR="00C6504A">
              <w:t>1</w:t>
            </w:r>
            <w:r>
              <w:t>%</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77777777" w:rsidR="001655BE" w:rsidRDefault="001655BE" w:rsidP="001655BE"/>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769A4849" w14:textId="4DCA3565" w:rsidR="006E1147" w:rsidRDefault="006E1147" w:rsidP="006E1147">
      <w:r>
        <w:t>The energy budget fails to close by -</w:t>
      </w:r>
      <w:r w:rsidR="00092594">
        <w:t>6.4</w:t>
      </w:r>
      <w:r>
        <w:t>%</w:t>
      </w:r>
      <w:r w:rsidR="00CB3159">
        <w:t xml:space="preserve"> or more</w:t>
      </w:r>
      <w:r>
        <w:t xml:space="preserve">, i.e. </w:t>
      </w:r>
      <w:r w:rsidR="00092594">
        <w:t>6.4</w:t>
      </w:r>
      <w:r>
        <w:t>%</w:t>
      </w:r>
      <w:r w:rsidR="00CB3159">
        <w:t xml:space="preserve"> or more</w:t>
      </w:r>
      <w:r>
        <w:t xml:space="preserve"> of the modeled thermal energy reaching the surface waters of the basin is </w:t>
      </w:r>
      <w:r w:rsidR="00D64198">
        <w:t xml:space="preserve">still </w:t>
      </w:r>
      <w:r>
        <w:t>unaccounted for in modeled thermal energy leaving those waters</w:t>
      </w:r>
      <w:r w:rsidR="00D64198">
        <w:t xml:space="preserve"> and </w:t>
      </w:r>
      <w:r w:rsidR="00613067">
        <w:t xml:space="preserve">in </w:t>
      </w:r>
      <w:r w:rsidR="00D64198">
        <w:t>the basin discharge</w:t>
      </w:r>
      <w:r>
        <w:t>.</w:t>
      </w:r>
    </w:p>
    <w:p w14:paraId="1A02C05C" w14:textId="77777777" w:rsidR="006E1147" w:rsidRDefault="006E1147" w:rsidP="006D0662"/>
    <w:p w14:paraId="2F494B0A" w14:textId="0E5EF63F" w:rsidR="006D0662" w:rsidRDefault="006D0662" w:rsidP="006D0662">
      <w:r>
        <w:t xml:space="preserve">As of </w:t>
      </w:r>
      <w:r w:rsidR="002B0B5B">
        <w:t>7/1</w:t>
      </w:r>
      <w:r>
        <w:t xml:space="preserve">/21 CW3M ver. </w:t>
      </w:r>
      <w:r w:rsidR="002B0B5B">
        <w:t>409</w:t>
      </w:r>
      <w:r>
        <w:t>,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188"/>
        <w:gridCol w:w="1798"/>
        <w:gridCol w:w="1710"/>
        <w:gridCol w:w="2880"/>
      </w:tblGrid>
      <w:tr w:rsidR="006D0662" w14:paraId="77CDB150" w14:textId="77777777" w:rsidTr="006410E2">
        <w:tc>
          <w:tcPr>
            <w:tcW w:w="0" w:type="auto"/>
          </w:tcPr>
          <w:p w14:paraId="29D0976D" w14:textId="77777777" w:rsidR="006D0662" w:rsidRPr="00036F50" w:rsidRDefault="006D0662" w:rsidP="00E3419D">
            <w:pPr>
              <w:jc w:val="center"/>
              <w:rPr>
                <w:b/>
                <w:bCs/>
              </w:rPr>
            </w:pPr>
            <w:r w:rsidRPr="00036F50">
              <w:rPr>
                <w:b/>
                <w:bCs/>
              </w:rPr>
              <w:t>Inputs</w:t>
            </w:r>
          </w:p>
        </w:tc>
        <w:tc>
          <w:tcPr>
            <w:tcW w:w="1798" w:type="dxa"/>
          </w:tcPr>
          <w:p w14:paraId="424DED71" w14:textId="77777777" w:rsidR="006D0662" w:rsidRPr="00787EC2" w:rsidRDefault="006D0662" w:rsidP="00E3419D">
            <w:r>
              <w:t>volume, m</w:t>
            </w:r>
            <w:r>
              <w:rPr>
                <w:vertAlign w:val="superscript"/>
              </w:rPr>
              <w:t>3</w:t>
            </w:r>
            <w:r>
              <w:t xml:space="preserve"> </w:t>
            </w:r>
          </w:p>
        </w:tc>
        <w:tc>
          <w:tcPr>
            <w:tcW w:w="1710" w:type="dxa"/>
          </w:tcPr>
          <w:p w14:paraId="429ACE69" w14:textId="77777777" w:rsidR="006D0662" w:rsidRDefault="006D0662" w:rsidP="00E3419D">
            <w:r>
              <w:rPr>
                <w:rFonts w:cstheme="minorHAnsi"/>
              </w:rPr>
              <w:t>average temperature, °</w:t>
            </w:r>
            <w:r>
              <w:t>C</w:t>
            </w:r>
          </w:p>
        </w:tc>
        <w:tc>
          <w:tcPr>
            <w:tcW w:w="2880" w:type="dxa"/>
          </w:tcPr>
          <w:p w14:paraId="47ED5B20" w14:textId="77777777" w:rsidR="006D0662" w:rsidRDefault="006D0662" w:rsidP="00E3419D">
            <w:r>
              <w:t>thermal energy, MJ</w:t>
            </w:r>
          </w:p>
        </w:tc>
      </w:tr>
      <w:tr w:rsidR="006D0662" w14:paraId="566E711A" w14:textId="77777777" w:rsidTr="006410E2">
        <w:tc>
          <w:tcPr>
            <w:tcW w:w="0" w:type="auto"/>
          </w:tcPr>
          <w:p w14:paraId="29185056" w14:textId="77777777" w:rsidR="006D0662" w:rsidRDefault="006D0662" w:rsidP="00E3419D">
            <w:r>
              <w:t>runoff from land surface</w:t>
            </w:r>
          </w:p>
        </w:tc>
        <w:tc>
          <w:tcPr>
            <w:tcW w:w="1798" w:type="dxa"/>
          </w:tcPr>
          <w:p w14:paraId="24CEB9E7" w14:textId="6C198E59" w:rsidR="006D0662" w:rsidRDefault="00776E49" w:rsidP="007C279E">
            <w:pPr>
              <w:jc w:val="right"/>
            </w:pPr>
            <w:r>
              <w:t>3.799</w:t>
            </w:r>
            <w:r w:rsidR="007C279E">
              <w:t>e9</w:t>
            </w:r>
            <w:r w:rsidR="006D0662">
              <w:t xml:space="preserve"> </w:t>
            </w:r>
          </w:p>
        </w:tc>
        <w:tc>
          <w:tcPr>
            <w:tcW w:w="1710" w:type="dxa"/>
          </w:tcPr>
          <w:p w14:paraId="29BE9169" w14:textId="2B76E6C4" w:rsidR="006D0662" w:rsidRDefault="007C555B" w:rsidP="00E3419D">
            <w:pPr>
              <w:jc w:val="right"/>
            </w:pPr>
            <w:r>
              <w:t>9.0</w:t>
            </w:r>
          </w:p>
        </w:tc>
        <w:tc>
          <w:tcPr>
            <w:tcW w:w="2880" w:type="dxa"/>
          </w:tcPr>
          <w:p w14:paraId="0EDD2F5B" w14:textId="0B7FBF8E" w:rsidR="006D0662" w:rsidRDefault="002B0B5B" w:rsidP="00E3419D">
            <w:pPr>
              <w:jc w:val="right"/>
            </w:pPr>
            <w:r>
              <w:t>143.1e9</w:t>
            </w:r>
          </w:p>
        </w:tc>
      </w:tr>
      <w:tr w:rsidR="006D0662" w14:paraId="0B8AAA64" w14:textId="77777777" w:rsidTr="006410E2">
        <w:tc>
          <w:tcPr>
            <w:tcW w:w="0" w:type="auto"/>
          </w:tcPr>
          <w:p w14:paraId="65F5D161" w14:textId="77777777" w:rsidR="006D0662" w:rsidRDefault="006D0662" w:rsidP="00E3419D">
            <w:r>
              <w:t>springs</w:t>
            </w:r>
          </w:p>
        </w:tc>
        <w:tc>
          <w:tcPr>
            <w:tcW w:w="1798" w:type="dxa"/>
          </w:tcPr>
          <w:p w14:paraId="226E5566" w14:textId="3EE44F9A" w:rsidR="006D0662" w:rsidRDefault="006D0662" w:rsidP="007C279E">
            <w:pPr>
              <w:jc w:val="right"/>
            </w:pPr>
            <w:r>
              <w:t>0.</w:t>
            </w:r>
            <w:r w:rsidR="007C279E">
              <w:t>89</w:t>
            </w:r>
            <w:r w:rsidR="00406E2E">
              <w:t>3</w:t>
            </w:r>
            <w:r>
              <w:t>e9</w:t>
            </w:r>
          </w:p>
        </w:tc>
        <w:tc>
          <w:tcPr>
            <w:tcW w:w="1710" w:type="dxa"/>
          </w:tcPr>
          <w:p w14:paraId="7DCEF7C0" w14:textId="77777777" w:rsidR="006D0662" w:rsidRDefault="006D0662" w:rsidP="00E3419D">
            <w:pPr>
              <w:jc w:val="right"/>
            </w:pPr>
            <w:r>
              <w:t>4.9</w:t>
            </w:r>
          </w:p>
        </w:tc>
        <w:tc>
          <w:tcPr>
            <w:tcW w:w="2880" w:type="dxa"/>
          </w:tcPr>
          <w:p w14:paraId="08038ED1" w14:textId="57CE9671" w:rsidR="002B0B5B" w:rsidRDefault="002B0B5B" w:rsidP="007C279E">
            <w:pPr>
              <w:jc w:val="right"/>
            </w:pPr>
            <w:r>
              <w:t>18.3e9</w:t>
            </w:r>
          </w:p>
        </w:tc>
      </w:tr>
      <w:tr w:rsidR="006D0662" w14:paraId="2DB3BCA6" w14:textId="77777777" w:rsidTr="006410E2">
        <w:tc>
          <w:tcPr>
            <w:tcW w:w="0" w:type="auto"/>
          </w:tcPr>
          <w:p w14:paraId="61B77639" w14:textId="77777777" w:rsidR="006D0662" w:rsidRDefault="006D0662" w:rsidP="00E3419D">
            <w:r>
              <w:t>insolation of reaches</w:t>
            </w:r>
          </w:p>
        </w:tc>
        <w:tc>
          <w:tcPr>
            <w:tcW w:w="1798" w:type="dxa"/>
          </w:tcPr>
          <w:p w14:paraId="563F55E0" w14:textId="77777777" w:rsidR="006D0662" w:rsidRDefault="006D0662" w:rsidP="00E3419D">
            <w:pPr>
              <w:jc w:val="right"/>
            </w:pPr>
          </w:p>
        </w:tc>
        <w:tc>
          <w:tcPr>
            <w:tcW w:w="1710" w:type="dxa"/>
          </w:tcPr>
          <w:p w14:paraId="56CE652A" w14:textId="77777777" w:rsidR="006D0662" w:rsidRDefault="006D0662" w:rsidP="00E3419D">
            <w:pPr>
              <w:jc w:val="right"/>
            </w:pPr>
          </w:p>
        </w:tc>
        <w:tc>
          <w:tcPr>
            <w:tcW w:w="2880" w:type="dxa"/>
          </w:tcPr>
          <w:p w14:paraId="470BE096" w14:textId="2B6E628A" w:rsidR="006D0662" w:rsidRDefault="002B0B5B" w:rsidP="00E3419D">
            <w:pPr>
              <w:jc w:val="right"/>
            </w:pPr>
            <w:r>
              <w:t>56.2</w:t>
            </w:r>
            <w:r w:rsidR="006D0662">
              <w:t>e9</w:t>
            </w:r>
          </w:p>
        </w:tc>
      </w:tr>
      <w:tr w:rsidR="006D0662" w14:paraId="30455650" w14:textId="77777777" w:rsidTr="006410E2">
        <w:tc>
          <w:tcPr>
            <w:tcW w:w="0" w:type="auto"/>
          </w:tcPr>
          <w:p w14:paraId="63590432" w14:textId="77777777" w:rsidR="006D0662" w:rsidRDefault="006D0662" w:rsidP="00E3419D">
            <w:r>
              <w:t>insolation of reservoirs</w:t>
            </w:r>
          </w:p>
        </w:tc>
        <w:tc>
          <w:tcPr>
            <w:tcW w:w="1798" w:type="dxa"/>
          </w:tcPr>
          <w:p w14:paraId="6902CE79" w14:textId="77777777" w:rsidR="006D0662" w:rsidRDefault="006D0662" w:rsidP="00E3419D">
            <w:pPr>
              <w:jc w:val="right"/>
            </w:pPr>
          </w:p>
        </w:tc>
        <w:tc>
          <w:tcPr>
            <w:tcW w:w="1710" w:type="dxa"/>
          </w:tcPr>
          <w:p w14:paraId="2BB7EFC5" w14:textId="77777777" w:rsidR="006D0662" w:rsidRDefault="006D0662" w:rsidP="00E3419D">
            <w:pPr>
              <w:jc w:val="right"/>
            </w:pPr>
          </w:p>
        </w:tc>
        <w:tc>
          <w:tcPr>
            <w:tcW w:w="2880" w:type="dxa"/>
          </w:tcPr>
          <w:p w14:paraId="4A761D0D" w14:textId="44C71AC7" w:rsidR="006D0662" w:rsidRDefault="002B0B5B" w:rsidP="00E3419D">
            <w:pPr>
              <w:jc w:val="right"/>
            </w:pPr>
            <w:r>
              <w:t>32.1</w:t>
            </w:r>
            <w:r w:rsidR="006D0662">
              <w:t>e9</w:t>
            </w:r>
          </w:p>
        </w:tc>
      </w:tr>
      <w:tr w:rsidR="006D0662" w14:paraId="7286F245" w14:textId="77777777" w:rsidTr="006410E2">
        <w:tc>
          <w:tcPr>
            <w:tcW w:w="0" w:type="auto"/>
          </w:tcPr>
          <w:p w14:paraId="6F0D05B0" w14:textId="77777777" w:rsidR="006D0662" w:rsidRDefault="006D0662" w:rsidP="00E3419D">
            <w:r>
              <w:t>added by model</w:t>
            </w:r>
          </w:p>
        </w:tc>
        <w:tc>
          <w:tcPr>
            <w:tcW w:w="1798" w:type="dxa"/>
          </w:tcPr>
          <w:p w14:paraId="61A02DD7" w14:textId="255B2B8C" w:rsidR="0025770B" w:rsidRDefault="00406E2E" w:rsidP="007C279E">
            <w:pPr>
              <w:jc w:val="right"/>
            </w:pPr>
            <w:r>
              <w:t>0.023e</w:t>
            </w:r>
            <w:r w:rsidR="0025770B">
              <w:t>9</w:t>
            </w:r>
          </w:p>
        </w:tc>
        <w:tc>
          <w:tcPr>
            <w:tcW w:w="1710" w:type="dxa"/>
          </w:tcPr>
          <w:p w14:paraId="590B8984" w14:textId="77777777" w:rsidR="006D0662" w:rsidRDefault="006D0662" w:rsidP="00E3419D">
            <w:pPr>
              <w:jc w:val="right"/>
            </w:pPr>
          </w:p>
        </w:tc>
        <w:tc>
          <w:tcPr>
            <w:tcW w:w="2880" w:type="dxa"/>
          </w:tcPr>
          <w:p w14:paraId="2AA762D3" w14:textId="35A258E0" w:rsidR="006D0662" w:rsidRDefault="002B0B5B" w:rsidP="00E3419D">
            <w:pPr>
              <w:jc w:val="right"/>
            </w:pPr>
            <w:r>
              <w:t>negligible</w:t>
            </w:r>
          </w:p>
        </w:tc>
      </w:tr>
      <w:tr w:rsidR="005D40B9" w14:paraId="2619B095" w14:textId="77777777" w:rsidTr="006410E2">
        <w:tc>
          <w:tcPr>
            <w:tcW w:w="0" w:type="auto"/>
          </w:tcPr>
          <w:p w14:paraId="1A0853E5" w14:textId="79BCC972" w:rsidR="005D40B9" w:rsidRDefault="006F0906" w:rsidP="00C63B9F">
            <w:pPr>
              <w:jc w:val="right"/>
            </w:pPr>
            <w:r>
              <w:t>total in</w:t>
            </w:r>
          </w:p>
        </w:tc>
        <w:tc>
          <w:tcPr>
            <w:tcW w:w="1798" w:type="dxa"/>
          </w:tcPr>
          <w:p w14:paraId="4C873E53" w14:textId="30385A00" w:rsidR="005D40B9" w:rsidRDefault="00406E2E" w:rsidP="00E3419D">
            <w:pPr>
              <w:jc w:val="right"/>
            </w:pPr>
            <w:r>
              <w:t>4.715e9</w:t>
            </w:r>
          </w:p>
        </w:tc>
        <w:tc>
          <w:tcPr>
            <w:tcW w:w="1710" w:type="dxa"/>
          </w:tcPr>
          <w:p w14:paraId="7B6ED096" w14:textId="77777777" w:rsidR="005D40B9" w:rsidRDefault="005D40B9" w:rsidP="00E3419D">
            <w:pPr>
              <w:jc w:val="right"/>
            </w:pPr>
          </w:p>
        </w:tc>
        <w:tc>
          <w:tcPr>
            <w:tcW w:w="2880" w:type="dxa"/>
          </w:tcPr>
          <w:p w14:paraId="654513E9" w14:textId="7CE1768E" w:rsidR="005D40B9" w:rsidRDefault="006F0906" w:rsidP="00E3419D">
            <w:pPr>
              <w:jc w:val="right"/>
            </w:pPr>
            <w:r>
              <w:t>2</w:t>
            </w:r>
            <w:r w:rsidR="002B0B5B">
              <w:t>49.7</w:t>
            </w:r>
            <w:r>
              <w:t>e9</w:t>
            </w:r>
          </w:p>
        </w:tc>
      </w:tr>
      <w:tr w:rsidR="006D0662" w14:paraId="13CA3628" w14:textId="77777777" w:rsidTr="006410E2">
        <w:tc>
          <w:tcPr>
            <w:tcW w:w="0" w:type="auto"/>
          </w:tcPr>
          <w:p w14:paraId="6417EC6E" w14:textId="77777777" w:rsidR="006D0662" w:rsidRDefault="006D0662" w:rsidP="00E3419D">
            <w:pPr>
              <w:jc w:val="right"/>
            </w:pPr>
          </w:p>
        </w:tc>
        <w:tc>
          <w:tcPr>
            <w:tcW w:w="1798" w:type="dxa"/>
          </w:tcPr>
          <w:p w14:paraId="04D61B3F" w14:textId="77777777" w:rsidR="006D0662" w:rsidRDefault="006D0662" w:rsidP="00E3419D">
            <w:pPr>
              <w:jc w:val="right"/>
            </w:pPr>
          </w:p>
        </w:tc>
        <w:tc>
          <w:tcPr>
            <w:tcW w:w="1710" w:type="dxa"/>
          </w:tcPr>
          <w:p w14:paraId="24DFE6DA" w14:textId="77777777" w:rsidR="006D0662" w:rsidRDefault="006D0662" w:rsidP="00E3419D">
            <w:pPr>
              <w:jc w:val="right"/>
            </w:pPr>
          </w:p>
        </w:tc>
        <w:tc>
          <w:tcPr>
            <w:tcW w:w="2880" w:type="dxa"/>
          </w:tcPr>
          <w:p w14:paraId="3CA7FE0E" w14:textId="77777777" w:rsidR="006D0662" w:rsidRDefault="006D0662" w:rsidP="00E3419D">
            <w:pPr>
              <w:jc w:val="right"/>
            </w:pPr>
          </w:p>
        </w:tc>
      </w:tr>
      <w:tr w:rsidR="006D0662" w14:paraId="18AF08E1" w14:textId="77777777" w:rsidTr="006410E2">
        <w:tc>
          <w:tcPr>
            <w:tcW w:w="0" w:type="auto"/>
          </w:tcPr>
          <w:p w14:paraId="4F8C528E" w14:textId="77777777" w:rsidR="006D0662" w:rsidRPr="00036F50" w:rsidRDefault="006D0662" w:rsidP="00E3419D">
            <w:pPr>
              <w:jc w:val="center"/>
              <w:rPr>
                <w:b/>
                <w:bCs/>
              </w:rPr>
            </w:pPr>
            <w:r w:rsidRPr="00036F50">
              <w:rPr>
                <w:b/>
                <w:bCs/>
              </w:rPr>
              <w:t>Outputs</w:t>
            </w:r>
          </w:p>
        </w:tc>
        <w:tc>
          <w:tcPr>
            <w:tcW w:w="1798" w:type="dxa"/>
          </w:tcPr>
          <w:p w14:paraId="5547EA00" w14:textId="77777777" w:rsidR="006D0662" w:rsidRDefault="006D0662" w:rsidP="00E3419D">
            <w:pPr>
              <w:jc w:val="right"/>
            </w:pPr>
            <w:r>
              <w:t>volume, m</w:t>
            </w:r>
            <w:r>
              <w:rPr>
                <w:vertAlign w:val="superscript"/>
              </w:rPr>
              <w:t>3</w:t>
            </w:r>
            <w:r>
              <w:t xml:space="preserve"> </w:t>
            </w:r>
          </w:p>
        </w:tc>
        <w:tc>
          <w:tcPr>
            <w:tcW w:w="1710" w:type="dxa"/>
          </w:tcPr>
          <w:p w14:paraId="42E8E8BA" w14:textId="77777777" w:rsidR="006D0662" w:rsidRDefault="006D0662" w:rsidP="00E3419D">
            <w:pPr>
              <w:jc w:val="right"/>
            </w:pPr>
            <w:r>
              <w:rPr>
                <w:rFonts w:cstheme="minorHAnsi"/>
              </w:rPr>
              <w:t>average temperature, °</w:t>
            </w:r>
            <w:r>
              <w:t>C</w:t>
            </w:r>
          </w:p>
        </w:tc>
        <w:tc>
          <w:tcPr>
            <w:tcW w:w="2880" w:type="dxa"/>
          </w:tcPr>
          <w:p w14:paraId="7C350288" w14:textId="77777777" w:rsidR="006D0662" w:rsidRDefault="006D0662" w:rsidP="00E3419D">
            <w:pPr>
              <w:jc w:val="right"/>
            </w:pPr>
            <w:r>
              <w:t>thermal energy, MJ</w:t>
            </w:r>
          </w:p>
        </w:tc>
      </w:tr>
      <w:tr w:rsidR="00BF3872" w14:paraId="028D750F" w14:textId="77777777" w:rsidTr="006410E2">
        <w:tc>
          <w:tcPr>
            <w:tcW w:w="0" w:type="auto"/>
          </w:tcPr>
          <w:p w14:paraId="0DF461C1" w14:textId="77777777" w:rsidR="00BF3872" w:rsidRDefault="00BF3872" w:rsidP="00BF3872">
            <w:r>
              <w:t>basin discharge</w:t>
            </w:r>
          </w:p>
        </w:tc>
        <w:tc>
          <w:tcPr>
            <w:tcW w:w="1798" w:type="dxa"/>
          </w:tcPr>
          <w:p w14:paraId="7356DD8F" w14:textId="708E2D81" w:rsidR="00BF3872" w:rsidRDefault="00BF3872" w:rsidP="00BF3872">
            <w:pPr>
              <w:jc w:val="right"/>
            </w:pPr>
            <w:r>
              <w:t>4.</w:t>
            </w:r>
            <w:r w:rsidR="0025770B">
              <w:t>69</w:t>
            </w:r>
            <w:r w:rsidR="00406E2E">
              <w:t>3</w:t>
            </w:r>
            <w:r>
              <w:t>e9</w:t>
            </w:r>
          </w:p>
        </w:tc>
        <w:tc>
          <w:tcPr>
            <w:tcW w:w="1710" w:type="dxa"/>
          </w:tcPr>
          <w:p w14:paraId="667EBCD8" w14:textId="19749AE3" w:rsidR="00BF3872" w:rsidRDefault="007C555B" w:rsidP="00BF3872">
            <w:pPr>
              <w:jc w:val="right"/>
            </w:pPr>
            <w:r>
              <w:t>7.8</w:t>
            </w:r>
          </w:p>
        </w:tc>
        <w:tc>
          <w:tcPr>
            <w:tcW w:w="2880" w:type="dxa"/>
          </w:tcPr>
          <w:p w14:paraId="271F9B16" w14:textId="2966B508" w:rsidR="00BF3872" w:rsidRDefault="002B0B5B" w:rsidP="00BF3872">
            <w:pPr>
              <w:jc w:val="right"/>
            </w:pPr>
            <w:r>
              <w:t>153.7e9</w:t>
            </w:r>
          </w:p>
        </w:tc>
      </w:tr>
      <w:tr w:rsidR="00BF3872" w14:paraId="23BD6E2A" w14:textId="77777777" w:rsidTr="006410E2">
        <w:tc>
          <w:tcPr>
            <w:tcW w:w="0" w:type="auto"/>
          </w:tcPr>
          <w:p w14:paraId="07D080AB" w14:textId="1DD5849A" w:rsidR="00BF3872" w:rsidRDefault="00D64198" w:rsidP="00BF3872">
            <w:r>
              <w:t xml:space="preserve">municipal and </w:t>
            </w:r>
            <w:r w:rsidR="00BF3872">
              <w:t>irrigation withdrawals</w:t>
            </w:r>
            <w:r w:rsidR="00092594">
              <w:t xml:space="preserve"> from surface waters</w:t>
            </w:r>
          </w:p>
        </w:tc>
        <w:tc>
          <w:tcPr>
            <w:tcW w:w="1798" w:type="dxa"/>
          </w:tcPr>
          <w:p w14:paraId="64E4C6C9" w14:textId="643BC115" w:rsidR="00BF3872" w:rsidRDefault="00D64198" w:rsidP="00D33947">
            <w:pPr>
              <w:jc w:val="right"/>
            </w:pPr>
            <w:r>
              <w:t>0.0</w:t>
            </w:r>
            <w:r w:rsidR="00092594">
              <w:t>05</w:t>
            </w:r>
            <w:r>
              <w:t>e9</w:t>
            </w:r>
          </w:p>
        </w:tc>
        <w:tc>
          <w:tcPr>
            <w:tcW w:w="1710" w:type="dxa"/>
          </w:tcPr>
          <w:p w14:paraId="37AAF35D" w14:textId="636B1FEA" w:rsidR="00BF3872" w:rsidRDefault="00D64198" w:rsidP="006410E2">
            <w:pPr>
              <w:jc w:val="center"/>
            </w:pPr>
            <w:r>
              <w:t>&lt;= 15</w:t>
            </w:r>
          </w:p>
        </w:tc>
        <w:tc>
          <w:tcPr>
            <w:tcW w:w="2880" w:type="dxa"/>
          </w:tcPr>
          <w:p w14:paraId="0BE8D238" w14:textId="1FB43352" w:rsidR="00BF3872" w:rsidRDefault="00D64198" w:rsidP="00BF3872">
            <w:pPr>
              <w:jc w:val="right"/>
            </w:pPr>
            <w:r>
              <w:t>~&lt;=</w:t>
            </w:r>
            <w:r w:rsidR="00CB3159">
              <w:t xml:space="preserve"> </w:t>
            </w:r>
            <w:r w:rsidR="00092594">
              <w:t>0.3</w:t>
            </w:r>
            <w:r>
              <w:t>e9</w:t>
            </w:r>
          </w:p>
          <w:p w14:paraId="344705FC" w14:textId="25F039DE" w:rsidR="00D64198" w:rsidRDefault="00D64198" w:rsidP="00BF3872">
            <w:pPr>
              <w:jc w:val="right"/>
            </w:pPr>
          </w:p>
        </w:tc>
      </w:tr>
      <w:tr w:rsidR="00BF3872" w14:paraId="61E311F0" w14:textId="77777777" w:rsidTr="006410E2">
        <w:tc>
          <w:tcPr>
            <w:tcW w:w="0" w:type="auto"/>
          </w:tcPr>
          <w:p w14:paraId="3537FE07" w14:textId="77777777" w:rsidR="00BF3872" w:rsidRDefault="00BF3872" w:rsidP="00BF3872">
            <w:r>
              <w:t>longwave radiation from reaches</w:t>
            </w:r>
          </w:p>
        </w:tc>
        <w:tc>
          <w:tcPr>
            <w:tcW w:w="1798" w:type="dxa"/>
          </w:tcPr>
          <w:p w14:paraId="401911EF" w14:textId="77777777" w:rsidR="00BF3872" w:rsidRDefault="00BF3872" w:rsidP="00BF3872">
            <w:pPr>
              <w:jc w:val="right"/>
            </w:pPr>
          </w:p>
        </w:tc>
        <w:tc>
          <w:tcPr>
            <w:tcW w:w="1710" w:type="dxa"/>
          </w:tcPr>
          <w:p w14:paraId="1CD1CAEE" w14:textId="77777777" w:rsidR="00BF3872" w:rsidRDefault="00BF3872" w:rsidP="00BF3872">
            <w:pPr>
              <w:jc w:val="center"/>
            </w:pPr>
          </w:p>
        </w:tc>
        <w:tc>
          <w:tcPr>
            <w:tcW w:w="2880" w:type="dxa"/>
          </w:tcPr>
          <w:p w14:paraId="3762BC6A" w14:textId="5F218610" w:rsidR="00BF3872" w:rsidRDefault="002B0B5B" w:rsidP="00BF3872">
            <w:pPr>
              <w:jc w:val="right"/>
            </w:pPr>
            <w:r>
              <w:t>17.3e9</w:t>
            </w:r>
          </w:p>
        </w:tc>
      </w:tr>
      <w:tr w:rsidR="00BF3872" w14:paraId="2F4B7F6D" w14:textId="77777777" w:rsidTr="006410E2">
        <w:tc>
          <w:tcPr>
            <w:tcW w:w="0" w:type="auto"/>
          </w:tcPr>
          <w:p w14:paraId="5F33FF73" w14:textId="77777777" w:rsidR="00BF3872" w:rsidRDefault="00BF3872" w:rsidP="00BF3872">
            <w:r>
              <w:t>evaporation from reaches</w:t>
            </w:r>
          </w:p>
        </w:tc>
        <w:tc>
          <w:tcPr>
            <w:tcW w:w="1798" w:type="dxa"/>
          </w:tcPr>
          <w:p w14:paraId="68DBC1C1" w14:textId="2420F346" w:rsidR="00BF3872" w:rsidRDefault="00BF3872" w:rsidP="00BF3872">
            <w:pPr>
              <w:jc w:val="right"/>
            </w:pPr>
            <w:r>
              <w:t>0.</w:t>
            </w:r>
            <w:r w:rsidR="00406E2E">
              <w:t>013</w:t>
            </w:r>
            <w:r>
              <w:t xml:space="preserve">e9 </w:t>
            </w:r>
          </w:p>
        </w:tc>
        <w:tc>
          <w:tcPr>
            <w:tcW w:w="1710" w:type="dxa"/>
          </w:tcPr>
          <w:p w14:paraId="51A5074B" w14:textId="77777777" w:rsidR="00BF3872" w:rsidRDefault="00BF3872" w:rsidP="00BF3872">
            <w:pPr>
              <w:jc w:val="right"/>
            </w:pPr>
          </w:p>
        </w:tc>
        <w:tc>
          <w:tcPr>
            <w:tcW w:w="2880" w:type="dxa"/>
          </w:tcPr>
          <w:p w14:paraId="43159D97" w14:textId="1F2187A5" w:rsidR="00BF3872" w:rsidRDefault="002B0B5B" w:rsidP="00BF3872">
            <w:pPr>
              <w:jc w:val="right"/>
            </w:pPr>
            <w:r>
              <w:t>33.4e9</w:t>
            </w:r>
          </w:p>
        </w:tc>
      </w:tr>
      <w:tr w:rsidR="00BF3872" w14:paraId="3132B321" w14:textId="77777777" w:rsidTr="006410E2">
        <w:tc>
          <w:tcPr>
            <w:tcW w:w="0" w:type="auto"/>
          </w:tcPr>
          <w:p w14:paraId="7E643CB4" w14:textId="77777777" w:rsidR="00BF3872" w:rsidRDefault="00BF3872" w:rsidP="00BF3872">
            <w:r>
              <w:t>longwave radiation from reservoirs</w:t>
            </w:r>
          </w:p>
        </w:tc>
        <w:tc>
          <w:tcPr>
            <w:tcW w:w="1798" w:type="dxa"/>
          </w:tcPr>
          <w:p w14:paraId="6679C9DD" w14:textId="77777777" w:rsidR="00BF3872" w:rsidRDefault="00BF3872" w:rsidP="00BF3872">
            <w:pPr>
              <w:jc w:val="right"/>
            </w:pPr>
          </w:p>
        </w:tc>
        <w:tc>
          <w:tcPr>
            <w:tcW w:w="1710" w:type="dxa"/>
          </w:tcPr>
          <w:p w14:paraId="69420284" w14:textId="77777777" w:rsidR="00BF3872" w:rsidRDefault="00BF3872" w:rsidP="00BF3872">
            <w:pPr>
              <w:jc w:val="right"/>
            </w:pPr>
          </w:p>
        </w:tc>
        <w:tc>
          <w:tcPr>
            <w:tcW w:w="2880" w:type="dxa"/>
          </w:tcPr>
          <w:p w14:paraId="24677CFD" w14:textId="645D75CB" w:rsidR="00BF3872" w:rsidRDefault="002B0B5B" w:rsidP="00BF3872">
            <w:pPr>
              <w:jc w:val="right"/>
            </w:pPr>
            <w:r>
              <w:t>8.7e9</w:t>
            </w:r>
          </w:p>
        </w:tc>
      </w:tr>
      <w:tr w:rsidR="00BF3872" w14:paraId="2798AFAF" w14:textId="77777777" w:rsidTr="006410E2">
        <w:tc>
          <w:tcPr>
            <w:tcW w:w="0" w:type="auto"/>
          </w:tcPr>
          <w:p w14:paraId="010EBBD4" w14:textId="77777777" w:rsidR="00BF3872" w:rsidRDefault="00BF3872" w:rsidP="00BF3872">
            <w:r>
              <w:t>evaporation from reservoirs</w:t>
            </w:r>
          </w:p>
        </w:tc>
        <w:tc>
          <w:tcPr>
            <w:tcW w:w="1798" w:type="dxa"/>
          </w:tcPr>
          <w:p w14:paraId="2D486864" w14:textId="77777777" w:rsidR="00BF3872" w:rsidRDefault="00BF3872" w:rsidP="00BF3872">
            <w:pPr>
              <w:jc w:val="right"/>
            </w:pPr>
            <w:r>
              <w:t>0.008e9</w:t>
            </w:r>
          </w:p>
        </w:tc>
        <w:tc>
          <w:tcPr>
            <w:tcW w:w="1710" w:type="dxa"/>
          </w:tcPr>
          <w:p w14:paraId="4DD99CE5" w14:textId="77777777" w:rsidR="00BF3872" w:rsidRDefault="00BF3872" w:rsidP="00BF3872">
            <w:pPr>
              <w:jc w:val="right"/>
            </w:pPr>
          </w:p>
        </w:tc>
        <w:tc>
          <w:tcPr>
            <w:tcW w:w="2880" w:type="dxa"/>
          </w:tcPr>
          <w:p w14:paraId="3064D6FF" w14:textId="707CD711" w:rsidR="00BF3872" w:rsidRDefault="002B0B5B" w:rsidP="00BF3872">
            <w:pPr>
              <w:jc w:val="right"/>
            </w:pPr>
            <w:r>
              <w:t>20.3e9</w:t>
            </w:r>
          </w:p>
        </w:tc>
      </w:tr>
      <w:tr w:rsidR="005D40B9" w14:paraId="7633DA37" w14:textId="77777777" w:rsidTr="006410E2">
        <w:tc>
          <w:tcPr>
            <w:tcW w:w="0" w:type="auto"/>
          </w:tcPr>
          <w:p w14:paraId="2447ADA6" w14:textId="29F810DC" w:rsidR="005D40B9" w:rsidRDefault="006F0906" w:rsidP="00C63B9F">
            <w:pPr>
              <w:jc w:val="right"/>
            </w:pPr>
            <w:r>
              <w:t>total out</w:t>
            </w:r>
          </w:p>
        </w:tc>
        <w:tc>
          <w:tcPr>
            <w:tcW w:w="1798" w:type="dxa"/>
          </w:tcPr>
          <w:p w14:paraId="6CDD7E16" w14:textId="00539DB7" w:rsidR="005D40B9" w:rsidRDefault="005D40B9" w:rsidP="00BF3872">
            <w:pPr>
              <w:jc w:val="right"/>
            </w:pPr>
            <w:r>
              <w:t>4.</w:t>
            </w:r>
            <w:r w:rsidR="00406E2E">
              <w:t>713</w:t>
            </w:r>
            <w:r>
              <w:t>e9</w:t>
            </w:r>
          </w:p>
        </w:tc>
        <w:tc>
          <w:tcPr>
            <w:tcW w:w="1710" w:type="dxa"/>
          </w:tcPr>
          <w:p w14:paraId="083B0875" w14:textId="77777777" w:rsidR="005D40B9" w:rsidRDefault="005D40B9" w:rsidP="00BF3872">
            <w:pPr>
              <w:jc w:val="right"/>
            </w:pPr>
          </w:p>
        </w:tc>
        <w:tc>
          <w:tcPr>
            <w:tcW w:w="2880" w:type="dxa"/>
          </w:tcPr>
          <w:p w14:paraId="5BC02AB9" w14:textId="22D636BF" w:rsidR="0025770B" w:rsidRDefault="00CB3159" w:rsidP="007C279E">
            <w:pPr>
              <w:jc w:val="right"/>
            </w:pPr>
            <w:r>
              <w:t xml:space="preserve">&lt; </w:t>
            </w:r>
            <w:r w:rsidR="0025770B">
              <w:t>23</w:t>
            </w:r>
            <w:r w:rsidR="00092594">
              <w:t>3</w:t>
            </w:r>
            <w:r>
              <w:t>.</w:t>
            </w:r>
            <w:r w:rsidR="00092594">
              <w:t>7</w:t>
            </w:r>
            <w:r w:rsidR="0025770B">
              <w:t>e9</w:t>
            </w:r>
          </w:p>
        </w:tc>
      </w:tr>
      <w:tr w:rsidR="006F0906" w14:paraId="7947F1AD" w14:textId="77777777" w:rsidTr="006410E2">
        <w:tc>
          <w:tcPr>
            <w:tcW w:w="0" w:type="auto"/>
          </w:tcPr>
          <w:p w14:paraId="1F401A3A" w14:textId="4783BFC3" w:rsidR="006F0906" w:rsidRDefault="006F0906" w:rsidP="00BF3872">
            <w:pPr>
              <w:jc w:val="right"/>
            </w:pPr>
            <w:r>
              <w:t>discrepancy</w:t>
            </w:r>
          </w:p>
        </w:tc>
        <w:tc>
          <w:tcPr>
            <w:tcW w:w="1798" w:type="dxa"/>
          </w:tcPr>
          <w:p w14:paraId="793AF02B" w14:textId="0EFEF8E2" w:rsidR="006F0906" w:rsidRDefault="00406E2E" w:rsidP="00BF3872">
            <w:pPr>
              <w:jc w:val="right"/>
            </w:pPr>
            <w:r>
              <w:t>-0.002</w:t>
            </w:r>
            <w:r w:rsidR="006F0906">
              <w:t>e9</w:t>
            </w:r>
          </w:p>
        </w:tc>
        <w:tc>
          <w:tcPr>
            <w:tcW w:w="1710" w:type="dxa"/>
          </w:tcPr>
          <w:p w14:paraId="651C9E4D" w14:textId="77777777" w:rsidR="006F0906" w:rsidRDefault="006F0906" w:rsidP="00BF3872">
            <w:pPr>
              <w:jc w:val="right"/>
            </w:pPr>
          </w:p>
        </w:tc>
        <w:tc>
          <w:tcPr>
            <w:tcW w:w="2880" w:type="dxa"/>
          </w:tcPr>
          <w:p w14:paraId="15F1D368" w14:textId="669EC081" w:rsidR="006F0906" w:rsidRDefault="00CB3159" w:rsidP="00BF3872">
            <w:pPr>
              <w:jc w:val="right"/>
            </w:pPr>
            <w:r>
              <w:t>~</w:t>
            </w:r>
            <w:r w:rsidR="0025770B">
              <w:t>-1</w:t>
            </w:r>
            <w:r>
              <w:t>3.7</w:t>
            </w:r>
            <w:r w:rsidR="006F0906">
              <w:t>e9</w:t>
            </w:r>
          </w:p>
        </w:tc>
      </w:tr>
      <w:tr w:rsidR="005D40B9" w14:paraId="6140B5CA" w14:textId="77777777" w:rsidTr="006410E2">
        <w:tc>
          <w:tcPr>
            <w:tcW w:w="0" w:type="auto"/>
          </w:tcPr>
          <w:p w14:paraId="17DE0B7C" w14:textId="154DD718" w:rsidR="005D40B9" w:rsidRDefault="005D40B9" w:rsidP="00BF3872">
            <w:pPr>
              <w:jc w:val="right"/>
            </w:pPr>
            <w:r>
              <w:t>discrepancy</w:t>
            </w:r>
            <w:r w:rsidR="006F0906">
              <w:t>, %</w:t>
            </w:r>
          </w:p>
        </w:tc>
        <w:tc>
          <w:tcPr>
            <w:tcW w:w="1798" w:type="dxa"/>
          </w:tcPr>
          <w:p w14:paraId="3C6B5503" w14:textId="734BFCDC" w:rsidR="005D40B9" w:rsidRDefault="00406E2E" w:rsidP="00BF3872">
            <w:pPr>
              <w:jc w:val="right"/>
            </w:pPr>
            <w:r>
              <w:t>-0.04</w:t>
            </w:r>
            <w:r w:rsidR="006F0906">
              <w:t>%</w:t>
            </w:r>
          </w:p>
        </w:tc>
        <w:tc>
          <w:tcPr>
            <w:tcW w:w="1710" w:type="dxa"/>
          </w:tcPr>
          <w:p w14:paraId="7CA91A12" w14:textId="77777777" w:rsidR="005D40B9" w:rsidRDefault="005D40B9" w:rsidP="00BF3872">
            <w:pPr>
              <w:jc w:val="right"/>
            </w:pPr>
          </w:p>
        </w:tc>
        <w:tc>
          <w:tcPr>
            <w:tcW w:w="2880" w:type="dxa"/>
          </w:tcPr>
          <w:p w14:paraId="2762CE4F" w14:textId="4530889F" w:rsidR="005D40B9" w:rsidRDefault="00CB3159" w:rsidP="00BF3872">
            <w:pPr>
              <w:jc w:val="right"/>
            </w:pPr>
            <w:r>
              <w:t>~</w:t>
            </w:r>
            <w:r w:rsidR="0025770B">
              <w:t>-</w:t>
            </w:r>
            <w:r w:rsidR="00092594">
              <w:t>6.4</w:t>
            </w:r>
            <w:r w:rsidR="0025770B">
              <w:t>%</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847" w:name="_Toc99005087"/>
      <w:r>
        <w:t>CW3M v. Shade-a-lator</w:t>
      </w:r>
      <w:bookmarkEnd w:id="847"/>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w:t>
      </w:r>
      <w:r w:rsidRPr="00C63B9F">
        <w:rPr>
          <w:rFonts w:ascii="Times New Roman" w:hAnsi="Times New Roman" w:cs="Times New Roman"/>
          <w:color w:val="1F4E79"/>
          <w:sz w:val="20"/>
          <w:szCs w:val="20"/>
        </w:rPr>
        <w:lastRenderedPageBreak/>
        <w:t>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for the topographic elevations have not been populated with actual data.  Doing so requires ArcGIS work which is outside the scope of Oregon Freshwater’s part of the project.  For code development purposes, </w:t>
      </w:r>
      <w:r w:rsidR="00911AF6">
        <w:lastRenderedPageBreak/>
        <w:t>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848" w:name="_Toc99005088"/>
      <w:r>
        <w:t>Comparison of CW3M results to Shade-a-lator results</w:t>
      </w:r>
      <w:bookmarkEnd w:id="848"/>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lastRenderedPageBreak/>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5901F1BE" w:rsidR="005C537E" w:rsidRDefault="005C537E" w:rsidP="005C537E">
      <w:pPr>
        <w:pStyle w:val="Caption"/>
      </w:pPr>
      <w:bookmarkStart w:id="849" w:name="_Ref48286765"/>
      <w:bookmarkStart w:id="850" w:name="_Toc87080455"/>
      <w:r>
        <w:t xml:space="preserve">Figure </w:t>
      </w:r>
      <w:r w:rsidR="000A2549">
        <w:fldChar w:fldCharType="begin"/>
      </w:r>
      <w:r w:rsidR="000A2549">
        <w:instrText xml:space="preserve"> SEQ Figure \* ARABIC </w:instrText>
      </w:r>
      <w:r w:rsidR="000A2549">
        <w:fldChar w:fldCharType="separate"/>
      </w:r>
      <w:r w:rsidR="006F4A15">
        <w:rPr>
          <w:noProof/>
        </w:rPr>
        <w:t>9</w:t>
      </w:r>
      <w:r w:rsidR="000A2549">
        <w:rPr>
          <w:noProof/>
        </w:rPr>
        <w:fldChar w:fldCharType="end"/>
      </w:r>
      <w:bookmarkEnd w:id="849"/>
      <w:r>
        <w:t>. Clackamas basin in CW3M screen capture</w:t>
      </w:r>
      <w:bookmarkEnd w:id="850"/>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851" w:name="_Toc99005089"/>
      <w:r>
        <w:t>The Clackamas Basin</w:t>
      </w:r>
      <w:bookmarkEnd w:id="851"/>
    </w:p>
    <w:p w14:paraId="4A96B042" w14:textId="77777777" w:rsidR="005C537E" w:rsidRPr="000E6A65" w:rsidRDefault="005C537E" w:rsidP="005C537E"/>
    <w:p w14:paraId="11F4A966" w14:textId="3A64A3C8" w:rsidR="005C537E" w:rsidRDefault="005C537E" w:rsidP="005C537E">
      <w:r>
        <w:lastRenderedPageBreak/>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6F4A15">
        <w:t xml:space="preserve">Figure </w:t>
      </w:r>
      <w:r w:rsidR="006F4A15">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18F28066" w:rsidR="000E6A65" w:rsidRDefault="000E6A65" w:rsidP="009D249C"/>
    <w:p w14:paraId="2A3493F2" w14:textId="309F38DC" w:rsidR="00CF03A9" w:rsidRDefault="004421E7" w:rsidP="004421E7">
      <w:pPr>
        <w:pStyle w:val="Heading1"/>
      </w:pPr>
      <w:bookmarkStart w:id="852" w:name="_Toc99005090"/>
      <w:r>
        <w:t>Autonomous process details</w:t>
      </w:r>
      <w:bookmarkEnd w:id="852"/>
    </w:p>
    <w:p w14:paraId="675512D5" w14:textId="45C05716" w:rsidR="004421E7" w:rsidRDefault="004421E7" w:rsidP="004421E7"/>
    <w:p w14:paraId="7ED9BB6F" w14:textId="10F5A32E" w:rsidR="004421E7" w:rsidRDefault="004421E7" w:rsidP="004421E7">
      <w:pPr>
        <w:pStyle w:val="Heading2"/>
      </w:pPr>
      <w:bookmarkStart w:id="853" w:name="_Toc99005091"/>
      <w:r>
        <w:t>Prescribed LULCs</w:t>
      </w:r>
      <w:bookmarkEnd w:id="853"/>
    </w:p>
    <w:p w14:paraId="40E85D84" w14:textId="45CF0AA2" w:rsidR="005A6BF4" w:rsidRPr="008527F9" w:rsidRDefault="004421E7" w:rsidP="008527F9">
      <w:r>
        <w:t xml:space="preserve">The Prescribed LULCs autonomous process provides a way to prescribe year-to-year changes in land-use-land-cover categories for individual IDUs.  </w:t>
      </w:r>
      <w:r w:rsidR="005A6BF4">
        <w:rPr>
          <w:rFonts w:cstheme="minorHAnsi"/>
          <w:color w:val="000000"/>
        </w:rPr>
        <w:t>As of October 2021, the specific cases handled by the Prescribed LULCs process are:</w:t>
      </w:r>
    </w:p>
    <w:p w14:paraId="2D5875BC" w14:textId="77777777" w:rsidR="005A6BF4" w:rsidRDefault="005A6BF4" w:rsidP="005A6BF4">
      <w:pPr>
        <w:pStyle w:val="ListParagraph"/>
        <w:numPr>
          <w:ilvl w:val="0"/>
          <w:numId w:val="9"/>
        </w:numPr>
        <w:autoSpaceDE w:val="0"/>
        <w:autoSpaceDN w:val="0"/>
        <w:adjustRightInd w:val="0"/>
        <w:rPr>
          <w:rFonts w:cstheme="minorHAnsi"/>
          <w:color w:val="000000"/>
        </w:rPr>
      </w:pPr>
      <w:r>
        <w:rPr>
          <w:rFonts w:cstheme="minorHAnsi"/>
          <w:color w:val="000000"/>
        </w:rPr>
        <w:t>loss of part of a wetland, i.e. a wetland IDU (but not the last remaining IDU in the wetland) is converted to a non-wetland IDU</w:t>
      </w:r>
    </w:p>
    <w:p w14:paraId="35A96C8A" w14:textId="77777777" w:rsidR="005A6BF4" w:rsidRDefault="005A6BF4" w:rsidP="005A6BF4">
      <w:pPr>
        <w:pStyle w:val="ListParagraph"/>
        <w:numPr>
          <w:ilvl w:val="0"/>
          <w:numId w:val="9"/>
        </w:numPr>
        <w:autoSpaceDE w:val="0"/>
        <w:autoSpaceDN w:val="0"/>
        <w:adjustRightInd w:val="0"/>
        <w:rPr>
          <w:rFonts w:cstheme="minorHAnsi"/>
          <w:color w:val="000000"/>
        </w:rPr>
      </w:pPr>
      <w:r>
        <w:rPr>
          <w:rFonts w:cstheme="minorHAnsi"/>
          <w:color w:val="000000"/>
        </w:rPr>
        <w:t>addition of an IDU to an existing wetland</w:t>
      </w:r>
    </w:p>
    <w:p w14:paraId="14955B9D" w14:textId="66A43D42" w:rsidR="005A6BF4" w:rsidRPr="008527F9" w:rsidRDefault="005A6BF4" w:rsidP="008527F9">
      <w:pPr>
        <w:pStyle w:val="ListParagraph"/>
        <w:numPr>
          <w:ilvl w:val="0"/>
          <w:numId w:val="9"/>
        </w:numPr>
        <w:autoSpaceDE w:val="0"/>
        <w:autoSpaceDN w:val="0"/>
        <w:adjustRightInd w:val="0"/>
        <w:rPr>
          <w:rFonts w:cstheme="minorHAnsi"/>
          <w:color w:val="000000"/>
        </w:rPr>
      </w:pPr>
      <w:r>
        <w:rPr>
          <w:rFonts w:cstheme="minorHAnsi"/>
          <w:color w:val="000000"/>
        </w:rPr>
        <w:t>addition of an IDU to an urban growth area</w:t>
      </w:r>
    </w:p>
    <w:p w14:paraId="25B4ABB5" w14:textId="1F2BFDB2" w:rsidR="004421E7" w:rsidRDefault="004421E7" w:rsidP="004421E7"/>
    <w:p w14:paraId="3C052C97" w14:textId="77777777" w:rsidR="000E60B7" w:rsidRPr="008527F9" w:rsidRDefault="000E60B7" w:rsidP="000E60B7">
      <w:pPr>
        <w:autoSpaceDE w:val="0"/>
        <w:autoSpaceDN w:val="0"/>
        <w:adjustRightInd w:val="0"/>
        <w:rPr>
          <w:ins w:id="854" w:author="David Conklin" w:date="2022-03-04T07:15:00Z"/>
          <w:rFonts w:cstheme="minorHAnsi"/>
        </w:rPr>
      </w:pPr>
      <w:ins w:id="855" w:author="David Conklin" w:date="2022-03-04T07:15:00Z">
        <w:r>
          <w:t>These changes are specified in a CSV file, the “LULCtrans” file.  Each row of the file specifies an LULC change for a single IDU at the beginning of a certain calendar year.  The field names (i.e. column headers) in the LULCtrans file are:</w:t>
        </w:r>
      </w:ins>
    </w:p>
    <w:p w14:paraId="2D8C7041" w14:textId="77777777" w:rsidR="000E60B7" w:rsidRPr="008527F9" w:rsidRDefault="000E60B7" w:rsidP="000E60B7">
      <w:pPr>
        <w:pStyle w:val="ListParagraph"/>
        <w:numPr>
          <w:ilvl w:val="0"/>
          <w:numId w:val="9"/>
        </w:numPr>
        <w:autoSpaceDE w:val="0"/>
        <w:autoSpaceDN w:val="0"/>
        <w:adjustRightInd w:val="0"/>
        <w:rPr>
          <w:ins w:id="856" w:author="David Conklin" w:date="2022-03-04T07:15:00Z"/>
          <w:rFonts w:cstheme="minorHAnsi"/>
          <w:color w:val="000000"/>
        </w:rPr>
      </w:pPr>
      <w:ins w:id="857" w:author="David Conklin" w:date="2022-03-04T07:15:00Z">
        <w:r w:rsidRPr="008527F9">
          <w:rPr>
            <w:rFonts w:cstheme="minorHAnsi"/>
          </w:rPr>
          <w:t xml:space="preserve"> </w:t>
        </w:r>
        <w:r w:rsidRPr="008527F9">
          <w:rPr>
            <w:rFonts w:cstheme="minorHAnsi"/>
            <w:color w:val="000000"/>
          </w:rPr>
          <w:t>YEAR, the calendar year of the transition</w:t>
        </w:r>
      </w:ins>
    </w:p>
    <w:p w14:paraId="7FBB2774" w14:textId="77777777" w:rsidR="000E60B7" w:rsidRPr="008527F9" w:rsidRDefault="000E60B7" w:rsidP="000E60B7">
      <w:pPr>
        <w:pStyle w:val="ListParagraph"/>
        <w:numPr>
          <w:ilvl w:val="0"/>
          <w:numId w:val="9"/>
        </w:numPr>
        <w:autoSpaceDE w:val="0"/>
        <w:autoSpaceDN w:val="0"/>
        <w:adjustRightInd w:val="0"/>
        <w:rPr>
          <w:ins w:id="858" w:author="David Conklin" w:date="2022-03-04T07:15:00Z"/>
          <w:rFonts w:cstheme="minorHAnsi"/>
          <w:color w:val="000000"/>
        </w:rPr>
      </w:pPr>
      <w:ins w:id="859" w:author="David Conklin" w:date="2022-03-04T07:15:00Z">
        <w:r w:rsidRPr="008527F9">
          <w:rPr>
            <w:rFonts w:cstheme="minorHAnsi"/>
            <w:color w:val="000000"/>
          </w:rPr>
          <w:t xml:space="preserve"> IDU_ID, the ID of the affected IDU</w:t>
        </w:r>
      </w:ins>
    </w:p>
    <w:p w14:paraId="49E59609" w14:textId="77777777" w:rsidR="000E60B7" w:rsidRPr="008527F9" w:rsidRDefault="000E60B7" w:rsidP="000E60B7">
      <w:pPr>
        <w:pStyle w:val="ListParagraph"/>
        <w:numPr>
          <w:ilvl w:val="0"/>
          <w:numId w:val="9"/>
        </w:numPr>
        <w:autoSpaceDE w:val="0"/>
        <w:autoSpaceDN w:val="0"/>
        <w:adjustRightInd w:val="0"/>
        <w:rPr>
          <w:ins w:id="860" w:author="David Conklin" w:date="2022-03-04T07:15:00Z"/>
          <w:rFonts w:cstheme="minorHAnsi"/>
          <w:color w:val="000000"/>
        </w:rPr>
      </w:pPr>
      <w:ins w:id="861" w:author="David Conklin" w:date="2022-03-04T07:15:00Z">
        <w:r w:rsidRPr="008527F9">
          <w:rPr>
            <w:rFonts w:cstheme="minorHAnsi"/>
            <w:color w:val="000000"/>
          </w:rPr>
          <w:t>LULC, the new LULC code, at the most detailed level of the LULC hierarchy, which is LULC_C (a.k.a. VEGCLASS) for CW3M</w:t>
        </w:r>
      </w:ins>
    </w:p>
    <w:p w14:paraId="07B9ABB8" w14:textId="77777777" w:rsidR="000E60B7" w:rsidRPr="008527F9" w:rsidRDefault="000E60B7" w:rsidP="000E60B7">
      <w:pPr>
        <w:pStyle w:val="ListParagraph"/>
        <w:numPr>
          <w:ilvl w:val="0"/>
          <w:numId w:val="9"/>
        </w:numPr>
        <w:autoSpaceDE w:val="0"/>
        <w:autoSpaceDN w:val="0"/>
        <w:adjustRightInd w:val="0"/>
        <w:rPr>
          <w:ins w:id="862" w:author="David Conklin" w:date="2022-03-04T07:15:00Z"/>
          <w:rFonts w:cstheme="minorHAnsi"/>
          <w:color w:val="000000"/>
        </w:rPr>
      </w:pPr>
      <w:ins w:id="863" w:author="David Conklin" w:date="2022-03-04T07:15:00Z">
        <w:r w:rsidRPr="008527F9">
          <w:rPr>
            <w:rFonts w:cstheme="minorHAnsi"/>
            <w:color w:val="000000"/>
          </w:rPr>
          <w:t>UGB, the new UGB code</w:t>
        </w:r>
      </w:ins>
    </w:p>
    <w:p w14:paraId="78FD5A27" w14:textId="77777777" w:rsidR="000E60B7" w:rsidRPr="008527F9" w:rsidRDefault="000E60B7" w:rsidP="000E60B7">
      <w:pPr>
        <w:pStyle w:val="ListParagraph"/>
        <w:numPr>
          <w:ilvl w:val="0"/>
          <w:numId w:val="9"/>
        </w:numPr>
        <w:autoSpaceDE w:val="0"/>
        <w:autoSpaceDN w:val="0"/>
        <w:adjustRightInd w:val="0"/>
        <w:rPr>
          <w:ins w:id="864" w:author="David Conklin" w:date="2022-03-04T07:15:00Z"/>
          <w:rFonts w:cstheme="minorHAnsi"/>
          <w:color w:val="000000"/>
        </w:rPr>
      </w:pPr>
      <w:ins w:id="865" w:author="David Conklin" w:date="2022-03-04T07:15:00Z">
        <w:r w:rsidRPr="008527F9">
          <w:rPr>
            <w:rFonts w:cstheme="minorHAnsi"/>
            <w:color w:val="000000"/>
          </w:rPr>
          <w:t>WETL_ID, the new wetland ID</w:t>
        </w:r>
      </w:ins>
    </w:p>
    <w:p w14:paraId="2A787FBB" w14:textId="77777777" w:rsidR="000E60B7" w:rsidRDefault="000E60B7" w:rsidP="000E60B7">
      <w:pPr>
        <w:pStyle w:val="ListParagraph"/>
        <w:numPr>
          <w:ilvl w:val="0"/>
          <w:numId w:val="9"/>
        </w:numPr>
        <w:autoSpaceDE w:val="0"/>
        <w:autoSpaceDN w:val="0"/>
        <w:adjustRightInd w:val="0"/>
        <w:rPr>
          <w:ins w:id="866" w:author="David Conklin" w:date="2022-03-04T07:15:00Z"/>
          <w:rFonts w:cstheme="minorHAnsi"/>
          <w:color w:val="000000"/>
        </w:rPr>
      </w:pPr>
      <w:ins w:id="867" w:author="David Conklin" w:date="2022-03-04T07:15:00Z">
        <w:r w:rsidRPr="008527F9">
          <w:rPr>
            <w:rFonts w:cstheme="minorHAnsi"/>
            <w:color w:val="000000"/>
          </w:rPr>
          <w:t>DESCRIPTION, a comment string</w:t>
        </w:r>
      </w:ins>
    </w:p>
    <w:p w14:paraId="6BC9029F" w14:textId="77777777" w:rsidR="000E60B7" w:rsidRPr="008527F9" w:rsidRDefault="000E60B7" w:rsidP="000E60B7">
      <w:pPr>
        <w:pStyle w:val="ListParagraph"/>
        <w:autoSpaceDE w:val="0"/>
        <w:autoSpaceDN w:val="0"/>
        <w:adjustRightInd w:val="0"/>
        <w:rPr>
          <w:ins w:id="868" w:author="David Conklin" w:date="2022-03-04T07:15:00Z"/>
          <w:rFonts w:cstheme="minorHAnsi"/>
          <w:color w:val="000000"/>
        </w:rPr>
      </w:pPr>
    </w:p>
    <w:p w14:paraId="197677DD" w14:textId="77777777" w:rsidR="000E60B7" w:rsidRDefault="000E60B7" w:rsidP="000E60B7">
      <w:pPr>
        <w:autoSpaceDE w:val="0"/>
        <w:autoSpaceDN w:val="0"/>
        <w:adjustRightInd w:val="0"/>
        <w:rPr>
          <w:ins w:id="869" w:author="David Conklin" w:date="2022-03-04T07:15:00Z"/>
          <w:rFonts w:cstheme="minorHAnsi"/>
          <w:color w:val="000000"/>
        </w:rPr>
      </w:pPr>
      <w:ins w:id="870" w:author="David Conklin" w:date="2022-03-04T07:15:00Z">
        <w:r w:rsidRPr="008527F9">
          <w:rPr>
            <w:rFonts w:cstheme="minorHAnsi"/>
            <w:color w:val="000000"/>
          </w:rPr>
          <w:t>Integer data is used for all the fields except the DESCRIPTION field, which is a string.</w:t>
        </w:r>
        <w:r>
          <w:rPr>
            <w:rFonts w:cstheme="minorHAnsi"/>
            <w:color w:val="000000"/>
          </w:rPr>
          <w:t xml:space="preserve">  By convention, YEAR is the leftmost field and DESCRIPTION is the rightmost field.  Rows must appear sorted from earliest YEAR to latest YEAR.  Within a given year, entries should be sorted from smallest IDU_ID to largest IDU_ID.  Values in the LULC, UGB, and WETL_ID fields may be the new target values or, for no change, a token (-1). </w:t>
        </w:r>
      </w:ins>
    </w:p>
    <w:p w14:paraId="70E1148D" w14:textId="77777777" w:rsidR="000E60B7" w:rsidRDefault="000E60B7" w:rsidP="000E60B7">
      <w:pPr>
        <w:autoSpaceDE w:val="0"/>
        <w:autoSpaceDN w:val="0"/>
        <w:adjustRightInd w:val="0"/>
        <w:rPr>
          <w:ins w:id="871" w:author="David Conklin" w:date="2022-03-04T07:15:00Z"/>
          <w:rFonts w:cstheme="minorHAnsi"/>
          <w:color w:val="000000"/>
        </w:rPr>
      </w:pPr>
    </w:p>
    <w:p w14:paraId="05DE5911" w14:textId="77777777" w:rsidR="000E60B7" w:rsidRDefault="000E60B7" w:rsidP="000E60B7">
      <w:pPr>
        <w:autoSpaceDE w:val="0"/>
        <w:autoSpaceDN w:val="0"/>
        <w:adjustRightInd w:val="0"/>
        <w:rPr>
          <w:ins w:id="872" w:author="David Conklin" w:date="2022-03-04T07:15:00Z"/>
          <w:rFonts w:cstheme="minorHAnsi"/>
          <w:color w:val="000000"/>
        </w:rPr>
      </w:pPr>
      <w:ins w:id="873" w:author="David Conklin" w:date="2022-03-04T07:15:00Z">
        <w:r>
          <w:rPr>
            <w:rFonts w:cstheme="minorHAnsi"/>
            <w:color w:val="000000"/>
          </w:rPr>
          <w:t>As an example, here is the LULCtrans file which was used in the development of the Prescribed LULCs code:</w:t>
        </w:r>
      </w:ins>
    </w:p>
    <w:p w14:paraId="3E0B8DC2" w14:textId="77777777" w:rsidR="000E60B7" w:rsidRDefault="000E60B7" w:rsidP="000E60B7">
      <w:pPr>
        <w:autoSpaceDE w:val="0"/>
        <w:autoSpaceDN w:val="0"/>
        <w:adjustRightInd w:val="0"/>
        <w:rPr>
          <w:ins w:id="874" w:author="David Conklin" w:date="2022-03-04T07:15:00Z"/>
          <w:rFonts w:cstheme="minorHAnsi"/>
          <w:color w:val="000000"/>
        </w:rPr>
      </w:pPr>
    </w:p>
    <w:p w14:paraId="5C4A283D" w14:textId="77777777" w:rsidR="000E60B7" w:rsidRPr="004945C5" w:rsidRDefault="000E60B7" w:rsidP="000E60B7">
      <w:pPr>
        <w:autoSpaceDE w:val="0"/>
        <w:autoSpaceDN w:val="0"/>
        <w:adjustRightInd w:val="0"/>
        <w:rPr>
          <w:ins w:id="875" w:author="David Conklin" w:date="2022-03-04T07:15:00Z"/>
          <w:rFonts w:ascii="Consolas" w:hAnsi="Consolas" w:cs="Consolas"/>
          <w:color w:val="000000"/>
          <w:sz w:val="19"/>
          <w:szCs w:val="19"/>
        </w:rPr>
      </w:pPr>
      <w:ins w:id="876" w:author="David Conklin" w:date="2022-03-04T07:15:00Z">
        <w:r w:rsidRPr="004945C5">
          <w:rPr>
            <w:rFonts w:ascii="Consolas" w:hAnsi="Consolas" w:cs="Consolas"/>
            <w:color w:val="000000"/>
            <w:sz w:val="19"/>
            <w:szCs w:val="19"/>
          </w:rPr>
          <w:t>; Prescribed LULC changes</w:t>
        </w:r>
      </w:ins>
    </w:p>
    <w:p w14:paraId="23F6810E" w14:textId="77777777" w:rsidR="000E60B7" w:rsidRPr="004945C5" w:rsidRDefault="000E60B7" w:rsidP="000E60B7">
      <w:pPr>
        <w:autoSpaceDE w:val="0"/>
        <w:autoSpaceDN w:val="0"/>
        <w:adjustRightInd w:val="0"/>
        <w:rPr>
          <w:ins w:id="877" w:author="David Conklin" w:date="2022-03-04T07:15:00Z"/>
          <w:rFonts w:ascii="Consolas" w:hAnsi="Consolas" w:cs="Consolas"/>
          <w:color w:val="000000"/>
          <w:sz w:val="19"/>
          <w:szCs w:val="19"/>
        </w:rPr>
      </w:pPr>
      <w:ins w:id="878" w:author="David Conklin" w:date="2022-03-04T07:15:00Z">
        <w:r w:rsidRPr="004945C5">
          <w:rPr>
            <w:rFonts w:ascii="Consolas" w:hAnsi="Consolas" w:cs="Consolas"/>
            <w:color w:val="000000"/>
            <w:sz w:val="19"/>
            <w:szCs w:val="19"/>
          </w:rPr>
          <w:t>; LULC values are for the most detailed LULC category, i.e. LULC_C aka VEGCLASS for WW2100.</w:t>
        </w:r>
      </w:ins>
    </w:p>
    <w:p w14:paraId="42C1C835" w14:textId="77777777" w:rsidR="000E60B7" w:rsidRPr="004945C5" w:rsidRDefault="000E60B7" w:rsidP="000E60B7">
      <w:pPr>
        <w:autoSpaceDE w:val="0"/>
        <w:autoSpaceDN w:val="0"/>
        <w:adjustRightInd w:val="0"/>
        <w:rPr>
          <w:ins w:id="879" w:author="David Conklin" w:date="2022-03-04T07:15:00Z"/>
          <w:rFonts w:ascii="Consolas" w:hAnsi="Consolas" w:cs="Consolas"/>
          <w:color w:val="000000"/>
          <w:sz w:val="19"/>
          <w:szCs w:val="19"/>
        </w:rPr>
      </w:pPr>
      <w:ins w:id="880" w:author="David Conklin" w:date="2022-03-04T07:15:00Z">
        <w:r w:rsidRPr="004945C5">
          <w:rPr>
            <w:rFonts w:ascii="Consolas" w:hAnsi="Consolas" w:cs="Consolas"/>
            <w:color w:val="000000"/>
            <w:sz w:val="19"/>
            <w:szCs w:val="19"/>
          </w:rPr>
          <w:t>; Entries should be in order from earliest year to latest year, and</w:t>
        </w:r>
      </w:ins>
    </w:p>
    <w:p w14:paraId="1F2A7618" w14:textId="77777777" w:rsidR="000E60B7" w:rsidRPr="004945C5" w:rsidRDefault="000E60B7" w:rsidP="000E60B7">
      <w:pPr>
        <w:autoSpaceDE w:val="0"/>
        <w:autoSpaceDN w:val="0"/>
        <w:adjustRightInd w:val="0"/>
        <w:rPr>
          <w:ins w:id="881" w:author="David Conklin" w:date="2022-03-04T07:15:00Z"/>
          <w:rFonts w:ascii="Consolas" w:hAnsi="Consolas" w:cs="Consolas"/>
          <w:color w:val="000000"/>
          <w:sz w:val="19"/>
          <w:szCs w:val="19"/>
        </w:rPr>
      </w:pPr>
      <w:ins w:id="882" w:author="David Conklin" w:date="2022-03-04T07:15:00Z">
        <w:r w:rsidRPr="004945C5">
          <w:rPr>
            <w:rFonts w:ascii="Consolas" w:hAnsi="Consolas" w:cs="Consolas"/>
            <w:color w:val="000000"/>
            <w:sz w:val="19"/>
            <w:szCs w:val="19"/>
          </w:rPr>
          <w:t>; within a given year, should be in order from lowest to highest IDU_ID.</w:t>
        </w:r>
      </w:ins>
    </w:p>
    <w:p w14:paraId="3B012C38" w14:textId="77777777" w:rsidR="000E60B7" w:rsidRPr="004945C5" w:rsidRDefault="000E60B7" w:rsidP="000E60B7">
      <w:pPr>
        <w:autoSpaceDE w:val="0"/>
        <w:autoSpaceDN w:val="0"/>
        <w:adjustRightInd w:val="0"/>
        <w:rPr>
          <w:ins w:id="883" w:author="David Conklin" w:date="2022-03-04T07:15:00Z"/>
          <w:rFonts w:ascii="Consolas" w:hAnsi="Consolas" w:cs="Consolas"/>
          <w:color w:val="000000"/>
          <w:sz w:val="19"/>
          <w:szCs w:val="19"/>
        </w:rPr>
      </w:pPr>
      <w:ins w:id="884" w:author="David Conklin" w:date="2022-03-04T07:15:00Z">
        <w:r w:rsidRPr="004945C5">
          <w:rPr>
            <w:rFonts w:ascii="Consolas" w:hAnsi="Consolas" w:cs="Consolas"/>
            <w:color w:val="000000"/>
            <w:sz w:val="19"/>
            <w:szCs w:val="19"/>
          </w:rPr>
          <w:t>YEAR,IDU_ID,LULC,UGB,WETL_ID,DESCRIPTION</w:t>
        </w:r>
      </w:ins>
    </w:p>
    <w:p w14:paraId="370A2E58" w14:textId="77777777" w:rsidR="000E60B7" w:rsidRPr="004945C5" w:rsidRDefault="000E60B7" w:rsidP="000E60B7">
      <w:pPr>
        <w:autoSpaceDE w:val="0"/>
        <w:autoSpaceDN w:val="0"/>
        <w:adjustRightInd w:val="0"/>
        <w:rPr>
          <w:ins w:id="885" w:author="David Conklin" w:date="2022-03-04T07:15:00Z"/>
          <w:rFonts w:ascii="Consolas" w:hAnsi="Consolas" w:cs="Consolas"/>
          <w:color w:val="000000"/>
          <w:sz w:val="19"/>
          <w:szCs w:val="19"/>
        </w:rPr>
      </w:pPr>
      <w:ins w:id="886" w:author="David Conklin" w:date="2022-03-04T07:15:00Z">
        <w:r w:rsidRPr="004945C5">
          <w:rPr>
            <w:rFonts w:ascii="Consolas" w:hAnsi="Consolas" w:cs="Consolas"/>
            <w:color w:val="000000"/>
            <w:sz w:val="19"/>
            <w:szCs w:val="19"/>
          </w:rPr>
          <w:t>2010,33806,6246,22,10,Add one IDU to wetland 10.</w:t>
        </w:r>
      </w:ins>
    </w:p>
    <w:p w14:paraId="1CA0C32F" w14:textId="77777777" w:rsidR="000E60B7" w:rsidRPr="004945C5" w:rsidRDefault="000E60B7" w:rsidP="000E60B7">
      <w:pPr>
        <w:autoSpaceDE w:val="0"/>
        <w:autoSpaceDN w:val="0"/>
        <w:adjustRightInd w:val="0"/>
        <w:rPr>
          <w:ins w:id="887" w:author="David Conklin" w:date="2022-03-04T07:15:00Z"/>
          <w:rFonts w:ascii="Consolas" w:hAnsi="Consolas" w:cs="Consolas"/>
          <w:color w:val="000000"/>
          <w:sz w:val="19"/>
          <w:szCs w:val="19"/>
        </w:rPr>
      </w:pPr>
      <w:ins w:id="888" w:author="David Conklin" w:date="2022-03-04T07:15:00Z">
        <w:r w:rsidRPr="004945C5">
          <w:rPr>
            <w:rFonts w:ascii="Consolas" w:hAnsi="Consolas" w:cs="Consolas"/>
            <w:color w:val="000000"/>
            <w:sz w:val="19"/>
            <w:szCs w:val="19"/>
          </w:rPr>
          <w:t>2011,33827,122,22,0,One of the IDUs in wetland 10 goes to Developed Low Density.</w:t>
        </w:r>
      </w:ins>
    </w:p>
    <w:p w14:paraId="5E6C940D" w14:textId="77777777" w:rsidR="000E60B7" w:rsidRDefault="000E60B7" w:rsidP="000E60B7">
      <w:pPr>
        <w:autoSpaceDE w:val="0"/>
        <w:autoSpaceDN w:val="0"/>
        <w:adjustRightInd w:val="0"/>
        <w:rPr>
          <w:ins w:id="889" w:author="David Conklin" w:date="2022-03-04T07:15:00Z"/>
          <w:rFonts w:ascii="Consolas" w:hAnsi="Consolas" w:cs="Consolas"/>
          <w:color w:val="000000"/>
          <w:sz w:val="19"/>
          <w:szCs w:val="19"/>
        </w:rPr>
      </w:pPr>
      <w:ins w:id="890" w:author="David Conklin" w:date="2022-03-04T07:15:00Z">
        <w:r w:rsidRPr="004945C5">
          <w:rPr>
            <w:rFonts w:ascii="Consolas" w:hAnsi="Consolas" w:cs="Consolas"/>
            <w:color w:val="000000"/>
            <w:sz w:val="19"/>
            <w:szCs w:val="19"/>
          </w:rPr>
          <w:t>2013,33827,6246,22,10,Add the IDU back into wetland 10.</w:t>
        </w:r>
      </w:ins>
    </w:p>
    <w:p w14:paraId="0678967C" w14:textId="77777777" w:rsidR="000E60B7" w:rsidRDefault="000E60B7" w:rsidP="000E60B7">
      <w:pPr>
        <w:autoSpaceDE w:val="0"/>
        <w:autoSpaceDN w:val="0"/>
        <w:adjustRightInd w:val="0"/>
        <w:rPr>
          <w:ins w:id="891" w:author="David Conklin" w:date="2022-03-04T07:15:00Z"/>
          <w:rFonts w:cstheme="minorHAnsi"/>
          <w:color w:val="000000"/>
        </w:rPr>
      </w:pPr>
    </w:p>
    <w:p w14:paraId="5B31CBC4" w14:textId="77777777" w:rsidR="000E60B7" w:rsidRDefault="000E60B7" w:rsidP="000E60B7">
      <w:pPr>
        <w:autoSpaceDE w:val="0"/>
        <w:autoSpaceDN w:val="0"/>
        <w:adjustRightInd w:val="0"/>
        <w:rPr>
          <w:ins w:id="892" w:author="David Conklin" w:date="2022-03-04T07:15:00Z"/>
          <w:rFonts w:cstheme="minorHAnsi"/>
          <w:color w:val="000000"/>
        </w:rPr>
      </w:pPr>
      <w:ins w:id="893" w:author="David Conklin" w:date="2022-03-04T07:15:00Z">
        <w:r>
          <w:rPr>
            <w:rFonts w:cstheme="minorHAnsi"/>
            <w:color w:val="000000"/>
          </w:rPr>
          <w:t xml:space="preserve">Note the use of comments in the initial part of the file.  The Prescribed LULCs code uses a method named “ReadCSVwithLeadingComments()” to read the LULCtrans file.  That method skips over lines </w:t>
        </w:r>
        <w:r>
          <w:rPr>
            <w:rFonts w:cstheme="minorHAnsi"/>
            <w:color w:val="000000"/>
          </w:rPr>
          <w:lastRenderedPageBreak/>
          <w:t>beginning with a semicolon in column 1 at the beginning of the file, and interprets the first line without a semicolon in column 1 as the column headers.</w:t>
        </w:r>
      </w:ins>
    </w:p>
    <w:p w14:paraId="20630B4D" w14:textId="77777777" w:rsidR="000E60B7" w:rsidRDefault="000E60B7" w:rsidP="000E60B7">
      <w:pPr>
        <w:autoSpaceDE w:val="0"/>
        <w:autoSpaceDN w:val="0"/>
        <w:adjustRightInd w:val="0"/>
        <w:rPr>
          <w:ins w:id="894" w:author="David Conklin" w:date="2022-03-04T07:15:00Z"/>
          <w:rFonts w:cstheme="minorHAnsi"/>
          <w:color w:val="000000"/>
        </w:rPr>
      </w:pPr>
    </w:p>
    <w:p w14:paraId="12B54E6F" w14:textId="77777777" w:rsidR="000E60B7" w:rsidRDefault="000E60B7" w:rsidP="000E60B7">
      <w:pPr>
        <w:autoSpaceDE w:val="0"/>
        <w:autoSpaceDN w:val="0"/>
        <w:adjustRightInd w:val="0"/>
        <w:rPr>
          <w:ins w:id="895" w:author="David Conklin" w:date="2022-03-04T07:15:00Z"/>
          <w:rFonts w:cstheme="minorHAnsi"/>
          <w:color w:val="000000"/>
        </w:rPr>
      </w:pPr>
      <w:ins w:id="896" w:author="David Conklin" w:date="2022-03-04T07:15:00Z">
        <w:r>
          <w:rPr>
            <w:rFonts w:cstheme="minorHAnsi"/>
            <w:color w:val="000000"/>
          </w:rPr>
          <w:t>LULCtrans files are specific to simulation scenarios, and are placed in DataCW3M/ScenarioData/&lt;simulation scenario name&gt;.  For example, as of October 2021, the LULCtrans file for the Demo_Baseline scenario is</w:t>
        </w:r>
      </w:ins>
    </w:p>
    <w:p w14:paraId="508EBA69" w14:textId="77777777" w:rsidR="000E60B7" w:rsidRDefault="000E60B7" w:rsidP="000E60B7">
      <w:pPr>
        <w:autoSpaceDE w:val="0"/>
        <w:autoSpaceDN w:val="0"/>
        <w:adjustRightInd w:val="0"/>
        <w:rPr>
          <w:ins w:id="897" w:author="David Conklin" w:date="2022-03-04T07:15:00Z"/>
          <w:rFonts w:cstheme="minorHAnsi"/>
          <w:color w:val="000000"/>
        </w:rPr>
      </w:pPr>
      <w:ins w:id="898" w:author="David Conklin" w:date="2022-03-04T07:15:00Z">
        <w:r>
          <w:rPr>
            <w:rFonts w:cstheme="minorHAnsi"/>
            <w:color w:val="000000"/>
          </w:rPr>
          <w:tab/>
          <w:t>DataCW3M/ScenarioData/Demo_Baseline/prescribedLULCs.csv</w:t>
        </w:r>
      </w:ins>
    </w:p>
    <w:p w14:paraId="0E922FEE" w14:textId="77777777" w:rsidR="000E60B7" w:rsidRDefault="000E60B7" w:rsidP="000E60B7">
      <w:pPr>
        <w:autoSpaceDE w:val="0"/>
        <w:autoSpaceDN w:val="0"/>
        <w:adjustRightInd w:val="0"/>
        <w:rPr>
          <w:ins w:id="899" w:author="David Conklin" w:date="2022-03-04T07:15:00Z"/>
          <w:rFonts w:cstheme="minorHAnsi"/>
          <w:color w:val="000000"/>
        </w:rPr>
      </w:pPr>
      <w:ins w:id="900" w:author="David Conklin" w:date="2022-03-04T07:15:00Z">
        <w:r>
          <w:rPr>
            <w:rFonts w:cstheme="minorHAnsi"/>
            <w:color w:val="000000"/>
          </w:rPr>
          <w:t>The code for the Prescribed LULCs process is in the APs Visual Studio project.  At runtime, the location and name of the LULCtrans file is specified in the APs.xml file, as for example</w:t>
        </w:r>
      </w:ins>
    </w:p>
    <w:p w14:paraId="19457283" w14:textId="77777777" w:rsidR="000E60B7" w:rsidRDefault="000E60B7" w:rsidP="000E60B7">
      <w:pPr>
        <w:autoSpaceDE w:val="0"/>
        <w:autoSpaceDN w:val="0"/>
        <w:adjustRightInd w:val="0"/>
        <w:rPr>
          <w:ins w:id="901" w:author="David Conklin" w:date="2022-03-04T07:15:00Z"/>
          <w:rFonts w:ascii="Consolas" w:hAnsi="Consolas" w:cs="Consolas"/>
          <w:color w:val="000000"/>
          <w:sz w:val="19"/>
          <w:szCs w:val="19"/>
        </w:rPr>
      </w:pPr>
      <w:ins w:id="902" w:author="David Conklin" w:date="2022-03-04T07:15:00Z">
        <w:r>
          <w:rPr>
            <w:rFonts w:ascii="Consolas" w:hAnsi="Consolas" w:cs="Consolas"/>
            <w:color w:val="0000FF"/>
            <w:sz w:val="19"/>
            <w:szCs w:val="19"/>
          </w:rPr>
          <w:t>&lt;</w:t>
        </w:r>
        <w:r>
          <w:rPr>
            <w:rFonts w:ascii="Consolas" w:hAnsi="Consolas" w:cs="Consolas"/>
            <w:color w:val="A31515"/>
            <w:sz w:val="19"/>
            <w:szCs w:val="19"/>
          </w:rPr>
          <w:t>prescribed_LULCs</w:t>
        </w:r>
        <w:r>
          <w:rPr>
            <w:rFonts w:ascii="Consolas" w:hAnsi="Consolas" w:cs="Consolas"/>
            <w:color w:val="0000FF"/>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25</w:t>
        </w:r>
        <w:r>
          <w:rPr>
            <w:rFonts w:ascii="Consolas" w:hAnsi="Consolas" w:cs="Consolas"/>
            <w:color w:val="000000"/>
            <w:sz w:val="19"/>
            <w:szCs w:val="19"/>
          </w:rPr>
          <w:t>'</w:t>
        </w:r>
      </w:ins>
    </w:p>
    <w:p w14:paraId="1846D625" w14:textId="77777777" w:rsidR="000E60B7" w:rsidRDefault="000E60B7" w:rsidP="000E60B7">
      <w:pPr>
        <w:autoSpaceDE w:val="0"/>
        <w:autoSpaceDN w:val="0"/>
        <w:adjustRightInd w:val="0"/>
        <w:ind w:firstLine="720"/>
        <w:rPr>
          <w:ins w:id="903" w:author="David Conklin" w:date="2022-03-04T07:15:00Z"/>
          <w:rFonts w:ascii="Consolas" w:hAnsi="Consolas" w:cs="Consolas"/>
          <w:color w:val="0000FF"/>
          <w:sz w:val="19"/>
          <w:szCs w:val="19"/>
        </w:rPr>
      </w:pPr>
      <w:ins w:id="904" w:author="David Conklin" w:date="2022-03-04T07:15:00Z">
        <w:r>
          <w:rPr>
            <w:rFonts w:ascii="Consolas" w:hAnsi="Consolas" w:cs="Consolas"/>
            <w:color w:val="0000FF"/>
            <w:sz w:val="19"/>
            <w:szCs w:val="19"/>
          </w:rPr>
          <w:t xml:space="preserve"> </w:t>
        </w:r>
        <w:r>
          <w:rPr>
            <w:rFonts w:ascii="Consolas" w:hAnsi="Consolas" w:cs="Consolas"/>
            <w:color w:val="FF0000"/>
            <w:sz w:val="19"/>
            <w:szCs w:val="19"/>
          </w:rPr>
          <w:t>prescribed_LULCs_file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ScenarioData/SCENARIO_NAME/prescribedLULCs.csv</w:t>
        </w:r>
        <w:r>
          <w:rPr>
            <w:rFonts w:ascii="Consolas" w:hAnsi="Consolas" w:cs="Consolas"/>
            <w:color w:val="000000"/>
            <w:sz w:val="19"/>
            <w:szCs w:val="19"/>
          </w:rPr>
          <w:t>'</w:t>
        </w:r>
        <w:r>
          <w:rPr>
            <w:rFonts w:ascii="Consolas" w:hAnsi="Consolas" w:cs="Consolas"/>
            <w:color w:val="0000FF"/>
            <w:sz w:val="19"/>
            <w:szCs w:val="19"/>
          </w:rPr>
          <w:t xml:space="preserve"> /&gt;</w:t>
        </w:r>
      </w:ins>
    </w:p>
    <w:p w14:paraId="70921903" w14:textId="77777777" w:rsidR="000E60B7" w:rsidRPr="008527F9" w:rsidRDefault="000E60B7" w:rsidP="000E60B7">
      <w:pPr>
        <w:autoSpaceDE w:val="0"/>
        <w:autoSpaceDN w:val="0"/>
        <w:adjustRightInd w:val="0"/>
        <w:rPr>
          <w:ins w:id="905" w:author="David Conklin" w:date="2022-03-04T07:15:00Z"/>
          <w:rFonts w:cstheme="minorHAnsi"/>
        </w:rPr>
      </w:pPr>
      <w:ins w:id="906" w:author="David Conklin" w:date="2022-03-04T07:15:00Z">
        <w:r w:rsidRPr="008527F9">
          <w:rPr>
            <w:rFonts w:cstheme="minorHAnsi"/>
          </w:rPr>
          <w:t>In this example</w:t>
        </w:r>
        <w:r>
          <w:rPr>
            <w:rFonts w:cstheme="minorHAnsi"/>
          </w:rPr>
          <w:t>, SCENARIO_NAME is a string recognized by APs::LoadXml() which is replaced at simulation runtime by the name of the simulation scenario.  The &lt;prescribed_LULCs&gt; block in the APs.xml file comes after the &lt;carbon&gt; block and before the &lt;land_use_transitions&gt; block.  The value for the ID field in the &lt;prescribed_LULCs&gt; block must match the ID value in the &lt;autonomous_process&gt; block for the Prescribed LULCs process in the ENVX file.</w:t>
        </w:r>
      </w:ins>
    </w:p>
    <w:p w14:paraId="2FD6848C" w14:textId="77777777" w:rsidR="000E60B7" w:rsidRPr="008527F9" w:rsidRDefault="000E60B7" w:rsidP="000E60B7">
      <w:pPr>
        <w:autoSpaceDE w:val="0"/>
        <w:autoSpaceDN w:val="0"/>
        <w:adjustRightInd w:val="0"/>
        <w:rPr>
          <w:ins w:id="907" w:author="David Conklin" w:date="2022-03-04T07:15:00Z"/>
          <w:rFonts w:cstheme="minorHAnsi"/>
          <w:color w:val="000000"/>
        </w:rPr>
      </w:pPr>
      <w:ins w:id="908" w:author="David Conklin" w:date="2022-03-04T07:15:00Z">
        <w:r>
          <w:rPr>
            <w:rFonts w:cstheme="minorHAnsi"/>
          </w:rPr>
          <w:tab/>
        </w:r>
      </w:ins>
    </w:p>
    <w:p w14:paraId="0814A619" w14:textId="628EAFAE" w:rsidR="00E81AD8" w:rsidRPr="008527F9" w:rsidDel="000E60B7" w:rsidRDefault="005A6BF4" w:rsidP="004421E7">
      <w:pPr>
        <w:autoSpaceDE w:val="0"/>
        <w:autoSpaceDN w:val="0"/>
        <w:adjustRightInd w:val="0"/>
        <w:rPr>
          <w:del w:id="909" w:author="David Conklin" w:date="2022-03-04T07:15:00Z"/>
          <w:rFonts w:cstheme="minorHAnsi"/>
        </w:rPr>
      </w:pPr>
      <w:del w:id="910" w:author="David Conklin" w:date="2022-03-04T07:15:00Z">
        <w:r w:rsidDel="000E60B7">
          <w:delText xml:space="preserve">The changes are specified in a CSV file, here designated the LULC specified transition file, or “LULCtrans” file for short.  Each row of the file specifies an LULC change for a single IDU at the beginning of a certain calendar year.  </w:delText>
        </w:r>
        <w:r w:rsidR="004421E7" w:rsidDel="000E60B7">
          <w:delText xml:space="preserve">The </w:delText>
        </w:r>
        <w:r w:rsidR="00E81AD8" w:rsidDel="000E60B7">
          <w:delText xml:space="preserve">field names (i.e. column headers) in the </w:delText>
        </w:r>
        <w:r w:rsidR="004421E7" w:rsidDel="000E60B7">
          <w:delText xml:space="preserve">LULCtrans file </w:delText>
        </w:r>
        <w:r w:rsidR="00E81AD8" w:rsidDel="000E60B7">
          <w:delText>are:</w:delText>
        </w:r>
      </w:del>
    </w:p>
    <w:p w14:paraId="36CB7093" w14:textId="5386A0A1" w:rsidR="00E81AD8" w:rsidRPr="008527F9" w:rsidDel="000E60B7" w:rsidRDefault="004421E7" w:rsidP="00E81AD8">
      <w:pPr>
        <w:pStyle w:val="ListParagraph"/>
        <w:numPr>
          <w:ilvl w:val="0"/>
          <w:numId w:val="9"/>
        </w:numPr>
        <w:autoSpaceDE w:val="0"/>
        <w:autoSpaceDN w:val="0"/>
        <w:adjustRightInd w:val="0"/>
        <w:rPr>
          <w:del w:id="911" w:author="David Conklin" w:date="2022-03-04T07:15:00Z"/>
          <w:rFonts w:cstheme="minorHAnsi"/>
          <w:color w:val="000000"/>
        </w:rPr>
      </w:pPr>
      <w:del w:id="912" w:author="David Conklin" w:date="2022-03-04T07:15:00Z">
        <w:r w:rsidRPr="008527F9" w:rsidDel="000E60B7">
          <w:rPr>
            <w:rFonts w:cstheme="minorHAnsi"/>
          </w:rPr>
          <w:delText xml:space="preserve"> </w:delText>
        </w:r>
        <w:r w:rsidRPr="008527F9" w:rsidDel="000E60B7">
          <w:rPr>
            <w:rFonts w:cstheme="minorHAnsi"/>
            <w:color w:val="000000"/>
          </w:rPr>
          <w:delText>YEAR,</w:delText>
        </w:r>
        <w:r w:rsidR="00E81AD8" w:rsidRPr="008527F9" w:rsidDel="000E60B7">
          <w:rPr>
            <w:rFonts w:cstheme="minorHAnsi"/>
            <w:color w:val="000000"/>
          </w:rPr>
          <w:delText xml:space="preserve"> the calendar year of the transition</w:delText>
        </w:r>
      </w:del>
    </w:p>
    <w:p w14:paraId="0B1F38AF" w14:textId="5ECC6352" w:rsidR="00E81AD8" w:rsidRPr="008527F9" w:rsidDel="000E60B7" w:rsidRDefault="004421E7" w:rsidP="00E81AD8">
      <w:pPr>
        <w:pStyle w:val="ListParagraph"/>
        <w:numPr>
          <w:ilvl w:val="0"/>
          <w:numId w:val="9"/>
        </w:numPr>
        <w:autoSpaceDE w:val="0"/>
        <w:autoSpaceDN w:val="0"/>
        <w:adjustRightInd w:val="0"/>
        <w:rPr>
          <w:del w:id="913" w:author="David Conklin" w:date="2022-03-04T07:15:00Z"/>
          <w:rFonts w:cstheme="minorHAnsi"/>
          <w:color w:val="000000"/>
        </w:rPr>
      </w:pPr>
      <w:del w:id="914" w:author="David Conklin" w:date="2022-03-04T07:15:00Z">
        <w:r w:rsidRPr="008527F9" w:rsidDel="000E60B7">
          <w:rPr>
            <w:rFonts w:cstheme="minorHAnsi"/>
            <w:color w:val="000000"/>
          </w:rPr>
          <w:delText xml:space="preserve"> IDU_ID,</w:delText>
        </w:r>
        <w:r w:rsidR="00E81AD8" w:rsidRPr="008527F9" w:rsidDel="000E60B7">
          <w:rPr>
            <w:rFonts w:cstheme="minorHAnsi"/>
            <w:color w:val="000000"/>
          </w:rPr>
          <w:delText xml:space="preserve"> the ID of the affected IDU</w:delText>
        </w:r>
      </w:del>
    </w:p>
    <w:p w14:paraId="73F16323" w14:textId="0635352E" w:rsidR="00E81AD8" w:rsidRPr="008527F9" w:rsidDel="000E60B7" w:rsidRDefault="004421E7" w:rsidP="00E81AD8">
      <w:pPr>
        <w:pStyle w:val="ListParagraph"/>
        <w:numPr>
          <w:ilvl w:val="0"/>
          <w:numId w:val="9"/>
        </w:numPr>
        <w:autoSpaceDE w:val="0"/>
        <w:autoSpaceDN w:val="0"/>
        <w:adjustRightInd w:val="0"/>
        <w:rPr>
          <w:del w:id="915" w:author="David Conklin" w:date="2022-03-04T07:15:00Z"/>
          <w:rFonts w:cstheme="minorHAnsi"/>
          <w:color w:val="000000"/>
        </w:rPr>
      </w:pPr>
      <w:del w:id="916" w:author="David Conklin" w:date="2022-03-04T07:15:00Z">
        <w:r w:rsidRPr="008527F9" w:rsidDel="000E60B7">
          <w:rPr>
            <w:rFonts w:cstheme="minorHAnsi"/>
            <w:color w:val="000000"/>
          </w:rPr>
          <w:delText>LULC,</w:delText>
        </w:r>
        <w:r w:rsidR="00E81AD8" w:rsidRPr="008527F9" w:rsidDel="000E60B7">
          <w:rPr>
            <w:rFonts w:cstheme="minorHAnsi"/>
            <w:color w:val="000000"/>
          </w:rPr>
          <w:delText xml:space="preserve"> the new LULC code, at the most detailed level of the LULC hierarchy, which is LULC_C (a.k.a. VEGCLASS) for CW3M</w:delText>
        </w:r>
      </w:del>
    </w:p>
    <w:p w14:paraId="39386840" w14:textId="2596D4FA" w:rsidR="00E81AD8" w:rsidRPr="008527F9" w:rsidDel="000E60B7" w:rsidRDefault="004421E7" w:rsidP="00E81AD8">
      <w:pPr>
        <w:pStyle w:val="ListParagraph"/>
        <w:numPr>
          <w:ilvl w:val="0"/>
          <w:numId w:val="9"/>
        </w:numPr>
        <w:autoSpaceDE w:val="0"/>
        <w:autoSpaceDN w:val="0"/>
        <w:adjustRightInd w:val="0"/>
        <w:rPr>
          <w:del w:id="917" w:author="David Conklin" w:date="2022-03-04T07:15:00Z"/>
          <w:rFonts w:cstheme="minorHAnsi"/>
          <w:color w:val="000000"/>
        </w:rPr>
      </w:pPr>
      <w:del w:id="918" w:author="David Conklin" w:date="2022-03-04T07:15:00Z">
        <w:r w:rsidRPr="008527F9" w:rsidDel="000E60B7">
          <w:rPr>
            <w:rFonts w:cstheme="minorHAnsi"/>
            <w:color w:val="000000"/>
          </w:rPr>
          <w:delText>UGB,</w:delText>
        </w:r>
        <w:r w:rsidR="00E81AD8" w:rsidRPr="008527F9" w:rsidDel="000E60B7">
          <w:rPr>
            <w:rFonts w:cstheme="minorHAnsi"/>
            <w:color w:val="000000"/>
          </w:rPr>
          <w:delText xml:space="preserve"> the new UGB code</w:delText>
        </w:r>
      </w:del>
    </w:p>
    <w:p w14:paraId="4DAA9BA9" w14:textId="660DB489" w:rsidR="00E81AD8" w:rsidRPr="008527F9" w:rsidDel="000E60B7" w:rsidRDefault="004421E7" w:rsidP="00E81AD8">
      <w:pPr>
        <w:pStyle w:val="ListParagraph"/>
        <w:numPr>
          <w:ilvl w:val="0"/>
          <w:numId w:val="9"/>
        </w:numPr>
        <w:autoSpaceDE w:val="0"/>
        <w:autoSpaceDN w:val="0"/>
        <w:adjustRightInd w:val="0"/>
        <w:rPr>
          <w:del w:id="919" w:author="David Conklin" w:date="2022-03-04T07:15:00Z"/>
          <w:rFonts w:cstheme="minorHAnsi"/>
          <w:color w:val="000000"/>
        </w:rPr>
      </w:pPr>
      <w:del w:id="920" w:author="David Conklin" w:date="2022-03-04T07:15:00Z">
        <w:r w:rsidRPr="008527F9" w:rsidDel="000E60B7">
          <w:rPr>
            <w:rFonts w:cstheme="minorHAnsi"/>
            <w:color w:val="000000"/>
          </w:rPr>
          <w:delText>WETL_ID,</w:delText>
        </w:r>
        <w:r w:rsidR="00E81AD8" w:rsidRPr="008527F9" w:rsidDel="000E60B7">
          <w:rPr>
            <w:rFonts w:cstheme="minorHAnsi"/>
            <w:color w:val="000000"/>
          </w:rPr>
          <w:delText xml:space="preserve"> the new wetland ID</w:delText>
        </w:r>
      </w:del>
    </w:p>
    <w:p w14:paraId="6A889285" w14:textId="3C33AA02" w:rsidR="004421E7" w:rsidRPr="008527F9" w:rsidDel="000E60B7" w:rsidRDefault="004421E7" w:rsidP="00E81AD8">
      <w:pPr>
        <w:pStyle w:val="ListParagraph"/>
        <w:numPr>
          <w:ilvl w:val="0"/>
          <w:numId w:val="9"/>
        </w:numPr>
        <w:autoSpaceDE w:val="0"/>
        <w:autoSpaceDN w:val="0"/>
        <w:adjustRightInd w:val="0"/>
        <w:rPr>
          <w:del w:id="921" w:author="David Conklin" w:date="2022-03-04T07:15:00Z"/>
          <w:rFonts w:cstheme="minorHAnsi"/>
          <w:color w:val="000000"/>
        </w:rPr>
      </w:pPr>
      <w:del w:id="922" w:author="David Conklin" w:date="2022-03-04T07:15:00Z">
        <w:r w:rsidRPr="008527F9" w:rsidDel="000E60B7">
          <w:rPr>
            <w:rFonts w:cstheme="minorHAnsi"/>
            <w:color w:val="000000"/>
          </w:rPr>
          <w:delText>DESCRIPTION</w:delText>
        </w:r>
        <w:r w:rsidR="00E81AD8" w:rsidRPr="008527F9" w:rsidDel="000E60B7">
          <w:rPr>
            <w:rFonts w:cstheme="minorHAnsi"/>
            <w:color w:val="000000"/>
          </w:rPr>
          <w:delText>, a comment string</w:delText>
        </w:r>
      </w:del>
    </w:p>
    <w:p w14:paraId="059A88B2" w14:textId="44C96488" w:rsidR="00C9152A" w:rsidDel="000E60B7" w:rsidRDefault="00E81AD8" w:rsidP="00E81AD8">
      <w:pPr>
        <w:autoSpaceDE w:val="0"/>
        <w:autoSpaceDN w:val="0"/>
        <w:adjustRightInd w:val="0"/>
        <w:rPr>
          <w:del w:id="923" w:author="David Conklin" w:date="2022-03-04T07:15:00Z"/>
          <w:rFonts w:cstheme="minorHAnsi"/>
          <w:color w:val="000000"/>
        </w:rPr>
      </w:pPr>
      <w:del w:id="924" w:author="David Conklin" w:date="2022-03-04T07:15:00Z">
        <w:r w:rsidRPr="008527F9" w:rsidDel="000E60B7">
          <w:rPr>
            <w:rFonts w:cstheme="minorHAnsi"/>
            <w:color w:val="000000"/>
          </w:rPr>
          <w:delText>Integer data is used for all the fields except the DESCRIPTION field, which is a string.</w:delText>
        </w:r>
        <w:r w:rsidDel="000E60B7">
          <w:rPr>
            <w:rFonts w:cstheme="minorHAnsi"/>
            <w:color w:val="000000"/>
          </w:rPr>
          <w:delText xml:space="preserve">  By convention, YEAR is the leftmost field and DESCRIPTION is the rightmost field.  Rows must appear sorted from </w:delText>
        </w:r>
        <w:r w:rsidR="00C9152A" w:rsidDel="000E60B7">
          <w:rPr>
            <w:rFonts w:cstheme="minorHAnsi"/>
            <w:color w:val="000000"/>
          </w:rPr>
          <w:delText xml:space="preserve">earliest </w:delText>
        </w:r>
        <w:r w:rsidDel="000E60B7">
          <w:rPr>
            <w:rFonts w:cstheme="minorHAnsi"/>
            <w:color w:val="000000"/>
          </w:rPr>
          <w:delText xml:space="preserve">YEAR to </w:delText>
        </w:r>
        <w:r w:rsidR="00C9152A" w:rsidDel="000E60B7">
          <w:rPr>
            <w:rFonts w:cstheme="minorHAnsi"/>
            <w:color w:val="000000"/>
          </w:rPr>
          <w:delText xml:space="preserve">latest YEAR.  Within a given year, </w:delText>
        </w:r>
        <w:r w:rsidR="004945C5" w:rsidDel="000E60B7">
          <w:rPr>
            <w:rFonts w:cstheme="minorHAnsi"/>
            <w:color w:val="000000"/>
          </w:rPr>
          <w:delText>entries should be sorted from smallest IDU_ID to largest IDU_ID.</w:delText>
        </w:r>
        <w:r w:rsidR="00C9152A" w:rsidDel="000E60B7">
          <w:rPr>
            <w:rFonts w:cstheme="minorHAnsi"/>
            <w:color w:val="000000"/>
          </w:rPr>
          <w:delText xml:space="preserve">  Values in the LULC, UGB, and WETL_ID fields may be the new target values or</w:delText>
        </w:r>
        <w:r w:rsidR="004945C5" w:rsidDel="000E60B7">
          <w:rPr>
            <w:rFonts w:cstheme="minorHAnsi"/>
            <w:color w:val="000000"/>
          </w:rPr>
          <w:delText>, for no change,</w:delText>
        </w:r>
        <w:r w:rsidR="00C9152A" w:rsidDel="000E60B7">
          <w:rPr>
            <w:rFonts w:cstheme="minorHAnsi"/>
            <w:color w:val="000000"/>
          </w:rPr>
          <w:delText xml:space="preserve"> a token (-1</w:delText>
        </w:r>
        <w:r w:rsidR="004945C5" w:rsidDel="000E60B7">
          <w:rPr>
            <w:rFonts w:cstheme="minorHAnsi"/>
            <w:color w:val="000000"/>
          </w:rPr>
          <w:delText>)</w:delText>
        </w:r>
        <w:r w:rsidR="00C9152A" w:rsidDel="000E60B7">
          <w:rPr>
            <w:rFonts w:cstheme="minorHAnsi"/>
            <w:color w:val="000000"/>
          </w:rPr>
          <w:delText xml:space="preserve">. </w:delText>
        </w:r>
      </w:del>
    </w:p>
    <w:p w14:paraId="731B0779" w14:textId="7D229B4E" w:rsidR="003067C8" w:rsidDel="000E60B7" w:rsidRDefault="003067C8" w:rsidP="00E81AD8">
      <w:pPr>
        <w:autoSpaceDE w:val="0"/>
        <w:autoSpaceDN w:val="0"/>
        <w:adjustRightInd w:val="0"/>
        <w:rPr>
          <w:del w:id="925" w:author="David Conklin" w:date="2022-03-04T07:15:00Z"/>
          <w:rFonts w:cstheme="minorHAnsi"/>
          <w:color w:val="000000"/>
        </w:rPr>
      </w:pPr>
    </w:p>
    <w:p w14:paraId="22DD238B" w14:textId="39FB766E" w:rsidR="003067C8" w:rsidDel="000E60B7" w:rsidRDefault="003067C8" w:rsidP="00E81AD8">
      <w:pPr>
        <w:autoSpaceDE w:val="0"/>
        <w:autoSpaceDN w:val="0"/>
        <w:adjustRightInd w:val="0"/>
        <w:rPr>
          <w:del w:id="926" w:author="David Conklin" w:date="2022-03-04T07:15:00Z"/>
          <w:rFonts w:cstheme="minorHAnsi"/>
          <w:color w:val="000000"/>
        </w:rPr>
      </w:pPr>
      <w:del w:id="927" w:author="David Conklin" w:date="2022-03-04T07:15:00Z">
        <w:r w:rsidDel="000E60B7">
          <w:rPr>
            <w:rFonts w:cstheme="minorHAnsi"/>
            <w:color w:val="000000"/>
          </w:rPr>
          <w:delText>As an example, here is the LULCtrans file</w:delText>
        </w:r>
        <w:r w:rsidR="009F5268" w:rsidDel="000E60B7">
          <w:rPr>
            <w:rFonts w:cstheme="minorHAnsi"/>
            <w:color w:val="000000"/>
          </w:rPr>
          <w:delText xml:space="preserve"> which was used in the development of the Prescribed LULCs code:</w:delText>
        </w:r>
      </w:del>
    </w:p>
    <w:p w14:paraId="2CACB3CA" w14:textId="06FEE5A3" w:rsidR="004945C5" w:rsidRPr="004945C5" w:rsidDel="000E60B7" w:rsidRDefault="004945C5" w:rsidP="004945C5">
      <w:pPr>
        <w:autoSpaceDE w:val="0"/>
        <w:autoSpaceDN w:val="0"/>
        <w:adjustRightInd w:val="0"/>
        <w:rPr>
          <w:del w:id="928" w:author="David Conklin" w:date="2022-03-04T07:15:00Z"/>
          <w:rFonts w:ascii="Consolas" w:hAnsi="Consolas" w:cs="Consolas"/>
          <w:color w:val="000000"/>
          <w:sz w:val="19"/>
          <w:szCs w:val="19"/>
        </w:rPr>
      </w:pPr>
      <w:del w:id="929" w:author="David Conklin" w:date="2022-03-04T07:15:00Z">
        <w:r w:rsidRPr="004945C5" w:rsidDel="000E60B7">
          <w:rPr>
            <w:rFonts w:ascii="Consolas" w:hAnsi="Consolas" w:cs="Consolas"/>
            <w:color w:val="000000"/>
            <w:sz w:val="19"/>
            <w:szCs w:val="19"/>
          </w:rPr>
          <w:delText>; Prescribed LULC changes</w:delText>
        </w:r>
      </w:del>
    </w:p>
    <w:p w14:paraId="787A1CA1" w14:textId="050F2886" w:rsidR="004945C5" w:rsidRPr="004945C5" w:rsidDel="000E60B7" w:rsidRDefault="004945C5" w:rsidP="004945C5">
      <w:pPr>
        <w:autoSpaceDE w:val="0"/>
        <w:autoSpaceDN w:val="0"/>
        <w:adjustRightInd w:val="0"/>
        <w:rPr>
          <w:del w:id="930" w:author="David Conklin" w:date="2022-03-04T07:15:00Z"/>
          <w:rFonts w:ascii="Consolas" w:hAnsi="Consolas" w:cs="Consolas"/>
          <w:color w:val="000000"/>
          <w:sz w:val="19"/>
          <w:szCs w:val="19"/>
        </w:rPr>
      </w:pPr>
      <w:del w:id="931" w:author="David Conklin" w:date="2022-03-04T07:15:00Z">
        <w:r w:rsidRPr="004945C5" w:rsidDel="000E60B7">
          <w:rPr>
            <w:rFonts w:ascii="Consolas" w:hAnsi="Consolas" w:cs="Consolas"/>
            <w:color w:val="000000"/>
            <w:sz w:val="19"/>
            <w:szCs w:val="19"/>
          </w:rPr>
          <w:delText>; LULC values are for the most detailed LULC category, i.e. LULC_C aka VEGCLASS for WW2100.</w:delText>
        </w:r>
      </w:del>
    </w:p>
    <w:p w14:paraId="7FA93AEE" w14:textId="572AC868" w:rsidR="004945C5" w:rsidRPr="004945C5" w:rsidDel="000E60B7" w:rsidRDefault="004945C5" w:rsidP="004945C5">
      <w:pPr>
        <w:autoSpaceDE w:val="0"/>
        <w:autoSpaceDN w:val="0"/>
        <w:adjustRightInd w:val="0"/>
        <w:rPr>
          <w:del w:id="932" w:author="David Conklin" w:date="2022-03-04T07:15:00Z"/>
          <w:rFonts w:ascii="Consolas" w:hAnsi="Consolas" w:cs="Consolas"/>
          <w:color w:val="000000"/>
          <w:sz w:val="19"/>
          <w:szCs w:val="19"/>
        </w:rPr>
      </w:pPr>
      <w:del w:id="933" w:author="David Conklin" w:date="2022-03-04T07:15:00Z">
        <w:r w:rsidRPr="004945C5" w:rsidDel="000E60B7">
          <w:rPr>
            <w:rFonts w:ascii="Consolas" w:hAnsi="Consolas" w:cs="Consolas"/>
            <w:color w:val="000000"/>
            <w:sz w:val="19"/>
            <w:szCs w:val="19"/>
          </w:rPr>
          <w:delText>; Entries should be in order from earliest year to latest year, and</w:delText>
        </w:r>
      </w:del>
    </w:p>
    <w:p w14:paraId="1A46B2C6" w14:textId="13A2A341" w:rsidR="004945C5" w:rsidRPr="004945C5" w:rsidDel="000E60B7" w:rsidRDefault="004945C5" w:rsidP="004945C5">
      <w:pPr>
        <w:autoSpaceDE w:val="0"/>
        <w:autoSpaceDN w:val="0"/>
        <w:adjustRightInd w:val="0"/>
        <w:rPr>
          <w:del w:id="934" w:author="David Conklin" w:date="2022-03-04T07:15:00Z"/>
          <w:rFonts w:ascii="Consolas" w:hAnsi="Consolas" w:cs="Consolas"/>
          <w:color w:val="000000"/>
          <w:sz w:val="19"/>
          <w:szCs w:val="19"/>
        </w:rPr>
      </w:pPr>
      <w:del w:id="935" w:author="David Conklin" w:date="2022-03-04T07:15:00Z">
        <w:r w:rsidRPr="004945C5" w:rsidDel="000E60B7">
          <w:rPr>
            <w:rFonts w:ascii="Consolas" w:hAnsi="Consolas" w:cs="Consolas"/>
            <w:color w:val="000000"/>
            <w:sz w:val="19"/>
            <w:szCs w:val="19"/>
          </w:rPr>
          <w:delText>; within a given year, should be in order from lowest to highest IDU_ID.</w:delText>
        </w:r>
      </w:del>
    </w:p>
    <w:p w14:paraId="25452894" w14:textId="5FF25871" w:rsidR="004945C5" w:rsidRPr="004945C5" w:rsidDel="000E60B7" w:rsidRDefault="004945C5" w:rsidP="004945C5">
      <w:pPr>
        <w:autoSpaceDE w:val="0"/>
        <w:autoSpaceDN w:val="0"/>
        <w:adjustRightInd w:val="0"/>
        <w:rPr>
          <w:del w:id="936" w:author="David Conklin" w:date="2022-03-04T07:15:00Z"/>
          <w:rFonts w:ascii="Consolas" w:hAnsi="Consolas" w:cs="Consolas"/>
          <w:color w:val="000000"/>
          <w:sz w:val="19"/>
          <w:szCs w:val="19"/>
        </w:rPr>
      </w:pPr>
      <w:del w:id="937" w:author="David Conklin" w:date="2022-03-04T07:15:00Z">
        <w:r w:rsidRPr="004945C5" w:rsidDel="000E60B7">
          <w:rPr>
            <w:rFonts w:ascii="Consolas" w:hAnsi="Consolas" w:cs="Consolas"/>
            <w:color w:val="000000"/>
            <w:sz w:val="19"/>
            <w:szCs w:val="19"/>
          </w:rPr>
          <w:delText>YEAR,IDU_ID,LULC,UGB,WETL_ID,DESCRIPTION</w:delText>
        </w:r>
      </w:del>
    </w:p>
    <w:p w14:paraId="693276A7" w14:textId="4AAA6895" w:rsidR="004945C5" w:rsidRPr="004945C5" w:rsidDel="000E60B7" w:rsidRDefault="004945C5" w:rsidP="004945C5">
      <w:pPr>
        <w:autoSpaceDE w:val="0"/>
        <w:autoSpaceDN w:val="0"/>
        <w:adjustRightInd w:val="0"/>
        <w:rPr>
          <w:del w:id="938" w:author="David Conklin" w:date="2022-03-04T07:15:00Z"/>
          <w:rFonts w:ascii="Consolas" w:hAnsi="Consolas" w:cs="Consolas"/>
          <w:color w:val="000000"/>
          <w:sz w:val="19"/>
          <w:szCs w:val="19"/>
        </w:rPr>
      </w:pPr>
      <w:del w:id="939" w:author="David Conklin" w:date="2022-03-04T07:15:00Z">
        <w:r w:rsidRPr="004945C5" w:rsidDel="000E60B7">
          <w:rPr>
            <w:rFonts w:ascii="Consolas" w:hAnsi="Consolas" w:cs="Consolas"/>
            <w:color w:val="000000"/>
            <w:sz w:val="19"/>
            <w:szCs w:val="19"/>
          </w:rPr>
          <w:delText>2010,33806,6246,22,10,Add one IDU to wetland 10.</w:delText>
        </w:r>
      </w:del>
    </w:p>
    <w:p w14:paraId="4FFECA0C" w14:textId="38CA5F48" w:rsidR="004945C5" w:rsidRPr="004945C5" w:rsidDel="000E60B7" w:rsidRDefault="004945C5" w:rsidP="004945C5">
      <w:pPr>
        <w:autoSpaceDE w:val="0"/>
        <w:autoSpaceDN w:val="0"/>
        <w:adjustRightInd w:val="0"/>
        <w:rPr>
          <w:del w:id="940" w:author="David Conklin" w:date="2022-03-04T07:15:00Z"/>
          <w:rFonts w:ascii="Consolas" w:hAnsi="Consolas" w:cs="Consolas"/>
          <w:color w:val="000000"/>
          <w:sz w:val="19"/>
          <w:szCs w:val="19"/>
        </w:rPr>
      </w:pPr>
      <w:del w:id="941" w:author="David Conklin" w:date="2022-03-04T07:15:00Z">
        <w:r w:rsidRPr="004945C5" w:rsidDel="000E60B7">
          <w:rPr>
            <w:rFonts w:ascii="Consolas" w:hAnsi="Consolas" w:cs="Consolas"/>
            <w:color w:val="000000"/>
            <w:sz w:val="19"/>
            <w:szCs w:val="19"/>
          </w:rPr>
          <w:delText>2011,33827,122,22,0,One of the IDUs in wetland 10 goes to Developed Low Density.</w:delText>
        </w:r>
      </w:del>
    </w:p>
    <w:p w14:paraId="51AAB071" w14:textId="521D37AD" w:rsidR="008E4815" w:rsidDel="000E60B7" w:rsidRDefault="004945C5" w:rsidP="004945C5">
      <w:pPr>
        <w:autoSpaceDE w:val="0"/>
        <w:autoSpaceDN w:val="0"/>
        <w:adjustRightInd w:val="0"/>
        <w:rPr>
          <w:del w:id="942" w:author="David Conklin" w:date="2022-03-04T07:15:00Z"/>
          <w:rFonts w:ascii="Consolas" w:hAnsi="Consolas" w:cs="Consolas"/>
          <w:color w:val="000000"/>
          <w:sz w:val="19"/>
          <w:szCs w:val="19"/>
        </w:rPr>
      </w:pPr>
      <w:del w:id="943" w:author="David Conklin" w:date="2022-03-04T07:15:00Z">
        <w:r w:rsidRPr="004945C5" w:rsidDel="000E60B7">
          <w:rPr>
            <w:rFonts w:ascii="Consolas" w:hAnsi="Consolas" w:cs="Consolas"/>
            <w:color w:val="000000"/>
            <w:sz w:val="19"/>
            <w:szCs w:val="19"/>
          </w:rPr>
          <w:delText>2013,33827,6246,22,10,Add the IDU back into wetland 10.</w:delText>
        </w:r>
      </w:del>
    </w:p>
    <w:p w14:paraId="247A245D" w14:textId="45EDB64C" w:rsidR="00EB2D6C" w:rsidDel="000E60B7" w:rsidRDefault="00EB2D6C" w:rsidP="008E4815">
      <w:pPr>
        <w:autoSpaceDE w:val="0"/>
        <w:autoSpaceDN w:val="0"/>
        <w:adjustRightInd w:val="0"/>
        <w:rPr>
          <w:del w:id="944" w:author="David Conklin" w:date="2022-03-04T07:15:00Z"/>
          <w:rFonts w:ascii="Consolas" w:hAnsi="Consolas" w:cs="Consolas"/>
          <w:color w:val="000000"/>
          <w:sz w:val="19"/>
          <w:szCs w:val="19"/>
        </w:rPr>
      </w:pPr>
    </w:p>
    <w:p w14:paraId="0D10D533" w14:textId="7EDD5F4B" w:rsidR="008E4815" w:rsidRPr="00FD7A90" w:rsidDel="000E60B7" w:rsidRDefault="008E4815" w:rsidP="008E4815">
      <w:pPr>
        <w:autoSpaceDE w:val="0"/>
        <w:autoSpaceDN w:val="0"/>
        <w:adjustRightInd w:val="0"/>
        <w:rPr>
          <w:del w:id="945" w:author="David Conklin" w:date="2022-03-04T07:15:00Z"/>
          <w:rFonts w:cstheme="minorHAnsi"/>
          <w:color w:val="000000"/>
        </w:rPr>
      </w:pPr>
      <w:del w:id="946" w:author="David Conklin" w:date="2022-03-04T07:15:00Z">
        <w:r w:rsidDel="000E60B7">
          <w:rPr>
            <w:rFonts w:cstheme="minorHAnsi"/>
            <w:color w:val="000000"/>
          </w:rPr>
          <w:delText>Note the use of comments in the initial part of the file.  The Prescribed LULCs code uses a method named “ReadCSVwithLeadingComments()” to read the LULCtrans file.  That method skips over lines beginning with a semicolon in column 1 at the beginning of the file</w:delText>
        </w:r>
        <w:r w:rsidR="00EB2D6C" w:rsidDel="000E60B7">
          <w:rPr>
            <w:rFonts w:cstheme="minorHAnsi"/>
            <w:color w:val="000000"/>
          </w:rPr>
          <w:delText>, and interprets the first line without a semicolon in column 1 as the column headers.</w:delText>
        </w:r>
      </w:del>
    </w:p>
    <w:p w14:paraId="7CE98D3D" w14:textId="0D9DCB2B" w:rsidR="00C9152A" w:rsidDel="000E60B7" w:rsidRDefault="00C9152A" w:rsidP="00E81AD8">
      <w:pPr>
        <w:autoSpaceDE w:val="0"/>
        <w:autoSpaceDN w:val="0"/>
        <w:adjustRightInd w:val="0"/>
        <w:rPr>
          <w:del w:id="947" w:author="David Conklin" w:date="2022-03-04T07:15:00Z"/>
          <w:rFonts w:cstheme="minorHAnsi"/>
          <w:color w:val="000000"/>
        </w:rPr>
      </w:pPr>
    </w:p>
    <w:p w14:paraId="39C3A5F7" w14:textId="00E35F94" w:rsidR="005A6BF4" w:rsidDel="000E60B7" w:rsidRDefault="005A6BF4" w:rsidP="005A6BF4">
      <w:pPr>
        <w:autoSpaceDE w:val="0"/>
        <w:autoSpaceDN w:val="0"/>
        <w:adjustRightInd w:val="0"/>
        <w:rPr>
          <w:del w:id="948" w:author="David Conklin" w:date="2022-03-04T07:15:00Z"/>
          <w:rFonts w:cstheme="minorHAnsi"/>
          <w:color w:val="000000"/>
        </w:rPr>
      </w:pPr>
      <w:del w:id="949" w:author="David Conklin" w:date="2022-03-04T07:15:00Z">
        <w:r w:rsidDel="000E60B7">
          <w:rPr>
            <w:rFonts w:cstheme="minorHAnsi"/>
            <w:color w:val="000000"/>
          </w:rPr>
          <w:delText>LULCtrans files are specific to simulation scenarios, and are placed in DataCW3M/ScenarioData/&lt;simulation scenario name&gt;</w:delText>
        </w:r>
        <w:r w:rsidR="00C457B7" w:rsidDel="000E60B7">
          <w:rPr>
            <w:rFonts w:cstheme="minorHAnsi"/>
            <w:color w:val="000000"/>
          </w:rPr>
          <w:delText>.  For example, as of October 2021, the LULCtrans file for the Demo_Baseline scenario is</w:delText>
        </w:r>
      </w:del>
    </w:p>
    <w:p w14:paraId="0E167FB3" w14:textId="129A29AD" w:rsidR="00C457B7" w:rsidDel="000E60B7" w:rsidRDefault="00C457B7" w:rsidP="00C457B7">
      <w:pPr>
        <w:autoSpaceDE w:val="0"/>
        <w:autoSpaceDN w:val="0"/>
        <w:adjustRightInd w:val="0"/>
        <w:rPr>
          <w:del w:id="950" w:author="David Conklin" w:date="2022-03-04T07:15:00Z"/>
          <w:rFonts w:cstheme="minorHAnsi"/>
          <w:color w:val="000000"/>
        </w:rPr>
      </w:pPr>
      <w:del w:id="951" w:author="David Conklin" w:date="2022-03-04T07:15:00Z">
        <w:r w:rsidDel="000E60B7">
          <w:rPr>
            <w:rFonts w:cstheme="minorHAnsi"/>
            <w:color w:val="000000"/>
          </w:rPr>
          <w:tab/>
          <w:delText>DataCW3M/ScenarioData/Demo_Baseline/prescribedLULCs.csv</w:delText>
        </w:r>
      </w:del>
    </w:p>
    <w:p w14:paraId="41A198FC" w14:textId="3F3D9698" w:rsidR="00C457B7" w:rsidDel="000E60B7" w:rsidRDefault="00C457B7" w:rsidP="00C457B7">
      <w:pPr>
        <w:autoSpaceDE w:val="0"/>
        <w:autoSpaceDN w:val="0"/>
        <w:adjustRightInd w:val="0"/>
        <w:rPr>
          <w:del w:id="952" w:author="David Conklin" w:date="2022-03-04T07:15:00Z"/>
          <w:rFonts w:cstheme="minorHAnsi"/>
          <w:color w:val="000000"/>
        </w:rPr>
      </w:pPr>
    </w:p>
    <w:p w14:paraId="32BCB76E" w14:textId="222A54E5" w:rsidR="00C457B7" w:rsidDel="000E60B7" w:rsidRDefault="00C457B7" w:rsidP="00C457B7">
      <w:pPr>
        <w:autoSpaceDE w:val="0"/>
        <w:autoSpaceDN w:val="0"/>
        <w:adjustRightInd w:val="0"/>
        <w:rPr>
          <w:del w:id="953" w:author="David Conklin" w:date="2022-03-04T07:15:00Z"/>
          <w:rFonts w:cstheme="minorHAnsi"/>
          <w:color w:val="000000"/>
        </w:rPr>
      </w:pPr>
      <w:del w:id="954" w:author="David Conklin" w:date="2022-03-04T07:15:00Z">
        <w:r w:rsidDel="000E60B7">
          <w:rPr>
            <w:rFonts w:cstheme="minorHAnsi"/>
            <w:color w:val="000000"/>
          </w:rPr>
          <w:delText>The code for the Prescribed LULCs process is in the APs Visual Studio project.  At runtime, the location and name of the LULCtrans file is specified in the APs.xml file, as for example</w:delText>
        </w:r>
      </w:del>
    </w:p>
    <w:p w14:paraId="77A0C4E4" w14:textId="4D0E6B26" w:rsidR="004E1EE6" w:rsidDel="000E60B7" w:rsidRDefault="00C457B7" w:rsidP="004E1EE6">
      <w:pPr>
        <w:autoSpaceDE w:val="0"/>
        <w:autoSpaceDN w:val="0"/>
        <w:adjustRightInd w:val="0"/>
        <w:rPr>
          <w:del w:id="955" w:author="David Conklin" w:date="2022-03-04T07:15:00Z"/>
          <w:rFonts w:ascii="Consolas" w:hAnsi="Consolas" w:cs="Consolas"/>
          <w:color w:val="000000"/>
          <w:sz w:val="19"/>
          <w:szCs w:val="19"/>
        </w:rPr>
      </w:pPr>
      <w:del w:id="956" w:author="David Conklin" w:date="2022-03-04T07:15:00Z">
        <w:r w:rsidDel="000E60B7">
          <w:rPr>
            <w:rFonts w:ascii="Consolas" w:hAnsi="Consolas" w:cs="Consolas"/>
            <w:color w:val="0000FF"/>
            <w:sz w:val="19"/>
            <w:szCs w:val="19"/>
          </w:rPr>
          <w:delText>&lt;</w:delText>
        </w:r>
        <w:r w:rsidDel="000E60B7">
          <w:rPr>
            <w:rFonts w:ascii="Consolas" w:hAnsi="Consolas" w:cs="Consolas"/>
            <w:color w:val="A31515"/>
            <w:sz w:val="19"/>
            <w:szCs w:val="19"/>
          </w:rPr>
          <w:delText>prescribed_LULCs</w:delText>
        </w:r>
        <w:r w:rsidDel="000E60B7">
          <w:rPr>
            <w:rFonts w:ascii="Consolas" w:hAnsi="Consolas" w:cs="Consolas"/>
            <w:color w:val="0000FF"/>
            <w:sz w:val="19"/>
            <w:szCs w:val="19"/>
          </w:rPr>
          <w:delText xml:space="preserve"> </w:delText>
        </w:r>
        <w:r w:rsidDel="000E60B7">
          <w:rPr>
            <w:rFonts w:ascii="Consolas" w:hAnsi="Consolas" w:cs="Consolas"/>
            <w:color w:val="FF0000"/>
            <w:sz w:val="19"/>
            <w:szCs w:val="19"/>
          </w:rPr>
          <w:delText>id</w:delText>
        </w:r>
        <w:r w:rsidDel="000E60B7">
          <w:rPr>
            <w:rFonts w:ascii="Consolas" w:hAnsi="Consolas" w:cs="Consolas"/>
            <w:color w:val="0000FF"/>
            <w:sz w:val="19"/>
            <w:szCs w:val="19"/>
          </w:rPr>
          <w:delText>=</w:delText>
        </w:r>
        <w:r w:rsidDel="000E60B7">
          <w:rPr>
            <w:rFonts w:ascii="Consolas" w:hAnsi="Consolas" w:cs="Consolas"/>
            <w:color w:val="000000"/>
            <w:sz w:val="19"/>
            <w:szCs w:val="19"/>
          </w:rPr>
          <w:delText>'</w:delText>
        </w:r>
        <w:r w:rsidDel="000E60B7">
          <w:rPr>
            <w:rFonts w:ascii="Consolas" w:hAnsi="Consolas" w:cs="Consolas"/>
            <w:color w:val="0000FF"/>
            <w:sz w:val="19"/>
            <w:szCs w:val="19"/>
          </w:rPr>
          <w:delText>25</w:delText>
        </w:r>
        <w:r w:rsidDel="000E60B7">
          <w:rPr>
            <w:rFonts w:ascii="Consolas" w:hAnsi="Consolas" w:cs="Consolas"/>
            <w:color w:val="000000"/>
            <w:sz w:val="19"/>
            <w:szCs w:val="19"/>
          </w:rPr>
          <w:delText>'</w:delText>
        </w:r>
      </w:del>
    </w:p>
    <w:p w14:paraId="00A42690" w14:textId="33A0BF55" w:rsidR="00C457B7" w:rsidDel="000E60B7" w:rsidRDefault="00C457B7" w:rsidP="004E1EE6">
      <w:pPr>
        <w:autoSpaceDE w:val="0"/>
        <w:autoSpaceDN w:val="0"/>
        <w:adjustRightInd w:val="0"/>
        <w:ind w:firstLine="720"/>
        <w:rPr>
          <w:del w:id="957" w:author="David Conklin" w:date="2022-03-04T07:15:00Z"/>
          <w:rFonts w:ascii="Consolas" w:hAnsi="Consolas" w:cs="Consolas"/>
          <w:color w:val="0000FF"/>
          <w:sz w:val="19"/>
          <w:szCs w:val="19"/>
        </w:rPr>
      </w:pPr>
      <w:del w:id="958" w:author="David Conklin" w:date="2022-03-04T07:15:00Z">
        <w:r w:rsidDel="000E60B7">
          <w:rPr>
            <w:rFonts w:ascii="Consolas" w:hAnsi="Consolas" w:cs="Consolas"/>
            <w:color w:val="0000FF"/>
            <w:sz w:val="19"/>
            <w:szCs w:val="19"/>
          </w:rPr>
          <w:delText xml:space="preserve"> </w:delText>
        </w:r>
        <w:r w:rsidDel="000E60B7">
          <w:rPr>
            <w:rFonts w:ascii="Consolas" w:hAnsi="Consolas" w:cs="Consolas"/>
            <w:color w:val="FF0000"/>
            <w:sz w:val="19"/>
            <w:szCs w:val="19"/>
          </w:rPr>
          <w:delText>prescribed_LULCs_file</w:delText>
        </w:r>
        <w:r w:rsidDel="000E60B7">
          <w:rPr>
            <w:rFonts w:ascii="Consolas" w:hAnsi="Consolas" w:cs="Consolas"/>
            <w:color w:val="0000FF"/>
            <w:sz w:val="19"/>
            <w:szCs w:val="19"/>
          </w:rPr>
          <w:delText>=</w:delText>
        </w:r>
        <w:r w:rsidDel="000E60B7">
          <w:rPr>
            <w:rFonts w:ascii="Consolas" w:hAnsi="Consolas" w:cs="Consolas"/>
            <w:color w:val="000000"/>
            <w:sz w:val="19"/>
            <w:szCs w:val="19"/>
          </w:rPr>
          <w:delText>'</w:delText>
        </w:r>
        <w:r w:rsidDel="000E60B7">
          <w:rPr>
            <w:rFonts w:ascii="Consolas" w:hAnsi="Consolas" w:cs="Consolas"/>
            <w:color w:val="0000FF"/>
            <w:sz w:val="19"/>
            <w:szCs w:val="19"/>
          </w:rPr>
          <w:delText>ScenarioData/SCENARIO_NAME/prescribedLULCs.csv</w:delText>
        </w:r>
        <w:r w:rsidDel="000E60B7">
          <w:rPr>
            <w:rFonts w:ascii="Consolas" w:hAnsi="Consolas" w:cs="Consolas"/>
            <w:color w:val="000000"/>
            <w:sz w:val="19"/>
            <w:szCs w:val="19"/>
          </w:rPr>
          <w:delText>'</w:delText>
        </w:r>
        <w:r w:rsidDel="000E60B7">
          <w:rPr>
            <w:rFonts w:ascii="Consolas" w:hAnsi="Consolas" w:cs="Consolas"/>
            <w:color w:val="0000FF"/>
            <w:sz w:val="19"/>
            <w:szCs w:val="19"/>
          </w:rPr>
          <w:delText xml:space="preserve"> /&gt;</w:delText>
        </w:r>
      </w:del>
    </w:p>
    <w:p w14:paraId="52530C2D" w14:textId="109B9739" w:rsidR="004E1EE6" w:rsidRPr="008527F9" w:rsidDel="000E60B7" w:rsidRDefault="004E1EE6">
      <w:pPr>
        <w:autoSpaceDE w:val="0"/>
        <w:autoSpaceDN w:val="0"/>
        <w:adjustRightInd w:val="0"/>
        <w:rPr>
          <w:del w:id="959" w:author="David Conklin" w:date="2022-03-04T07:15:00Z"/>
          <w:rFonts w:cstheme="minorHAnsi"/>
        </w:rPr>
      </w:pPr>
      <w:del w:id="960" w:author="David Conklin" w:date="2022-03-04T07:15:00Z">
        <w:r w:rsidRPr="008527F9" w:rsidDel="000E60B7">
          <w:rPr>
            <w:rFonts w:cstheme="minorHAnsi"/>
          </w:rPr>
          <w:delText>In this</w:delText>
        </w:r>
        <w:r w:rsidR="003067C8" w:rsidRPr="008527F9" w:rsidDel="000E60B7">
          <w:rPr>
            <w:rFonts w:cstheme="minorHAnsi"/>
          </w:rPr>
          <w:delText xml:space="preserve"> example</w:delText>
        </w:r>
        <w:r w:rsidR="003067C8" w:rsidDel="000E60B7">
          <w:rPr>
            <w:rFonts w:cstheme="minorHAnsi"/>
          </w:rPr>
          <w:delText>, SCENARIO_NAME is a string recognized by APs::LoadXml() which is replaced at simulation runtime by the name of the simulation scenario.  The &lt;prescribed_LULCs&gt; block in the APs.xml file comes after the &lt;carbon&gt; block and before the &lt;land_use_transitions&gt; block.  The value for the ID field in the &lt;prescribed_LULCs&gt; block must match the ID value in the &lt;autonomous_process&gt; block for the Prescribed LULCs process in the ENVX file.</w:delText>
        </w:r>
      </w:del>
    </w:p>
    <w:p w14:paraId="75B05F51" w14:textId="7D72A8A5" w:rsidR="004421E7" w:rsidRPr="008527F9" w:rsidRDefault="005A6BF4" w:rsidP="008527F9">
      <w:pPr>
        <w:autoSpaceDE w:val="0"/>
        <w:autoSpaceDN w:val="0"/>
        <w:adjustRightInd w:val="0"/>
        <w:rPr>
          <w:rFonts w:cstheme="minorHAnsi"/>
          <w:color w:val="000000"/>
        </w:rPr>
      </w:pPr>
      <w:r>
        <w:rPr>
          <w:rFonts w:cstheme="minorHAnsi"/>
        </w:rPr>
        <w:tab/>
      </w:r>
    </w:p>
    <w:p w14:paraId="00806AC5" w14:textId="77777777" w:rsidR="008567FC" w:rsidRDefault="008567FC" w:rsidP="003410F4">
      <w:pPr>
        <w:pStyle w:val="Heading1"/>
      </w:pPr>
      <w:bookmarkStart w:id="961" w:name="_Toc99005092"/>
      <w:r>
        <w:t>Directory structure and file names</w:t>
      </w:r>
      <w:bookmarkEnd w:id="961"/>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0F330772" w14:textId="11876168" w:rsidR="006B0DAB" w:rsidRDefault="006B0DAB" w:rsidP="006B0DAB">
      <w:pPr>
        <w:pStyle w:val="Heading1"/>
      </w:pPr>
      <w:bookmarkStart w:id="962" w:name="_Toc99005093"/>
      <w:r>
        <w:t>C++ Source Code Conventions</w:t>
      </w:r>
      <w:bookmarkEnd w:id="962"/>
    </w:p>
    <w:p w14:paraId="11B09CF7" w14:textId="50ECDF6A" w:rsidR="006B0DAB" w:rsidRDefault="006B0DAB" w:rsidP="006B0DAB">
      <w:r>
        <w:t>Source code styles, like natural language writing styles, are idiosyncratic to the author.  A large computer program like CW3M is necessarily the work of many programmers over many years, and it is not feasible to constrain the code to a uniform style.  Nevertheless, it is useful to identify coding conventions used by major contributors in order to facilitate reading the code.</w:t>
      </w:r>
    </w:p>
    <w:p w14:paraId="2A43D17B" w14:textId="06C82BB6" w:rsidR="006B0DAB" w:rsidRDefault="006B0DAB" w:rsidP="006B0DAB"/>
    <w:p w14:paraId="4841984B" w14:textId="5FDC2A51" w:rsidR="006B0DAB" w:rsidRDefault="006B0DAB" w:rsidP="006B0DAB">
      <w:pPr>
        <w:pStyle w:val="Heading2"/>
      </w:pPr>
      <w:bookmarkStart w:id="963" w:name="_Toc99005094"/>
      <w:r>
        <w:t>Conklin’s conventions</w:t>
      </w:r>
      <w:r w:rsidR="003B7480">
        <w:t xml:space="preserve"> for variable names</w:t>
      </w:r>
      <w:bookmarkEnd w:id="963"/>
    </w:p>
    <w:p w14:paraId="1C504FFA" w14:textId="6254F3DB" w:rsidR="003B7480" w:rsidRPr="00CA398C" w:rsidRDefault="003B7480" w:rsidP="008527F9">
      <w:r>
        <w:t>Prefixes are used to impart information about the variable:</w:t>
      </w:r>
    </w:p>
    <w:p w14:paraId="1EA6B51A" w14:textId="05328DD8" w:rsidR="003B7480" w:rsidRDefault="006B0DAB">
      <w:pPr>
        <w:pStyle w:val="ListParagraph"/>
        <w:numPr>
          <w:ilvl w:val="0"/>
          <w:numId w:val="9"/>
        </w:numPr>
      </w:pPr>
      <w:r>
        <w:t xml:space="preserve"> ‘p’ followed by a</w:t>
      </w:r>
      <w:r w:rsidR="003B7480">
        <w:t xml:space="preserve">n upper case letter </w:t>
      </w:r>
      <w:r w:rsidR="003402E9">
        <w:t>signifies</w:t>
      </w:r>
      <w:r w:rsidR="003B7480">
        <w:t xml:space="preserve"> a local variable which </w:t>
      </w:r>
      <w:r w:rsidR="003402E9">
        <w:t>is</w:t>
      </w:r>
      <w:r w:rsidR="003B7480">
        <w:t xml:space="preserve"> a pointer  to another variable</w:t>
      </w:r>
    </w:p>
    <w:p w14:paraId="54B600B5" w14:textId="0D9D502F" w:rsidR="003B7480" w:rsidRDefault="003B7480" w:rsidP="003B7480">
      <w:pPr>
        <w:pStyle w:val="ListParagraph"/>
        <w:numPr>
          <w:ilvl w:val="0"/>
          <w:numId w:val="9"/>
        </w:numPr>
      </w:pPr>
      <w:r>
        <w:t xml:space="preserve"> “m_” </w:t>
      </w:r>
      <w:r w:rsidR="003402E9">
        <w:t xml:space="preserve"> signifies a </w:t>
      </w:r>
      <w:r>
        <w:t>member of a class</w:t>
      </w:r>
    </w:p>
    <w:p w14:paraId="0EFA9708" w14:textId="142498C7" w:rsidR="006B0DAB" w:rsidRDefault="003B7480" w:rsidP="003B7480">
      <w:pPr>
        <w:pStyle w:val="ListParagraph"/>
        <w:numPr>
          <w:ilvl w:val="0"/>
          <w:numId w:val="9"/>
        </w:numPr>
      </w:pPr>
      <w:r>
        <w:t xml:space="preserve"> “m_p” followed by an upper case letter </w:t>
      </w:r>
      <w:r w:rsidR="003402E9">
        <w:t>signifies a</w:t>
      </w:r>
      <w:r>
        <w:t xml:space="preserve"> member of a class which </w:t>
      </w:r>
      <w:r w:rsidR="003402E9">
        <w:t>is a</w:t>
      </w:r>
      <w:r>
        <w:t xml:space="preserve"> pointer to another variable</w:t>
      </w:r>
    </w:p>
    <w:p w14:paraId="33D5AC1E" w14:textId="296A4C14" w:rsidR="003B7480" w:rsidRDefault="003402E9" w:rsidP="003B7480">
      <w:pPr>
        <w:pStyle w:val="ListParagraph"/>
        <w:numPr>
          <w:ilvl w:val="0"/>
          <w:numId w:val="9"/>
        </w:numPr>
      </w:pPr>
      <w:r>
        <w:t>‘g’ followed by an upper case letter signifies a variable which is global to the Visual Studios project and which is also a pointer to another variable</w:t>
      </w:r>
      <w:r w:rsidR="00CA398C">
        <w:t xml:space="preserve"> or object</w:t>
      </w:r>
    </w:p>
    <w:p w14:paraId="7123B5BE" w14:textId="249CC9D2" w:rsidR="005119E3" w:rsidRDefault="005119E3" w:rsidP="003B7480">
      <w:pPr>
        <w:pStyle w:val="ListParagraph"/>
        <w:numPr>
          <w:ilvl w:val="0"/>
          <w:numId w:val="9"/>
        </w:numPr>
      </w:pPr>
      <w:r>
        <w:t xml:space="preserve"> “g</w:t>
      </w:r>
      <w:r w:rsidR="00CA398C">
        <w:t>IDUs</w:t>
      </w:r>
      <w:r>
        <w:t>” is the name of a global variable in autonomous process DLL</w:t>
      </w:r>
      <w:r w:rsidR="00614C46">
        <w:t>s</w:t>
      </w:r>
      <w:r>
        <w:t xml:space="preserve"> which contains </w:t>
      </w:r>
      <w:r w:rsidR="00CA398C">
        <w:t xml:space="preserve">the address of the object representing the IDU layer </w:t>
      </w:r>
    </w:p>
    <w:p w14:paraId="460AE756" w14:textId="49AB33AF" w:rsidR="00805E35" w:rsidRDefault="00805E35" w:rsidP="003B7480">
      <w:pPr>
        <w:pStyle w:val="ListParagraph"/>
        <w:numPr>
          <w:ilvl w:val="0"/>
          <w:numId w:val="9"/>
        </w:numPr>
      </w:pPr>
      <w:r>
        <w:t>“m_col”</w:t>
      </w:r>
      <w:r w:rsidR="002C5A5B">
        <w:t xml:space="preserve"> followed by an IDU attribute name</w:t>
      </w:r>
      <w:r>
        <w:t xml:space="preserve"> signifies </w:t>
      </w:r>
      <w:r w:rsidR="002C5A5B">
        <w:t>the index of that attribute in the IDU layer, i.e. its column number in the DBF component of the IDU shapefile</w:t>
      </w:r>
    </w:p>
    <w:p w14:paraId="4124BD69" w14:textId="55F6059B" w:rsidR="002C5A5B" w:rsidRDefault="002C5A5B" w:rsidP="003B7480">
      <w:pPr>
        <w:pStyle w:val="ListParagraph"/>
        <w:numPr>
          <w:ilvl w:val="0"/>
          <w:numId w:val="9"/>
        </w:numPr>
      </w:pPr>
      <w:r>
        <w:t>“m_colReach” followed by a Reach attribute name signifies the index of that attribute in the Reach layer</w:t>
      </w:r>
    </w:p>
    <w:p w14:paraId="5A420118" w14:textId="438150A3" w:rsidR="002C5A5B" w:rsidRDefault="002C5A5B" w:rsidP="003B7480">
      <w:pPr>
        <w:pStyle w:val="ListParagraph"/>
        <w:numPr>
          <w:ilvl w:val="0"/>
          <w:numId w:val="9"/>
        </w:numPr>
      </w:pPr>
      <w:r>
        <w:t>“m_colHru” followed by an HRU attribute name signifies the index of that attribute in the HRU layer</w:t>
      </w:r>
    </w:p>
    <w:p w14:paraId="08606D17" w14:textId="7645B90F" w:rsidR="003402E9" w:rsidRDefault="003402E9" w:rsidP="003402E9">
      <w:pPr>
        <w:pStyle w:val="ListParagraph"/>
      </w:pPr>
    </w:p>
    <w:p w14:paraId="46451CF5" w14:textId="77777777" w:rsidR="003C0F47" w:rsidRDefault="003402E9" w:rsidP="003C0F47">
      <w:pPr>
        <w:pStyle w:val="Heading2"/>
      </w:pPr>
      <w:bookmarkStart w:id="964" w:name="_Toc99005095"/>
      <w:r>
        <w:t>Conklin’s conventions for</w:t>
      </w:r>
      <w:r w:rsidR="00D63BA9">
        <w:t xml:space="preserve"> the</w:t>
      </w:r>
      <w:r>
        <w:t xml:space="preserve"> </w:t>
      </w:r>
      <w:r w:rsidR="000E5686">
        <w:t xml:space="preserve">IDU </w:t>
      </w:r>
      <w:r>
        <w:t>layer</w:t>
      </w:r>
      <w:r w:rsidR="00D63BA9">
        <w:t xml:space="preserve"> and its</w:t>
      </w:r>
      <w:r>
        <w:t xml:space="preserve"> attributes</w:t>
      </w:r>
      <w:bookmarkEnd w:id="964"/>
    </w:p>
    <w:p w14:paraId="1CDAD277" w14:textId="472BE920" w:rsidR="003402E9" w:rsidRDefault="003C0F47" w:rsidP="003C0F47">
      <w:r>
        <w:t xml:space="preserve">An </w:t>
      </w:r>
      <w:r>
        <w:rPr>
          <w:i/>
          <w:iCs/>
        </w:rPr>
        <w:t xml:space="preserve">IDUlayer </w:t>
      </w:r>
      <w:r>
        <w:t xml:space="preserve">class is defined as a </w:t>
      </w:r>
      <w:r w:rsidR="00D63BA9">
        <w:t xml:space="preserve">child of class </w:t>
      </w:r>
      <w:r w:rsidR="00D63BA9">
        <w:rPr>
          <w:i/>
          <w:iCs/>
        </w:rPr>
        <w:t>MapLayer</w:t>
      </w:r>
      <w:r>
        <w:rPr>
          <w:i/>
          <w:iCs/>
        </w:rPr>
        <w:t>.</w:t>
      </w:r>
      <w:r w:rsidR="00D63BA9">
        <w:t xml:space="preserve"> </w:t>
      </w:r>
      <w:r>
        <w:t xml:space="preserve">  The </w:t>
      </w:r>
      <w:r w:rsidRPr="008527F9">
        <w:t>IDUlayer</w:t>
      </w:r>
      <w:r>
        <w:t xml:space="preserve"> class contains</w:t>
      </w:r>
      <w:r w:rsidR="00D63BA9">
        <w:t xml:space="preserve"> knowledge of IDU attributes</w:t>
      </w:r>
      <w:r>
        <w:t xml:space="preserve"> and facilitates reference to individual attributes in the source code by their names. Attribute </w:t>
      </w:r>
      <w:r w:rsidR="003402E9">
        <w:t>names are upper case and no longer than 10 characters.  The limitation to 10 characters is for compatibility with ArcGIS.</w:t>
      </w:r>
      <w:r w:rsidR="000F043A">
        <w:t xml:space="preserve">  </w:t>
      </w:r>
      <w:r>
        <w:t xml:space="preserve"> A</w:t>
      </w:r>
      <w:r w:rsidR="003402E9">
        <w:t xml:space="preserve">ttribute values are of type </w:t>
      </w:r>
      <w:r w:rsidR="003402E9">
        <w:rPr>
          <w:i/>
          <w:iCs/>
        </w:rPr>
        <w:t xml:space="preserve">double, float, </w:t>
      </w:r>
      <w:r w:rsidR="003402E9">
        <w:t xml:space="preserve">or </w:t>
      </w:r>
      <w:r w:rsidR="003402E9">
        <w:rPr>
          <w:i/>
          <w:iCs/>
        </w:rPr>
        <w:t>int</w:t>
      </w:r>
      <w:r w:rsidR="003402E9">
        <w:t>.  Doubles are preferred</w:t>
      </w:r>
      <w:r>
        <w:t xml:space="preserve"> over floats.</w:t>
      </w:r>
    </w:p>
    <w:p w14:paraId="7A9B5780" w14:textId="3478B267" w:rsidR="003C0F47" w:rsidRDefault="003C0F47" w:rsidP="003C0F47"/>
    <w:p w14:paraId="1560D849" w14:textId="017390AB" w:rsidR="003C0F47" w:rsidRDefault="003C0F47" w:rsidP="003C0F47">
      <w:r>
        <w:t xml:space="preserve">The </w:t>
      </w:r>
      <w:r>
        <w:rPr>
          <w:i/>
          <w:iCs/>
        </w:rPr>
        <w:t>IDUlayer</w:t>
      </w:r>
      <w:r>
        <w:t xml:space="preserve"> class definition includes integer member variables which hold the indices (i.e. column numbers) of the attributes in the DBF component of the IDU shapefile.  For example, the </w:t>
      </w:r>
      <w:r>
        <w:rPr>
          <w:i/>
          <w:iCs/>
        </w:rPr>
        <w:t xml:space="preserve">IDUlayer </w:t>
      </w:r>
      <w:r>
        <w:t xml:space="preserve">class has an integer member named </w:t>
      </w:r>
      <w:r>
        <w:rPr>
          <w:i/>
          <w:iCs/>
        </w:rPr>
        <w:t>m_colAREA</w:t>
      </w:r>
      <w:r>
        <w:t xml:space="preserve"> which holds the index to the AREA attribute.</w:t>
      </w:r>
    </w:p>
    <w:p w14:paraId="4981B3DB" w14:textId="0FDDBA32" w:rsidR="003C0F47" w:rsidRDefault="003C0F47" w:rsidP="003C0F47"/>
    <w:p w14:paraId="483CC2BE" w14:textId="58F5E12B" w:rsidR="003C0F47" w:rsidRDefault="003C0F47" w:rsidP="003C0F47">
      <w:r>
        <w:lastRenderedPageBreak/>
        <w:t>Visual Studio projects which generate DLLs</w:t>
      </w:r>
      <w:r w:rsidR="00915E28">
        <w:t xml:space="preserve"> for CW3M must include a global variable </w:t>
      </w:r>
      <w:r w:rsidR="00915E28">
        <w:rPr>
          <w:i/>
          <w:iCs/>
        </w:rPr>
        <w:t>gIDUs</w:t>
      </w:r>
      <w:r w:rsidR="00915E28">
        <w:t xml:space="preserve"> which holds a pointer to the IDUlayer object representing the IDU shapefile for the current CW3M model instance.  The value of </w:t>
      </w:r>
      <w:r w:rsidR="00915E28">
        <w:rPr>
          <w:i/>
          <w:iCs/>
        </w:rPr>
        <w:t>gIDUs</w:t>
      </w:r>
      <w:r w:rsidR="00915E28">
        <w:t xml:space="preserve"> must be explicitly set at Init() time.</w:t>
      </w:r>
    </w:p>
    <w:p w14:paraId="7F790A12" w14:textId="6184418F" w:rsidR="00915E28" w:rsidRDefault="00915E28" w:rsidP="003C0F47"/>
    <w:p w14:paraId="29D3EFE1" w14:textId="50B3007E" w:rsidR="00915E28" w:rsidRDefault="00915E28" w:rsidP="003C0F47">
      <w:r>
        <w:t xml:space="preserve">The </w:t>
      </w:r>
      <w:r>
        <w:rPr>
          <w:i/>
          <w:iCs/>
        </w:rPr>
        <w:t xml:space="preserve">IDUlayer </w:t>
      </w:r>
      <w:r>
        <w:t xml:space="preserve">class definition includes #defines for IDU attribute names which expand to strings of the form </w:t>
      </w:r>
      <w:r>
        <w:rPr>
          <w:i/>
          <w:iCs/>
        </w:rPr>
        <w:t>gIDUs-&gt;m_col</w:t>
      </w:r>
      <w:r>
        <w:t xml:space="preserve">&lt;attribute name&gt;.  For example, </w:t>
      </w:r>
    </w:p>
    <w:p w14:paraId="7E26BE15" w14:textId="35189FC3" w:rsidR="00915E28" w:rsidRDefault="00915E28" w:rsidP="003C0F47">
      <w:r>
        <w:tab/>
        <w:t>#define AREA gIDUs-&gt;m_colAREA</w:t>
      </w:r>
    </w:p>
    <w:p w14:paraId="0CB5BC6E" w14:textId="330A9177" w:rsidR="00915E28" w:rsidRDefault="00915E28" w:rsidP="003C0F47"/>
    <w:p w14:paraId="377B6357" w14:textId="1E691910" w:rsidR="00915E28" w:rsidRDefault="002721E4" w:rsidP="003C0F47">
      <w:r>
        <w:t xml:space="preserve">The </w:t>
      </w:r>
      <w:r>
        <w:rPr>
          <w:i/>
          <w:iCs/>
        </w:rPr>
        <w:t>IDUlayer</w:t>
      </w:r>
      <w:r>
        <w:t xml:space="preserve"> class includes 3 methods for getting attribute values:</w:t>
      </w:r>
    </w:p>
    <w:p w14:paraId="6D63CFBB" w14:textId="77777777" w:rsidR="002721E4" w:rsidRDefault="002721E4" w:rsidP="002721E4">
      <w:pPr>
        <w:ind w:firstLine="720"/>
      </w:pPr>
      <w:r>
        <w:t>double IDUlayer::Att(iduPolyNdx, attributeName)</w:t>
      </w:r>
    </w:p>
    <w:p w14:paraId="1F828D08" w14:textId="77777777" w:rsidR="002721E4" w:rsidRDefault="002721E4" w:rsidP="002721E4">
      <w:pPr>
        <w:ind w:firstLine="720"/>
      </w:pPr>
      <w:r>
        <w:t>float IDUlayer::AttFloat(iduPolyNdx, attributeName)</w:t>
      </w:r>
    </w:p>
    <w:p w14:paraId="6E691D5B" w14:textId="73910002" w:rsidR="002721E4" w:rsidRDefault="002721E4" w:rsidP="002721E4">
      <w:pPr>
        <w:ind w:firstLine="720"/>
      </w:pPr>
      <w:r>
        <w:t>int IDUlayer::AttInt(iduPolyNdx, attributeName)</w:t>
      </w:r>
    </w:p>
    <w:p w14:paraId="1CBA4A3C" w14:textId="31BE9CDD" w:rsidR="002721E4" w:rsidRDefault="002721E4" w:rsidP="002721E4">
      <w:pPr>
        <w:ind w:firstLine="720"/>
      </w:pPr>
    </w:p>
    <w:p w14:paraId="799FCED6" w14:textId="24053C05" w:rsidR="002721E4" w:rsidRDefault="002721E4" w:rsidP="002721E4">
      <w:r>
        <w:t xml:space="preserve">The </w:t>
      </w:r>
      <w:r>
        <w:rPr>
          <w:i/>
          <w:iCs/>
        </w:rPr>
        <w:t>IDUlayer</w:t>
      </w:r>
      <w:r>
        <w:t xml:space="preserve"> class includes 3 methods for setting attribute values:</w:t>
      </w:r>
    </w:p>
    <w:p w14:paraId="02CEE600" w14:textId="03772068" w:rsidR="002721E4" w:rsidRDefault="002721E4" w:rsidP="002721E4">
      <w:pPr>
        <w:ind w:firstLine="720"/>
      </w:pPr>
      <w:r>
        <w:t>bool IDUlayer::SetAtt(iduPolyNdx, attributeName, double attributeValue)</w:t>
      </w:r>
    </w:p>
    <w:p w14:paraId="38B68BF3" w14:textId="5255646B" w:rsidR="002721E4" w:rsidRDefault="002721E4" w:rsidP="002721E4">
      <w:pPr>
        <w:ind w:firstLine="720"/>
      </w:pPr>
      <w:r>
        <w:t>bool IDUlayer::SetAttFloat(iduPolyNdx, attributeName, float attributeValue)</w:t>
      </w:r>
    </w:p>
    <w:p w14:paraId="4B0CA0B8" w14:textId="603F99A7" w:rsidR="002721E4" w:rsidRDefault="002721E4" w:rsidP="00CA398C">
      <w:pPr>
        <w:ind w:firstLine="720"/>
      </w:pPr>
      <w:r>
        <w:t>bool IDUlayer::SetAttInt(iduPolyNdx, attributeName, int attributeValue)</w:t>
      </w:r>
    </w:p>
    <w:p w14:paraId="1632FAE8" w14:textId="3CD055E5" w:rsidR="002721E4" w:rsidRDefault="002721E4" w:rsidP="002721E4">
      <w:pPr>
        <w:ind w:firstLine="720"/>
      </w:pPr>
    </w:p>
    <w:p w14:paraId="1F7C1433" w14:textId="1C5E6251" w:rsidR="002721E4" w:rsidRDefault="002721E4" w:rsidP="008527F9">
      <w:r>
        <w:t xml:space="preserve">Visual Studios projects which generate DLLs for CW3M may include inline routines with the same names as the 6 </w:t>
      </w:r>
      <w:r w:rsidR="00CA398C">
        <w:t xml:space="preserve">IDUlayer:: </w:t>
      </w:r>
      <w:r>
        <w:t>attribute access routines</w:t>
      </w:r>
      <w:r w:rsidR="00FF6D92">
        <w:t>, to shorten the code.  For example, the HBV DLL includes</w:t>
      </w:r>
    </w:p>
    <w:p w14:paraId="7A297CF4" w14:textId="15124CB8" w:rsidR="00FF6D92" w:rsidRDefault="00FF6D92" w:rsidP="00FF6D92">
      <w:pPr>
        <w:ind w:firstLine="720"/>
      </w:pPr>
      <w:r>
        <w:t>inline double HBV::Att(int iduPolyNdx, int col) { return(gIDUs-&gt;Att(iduPolyNdx, col)); }</w:t>
      </w:r>
    </w:p>
    <w:p w14:paraId="0CA79BD7" w14:textId="7A15D880" w:rsidR="00FF6D92" w:rsidRDefault="00FF6D92" w:rsidP="00FF6D92">
      <w:pPr>
        <w:ind w:firstLine="720"/>
      </w:pPr>
    </w:p>
    <w:p w14:paraId="331FA667" w14:textId="0DF27A9B" w:rsidR="00FF6D92" w:rsidRDefault="00FF6D92" w:rsidP="00FF6D92">
      <w:r>
        <w:t>These conventions support fetching the value of an attribute with a statement like</w:t>
      </w:r>
    </w:p>
    <w:p w14:paraId="2A565045" w14:textId="186B58E2" w:rsidR="00FF6D92" w:rsidRDefault="00FF6D92" w:rsidP="00FF6D92">
      <w:r>
        <w:tab/>
      </w:r>
      <w:r>
        <w:tab/>
        <w:t>double idu_wetl2q = Att(idu_poly_ndx, WETL2Q);</w:t>
      </w:r>
    </w:p>
    <w:p w14:paraId="693D877A" w14:textId="2727550E" w:rsidR="00FF6D92" w:rsidRDefault="00CA398C" w:rsidP="00FF6D92">
      <w:r>
        <w:t>which is equivalent to</w:t>
      </w:r>
    </w:p>
    <w:p w14:paraId="11407780" w14:textId="1BF647E5" w:rsidR="00CA398C" w:rsidRDefault="00CA398C" w:rsidP="00CA398C">
      <w:r>
        <w:tab/>
      </w:r>
      <w:r>
        <w:tab/>
        <w:t>double idu_wetl2q = gIDUs-&gt;Att(idu_poly_ndx, gIDUs-&gt;m_colWETL2Q);</w:t>
      </w:r>
    </w:p>
    <w:p w14:paraId="5230D390" w14:textId="77777777" w:rsidR="00CA398C" w:rsidRDefault="00CA398C" w:rsidP="008527F9"/>
    <w:p w14:paraId="631A9D48" w14:textId="72466292" w:rsidR="003410F4" w:rsidRDefault="003410F4">
      <w:pPr>
        <w:pStyle w:val="Heading1"/>
      </w:pPr>
      <w:bookmarkStart w:id="965" w:name="_Toc99005096"/>
      <w:r>
        <w:t xml:space="preserve">Release </w:t>
      </w:r>
      <w:r w:rsidR="00E735F4">
        <w:t>Log</w:t>
      </w:r>
      <w:bookmarkEnd w:id="965"/>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w:t>
      </w:r>
      <w:r w:rsidR="00E42C86">
        <w:lastRenderedPageBreak/>
        <w:t>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lastRenderedPageBreak/>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5B067411" w:rsidR="002E2334" w:rsidRDefault="002E2334" w:rsidP="008B6340">
      <w:pPr>
        <w:pStyle w:val="Body"/>
        <w:rPr>
          <w:rFonts w:cs="Times New Roman"/>
          <w:szCs w:val="24"/>
        </w:rPr>
      </w:pPr>
      <w:r>
        <w:rPr>
          <w:rFonts w:cs="Times New Roman"/>
          <w:szCs w:val="24"/>
        </w:rPr>
        <w:t>CW3M_Installer_McKenzie-0.4.7.exe from</w:t>
      </w:r>
      <w:r w:rsidR="006410E2">
        <w:rPr>
          <w:rFonts w:cs="Times New Roman"/>
          <w:szCs w:val="24"/>
        </w:rPr>
        <w:t xml:space="preserve"> </w:t>
      </w:r>
      <w:r>
        <w:rPr>
          <w:rFonts w:cs="Times New Roman"/>
          <w:szCs w:val="24"/>
        </w:rPr>
        <w:t>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53B17C9D" w:rsidR="001B1970" w:rsidRPr="008B6340" w:rsidRDefault="001B1970" w:rsidP="001B1970">
      <w:pPr>
        <w:pStyle w:val="Body"/>
        <w:rPr>
          <w:rFonts w:cs="Times New Roman"/>
          <w:szCs w:val="24"/>
        </w:rPr>
      </w:pPr>
      <w:r>
        <w:rPr>
          <w:rFonts w:cs="Times New Roman"/>
          <w:szCs w:val="24"/>
        </w:rPr>
        <w:t>CW3M_Installer_McKenzie-0.4.8.exe from</w:t>
      </w:r>
      <w:r w:rsidR="006410E2">
        <w:rPr>
          <w:rFonts w:cs="Times New Roman"/>
          <w:szCs w:val="24"/>
        </w:rPr>
        <w:t xml:space="preserve"> </w:t>
      </w:r>
      <w:r>
        <w:rPr>
          <w:rFonts w:cs="Times New Roman"/>
          <w:szCs w:val="24"/>
        </w:rPr>
        <w:t>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40B0A4DD" w:rsidR="001B1970" w:rsidRDefault="001B1970" w:rsidP="001B1970">
      <w:pPr>
        <w:pStyle w:val="Body"/>
        <w:rPr>
          <w:rFonts w:cs="Times New Roman"/>
          <w:szCs w:val="24"/>
        </w:rPr>
      </w:pPr>
      <w:r>
        <w:rPr>
          <w:rFonts w:cs="Times New Roman"/>
          <w:szCs w:val="24"/>
        </w:rPr>
        <w:t>CW3M_Installer_McKenzie-0.4.9.exe from</w:t>
      </w:r>
      <w:r w:rsidR="006410E2">
        <w:rPr>
          <w:rFonts w:cs="Times New Roman"/>
          <w:szCs w:val="24"/>
        </w:rPr>
        <w:t xml:space="preserve"> </w:t>
      </w:r>
      <w:r>
        <w:rPr>
          <w:rFonts w:cs="Times New Roman"/>
          <w:szCs w:val="24"/>
        </w:rPr>
        <w:t xml:space="preserve">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0EB4586C" w14:textId="583D3F42" w:rsidR="001D27E9" w:rsidRPr="008B6340" w:rsidRDefault="001D27E9" w:rsidP="001D27E9">
      <w:pPr>
        <w:pStyle w:val="Body"/>
        <w:rPr>
          <w:rFonts w:cs="Times New Roman"/>
          <w:szCs w:val="24"/>
        </w:rPr>
      </w:pPr>
      <w:r>
        <w:rPr>
          <w:rFonts w:cs="Times New Roman"/>
          <w:szCs w:val="24"/>
        </w:rPr>
        <w:t>CW3M_Installer_McKenzie-0.4.10.exe from</w:t>
      </w:r>
      <w:r w:rsidR="006410E2">
        <w:rPr>
          <w:rFonts w:cs="Times New Roman"/>
          <w:szCs w:val="24"/>
        </w:rPr>
        <w:t xml:space="preserve"> </w:t>
      </w:r>
      <w:r>
        <w:rPr>
          <w:rFonts w:cs="Times New Roman"/>
          <w:szCs w:val="24"/>
        </w:rPr>
        <w:t>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 For David Holman, turn on Land Use Transitions in PEST_Smith47.</w:t>
      </w:r>
    </w:p>
    <w:p w14:paraId="37B0D970" w14:textId="77777777" w:rsidR="001D27E9" w:rsidRDefault="001D27E9" w:rsidP="001D27E9">
      <w:pPr>
        <w:pStyle w:val="Body"/>
      </w:pPr>
    </w:p>
    <w:p w14:paraId="16926BFE" w14:textId="31DD3743" w:rsidR="001D27E9" w:rsidRPr="008B6340" w:rsidRDefault="001D27E9" w:rsidP="001D27E9">
      <w:pPr>
        <w:pStyle w:val="Body"/>
        <w:rPr>
          <w:rFonts w:cs="Times New Roman"/>
          <w:szCs w:val="24"/>
        </w:rPr>
      </w:pPr>
      <w:r>
        <w:rPr>
          <w:rFonts w:cs="Times New Roman"/>
          <w:szCs w:val="24"/>
        </w:rPr>
        <w:t>CW3M_Installer_McKenzie-0.4.11.exe from</w:t>
      </w:r>
      <w:r w:rsidR="006410E2">
        <w:rPr>
          <w:rFonts w:cs="Times New Roman"/>
          <w:szCs w:val="24"/>
        </w:rPr>
        <w:t xml:space="preserve"> </w:t>
      </w:r>
      <w:r>
        <w:rPr>
          <w:rFonts w:cs="Times New Roman"/>
          <w:szCs w:val="24"/>
        </w:rPr>
        <w:t xml:space="preserve">CW3M ver. </w:t>
      </w:r>
      <w:r w:rsidR="006410E2">
        <w:rPr>
          <w:rFonts w:cs="Times New Roman"/>
          <w:szCs w:val="24"/>
        </w:rPr>
        <w:t>306 3/4/21. Incorporate new PEST-calibrated parameter values for Smith47.</w:t>
      </w:r>
    </w:p>
    <w:p w14:paraId="0A459BA2" w14:textId="77777777" w:rsidR="001D27E9" w:rsidRDefault="001D27E9" w:rsidP="001D27E9">
      <w:pPr>
        <w:pStyle w:val="Body"/>
      </w:pPr>
    </w:p>
    <w:p w14:paraId="2B705DB6" w14:textId="0E9DD691" w:rsidR="001D27E9" w:rsidRDefault="001D27E9" w:rsidP="001D27E9">
      <w:pPr>
        <w:pStyle w:val="Body"/>
        <w:rPr>
          <w:rFonts w:cs="Times New Roman"/>
          <w:szCs w:val="24"/>
        </w:rPr>
      </w:pPr>
      <w:r>
        <w:rPr>
          <w:rFonts w:cs="Times New Roman"/>
          <w:szCs w:val="24"/>
        </w:rPr>
        <w:t>CW3M_Installer_McKenzie-0.4.12.exe from</w:t>
      </w:r>
      <w:r w:rsidR="006410E2">
        <w:rPr>
          <w:rFonts w:cs="Times New Roman"/>
          <w:szCs w:val="24"/>
        </w:rPr>
        <w:t xml:space="preserve"> </w:t>
      </w:r>
      <w:r>
        <w:rPr>
          <w:rFonts w:cs="Times New Roman"/>
          <w:szCs w:val="24"/>
        </w:rPr>
        <w:t>CW3M ver. 353 4/14/21.  For David Holman running PEST to recalibrate the NSantiam basin.  Has logic for wetland ET, but doesn’t yet have the code working for flows between the reaches and the wetlands.</w:t>
      </w:r>
    </w:p>
    <w:p w14:paraId="4E491501" w14:textId="64B7998F" w:rsidR="006410E2" w:rsidRDefault="006410E2" w:rsidP="001D27E9">
      <w:pPr>
        <w:pStyle w:val="Body"/>
        <w:rPr>
          <w:rFonts w:cs="Times New Roman"/>
          <w:szCs w:val="24"/>
        </w:rPr>
      </w:pPr>
    </w:p>
    <w:p w14:paraId="728AE6C0" w14:textId="63577211" w:rsidR="006410E2" w:rsidRDefault="006410E2" w:rsidP="001D27E9">
      <w:pPr>
        <w:pStyle w:val="Body"/>
        <w:rPr>
          <w:rFonts w:cs="Times New Roman"/>
          <w:szCs w:val="24"/>
        </w:rPr>
      </w:pPr>
      <w:r>
        <w:rPr>
          <w:rFonts w:cs="Times New Roman"/>
          <w:szCs w:val="24"/>
        </w:rPr>
        <w:t>CW3M_Installer_McKenzie-1.0.0.exe from CW3M ver. 488 9/9/21.  First release package since making CW3M officially publicly accessible.</w:t>
      </w:r>
    </w:p>
    <w:p w14:paraId="2CBFEF1D" w14:textId="5A44E574" w:rsidR="00772AB6" w:rsidRDefault="00772AB6" w:rsidP="001D27E9">
      <w:pPr>
        <w:pStyle w:val="Body"/>
        <w:rPr>
          <w:rFonts w:cs="Times New Roman"/>
          <w:szCs w:val="24"/>
        </w:rPr>
      </w:pPr>
    </w:p>
    <w:p w14:paraId="20237CA4" w14:textId="232D89B4" w:rsidR="00772AB6" w:rsidRPr="008B6340" w:rsidRDefault="00772AB6" w:rsidP="001D27E9">
      <w:pPr>
        <w:pStyle w:val="Body"/>
        <w:rPr>
          <w:rFonts w:cs="Times New Roman"/>
          <w:szCs w:val="24"/>
        </w:rPr>
      </w:pPr>
      <w:r>
        <w:rPr>
          <w:rFonts w:cs="Times New Roman"/>
          <w:szCs w:val="24"/>
        </w:rPr>
        <w:t>CW3M_Installer_McKenzie-1.1.0.exe from CW3M ver. ~564 9/26/21.  Add the WetlandSTM yearly and daily processes.</w:t>
      </w:r>
    </w:p>
    <w:p w14:paraId="10C7CA04" w14:textId="77777777" w:rsidR="001D27E9" w:rsidRDefault="001D27E9" w:rsidP="001D27E9">
      <w:pPr>
        <w:pStyle w:val="Body"/>
      </w:pPr>
    </w:p>
    <w:p w14:paraId="76EE6DA9" w14:textId="0EDF7FC6" w:rsidR="00CA6D2C" w:rsidRDefault="00CA6D2C" w:rsidP="00CA6D2C">
      <w:pPr>
        <w:pStyle w:val="Body"/>
        <w:rPr>
          <w:rFonts w:cs="Times New Roman"/>
          <w:szCs w:val="24"/>
        </w:rPr>
      </w:pPr>
      <w:r>
        <w:rPr>
          <w:rFonts w:cs="Times New Roman"/>
          <w:szCs w:val="24"/>
        </w:rPr>
        <w:t xml:space="preserve">CW3M_Installer_McKenzie-1.2.0.exe </w:t>
      </w:r>
      <w:r w:rsidR="0067663A">
        <w:rPr>
          <w:rFonts w:cs="Times New Roman"/>
          <w:szCs w:val="24"/>
        </w:rPr>
        <w:t xml:space="preserve">(209 MB) </w:t>
      </w:r>
      <w:r>
        <w:rPr>
          <w:rFonts w:cs="Times New Roman"/>
          <w:szCs w:val="24"/>
        </w:rPr>
        <w:t xml:space="preserve">from CW3M ver. 612 </w:t>
      </w:r>
      <w:r w:rsidR="0067663A">
        <w:rPr>
          <w:rFonts w:cs="Times New Roman"/>
          <w:szCs w:val="24"/>
        </w:rPr>
        <w:t>1</w:t>
      </w:r>
      <w:r>
        <w:rPr>
          <w:rFonts w:cs="Times New Roman"/>
          <w:szCs w:val="24"/>
        </w:rPr>
        <w:t>0/21/21.  Add the Prescribed LULCs yearly process.</w:t>
      </w:r>
    </w:p>
    <w:p w14:paraId="0DD5FC38" w14:textId="6539B580" w:rsidR="0067663A" w:rsidRDefault="0067663A" w:rsidP="00CA6D2C">
      <w:pPr>
        <w:pStyle w:val="Body"/>
        <w:rPr>
          <w:rFonts w:cs="Times New Roman"/>
          <w:szCs w:val="24"/>
        </w:rPr>
      </w:pPr>
    </w:p>
    <w:p w14:paraId="71F4E270" w14:textId="0F9C0CB0" w:rsidR="0067663A" w:rsidRPr="008B6340" w:rsidRDefault="0067663A" w:rsidP="00CA6D2C">
      <w:pPr>
        <w:pStyle w:val="Body"/>
        <w:rPr>
          <w:rFonts w:cs="Times New Roman"/>
          <w:szCs w:val="24"/>
        </w:rPr>
      </w:pPr>
      <w:r>
        <w:rPr>
          <w:rFonts w:cs="Times New Roman"/>
          <w:szCs w:val="24"/>
        </w:rPr>
        <w:t>CW3M_Installer_1.2.0.exe (333 MB) from CW3M ver 613 10/21/21.  This installer has shapefiles, etc, for Clackamas, Marys, McKenzie, NSantiam, and WRB.</w:t>
      </w:r>
    </w:p>
    <w:p w14:paraId="0FDBC138" w14:textId="77777777" w:rsidR="001B1970" w:rsidRPr="008B6340" w:rsidRDefault="001B1970" w:rsidP="001B1970">
      <w:pPr>
        <w:pStyle w:val="Body"/>
        <w:rPr>
          <w:rFonts w:cs="Times New Roman"/>
          <w:szCs w:val="24"/>
        </w:rPr>
      </w:pPr>
    </w:p>
    <w:p w14:paraId="22D1CDA0" w14:textId="64060480" w:rsidR="00D84BED" w:rsidRDefault="00D84BED" w:rsidP="00D84BED">
      <w:pPr>
        <w:pStyle w:val="Body"/>
        <w:rPr>
          <w:rFonts w:cs="Times New Roman"/>
          <w:szCs w:val="24"/>
        </w:rPr>
      </w:pPr>
      <w:r>
        <w:rPr>
          <w:rFonts w:cs="Times New Roman"/>
          <w:szCs w:val="24"/>
        </w:rPr>
        <w:t>CW3M_Installer_McKenzie_1.2.1.exe (209 MB) from CW3M ver. 65</w:t>
      </w:r>
      <w:r w:rsidR="00566590">
        <w:rPr>
          <w:rFonts w:cs="Times New Roman"/>
          <w:szCs w:val="24"/>
        </w:rPr>
        <w:t>1</w:t>
      </w:r>
      <w:r>
        <w:rPr>
          <w:rFonts w:cs="Times New Roman"/>
          <w:szCs w:val="24"/>
        </w:rPr>
        <w:t xml:space="preserve"> 11/6/21.  This release includes </w:t>
      </w:r>
      <w:r w:rsidR="003F1C1E">
        <w:rPr>
          <w:rFonts w:cs="Times New Roman"/>
          <w:szCs w:val="24"/>
        </w:rPr>
        <w:t xml:space="preserve">a </w:t>
      </w:r>
      <w:r>
        <w:rPr>
          <w:rFonts w:cs="Times New Roman"/>
          <w:szCs w:val="24"/>
        </w:rPr>
        <w:t xml:space="preserve">new calibration of </w:t>
      </w:r>
      <w:r w:rsidR="003F1C1E">
        <w:rPr>
          <w:rFonts w:cs="Times New Roman"/>
          <w:szCs w:val="24"/>
        </w:rPr>
        <w:t>the</w:t>
      </w:r>
      <w:r>
        <w:rPr>
          <w:rFonts w:cs="Times New Roman"/>
          <w:szCs w:val="24"/>
        </w:rPr>
        <w:t xml:space="preserve"> Wiley Creek</w:t>
      </w:r>
      <w:r w:rsidR="003F1C1E">
        <w:rPr>
          <w:rFonts w:cs="Times New Roman"/>
          <w:szCs w:val="24"/>
        </w:rPr>
        <w:t xml:space="preserve"> watershed in the South Santiam basin.</w:t>
      </w:r>
      <w:r>
        <w:rPr>
          <w:rFonts w:cs="Times New Roman"/>
          <w:szCs w:val="24"/>
        </w:rPr>
        <w:t xml:space="preserve">  Code was added to support leading comments in CSV files; the new Prescribed LULCs process uses this code.</w:t>
      </w:r>
      <w:r w:rsidR="000F29D8">
        <w:rPr>
          <w:rFonts w:cs="Times New Roman"/>
          <w:szCs w:val="24"/>
        </w:rPr>
        <w:t xml:space="preserve">  Added logic to populate the WETL_CAP attribute automatically when initializing wetland objects, if WETL_CAP values are not already present.  Activated wetland 15 in the wetland model with Q_CAP = 300 cms and QSPILL_FRC = 0.9 for its outlet reach (COMID 23772753).  Added a No_wetlands_demo scenario.</w:t>
      </w:r>
    </w:p>
    <w:p w14:paraId="23BF3486" w14:textId="77777777" w:rsidR="003F1C1E" w:rsidRDefault="003F1C1E" w:rsidP="00D84BED">
      <w:pPr>
        <w:pStyle w:val="Body"/>
        <w:rPr>
          <w:rFonts w:cs="Times New Roman"/>
          <w:szCs w:val="24"/>
        </w:rPr>
      </w:pPr>
    </w:p>
    <w:p w14:paraId="68196062" w14:textId="2F8F9388" w:rsidR="003F1C1E" w:rsidRPr="008B6340" w:rsidRDefault="003F1C1E" w:rsidP="003F1C1E">
      <w:pPr>
        <w:pStyle w:val="Body"/>
        <w:rPr>
          <w:rFonts w:cs="Times New Roman"/>
          <w:szCs w:val="24"/>
        </w:rPr>
      </w:pPr>
      <w:r>
        <w:rPr>
          <w:rFonts w:cs="Times New Roman"/>
          <w:szCs w:val="24"/>
        </w:rPr>
        <w:t>CW3M_Installer_1.2.1.exe (3</w:t>
      </w:r>
      <w:r w:rsidR="001471E0">
        <w:rPr>
          <w:rFonts w:cs="Times New Roman"/>
          <w:szCs w:val="24"/>
        </w:rPr>
        <w:t>20</w:t>
      </w:r>
      <w:r>
        <w:rPr>
          <w:rFonts w:cs="Times New Roman"/>
          <w:szCs w:val="24"/>
        </w:rPr>
        <w:t xml:space="preserve"> MB) from CW3M ver 65</w:t>
      </w:r>
      <w:r w:rsidR="00566590">
        <w:rPr>
          <w:rFonts w:cs="Times New Roman"/>
          <w:szCs w:val="24"/>
        </w:rPr>
        <w:t>1</w:t>
      </w:r>
      <w:r>
        <w:rPr>
          <w:rFonts w:cs="Times New Roman"/>
          <w:szCs w:val="24"/>
        </w:rPr>
        <w:t xml:space="preserve"> 11/6/21.  Like CW3M_Installer_McKenzie_1.2.1.exe, except includes shapefiles, etc, for Clackamas, Marys, McKenzie, NSantiam, and WRB.</w:t>
      </w:r>
    </w:p>
    <w:p w14:paraId="1BF383F0" w14:textId="77777777" w:rsidR="003F1C1E" w:rsidRDefault="003F1C1E" w:rsidP="00D84BED">
      <w:pPr>
        <w:pStyle w:val="Body"/>
        <w:rPr>
          <w:rFonts w:cs="Times New Roman"/>
          <w:szCs w:val="24"/>
        </w:rPr>
      </w:pPr>
    </w:p>
    <w:p w14:paraId="5F1F9E9B" w14:textId="0DD57530" w:rsidR="006837FC" w:rsidRPr="008B6340" w:rsidRDefault="006837FC" w:rsidP="006837FC">
      <w:pPr>
        <w:pStyle w:val="Body"/>
        <w:rPr>
          <w:rFonts w:cs="Times New Roman"/>
          <w:szCs w:val="24"/>
        </w:rPr>
      </w:pPr>
      <w:r>
        <w:rPr>
          <w:rFonts w:cs="Times New Roman"/>
          <w:szCs w:val="24"/>
        </w:rPr>
        <w:t>CW3M_Installer_1.2.2.exe (32</w:t>
      </w:r>
      <w:r w:rsidR="000859D1">
        <w:rPr>
          <w:rFonts w:cs="Times New Roman"/>
          <w:szCs w:val="24"/>
        </w:rPr>
        <w:t>2</w:t>
      </w:r>
      <w:r>
        <w:rPr>
          <w:rFonts w:cs="Times New Roman"/>
          <w:szCs w:val="24"/>
        </w:rPr>
        <w:t xml:space="preserve"> MB) from CW3M ver 74</w:t>
      </w:r>
      <w:r w:rsidR="000859D1">
        <w:rPr>
          <w:rFonts w:cs="Times New Roman"/>
          <w:szCs w:val="24"/>
        </w:rPr>
        <w:t>4</w:t>
      </w:r>
      <w:r>
        <w:rPr>
          <w:rFonts w:cs="Times New Roman"/>
          <w:szCs w:val="24"/>
        </w:rPr>
        <w:t xml:space="preserve"> 2/1</w:t>
      </w:r>
      <w:r w:rsidR="000859D1">
        <w:rPr>
          <w:rFonts w:cs="Times New Roman"/>
          <w:szCs w:val="24"/>
        </w:rPr>
        <w:t>7</w:t>
      </w:r>
      <w:r>
        <w:rPr>
          <w:rFonts w:cs="Times New Roman"/>
          <w:szCs w:val="24"/>
        </w:rPr>
        <w:t xml:space="preserve">/22.  </w:t>
      </w:r>
      <w:r w:rsidR="008A64D1">
        <w:rPr>
          <w:rFonts w:cs="Times New Roman"/>
          <w:szCs w:val="24"/>
        </w:rPr>
        <w:t>Update HBV.csv parameter values for HillsCreek1, FallCreek4, COT6, DOR5, FRN7, the UpperWRB, Marys, BLU9, and McKenzie.  Add logic to accommodate basin-specific water rights files.</w:t>
      </w:r>
      <w:r w:rsidR="000859D1">
        <w:rPr>
          <w:rFonts w:cs="Times New Roman"/>
          <w:szCs w:val="24"/>
        </w:rPr>
        <w:t xml:space="preserve"> Incorporate new water rights data for the McKenzie basin from David Richey.  Reduce nominal low flow from 10 liters per sec to 1 liter per second to support David Rupp’s recalibration of the Marys basin, still in progress.</w:t>
      </w:r>
    </w:p>
    <w:p w14:paraId="4C1F2F2F" w14:textId="7E672AAC" w:rsidR="003F1C1E" w:rsidRDefault="003F1C1E">
      <w:pPr>
        <w:rPr>
          <w:rFonts w:ascii="Times New Roman" w:eastAsia="Arial Unicode MS" w:hAnsi="Times New Roman" w:cs="Arial Unicode MS"/>
          <w:color w:val="000000"/>
          <w:sz w:val="24"/>
          <w:bdr w:val="nil"/>
        </w:rPr>
      </w:pPr>
      <w:r>
        <w:br w:type="page"/>
      </w:r>
    </w:p>
    <w:p w14:paraId="56DD0803" w14:textId="77777777" w:rsidR="001B1970" w:rsidRDefault="001B1970" w:rsidP="001B1970">
      <w:pPr>
        <w:pStyle w:val="Body"/>
      </w:pPr>
    </w:p>
    <w:p w14:paraId="7840B9A7" w14:textId="77777777" w:rsidR="005F3D22" w:rsidRDefault="005F3D22" w:rsidP="005F3D22">
      <w:pPr>
        <w:pStyle w:val="Heading1"/>
      </w:pPr>
      <w:bookmarkStart w:id="966" w:name="_Toc99005097"/>
      <w:r>
        <w:t>References</w:t>
      </w:r>
      <w:bookmarkEnd w:id="966"/>
    </w:p>
    <w:p w14:paraId="661F2AEF" w14:textId="77777777" w:rsidR="005F3D22" w:rsidRDefault="005F3D22" w:rsidP="005F3D22"/>
    <w:p w14:paraId="698291E6" w14:textId="77777777" w:rsidR="00133057" w:rsidRDefault="00133057" w:rsidP="00133057">
      <w:pPr>
        <w:rPr>
          <w:ins w:id="967" w:author="David Conklin" w:date="2022-02-21T13:07:00Z"/>
        </w:rPr>
      </w:pPr>
      <w:ins w:id="968" w:author="David Conklin" w:date="2022-02-21T13:07:00Z">
        <w:r>
          <w:t xml:space="preserve">Abatzoglou JT (2012) Development of gridded surface meteorological data for ecological applications and modelling. </w:t>
        </w:r>
        <w:r w:rsidRPr="001F39C2">
          <w:rPr>
            <w:i/>
            <w:iCs/>
          </w:rPr>
          <w:t>Int J Climatol</w:t>
        </w:r>
        <w:r>
          <w:t xml:space="preserve"> 33:121–131.</w:t>
        </w:r>
      </w:ins>
    </w:p>
    <w:p w14:paraId="183A7651" w14:textId="77777777" w:rsidR="00133057" w:rsidRDefault="00133057">
      <w:pPr>
        <w:rPr>
          <w:ins w:id="969" w:author="David Conklin" w:date="2022-02-21T13:07:00Z"/>
        </w:rPr>
      </w:pPr>
    </w:p>
    <w:p w14:paraId="0A5579D6" w14:textId="21B0D725" w:rsidR="001A7A95" w:rsidRPr="001A7A95" w:rsidRDefault="001A7A95">
      <w:pPr>
        <w:rPr>
          <w:ins w:id="970" w:author="David Conklin" w:date="2022-02-21T11:45:00Z"/>
          <w:i/>
          <w:iCs/>
          <w:rPrChange w:id="971" w:author="David Conklin" w:date="2022-02-21T11:48:00Z">
            <w:rPr>
              <w:ins w:id="972" w:author="David Conklin" w:date="2022-02-21T11:45:00Z"/>
            </w:rPr>
          </w:rPrChange>
        </w:rPr>
      </w:pPr>
      <w:ins w:id="973" w:author="David Conklin" w:date="2022-02-21T11:45:00Z">
        <w:r>
          <w:t>Allen RG</w:t>
        </w:r>
      </w:ins>
      <w:ins w:id="974" w:author="David Conklin" w:date="2022-02-21T11:46:00Z">
        <w:r>
          <w:t>, Pereira LS, Raes D, Smith M (1998) Crop evapotr</w:t>
        </w:r>
      </w:ins>
      <w:ins w:id="975" w:author="David Conklin" w:date="2022-02-21T11:47:00Z">
        <w:r>
          <w:t xml:space="preserve">anspiration – guidelines for computing crop water requirements – FAO irrigation and drainage paper 56. </w:t>
        </w:r>
      </w:ins>
      <w:ins w:id="976" w:author="David Conklin" w:date="2022-02-21T11:48:00Z">
        <w:r>
          <w:rPr>
            <w:i/>
            <w:iCs/>
          </w:rPr>
          <w:t xml:space="preserve">FAO Rome </w:t>
        </w:r>
        <w:r w:rsidRPr="001A7A95">
          <w:rPr>
            <w:rPrChange w:id="977" w:author="David Conklin" w:date="2022-02-21T11:48:00Z">
              <w:rPr>
                <w:i/>
                <w:iCs/>
              </w:rPr>
            </w:rPrChange>
          </w:rPr>
          <w:t>300:6541</w:t>
        </w:r>
        <w:r>
          <w:rPr>
            <w:i/>
            <w:iCs/>
          </w:rPr>
          <w:t>.</w:t>
        </w:r>
      </w:ins>
    </w:p>
    <w:p w14:paraId="75A55162" w14:textId="77777777" w:rsidR="001A7A95" w:rsidRDefault="001A7A95">
      <w:pPr>
        <w:rPr>
          <w:ins w:id="978" w:author="David Conklin" w:date="2022-02-21T11:45:00Z"/>
        </w:rPr>
      </w:pPr>
    </w:p>
    <w:p w14:paraId="635B6B03" w14:textId="378527D2"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30"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31"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2"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C2DDE82" w:rsidR="007F5C02" w:rsidRDefault="007F5C02">
      <w:r>
        <w:t>Conklin DR (2019). OUWIN Chicken Creek Calibration, 8/29/2019. Oregon Freshwater Simulations, unpublished. In the CW3M repository at trunk/DataCW3M/CW3MdigitalHandbook/OUWIN Chicken Creek Calibration.docx.</w:t>
      </w:r>
    </w:p>
    <w:p w14:paraId="46BDE94F" w14:textId="51652AE0" w:rsidR="003D7F64" w:rsidRDefault="003D7F64"/>
    <w:p w14:paraId="312ABC20" w14:textId="7B577C6F" w:rsidR="003D7F64" w:rsidRDefault="003D7F64">
      <w:r>
        <w:t>Conklin DR and Zaret K (2021). Specification for Wetland Persistence Model, 7/30/21. Unpublished. In the CW3M repository at trunk/DataCW3M/CW3MdigitalHandbook/Specification for Wetland Persistence Model</w:t>
      </w:r>
      <w:r w:rsidR="00226A0E">
        <w:t>.docx.</w:t>
      </w:r>
    </w:p>
    <w:p w14:paraId="7EA27044" w14:textId="38B9DA8A" w:rsidR="006F5915" w:rsidRDefault="006F5915"/>
    <w:p w14:paraId="240485A0" w14:textId="1F9DE39E" w:rsidR="006B6EE1" w:rsidRDefault="006B6EE1" w:rsidP="006B6EE1">
      <w:pPr>
        <w:autoSpaceDE w:val="0"/>
        <w:autoSpaceDN w:val="0"/>
        <w:adjustRightInd w:val="0"/>
        <w:rPr>
          <w:ins w:id="979" w:author="David Conklin" w:date="2022-02-21T13:06:00Z"/>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3" w:history="1">
        <w:r w:rsidRPr="007E053D">
          <w:rPr>
            <w:rStyle w:val="Hyperlink"/>
            <w:rFonts w:cstheme="minorHAnsi"/>
          </w:rPr>
          <w:t>https://doi.org/10.1007/BF00045196</w:t>
        </w:r>
      </w:hyperlink>
    </w:p>
    <w:p w14:paraId="70341CAE" w14:textId="77777777" w:rsidR="00133057" w:rsidRPr="001F39C2" w:rsidRDefault="00133057" w:rsidP="00133057">
      <w:pPr>
        <w:contextualSpacing/>
        <w:rPr>
          <w:ins w:id="980" w:author="David Conklin" w:date="2022-02-21T13:06:00Z"/>
          <w:rFonts w:cstheme="minorHAnsi"/>
        </w:rPr>
      </w:pPr>
    </w:p>
    <w:p w14:paraId="6FE2EF1E" w14:textId="235CC325" w:rsidR="00133057" w:rsidRPr="00133057" w:rsidRDefault="00133057">
      <w:pPr>
        <w:contextualSpacing/>
        <w:rPr>
          <w:rStyle w:val="Hyperlink"/>
          <w:rFonts w:cstheme="minorHAnsi"/>
          <w:color w:val="auto"/>
          <w:u w:val="none"/>
          <w:rPrChange w:id="981" w:author="David Conklin" w:date="2022-02-21T13:06:00Z">
            <w:rPr>
              <w:rStyle w:val="Hyperlink"/>
              <w:rFonts w:cstheme="minorHAnsi"/>
            </w:rPr>
          </w:rPrChange>
        </w:rPr>
        <w:pPrChange w:id="982" w:author="David Conklin" w:date="2022-02-21T13:06:00Z">
          <w:pPr>
            <w:autoSpaceDE w:val="0"/>
            <w:autoSpaceDN w:val="0"/>
            <w:adjustRightInd w:val="0"/>
          </w:pPr>
        </w:pPrChange>
      </w:pPr>
      <w:ins w:id="983" w:author="David Conklin" w:date="2022-02-21T13:06:00Z">
        <w:r w:rsidRPr="001F39C2">
          <w:rPr>
            <w:rFonts w:cstheme="minorHAnsi"/>
            <w:color w:val="1C1D1E"/>
            <w:shd w:val="clear" w:color="auto" w:fill="FFFFFF"/>
          </w:rPr>
          <w:t>Daly, C., Halbleib, M., Smith, J.I., Gibson, W.P., Doggett, M.K., Taylor, G.H., Curtis, J. and Pasteris, P.P. (2008), Physiographically sensitive mapping of climatological temperature and precipitation across the conterminous United States. Int. J. Climatol., 28: 2031-2064. </w:t>
        </w:r>
        <w:r w:rsidRPr="001F39C2">
          <w:rPr>
            <w:rFonts w:cstheme="minorHAnsi"/>
          </w:rPr>
          <w:fldChar w:fldCharType="begin"/>
        </w:r>
        <w:r w:rsidRPr="001F39C2">
          <w:rPr>
            <w:rFonts w:cstheme="minorHAnsi"/>
          </w:rPr>
          <w:instrText xml:space="preserve"> HYPERLINK "https://doi.org/10.1002/joc.1688" </w:instrText>
        </w:r>
        <w:r w:rsidRPr="001F39C2">
          <w:rPr>
            <w:rFonts w:cstheme="minorHAnsi"/>
          </w:rPr>
          <w:fldChar w:fldCharType="separate"/>
        </w:r>
        <w:r w:rsidRPr="001F39C2">
          <w:rPr>
            <w:rStyle w:val="Hyperlink"/>
            <w:rFonts w:cstheme="minorHAnsi"/>
            <w:color w:val="0055A5"/>
            <w:shd w:val="clear" w:color="auto" w:fill="FFFFFF"/>
          </w:rPr>
          <w:t>https://doi.org/10.1002/joc.1688</w:t>
        </w:r>
        <w:r w:rsidRPr="001F39C2">
          <w:rPr>
            <w:rFonts w:cstheme="minorHAnsi"/>
          </w:rPr>
          <w:fldChar w:fldCharType="end"/>
        </w:r>
      </w:ins>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lastRenderedPageBreak/>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4"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5"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6"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7"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605BCF4C" w:rsidR="004945C5" w:rsidRDefault="004945C5">
      <w:pPr>
        <w:rPr>
          <w:rFonts w:asciiTheme="majorHAnsi" w:hAnsiTheme="majorHAnsi" w:cstheme="majorBidi"/>
          <w:color w:val="2F5496" w:themeColor="accent1" w:themeShade="BF"/>
          <w:sz w:val="32"/>
          <w:szCs w:val="32"/>
        </w:rPr>
      </w:pPr>
      <w:r>
        <w:rPr>
          <w:rFonts w:asciiTheme="majorHAnsi" w:hAnsiTheme="majorHAnsi" w:cstheme="majorBidi"/>
          <w:color w:val="2F5496" w:themeColor="accent1" w:themeShade="BF"/>
          <w:sz w:val="32"/>
          <w:szCs w:val="32"/>
        </w:rPr>
        <w:br w:type="page"/>
      </w:r>
    </w:p>
    <w:p w14:paraId="3D2C92C4" w14:textId="77777777" w:rsidR="002C300B" w:rsidRDefault="002C300B">
      <w:pPr>
        <w:rPr>
          <w:rFonts w:asciiTheme="majorHAnsi" w:hAnsiTheme="majorHAnsi" w:cstheme="majorBidi"/>
          <w:color w:val="2F5496" w:themeColor="accent1" w:themeShade="BF"/>
          <w:sz w:val="32"/>
          <w:szCs w:val="32"/>
        </w:rPr>
      </w:pPr>
    </w:p>
    <w:p w14:paraId="2CF212AE" w14:textId="4248A3FD" w:rsidR="006F5915" w:rsidRDefault="006F5915" w:rsidP="006F5915">
      <w:pPr>
        <w:pStyle w:val="Heading1"/>
        <w:rPr>
          <w:rFonts w:eastAsiaTheme="minorHAnsi"/>
        </w:rPr>
      </w:pPr>
      <w:bookmarkStart w:id="984" w:name="_Toc99005098"/>
      <w:r>
        <w:rPr>
          <w:rFonts w:eastAsiaTheme="minorHAnsi"/>
        </w:rPr>
        <w:t>Acronyms</w:t>
      </w:r>
      <w:r w:rsidR="009D540F">
        <w:rPr>
          <w:rFonts w:eastAsiaTheme="minorHAnsi"/>
        </w:rPr>
        <w:t xml:space="preserve"> and Abbreviations</w:t>
      </w:r>
      <w:bookmarkEnd w:id="984"/>
    </w:p>
    <w:p w14:paraId="3926A59D" w14:textId="5BCDF27D" w:rsidR="006F5915" w:rsidRDefault="006F5915" w:rsidP="006F5915"/>
    <w:p w14:paraId="0B51D678" w14:textId="68AE079C" w:rsidR="002C300B" w:rsidRDefault="002C300B" w:rsidP="006F5915">
      <w:r>
        <w:rPr>
          <w:b/>
          <w:bCs/>
        </w:rPr>
        <w:t>AP</w:t>
      </w:r>
      <w:r>
        <w:t xml:space="preserve"> – autonomous process</w:t>
      </w:r>
    </w:p>
    <w:p w14:paraId="7766EABF" w14:textId="77777777" w:rsidR="002C300B" w:rsidRPr="006231D1" w:rsidRDefault="002C300B" w:rsidP="006F5915"/>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8"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rFonts w:cstheme="minorHAnsi"/>
          <w:color w:val="222222"/>
          <w:shd w:val="clear" w:color="auto" w:fill="FFFFFF"/>
        </w:rPr>
      </w:pPr>
      <w:r w:rsidRPr="006231D1">
        <w:rPr>
          <w:rFonts w:cstheme="minorHAnsi"/>
          <w:b/>
          <w:bCs/>
          <w:color w:val="222222"/>
          <w:shd w:val="clear" w:color="auto" w:fill="FFFFFF"/>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r w:rsidRPr="006231D1">
        <w:rPr>
          <w:rFonts w:cstheme="minorHAnsi"/>
          <w:b/>
          <w:bCs/>
          <w:color w:val="222222"/>
          <w:shd w:val="clear" w:color="auto" w:fill="FFFFFF"/>
        </w:rPr>
        <w:t xml:space="preserve">VS </w:t>
      </w:r>
      <w:r>
        <w:rPr>
          <w:rFonts w:cstheme="minorHAnsi"/>
          <w:color w:val="222222"/>
          <w:shd w:val="clear" w:color="auto" w:fill="FFFFFF"/>
        </w:rPr>
        <w:t>– Visual Studios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9"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lastRenderedPageBreak/>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6927D" w14:textId="77777777" w:rsidR="000A2549" w:rsidRDefault="000A2549" w:rsidP="00064E77">
      <w:r>
        <w:separator/>
      </w:r>
    </w:p>
  </w:endnote>
  <w:endnote w:type="continuationSeparator" w:id="0">
    <w:p w14:paraId="61D84901" w14:textId="77777777" w:rsidR="000A2549" w:rsidRDefault="000A2549"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61279"/>
      <w:docPartObj>
        <w:docPartGallery w:val="Page Numbers (Bottom of Page)"/>
        <w:docPartUnique/>
      </w:docPartObj>
    </w:sdtPr>
    <w:sdtEndPr>
      <w:rPr>
        <w:noProof/>
      </w:rPr>
    </w:sdtEndPr>
    <w:sdtContent>
      <w:p w14:paraId="6E2FBDF9" w14:textId="77777777" w:rsidR="006231D1" w:rsidRDefault="006231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231D1" w:rsidRDefault="00623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2C8DB" w14:textId="77777777" w:rsidR="000A2549" w:rsidRDefault="000A2549" w:rsidP="00064E77">
      <w:r>
        <w:separator/>
      </w:r>
    </w:p>
  </w:footnote>
  <w:footnote w:type="continuationSeparator" w:id="0">
    <w:p w14:paraId="0E393C80" w14:textId="77777777" w:rsidR="000A2549" w:rsidRDefault="000A2549"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625E1"/>
    <w:multiLevelType w:val="hybridMultilevel"/>
    <w:tmpl w:val="9BB27610"/>
    <w:lvl w:ilvl="0" w:tplc="27542B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CB5070"/>
    <w:multiLevelType w:val="hybridMultilevel"/>
    <w:tmpl w:val="7CC64D36"/>
    <w:lvl w:ilvl="0" w:tplc="6AC8D4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2"/>
  </w:num>
  <w:num w:numId="5">
    <w:abstractNumId w:val="3"/>
  </w:num>
  <w:num w:numId="6">
    <w:abstractNumId w:val="9"/>
  </w:num>
  <w:num w:numId="7">
    <w:abstractNumId w:val="7"/>
  </w:num>
  <w:num w:numId="8">
    <w:abstractNumId w:val="8"/>
  </w:num>
  <w:num w:numId="9">
    <w:abstractNumId w:val="11"/>
  </w:num>
  <w:num w:numId="10">
    <w:abstractNumId w:val="2"/>
  </w:num>
  <w:num w:numId="11">
    <w:abstractNumId w:val="1"/>
  </w:num>
  <w:num w:numId="12">
    <w:abstractNumId w:val="6"/>
  </w:num>
  <w:num w:numId="1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81BEB"/>
    <w:rsid w:val="0000015C"/>
    <w:rsid w:val="0000027B"/>
    <w:rsid w:val="000023E4"/>
    <w:rsid w:val="000027C9"/>
    <w:rsid w:val="00002AB9"/>
    <w:rsid w:val="000038D0"/>
    <w:rsid w:val="00004B85"/>
    <w:rsid w:val="0000574A"/>
    <w:rsid w:val="00006331"/>
    <w:rsid w:val="000079BB"/>
    <w:rsid w:val="00010FCE"/>
    <w:rsid w:val="00014226"/>
    <w:rsid w:val="00016221"/>
    <w:rsid w:val="000167D7"/>
    <w:rsid w:val="0002196C"/>
    <w:rsid w:val="000219DD"/>
    <w:rsid w:val="00022B0F"/>
    <w:rsid w:val="00024C75"/>
    <w:rsid w:val="000266FC"/>
    <w:rsid w:val="0002691C"/>
    <w:rsid w:val="00031707"/>
    <w:rsid w:val="00031F81"/>
    <w:rsid w:val="000336D8"/>
    <w:rsid w:val="00033F57"/>
    <w:rsid w:val="00034BCE"/>
    <w:rsid w:val="0003534E"/>
    <w:rsid w:val="00037790"/>
    <w:rsid w:val="00041D27"/>
    <w:rsid w:val="0004200C"/>
    <w:rsid w:val="000433C1"/>
    <w:rsid w:val="00043DFB"/>
    <w:rsid w:val="00044BB7"/>
    <w:rsid w:val="000462BF"/>
    <w:rsid w:val="0005085B"/>
    <w:rsid w:val="00051321"/>
    <w:rsid w:val="000513C0"/>
    <w:rsid w:val="00054245"/>
    <w:rsid w:val="00054B41"/>
    <w:rsid w:val="00054B65"/>
    <w:rsid w:val="00054BDD"/>
    <w:rsid w:val="00054FCC"/>
    <w:rsid w:val="00055B40"/>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59D1"/>
    <w:rsid w:val="000867E6"/>
    <w:rsid w:val="00090134"/>
    <w:rsid w:val="00092594"/>
    <w:rsid w:val="0009281D"/>
    <w:rsid w:val="00093694"/>
    <w:rsid w:val="00094BB3"/>
    <w:rsid w:val="00097361"/>
    <w:rsid w:val="00097976"/>
    <w:rsid w:val="00097D75"/>
    <w:rsid w:val="000A1E81"/>
    <w:rsid w:val="000A2549"/>
    <w:rsid w:val="000A28C2"/>
    <w:rsid w:val="000A3946"/>
    <w:rsid w:val="000A466E"/>
    <w:rsid w:val="000A4B80"/>
    <w:rsid w:val="000A6F86"/>
    <w:rsid w:val="000A7371"/>
    <w:rsid w:val="000B183E"/>
    <w:rsid w:val="000B2249"/>
    <w:rsid w:val="000B611E"/>
    <w:rsid w:val="000C04F1"/>
    <w:rsid w:val="000C2487"/>
    <w:rsid w:val="000C3E29"/>
    <w:rsid w:val="000C4E22"/>
    <w:rsid w:val="000C5A18"/>
    <w:rsid w:val="000C5B61"/>
    <w:rsid w:val="000D5F22"/>
    <w:rsid w:val="000D60AF"/>
    <w:rsid w:val="000D6396"/>
    <w:rsid w:val="000D7145"/>
    <w:rsid w:val="000E1CD9"/>
    <w:rsid w:val="000E3428"/>
    <w:rsid w:val="000E342D"/>
    <w:rsid w:val="000E53D1"/>
    <w:rsid w:val="000E5686"/>
    <w:rsid w:val="000E60B7"/>
    <w:rsid w:val="000E625E"/>
    <w:rsid w:val="000E6390"/>
    <w:rsid w:val="000E6A65"/>
    <w:rsid w:val="000E6B2C"/>
    <w:rsid w:val="000F043A"/>
    <w:rsid w:val="000F29D8"/>
    <w:rsid w:val="000F3107"/>
    <w:rsid w:val="000F43A8"/>
    <w:rsid w:val="000F5E41"/>
    <w:rsid w:val="0010247C"/>
    <w:rsid w:val="00103D58"/>
    <w:rsid w:val="001051D3"/>
    <w:rsid w:val="00105F73"/>
    <w:rsid w:val="00105FE0"/>
    <w:rsid w:val="00107FC0"/>
    <w:rsid w:val="00110E7A"/>
    <w:rsid w:val="00122E42"/>
    <w:rsid w:val="00124AAC"/>
    <w:rsid w:val="00130043"/>
    <w:rsid w:val="00133057"/>
    <w:rsid w:val="00135589"/>
    <w:rsid w:val="00136B9C"/>
    <w:rsid w:val="001400A4"/>
    <w:rsid w:val="00140959"/>
    <w:rsid w:val="001414A7"/>
    <w:rsid w:val="00141BA9"/>
    <w:rsid w:val="001426A7"/>
    <w:rsid w:val="00144EDB"/>
    <w:rsid w:val="001471E0"/>
    <w:rsid w:val="00147635"/>
    <w:rsid w:val="00147EBA"/>
    <w:rsid w:val="001511F4"/>
    <w:rsid w:val="00151332"/>
    <w:rsid w:val="00152520"/>
    <w:rsid w:val="00154AFB"/>
    <w:rsid w:val="00156AFB"/>
    <w:rsid w:val="001602E1"/>
    <w:rsid w:val="00161006"/>
    <w:rsid w:val="00161692"/>
    <w:rsid w:val="001655BE"/>
    <w:rsid w:val="00165835"/>
    <w:rsid w:val="00167AC6"/>
    <w:rsid w:val="00172A8D"/>
    <w:rsid w:val="00173147"/>
    <w:rsid w:val="0017411D"/>
    <w:rsid w:val="00174337"/>
    <w:rsid w:val="001748C7"/>
    <w:rsid w:val="00176B6C"/>
    <w:rsid w:val="00176FFA"/>
    <w:rsid w:val="001770A2"/>
    <w:rsid w:val="001778E8"/>
    <w:rsid w:val="00185FAD"/>
    <w:rsid w:val="00192A0B"/>
    <w:rsid w:val="00192B44"/>
    <w:rsid w:val="00195906"/>
    <w:rsid w:val="00195A6D"/>
    <w:rsid w:val="00196A85"/>
    <w:rsid w:val="001A0610"/>
    <w:rsid w:val="001A093E"/>
    <w:rsid w:val="001A17DF"/>
    <w:rsid w:val="001A1EBA"/>
    <w:rsid w:val="001A2827"/>
    <w:rsid w:val="001A5ADC"/>
    <w:rsid w:val="001A6DC9"/>
    <w:rsid w:val="001A7A95"/>
    <w:rsid w:val="001B0E2B"/>
    <w:rsid w:val="001B1947"/>
    <w:rsid w:val="001B1970"/>
    <w:rsid w:val="001B411C"/>
    <w:rsid w:val="001B42FA"/>
    <w:rsid w:val="001B4B07"/>
    <w:rsid w:val="001B5785"/>
    <w:rsid w:val="001B6B33"/>
    <w:rsid w:val="001C0FE8"/>
    <w:rsid w:val="001C227C"/>
    <w:rsid w:val="001C304E"/>
    <w:rsid w:val="001C44A6"/>
    <w:rsid w:val="001C68ED"/>
    <w:rsid w:val="001D27E9"/>
    <w:rsid w:val="001D3DBD"/>
    <w:rsid w:val="001D6736"/>
    <w:rsid w:val="001D75B6"/>
    <w:rsid w:val="001E40A2"/>
    <w:rsid w:val="001E444D"/>
    <w:rsid w:val="001E7FA6"/>
    <w:rsid w:val="001F3D28"/>
    <w:rsid w:val="001F4AA4"/>
    <w:rsid w:val="001F60FF"/>
    <w:rsid w:val="001F6EDB"/>
    <w:rsid w:val="00200AE1"/>
    <w:rsid w:val="00201607"/>
    <w:rsid w:val="00201EB4"/>
    <w:rsid w:val="002036EA"/>
    <w:rsid w:val="002055EB"/>
    <w:rsid w:val="00205794"/>
    <w:rsid w:val="00213464"/>
    <w:rsid w:val="00213889"/>
    <w:rsid w:val="00213F92"/>
    <w:rsid w:val="00221062"/>
    <w:rsid w:val="00221F0F"/>
    <w:rsid w:val="00223D2E"/>
    <w:rsid w:val="00223E80"/>
    <w:rsid w:val="00224E69"/>
    <w:rsid w:val="00226A0E"/>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70B"/>
    <w:rsid w:val="00257CA1"/>
    <w:rsid w:val="00257E8F"/>
    <w:rsid w:val="00262020"/>
    <w:rsid w:val="00262C41"/>
    <w:rsid w:val="00263AF4"/>
    <w:rsid w:val="00264293"/>
    <w:rsid w:val="002659AB"/>
    <w:rsid w:val="002659EF"/>
    <w:rsid w:val="00267FD4"/>
    <w:rsid w:val="002718A9"/>
    <w:rsid w:val="002721E4"/>
    <w:rsid w:val="00272344"/>
    <w:rsid w:val="0027285C"/>
    <w:rsid w:val="002730CA"/>
    <w:rsid w:val="00273B32"/>
    <w:rsid w:val="00275338"/>
    <w:rsid w:val="002770CE"/>
    <w:rsid w:val="00277477"/>
    <w:rsid w:val="002822A5"/>
    <w:rsid w:val="00283C12"/>
    <w:rsid w:val="00283E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0B5B"/>
    <w:rsid w:val="002B1A1D"/>
    <w:rsid w:val="002B661E"/>
    <w:rsid w:val="002B6C5D"/>
    <w:rsid w:val="002B6EA4"/>
    <w:rsid w:val="002B7117"/>
    <w:rsid w:val="002C06A1"/>
    <w:rsid w:val="002C0D61"/>
    <w:rsid w:val="002C16CA"/>
    <w:rsid w:val="002C300B"/>
    <w:rsid w:val="002C303A"/>
    <w:rsid w:val="002C3E17"/>
    <w:rsid w:val="002C4C7A"/>
    <w:rsid w:val="002C5A5B"/>
    <w:rsid w:val="002D1E9F"/>
    <w:rsid w:val="002D2159"/>
    <w:rsid w:val="002D4074"/>
    <w:rsid w:val="002D4214"/>
    <w:rsid w:val="002D5739"/>
    <w:rsid w:val="002D591A"/>
    <w:rsid w:val="002D6657"/>
    <w:rsid w:val="002D6752"/>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04351"/>
    <w:rsid w:val="003067C8"/>
    <w:rsid w:val="00310B10"/>
    <w:rsid w:val="00312039"/>
    <w:rsid w:val="00312BD4"/>
    <w:rsid w:val="00312D50"/>
    <w:rsid w:val="00313184"/>
    <w:rsid w:val="00314F62"/>
    <w:rsid w:val="0031526F"/>
    <w:rsid w:val="00315514"/>
    <w:rsid w:val="00315870"/>
    <w:rsid w:val="00320791"/>
    <w:rsid w:val="00321E8A"/>
    <w:rsid w:val="003248C7"/>
    <w:rsid w:val="00325D79"/>
    <w:rsid w:val="003271F0"/>
    <w:rsid w:val="00327CA3"/>
    <w:rsid w:val="00330575"/>
    <w:rsid w:val="00334570"/>
    <w:rsid w:val="003345E8"/>
    <w:rsid w:val="00334BEF"/>
    <w:rsid w:val="00334ED8"/>
    <w:rsid w:val="0033554C"/>
    <w:rsid w:val="0033601E"/>
    <w:rsid w:val="003365BC"/>
    <w:rsid w:val="003402E9"/>
    <w:rsid w:val="003410F4"/>
    <w:rsid w:val="003426E9"/>
    <w:rsid w:val="00343DF7"/>
    <w:rsid w:val="003447B8"/>
    <w:rsid w:val="0034623E"/>
    <w:rsid w:val="003500F7"/>
    <w:rsid w:val="003532CD"/>
    <w:rsid w:val="003613A1"/>
    <w:rsid w:val="0036489E"/>
    <w:rsid w:val="00364BDC"/>
    <w:rsid w:val="003655CF"/>
    <w:rsid w:val="00371041"/>
    <w:rsid w:val="00371F24"/>
    <w:rsid w:val="00372E03"/>
    <w:rsid w:val="00376109"/>
    <w:rsid w:val="00381AD5"/>
    <w:rsid w:val="00382B0B"/>
    <w:rsid w:val="00390417"/>
    <w:rsid w:val="00390ABD"/>
    <w:rsid w:val="00391B57"/>
    <w:rsid w:val="0039253D"/>
    <w:rsid w:val="00393586"/>
    <w:rsid w:val="00393ACA"/>
    <w:rsid w:val="00396FDB"/>
    <w:rsid w:val="003A61FF"/>
    <w:rsid w:val="003A648B"/>
    <w:rsid w:val="003A7CFD"/>
    <w:rsid w:val="003B2506"/>
    <w:rsid w:val="003B3B98"/>
    <w:rsid w:val="003B5586"/>
    <w:rsid w:val="003B5FA8"/>
    <w:rsid w:val="003B7480"/>
    <w:rsid w:val="003B76A2"/>
    <w:rsid w:val="003C0F47"/>
    <w:rsid w:val="003C109D"/>
    <w:rsid w:val="003C3116"/>
    <w:rsid w:val="003C3181"/>
    <w:rsid w:val="003C4378"/>
    <w:rsid w:val="003C5919"/>
    <w:rsid w:val="003D0B14"/>
    <w:rsid w:val="003D4251"/>
    <w:rsid w:val="003D56B3"/>
    <w:rsid w:val="003D64A1"/>
    <w:rsid w:val="003D7F64"/>
    <w:rsid w:val="003E2AA5"/>
    <w:rsid w:val="003E3B67"/>
    <w:rsid w:val="003E578D"/>
    <w:rsid w:val="003E70AA"/>
    <w:rsid w:val="003F02BC"/>
    <w:rsid w:val="003F1515"/>
    <w:rsid w:val="003F1C1E"/>
    <w:rsid w:val="003F1C20"/>
    <w:rsid w:val="003F21D3"/>
    <w:rsid w:val="003F360E"/>
    <w:rsid w:val="003F363E"/>
    <w:rsid w:val="003F72D6"/>
    <w:rsid w:val="003F72F2"/>
    <w:rsid w:val="003F7628"/>
    <w:rsid w:val="004021FE"/>
    <w:rsid w:val="00403174"/>
    <w:rsid w:val="00405568"/>
    <w:rsid w:val="00406032"/>
    <w:rsid w:val="004061C2"/>
    <w:rsid w:val="00406E2E"/>
    <w:rsid w:val="00407672"/>
    <w:rsid w:val="004107FB"/>
    <w:rsid w:val="00410C21"/>
    <w:rsid w:val="00410CDB"/>
    <w:rsid w:val="00410F77"/>
    <w:rsid w:val="004111AF"/>
    <w:rsid w:val="00411AA2"/>
    <w:rsid w:val="00411CC0"/>
    <w:rsid w:val="00412A1F"/>
    <w:rsid w:val="004131ED"/>
    <w:rsid w:val="0041368E"/>
    <w:rsid w:val="00413E77"/>
    <w:rsid w:val="004146FC"/>
    <w:rsid w:val="00415923"/>
    <w:rsid w:val="00416577"/>
    <w:rsid w:val="004168B8"/>
    <w:rsid w:val="00420D8F"/>
    <w:rsid w:val="00426095"/>
    <w:rsid w:val="00427566"/>
    <w:rsid w:val="00432929"/>
    <w:rsid w:val="004405E7"/>
    <w:rsid w:val="00441B82"/>
    <w:rsid w:val="004421E7"/>
    <w:rsid w:val="0044225B"/>
    <w:rsid w:val="00443306"/>
    <w:rsid w:val="0044336B"/>
    <w:rsid w:val="00445820"/>
    <w:rsid w:val="00446DD1"/>
    <w:rsid w:val="00451A73"/>
    <w:rsid w:val="004551D7"/>
    <w:rsid w:val="004600DB"/>
    <w:rsid w:val="004604E0"/>
    <w:rsid w:val="00460DD9"/>
    <w:rsid w:val="004613B3"/>
    <w:rsid w:val="00462D80"/>
    <w:rsid w:val="004640B6"/>
    <w:rsid w:val="004650FC"/>
    <w:rsid w:val="00465D0C"/>
    <w:rsid w:val="00466BFA"/>
    <w:rsid w:val="0047053B"/>
    <w:rsid w:val="00474F6A"/>
    <w:rsid w:val="00484223"/>
    <w:rsid w:val="00485E18"/>
    <w:rsid w:val="00486F96"/>
    <w:rsid w:val="00490074"/>
    <w:rsid w:val="00490D89"/>
    <w:rsid w:val="00491338"/>
    <w:rsid w:val="00493C3D"/>
    <w:rsid w:val="0049425F"/>
    <w:rsid w:val="004945C5"/>
    <w:rsid w:val="004966FD"/>
    <w:rsid w:val="00497166"/>
    <w:rsid w:val="00497217"/>
    <w:rsid w:val="004A0118"/>
    <w:rsid w:val="004A5E49"/>
    <w:rsid w:val="004B34E8"/>
    <w:rsid w:val="004B3A38"/>
    <w:rsid w:val="004B556A"/>
    <w:rsid w:val="004C12E0"/>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1EE6"/>
    <w:rsid w:val="004E31E2"/>
    <w:rsid w:val="004E433B"/>
    <w:rsid w:val="004E57B0"/>
    <w:rsid w:val="004E5E65"/>
    <w:rsid w:val="004F2098"/>
    <w:rsid w:val="004F4EA0"/>
    <w:rsid w:val="004F54A5"/>
    <w:rsid w:val="004F7B84"/>
    <w:rsid w:val="005022C0"/>
    <w:rsid w:val="0050511E"/>
    <w:rsid w:val="005053F2"/>
    <w:rsid w:val="005064A2"/>
    <w:rsid w:val="00506A8B"/>
    <w:rsid w:val="00507769"/>
    <w:rsid w:val="005107A7"/>
    <w:rsid w:val="00510C63"/>
    <w:rsid w:val="005119E3"/>
    <w:rsid w:val="00513510"/>
    <w:rsid w:val="005160F8"/>
    <w:rsid w:val="005209C4"/>
    <w:rsid w:val="00521727"/>
    <w:rsid w:val="00525BEB"/>
    <w:rsid w:val="005271A6"/>
    <w:rsid w:val="00527425"/>
    <w:rsid w:val="00531AC5"/>
    <w:rsid w:val="00531D6D"/>
    <w:rsid w:val="005323B5"/>
    <w:rsid w:val="005343D4"/>
    <w:rsid w:val="00535731"/>
    <w:rsid w:val="005369C0"/>
    <w:rsid w:val="00537A3D"/>
    <w:rsid w:val="0054028D"/>
    <w:rsid w:val="0054043F"/>
    <w:rsid w:val="00543BA6"/>
    <w:rsid w:val="005446BB"/>
    <w:rsid w:val="0054575B"/>
    <w:rsid w:val="005460BC"/>
    <w:rsid w:val="0055476E"/>
    <w:rsid w:val="00554CA6"/>
    <w:rsid w:val="0056152A"/>
    <w:rsid w:val="005626D6"/>
    <w:rsid w:val="0056594C"/>
    <w:rsid w:val="00566590"/>
    <w:rsid w:val="005677BF"/>
    <w:rsid w:val="00567AF4"/>
    <w:rsid w:val="00570B57"/>
    <w:rsid w:val="005729DB"/>
    <w:rsid w:val="00572FA4"/>
    <w:rsid w:val="005744BD"/>
    <w:rsid w:val="00581794"/>
    <w:rsid w:val="00581BEB"/>
    <w:rsid w:val="00582805"/>
    <w:rsid w:val="0058568C"/>
    <w:rsid w:val="00585C7E"/>
    <w:rsid w:val="00585DC4"/>
    <w:rsid w:val="00586ABF"/>
    <w:rsid w:val="005875B4"/>
    <w:rsid w:val="005903C0"/>
    <w:rsid w:val="00593C1E"/>
    <w:rsid w:val="00593C5F"/>
    <w:rsid w:val="00595105"/>
    <w:rsid w:val="005A069A"/>
    <w:rsid w:val="005A2A0B"/>
    <w:rsid w:val="005A2FFD"/>
    <w:rsid w:val="005A5638"/>
    <w:rsid w:val="005A6BF4"/>
    <w:rsid w:val="005A6F58"/>
    <w:rsid w:val="005B428C"/>
    <w:rsid w:val="005B4DD9"/>
    <w:rsid w:val="005B5E46"/>
    <w:rsid w:val="005C01BD"/>
    <w:rsid w:val="005C0E16"/>
    <w:rsid w:val="005C1A69"/>
    <w:rsid w:val="005C29DF"/>
    <w:rsid w:val="005C2F4A"/>
    <w:rsid w:val="005C537E"/>
    <w:rsid w:val="005C7197"/>
    <w:rsid w:val="005D0535"/>
    <w:rsid w:val="005D0CE5"/>
    <w:rsid w:val="005D32C3"/>
    <w:rsid w:val="005D40B9"/>
    <w:rsid w:val="005D4DA6"/>
    <w:rsid w:val="005D4F10"/>
    <w:rsid w:val="005E090B"/>
    <w:rsid w:val="005E6391"/>
    <w:rsid w:val="005F3164"/>
    <w:rsid w:val="005F3D22"/>
    <w:rsid w:val="005F4499"/>
    <w:rsid w:val="005F460D"/>
    <w:rsid w:val="005F46C8"/>
    <w:rsid w:val="005F5265"/>
    <w:rsid w:val="005F5843"/>
    <w:rsid w:val="005F629F"/>
    <w:rsid w:val="005F728C"/>
    <w:rsid w:val="005F7F6C"/>
    <w:rsid w:val="00600E92"/>
    <w:rsid w:val="00601224"/>
    <w:rsid w:val="006032E3"/>
    <w:rsid w:val="0060549E"/>
    <w:rsid w:val="006054AC"/>
    <w:rsid w:val="00605DC2"/>
    <w:rsid w:val="00606355"/>
    <w:rsid w:val="0060640B"/>
    <w:rsid w:val="006073B2"/>
    <w:rsid w:val="006076FE"/>
    <w:rsid w:val="00607EC1"/>
    <w:rsid w:val="00610219"/>
    <w:rsid w:val="0061184C"/>
    <w:rsid w:val="0061278E"/>
    <w:rsid w:val="00612E6E"/>
    <w:rsid w:val="00613067"/>
    <w:rsid w:val="00613C1D"/>
    <w:rsid w:val="00613CE3"/>
    <w:rsid w:val="00614C46"/>
    <w:rsid w:val="006176DA"/>
    <w:rsid w:val="006200EB"/>
    <w:rsid w:val="006231D1"/>
    <w:rsid w:val="00625C55"/>
    <w:rsid w:val="00627B57"/>
    <w:rsid w:val="006313A1"/>
    <w:rsid w:val="00632DCA"/>
    <w:rsid w:val="006410E2"/>
    <w:rsid w:val="0064217D"/>
    <w:rsid w:val="00642999"/>
    <w:rsid w:val="00644098"/>
    <w:rsid w:val="00645753"/>
    <w:rsid w:val="00647F96"/>
    <w:rsid w:val="00650CEA"/>
    <w:rsid w:val="006510D4"/>
    <w:rsid w:val="0065490A"/>
    <w:rsid w:val="00655BC7"/>
    <w:rsid w:val="006569CE"/>
    <w:rsid w:val="00660C8F"/>
    <w:rsid w:val="0066329B"/>
    <w:rsid w:val="006636CC"/>
    <w:rsid w:val="0066715F"/>
    <w:rsid w:val="0067108F"/>
    <w:rsid w:val="00671B44"/>
    <w:rsid w:val="00672FFF"/>
    <w:rsid w:val="006749CE"/>
    <w:rsid w:val="006752BA"/>
    <w:rsid w:val="006764F3"/>
    <w:rsid w:val="0067663A"/>
    <w:rsid w:val="006809DE"/>
    <w:rsid w:val="00681ED6"/>
    <w:rsid w:val="006825B9"/>
    <w:rsid w:val="00683502"/>
    <w:rsid w:val="006837FC"/>
    <w:rsid w:val="00684B5F"/>
    <w:rsid w:val="00685DF6"/>
    <w:rsid w:val="00687176"/>
    <w:rsid w:val="0068783A"/>
    <w:rsid w:val="00690ED2"/>
    <w:rsid w:val="00690F4F"/>
    <w:rsid w:val="00691D6A"/>
    <w:rsid w:val="00695A6C"/>
    <w:rsid w:val="00695F82"/>
    <w:rsid w:val="006961AF"/>
    <w:rsid w:val="006A06E4"/>
    <w:rsid w:val="006A1260"/>
    <w:rsid w:val="006A13B7"/>
    <w:rsid w:val="006A1CF2"/>
    <w:rsid w:val="006A525C"/>
    <w:rsid w:val="006A5B71"/>
    <w:rsid w:val="006B0DAB"/>
    <w:rsid w:val="006B0F78"/>
    <w:rsid w:val="006B199A"/>
    <w:rsid w:val="006B1B03"/>
    <w:rsid w:val="006B20AF"/>
    <w:rsid w:val="006B5B79"/>
    <w:rsid w:val="006B6EE1"/>
    <w:rsid w:val="006B7F4E"/>
    <w:rsid w:val="006C0136"/>
    <w:rsid w:val="006C2435"/>
    <w:rsid w:val="006C44A4"/>
    <w:rsid w:val="006C64CF"/>
    <w:rsid w:val="006D0662"/>
    <w:rsid w:val="006D0A5F"/>
    <w:rsid w:val="006D28E9"/>
    <w:rsid w:val="006D3061"/>
    <w:rsid w:val="006D40C9"/>
    <w:rsid w:val="006D41D5"/>
    <w:rsid w:val="006D4D31"/>
    <w:rsid w:val="006D4FDF"/>
    <w:rsid w:val="006D5AFD"/>
    <w:rsid w:val="006D5CE9"/>
    <w:rsid w:val="006D6388"/>
    <w:rsid w:val="006D6F69"/>
    <w:rsid w:val="006E1147"/>
    <w:rsid w:val="006E1D96"/>
    <w:rsid w:val="006E3BFF"/>
    <w:rsid w:val="006E43CE"/>
    <w:rsid w:val="006E5423"/>
    <w:rsid w:val="006F0906"/>
    <w:rsid w:val="006F0CBC"/>
    <w:rsid w:val="006F1246"/>
    <w:rsid w:val="006F174A"/>
    <w:rsid w:val="006F30D2"/>
    <w:rsid w:val="006F4A15"/>
    <w:rsid w:val="006F5915"/>
    <w:rsid w:val="006F5D7E"/>
    <w:rsid w:val="00702439"/>
    <w:rsid w:val="007063C8"/>
    <w:rsid w:val="00706EE7"/>
    <w:rsid w:val="0071094C"/>
    <w:rsid w:val="00714563"/>
    <w:rsid w:val="0071475B"/>
    <w:rsid w:val="007174BE"/>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2E34"/>
    <w:rsid w:val="007534AF"/>
    <w:rsid w:val="00753BBD"/>
    <w:rsid w:val="00756D1C"/>
    <w:rsid w:val="00760C66"/>
    <w:rsid w:val="00762297"/>
    <w:rsid w:val="007639FF"/>
    <w:rsid w:val="0076547B"/>
    <w:rsid w:val="00767641"/>
    <w:rsid w:val="00767E36"/>
    <w:rsid w:val="007719F1"/>
    <w:rsid w:val="00771AAC"/>
    <w:rsid w:val="00771FED"/>
    <w:rsid w:val="00772AB6"/>
    <w:rsid w:val="0077572C"/>
    <w:rsid w:val="00776E49"/>
    <w:rsid w:val="00777977"/>
    <w:rsid w:val="00780266"/>
    <w:rsid w:val="00781411"/>
    <w:rsid w:val="00783AAC"/>
    <w:rsid w:val="00783CEA"/>
    <w:rsid w:val="00785F2A"/>
    <w:rsid w:val="007861B3"/>
    <w:rsid w:val="00787B73"/>
    <w:rsid w:val="00791547"/>
    <w:rsid w:val="007A07CC"/>
    <w:rsid w:val="007A1AB6"/>
    <w:rsid w:val="007A5279"/>
    <w:rsid w:val="007A55EC"/>
    <w:rsid w:val="007A5CBA"/>
    <w:rsid w:val="007A5F60"/>
    <w:rsid w:val="007A6DA3"/>
    <w:rsid w:val="007A77EF"/>
    <w:rsid w:val="007B125D"/>
    <w:rsid w:val="007B1928"/>
    <w:rsid w:val="007B2879"/>
    <w:rsid w:val="007C047F"/>
    <w:rsid w:val="007C279E"/>
    <w:rsid w:val="007C38DF"/>
    <w:rsid w:val="007C48B1"/>
    <w:rsid w:val="007C555B"/>
    <w:rsid w:val="007D3889"/>
    <w:rsid w:val="007D47B3"/>
    <w:rsid w:val="007D61AE"/>
    <w:rsid w:val="007D6672"/>
    <w:rsid w:val="007D6B56"/>
    <w:rsid w:val="007D6ECA"/>
    <w:rsid w:val="007D71BB"/>
    <w:rsid w:val="007E053D"/>
    <w:rsid w:val="007E0920"/>
    <w:rsid w:val="007E2AF3"/>
    <w:rsid w:val="007E39D9"/>
    <w:rsid w:val="007E3B3F"/>
    <w:rsid w:val="007E3C93"/>
    <w:rsid w:val="007E51F7"/>
    <w:rsid w:val="007E57E4"/>
    <w:rsid w:val="007F1D03"/>
    <w:rsid w:val="007F2465"/>
    <w:rsid w:val="007F30B8"/>
    <w:rsid w:val="007F4C1F"/>
    <w:rsid w:val="007F5C02"/>
    <w:rsid w:val="00800998"/>
    <w:rsid w:val="008009EB"/>
    <w:rsid w:val="00801BD3"/>
    <w:rsid w:val="008026E7"/>
    <w:rsid w:val="0080365E"/>
    <w:rsid w:val="008051F2"/>
    <w:rsid w:val="00805E35"/>
    <w:rsid w:val="00810296"/>
    <w:rsid w:val="008110C5"/>
    <w:rsid w:val="00811477"/>
    <w:rsid w:val="0081162C"/>
    <w:rsid w:val="00815A18"/>
    <w:rsid w:val="00821C66"/>
    <w:rsid w:val="00822953"/>
    <w:rsid w:val="00823D41"/>
    <w:rsid w:val="0082582D"/>
    <w:rsid w:val="00826A6C"/>
    <w:rsid w:val="00827338"/>
    <w:rsid w:val="00830884"/>
    <w:rsid w:val="00831C20"/>
    <w:rsid w:val="00834012"/>
    <w:rsid w:val="00834947"/>
    <w:rsid w:val="00834EE4"/>
    <w:rsid w:val="00836934"/>
    <w:rsid w:val="008416A5"/>
    <w:rsid w:val="00842485"/>
    <w:rsid w:val="0084628D"/>
    <w:rsid w:val="00850534"/>
    <w:rsid w:val="008505BB"/>
    <w:rsid w:val="00850904"/>
    <w:rsid w:val="008527F9"/>
    <w:rsid w:val="00852CA3"/>
    <w:rsid w:val="008567FC"/>
    <w:rsid w:val="00856F4A"/>
    <w:rsid w:val="008575BA"/>
    <w:rsid w:val="00861163"/>
    <w:rsid w:val="00864A13"/>
    <w:rsid w:val="008677B0"/>
    <w:rsid w:val="00867943"/>
    <w:rsid w:val="00867B2E"/>
    <w:rsid w:val="00870701"/>
    <w:rsid w:val="00870B65"/>
    <w:rsid w:val="00871F69"/>
    <w:rsid w:val="00872272"/>
    <w:rsid w:val="00872557"/>
    <w:rsid w:val="00872B5B"/>
    <w:rsid w:val="008734DE"/>
    <w:rsid w:val="008740A4"/>
    <w:rsid w:val="00875B17"/>
    <w:rsid w:val="00876672"/>
    <w:rsid w:val="008770E3"/>
    <w:rsid w:val="00877C9A"/>
    <w:rsid w:val="008805C5"/>
    <w:rsid w:val="00881DF0"/>
    <w:rsid w:val="00882C17"/>
    <w:rsid w:val="0088329B"/>
    <w:rsid w:val="0088498B"/>
    <w:rsid w:val="00885D48"/>
    <w:rsid w:val="00885DEF"/>
    <w:rsid w:val="00887D92"/>
    <w:rsid w:val="008917A3"/>
    <w:rsid w:val="00891B8A"/>
    <w:rsid w:val="00891E6B"/>
    <w:rsid w:val="008920B1"/>
    <w:rsid w:val="00893E1E"/>
    <w:rsid w:val="00893F4B"/>
    <w:rsid w:val="00894992"/>
    <w:rsid w:val="00896578"/>
    <w:rsid w:val="008A16B1"/>
    <w:rsid w:val="008A2C49"/>
    <w:rsid w:val="008A3B2B"/>
    <w:rsid w:val="008A487C"/>
    <w:rsid w:val="008A493C"/>
    <w:rsid w:val="008A64D1"/>
    <w:rsid w:val="008B095E"/>
    <w:rsid w:val="008B36F2"/>
    <w:rsid w:val="008B3B58"/>
    <w:rsid w:val="008B4D3D"/>
    <w:rsid w:val="008B556E"/>
    <w:rsid w:val="008B6340"/>
    <w:rsid w:val="008B7F8E"/>
    <w:rsid w:val="008C0B03"/>
    <w:rsid w:val="008C322C"/>
    <w:rsid w:val="008C3C9A"/>
    <w:rsid w:val="008C41BA"/>
    <w:rsid w:val="008C446C"/>
    <w:rsid w:val="008C7362"/>
    <w:rsid w:val="008D10E3"/>
    <w:rsid w:val="008D1380"/>
    <w:rsid w:val="008D444D"/>
    <w:rsid w:val="008D5BFA"/>
    <w:rsid w:val="008E188E"/>
    <w:rsid w:val="008E4511"/>
    <w:rsid w:val="008E4815"/>
    <w:rsid w:val="008E6C13"/>
    <w:rsid w:val="008E7929"/>
    <w:rsid w:val="008F3962"/>
    <w:rsid w:val="008F53A3"/>
    <w:rsid w:val="008F5F08"/>
    <w:rsid w:val="008F6961"/>
    <w:rsid w:val="008F7342"/>
    <w:rsid w:val="008F7442"/>
    <w:rsid w:val="0090110A"/>
    <w:rsid w:val="00903B23"/>
    <w:rsid w:val="0090573C"/>
    <w:rsid w:val="00905D84"/>
    <w:rsid w:val="00906153"/>
    <w:rsid w:val="009062DF"/>
    <w:rsid w:val="00906BBF"/>
    <w:rsid w:val="00906CF9"/>
    <w:rsid w:val="00906F5B"/>
    <w:rsid w:val="00911AF6"/>
    <w:rsid w:val="009123A7"/>
    <w:rsid w:val="00914CB4"/>
    <w:rsid w:val="00915E28"/>
    <w:rsid w:val="00916473"/>
    <w:rsid w:val="00916DC9"/>
    <w:rsid w:val="0092040E"/>
    <w:rsid w:val="009236BE"/>
    <w:rsid w:val="00924909"/>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5C4B"/>
    <w:rsid w:val="00967B0D"/>
    <w:rsid w:val="00971FD7"/>
    <w:rsid w:val="00972AE9"/>
    <w:rsid w:val="0097392C"/>
    <w:rsid w:val="00973C38"/>
    <w:rsid w:val="0097591A"/>
    <w:rsid w:val="009767A5"/>
    <w:rsid w:val="00977ECE"/>
    <w:rsid w:val="00980016"/>
    <w:rsid w:val="00981D1B"/>
    <w:rsid w:val="0098253A"/>
    <w:rsid w:val="00983045"/>
    <w:rsid w:val="009852E0"/>
    <w:rsid w:val="00990AF3"/>
    <w:rsid w:val="00990FC3"/>
    <w:rsid w:val="00991B31"/>
    <w:rsid w:val="00993602"/>
    <w:rsid w:val="00993916"/>
    <w:rsid w:val="009957EB"/>
    <w:rsid w:val="00995E77"/>
    <w:rsid w:val="00997364"/>
    <w:rsid w:val="009A0404"/>
    <w:rsid w:val="009A1CE6"/>
    <w:rsid w:val="009A1DC8"/>
    <w:rsid w:val="009A327B"/>
    <w:rsid w:val="009A66F0"/>
    <w:rsid w:val="009B1389"/>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5ECC"/>
    <w:rsid w:val="009D6DEE"/>
    <w:rsid w:val="009E07F4"/>
    <w:rsid w:val="009E1941"/>
    <w:rsid w:val="009E3F34"/>
    <w:rsid w:val="009F0E39"/>
    <w:rsid w:val="009F132A"/>
    <w:rsid w:val="009F139C"/>
    <w:rsid w:val="009F164F"/>
    <w:rsid w:val="009F16B9"/>
    <w:rsid w:val="009F1ED9"/>
    <w:rsid w:val="009F26EB"/>
    <w:rsid w:val="009F2CF4"/>
    <w:rsid w:val="009F5268"/>
    <w:rsid w:val="009F6E43"/>
    <w:rsid w:val="00A00270"/>
    <w:rsid w:val="00A06517"/>
    <w:rsid w:val="00A06758"/>
    <w:rsid w:val="00A0759A"/>
    <w:rsid w:val="00A111D9"/>
    <w:rsid w:val="00A112B7"/>
    <w:rsid w:val="00A13514"/>
    <w:rsid w:val="00A13B97"/>
    <w:rsid w:val="00A20B4A"/>
    <w:rsid w:val="00A20FF9"/>
    <w:rsid w:val="00A21124"/>
    <w:rsid w:val="00A24D01"/>
    <w:rsid w:val="00A348F2"/>
    <w:rsid w:val="00A35AEA"/>
    <w:rsid w:val="00A35B52"/>
    <w:rsid w:val="00A372C9"/>
    <w:rsid w:val="00A37865"/>
    <w:rsid w:val="00A403F2"/>
    <w:rsid w:val="00A41DB9"/>
    <w:rsid w:val="00A423C1"/>
    <w:rsid w:val="00A4305B"/>
    <w:rsid w:val="00A43D30"/>
    <w:rsid w:val="00A45B08"/>
    <w:rsid w:val="00A45D66"/>
    <w:rsid w:val="00A50A5B"/>
    <w:rsid w:val="00A51BEA"/>
    <w:rsid w:val="00A5284D"/>
    <w:rsid w:val="00A52DC0"/>
    <w:rsid w:val="00A530E5"/>
    <w:rsid w:val="00A53465"/>
    <w:rsid w:val="00A54D85"/>
    <w:rsid w:val="00A55502"/>
    <w:rsid w:val="00A57AB6"/>
    <w:rsid w:val="00A63C5B"/>
    <w:rsid w:val="00A63DAE"/>
    <w:rsid w:val="00A6686D"/>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B7E22"/>
    <w:rsid w:val="00AC13ED"/>
    <w:rsid w:val="00AC1926"/>
    <w:rsid w:val="00AC1F4C"/>
    <w:rsid w:val="00AC575B"/>
    <w:rsid w:val="00AC6CF6"/>
    <w:rsid w:val="00AD0B00"/>
    <w:rsid w:val="00AD22DC"/>
    <w:rsid w:val="00AD412A"/>
    <w:rsid w:val="00AD4898"/>
    <w:rsid w:val="00AD5E63"/>
    <w:rsid w:val="00AD75E0"/>
    <w:rsid w:val="00AE22E0"/>
    <w:rsid w:val="00AE355A"/>
    <w:rsid w:val="00AE364B"/>
    <w:rsid w:val="00AE74AC"/>
    <w:rsid w:val="00AE7826"/>
    <w:rsid w:val="00AF1187"/>
    <w:rsid w:val="00AF2026"/>
    <w:rsid w:val="00AF2994"/>
    <w:rsid w:val="00AF5828"/>
    <w:rsid w:val="00AF7701"/>
    <w:rsid w:val="00B0089C"/>
    <w:rsid w:val="00B01693"/>
    <w:rsid w:val="00B01BC7"/>
    <w:rsid w:val="00B043BA"/>
    <w:rsid w:val="00B062E1"/>
    <w:rsid w:val="00B06ED6"/>
    <w:rsid w:val="00B076DB"/>
    <w:rsid w:val="00B10B8F"/>
    <w:rsid w:val="00B13FA9"/>
    <w:rsid w:val="00B14B08"/>
    <w:rsid w:val="00B17714"/>
    <w:rsid w:val="00B17BF2"/>
    <w:rsid w:val="00B20483"/>
    <w:rsid w:val="00B216A9"/>
    <w:rsid w:val="00B22A8A"/>
    <w:rsid w:val="00B239D4"/>
    <w:rsid w:val="00B245B6"/>
    <w:rsid w:val="00B2572B"/>
    <w:rsid w:val="00B273FF"/>
    <w:rsid w:val="00B30BB5"/>
    <w:rsid w:val="00B325DA"/>
    <w:rsid w:val="00B33FF4"/>
    <w:rsid w:val="00B34F16"/>
    <w:rsid w:val="00B36A50"/>
    <w:rsid w:val="00B37892"/>
    <w:rsid w:val="00B40657"/>
    <w:rsid w:val="00B41E04"/>
    <w:rsid w:val="00B447EE"/>
    <w:rsid w:val="00B45A02"/>
    <w:rsid w:val="00B45AB9"/>
    <w:rsid w:val="00B47486"/>
    <w:rsid w:val="00B47D09"/>
    <w:rsid w:val="00B47F76"/>
    <w:rsid w:val="00B51311"/>
    <w:rsid w:val="00B5577C"/>
    <w:rsid w:val="00B5667F"/>
    <w:rsid w:val="00B57484"/>
    <w:rsid w:val="00B57E25"/>
    <w:rsid w:val="00B61173"/>
    <w:rsid w:val="00B6190A"/>
    <w:rsid w:val="00B62984"/>
    <w:rsid w:val="00B64193"/>
    <w:rsid w:val="00B65B7C"/>
    <w:rsid w:val="00B707C3"/>
    <w:rsid w:val="00B70EF0"/>
    <w:rsid w:val="00B718B4"/>
    <w:rsid w:val="00B729F3"/>
    <w:rsid w:val="00B7410E"/>
    <w:rsid w:val="00B74387"/>
    <w:rsid w:val="00B752C4"/>
    <w:rsid w:val="00B764D6"/>
    <w:rsid w:val="00B76B73"/>
    <w:rsid w:val="00B81710"/>
    <w:rsid w:val="00B823D2"/>
    <w:rsid w:val="00B830E8"/>
    <w:rsid w:val="00B854B0"/>
    <w:rsid w:val="00B86E24"/>
    <w:rsid w:val="00B879F8"/>
    <w:rsid w:val="00B90F57"/>
    <w:rsid w:val="00B912FF"/>
    <w:rsid w:val="00B91F45"/>
    <w:rsid w:val="00B939DE"/>
    <w:rsid w:val="00B94EEB"/>
    <w:rsid w:val="00BA08F8"/>
    <w:rsid w:val="00BA0A67"/>
    <w:rsid w:val="00BA1AEA"/>
    <w:rsid w:val="00BA55E6"/>
    <w:rsid w:val="00BA6552"/>
    <w:rsid w:val="00BA7163"/>
    <w:rsid w:val="00BA7C75"/>
    <w:rsid w:val="00BB1179"/>
    <w:rsid w:val="00BB6462"/>
    <w:rsid w:val="00BB6F9E"/>
    <w:rsid w:val="00BB7B7B"/>
    <w:rsid w:val="00BC1902"/>
    <w:rsid w:val="00BC45C1"/>
    <w:rsid w:val="00BD0A05"/>
    <w:rsid w:val="00BD0F8C"/>
    <w:rsid w:val="00BD2BE8"/>
    <w:rsid w:val="00BD3188"/>
    <w:rsid w:val="00BD5610"/>
    <w:rsid w:val="00BD69AE"/>
    <w:rsid w:val="00BE0485"/>
    <w:rsid w:val="00BE0962"/>
    <w:rsid w:val="00BE0D88"/>
    <w:rsid w:val="00BE40AD"/>
    <w:rsid w:val="00BE4188"/>
    <w:rsid w:val="00BE5AC5"/>
    <w:rsid w:val="00BF3872"/>
    <w:rsid w:val="00C0016F"/>
    <w:rsid w:val="00C05DC4"/>
    <w:rsid w:val="00C073DE"/>
    <w:rsid w:val="00C13229"/>
    <w:rsid w:val="00C1322F"/>
    <w:rsid w:val="00C15302"/>
    <w:rsid w:val="00C163DA"/>
    <w:rsid w:val="00C26282"/>
    <w:rsid w:val="00C2652D"/>
    <w:rsid w:val="00C27346"/>
    <w:rsid w:val="00C30F7E"/>
    <w:rsid w:val="00C3243C"/>
    <w:rsid w:val="00C33A2C"/>
    <w:rsid w:val="00C34EBD"/>
    <w:rsid w:val="00C36217"/>
    <w:rsid w:val="00C364E7"/>
    <w:rsid w:val="00C4199C"/>
    <w:rsid w:val="00C4268B"/>
    <w:rsid w:val="00C4559F"/>
    <w:rsid w:val="00C457B7"/>
    <w:rsid w:val="00C46038"/>
    <w:rsid w:val="00C46F0A"/>
    <w:rsid w:val="00C517E2"/>
    <w:rsid w:val="00C51F35"/>
    <w:rsid w:val="00C52579"/>
    <w:rsid w:val="00C545A0"/>
    <w:rsid w:val="00C551F9"/>
    <w:rsid w:val="00C5526F"/>
    <w:rsid w:val="00C623A4"/>
    <w:rsid w:val="00C63AAD"/>
    <w:rsid w:val="00C63B9F"/>
    <w:rsid w:val="00C6504A"/>
    <w:rsid w:val="00C66A50"/>
    <w:rsid w:val="00C67CA6"/>
    <w:rsid w:val="00C70B81"/>
    <w:rsid w:val="00C739DC"/>
    <w:rsid w:val="00C74675"/>
    <w:rsid w:val="00C74814"/>
    <w:rsid w:val="00C76427"/>
    <w:rsid w:val="00C77A33"/>
    <w:rsid w:val="00C81A14"/>
    <w:rsid w:val="00C8353A"/>
    <w:rsid w:val="00C83F2C"/>
    <w:rsid w:val="00C83F9F"/>
    <w:rsid w:val="00C83FBF"/>
    <w:rsid w:val="00C9152A"/>
    <w:rsid w:val="00C91B08"/>
    <w:rsid w:val="00C93329"/>
    <w:rsid w:val="00C93662"/>
    <w:rsid w:val="00C97C9B"/>
    <w:rsid w:val="00CA12AB"/>
    <w:rsid w:val="00CA1E74"/>
    <w:rsid w:val="00CA1F9F"/>
    <w:rsid w:val="00CA398C"/>
    <w:rsid w:val="00CA467A"/>
    <w:rsid w:val="00CA55FC"/>
    <w:rsid w:val="00CA564C"/>
    <w:rsid w:val="00CA57D5"/>
    <w:rsid w:val="00CA6D2C"/>
    <w:rsid w:val="00CA72BF"/>
    <w:rsid w:val="00CB13A9"/>
    <w:rsid w:val="00CB152A"/>
    <w:rsid w:val="00CB3159"/>
    <w:rsid w:val="00CB4C46"/>
    <w:rsid w:val="00CB4C77"/>
    <w:rsid w:val="00CB55F8"/>
    <w:rsid w:val="00CB7A37"/>
    <w:rsid w:val="00CC2A40"/>
    <w:rsid w:val="00CC3A0F"/>
    <w:rsid w:val="00CC41FC"/>
    <w:rsid w:val="00CD359D"/>
    <w:rsid w:val="00CD73D7"/>
    <w:rsid w:val="00CE059D"/>
    <w:rsid w:val="00CE0F6E"/>
    <w:rsid w:val="00CE3459"/>
    <w:rsid w:val="00CE381B"/>
    <w:rsid w:val="00CE4712"/>
    <w:rsid w:val="00CE7551"/>
    <w:rsid w:val="00CF03A9"/>
    <w:rsid w:val="00CF2F66"/>
    <w:rsid w:val="00CF4732"/>
    <w:rsid w:val="00CF4F65"/>
    <w:rsid w:val="00D008FE"/>
    <w:rsid w:val="00D00C4E"/>
    <w:rsid w:val="00D014FA"/>
    <w:rsid w:val="00D03F03"/>
    <w:rsid w:val="00D07292"/>
    <w:rsid w:val="00D139AA"/>
    <w:rsid w:val="00D14BDD"/>
    <w:rsid w:val="00D14E53"/>
    <w:rsid w:val="00D152A9"/>
    <w:rsid w:val="00D165C3"/>
    <w:rsid w:val="00D23CD9"/>
    <w:rsid w:val="00D2456B"/>
    <w:rsid w:val="00D24E1A"/>
    <w:rsid w:val="00D31078"/>
    <w:rsid w:val="00D33947"/>
    <w:rsid w:val="00D33A9A"/>
    <w:rsid w:val="00D35AF7"/>
    <w:rsid w:val="00D35D53"/>
    <w:rsid w:val="00D36079"/>
    <w:rsid w:val="00D37188"/>
    <w:rsid w:val="00D37462"/>
    <w:rsid w:val="00D374A0"/>
    <w:rsid w:val="00D37681"/>
    <w:rsid w:val="00D4091B"/>
    <w:rsid w:val="00D42CAC"/>
    <w:rsid w:val="00D4312D"/>
    <w:rsid w:val="00D43E08"/>
    <w:rsid w:val="00D45BE3"/>
    <w:rsid w:val="00D51371"/>
    <w:rsid w:val="00D51F6E"/>
    <w:rsid w:val="00D5209E"/>
    <w:rsid w:val="00D54DB9"/>
    <w:rsid w:val="00D5623E"/>
    <w:rsid w:val="00D62A8A"/>
    <w:rsid w:val="00D63BA9"/>
    <w:rsid w:val="00D64198"/>
    <w:rsid w:val="00D66025"/>
    <w:rsid w:val="00D717A3"/>
    <w:rsid w:val="00D74473"/>
    <w:rsid w:val="00D756ED"/>
    <w:rsid w:val="00D76EDD"/>
    <w:rsid w:val="00D77137"/>
    <w:rsid w:val="00D81915"/>
    <w:rsid w:val="00D81BAE"/>
    <w:rsid w:val="00D824EC"/>
    <w:rsid w:val="00D84BED"/>
    <w:rsid w:val="00D86427"/>
    <w:rsid w:val="00D86E00"/>
    <w:rsid w:val="00D9019C"/>
    <w:rsid w:val="00D91D19"/>
    <w:rsid w:val="00D94929"/>
    <w:rsid w:val="00D95F90"/>
    <w:rsid w:val="00D972D4"/>
    <w:rsid w:val="00D97755"/>
    <w:rsid w:val="00D97CDA"/>
    <w:rsid w:val="00DA218D"/>
    <w:rsid w:val="00DA2F14"/>
    <w:rsid w:val="00DA6D1B"/>
    <w:rsid w:val="00DB423F"/>
    <w:rsid w:val="00DB51E5"/>
    <w:rsid w:val="00DB520F"/>
    <w:rsid w:val="00DB52DC"/>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0181"/>
    <w:rsid w:val="00E24ADB"/>
    <w:rsid w:val="00E26179"/>
    <w:rsid w:val="00E26BEC"/>
    <w:rsid w:val="00E27506"/>
    <w:rsid w:val="00E3091A"/>
    <w:rsid w:val="00E3419D"/>
    <w:rsid w:val="00E3424C"/>
    <w:rsid w:val="00E35338"/>
    <w:rsid w:val="00E36C09"/>
    <w:rsid w:val="00E40F75"/>
    <w:rsid w:val="00E4188B"/>
    <w:rsid w:val="00E424C4"/>
    <w:rsid w:val="00E4269C"/>
    <w:rsid w:val="00E42C86"/>
    <w:rsid w:val="00E44274"/>
    <w:rsid w:val="00E445ED"/>
    <w:rsid w:val="00E44C5F"/>
    <w:rsid w:val="00E44FF8"/>
    <w:rsid w:val="00E45D19"/>
    <w:rsid w:val="00E45E68"/>
    <w:rsid w:val="00E47D12"/>
    <w:rsid w:val="00E47F86"/>
    <w:rsid w:val="00E5024C"/>
    <w:rsid w:val="00E54F20"/>
    <w:rsid w:val="00E54FFC"/>
    <w:rsid w:val="00E5652B"/>
    <w:rsid w:val="00E624C2"/>
    <w:rsid w:val="00E649F5"/>
    <w:rsid w:val="00E66361"/>
    <w:rsid w:val="00E66595"/>
    <w:rsid w:val="00E66A7C"/>
    <w:rsid w:val="00E66BC2"/>
    <w:rsid w:val="00E66D99"/>
    <w:rsid w:val="00E675D5"/>
    <w:rsid w:val="00E700C9"/>
    <w:rsid w:val="00E705B6"/>
    <w:rsid w:val="00E70EE0"/>
    <w:rsid w:val="00E72638"/>
    <w:rsid w:val="00E735F4"/>
    <w:rsid w:val="00E749F5"/>
    <w:rsid w:val="00E74BCF"/>
    <w:rsid w:val="00E76948"/>
    <w:rsid w:val="00E7709F"/>
    <w:rsid w:val="00E80ACF"/>
    <w:rsid w:val="00E8193E"/>
    <w:rsid w:val="00E81AD8"/>
    <w:rsid w:val="00E82496"/>
    <w:rsid w:val="00E83586"/>
    <w:rsid w:val="00E85A4D"/>
    <w:rsid w:val="00E863A2"/>
    <w:rsid w:val="00E869CC"/>
    <w:rsid w:val="00E869F7"/>
    <w:rsid w:val="00E90646"/>
    <w:rsid w:val="00E9159B"/>
    <w:rsid w:val="00E91BC9"/>
    <w:rsid w:val="00E965AC"/>
    <w:rsid w:val="00E97222"/>
    <w:rsid w:val="00E979CF"/>
    <w:rsid w:val="00EA1CED"/>
    <w:rsid w:val="00EA30D9"/>
    <w:rsid w:val="00EA5C3A"/>
    <w:rsid w:val="00EB00CA"/>
    <w:rsid w:val="00EB2AA0"/>
    <w:rsid w:val="00EB2D6C"/>
    <w:rsid w:val="00EB3145"/>
    <w:rsid w:val="00EB51AF"/>
    <w:rsid w:val="00EB5459"/>
    <w:rsid w:val="00EB55D3"/>
    <w:rsid w:val="00EB6023"/>
    <w:rsid w:val="00EB66B0"/>
    <w:rsid w:val="00EC03E0"/>
    <w:rsid w:val="00EC0CDD"/>
    <w:rsid w:val="00EC2225"/>
    <w:rsid w:val="00EC5957"/>
    <w:rsid w:val="00EC602C"/>
    <w:rsid w:val="00EC7B8F"/>
    <w:rsid w:val="00ED2ABA"/>
    <w:rsid w:val="00ED5EB4"/>
    <w:rsid w:val="00ED6238"/>
    <w:rsid w:val="00ED6353"/>
    <w:rsid w:val="00ED636C"/>
    <w:rsid w:val="00EE1044"/>
    <w:rsid w:val="00EE13DE"/>
    <w:rsid w:val="00EE1735"/>
    <w:rsid w:val="00EE1929"/>
    <w:rsid w:val="00EE1C86"/>
    <w:rsid w:val="00EE3D85"/>
    <w:rsid w:val="00EE44D6"/>
    <w:rsid w:val="00EE52F6"/>
    <w:rsid w:val="00EF5CF0"/>
    <w:rsid w:val="00EF6419"/>
    <w:rsid w:val="00F01306"/>
    <w:rsid w:val="00F01A67"/>
    <w:rsid w:val="00F024C9"/>
    <w:rsid w:val="00F02BAB"/>
    <w:rsid w:val="00F05E95"/>
    <w:rsid w:val="00F05F84"/>
    <w:rsid w:val="00F06364"/>
    <w:rsid w:val="00F07906"/>
    <w:rsid w:val="00F1121A"/>
    <w:rsid w:val="00F11A3C"/>
    <w:rsid w:val="00F11AF0"/>
    <w:rsid w:val="00F20635"/>
    <w:rsid w:val="00F21D31"/>
    <w:rsid w:val="00F23B5B"/>
    <w:rsid w:val="00F263EA"/>
    <w:rsid w:val="00F275A8"/>
    <w:rsid w:val="00F30940"/>
    <w:rsid w:val="00F31665"/>
    <w:rsid w:val="00F32242"/>
    <w:rsid w:val="00F336E4"/>
    <w:rsid w:val="00F34E0E"/>
    <w:rsid w:val="00F35FE9"/>
    <w:rsid w:val="00F360CE"/>
    <w:rsid w:val="00F373DF"/>
    <w:rsid w:val="00F40120"/>
    <w:rsid w:val="00F451B4"/>
    <w:rsid w:val="00F45BAF"/>
    <w:rsid w:val="00F45CDF"/>
    <w:rsid w:val="00F47B71"/>
    <w:rsid w:val="00F54E41"/>
    <w:rsid w:val="00F60A2D"/>
    <w:rsid w:val="00F612C1"/>
    <w:rsid w:val="00F631DF"/>
    <w:rsid w:val="00F64714"/>
    <w:rsid w:val="00F666D4"/>
    <w:rsid w:val="00F66D28"/>
    <w:rsid w:val="00F66D95"/>
    <w:rsid w:val="00F66FD6"/>
    <w:rsid w:val="00F707FC"/>
    <w:rsid w:val="00F731A1"/>
    <w:rsid w:val="00F7466B"/>
    <w:rsid w:val="00F77810"/>
    <w:rsid w:val="00F80218"/>
    <w:rsid w:val="00F81EFD"/>
    <w:rsid w:val="00F8477A"/>
    <w:rsid w:val="00F85558"/>
    <w:rsid w:val="00F866E5"/>
    <w:rsid w:val="00F87EC3"/>
    <w:rsid w:val="00F90C07"/>
    <w:rsid w:val="00F9196F"/>
    <w:rsid w:val="00F91EEB"/>
    <w:rsid w:val="00F9365F"/>
    <w:rsid w:val="00F9474B"/>
    <w:rsid w:val="00F94E7F"/>
    <w:rsid w:val="00F954EE"/>
    <w:rsid w:val="00F95522"/>
    <w:rsid w:val="00F95AB4"/>
    <w:rsid w:val="00F96D53"/>
    <w:rsid w:val="00FA2CD2"/>
    <w:rsid w:val="00FA3753"/>
    <w:rsid w:val="00FA54E2"/>
    <w:rsid w:val="00FB2FA9"/>
    <w:rsid w:val="00FB5588"/>
    <w:rsid w:val="00FB663D"/>
    <w:rsid w:val="00FB6831"/>
    <w:rsid w:val="00FC0533"/>
    <w:rsid w:val="00FC18C8"/>
    <w:rsid w:val="00FC290B"/>
    <w:rsid w:val="00FC642F"/>
    <w:rsid w:val="00FD00E5"/>
    <w:rsid w:val="00FD1323"/>
    <w:rsid w:val="00FD2288"/>
    <w:rsid w:val="00FD5BDE"/>
    <w:rsid w:val="00FD666C"/>
    <w:rsid w:val="00FD7767"/>
    <w:rsid w:val="00FD7806"/>
    <w:rsid w:val="00FD7A90"/>
    <w:rsid w:val="00FD7EFE"/>
    <w:rsid w:val="00FE728D"/>
    <w:rsid w:val="00FF071C"/>
    <w:rsid w:val="00FF0F24"/>
    <w:rsid w:val="00FF29F2"/>
    <w:rsid w:val="00FF2BD4"/>
    <w:rsid w:val="00FF6D92"/>
    <w:rsid w:val="00FF7012"/>
    <w:rsid w:val="00FF7A3D"/>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docId w15:val="{B44C5BB7-330E-4352-A9C4-06451B6B1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 w:type="paragraph" w:styleId="TOC4">
    <w:name w:val="toc 4"/>
    <w:basedOn w:val="Normal"/>
    <w:next w:val="Normal"/>
    <w:autoRedefine/>
    <w:uiPriority w:val="39"/>
    <w:unhideWhenUsed/>
    <w:rsid w:val="00EF6419"/>
    <w:pPr>
      <w:spacing w:after="100" w:line="259" w:lineRule="auto"/>
      <w:ind w:left="660"/>
    </w:pPr>
    <w:rPr>
      <w:rFonts w:eastAsiaTheme="minorEastAsia"/>
    </w:rPr>
  </w:style>
  <w:style w:type="paragraph" w:styleId="TOC5">
    <w:name w:val="toc 5"/>
    <w:basedOn w:val="Normal"/>
    <w:next w:val="Normal"/>
    <w:autoRedefine/>
    <w:uiPriority w:val="39"/>
    <w:unhideWhenUsed/>
    <w:rsid w:val="00EF6419"/>
    <w:pPr>
      <w:spacing w:after="100" w:line="259" w:lineRule="auto"/>
      <w:ind w:left="880"/>
    </w:pPr>
    <w:rPr>
      <w:rFonts w:eastAsiaTheme="minorEastAsia"/>
    </w:rPr>
  </w:style>
  <w:style w:type="paragraph" w:styleId="TOC6">
    <w:name w:val="toc 6"/>
    <w:basedOn w:val="Normal"/>
    <w:next w:val="Normal"/>
    <w:autoRedefine/>
    <w:uiPriority w:val="39"/>
    <w:unhideWhenUsed/>
    <w:rsid w:val="00EF6419"/>
    <w:pPr>
      <w:spacing w:after="100" w:line="259" w:lineRule="auto"/>
      <w:ind w:left="1100"/>
    </w:pPr>
    <w:rPr>
      <w:rFonts w:eastAsiaTheme="minorEastAsia"/>
    </w:rPr>
  </w:style>
  <w:style w:type="paragraph" w:styleId="TOC7">
    <w:name w:val="toc 7"/>
    <w:basedOn w:val="Normal"/>
    <w:next w:val="Normal"/>
    <w:autoRedefine/>
    <w:uiPriority w:val="39"/>
    <w:unhideWhenUsed/>
    <w:rsid w:val="00EF6419"/>
    <w:pPr>
      <w:spacing w:after="100" w:line="259" w:lineRule="auto"/>
      <w:ind w:left="1320"/>
    </w:pPr>
    <w:rPr>
      <w:rFonts w:eastAsiaTheme="minorEastAsia"/>
    </w:rPr>
  </w:style>
  <w:style w:type="paragraph" w:styleId="TOC8">
    <w:name w:val="toc 8"/>
    <w:basedOn w:val="Normal"/>
    <w:next w:val="Normal"/>
    <w:autoRedefine/>
    <w:uiPriority w:val="39"/>
    <w:unhideWhenUsed/>
    <w:rsid w:val="00EF6419"/>
    <w:pPr>
      <w:spacing w:after="100" w:line="259" w:lineRule="auto"/>
      <w:ind w:left="1540"/>
    </w:pPr>
    <w:rPr>
      <w:rFonts w:eastAsiaTheme="minorEastAsia"/>
    </w:rPr>
  </w:style>
  <w:style w:type="paragraph" w:styleId="TOC9">
    <w:name w:val="toc 9"/>
    <w:basedOn w:val="Normal"/>
    <w:next w:val="Normal"/>
    <w:autoRedefine/>
    <w:uiPriority w:val="39"/>
    <w:unhideWhenUsed/>
    <w:rsid w:val="00EF6419"/>
    <w:pPr>
      <w:spacing w:after="100" w:line="259" w:lineRule="auto"/>
      <w:ind w:left="1760"/>
    </w:pPr>
    <w:rPr>
      <w:rFonts w:eastAsiaTheme="minorEastAsia"/>
    </w:rPr>
  </w:style>
  <w:style w:type="paragraph" w:styleId="Revision">
    <w:name w:val="Revision"/>
    <w:hidden/>
    <w:uiPriority w:val="99"/>
    <w:semiHidden/>
    <w:rsid w:val="002620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120465563">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56714940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ww.dictionary.com" TargetMode="External"/><Relationship Id="rId21" Type="http://schemas.openxmlformats.org/officeDocument/2006/relationships/hyperlink" Target="https://www.epa.gov/national-aquatic-resource-surveys/what-national-wetland-condition-assessment" TargetMode="External"/><Relationship Id="rId34" Type="http://schemas.openxmlformats.org/officeDocument/2006/relationships/hyperlink" Target="https://doi.org/10.1029/2005WR004812" TargetMode="External"/><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19.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ascelibrary.org/doi/pdf/10.1061/%28ASCE%290733-9429%282002%29128%3A1%2820%29" TargetMode="External"/><Relationship Id="rId37" Type="http://schemas.openxmlformats.org/officeDocument/2006/relationships/hyperlink" Target="https://usace.contentdm.oclc.org/digital/collection/p16021coll7/id/13273"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jstor.com/stable/1941831" TargetMode="Externa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hyperlink" Target="https://cedb.asce.org/CEDBsearch/record.jsp?dockey=0020129"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oregon.gov/deq/FilterDocs/heatsourcemanual.pdf" TargetMode="External"/><Relationship Id="rId35" Type="http://schemas.openxmlformats.org/officeDocument/2006/relationships/hyperlink" Target="https://doi.org/10.1029/2018WR024236" TargetMode="External"/><Relationship Id="rId43" Type="http://schemas.openxmlformats.org/officeDocument/2006/relationships/theme" Target="theme/theme1.xml"/><Relationship Id="rId8" Type="http://schemas.openxmlformats.org/officeDocument/2006/relationships/hyperlink" Target="mailto:david.conklin@freshwatersim.com"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doi.org/10.1007/BF00045196" TargetMode="External"/><Relationship Id="rId38" Type="http://schemas.openxmlformats.org/officeDocument/2006/relationships/hyperlink" Target="http://www.climatologylab.org/gridm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167221</TotalTime>
  <Pages>90</Pages>
  <Words>33419</Words>
  <Characters>190494</Characters>
  <Application>Microsoft Office Word</Application>
  <DocSecurity>0</DocSecurity>
  <Lines>1587</Lines>
  <Paragraphs>446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50</cp:revision>
  <cp:lastPrinted>2021-11-26T16:14:00Z</cp:lastPrinted>
  <dcterms:created xsi:type="dcterms:W3CDTF">2018-11-09T13:56:00Z</dcterms:created>
  <dcterms:modified xsi:type="dcterms:W3CDTF">2022-03-28T13:26:00Z</dcterms:modified>
</cp:coreProperties>
</file>