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EB07D8A" w:rsidR="00064E77" w:rsidRPr="00064E77" w:rsidRDefault="00C4559F" w:rsidP="00484223">
      <w:pPr>
        <w:pStyle w:val="Subtitle"/>
        <w:tabs>
          <w:tab w:val="left" w:pos="7950"/>
          <w:tab w:val="right" w:pos="9360"/>
        </w:tabs>
      </w:pPr>
      <w:r>
        <w:t>2/</w:t>
      </w:r>
      <w:ins w:id="0" w:author="David Conklin" w:date="2022-02-21T13:07:00Z">
        <w:r w:rsidR="00612E6E">
          <w:t>21</w:t>
        </w:r>
      </w:ins>
      <w:del w:id="1" w:author="David Conklin" w:date="2022-02-21T13:07:00Z">
        <w:r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2" w:author="David Conklin" w:date="2022-02-21T13:08:00Z">
        <w:r w:rsidR="00C15302">
          <w:rPr>
            <w:rStyle w:val="Hyperlink"/>
            <w:color w:val="auto"/>
          </w:rPr>
          <w:t>2</w:t>
        </w:r>
      </w:ins>
      <w:del w:id="3" w:author="David Conklin" w:date="2022-02-21T13:08:00Z">
        <w:r w:rsidR="00601224" w:rsidDel="00C15302">
          <w:rPr>
            <w:rStyle w:val="Hyperlink"/>
            <w:color w:val="auto"/>
          </w:rPr>
          <w:delText>0</w:delText>
        </w:r>
      </w:del>
      <w:r w:rsidR="00601224">
        <w:rPr>
          <w:rStyle w:val="Hyperlink"/>
          <w:color w:val="auto"/>
        </w:rPr>
        <w:t xml:space="preserve"> (</w:t>
      </w:r>
      <w:ins w:id="4" w:author="David Conklin" w:date="2022-02-21T13:08:00Z">
        <w:r w:rsidR="00C15302">
          <w:rPr>
            <w:rStyle w:val="Hyperlink"/>
            <w:color w:val="auto"/>
          </w:rPr>
          <w:t>2/18/22</w:t>
        </w:r>
      </w:ins>
      <w:del w:id="5"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6" w:author="David Conklin" w:date="2022-02-21T13:09:00Z"/>
          <w:rStyle w:val="Hyperlink"/>
          <w:color w:val="auto"/>
          <w:u w:val="none"/>
        </w:rPr>
      </w:pPr>
      <w:del w:id="7"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385EC8B7" w14:textId="22BC9DCF" w:rsidR="00F34E0E"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5985010" w:history="1">
            <w:r w:rsidR="00F34E0E" w:rsidRPr="004A6891">
              <w:rPr>
                <w:rStyle w:val="Hyperlink"/>
                <w:noProof/>
              </w:rPr>
              <w:t>What is a digital handbook?</w:t>
            </w:r>
            <w:r w:rsidR="00F34E0E">
              <w:rPr>
                <w:noProof/>
                <w:webHidden/>
              </w:rPr>
              <w:tab/>
            </w:r>
            <w:r w:rsidR="00F34E0E">
              <w:rPr>
                <w:noProof/>
                <w:webHidden/>
              </w:rPr>
              <w:fldChar w:fldCharType="begin"/>
            </w:r>
            <w:r w:rsidR="00F34E0E">
              <w:rPr>
                <w:noProof/>
                <w:webHidden/>
              </w:rPr>
              <w:instrText xml:space="preserve"> PAGEREF _Toc95985010 \h </w:instrText>
            </w:r>
            <w:r w:rsidR="00F34E0E">
              <w:rPr>
                <w:noProof/>
                <w:webHidden/>
              </w:rPr>
            </w:r>
            <w:r w:rsidR="00F34E0E">
              <w:rPr>
                <w:noProof/>
                <w:webHidden/>
              </w:rPr>
              <w:fldChar w:fldCharType="separate"/>
            </w:r>
            <w:r w:rsidR="00F34E0E">
              <w:rPr>
                <w:noProof/>
                <w:webHidden/>
              </w:rPr>
              <w:t>4</w:t>
            </w:r>
            <w:r w:rsidR="00F34E0E">
              <w:rPr>
                <w:noProof/>
                <w:webHidden/>
              </w:rPr>
              <w:fldChar w:fldCharType="end"/>
            </w:r>
          </w:hyperlink>
        </w:p>
        <w:p w14:paraId="2746F78A" w14:textId="50AB3D59" w:rsidR="00F34E0E" w:rsidRDefault="00421029">
          <w:pPr>
            <w:pStyle w:val="TOC1"/>
            <w:tabs>
              <w:tab w:val="right" w:leader="dot" w:pos="9350"/>
            </w:tabs>
            <w:rPr>
              <w:rFonts w:eastAsiaTheme="minorEastAsia"/>
              <w:noProof/>
            </w:rPr>
          </w:pPr>
          <w:hyperlink w:anchor="_Toc95985011" w:history="1">
            <w:r w:rsidR="00F34E0E" w:rsidRPr="004A6891">
              <w:rPr>
                <w:rStyle w:val="Hyperlink"/>
                <w:noProof/>
              </w:rPr>
              <w:t>CW3M concept</w:t>
            </w:r>
            <w:r w:rsidR="00F34E0E">
              <w:rPr>
                <w:noProof/>
                <w:webHidden/>
              </w:rPr>
              <w:tab/>
            </w:r>
            <w:r w:rsidR="00F34E0E">
              <w:rPr>
                <w:noProof/>
                <w:webHidden/>
              </w:rPr>
              <w:fldChar w:fldCharType="begin"/>
            </w:r>
            <w:r w:rsidR="00F34E0E">
              <w:rPr>
                <w:noProof/>
                <w:webHidden/>
              </w:rPr>
              <w:instrText xml:space="preserve"> PAGEREF _Toc95985011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893218D" w14:textId="00908356" w:rsidR="00F34E0E" w:rsidRDefault="00421029">
          <w:pPr>
            <w:pStyle w:val="TOC2"/>
            <w:tabs>
              <w:tab w:val="right" w:leader="dot" w:pos="9350"/>
            </w:tabs>
            <w:rPr>
              <w:rFonts w:eastAsiaTheme="minorEastAsia"/>
              <w:noProof/>
            </w:rPr>
          </w:pPr>
          <w:hyperlink w:anchor="_Toc95985012" w:history="1">
            <w:r w:rsidR="00F34E0E" w:rsidRPr="004A6891">
              <w:rPr>
                <w:rStyle w:val="Hyperlink"/>
                <w:noProof/>
              </w:rPr>
              <w:t>A different kind of community model</w:t>
            </w:r>
            <w:r w:rsidR="00F34E0E">
              <w:rPr>
                <w:noProof/>
                <w:webHidden/>
              </w:rPr>
              <w:tab/>
            </w:r>
            <w:r w:rsidR="00F34E0E">
              <w:rPr>
                <w:noProof/>
                <w:webHidden/>
              </w:rPr>
              <w:fldChar w:fldCharType="begin"/>
            </w:r>
            <w:r w:rsidR="00F34E0E">
              <w:rPr>
                <w:noProof/>
                <w:webHidden/>
              </w:rPr>
              <w:instrText xml:space="preserve"> PAGEREF _Toc95985012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F7B15CE" w14:textId="2EA4AAF8" w:rsidR="00F34E0E" w:rsidRDefault="00421029">
          <w:pPr>
            <w:pStyle w:val="TOC2"/>
            <w:tabs>
              <w:tab w:val="right" w:leader="dot" w:pos="9350"/>
            </w:tabs>
            <w:rPr>
              <w:rFonts w:eastAsiaTheme="minorEastAsia"/>
              <w:noProof/>
            </w:rPr>
          </w:pPr>
          <w:hyperlink w:anchor="_Toc95985013" w:history="1">
            <w:r w:rsidR="00F34E0E" w:rsidRPr="004A6891">
              <w:rPr>
                <w:rStyle w:val="Hyperlink"/>
                <w:noProof/>
              </w:rPr>
              <w:t>What CW3M is for</w:t>
            </w:r>
            <w:r w:rsidR="00F34E0E">
              <w:rPr>
                <w:noProof/>
                <w:webHidden/>
              </w:rPr>
              <w:tab/>
            </w:r>
            <w:r w:rsidR="00F34E0E">
              <w:rPr>
                <w:noProof/>
                <w:webHidden/>
              </w:rPr>
              <w:fldChar w:fldCharType="begin"/>
            </w:r>
            <w:r w:rsidR="00F34E0E">
              <w:rPr>
                <w:noProof/>
                <w:webHidden/>
              </w:rPr>
              <w:instrText xml:space="preserve"> PAGEREF _Toc95985013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60007C24" w14:textId="337DC197" w:rsidR="00F34E0E" w:rsidRDefault="00421029">
          <w:pPr>
            <w:pStyle w:val="TOC2"/>
            <w:tabs>
              <w:tab w:val="right" w:leader="dot" w:pos="9350"/>
            </w:tabs>
            <w:rPr>
              <w:rFonts w:eastAsiaTheme="minorEastAsia"/>
              <w:noProof/>
            </w:rPr>
          </w:pPr>
          <w:hyperlink w:anchor="_Toc95985014" w:history="1">
            <w:r w:rsidR="00F34E0E" w:rsidRPr="004A6891">
              <w:rPr>
                <w:rStyle w:val="Hyperlink"/>
                <w:noProof/>
              </w:rPr>
              <w:t>Management and maintenance</w:t>
            </w:r>
            <w:r w:rsidR="00F34E0E">
              <w:rPr>
                <w:noProof/>
                <w:webHidden/>
              </w:rPr>
              <w:tab/>
            </w:r>
            <w:r w:rsidR="00F34E0E">
              <w:rPr>
                <w:noProof/>
                <w:webHidden/>
              </w:rPr>
              <w:fldChar w:fldCharType="begin"/>
            </w:r>
            <w:r w:rsidR="00F34E0E">
              <w:rPr>
                <w:noProof/>
                <w:webHidden/>
              </w:rPr>
              <w:instrText xml:space="preserve"> PAGEREF _Toc95985014 \h </w:instrText>
            </w:r>
            <w:r w:rsidR="00F34E0E">
              <w:rPr>
                <w:noProof/>
                <w:webHidden/>
              </w:rPr>
            </w:r>
            <w:r w:rsidR="00F34E0E">
              <w:rPr>
                <w:noProof/>
                <w:webHidden/>
              </w:rPr>
              <w:fldChar w:fldCharType="separate"/>
            </w:r>
            <w:r w:rsidR="00F34E0E">
              <w:rPr>
                <w:noProof/>
                <w:webHidden/>
              </w:rPr>
              <w:t>5</w:t>
            </w:r>
            <w:r w:rsidR="00F34E0E">
              <w:rPr>
                <w:noProof/>
                <w:webHidden/>
              </w:rPr>
              <w:fldChar w:fldCharType="end"/>
            </w:r>
          </w:hyperlink>
        </w:p>
        <w:p w14:paraId="0DA7581C" w14:textId="32049034" w:rsidR="00F34E0E" w:rsidRDefault="00421029">
          <w:pPr>
            <w:pStyle w:val="TOC1"/>
            <w:tabs>
              <w:tab w:val="right" w:leader="dot" w:pos="9350"/>
            </w:tabs>
            <w:rPr>
              <w:rFonts w:eastAsiaTheme="minorEastAsia"/>
              <w:noProof/>
            </w:rPr>
          </w:pPr>
          <w:hyperlink w:anchor="_Toc95985015" w:history="1">
            <w:r w:rsidR="00F34E0E" w:rsidRPr="004A6891">
              <w:rPr>
                <w:rStyle w:val="Hyperlink"/>
                <w:noProof/>
              </w:rPr>
              <w:t>CW3M – A “first principles” model with tuning knobs</w:t>
            </w:r>
            <w:r w:rsidR="00F34E0E">
              <w:rPr>
                <w:noProof/>
                <w:webHidden/>
              </w:rPr>
              <w:tab/>
            </w:r>
            <w:r w:rsidR="00F34E0E">
              <w:rPr>
                <w:noProof/>
                <w:webHidden/>
              </w:rPr>
              <w:fldChar w:fldCharType="begin"/>
            </w:r>
            <w:r w:rsidR="00F34E0E">
              <w:rPr>
                <w:noProof/>
                <w:webHidden/>
              </w:rPr>
              <w:instrText xml:space="preserve"> PAGEREF _Toc95985015 \h </w:instrText>
            </w:r>
            <w:r w:rsidR="00F34E0E">
              <w:rPr>
                <w:noProof/>
                <w:webHidden/>
              </w:rPr>
            </w:r>
            <w:r w:rsidR="00F34E0E">
              <w:rPr>
                <w:noProof/>
                <w:webHidden/>
              </w:rPr>
              <w:fldChar w:fldCharType="separate"/>
            </w:r>
            <w:r w:rsidR="00F34E0E">
              <w:rPr>
                <w:noProof/>
                <w:webHidden/>
              </w:rPr>
              <w:t>6</w:t>
            </w:r>
            <w:r w:rsidR="00F34E0E">
              <w:rPr>
                <w:noProof/>
                <w:webHidden/>
              </w:rPr>
              <w:fldChar w:fldCharType="end"/>
            </w:r>
          </w:hyperlink>
        </w:p>
        <w:p w14:paraId="67EBD448" w14:textId="5197C234" w:rsidR="00F34E0E" w:rsidRDefault="00421029">
          <w:pPr>
            <w:pStyle w:val="TOC1"/>
            <w:tabs>
              <w:tab w:val="right" w:leader="dot" w:pos="9350"/>
            </w:tabs>
            <w:rPr>
              <w:rFonts w:eastAsiaTheme="minorEastAsia"/>
              <w:noProof/>
            </w:rPr>
          </w:pPr>
          <w:hyperlink w:anchor="_Toc95985016" w:history="1">
            <w:r w:rsidR="00F34E0E" w:rsidRPr="004A6891">
              <w:rPr>
                <w:rStyle w:val="Hyperlink"/>
                <w:noProof/>
              </w:rPr>
              <w:t>The tuning knobs</w:t>
            </w:r>
            <w:r w:rsidR="00F34E0E">
              <w:rPr>
                <w:noProof/>
                <w:webHidden/>
              </w:rPr>
              <w:tab/>
            </w:r>
            <w:r w:rsidR="00F34E0E">
              <w:rPr>
                <w:noProof/>
                <w:webHidden/>
              </w:rPr>
              <w:fldChar w:fldCharType="begin"/>
            </w:r>
            <w:r w:rsidR="00F34E0E">
              <w:rPr>
                <w:noProof/>
                <w:webHidden/>
              </w:rPr>
              <w:instrText xml:space="preserve"> PAGEREF _Toc95985016 \h </w:instrText>
            </w:r>
            <w:r w:rsidR="00F34E0E">
              <w:rPr>
                <w:noProof/>
                <w:webHidden/>
              </w:rPr>
            </w:r>
            <w:r w:rsidR="00F34E0E">
              <w:rPr>
                <w:noProof/>
                <w:webHidden/>
              </w:rPr>
              <w:fldChar w:fldCharType="separate"/>
            </w:r>
            <w:r w:rsidR="00F34E0E">
              <w:rPr>
                <w:noProof/>
                <w:webHidden/>
              </w:rPr>
              <w:t>6</w:t>
            </w:r>
            <w:r w:rsidR="00F34E0E">
              <w:rPr>
                <w:noProof/>
                <w:webHidden/>
              </w:rPr>
              <w:fldChar w:fldCharType="end"/>
            </w:r>
          </w:hyperlink>
        </w:p>
        <w:p w14:paraId="5D3BAB24" w14:textId="3C3C5E8D" w:rsidR="00F34E0E" w:rsidRDefault="00421029">
          <w:pPr>
            <w:pStyle w:val="TOC2"/>
            <w:tabs>
              <w:tab w:val="right" w:leader="dot" w:pos="9350"/>
            </w:tabs>
            <w:rPr>
              <w:rFonts w:eastAsiaTheme="minorEastAsia"/>
              <w:noProof/>
            </w:rPr>
          </w:pPr>
          <w:hyperlink w:anchor="_Toc95985017" w:history="1">
            <w:r w:rsidR="00F34E0E" w:rsidRPr="004A6891">
              <w:rPr>
                <w:rStyle w:val="Hyperlink"/>
                <w:noProof/>
              </w:rPr>
              <w:t>ET_MULT – forest evapotranspiration</w:t>
            </w:r>
            <w:r w:rsidR="00F34E0E">
              <w:rPr>
                <w:noProof/>
                <w:webHidden/>
              </w:rPr>
              <w:tab/>
            </w:r>
            <w:r w:rsidR="00F34E0E">
              <w:rPr>
                <w:noProof/>
                <w:webHidden/>
              </w:rPr>
              <w:fldChar w:fldCharType="begin"/>
            </w:r>
            <w:r w:rsidR="00F34E0E">
              <w:rPr>
                <w:noProof/>
                <w:webHidden/>
              </w:rPr>
              <w:instrText xml:space="preserve"> PAGEREF _Toc95985017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55216DE0" w14:textId="5F026701" w:rsidR="00F34E0E" w:rsidRDefault="00421029">
          <w:pPr>
            <w:pStyle w:val="TOC2"/>
            <w:tabs>
              <w:tab w:val="right" w:leader="dot" w:pos="9350"/>
            </w:tabs>
            <w:rPr>
              <w:rFonts w:eastAsiaTheme="minorEastAsia"/>
              <w:noProof/>
            </w:rPr>
          </w:pPr>
          <w:hyperlink w:anchor="_Toc95985018" w:history="1">
            <w:r w:rsidR="00F34E0E" w:rsidRPr="004A6891">
              <w:rPr>
                <w:rStyle w:val="Hyperlink"/>
                <w:noProof/>
              </w:rPr>
              <w:t>SOLAR_RADIATION_MULTIPLIER – reservoir insolation</w:t>
            </w:r>
            <w:r w:rsidR="00F34E0E">
              <w:rPr>
                <w:noProof/>
                <w:webHidden/>
              </w:rPr>
              <w:tab/>
            </w:r>
            <w:r w:rsidR="00F34E0E">
              <w:rPr>
                <w:noProof/>
                <w:webHidden/>
              </w:rPr>
              <w:fldChar w:fldCharType="begin"/>
            </w:r>
            <w:r w:rsidR="00F34E0E">
              <w:rPr>
                <w:noProof/>
                <w:webHidden/>
              </w:rPr>
              <w:instrText xml:space="preserve"> PAGEREF _Toc95985018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7E81167E" w14:textId="448A4368" w:rsidR="00F34E0E" w:rsidRDefault="00421029">
          <w:pPr>
            <w:pStyle w:val="TOC2"/>
            <w:tabs>
              <w:tab w:val="right" w:leader="dot" w:pos="9350"/>
            </w:tabs>
            <w:rPr>
              <w:rFonts w:eastAsiaTheme="minorEastAsia"/>
              <w:noProof/>
            </w:rPr>
          </w:pPr>
          <w:hyperlink w:anchor="_Toc95985019" w:history="1">
            <w:r w:rsidR="00F34E0E" w:rsidRPr="004A6891">
              <w:rPr>
                <w:rStyle w:val="Hyperlink"/>
                <w:noProof/>
              </w:rPr>
              <w:t>FLOW_CMS – Discharge from High Cascade springs</w:t>
            </w:r>
            <w:r w:rsidR="00F34E0E">
              <w:rPr>
                <w:noProof/>
                <w:webHidden/>
              </w:rPr>
              <w:tab/>
            </w:r>
            <w:r w:rsidR="00F34E0E">
              <w:rPr>
                <w:noProof/>
                <w:webHidden/>
              </w:rPr>
              <w:fldChar w:fldCharType="begin"/>
            </w:r>
            <w:r w:rsidR="00F34E0E">
              <w:rPr>
                <w:noProof/>
                <w:webHidden/>
              </w:rPr>
              <w:instrText xml:space="preserve"> PAGEREF _Toc95985019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3948E419" w14:textId="32A0ED38" w:rsidR="00F34E0E" w:rsidRDefault="00421029">
          <w:pPr>
            <w:pStyle w:val="TOC1"/>
            <w:tabs>
              <w:tab w:val="right" w:leader="dot" w:pos="9350"/>
            </w:tabs>
            <w:rPr>
              <w:rFonts w:eastAsiaTheme="minorEastAsia"/>
              <w:noProof/>
            </w:rPr>
          </w:pPr>
          <w:hyperlink w:anchor="_Toc95985020" w:history="1">
            <w:r w:rsidR="00F34E0E" w:rsidRPr="004A6891">
              <w:rPr>
                <w:rStyle w:val="Hyperlink"/>
                <w:noProof/>
              </w:rPr>
              <w:t>The Envision framework and the GIS Layers</w:t>
            </w:r>
            <w:r w:rsidR="00F34E0E">
              <w:rPr>
                <w:noProof/>
                <w:webHidden/>
              </w:rPr>
              <w:tab/>
            </w:r>
            <w:r w:rsidR="00F34E0E">
              <w:rPr>
                <w:noProof/>
                <w:webHidden/>
              </w:rPr>
              <w:fldChar w:fldCharType="begin"/>
            </w:r>
            <w:r w:rsidR="00F34E0E">
              <w:rPr>
                <w:noProof/>
                <w:webHidden/>
              </w:rPr>
              <w:instrText xml:space="preserve"> PAGEREF _Toc95985020 \h </w:instrText>
            </w:r>
            <w:r w:rsidR="00F34E0E">
              <w:rPr>
                <w:noProof/>
                <w:webHidden/>
              </w:rPr>
            </w:r>
            <w:r w:rsidR="00F34E0E">
              <w:rPr>
                <w:noProof/>
                <w:webHidden/>
              </w:rPr>
              <w:fldChar w:fldCharType="separate"/>
            </w:r>
            <w:r w:rsidR="00F34E0E">
              <w:rPr>
                <w:noProof/>
                <w:webHidden/>
              </w:rPr>
              <w:t>7</w:t>
            </w:r>
            <w:r w:rsidR="00F34E0E">
              <w:rPr>
                <w:noProof/>
                <w:webHidden/>
              </w:rPr>
              <w:fldChar w:fldCharType="end"/>
            </w:r>
          </w:hyperlink>
        </w:p>
        <w:p w14:paraId="3C636488" w14:textId="3A1616CF" w:rsidR="00F34E0E" w:rsidRDefault="00421029">
          <w:pPr>
            <w:pStyle w:val="TOC2"/>
            <w:tabs>
              <w:tab w:val="right" w:leader="dot" w:pos="9350"/>
            </w:tabs>
            <w:rPr>
              <w:rFonts w:eastAsiaTheme="minorEastAsia"/>
              <w:noProof/>
            </w:rPr>
          </w:pPr>
          <w:hyperlink w:anchor="_Toc95985021" w:history="1">
            <w:r w:rsidR="00F34E0E" w:rsidRPr="004A6891">
              <w:rPr>
                <w:rStyle w:val="Hyperlink"/>
                <w:noProof/>
              </w:rPr>
              <w:t>The Reach Layer</w:t>
            </w:r>
            <w:r w:rsidR="00F34E0E">
              <w:rPr>
                <w:noProof/>
                <w:webHidden/>
              </w:rPr>
              <w:tab/>
            </w:r>
            <w:r w:rsidR="00F34E0E">
              <w:rPr>
                <w:noProof/>
                <w:webHidden/>
              </w:rPr>
              <w:fldChar w:fldCharType="begin"/>
            </w:r>
            <w:r w:rsidR="00F34E0E">
              <w:rPr>
                <w:noProof/>
                <w:webHidden/>
              </w:rPr>
              <w:instrText xml:space="preserve"> PAGEREF _Toc95985021 \h </w:instrText>
            </w:r>
            <w:r w:rsidR="00F34E0E">
              <w:rPr>
                <w:noProof/>
                <w:webHidden/>
              </w:rPr>
            </w:r>
            <w:r w:rsidR="00F34E0E">
              <w:rPr>
                <w:noProof/>
                <w:webHidden/>
              </w:rPr>
              <w:fldChar w:fldCharType="separate"/>
            </w:r>
            <w:r w:rsidR="00F34E0E">
              <w:rPr>
                <w:noProof/>
                <w:webHidden/>
              </w:rPr>
              <w:t>8</w:t>
            </w:r>
            <w:r w:rsidR="00F34E0E">
              <w:rPr>
                <w:noProof/>
                <w:webHidden/>
              </w:rPr>
              <w:fldChar w:fldCharType="end"/>
            </w:r>
          </w:hyperlink>
        </w:p>
        <w:p w14:paraId="4C1479E4" w14:textId="59B0F2BD" w:rsidR="00F34E0E" w:rsidRDefault="00421029">
          <w:pPr>
            <w:pStyle w:val="TOC2"/>
            <w:tabs>
              <w:tab w:val="right" w:leader="dot" w:pos="9350"/>
            </w:tabs>
            <w:rPr>
              <w:rFonts w:eastAsiaTheme="minorEastAsia"/>
              <w:noProof/>
            </w:rPr>
          </w:pPr>
          <w:hyperlink w:anchor="_Toc95985022" w:history="1">
            <w:r w:rsidR="00F34E0E" w:rsidRPr="004A6891">
              <w:rPr>
                <w:rStyle w:val="Hyperlink"/>
                <w:noProof/>
              </w:rPr>
              <w:t>Time steps, autonomous processes, and global methods</w:t>
            </w:r>
            <w:r w:rsidR="00F34E0E">
              <w:rPr>
                <w:noProof/>
                <w:webHidden/>
              </w:rPr>
              <w:tab/>
            </w:r>
            <w:r w:rsidR="00F34E0E">
              <w:rPr>
                <w:noProof/>
                <w:webHidden/>
              </w:rPr>
              <w:fldChar w:fldCharType="begin"/>
            </w:r>
            <w:r w:rsidR="00F34E0E">
              <w:rPr>
                <w:noProof/>
                <w:webHidden/>
              </w:rPr>
              <w:instrText xml:space="preserve"> PAGEREF _Toc95985022 \h </w:instrText>
            </w:r>
            <w:r w:rsidR="00F34E0E">
              <w:rPr>
                <w:noProof/>
                <w:webHidden/>
              </w:rPr>
            </w:r>
            <w:r w:rsidR="00F34E0E">
              <w:rPr>
                <w:noProof/>
                <w:webHidden/>
              </w:rPr>
              <w:fldChar w:fldCharType="separate"/>
            </w:r>
            <w:r w:rsidR="00F34E0E">
              <w:rPr>
                <w:noProof/>
                <w:webHidden/>
              </w:rPr>
              <w:t>8</w:t>
            </w:r>
            <w:r w:rsidR="00F34E0E">
              <w:rPr>
                <w:noProof/>
                <w:webHidden/>
              </w:rPr>
              <w:fldChar w:fldCharType="end"/>
            </w:r>
          </w:hyperlink>
        </w:p>
        <w:p w14:paraId="4894FA6B" w14:textId="0D5921EE" w:rsidR="00F34E0E" w:rsidRDefault="00421029">
          <w:pPr>
            <w:pStyle w:val="TOC2"/>
            <w:tabs>
              <w:tab w:val="right" w:leader="dot" w:pos="9350"/>
            </w:tabs>
            <w:rPr>
              <w:rFonts w:eastAsiaTheme="minorEastAsia"/>
              <w:noProof/>
            </w:rPr>
          </w:pPr>
          <w:hyperlink w:anchor="_Toc95985023" w:history="1">
            <w:r w:rsidR="00F34E0E" w:rsidRPr="004A6891">
              <w:rPr>
                <w:rStyle w:val="Hyperlink"/>
                <w:noProof/>
              </w:rPr>
              <w:t>Some global method details</w:t>
            </w:r>
            <w:r w:rsidR="00F34E0E">
              <w:rPr>
                <w:noProof/>
                <w:webHidden/>
              </w:rPr>
              <w:tab/>
            </w:r>
            <w:r w:rsidR="00F34E0E">
              <w:rPr>
                <w:noProof/>
                <w:webHidden/>
              </w:rPr>
              <w:fldChar w:fldCharType="begin"/>
            </w:r>
            <w:r w:rsidR="00F34E0E">
              <w:rPr>
                <w:noProof/>
                <w:webHidden/>
              </w:rPr>
              <w:instrText xml:space="preserve"> PAGEREF _Toc95985023 \h </w:instrText>
            </w:r>
            <w:r w:rsidR="00F34E0E">
              <w:rPr>
                <w:noProof/>
                <w:webHidden/>
              </w:rPr>
            </w:r>
            <w:r w:rsidR="00F34E0E">
              <w:rPr>
                <w:noProof/>
                <w:webHidden/>
              </w:rPr>
              <w:fldChar w:fldCharType="separate"/>
            </w:r>
            <w:r w:rsidR="00F34E0E">
              <w:rPr>
                <w:noProof/>
                <w:webHidden/>
              </w:rPr>
              <w:t>9</w:t>
            </w:r>
            <w:r w:rsidR="00F34E0E">
              <w:rPr>
                <w:noProof/>
                <w:webHidden/>
              </w:rPr>
              <w:fldChar w:fldCharType="end"/>
            </w:r>
          </w:hyperlink>
        </w:p>
        <w:p w14:paraId="1657A581" w14:textId="23072C59" w:rsidR="00F34E0E" w:rsidRDefault="00421029">
          <w:pPr>
            <w:pStyle w:val="TOC1"/>
            <w:tabs>
              <w:tab w:val="right" w:leader="dot" w:pos="9350"/>
            </w:tabs>
            <w:rPr>
              <w:rFonts w:eastAsiaTheme="minorEastAsia"/>
              <w:noProof/>
            </w:rPr>
          </w:pPr>
          <w:hyperlink w:anchor="_Toc95985024" w:history="1">
            <w:r w:rsidR="00F34E0E" w:rsidRPr="004A6891">
              <w:rPr>
                <w:rStyle w:val="Hyperlink"/>
                <w:noProof/>
              </w:rPr>
              <w:t>Study areas</w:t>
            </w:r>
            <w:r w:rsidR="00F34E0E">
              <w:rPr>
                <w:noProof/>
                <w:webHidden/>
              </w:rPr>
              <w:tab/>
            </w:r>
            <w:r w:rsidR="00F34E0E">
              <w:rPr>
                <w:noProof/>
                <w:webHidden/>
              </w:rPr>
              <w:fldChar w:fldCharType="begin"/>
            </w:r>
            <w:r w:rsidR="00F34E0E">
              <w:rPr>
                <w:noProof/>
                <w:webHidden/>
              </w:rPr>
              <w:instrText xml:space="preserve"> PAGEREF _Toc95985024 \h </w:instrText>
            </w:r>
            <w:r w:rsidR="00F34E0E">
              <w:rPr>
                <w:noProof/>
                <w:webHidden/>
              </w:rPr>
            </w:r>
            <w:r w:rsidR="00F34E0E">
              <w:rPr>
                <w:noProof/>
                <w:webHidden/>
              </w:rPr>
              <w:fldChar w:fldCharType="separate"/>
            </w:r>
            <w:r w:rsidR="00F34E0E">
              <w:rPr>
                <w:noProof/>
                <w:webHidden/>
              </w:rPr>
              <w:t>9</w:t>
            </w:r>
            <w:r w:rsidR="00F34E0E">
              <w:rPr>
                <w:noProof/>
                <w:webHidden/>
              </w:rPr>
              <w:fldChar w:fldCharType="end"/>
            </w:r>
          </w:hyperlink>
        </w:p>
        <w:p w14:paraId="3B74F60B" w14:textId="4D5F15A7" w:rsidR="00F34E0E" w:rsidRDefault="00421029">
          <w:pPr>
            <w:pStyle w:val="TOC2"/>
            <w:tabs>
              <w:tab w:val="right" w:leader="dot" w:pos="9350"/>
            </w:tabs>
            <w:rPr>
              <w:rFonts w:eastAsiaTheme="minorEastAsia"/>
              <w:noProof/>
            </w:rPr>
          </w:pPr>
          <w:hyperlink w:anchor="_Toc95985025" w:history="1">
            <w:r w:rsidR="00F34E0E" w:rsidRPr="004A6891">
              <w:rPr>
                <w:rStyle w:val="Hyperlink"/>
                <w:noProof/>
              </w:rPr>
              <w:t>DataCW3M directory structure</w:t>
            </w:r>
            <w:r w:rsidR="00F34E0E">
              <w:rPr>
                <w:noProof/>
                <w:webHidden/>
              </w:rPr>
              <w:tab/>
            </w:r>
            <w:r w:rsidR="00F34E0E">
              <w:rPr>
                <w:noProof/>
                <w:webHidden/>
              </w:rPr>
              <w:fldChar w:fldCharType="begin"/>
            </w:r>
            <w:r w:rsidR="00F34E0E">
              <w:rPr>
                <w:noProof/>
                <w:webHidden/>
              </w:rPr>
              <w:instrText xml:space="preserve"> PAGEREF _Toc95985025 \h </w:instrText>
            </w:r>
            <w:r w:rsidR="00F34E0E">
              <w:rPr>
                <w:noProof/>
                <w:webHidden/>
              </w:rPr>
            </w:r>
            <w:r w:rsidR="00F34E0E">
              <w:rPr>
                <w:noProof/>
                <w:webHidden/>
              </w:rPr>
              <w:fldChar w:fldCharType="separate"/>
            </w:r>
            <w:r w:rsidR="00F34E0E">
              <w:rPr>
                <w:noProof/>
                <w:webHidden/>
              </w:rPr>
              <w:t>10</w:t>
            </w:r>
            <w:r w:rsidR="00F34E0E">
              <w:rPr>
                <w:noProof/>
                <w:webHidden/>
              </w:rPr>
              <w:fldChar w:fldCharType="end"/>
            </w:r>
          </w:hyperlink>
        </w:p>
        <w:p w14:paraId="110FD5F9" w14:textId="50183B2B" w:rsidR="00F34E0E" w:rsidRDefault="00421029">
          <w:pPr>
            <w:pStyle w:val="TOC2"/>
            <w:tabs>
              <w:tab w:val="right" w:leader="dot" w:pos="9350"/>
            </w:tabs>
            <w:rPr>
              <w:rFonts w:eastAsiaTheme="minorEastAsia"/>
              <w:noProof/>
            </w:rPr>
          </w:pPr>
          <w:hyperlink w:anchor="_Toc95985026" w:history="1">
            <w:r w:rsidR="00F34E0E" w:rsidRPr="004A6891">
              <w:rPr>
                <w:rStyle w:val="Hyperlink"/>
                <w:noProof/>
              </w:rPr>
              <w:t>DataCW3M\ScenarioData directory structure</w:t>
            </w:r>
            <w:r w:rsidR="00F34E0E">
              <w:rPr>
                <w:noProof/>
                <w:webHidden/>
              </w:rPr>
              <w:tab/>
            </w:r>
            <w:r w:rsidR="00F34E0E">
              <w:rPr>
                <w:noProof/>
                <w:webHidden/>
              </w:rPr>
              <w:fldChar w:fldCharType="begin"/>
            </w:r>
            <w:r w:rsidR="00F34E0E">
              <w:rPr>
                <w:noProof/>
                <w:webHidden/>
              </w:rPr>
              <w:instrText xml:space="preserve"> PAGEREF _Toc95985026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279059FF" w14:textId="097ADDE7" w:rsidR="00F34E0E" w:rsidRDefault="00421029">
          <w:pPr>
            <w:pStyle w:val="TOC2"/>
            <w:tabs>
              <w:tab w:val="right" w:leader="dot" w:pos="9350"/>
            </w:tabs>
            <w:rPr>
              <w:rFonts w:eastAsiaTheme="minorEastAsia"/>
              <w:noProof/>
            </w:rPr>
          </w:pPr>
          <w:hyperlink w:anchor="_Toc95985027" w:history="1">
            <w:r w:rsidR="00F34E0E" w:rsidRPr="004A6891">
              <w:rPr>
                <w:rStyle w:val="Hyperlink"/>
                <w:noProof/>
              </w:rPr>
              <w:t>DataCW3M\ScenarioData\&lt;scenario&gt; folder contents</w:t>
            </w:r>
            <w:r w:rsidR="00F34E0E">
              <w:rPr>
                <w:noProof/>
                <w:webHidden/>
              </w:rPr>
              <w:tab/>
            </w:r>
            <w:r w:rsidR="00F34E0E">
              <w:rPr>
                <w:noProof/>
                <w:webHidden/>
              </w:rPr>
              <w:fldChar w:fldCharType="begin"/>
            </w:r>
            <w:r w:rsidR="00F34E0E">
              <w:rPr>
                <w:noProof/>
                <w:webHidden/>
              </w:rPr>
              <w:instrText xml:space="preserve"> PAGEREF _Toc95985027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67D94960" w14:textId="2E386BD6" w:rsidR="00F34E0E" w:rsidRDefault="00421029">
          <w:pPr>
            <w:pStyle w:val="TOC2"/>
            <w:tabs>
              <w:tab w:val="right" w:leader="dot" w:pos="9350"/>
            </w:tabs>
            <w:rPr>
              <w:rFonts w:eastAsiaTheme="minorEastAsia"/>
              <w:noProof/>
            </w:rPr>
          </w:pPr>
          <w:hyperlink w:anchor="_Toc95985028" w:history="1">
            <w:r w:rsidR="00F34E0E" w:rsidRPr="004A6891">
              <w:rPr>
                <w:rStyle w:val="Hyperlink"/>
                <w:noProof/>
              </w:rPr>
              <w:t>DataCW3M\&lt;study area&gt; folder contents</w:t>
            </w:r>
            <w:r w:rsidR="00F34E0E">
              <w:rPr>
                <w:noProof/>
                <w:webHidden/>
              </w:rPr>
              <w:tab/>
            </w:r>
            <w:r w:rsidR="00F34E0E">
              <w:rPr>
                <w:noProof/>
                <w:webHidden/>
              </w:rPr>
              <w:fldChar w:fldCharType="begin"/>
            </w:r>
            <w:r w:rsidR="00F34E0E">
              <w:rPr>
                <w:noProof/>
                <w:webHidden/>
              </w:rPr>
              <w:instrText xml:space="preserve"> PAGEREF _Toc95985028 \h </w:instrText>
            </w:r>
            <w:r w:rsidR="00F34E0E">
              <w:rPr>
                <w:noProof/>
                <w:webHidden/>
              </w:rPr>
            </w:r>
            <w:r w:rsidR="00F34E0E">
              <w:rPr>
                <w:noProof/>
                <w:webHidden/>
              </w:rPr>
              <w:fldChar w:fldCharType="separate"/>
            </w:r>
            <w:r w:rsidR="00F34E0E">
              <w:rPr>
                <w:noProof/>
                <w:webHidden/>
              </w:rPr>
              <w:t>11</w:t>
            </w:r>
            <w:r w:rsidR="00F34E0E">
              <w:rPr>
                <w:noProof/>
                <w:webHidden/>
              </w:rPr>
              <w:fldChar w:fldCharType="end"/>
            </w:r>
          </w:hyperlink>
        </w:p>
        <w:p w14:paraId="15E0DB7E" w14:textId="0D157FB8" w:rsidR="00F34E0E" w:rsidRDefault="00421029">
          <w:pPr>
            <w:pStyle w:val="TOC1"/>
            <w:tabs>
              <w:tab w:val="right" w:leader="dot" w:pos="9350"/>
            </w:tabs>
            <w:rPr>
              <w:rFonts w:eastAsiaTheme="minorEastAsia"/>
              <w:noProof/>
            </w:rPr>
          </w:pPr>
          <w:hyperlink w:anchor="_Toc95985029" w:history="1">
            <w:r w:rsidR="00F34E0E" w:rsidRPr="004A6891">
              <w:rPr>
                <w:rStyle w:val="Hyperlink"/>
                <w:noProof/>
              </w:rPr>
              <w:t>Calendar conventions</w:t>
            </w:r>
            <w:r w:rsidR="00F34E0E">
              <w:rPr>
                <w:noProof/>
                <w:webHidden/>
              </w:rPr>
              <w:tab/>
            </w:r>
            <w:r w:rsidR="00F34E0E">
              <w:rPr>
                <w:noProof/>
                <w:webHidden/>
              </w:rPr>
              <w:fldChar w:fldCharType="begin"/>
            </w:r>
            <w:r w:rsidR="00F34E0E">
              <w:rPr>
                <w:noProof/>
                <w:webHidden/>
              </w:rPr>
              <w:instrText xml:space="preserve"> PAGEREF _Toc95985029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6E512EA9" w14:textId="5A98E670" w:rsidR="00F34E0E" w:rsidRDefault="00421029">
          <w:pPr>
            <w:pStyle w:val="TOC2"/>
            <w:tabs>
              <w:tab w:val="right" w:leader="dot" w:pos="9350"/>
            </w:tabs>
            <w:rPr>
              <w:rFonts w:eastAsiaTheme="minorEastAsia"/>
              <w:noProof/>
            </w:rPr>
          </w:pPr>
          <w:hyperlink w:anchor="_Toc95985030" w:history="1">
            <w:r w:rsidR="00F34E0E" w:rsidRPr="004A6891">
              <w:rPr>
                <w:rStyle w:val="Hyperlink"/>
                <w:noProof/>
              </w:rPr>
              <w:t>Water years</w:t>
            </w:r>
            <w:r w:rsidR="00F34E0E">
              <w:rPr>
                <w:noProof/>
                <w:webHidden/>
              </w:rPr>
              <w:tab/>
            </w:r>
            <w:r w:rsidR="00F34E0E">
              <w:rPr>
                <w:noProof/>
                <w:webHidden/>
              </w:rPr>
              <w:fldChar w:fldCharType="begin"/>
            </w:r>
            <w:r w:rsidR="00F34E0E">
              <w:rPr>
                <w:noProof/>
                <w:webHidden/>
              </w:rPr>
              <w:instrText xml:space="preserve"> PAGEREF _Toc95985030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3B780AF2" w14:textId="2D8E36BC" w:rsidR="00F34E0E" w:rsidRDefault="00421029">
          <w:pPr>
            <w:pStyle w:val="TOC1"/>
            <w:tabs>
              <w:tab w:val="right" w:leader="dot" w:pos="9350"/>
            </w:tabs>
            <w:rPr>
              <w:rFonts w:eastAsiaTheme="minorEastAsia"/>
              <w:noProof/>
            </w:rPr>
          </w:pPr>
          <w:hyperlink w:anchor="_Toc95985031" w:history="1">
            <w:r w:rsidR="00F34E0E" w:rsidRPr="004A6891">
              <w:rPr>
                <w:rStyle w:val="Hyperlink"/>
                <w:noProof/>
              </w:rPr>
              <w:t>Climate data</w:t>
            </w:r>
            <w:r w:rsidR="00F34E0E">
              <w:rPr>
                <w:noProof/>
                <w:webHidden/>
              </w:rPr>
              <w:tab/>
            </w:r>
            <w:r w:rsidR="00F34E0E">
              <w:rPr>
                <w:noProof/>
                <w:webHidden/>
              </w:rPr>
              <w:fldChar w:fldCharType="begin"/>
            </w:r>
            <w:r w:rsidR="00F34E0E">
              <w:rPr>
                <w:noProof/>
                <w:webHidden/>
              </w:rPr>
              <w:instrText xml:space="preserve"> PAGEREF _Toc95985031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0748C201" w14:textId="2267D25A" w:rsidR="00F34E0E" w:rsidRDefault="00421029">
          <w:pPr>
            <w:pStyle w:val="TOC2"/>
            <w:tabs>
              <w:tab w:val="right" w:leader="dot" w:pos="9350"/>
            </w:tabs>
            <w:rPr>
              <w:rFonts w:eastAsiaTheme="minorEastAsia"/>
              <w:noProof/>
            </w:rPr>
          </w:pPr>
          <w:hyperlink w:anchor="_Toc95985032" w:history="1">
            <w:r w:rsidR="00F34E0E" w:rsidRPr="004A6891">
              <w:rPr>
                <w:rStyle w:val="Hyperlink"/>
                <w:noProof/>
              </w:rPr>
              <w:t>Numbered climate scenarios in the model</w:t>
            </w:r>
            <w:r w:rsidR="00F34E0E">
              <w:rPr>
                <w:noProof/>
                <w:webHidden/>
              </w:rPr>
              <w:tab/>
            </w:r>
            <w:r w:rsidR="00F34E0E">
              <w:rPr>
                <w:noProof/>
                <w:webHidden/>
              </w:rPr>
              <w:fldChar w:fldCharType="begin"/>
            </w:r>
            <w:r w:rsidR="00F34E0E">
              <w:rPr>
                <w:noProof/>
                <w:webHidden/>
              </w:rPr>
              <w:instrText xml:space="preserve"> PAGEREF _Toc95985032 \h </w:instrText>
            </w:r>
            <w:r w:rsidR="00F34E0E">
              <w:rPr>
                <w:noProof/>
                <w:webHidden/>
              </w:rPr>
            </w:r>
            <w:r w:rsidR="00F34E0E">
              <w:rPr>
                <w:noProof/>
                <w:webHidden/>
              </w:rPr>
              <w:fldChar w:fldCharType="separate"/>
            </w:r>
            <w:r w:rsidR="00F34E0E">
              <w:rPr>
                <w:noProof/>
                <w:webHidden/>
              </w:rPr>
              <w:t>17</w:t>
            </w:r>
            <w:r w:rsidR="00F34E0E">
              <w:rPr>
                <w:noProof/>
                <w:webHidden/>
              </w:rPr>
              <w:fldChar w:fldCharType="end"/>
            </w:r>
          </w:hyperlink>
        </w:p>
        <w:p w14:paraId="0D475CE9" w14:textId="59ECC09E" w:rsidR="00F34E0E" w:rsidRDefault="00421029">
          <w:pPr>
            <w:pStyle w:val="TOC2"/>
            <w:tabs>
              <w:tab w:val="right" w:leader="dot" w:pos="9350"/>
            </w:tabs>
            <w:rPr>
              <w:rFonts w:eastAsiaTheme="minorEastAsia"/>
              <w:noProof/>
            </w:rPr>
          </w:pPr>
          <w:hyperlink w:anchor="_Toc95985033" w:history="1">
            <w:r w:rsidR="00F34E0E" w:rsidRPr="004A6891">
              <w:rPr>
                <w:rStyle w:val="Hyperlink"/>
                <w:noProof/>
              </w:rPr>
              <w:t>Monthly and seasonal weather data</w:t>
            </w:r>
            <w:r w:rsidR="00F34E0E">
              <w:rPr>
                <w:noProof/>
                <w:webHidden/>
              </w:rPr>
              <w:tab/>
            </w:r>
            <w:r w:rsidR="00F34E0E">
              <w:rPr>
                <w:noProof/>
                <w:webHidden/>
              </w:rPr>
              <w:fldChar w:fldCharType="begin"/>
            </w:r>
            <w:r w:rsidR="00F34E0E">
              <w:rPr>
                <w:noProof/>
                <w:webHidden/>
              </w:rPr>
              <w:instrText xml:space="preserve"> PAGEREF _Toc95985033 \h </w:instrText>
            </w:r>
            <w:r w:rsidR="00F34E0E">
              <w:rPr>
                <w:noProof/>
                <w:webHidden/>
              </w:rPr>
            </w:r>
            <w:r w:rsidR="00F34E0E">
              <w:rPr>
                <w:noProof/>
                <w:webHidden/>
              </w:rPr>
              <w:fldChar w:fldCharType="separate"/>
            </w:r>
            <w:r w:rsidR="00F34E0E">
              <w:rPr>
                <w:noProof/>
                <w:webHidden/>
              </w:rPr>
              <w:t>18</w:t>
            </w:r>
            <w:r w:rsidR="00F34E0E">
              <w:rPr>
                <w:noProof/>
                <w:webHidden/>
              </w:rPr>
              <w:fldChar w:fldCharType="end"/>
            </w:r>
          </w:hyperlink>
        </w:p>
        <w:p w14:paraId="05C40122" w14:textId="4E511C29" w:rsidR="00F34E0E" w:rsidRDefault="00421029">
          <w:pPr>
            <w:pStyle w:val="TOC2"/>
            <w:tabs>
              <w:tab w:val="right" w:leader="dot" w:pos="9350"/>
            </w:tabs>
            <w:rPr>
              <w:rFonts w:eastAsiaTheme="minorEastAsia"/>
              <w:noProof/>
            </w:rPr>
          </w:pPr>
          <w:hyperlink w:anchor="_Toc95985034" w:history="1">
            <w:r w:rsidR="00F34E0E" w:rsidRPr="004A6891">
              <w:rPr>
                <w:rStyle w:val="Hyperlink"/>
                <w:noProof/>
              </w:rPr>
              <w:t>Climate data grids</w:t>
            </w:r>
            <w:r w:rsidR="00F34E0E">
              <w:rPr>
                <w:noProof/>
                <w:webHidden/>
              </w:rPr>
              <w:tab/>
            </w:r>
            <w:r w:rsidR="00F34E0E">
              <w:rPr>
                <w:noProof/>
                <w:webHidden/>
              </w:rPr>
              <w:fldChar w:fldCharType="begin"/>
            </w:r>
            <w:r w:rsidR="00F34E0E">
              <w:rPr>
                <w:noProof/>
                <w:webHidden/>
              </w:rPr>
              <w:instrText xml:space="preserve"> PAGEREF _Toc95985034 \h </w:instrText>
            </w:r>
            <w:r w:rsidR="00F34E0E">
              <w:rPr>
                <w:noProof/>
                <w:webHidden/>
              </w:rPr>
            </w:r>
            <w:r w:rsidR="00F34E0E">
              <w:rPr>
                <w:noProof/>
                <w:webHidden/>
              </w:rPr>
              <w:fldChar w:fldCharType="separate"/>
            </w:r>
            <w:r w:rsidR="00F34E0E">
              <w:rPr>
                <w:noProof/>
                <w:webHidden/>
              </w:rPr>
              <w:t>19</w:t>
            </w:r>
            <w:r w:rsidR="00F34E0E">
              <w:rPr>
                <w:noProof/>
                <w:webHidden/>
              </w:rPr>
              <w:fldChar w:fldCharType="end"/>
            </w:r>
          </w:hyperlink>
        </w:p>
        <w:p w14:paraId="4B6C2874" w14:textId="5BBC84EB" w:rsidR="00F34E0E" w:rsidRDefault="00421029">
          <w:pPr>
            <w:pStyle w:val="TOC3"/>
            <w:tabs>
              <w:tab w:val="right" w:leader="dot" w:pos="9350"/>
            </w:tabs>
            <w:rPr>
              <w:rFonts w:eastAsiaTheme="minorEastAsia"/>
              <w:noProof/>
            </w:rPr>
          </w:pPr>
          <w:hyperlink w:anchor="_Toc95985035" w:history="1">
            <w:r w:rsidR="00F34E0E" w:rsidRPr="004A6891">
              <w:rPr>
                <w:rStyle w:val="Hyperlink"/>
                <w:noProof/>
              </w:rPr>
              <w:t>The WW2100 climate grid</w:t>
            </w:r>
            <w:r w:rsidR="00F34E0E">
              <w:rPr>
                <w:noProof/>
                <w:webHidden/>
              </w:rPr>
              <w:tab/>
            </w:r>
            <w:r w:rsidR="00F34E0E">
              <w:rPr>
                <w:noProof/>
                <w:webHidden/>
              </w:rPr>
              <w:fldChar w:fldCharType="begin"/>
            </w:r>
            <w:r w:rsidR="00F34E0E">
              <w:rPr>
                <w:noProof/>
                <w:webHidden/>
              </w:rPr>
              <w:instrText xml:space="preserve"> PAGEREF _Toc95985035 \h </w:instrText>
            </w:r>
            <w:r w:rsidR="00F34E0E">
              <w:rPr>
                <w:noProof/>
                <w:webHidden/>
              </w:rPr>
            </w:r>
            <w:r w:rsidR="00F34E0E">
              <w:rPr>
                <w:noProof/>
                <w:webHidden/>
              </w:rPr>
              <w:fldChar w:fldCharType="separate"/>
            </w:r>
            <w:r w:rsidR="00F34E0E">
              <w:rPr>
                <w:noProof/>
                <w:webHidden/>
              </w:rPr>
              <w:t>19</w:t>
            </w:r>
            <w:r w:rsidR="00F34E0E">
              <w:rPr>
                <w:noProof/>
                <w:webHidden/>
              </w:rPr>
              <w:fldChar w:fldCharType="end"/>
            </w:r>
          </w:hyperlink>
        </w:p>
        <w:p w14:paraId="0F58BF56" w14:textId="0D486B80" w:rsidR="00F34E0E" w:rsidRDefault="00421029">
          <w:pPr>
            <w:pStyle w:val="TOC3"/>
            <w:tabs>
              <w:tab w:val="right" w:leader="dot" w:pos="9350"/>
            </w:tabs>
            <w:rPr>
              <w:rFonts w:eastAsiaTheme="minorEastAsia"/>
              <w:noProof/>
            </w:rPr>
          </w:pPr>
          <w:hyperlink w:anchor="_Toc95985036" w:history="1">
            <w:r w:rsidR="00F34E0E" w:rsidRPr="004A6891">
              <w:rPr>
                <w:rStyle w:val="Hyperlink"/>
                <w:noProof/>
              </w:rPr>
              <w:t>The v2 climate grid</w:t>
            </w:r>
            <w:r w:rsidR="00F34E0E">
              <w:rPr>
                <w:noProof/>
                <w:webHidden/>
              </w:rPr>
              <w:tab/>
            </w:r>
            <w:r w:rsidR="00F34E0E">
              <w:rPr>
                <w:noProof/>
                <w:webHidden/>
              </w:rPr>
              <w:fldChar w:fldCharType="begin"/>
            </w:r>
            <w:r w:rsidR="00F34E0E">
              <w:rPr>
                <w:noProof/>
                <w:webHidden/>
              </w:rPr>
              <w:instrText xml:space="preserve"> PAGEREF _Toc95985036 \h </w:instrText>
            </w:r>
            <w:r w:rsidR="00F34E0E">
              <w:rPr>
                <w:noProof/>
                <w:webHidden/>
              </w:rPr>
            </w:r>
            <w:r w:rsidR="00F34E0E">
              <w:rPr>
                <w:noProof/>
                <w:webHidden/>
              </w:rPr>
              <w:fldChar w:fldCharType="separate"/>
            </w:r>
            <w:r w:rsidR="00F34E0E">
              <w:rPr>
                <w:noProof/>
                <w:webHidden/>
              </w:rPr>
              <w:t>20</w:t>
            </w:r>
            <w:r w:rsidR="00F34E0E">
              <w:rPr>
                <w:noProof/>
                <w:webHidden/>
              </w:rPr>
              <w:fldChar w:fldCharType="end"/>
            </w:r>
          </w:hyperlink>
        </w:p>
        <w:p w14:paraId="5AB10DDF" w14:textId="5FCCC815" w:rsidR="00F34E0E" w:rsidRDefault="00421029">
          <w:pPr>
            <w:pStyle w:val="TOC2"/>
            <w:tabs>
              <w:tab w:val="right" w:leader="dot" w:pos="9350"/>
            </w:tabs>
            <w:rPr>
              <w:rFonts w:eastAsiaTheme="minorEastAsia"/>
              <w:noProof/>
            </w:rPr>
          </w:pPr>
          <w:hyperlink w:anchor="_Toc95985037" w:history="1">
            <w:r w:rsidR="00F34E0E" w:rsidRPr="004A6891">
              <w:rPr>
                <w:rStyle w:val="Hyperlink"/>
                <w:noProof/>
              </w:rPr>
              <w:t>How climate data is looked up</w:t>
            </w:r>
            <w:r w:rsidR="00F34E0E">
              <w:rPr>
                <w:noProof/>
                <w:webHidden/>
              </w:rPr>
              <w:tab/>
            </w:r>
            <w:r w:rsidR="00F34E0E">
              <w:rPr>
                <w:noProof/>
                <w:webHidden/>
              </w:rPr>
              <w:fldChar w:fldCharType="begin"/>
            </w:r>
            <w:r w:rsidR="00F34E0E">
              <w:rPr>
                <w:noProof/>
                <w:webHidden/>
              </w:rPr>
              <w:instrText xml:space="preserve"> PAGEREF _Toc95985037 \h </w:instrText>
            </w:r>
            <w:r w:rsidR="00F34E0E">
              <w:rPr>
                <w:noProof/>
                <w:webHidden/>
              </w:rPr>
            </w:r>
            <w:r w:rsidR="00F34E0E">
              <w:rPr>
                <w:noProof/>
                <w:webHidden/>
              </w:rPr>
              <w:fldChar w:fldCharType="separate"/>
            </w:r>
            <w:r w:rsidR="00F34E0E">
              <w:rPr>
                <w:noProof/>
                <w:webHidden/>
              </w:rPr>
              <w:t>20</w:t>
            </w:r>
            <w:r w:rsidR="00F34E0E">
              <w:rPr>
                <w:noProof/>
                <w:webHidden/>
              </w:rPr>
              <w:fldChar w:fldCharType="end"/>
            </w:r>
          </w:hyperlink>
        </w:p>
        <w:p w14:paraId="556E16BA" w14:textId="1D69FBEE" w:rsidR="00F34E0E" w:rsidRDefault="00421029">
          <w:pPr>
            <w:pStyle w:val="TOC2"/>
            <w:tabs>
              <w:tab w:val="right" w:leader="dot" w:pos="9350"/>
            </w:tabs>
            <w:rPr>
              <w:rFonts w:eastAsiaTheme="minorEastAsia"/>
              <w:noProof/>
            </w:rPr>
          </w:pPr>
          <w:hyperlink w:anchor="_Toc95985038" w:history="1">
            <w:r w:rsidR="00F34E0E" w:rsidRPr="004A6891">
              <w:rPr>
                <w:rStyle w:val="Hyperlink"/>
                <w:noProof/>
              </w:rPr>
              <w:t>What is in a climate dataset</w:t>
            </w:r>
            <w:r w:rsidR="00F34E0E">
              <w:rPr>
                <w:noProof/>
                <w:webHidden/>
              </w:rPr>
              <w:tab/>
            </w:r>
            <w:r w:rsidR="00F34E0E">
              <w:rPr>
                <w:noProof/>
                <w:webHidden/>
              </w:rPr>
              <w:fldChar w:fldCharType="begin"/>
            </w:r>
            <w:r w:rsidR="00F34E0E">
              <w:rPr>
                <w:noProof/>
                <w:webHidden/>
              </w:rPr>
              <w:instrText xml:space="preserve"> PAGEREF _Toc95985038 \h </w:instrText>
            </w:r>
            <w:r w:rsidR="00F34E0E">
              <w:rPr>
                <w:noProof/>
                <w:webHidden/>
              </w:rPr>
            </w:r>
            <w:r w:rsidR="00F34E0E">
              <w:rPr>
                <w:noProof/>
                <w:webHidden/>
              </w:rPr>
              <w:fldChar w:fldCharType="separate"/>
            </w:r>
            <w:r w:rsidR="00F34E0E">
              <w:rPr>
                <w:noProof/>
                <w:webHidden/>
              </w:rPr>
              <w:t>21</w:t>
            </w:r>
            <w:r w:rsidR="00F34E0E">
              <w:rPr>
                <w:noProof/>
                <w:webHidden/>
              </w:rPr>
              <w:fldChar w:fldCharType="end"/>
            </w:r>
          </w:hyperlink>
        </w:p>
        <w:p w14:paraId="7B6ABAED" w14:textId="04D9B5F4" w:rsidR="00F34E0E" w:rsidRDefault="00421029">
          <w:pPr>
            <w:pStyle w:val="TOC1"/>
            <w:tabs>
              <w:tab w:val="right" w:leader="dot" w:pos="9350"/>
            </w:tabs>
            <w:rPr>
              <w:rFonts w:eastAsiaTheme="minorEastAsia"/>
              <w:noProof/>
            </w:rPr>
          </w:pPr>
          <w:hyperlink w:anchor="_Toc95985039" w:history="1">
            <w:r w:rsidR="00F34E0E" w:rsidRPr="004A6891">
              <w:rPr>
                <w:rStyle w:val="Hyperlink"/>
                <w:noProof/>
              </w:rPr>
              <w:t>Water rights</w:t>
            </w:r>
            <w:r w:rsidR="00F34E0E">
              <w:rPr>
                <w:noProof/>
                <w:webHidden/>
              </w:rPr>
              <w:tab/>
            </w:r>
            <w:r w:rsidR="00F34E0E">
              <w:rPr>
                <w:noProof/>
                <w:webHidden/>
              </w:rPr>
              <w:fldChar w:fldCharType="begin"/>
            </w:r>
            <w:r w:rsidR="00F34E0E">
              <w:rPr>
                <w:noProof/>
                <w:webHidden/>
              </w:rPr>
              <w:instrText xml:space="preserve"> PAGEREF _Toc95985039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489222BD" w14:textId="525D5A55" w:rsidR="00F34E0E" w:rsidRDefault="00421029">
          <w:pPr>
            <w:pStyle w:val="TOC2"/>
            <w:tabs>
              <w:tab w:val="right" w:leader="dot" w:pos="9350"/>
            </w:tabs>
            <w:rPr>
              <w:rFonts w:eastAsiaTheme="minorEastAsia"/>
              <w:noProof/>
            </w:rPr>
          </w:pPr>
          <w:hyperlink w:anchor="_Toc95985040" w:history="1">
            <w:r w:rsidR="00F34E0E" w:rsidRPr="004A6891">
              <w:rPr>
                <w:rStyle w:val="Hyperlink"/>
                <w:noProof/>
              </w:rPr>
              <w:t>Water rights data</w:t>
            </w:r>
            <w:r w:rsidR="00F34E0E">
              <w:rPr>
                <w:noProof/>
                <w:webHidden/>
              </w:rPr>
              <w:tab/>
            </w:r>
            <w:r w:rsidR="00F34E0E">
              <w:rPr>
                <w:noProof/>
                <w:webHidden/>
              </w:rPr>
              <w:fldChar w:fldCharType="begin"/>
            </w:r>
            <w:r w:rsidR="00F34E0E">
              <w:rPr>
                <w:noProof/>
                <w:webHidden/>
              </w:rPr>
              <w:instrText xml:space="preserve"> PAGEREF _Toc95985040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294B8441" w14:textId="1C97CDA0" w:rsidR="00F34E0E" w:rsidRDefault="00421029">
          <w:pPr>
            <w:pStyle w:val="TOC2"/>
            <w:tabs>
              <w:tab w:val="right" w:leader="dot" w:pos="9350"/>
            </w:tabs>
            <w:rPr>
              <w:rFonts w:eastAsiaTheme="minorEastAsia"/>
              <w:noProof/>
            </w:rPr>
          </w:pPr>
          <w:hyperlink w:anchor="_Toc95985041" w:history="1">
            <w:r w:rsidR="00F34E0E" w:rsidRPr="004A6891">
              <w:rPr>
                <w:rStyle w:val="Hyperlink"/>
                <w:noProof/>
              </w:rPr>
              <w:t>The wr_pods.csv file</w:t>
            </w:r>
            <w:r w:rsidR="00F34E0E">
              <w:rPr>
                <w:noProof/>
                <w:webHidden/>
              </w:rPr>
              <w:tab/>
            </w:r>
            <w:r w:rsidR="00F34E0E">
              <w:rPr>
                <w:noProof/>
                <w:webHidden/>
              </w:rPr>
              <w:fldChar w:fldCharType="begin"/>
            </w:r>
            <w:r w:rsidR="00F34E0E">
              <w:rPr>
                <w:noProof/>
                <w:webHidden/>
              </w:rPr>
              <w:instrText xml:space="preserve"> PAGEREF _Toc95985041 \h </w:instrText>
            </w:r>
            <w:r w:rsidR="00F34E0E">
              <w:rPr>
                <w:noProof/>
                <w:webHidden/>
              </w:rPr>
            </w:r>
            <w:r w:rsidR="00F34E0E">
              <w:rPr>
                <w:noProof/>
                <w:webHidden/>
              </w:rPr>
              <w:fldChar w:fldCharType="separate"/>
            </w:r>
            <w:r w:rsidR="00F34E0E">
              <w:rPr>
                <w:noProof/>
                <w:webHidden/>
              </w:rPr>
              <w:t>22</w:t>
            </w:r>
            <w:r w:rsidR="00F34E0E">
              <w:rPr>
                <w:noProof/>
                <w:webHidden/>
              </w:rPr>
              <w:fldChar w:fldCharType="end"/>
            </w:r>
          </w:hyperlink>
        </w:p>
        <w:p w14:paraId="511D720D" w14:textId="70C9A804" w:rsidR="00F34E0E" w:rsidRDefault="00421029">
          <w:pPr>
            <w:pStyle w:val="TOC2"/>
            <w:tabs>
              <w:tab w:val="right" w:leader="dot" w:pos="9350"/>
            </w:tabs>
            <w:rPr>
              <w:rFonts w:eastAsiaTheme="minorEastAsia"/>
              <w:noProof/>
            </w:rPr>
          </w:pPr>
          <w:hyperlink w:anchor="_Toc95985042" w:history="1">
            <w:r w:rsidR="00F34E0E" w:rsidRPr="004A6891">
              <w:rPr>
                <w:rStyle w:val="Hyperlink"/>
                <w:noProof/>
              </w:rPr>
              <w:t>The wr_pous.csv file</w:t>
            </w:r>
            <w:r w:rsidR="00F34E0E">
              <w:rPr>
                <w:noProof/>
                <w:webHidden/>
              </w:rPr>
              <w:tab/>
            </w:r>
            <w:r w:rsidR="00F34E0E">
              <w:rPr>
                <w:noProof/>
                <w:webHidden/>
              </w:rPr>
              <w:fldChar w:fldCharType="begin"/>
            </w:r>
            <w:r w:rsidR="00F34E0E">
              <w:rPr>
                <w:noProof/>
                <w:webHidden/>
              </w:rPr>
              <w:instrText xml:space="preserve"> PAGEREF _Toc95985042 \h </w:instrText>
            </w:r>
            <w:r w:rsidR="00F34E0E">
              <w:rPr>
                <w:noProof/>
                <w:webHidden/>
              </w:rPr>
            </w:r>
            <w:r w:rsidR="00F34E0E">
              <w:rPr>
                <w:noProof/>
                <w:webHidden/>
              </w:rPr>
              <w:fldChar w:fldCharType="separate"/>
            </w:r>
            <w:r w:rsidR="00F34E0E">
              <w:rPr>
                <w:noProof/>
                <w:webHidden/>
              </w:rPr>
              <w:t>23</w:t>
            </w:r>
            <w:r w:rsidR="00F34E0E">
              <w:rPr>
                <w:noProof/>
                <w:webHidden/>
              </w:rPr>
              <w:fldChar w:fldCharType="end"/>
            </w:r>
          </w:hyperlink>
        </w:p>
        <w:p w14:paraId="71AD3EA7" w14:textId="5AD7DA87" w:rsidR="00F34E0E" w:rsidRDefault="00421029">
          <w:pPr>
            <w:pStyle w:val="TOC2"/>
            <w:tabs>
              <w:tab w:val="right" w:leader="dot" w:pos="9350"/>
            </w:tabs>
            <w:rPr>
              <w:rFonts w:eastAsiaTheme="minorEastAsia"/>
              <w:noProof/>
            </w:rPr>
          </w:pPr>
          <w:hyperlink w:anchor="_Toc95985043" w:history="1">
            <w:r w:rsidR="00F34E0E" w:rsidRPr="004A6891">
              <w:rPr>
                <w:rStyle w:val="Hyperlink"/>
                <w:noProof/>
              </w:rPr>
              <w:t>Allocating surface water rights to irrigation</w:t>
            </w:r>
            <w:r w:rsidR="00F34E0E">
              <w:rPr>
                <w:noProof/>
                <w:webHidden/>
              </w:rPr>
              <w:tab/>
            </w:r>
            <w:r w:rsidR="00F34E0E">
              <w:rPr>
                <w:noProof/>
                <w:webHidden/>
              </w:rPr>
              <w:fldChar w:fldCharType="begin"/>
            </w:r>
            <w:r w:rsidR="00F34E0E">
              <w:rPr>
                <w:noProof/>
                <w:webHidden/>
              </w:rPr>
              <w:instrText xml:space="preserve"> PAGEREF _Toc95985043 \h </w:instrText>
            </w:r>
            <w:r w:rsidR="00F34E0E">
              <w:rPr>
                <w:noProof/>
                <w:webHidden/>
              </w:rPr>
            </w:r>
            <w:r w:rsidR="00F34E0E">
              <w:rPr>
                <w:noProof/>
                <w:webHidden/>
              </w:rPr>
              <w:fldChar w:fldCharType="separate"/>
            </w:r>
            <w:r w:rsidR="00F34E0E">
              <w:rPr>
                <w:noProof/>
                <w:webHidden/>
              </w:rPr>
              <w:t>24</w:t>
            </w:r>
            <w:r w:rsidR="00F34E0E">
              <w:rPr>
                <w:noProof/>
                <w:webHidden/>
              </w:rPr>
              <w:fldChar w:fldCharType="end"/>
            </w:r>
          </w:hyperlink>
        </w:p>
        <w:p w14:paraId="1E497605" w14:textId="59E40FCE" w:rsidR="00F34E0E" w:rsidRDefault="00421029">
          <w:pPr>
            <w:pStyle w:val="TOC2"/>
            <w:tabs>
              <w:tab w:val="right" w:leader="dot" w:pos="9350"/>
            </w:tabs>
            <w:rPr>
              <w:rFonts w:eastAsiaTheme="minorEastAsia"/>
              <w:noProof/>
            </w:rPr>
          </w:pPr>
          <w:hyperlink w:anchor="_Toc95985044" w:history="1">
            <w:r w:rsidR="00F34E0E" w:rsidRPr="004A6891">
              <w:rPr>
                <w:rStyle w:val="Hyperlink"/>
                <w:noProof/>
              </w:rPr>
              <w:t>Adding a water right</w:t>
            </w:r>
            <w:r w:rsidR="00F34E0E">
              <w:rPr>
                <w:noProof/>
                <w:webHidden/>
              </w:rPr>
              <w:tab/>
            </w:r>
            <w:r w:rsidR="00F34E0E">
              <w:rPr>
                <w:noProof/>
                <w:webHidden/>
              </w:rPr>
              <w:fldChar w:fldCharType="begin"/>
            </w:r>
            <w:r w:rsidR="00F34E0E">
              <w:rPr>
                <w:noProof/>
                <w:webHidden/>
              </w:rPr>
              <w:instrText xml:space="preserve"> PAGEREF _Toc95985044 \h </w:instrText>
            </w:r>
            <w:r w:rsidR="00F34E0E">
              <w:rPr>
                <w:noProof/>
                <w:webHidden/>
              </w:rPr>
            </w:r>
            <w:r w:rsidR="00F34E0E">
              <w:rPr>
                <w:noProof/>
                <w:webHidden/>
              </w:rPr>
              <w:fldChar w:fldCharType="separate"/>
            </w:r>
            <w:r w:rsidR="00F34E0E">
              <w:rPr>
                <w:noProof/>
                <w:webHidden/>
              </w:rPr>
              <w:t>24</w:t>
            </w:r>
            <w:r w:rsidR="00F34E0E">
              <w:rPr>
                <w:noProof/>
                <w:webHidden/>
              </w:rPr>
              <w:fldChar w:fldCharType="end"/>
            </w:r>
          </w:hyperlink>
        </w:p>
        <w:p w14:paraId="03416048" w14:textId="73DD8EEE" w:rsidR="00F34E0E" w:rsidRDefault="00421029">
          <w:pPr>
            <w:pStyle w:val="TOC1"/>
            <w:tabs>
              <w:tab w:val="right" w:leader="dot" w:pos="9350"/>
            </w:tabs>
            <w:rPr>
              <w:rFonts w:eastAsiaTheme="minorEastAsia"/>
              <w:noProof/>
            </w:rPr>
          </w:pPr>
          <w:hyperlink w:anchor="_Toc95985045" w:history="1">
            <w:r w:rsidR="00F34E0E" w:rsidRPr="004A6891">
              <w:rPr>
                <w:rStyle w:val="Hyperlink"/>
                <w:noProof/>
              </w:rPr>
              <w:t>Initial conditions</w:t>
            </w:r>
            <w:r w:rsidR="00F34E0E">
              <w:rPr>
                <w:noProof/>
                <w:webHidden/>
              </w:rPr>
              <w:tab/>
            </w:r>
            <w:r w:rsidR="00F34E0E">
              <w:rPr>
                <w:noProof/>
                <w:webHidden/>
              </w:rPr>
              <w:fldChar w:fldCharType="begin"/>
            </w:r>
            <w:r w:rsidR="00F34E0E">
              <w:rPr>
                <w:noProof/>
                <w:webHidden/>
              </w:rPr>
              <w:instrText xml:space="preserve"> PAGEREF _Toc95985045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7E17620D" w14:textId="180E2531" w:rsidR="00F34E0E" w:rsidRDefault="00421029">
          <w:pPr>
            <w:pStyle w:val="TOC2"/>
            <w:tabs>
              <w:tab w:val="right" w:leader="dot" w:pos="9350"/>
            </w:tabs>
            <w:rPr>
              <w:rFonts w:eastAsiaTheme="minorEastAsia"/>
              <w:noProof/>
            </w:rPr>
          </w:pPr>
          <w:hyperlink w:anchor="_Toc95985046" w:history="1">
            <w:r w:rsidR="00F34E0E" w:rsidRPr="004A6891">
              <w:rPr>
                <w:rStyle w:val="Hyperlink"/>
                <w:noProof/>
              </w:rPr>
              <w:t>State variables</w:t>
            </w:r>
            <w:r w:rsidR="00F34E0E">
              <w:rPr>
                <w:noProof/>
                <w:webHidden/>
              </w:rPr>
              <w:tab/>
            </w:r>
            <w:r w:rsidR="00F34E0E">
              <w:rPr>
                <w:noProof/>
                <w:webHidden/>
              </w:rPr>
              <w:fldChar w:fldCharType="begin"/>
            </w:r>
            <w:r w:rsidR="00F34E0E">
              <w:rPr>
                <w:noProof/>
                <w:webHidden/>
              </w:rPr>
              <w:instrText xml:space="preserve"> PAGEREF _Toc95985046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621979E5" w14:textId="10E8CC1F" w:rsidR="00F34E0E" w:rsidRDefault="00421029">
          <w:pPr>
            <w:pStyle w:val="TOC2"/>
            <w:tabs>
              <w:tab w:val="right" w:leader="dot" w:pos="9350"/>
            </w:tabs>
            <w:rPr>
              <w:rFonts w:eastAsiaTheme="minorEastAsia"/>
              <w:noProof/>
            </w:rPr>
          </w:pPr>
          <w:hyperlink w:anchor="_Toc95985047" w:history="1">
            <w:r w:rsidR="00F34E0E" w:rsidRPr="004A6891">
              <w:rPr>
                <w:rStyle w:val="Hyperlink"/>
                <w:noProof/>
              </w:rPr>
              <w:t>Reproducibility and the use of random number generators</w:t>
            </w:r>
            <w:r w:rsidR="00F34E0E">
              <w:rPr>
                <w:noProof/>
                <w:webHidden/>
              </w:rPr>
              <w:tab/>
            </w:r>
            <w:r w:rsidR="00F34E0E">
              <w:rPr>
                <w:noProof/>
                <w:webHidden/>
              </w:rPr>
              <w:fldChar w:fldCharType="begin"/>
            </w:r>
            <w:r w:rsidR="00F34E0E">
              <w:rPr>
                <w:noProof/>
                <w:webHidden/>
              </w:rPr>
              <w:instrText xml:space="preserve"> PAGEREF _Toc95985047 \h </w:instrText>
            </w:r>
            <w:r w:rsidR="00F34E0E">
              <w:rPr>
                <w:noProof/>
                <w:webHidden/>
              </w:rPr>
            </w:r>
            <w:r w:rsidR="00F34E0E">
              <w:rPr>
                <w:noProof/>
                <w:webHidden/>
              </w:rPr>
              <w:fldChar w:fldCharType="separate"/>
            </w:r>
            <w:r w:rsidR="00F34E0E">
              <w:rPr>
                <w:noProof/>
                <w:webHidden/>
              </w:rPr>
              <w:t>25</w:t>
            </w:r>
            <w:r w:rsidR="00F34E0E">
              <w:rPr>
                <w:noProof/>
                <w:webHidden/>
              </w:rPr>
              <w:fldChar w:fldCharType="end"/>
            </w:r>
          </w:hyperlink>
        </w:p>
        <w:p w14:paraId="066629A0" w14:textId="684FD919" w:rsidR="00F34E0E" w:rsidRDefault="00421029">
          <w:pPr>
            <w:pStyle w:val="TOC2"/>
            <w:tabs>
              <w:tab w:val="right" w:leader="dot" w:pos="9350"/>
            </w:tabs>
            <w:rPr>
              <w:rFonts w:eastAsiaTheme="minorEastAsia"/>
              <w:noProof/>
            </w:rPr>
          </w:pPr>
          <w:hyperlink w:anchor="_Toc95985048" w:history="1">
            <w:r w:rsidR="00F34E0E" w:rsidRPr="004A6891">
              <w:rPr>
                <w:rStyle w:val="Hyperlink"/>
                <w:noProof/>
              </w:rPr>
              <w:t>Initializing ID numbers: coldstart</w:t>
            </w:r>
            <w:r w:rsidR="00F34E0E">
              <w:rPr>
                <w:noProof/>
                <w:webHidden/>
              </w:rPr>
              <w:tab/>
            </w:r>
            <w:r w:rsidR="00F34E0E">
              <w:rPr>
                <w:noProof/>
                <w:webHidden/>
              </w:rPr>
              <w:fldChar w:fldCharType="begin"/>
            </w:r>
            <w:r w:rsidR="00F34E0E">
              <w:rPr>
                <w:noProof/>
                <w:webHidden/>
              </w:rPr>
              <w:instrText xml:space="preserve"> PAGEREF _Toc95985048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18579407" w14:textId="527C3892" w:rsidR="00F34E0E" w:rsidRDefault="00421029">
          <w:pPr>
            <w:pStyle w:val="TOC2"/>
            <w:tabs>
              <w:tab w:val="right" w:leader="dot" w:pos="9350"/>
            </w:tabs>
            <w:rPr>
              <w:rFonts w:eastAsiaTheme="minorEastAsia"/>
              <w:noProof/>
            </w:rPr>
          </w:pPr>
          <w:hyperlink w:anchor="_Toc95985049" w:history="1">
            <w:r w:rsidR="00F34E0E" w:rsidRPr="004A6891">
              <w:rPr>
                <w:rStyle w:val="Hyperlink"/>
                <w:noProof/>
              </w:rPr>
              <w:t>Initializing Flow and HBV model state variables: spinup</w:t>
            </w:r>
            <w:r w:rsidR="00F34E0E">
              <w:rPr>
                <w:noProof/>
                <w:webHidden/>
              </w:rPr>
              <w:tab/>
            </w:r>
            <w:r w:rsidR="00F34E0E">
              <w:rPr>
                <w:noProof/>
                <w:webHidden/>
              </w:rPr>
              <w:fldChar w:fldCharType="begin"/>
            </w:r>
            <w:r w:rsidR="00F34E0E">
              <w:rPr>
                <w:noProof/>
                <w:webHidden/>
              </w:rPr>
              <w:instrText xml:space="preserve"> PAGEREF _Toc95985049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72D68D28" w14:textId="7BD862AE" w:rsidR="00F34E0E" w:rsidRDefault="00421029">
          <w:pPr>
            <w:pStyle w:val="TOC2"/>
            <w:tabs>
              <w:tab w:val="right" w:leader="dot" w:pos="9350"/>
            </w:tabs>
            <w:rPr>
              <w:rFonts w:eastAsiaTheme="minorEastAsia"/>
              <w:noProof/>
            </w:rPr>
          </w:pPr>
          <w:hyperlink w:anchor="_Toc95985050" w:history="1">
            <w:r w:rsidR="00F34E0E" w:rsidRPr="004A6891">
              <w:rPr>
                <w:rStyle w:val="Hyperlink"/>
                <w:noProof/>
              </w:rPr>
              <w:t>Initializing HBVCALIB attributes: spinup</w:t>
            </w:r>
            <w:r w:rsidR="00F34E0E">
              <w:rPr>
                <w:noProof/>
                <w:webHidden/>
              </w:rPr>
              <w:tab/>
            </w:r>
            <w:r w:rsidR="00F34E0E">
              <w:rPr>
                <w:noProof/>
                <w:webHidden/>
              </w:rPr>
              <w:fldChar w:fldCharType="begin"/>
            </w:r>
            <w:r w:rsidR="00F34E0E">
              <w:rPr>
                <w:noProof/>
                <w:webHidden/>
              </w:rPr>
              <w:instrText xml:space="preserve"> PAGEREF _Toc95985050 \h </w:instrText>
            </w:r>
            <w:r w:rsidR="00F34E0E">
              <w:rPr>
                <w:noProof/>
                <w:webHidden/>
              </w:rPr>
            </w:r>
            <w:r w:rsidR="00F34E0E">
              <w:rPr>
                <w:noProof/>
                <w:webHidden/>
              </w:rPr>
              <w:fldChar w:fldCharType="separate"/>
            </w:r>
            <w:r w:rsidR="00F34E0E">
              <w:rPr>
                <w:noProof/>
                <w:webHidden/>
              </w:rPr>
              <w:t>26</w:t>
            </w:r>
            <w:r w:rsidR="00F34E0E">
              <w:rPr>
                <w:noProof/>
                <w:webHidden/>
              </w:rPr>
              <w:fldChar w:fldCharType="end"/>
            </w:r>
          </w:hyperlink>
        </w:p>
        <w:p w14:paraId="2BF235B6" w14:textId="431EAAD5" w:rsidR="00F34E0E" w:rsidRDefault="00421029">
          <w:pPr>
            <w:pStyle w:val="TOC2"/>
            <w:tabs>
              <w:tab w:val="right" w:leader="dot" w:pos="9350"/>
            </w:tabs>
            <w:rPr>
              <w:rFonts w:eastAsiaTheme="minorEastAsia"/>
              <w:noProof/>
            </w:rPr>
          </w:pPr>
          <w:hyperlink w:anchor="_Toc95985051" w:history="1">
            <w:r w:rsidR="00F34E0E" w:rsidRPr="004A6891">
              <w:rPr>
                <w:rStyle w:val="Hyperlink"/>
                <w:noProof/>
              </w:rPr>
              <w:t>Initial conditions for Flow: the IC file and the IDU, HRU, and Reach shapefiles</w:t>
            </w:r>
            <w:r w:rsidR="00F34E0E">
              <w:rPr>
                <w:noProof/>
                <w:webHidden/>
              </w:rPr>
              <w:tab/>
            </w:r>
            <w:r w:rsidR="00F34E0E">
              <w:rPr>
                <w:noProof/>
                <w:webHidden/>
              </w:rPr>
              <w:fldChar w:fldCharType="begin"/>
            </w:r>
            <w:r w:rsidR="00F34E0E">
              <w:rPr>
                <w:noProof/>
                <w:webHidden/>
              </w:rPr>
              <w:instrText xml:space="preserve"> PAGEREF _Toc95985051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06035C77" w14:textId="1CB988F0" w:rsidR="00F34E0E" w:rsidRDefault="00421029">
          <w:pPr>
            <w:pStyle w:val="TOC2"/>
            <w:tabs>
              <w:tab w:val="right" w:leader="dot" w:pos="9350"/>
            </w:tabs>
            <w:rPr>
              <w:rFonts w:eastAsiaTheme="minorEastAsia"/>
              <w:noProof/>
            </w:rPr>
          </w:pPr>
          <w:hyperlink w:anchor="_Toc95985052" w:history="1">
            <w:r w:rsidR="00F34E0E" w:rsidRPr="004A6891">
              <w:rPr>
                <w:rStyle w:val="Hyperlink"/>
                <w:noProof/>
              </w:rPr>
              <w:t>What is in the IC file</w:t>
            </w:r>
            <w:r w:rsidR="00F34E0E">
              <w:rPr>
                <w:noProof/>
                <w:webHidden/>
              </w:rPr>
              <w:tab/>
            </w:r>
            <w:r w:rsidR="00F34E0E">
              <w:rPr>
                <w:noProof/>
                <w:webHidden/>
              </w:rPr>
              <w:fldChar w:fldCharType="begin"/>
            </w:r>
            <w:r w:rsidR="00F34E0E">
              <w:rPr>
                <w:noProof/>
                <w:webHidden/>
              </w:rPr>
              <w:instrText xml:space="preserve"> PAGEREF _Toc95985052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49FEF06F" w14:textId="31BE586C" w:rsidR="00F34E0E" w:rsidRDefault="00421029">
          <w:pPr>
            <w:pStyle w:val="TOC2"/>
            <w:tabs>
              <w:tab w:val="right" w:leader="dot" w:pos="9350"/>
            </w:tabs>
            <w:rPr>
              <w:rFonts w:eastAsiaTheme="minorEastAsia"/>
              <w:noProof/>
            </w:rPr>
          </w:pPr>
          <w:hyperlink w:anchor="_Toc95985053" w:history="1">
            <w:r w:rsidR="00F34E0E" w:rsidRPr="004A6891">
              <w:rPr>
                <w:rStyle w:val="Hyperlink"/>
                <w:noProof/>
              </w:rPr>
              <w:t>State variables in the IDU shapefile</w:t>
            </w:r>
            <w:r w:rsidR="00F34E0E">
              <w:rPr>
                <w:noProof/>
                <w:webHidden/>
              </w:rPr>
              <w:tab/>
            </w:r>
            <w:r w:rsidR="00F34E0E">
              <w:rPr>
                <w:noProof/>
                <w:webHidden/>
              </w:rPr>
              <w:fldChar w:fldCharType="begin"/>
            </w:r>
            <w:r w:rsidR="00F34E0E">
              <w:rPr>
                <w:noProof/>
                <w:webHidden/>
              </w:rPr>
              <w:instrText xml:space="preserve"> PAGEREF _Toc95985053 \h </w:instrText>
            </w:r>
            <w:r w:rsidR="00F34E0E">
              <w:rPr>
                <w:noProof/>
                <w:webHidden/>
              </w:rPr>
            </w:r>
            <w:r w:rsidR="00F34E0E">
              <w:rPr>
                <w:noProof/>
                <w:webHidden/>
              </w:rPr>
              <w:fldChar w:fldCharType="separate"/>
            </w:r>
            <w:r w:rsidR="00F34E0E">
              <w:rPr>
                <w:noProof/>
                <w:webHidden/>
              </w:rPr>
              <w:t>27</w:t>
            </w:r>
            <w:r w:rsidR="00F34E0E">
              <w:rPr>
                <w:noProof/>
                <w:webHidden/>
              </w:rPr>
              <w:fldChar w:fldCharType="end"/>
            </w:r>
          </w:hyperlink>
        </w:p>
        <w:p w14:paraId="545ABCCC" w14:textId="4AD69A94" w:rsidR="00F34E0E" w:rsidRDefault="00421029">
          <w:pPr>
            <w:pStyle w:val="TOC2"/>
            <w:tabs>
              <w:tab w:val="right" w:leader="dot" w:pos="9350"/>
            </w:tabs>
            <w:rPr>
              <w:rFonts w:eastAsiaTheme="minorEastAsia"/>
              <w:noProof/>
            </w:rPr>
          </w:pPr>
          <w:hyperlink w:anchor="_Toc95985054" w:history="1">
            <w:r w:rsidR="00F34E0E" w:rsidRPr="004A6891">
              <w:rPr>
                <w:rStyle w:val="Hyperlink"/>
                <w:noProof/>
              </w:rPr>
              <w:t>Initial conditions for HBV: the IC file and the IDU shapefile</w:t>
            </w:r>
            <w:r w:rsidR="00F34E0E">
              <w:rPr>
                <w:noProof/>
                <w:webHidden/>
              </w:rPr>
              <w:tab/>
            </w:r>
            <w:r w:rsidR="00F34E0E">
              <w:rPr>
                <w:noProof/>
                <w:webHidden/>
              </w:rPr>
              <w:fldChar w:fldCharType="begin"/>
            </w:r>
            <w:r w:rsidR="00F34E0E">
              <w:rPr>
                <w:noProof/>
                <w:webHidden/>
              </w:rPr>
              <w:instrText xml:space="preserve"> PAGEREF _Toc95985054 \h </w:instrText>
            </w:r>
            <w:r w:rsidR="00F34E0E">
              <w:rPr>
                <w:noProof/>
                <w:webHidden/>
              </w:rPr>
            </w:r>
            <w:r w:rsidR="00F34E0E">
              <w:rPr>
                <w:noProof/>
                <w:webHidden/>
              </w:rPr>
              <w:fldChar w:fldCharType="separate"/>
            </w:r>
            <w:r w:rsidR="00F34E0E">
              <w:rPr>
                <w:noProof/>
                <w:webHidden/>
              </w:rPr>
              <w:t>28</w:t>
            </w:r>
            <w:r w:rsidR="00F34E0E">
              <w:rPr>
                <w:noProof/>
                <w:webHidden/>
              </w:rPr>
              <w:fldChar w:fldCharType="end"/>
            </w:r>
          </w:hyperlink>
        </w:p>
        <w:p w14:paraId="3809BC38" w14:textId="5FB8E1A9" w:rsidR="00F34E0E" w:rsidRDefault="00421029">
          <w:pPr>
            <w:pStyle w:val="TOC2"/>
            <w:tabs>
              <w:tab w:val="right" w:leader="dot" w:pos="9350"/>
            </w:tabs>
            <w:rPr>
              <w:rFonts w:eastAsiaTheme="minorEastAsia"/>
              <w:noProof/>
            </w:rPr>
          </w:pPr>
          <w:hyperlink w:anchor="_Toc95985055" w:history="1">
            <w:r w:rsidR="00F34E0E" w:rsidRPr="004A6891">
              <w:rPr>
                <w:rStyle w:val="Hyperlink"/>
                <w:noProof/>
              </w:rPr>
              <w:t>Default values used when the data is incomplete</w:t>
            </w:r>
            <w:r w:rsidR="00F34E0E">
              <w:rPr>
                <w:noProof/>
                <w:webHidden/>
              </w:rPr>
              <w:tab/>
            </w:r>
            <w:r w:rsidR="00F34E0E">
              <w:rPr>
                <w:noProof/>
                <w:webHidden/>
              </w:rPr>
              <w:fldChar w:fldCharType="begin"/>
            </w:r>
            <w:r w:rsidR="00F34E0E">
              <w:rPr>
                <w:noProof/>
                <w:webHidden/>
              </w:rPr>
              <w:instrText xml:space="preserve"> PAGEREF _Toc95985055 \h </w:instrText>
            </w:r>
            <w:r w:rsidR="00F34E0E">
              <w:rPr>
                <w:noProof/>
                <w:webHidden/>
              </w:rPr>
            </w:r>
            <w:r w:rsidR="00F34E0E">
              <w:rPr>
                <w:noProof/>
                <w:webHidden/>
              </w:rPr>
              <w:fldChar w:fldCharType="separate"/>
            </w:r>
            <w:r w:rsidR="00F34E0E">
              <w:rPr>
                <w:noProof/>
                <w:webHidden/>
              </w:rPr>
              <w:t>28</w:t>
            </w:r>
            <w:r w:rsidR="00F34E0E">
              <w:rPr>
                <w:noProof/>
                <w:webHidden/>
              </w:rPr>
              <w:fldChar w:fldCharType="end"/>
            </w:r>
          </w:hyperlink>
        </w:p>
        <w:p w14:paraId="68868F93" w14:textId="52650302" w:rsidR="00F34E0E" w:rsidRDefault="00421029">
          <w:pPr>
            <w:pStyle w:val="TOC1"/>
            <w:tabs>
              <w:tab w:val="right" w:leader="dot" w:pos="9350"/>
            </w:tabs>
            <w:rPr>
              <w:rFonts w:eastAsiaTheme="minorEastAsia"/>
              <w:noProof/>
            </w:rPr>
          </w:pPr>
          <w:hyperlink w:anchor="_Toc95985056" w:history="1">
            <w:r w:rsidR="00F34E0E" w:rsidRPr="004A6891">
              <w:rPr>
                <w:rStyle w:val="Hyperlink"/>
                <w:noProof/>
              </w:rPr>
              <w:t>Stream flow and stream temperature</w:t>
            </w:r>
            <w:r w:rsidR="00F34E0E">
              <w:rPr>
                <w:noProof/>
                <w:webHidden/>
              </w:rPr>
              <w:tab/>
            </w:r>
            <w:r w:rsidR="00F34E0E">
              <w:rPr>
                <w:noProof/>
                <w:webHidden/>
              </w:rPr>
              <w:fldChar w:fldCharType="begin"/>
            </w:r>
            <w:r w:rsidR="00F34E0E">
              <w:rPr>
                <w:noProof/>
                <w:webHidden/>
              </w:rPr>
              <w:instrText xml:space="preserve"> PAGEREF _Toc95985056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0D3EF570" w14:textId="04F7D0E6" w:rsidR="00F34E0E" w:rsidRDefault="00421029">
          <w:pPr>
            <w:pStyle w:val="TOC2"/>
            <w:tabs>
              <w:tab w:val="right" w:leader="dot" w:pos="9350"/>
            </w:tabs>
            <w:rPr>
              <w:rFonts w:eastAsiaTheme="minorEastAsia"/>
              <w:noProof/>
            </w:rPr>
          </w:pPr>
          <w:hyperlink w:anchor="_Toc95985057" w:history="1">
            <w:r w:rsidR="00F34E0E" w:rsidRPr="004A6891">
              <w:rPr>
                <w:rStyle w:val="Hyperlink"/>
                <w:noProof/>
              </w:rPr>
              <w:t>Water parcels</w:t>
            </w:r>
            <w:r w:rsidR="00F34E0E">
              <w:rPr>
                <w:noProof/>
                <w:webHidden/>
              </w:rPr>
              <w:tab/>
            </w:r>
            <w:r w:rsidR="00F34E0E">
              <w:rPr>
                <w:noProof/>
                <w:webHidden/>
              </w:rPr>
              <w:fldChar w:fldCharType="begin"/>
            </w:r>
            <w:r w:rsidR="00F34E0E">
              <w:rPr>
                <w:noProof/>
                <w:webHidden/>
              </w:rPr>
              <w:instrText xml:space="preserve"> PAGEREF _Toc95985057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435A86E7" w14:textId="2A7C38B9" w:rsidR="00F34E0E" w:rsidRDefault="00421029">
          <w:pPr>
            <w:pStyle w:val="TOC2"/>
            <w:tabs>
              <w:tab w:val="right" w:leader="dot" w:pos="9350"/>
            </w:tabs>
            <w:rPr>
              <w:rFonts w:eastAsiaTheme="minorEastAsia"/>
              <w:noProof/>
            </w:rPr>
          </w:pPr>
          <w:hyperlink w:anchor="_Toc95985058" w:history="1">
            <w:r w:rsidR="00F34E0E" w:rsidRPr="004A6891">
              <w:rPr>
                <w:rStyle w:val="Hyperlink"/>
                <w:noProof/>
              </w:rPr>
              <w:t>Daily water mass and energy balance</w:t>
            </w:r>
            <w:r w:rsidR="00F34E0E">
              <w:rPr>
                <w:noProof/>
                <w:webHidden/>
              </w:rPr>
              <w:tab/>
            </w:r>
            <w:r w:rsidR="00F34E0E">
              <w:rPr>
                <w:noProof/>
                <w:webHidden/>
              </w:rPr>
              <w:fldChar w:fldCharType="begin"/>
            </w:r>
            <w:r w:rsidR="00F34E0E">
              <w:rPr>
                <w:noProof/>
                <w:webHidden/>
              </w:rPr>
              <w:instrText xml:space="preserve"> PAGEREF _Toc95985058 \h </w:instrText>
            </w:r>
            <w:r w:rsidR="00F34E0E">
              <w:rPr>
                <w:noProof/>
                <w:webHidden/>
              </w:rPr>
            </w:r>
            <w:r w:rsidR="00F34E0E">
              <w:rPr>
                <w:noProof/>
                <w:webHidden/>
              </w:rPr>
              <w:fldChar w:fldCharType="separate"/>
            </w:r>
            <w:r w:rsidR="00F34E0E">
              <w:rPr>
                <w:noProof/>
                <w:webHidden/>
              </w:rPr>
              <w:t>29</w:t>
            </w:r>
            <w:r w:rsidR="00F34E0E">
              <w:rPr>
                <w:noProof/>
                <w:webHidden/>
              </w:rPr>
              <w:fldChar w:fldCharType="end"/>
            </w:r>
          </w:hyperlink>
        </w:p>
        <w:p w14:paraId="02F6351F" w14:textId="4DEEE2DA" w:rsidR="00F34E0E" w:rsidRDefault="00421029">
          <w:pPr>
            <w:pStyle w:val="TOC2"/>
            <w:tabs>
              <w:tab w:val="right" w:leader="dot" w:pos="9350"/>
            </w:tabs>
            <w:rPr>
              <w:rFonts w:eastAsiaTheme="minorEastAsia"/>
              <w:noProof/>
            </w:rPr>
          </w:pPr>
          <w:hyperlink w:anchor="_Toc95985059" w:history="1">
            <w:r w:rsidR="00F34E0E" w:rsidRPr="004A6891">
              <w:rPr>
                <w:rStyle w:val="Hyperlink"/>
                <w:noProof/>
              </w:rPr>
              <w:t>Estimating the rate of flow in a stream reach</w:t>
            </w:r>
            <w:r w:rsidR="00F34E0E">
              <w:rPr>
                <w:noProof/>
                <w:webHidden/>
              </w:rPr>
              <w:tab/>
            </w:r>
            <w:r w:rsidR="00F34E0E">
              <w:rPr>
                <w:noProof/>
                <w:webHidden/>
              </w:rPr>
              <w:fldChar w:fldCharType="begin"/>
            </w:r>
            <w:r w:rsidR="00F34E0E">
              <w:rPr>
                <w:noProof/>
                <w:webHidden/>
              </w:rPr>
              <w:instrText xml:space="preserve"> PAGEREF _Toc95985059 \h </w:instrText>
            </w:r>
            <w:r w:rsidR="00F34E0E">
              <w:rPr>
                <w:noProof/>
                <w:webHidden/>
              </w:rPr>
            </w:r>
            <w:r w:rsidR="00F34E0E">
              <w:rPr>
                <w:noProof/>
                <w:webHidden/>
              </w:rPr>
              <w:fldChar w:fldCharType="separate"/>
            </w:r>
            <w:r w:rsidR="00F34E0E">
              <w:rPr>
                <w:noProof/>
                <w:webHidden/>
              </w:rPr>
              <w:t>31</w:t>
            </w:r>
            <w:r w:rsidR="00F34E0E">
              <w:rPr>
                <w:noProof/>
                <w:webHidden/>
              </w:rPr>
              <w:fldChar w:fldCharType="end"/>
            </w:r>
          </w:hyperlink>
        </w:p>
        <w:p w14:paraId="3A609AA3" w14:textId="5F67D8FA" w:rsidR="00F34E0E" w:rsidRDefault="00421029">
          <w:pPr>
            <w:pStyle w:val="TOC2"/>
            <w:tabs>
              <w:tab w:val="right" w:leader="dot" w:pos="9350"/>
            </w:tabs>
            <w:rPr>
              <w:rFonts w:eastAsiaTheme="minorEastAsia"/>
              <w:noProof/>
            </w:rPr>
          </w:pPr>
          <w:hyperlink w:anchor="_Toc95985060" w:history="1">
            <w:r w:rsidR="00F34E0E" w:rsidRPr="004A6891">
              <w:rPr>
                <w:rStyle w:val="Hyperlink"/>
                <w:noProof/>
              </w:rPr>
              <w:t>Estimating the surface area of the water in a subreach</w:t>
            </w:r>
            <w:r w:rsidR="00F34E0E">
              <w:rPr>
                <w:noProof/>
                <w:webHidden/>
              </w:rPr>
              <w:tab/>
            </w:r>
            <w:r w:rsidR="00F34E0E">
              <w:rPr>
                <w:noProof/>
                <w:webHidden/>
              </w:rPr>
              <w:fldChar w:fldCharType="begin"/>
            </w:r>
            <w:r w:rsidR="00F34E0E">
              <w:rPr>
                <w:noProof/>
                <w:webHidden/>
              </w:rPr>
              <w:instrText xml:space="preserve"> PAGEREF _Toc95985060 \h </w:instrText>
            </w:r>
            <w:r w:rsidR="00F34E0E">
              <w:rPr>
                <w:noProof/>
                <w:webHidden/>
              </w:rPr>
            </w:r>
            <w:r w:rsidR="00F34E0E">
              <w:rPr>
                <w:noProof/>
                <w:webHidden/>
              </w:rPr>
              <w:fldChar w:fldCharType="separate"/>
            </w:r>
            <w:r w:rsidR="00F34E0E">
              <w:rPr>
                <w:noProof/>
                <w:webHidden/>
              </w:rPr>
              <w:t>33</w:t>
            </w:r>
            <w:r w:rsidR="00F34E0E">
              <w:rPr>
                <w:noProof/>
                <w:webHidden/>
              </w:rPr>
              <w:fldChar w:fldCharType="end"/>
            </w:r>
          </w:hyperlink>
        </w:p>
        <w:p w14:paraId="271937C9" w14:textId="5349E8F5" w:rsidR="00F34E0E" w:rsidRDefault="00421029">
          <w:pPr>
            <w:pStyle w:val="TOC2"/>
            <w:tabs>
              <w:tab w:val="right" w:leader="dot" w:pos="9350"/>
            </w:tabs>
            <w:rPr>
              <w:rFonts w:eastAsiaTheme="minorEastAsia"/>
              <w:noProof/>
            </w:rPr>
          </w:pPr>
          <w:hyperlink w:anchor="_Toc95985061" w:history="1">
            <w:r w:rsidR="00F34E0E" w:rsidRPr="004A6891">
              <w:rPr>
                <w:rStyle w:val="Hyperlink"/>
                <w:noProof/>
              </w:rPr>
              <w:t>Water temperature from thermal energy</w:t>
            </w:r>
            <w:r w:rsidR="00F34E0E">
              <w:rPr>
                <w:noProof/>
                <w:webHidden/>
              </w:rPr>
              <w:tab/>
            </w:r>
            <w:r w:rsidR="00F34E0E">
              <w:rPr>
                <w:noProof/>
                <w:webHidden/>
              </w:rPr>
              <w:fldChar w:fldCharType="begin"/>
            </w:r>
            <w:r w:rsidR="00F34E0E">
              <w:rPr>
                <w:noProof/>
                <w:webHidden/>
              </w:rPr>
              <w:instrText xml:space="preserve"> PAGEREF _Toc95985061 \h </w:instrText>
            </w:r>
            <w:r w:rsidR="00F34E0E">
              <w:rPr>
                <w:noProof/>
                <w:webHidden/>
              </w:rPr>
            </w:r>
            <w:r w:rsidR="00F34E0E">
              <w:rPr>
                <w:noProof/>
                <w:webHidden/>
              </w:rPr>
              <w:fldChar w:fldCharType="separate"/>
            </w:r>
            <w:r w:rsidR="00F34E0E">
              <w:rPr>
                <w:noProof/>
                <w:webHidden/>
              </w:rPr>
              <w:t>34</w:t>
            </w:r>
            <w:r w:rsidR="00F34E0E">
              <w:rPr>
                <w:noProof/>
                <w:webHidden/>
              </w:rPr>
              <w:fldChar w:fldCharType="end"/>
            </w:r>
          </w:hyperlink>
        </w:p>
        <w:p w14:paraId="0D7DD8F6" w14:textId="00FE0733" w:rsidR="00F34E0E" w:rsidRDefault="00421029">
          <w:pPr>
            <w:pStyle w:val="TOC2"/>
            <w:tabs>
              <w:tab w:val="right" w:leader="dot" w:pos="9350"/>
            </w:tabs>
            <w:rPr>
              <w:rFonts w:eastAsiaTheme="minorEastAsia"/>
              <w:noProof/>
            </w:rPr>
          </w:pPr>
          <w:hyperlink w:anchor="_Toc95985062" w:history="1">
            <w:r w:rsidR="00F34E0E" w:rsidRPr="004A6891">
              <w:rPr>
                <w:rStyle w:val="Hyperlink"/>
                <w:noProof/>
              </w:rPr>
              <w:t>Boundary conditions for stream water temperature</w:t>
            </w:r>
            <w:r w:rsidR="00F34E0E">
              <w:rPr>
                <w:noProof/>
                <w:webHidden/>
              </w:rPr>
              <w:tab/>
            </w:r>
            <w:r w:rsidR="00F34E0E">
              <w:rPr>
                <w:noProof/>
                <w:webHidden/>
              </w:rPr>
              <w:fldChar w:fldCharType="begin"/>
            </w:r>
            <w:r w:rsidR="00F34E0E">
              <w:rPr>
                <w:noProof/>
                <w:webHidden/>
              </w:rPr>
              <w:instrText xml:space="preserve"> PAGEREF _Toc95985062 \h </w:instrText>
            </w:r>
            <w:r w:rsidR="00F34E0E">
              <w:rPr>
                <w:noProof/>
                <w:webHidden/>
              </w:rPr>
            </w:r>
            <w:r w:rsidR="00F34E0E">
              <w:rPr>
                <w:noProof/>
                <w:webHidden/>
              </w:rPr>
              <w:fldChar w:fldCharType="separate"/>
            </w:r>
            <w:r w:rsidR="00F34E0E">
              <w:rPr>
                <w:noProof/>
                <w:webHidden/>
              </w:rPr>
              <w:t>34</w:t>
            </w:r>
            <w:r w:rsidR="00F34E0E">
              <w:rPr>
                <w:noProof/>
                <w:webHidden/>
              </w:rPr>
              <w:fldChar w:fldCharType="end"/>
            </w:r>
          </w:hyperlink>
        </w:p>
        <w:p w14:paraId="2FF91F06" w14:textId="48BD7652" w:rsidR="00F34E0E" w:rsidRDefault="00421029">
          <w:pPr>
            <w:pStyle w:val="TOC2"/>
            <w:tabs>
              <w:tab w:val="right" w:leader="dot" w:pos="9350"/>
            </w:tabs>
            <w:rPr>
              <w:rFonts w:eastAsiaTheme="minorEastAsia"/>
              <w:noProof/>
            </w:rPr>
          </w:pPr>
          <w:hyperlink w:anchor="_Toc95985063" w:history="1">
            <w:r w:rsidR="00F34E0E" w:rsidRPr="004A6891">
              <w:rPr>
                <w:rStyle w:val="Hyperlink"/>
                <w:noProof/>
              </w:rPr>
              <w:t>Thermal stratification in reservoirs</w:t>
            </w:r>
            <w:r w:rsidR="00F34E0E">
              <w:rPr>
                <w:noProof/>
                <w:webHidden/>
              </w:rPr>
              <w:tab/>
            </w:r>
            <w:r w:rsidR="00F34E0E">
              <w:rPr>
                <w:noProof/>
                <w:webHidden/>
              </w:rPr>
              <w:fldChar w:fldCharType="begin"/>
            </w:r>
            <w:r w:rsidR="00F34E0E">
              <w:rPr>
                <w:noProof/>
                <w:webHidden/>
              </w:rPr>
              <w:instrText xml:space="preserve"> PAGEREF _Toc95985063 \h </w:instrText>
            </w:r>
            <w:r w:rsidR="00F34E0E">
              <w:rPr>
                <w:noProof/>
                <w:webHidden/>
              </w:rPr>
            </w:r>
            <w:r w:rsidR="00F34E0E">
              <w:rPr>
                <w:noProof/>
                <w:webHidden/>
              </w:rPr>
              <w:fldChar w:fldCharType="separate"/>
            </w:r>
            <w:r w:rsidR="00F34E0E">
              <w:rPr>
                <w:noProof/>
                <w:webHidden/>
              </w:rPr>
              <w:t>35</w:t>
            </w:r>
            <w:r w:rsidR="00F34E0E">
              <w:rPr>
                <w:noProof/>
                <w:webHidden/>
              </w:rPr>
              <w:fldChar w:fldCharType="end"/>
            </w:r>
          </w:hyperlink>
        </w:p>
        <w:p w14:paraId="0327F1DD" w14:textId="2DFA056D" w:rsidR="00F34E0E" w:rsidRDefault="00421029">
          <w:pPr>
            <w:pStyle w:val="TOC2"/>
            <w:tabs>
              <w:tab w:val="right" w:leader="dot" w:pos="9350"/>
            </w:tabs>
            <w:rPr>
              <w:rFonts w:eastAsiaTheme="minorEastAsia"/>
              <w:noProof/>
            </w:rPr>
          </w:pPr>
          <w:hyperlink w:anchor="_Toc95985064" w:history="1">
            <w:r w:rsidR="00F34E0E" w:rsidRPr="004A6891">
              <w:rPr>
                <w:rStyle w:val="Hyperlink"/>
                <w:noProof/>
              </w:rPr>
              <w:t>Thermal loading</w:t>
            </w:r>
            <w:r w:rsidR="00F34E0E">
              <w:rPr>
                <w:noProof/>
                <w:webHidden/>
              </w:rPr>
              <w:tab/>
            </w:r>
            <w:r w:rsidR="00F34E0E">
              <w:rPr>
                <w:noProof/>
                <w:webHidden/>
              </w:rPr>
              <w:fldChar w:fldCharType="begin"/>
            </w:r>
            <w:r w:rsidR="00F34E0E">
              <w:rPr>
                <w:noProof/>
                <w:webHidden/>
              </w:rPr>
              <w:instrText xml:space="preserve"> PAGEREF _Toc95985064 \h </w:instrText>
            </w:r>
            <w:r w:rsidR="00F34E0E">
              <w:rPr>
                <w:noProof/>
                <w:webHidden/>
              </w:rPr>
            </w:r>
            <w:r w:rsidR="00F34E0E">
              <w:rPr>
                <w:noProof/>
                <w:webHidden/>
              </w:rPr>
              <w:fldChar w:fldCharType="separate"/>
            </w:r>
            <w:r w:rsidR="00F34E0E">
              <w:rPr>
                <w:noProof/>
                <w:webHidden/>
              </w:rPr>
              <w:t>35</w:t>
            </w:r>
            <w:r w:rsidR="00F34E0E">
              <w:rPr>
                <w:noProof/>
                <w:webHidden/>
              </w:rPr>
              <w:fldChar w:fldCharType="end"/>
            </w:r>
          </w:hyperlink>
        </w:p>
        <w:p w14:paraId="2E76661B" w14:textId="6965D674" w:rsidR="00F34E0E" w:rsidRDefault="00421029">
          <w:pPr>
            <w:pStyle w:val="TOC1"/>
            <w:tabs>
              <w:tab w:val="right" w:leader="dot" w:pos="9350"/>
            </w:tabs>
            <w:rPr>
              <w:rFonts w:eastAsiaTheme="minorEastAsia"/>
              <w:noProof/>
            </w:rPr>
          </w:pPr>
          <w:hyperlink w:anchor="_Toc95985065" w:history="1">
            <w:r w:rsidR="00F34E0E" w:rsidRPr="004A6891">
              <w:rPr>
                <w:rStyle w:val="Hyperlink"/>
                <w:noProof/>
              </w:rPr>
              <w:t>Reservoirs</w:t>
            </w:r>
            <w:r w:rsidR="00F34E0E">
              <w:rPr>
                <w:noProof/>
                <w:webHidden/>
              </w:rPr>
              <w:tab/>
            </w:r>
            <w:r w:rsidR="00F34E0E">
              <w:rPr>
                <w:noProof/>
                <w:webHidden/>
              </w:rPr>
              <w:fldChar w:fldCharType="begin"/>
            </w:r>
            <w:r w:rsidR="00F34E0E">
              <w:rPr>
                <w:noProof/>
                <w:webHidden/>
              </w:rPr>
              <w:instrText xml:space="preserve"> PAGEREF _Toc95985065 \h </w:instrText>
            </w:r>
            <w:r w:rsidR="00F34E0E">
              <w:rPr>
                <w:noProof/>
                <w:webHidden/>
              </w:rPr>
            </w:r>
            <w:r w:rsidR="00F34E0E">
              <w:rPr>
                <w:noProof/>
                <w:webHidden/>
              </w:rPr>
              <w:fldChar w:fldCharType="separate"/>
            </w:r>
            <w:r w:rsidR="00F34E0E">
              <w:rPr>
                <w:noProof/>
                <w:webHidden/>
              </w:rPr>
              <w:t>36</w:t>
            </w:r>
            <w:r w:rsidR="00F34E0E">
              <w:rPr>
                <w:noProof/>
                <w:webHidden/>
              </w:rPr>
              <w:fldChar w:fldCharType="end"/>
            </w:r>
          </w:hyperlink>
        </w:p>
        <w:p w14:paraId="0F37E3D8" w14:textId="39C92032" w:rsidR="00F34E0E" w:rsidRDefault="00421029">
          <w:pPr>
            <w:pStyle w:val="TOC2"/>
            <w:tabs>
              <w:tab w:val="right" w:leader="dot" w:pos="9350"/>
            </w:tabs>
            <w:rPr>
              <w:rFonts w:eastAsiaTheme="minorEastAsia"/>
              <w:noProof/>
            </w:rPr>
          </w:pPr>
          <w:hyperlink w:anchor="_Toc95985066" w:history="1">
            <w:r w:rsidR="00F34E0E" w:rsidRPr="004A6891">
              <w:rPr>
                <w:rStyle w:val="Hyperlink"/>
                <w:noProof/>
              </w:rPr>
              <w:t>Reservoir data</w:t>
            </w:r>
            <w:r w:rsidR="00F34E0E">
              <w:rPr>
                <w:noProof/>
                <w:webHidden/>
              </w:rPr>
              <w:tab/>
            </w:r>
            <w:r w:rsidR="00F34E0E">
              <w:rPr>
                <w:noProof/>
                <w:webHidden/>
              </w:rPr>
              <w:fldChar w:fldCharType="begin"/>
            </w:r>
            <w:r w:rsidR="00F34E0E">
              <w:rPr>
                <w:noProof/>
                <w:webHidden/>
              </w:rPr>
              <w:instrText xml:space="preserve"> PAGEREF _Toc95985066 \h </w:instrText>
            </w:r>
            <w:r w:rsidR="00F34E0E">
              <w:rPr>
                <w:noProof/>
                <w:webHidden/>
              </w:rPr>
            </w:r>
            <w:r w:rsidR="00F34E0E">
              <w:rPr>
                <w:noProof/>
                <w:webHidden/>
              </w:rPr>
              <w:fldChar w:fldCharType="separate"/>
            </w:r>
            <w:r w:rsidR="00F34E0E">
              <w:rPr>
                <w:noProof/>
                <w:webHidden/>
              </w:rPr>
              <w:t>37</w:t>
            </w:r>
            <w:r w:rsidR="00F34E0E">
              <w:rPr>
                <w:noProof/>
                <w:webHidden/>
              </w:rPr>
              <w:fldChar w:fldCharType="end"/>
            </w:r>
          </w:hyperlink>
        </w:p>
        <w:p w14:paraId="6E2C8B44" w14:textId="502D7B7E" w:rsidR="00F34E0E" w:rsidRDefault="00421029">
          <w:pPr>
            <w:pStyle w:val="TOC2"/>
            <w:tabs>
              <w:tab w:val="right" w:leader="dot" w:pos="9350"/>
            </w:tabs>
            <w:rPr>
              <w:rFonts w:eastAsiaTheme="minorEastAsia"/>
              <w:noProof/>
            </w:rPr>
          </w:pPr>
          <w:hyperlink w:anchor="_Toc95985067" w:history="1">
            <w:r w:rsidR="00F34E0E" w:rsidRPr="004A6891">
              <w:rPr>
                <w:rStyle w:val="Hyperlink"/>
                <w:noProof/>
              </w:rPr>
              <w:t>Reservoir data sources</w:t>
            </w:r>
            <w:r w:rsidR="00F34E0E">
              <w:rPr>
                <w:noProof/>
                <w:webHidden/>
              </w:rPr>
              <w:tab/>
            </w:r>
            <w:r w:rsidR="00F34E0E">
              <w:rPr>
                <w:noProof/>
                <w:webHidden/>
              </w:rPr>
              <w:fldChar w:fldCharType="begin"/>
            </w:r>
            <w:r w:rsidR="00F34E0E">
              <w:rPr>
                <w:noProof/>
                <w:webHidden/>
              </w:rPr>
              <w:instrText xml:space="preserve"> PAGEREF _Toc95985067 \h </w:instrText>
            </w:r>
            <w:r w:rsidR="00F34E0E">
              <w:rPr>
                <w:noProof/>
                <w:webHidden/>
              </w:rPr>
            </w:r>
            <w:r w:rsidR="00F34E0E">
              <w:rPr>
                <w:noProof/>
                <w:webHidden/>
              </w:rPr>
              <w:fldChar w:fldCharType="separate"/>
            </w:r>
            <w:r w:rsidR="00F34E0E">
              <w:rPr>
                <w:noProof/>
                <w:webHidden/>
              </w:rPr>
              <w:t>39</w:t>
            </w:r>
            <w:r w:rsidR="00F34E0E">
              <w:rPr>
                <w:noProof/>
                <w:webHidden/>
              </w:rPr>
              <w:fldChar w:fldCharType="end"/>
            </w:r>
          </w:hyperlink>
        </w:p>
        <w:p w14:paraId="3DE79994" w14:textId="2823EF47" w:rsidR="00F34E0E" w:rsidRDefault="00421029">
          <w:pPr>
            <w:pStyle w:val="TOC1"/>
            <w:tabs>
              <w:tab w:val="right" w:leader="dot" w:pos="9350"/>
            </w:tabs>
            <w:rPr>
              <w:rFonts w:eastAsiaTheme="minorEastAsia"/>
              <w:noProof/>
            </w:rPr>
          </w:pPr>
          <w:hyperlink w:anchor="_Toc95985068" w:history="1">
            <w:r w:rsidR="00F34E0E" w:rsidRPr="004A6891">
              <w:rPr>
                <w:rStyle w:val="Hyperlink"/>
                <w:noProof/>
              </w:rPr>
              <w:t>Creating a new study area from a watershed within the WRB</w:t>
            </w:r>
            <w:r w:rsidR="00F34E0E">
              <w:rPr>
                <w:noProof/>
                <w:webHidden/>
              </w:rPr>
              <w:tab/>
            </w:r>
            <w:r w:rsidR="00F34E0E">
              <w:rPr>
                <w:noProof/>
                <w:webHidden/>
              </w:rPr>
              <w:fldChar w:fldCharType="begin"/>
            </w:r>
            <w:r w:rsidR="00F34E0E">
              <w:rPr>
                <w:noProof/>
                <w:webHidden/>
              </w:rPr>
              <w:instrText xml:space="preserve"> PAGEREF _Toc95985068 \h </w:instrText>
            </w:r>
            <w:r w:rsidR="00F34E0E">
              <w:rPr>
                <w:noProof/>
                <w:webHidden/>
              </w:rPr>
            </w:r>
            <w:r w:rsidR="00F34E0E">
              <w:rPr>
                <w:noProof/>
                <w:webHidden/>
              </w:rPr>
              <w:fldChar w:fldCharType="separate"/>
            </w:r>
            <w:r w:rsidR="00F34E0E">
              <w:rPr>
                <w:noProof/>
                <w:webHidden/>
              </w:rPr>
              <w:t>39</w:t>
            </w:r>
            <w:r w:rsidR="00F34E0E">
              <w:rPr>
                <w:noProof/>
                <w:webHidden/>
              </w:rPr>
              <w:fldChar w:fldCharType="end"/>
            </w:r>
          </w:hyperlink>
        </w:p>
        <w:p w14:paraId="78FB8F90" w14:textId="107364DF" w:rsidR="00F34E0E" w:rsidRDefault="00421029">
          <w:pPr>
            <w:pStyle w:val="TOC2"/>
            <w:tabs>
              <w:tab w:val="right" w:leader="dot" w:pos="9350"/>
            </w:tabs>
            <w:rPr>
              <w:rFonts w:eastAsiaTheme="minorEastAsia"/>
              <w:noProof/>
            </w:rPr>
          </w:pPr>
          <w:hyperlink w:anchor="_Toc95985069" w:history="1">
            <w:r w:rsidR="00F34E0E" w:rsidRPr="004A6891">
              <w:rPr>
                <w:rStyle w:val="Hyperlink"/>
                <w:noProof/>
              </w:rPr>
              <w:t>Limitations of subbasin simulations</w:t>
            </w:r>
            <w:r w:rsidR="00F34E0E">
              <w:rPr>
                <w:noProof/>
                <w:webHidden/>
              </w:rPr>
              <w:tab/>
            </w:r>
            <w:r w:rsidR="00F34E0E">
              <w:rPr>
                <w:noProof/>
                <w:webHidden/>
              </w:rPr>
              <w:fldChar w:fldCharType="begin"/>
            </w:r>
            <w:r w:rsidR="00F34E0E">
              <w:rPr>
                <w:noProof/>
                <w:webHidden/>
              </w:rPr>
              <w:instrText xml:space="preserve"> PAGEREF _Toc95985069 \h </w:instrText>
            </w:r>
            <w:r w:rsidR="00F34E0E">
              <w:rPr>
                <w:noProof/>
                <w:webHidden/>
              </w:rPr>
            </w:r>
            <w:r w:rsidR="00F34E0E">
              <w:rPr>
                <w:noProof/>
                <w:webHidden/>
              </w:rPr>
              <w:fldChar w:fldCharType="separate"/>
            </w:r>
            <w:r w:rsidR="00F34E0E">
              <w:rPr>
                <w:noProof/>
                <w:webHidden/>
              </w:rPr>
              <w:t>41</w:t>
            </w:r>
            <w:r w:rsidR="00F34E0E">
              <w:rPr>
                <w:noProof/>
                <w:webHidden/>
              </w:rPr>
              <w:fldChar w:fldCharType="end"/>
            </w:r>
          </w:hyperlink>
        </w:p>
        <w:p w14:paraId="65BF8E7B" w14:textId="59FB7F80" w:rsidR="00F34E0E" w:rsidRDefault="00421029">
          <w:pPr>
            <w:pStyle w:val="TOC1"/>
            <w:tabs>
              <w:tab w:val="right" w:leader="dot" w:pos="9350"/>
            </w:tabs>
            <w:rPr>
              <w:rFonts w:eastAsiaTheme="minorEastAsia"/>
              <w:noProof/>
            </w:rPr>
          </w:pPr>
          <w:hyperlink w:anchor="_Toc95985070" w:history="1">
            <w:r w:rsidR="00F34E0E" w:rsidRPr="004A6891">
              <w:rPr>
                <w:rStyle w:val="Hyperlink"/>
                <w:noProof/>
              </w:rPr>
              <w:t>Calibration procedure</w:t>
            </w:r>
            <w:r w:rsidR="00F34E0E">
              <w:rPr>
                <w:noProof/>
                <w:webHidden/>
              </w:rPr>
              <w:tab/>
            </w:r>
            <w:r w:rsidR="00F34E0E">
              <w:rPr>
                <w:noProof/>
                <w:webHidden/>
              </w:rPr>
              <w:fldChar w:fldCharType="begin"/>
            </w:r>
            <w:r w:rsidR="00F34E0E">
              <w:rPr>
                <w:noProof/>
                <w:webHidden/>
              </w:rPr>
              <w:instrText xml:space="preserve"> PAGEREF _Toc95985070 \h </w:instrText>
            </w:r>
            <w:r w:rsidR="00F34E0E">
              <w:rPr>
                <w:noProof/>
                <w:webHidden/>
              </w:rPr>
            </w:r>
            <w:r w:rsidR="00F34E0E">
              <w:rPr>
                <w:noProof/>
                <w:webHidden/>
              </w:rPr>
              <w:fldChar w:fldCharType="separate"/>
            </w:r>
            <w:r w:rsidR="00F34E0E">
              <w:rPr>
                <w:noProof/>
                <w:webHidden/>
              </w:rPr>
              <w:t>41</w:t>
            </w:r>
            <w:r w:rsidR="00F34E0E">
              <w:rPr>
                <w:noProof/>
                <w:webHidden/>
              </w:rPr>
              <w:fldChar w:fldCharType="end"/>
            </w:r>
          </w:hyperlink>
        </w:p>
        <w:p w14:paraId="00C9F89A" w14:textId="04C8866B" w:rsidR="00F34E0E" w:rsidRDefault="00421029">
          <w:pPr>
            <w:pStyle w:val="TOC2"/>
            <w:tabs>
              <w:tab w:val="right" w:leader="dot" w:pos="9350"/>
            </w:tabs>
            <w:rPr>
              <w:rFonts w:eastAsiaTheme="minorEastAsia"/>
              <w:noProof/>
            </w:rPr>
          </w:pPr>
          <w:hyperlink w:anchor="_Toc95985071" w:history="1">
            <w:r w:rsidR="00F34E0E" w:rsidRPr="004A6891">
              <w:rPr>
                <w:rStyle w:val="Hyperlink"/>
                <w:noProof/>
              </w:rPr>
              <w:t>Using PEST to determine HBV parameter values</w:t>
            </w:r>
            <w:r w:rsidR="00F34E0E">
              <w:rPr>
                <w:noProof/>
                <w:webHidden/>
              </w:rPr>
              <w:tab/>
            </w:r>
            <w:r w:rsidR="00F34E0E">
              <w:rPr>
                <w:noProof/>
                <w:webHidden/>
              </w:rPr>
              <w:fldChar w:fldCharType="begin"/>
            </w:r>
            <w:r w:rsidR="00F34E0E">
              <w:rPr>
                <w:noProof/>
                <w:webHidden/>
              </w:rPr>
              <w:instrText xml:space="preserve"> PAGEREF _Toc95985071 \h </w:instrText>
            </w:r>
            <w:r w:rsidR="00F34E0E">
              <w:rPr>
                <w:noProof/>
                <w:webHidden/>
              </w:rPr>
            </w:r>
            <w:r w:rsidR="00F34E0E">
              <w:rPr>
                <w:noProof/>
                <w:webHidden/>
              </w:rPr>
              <w:fldChar w:fldCharType="separate"/>
            </w:r>
            <w:r w:rsidR="00F34E0E">
              <w:rPr>
                <w:noProof/>
                <w:webHidden/>
              </w:rPr>
              <w:t>42</w:t>
            </w:r>
            <w:r w:rsidR="00F34E0E">
              <w:rPr>
                <w:noProof/>
                <w:webHidden/>
              </w:rPr>
              <w:fldChar w:fldCharType="end"/>
            </w:r>
          </w:hyperlink>
        </w:p>
        <w:p w14:paraId="5F52DF58" w14:textId="2C6DFC54" w:rsidR="00F34E0E" w:rsidRDefault="00421029">
          <w:pPr>
            <w:pStyle w:val="TOC2"/>
            <w:tabs>
              <w:tab w:val="right" w:leader="dot" w:pos="9350"/>
            </w:tabs>
            <w:rPr>
              <w:rFonts w:eastAsiaTheme="minorEastAsia"/>
              <w:noProof/>
            </w:rPr>
          </w:pPr>
          <w:hyperlink w:anchor="_Toc95985072" w:history="1">
            <w:r w:rsidR="00F34E0E" w:rsidRPr="004A6891">
              <w:rPr>
                <w:rStyle w:val="Hyperlink"/>
                <w:noProof/>
              </w:rPr>
              <w:t>Calibrating streamflows using stream gage measurements</w:t>
            </w:r>
            <w:r w:rsidR="00F34E0E">
              <w:rPr>
                <w:noProof/>
                <w:webHidden/>
              </w:rPr>
              <w:tab/>
            </w:r>
            <w:r w:rsidR="00F34E0E">
              <w:rPr>
                <w:noProof/>
                <w:webHidden/>
              </w:rPr>
              <w:fldChar w:fldCharType="begin"/>
            </w:r>
            <w:r w:rsidR="00F34E0E">
              <w:rPr>
                <w:noProof/>
                <w:webHidden/>
              </w:rPr>
              <w:instrText xml:space="preserve"> PAGEREF _Toc95985072 \h </w:instrText>
            </w:r>
            <w:r w:rsidR="00F34E0E">
              <w:rPr>
                <w:noProof/>
                <w:webHidden/>
              </w:rPr>
            </w:r>
            <w:r w:rsidR="00F34E0E">
              <w:rPr>
                <w:noProof/>
                <w:webHidden/>
              </w:rPr>
              <w:fldChar w:fldCharType="separate"/>
            </w:r>
            <w:r w:rsidR="00F34E0E">
              <w:rPr>
                <w:noProof/>
                <w:webHidden/>
              </w:rPr>
              <w:t>42</w:t>
            </w:r>
            <w:r w:rsidR="00F34E0E">
              <w:rPr>
                <w:noProof/>
                <w:webHidden/>
              </w:rPr>
              <w:fldChar w:fldCharType="end"/>
            </w:r>
          </w:hyperlink>
        </w:p>
        <w:p w14:paraId="094F240A" w14:textId="080E9330" w:rsidR="00F34E0E" w:rsidRDefault="00421029">
          <w:pPr>
            <w:pStyle w:val="TOC2"/>
            <w:tabs>
              <w:tab w:val="right" w:leader="dot" w:pos="9350"/>
            </w:tabs>
            <w:rPr>
              <w:rFonts w:eastAsiaTheme="minorEastAsia"/>
              <w:noProof/>
            </w:rPr>
          </w:pPr>
          <w:hyperlink w:anchor="_Toc95985073" w:history="1">
            <w:r w:rsidR="00F34E0E" w:rsidRPr="004A6891">
              <w:rPr>
                <w:rStyle w:val="Hyperlink"/>
                <w:noProof/>
              </w:rPr>
              <w:t>Calibrating stream temperatures</w:t>
            </w:r>
            <w:r w:rsidR="00F34E0E">
              <w:rPr>
                <w:noProof/>
                <w:webHidden/>
              </w:rPr>
              <w:tab/>
            </w:r>
            <w:r w:rsidR="00F34E0E">
              <w:rPr>
                <w:noProof/>
                <w:webHidden/>
              </w:rPr>
              <w:fldChar w:fldCharType="begin"/>
            </w:r>
            <w:r w:rsidR="00F34E0E">
              <w:rPr>
                <w:noProof/>
                <w:webHidden/>
              </w:rPr>
              <w:instrText xml:space="preserve"> PAGEREF _Toc95985073 \h </w:instrText>
            </w:r>
            <w:r w:rsidR="00F34E0E">
              <w:rPr>
                <w:noProof/>
                <w:webHidden/>
              </w:rPr>
            </w:r>
            <w:r w:rsidR="00F34E0E">
              <w:rPr>
                <w:noProof/>
                <w:webHidden/>
              </w:rPr>
              <w:fldChar w:fldCharType="separate"/>
            </w:r>
            <w:r w:rsidR="00F34E0E">
              <w:rPr>
                <w:noProof/>
                <w:webHidden/>
              </w:rPr>
              <w:t>43</w:t>
            </w:r>
            <w:r w:rsidR="00F34E0E">
              <w:rPr>
                <w:noProof/>
                <w:webHidden/>
              </w:rPr>
              <w:fldChar w:fldCharType="end"/>
            </w:r>
          </w:hyperlink>
        </w:p>
        <w:p w14:paraId="3C26563F" w14:textId="2D8AFD51" w:rsidR="00F34E0E" w:rsidRDefault="00421029">
          <w:pPr>
            <w:pStyle w:val="TOC1"/>
            <w:tabs>
              <w:tab w:val="right" w:leader="dot" w:pos="9350"/>
            </w:tabs>
            <w:rPr>
              <w:rFonts w:eastAsiaTheme="minorEastAsia"/>
              <w:noProof/>
            </w:rPr>
          </w:pPr>
          <w:hyperlink w:anchor="_Toc95985074" w:history="1">
            <w:r w:rsidR="00F34E0E" w:rsidRPr="004A6891">
              <w:rPr>
                <w:rStyle w:val="Hyperlink"/>
                <w:noProof/>
              </w:rPr>
              <w:t>North Santiam study area</w:t>
            </w:r>
            <w:r w:rsidR="00F34E0E">
              <w:rPr>
                <w:noProof/>
                <w:webHidden/>
              </w:rPr>
              <w:tab/>
            </w:r>
            <w:r w:rsidR="00F34E0E">
              <w:rPr>
                <w:noProof/>
                <w:webHidden/>
              </w:rPr>
              <w:fldChar w:fldCharType="begin"/>
            </w:r>
            <w:r w:rsidR="00F34E0E">
              <w:rPr>
                <w:noProof/>
                <w:webHidden/>
              </w:rPr>
              <w:instrText xml:space="preserve"> PAGEREF _Toc95985074 \h </w:instrText>
            </w:r>
            <w:r w:rsidR="00F34E0E">
              <w:rPr>
                <w:noProof/>
                <w:webHidden/>
              </w:rPr>
            </w:r>
            <w:r w:rsidR="00F34E0E">
              <w:rPr>
                <w:noProof/>
                <w:webHidden/>
              </w:rPr>
              <w:fldChar w:fldCharType="separate"/>
            </w:r>
            <w:r w:rsidR="00F34E0E">
              <w:rPr>
                <w:noProof/>
                <w:webHidden/>
              </w:rPr>
              <w:t>44</w:t>
            </w:r>
            <w:r w:rsidR="00F34E0E">
              <w:rPr>
                <w:noProof/>
                <w:webHidden/>
              </w:rPr>
              <w:fldChar w:fldCharType="end"/>
            </w:r>
          </w:hyperlink>
        </w:p>
        <w:p w14:paraId="25C774B9" w14:textId="00F30533" w:rsidR="00F34E0E" w:rsidRDefault="00421029">
          <w:pPr>
            <w:pStyle w:val="TOC2"/>
            <w:tabs>
              <w:tab w:val="right" w:leader="dot" w:pos="9350"/>
            </w:tabs>
            <w:rPr>
              <w:rFonts w:eastAsiaTheme="minorEastAsia"/>
              <w:noProof/>
            </w:rPr>
          </w:pPr>
          <w:hyperlink w:anchor="_Toc95985075" w:history="1">
            <w:r w:rsidR="00F34E0E" w:rsidRPr="004A6891">
              <w:rPr>
                <w:rStyle w:val="Hyperlink"/>
                <w:rFonts w:eastAsia="Times New Roman"/>
                <w:noProof/>
              </w:rPr>
              <w:t>Instream water rights</w:t>
            </w:r>
            <w:r w:rsidR="00F34E0E">
              <w:rPr>
                <w:noProof/>
                <w:webHidden/>
              </w:rPr>
              <w:tab/>
            </w:r>
            <w:r w:rsidR="00F34E0E">
              <w:rPr>
                <w:noProof/>
                <w:webHidden/>
              </w:rPr>
              <w:fldChar w:fldCharType="begin"/>
            </w:r>
            <w:r w:rsidR="00F34E0E">
              <w:rPr>
                <w:noProof/>
                <w:webHidden/>
              </w:rPr>
              <w:instrText xml:space="preserve"> PAGEREF _Toc95985075 \h </w:instrText>
            </w:r>
            <w:r w:rsidR="00F34E0E">
              <w:rPr>
                <w:noProof/>
                <w:webHidden/>
              </w:rPr>
            </w:r>
            <w:r w:rsidR="00F34E0E">
              <w:rPr>
                <w:noProof/>
                <w:webHidden/>
              </w:rPr>
              <w:fldChar w:fldCharType="separate"/>
            </w:r>
            <w:r w:rsidR="00F34E0E">
              <w:rPr>
                <w:noProof/>
                <w:webHidden/>
              </w:rPr>
              <w:t>44</w:t>
            </w:r>
            <w:r w:rsidR="00F34E0E">
              <w:rPr>
                <w:noProof/>
                <w:webHidden/>
              </w:rPr>
              <w:fldChar w:fldCharType="end"/>
            </w:r>
          </w:hyperlink>
        </w:p>
        <w:p w14:paraId="6FD59BC5" w14:textId="14FD86CF" w:rsidR="00F34E0E" w:rsidRDefault="00421029">
          <w:pPr>
            <w:pStyle w:val="TOC2"/>
            <w:tabs>
              <w:tab w:val="right" w:leader="dot" w:pos="9350"/>
            </w:tabs>
            <w:rPr>
              <w:rFonts w:eastAsiaTheme="minorEastAsia"/>
              <w:noProof/>
            </w:rPr>
          </w:pPr>
          <w:hyperlink w:anchor="_Toc95985076" w:history="1">
            <w:r w:rsidR="00F34E0E" w:rsidRPr="004A6891">
              <w:rPr>
                <w:rStyle w:val="Hyperlink"/>
                <w:noProof/>
              </w:rPr>
              <w:t>Municipal water rights</w:t>
            </w:r>
            <w:r w:rsidR="00F34E0E">
              <w:rPr>
                <w:noProof/>
                <w:webHidden/>
              </w:rPr>
              <w:tab/>
            </w:r>
            <w:r w:rsidR="00F34E0E">
              <w:rPr>
                <w:noProof/>
                <w:webHidden/>
              </w:rPr>
              <w:fldChar w:fldCharType="begin"/>
            </w:r>
            <w:r w:rsidR="00F34E0E">
              <w:rPr>
                <w:noProof/>
                <w:webHidden/>
              </w:rPr>
              <w:instrText xml:space="preserve"> PAGEREF _Toc95985076 \h </w:instrText>
            </w:r>
            <w:r w:rsidR="00F34E0E">
              <w:rPr>
                <w:noProof/>
                <w:webHidden/>
              </w:rPr>
            </w:r>
            <w:r w:rsidR="00F34E0E">
              <w:rPr>
                <w:noProof/>
                <w:webHidden/>
              </w:rPr>
              <w:fldChar w:fldCharType="separate"/>
            </w:r>
            <w:r w:rsidR="00F34E0E">
              <w:rPr>
                <w:noProof/>
                <w:webHidden/>
              </w:rPr>
              <w:t>45</w:t>
            </w:r>
            <w:r w:rsidR="00F34E0E">
              <w:rPr>
                <w:noProof/>
                <w:webHidden/>
              </w:rPr>
              <w:fldChar w:fldCharType="end"/>
            </w:r>
          </w:hyperlink>
        </w:p>
        <w:p w14:paraId="70C5C81A" w14:textId="5E0753FC" w:rsidR="00F34E0E" w:rsidRDefault="00421029">
          <w:pPr>
            <w:pStyle w:val="TOC2"/>
            <w:tabs>
              <w:tab w:val="right" w:leader="dot" w:pos="9350"/>
            </w:tabs>
            <w:rPr>
              <w:rFonts w:eastAsiaTheme="minorEastAsia"/>
              <w:noProof/>
            </w:rPr>
          </w:pPr>
          <w:hyperlink w:anchor="_Toc95985077" w:history="1">
            <w:r w:rsidR="00F34E0E" w:rsidRPr="004A6891">
              <w:rPr>
                <w:rStyle w:val="Hyperlink"/>
                <w:noProof/>
              </w:rPr>
              <w:t>Reality check</w:t>
            </w:r>
            <w:r w:rsidR="00F34E0E">
              <w:rPr>
                <w:noProof/>
                <w:webHidden/>
              </w:rPr>
              <w:tab/>
            </w:r>
            <w:r w:rsidR="00F34E0E">
              <w:rPr>
                <w:noProof/>
                <w:webHidden/>
              </w:rPr>
              <w:fldChar w:fldCharType="begin"/>
            </w:r>
            <w:r w:rsidR="00F34E0E">
              <w:rPr>
                <w:noProof/>
                <w:webHidden/>
              </w:rPr>
              <w:instrText xml:space="preserve"> PAGEREF _Toc95985077 \h </w:instrText>
            </w:r>
            <w:r w:rsidR="00F34E0E">
              <w:rPr>
                <w:noProof/>
                <w:webHidden/>
              </w:rPr>
            </w:r>
            <w:r w:rsidR="00F34E0E">
              <w:rPr>
                <w:noProof/>
                <w:webHidden/>
              </w:rPr>
              <w:fldChar w:fldCharType="separate"/>
            </w:r>
            <w:r w:rsidR="00F34E0E">
              <w:rPr>
                <w:noProof/>
                <w:webHidden/>
              </w:rPr>
              <w:t>45</w:t>
            </w:r>
            <w:r w:rsidR="00F34E0E">
              <w:rPr>
                <w:noProof/>
                <w:webHidden/>
              </w:rPr>
              <w:fldChar w:fldCharType="end"/>
            </w:r>
          </w:hyperlink>
        </w:p>
        <w:p w14:paraId="6E9A913E" w14:textId="432B283F" w:rsidR="00F34E0E" w:rsidRDefault="00421029">
          <w:pPr>
            <w:pStyle w:val="TOC2"/>
            <w:tabs>
              <w:tab w:val="right" w:leader="dot" w:pos="9350"/>
            </w:tabs>
            <w:rPr>
              <w:rFonts w:eastAsiaTheme="minorEastAsia"/>
              <w:noProof/>
            </w:rPr>
          </w:pPr>
          <w:hyperlink w:anchor="_Toc95985078" w:history="1">
            <w:r w:rsidR="00F34E0E" w:rsidRPr="004A6891">
              <w:rPr>
                <w:rStyle w:val="Hyperlink"/>
                <w:noProof/>
              </w:rPr>
              <w:t>Inflows from springs</w:t>
            </w:r>
            <w:r w:rsidR="00F34E0E">
              <w:rPr>
                <w:noProof/>
                <w:webHidden/>
              </w:rPr>
              <w:tab/>
            </w:r>
            <w:r w:rsidR="00F34E0E">
              <w:rPr>
                <w:noProof/>
                <w:webHidden/>
              </w:rPr>
              <w:fldChar w:fldCharType="begin"/>
            </w:r>
            <w:r w:rsidR="00F34E0E">
              <w:rPr>
                <w:noProof/>
                <w:webHidden/>
              </w:rPr>
              <w:instrText xml:space="preserve"> PAGEREF _Toc95985078 \h </w:instrText>
            </w:r>
            <w:r w:rsidR="00F34E0E">
              <w:rPr>
                <w:noProof/>
                <w:webHidden/>
              </w:rPr>
            </w:r>
            <w:r w:rsidR="00F34E0E">
              <w:rPr>
                <w:noProof/>
                <w:webHidden/>
              </w:rPr>
              <w:fldChar w:fldCharType="separate"/>
            </w:r>
            <w:r w:rsidR="00F34E0E">
              <w:rPr>
                <w:noProof/>
                <w:webHidden/>
              </w:rPr>
              <w:t>47</w:t>
            </w:r>
            <w:r w:rsidR="00F34E0E">
              <w:rPr>
                <w:noProof/>
                <w:webHidden/>
              </w:rPr>
              <w:fldChar w:fldCharType="end"/>
            </w:r>
          </w:hyperlink>
        </w:p>
        <w:p w14:paraId="3AC2E4D8" w14:textId="3CA7E1C5" w:rsidR="00F34E0E" w:rsidRDefault="00421029">
          <w:pPr>
            <w:pStyle w:val="TOC2"/>
            <w:tabs>
              <w:tab w:val="right" w:leader="dot" w:pos="9350"/>
            </w:tabs>
            <w:rPr>
              <w:rFonts w:eastAsiaTheme="minorEastAsia"/>
              <w:noProof/>
            </w:rPr>
          </w:pPr>
          <w:hyperlink w:anchor="_Toc95985079" w:history="1">
            <w:r w:rsidR="00F34E0E" w:rsidRPr="004A6891">
              <w:rPr>
                <w:rStyle w:val="Hyperlink"/>
                <w:noProof/>
              </w:rPr>
              <w:t>Calibration and simulation skill</w:t>
            </w:r>
            <w:r w:rsidR="00F34E0E">
              <w:rPr>
                <w:noProof/>
                <w:webHidden/>
              </w:rPr>
              <w:tab/>
            </w:r>
            <w:r w:rsidR="00F34E0E">
              <w:rPr>
                <w:noProof/>
                <w:webHidden/>
              </w:rPr>
              <w:fldChar w:fldCharType="begin"/>
            </w:r>
            <w:r w:rsidR="00F34E0E">
              <w:rPr>
                <w:noProof/>
                <w:webHidden/>
              </w:rPr>
              <w:instrText xml:space="preserve"> PAGEREF _Toc95985079 \h </w:instrText>
            </w:r>
            <w:r w:rsidR="00F34E0E">
              <w:rPr>
                <w:noProof/>
                <w:webHidden/>
              </w:rPr>
            </w:r>
            <w:r w:rsidR="00F34E0E">
              <w:rPr>
                <w:noProof/>
                <w:webHidden/>
              </w:rPr>
              <w:fldChar w:fldCharType="separate"/>
            </w:r>
            <w:r w:rsidR="00F34E0E">
              <w:rPr>
                <w:noProof/>
                <w:webHidden/>
              </w:rPr>
              <w:t>47</w:t>
            </w:r>
            <w:r w:rsidR="00F34E0E">
              <w:rPr>
                <w:noProof/>
                <w:webHidden/>
              </w:rPr>
              <w:fldChar w:fldCharType="end"/>
            </w:r>
          </w:hyperlink>
        </w:p>
        <w:p w14:paraId="61D20CE8" w14:textId="581EB951" w:rsidR="00F34E0E" w:rsidRDefault="00421029">
          <w:pPr>
            <w:pStyle w:val="TOC2"/>
            <w:tabs>
              <w:tab w:val="right" w:leader="dot" w:pos="9350"/>
            </w:tabs>
            <w:rPr>
              <w:rFonts w:eastAsiaTheme="minorEastAsia"/>
              <w:noProof/>
            </w:rPr>
          </w:pPr>
          <w:hyperlink w:anchor="_Toc95985080" w:history="1">
            <w:r w:rsidR="00F34E0E" w:rsidRPr="004A6891">
              <w:rPr>
                <w:rStyle w:val="Hyperlink"/>
                <w:noProof/>
              </w:rPr>
              <w:t>Analysis of tuning knob values and locations where the model has low skill</w:t>
            </w:r>
            <w:r w:rsidR="00F34E0E">
              <w:rPr>
                <w:noProof/>
                <w:webHidden/>
              </w:rPr>
              <w:tab/>
            </w:r>
            <w:r w:rsidR="00F34E0E">
              <w:rPr>
                <w:noProof/>
                <w:webHidden/>
              </w:rPr>
              <w:fldChar w:fldCharType="begin"/>
            </w:r>
            <w:r w:rsidR="00F34E0E">
              <w:rPr>
                <w:noProof/>
                <w:webHidden/>
              </w:rPr>
              <w:instrText xml:space="preserve"> PAGEREF _Toc95985080 \h </w:instrText>
            </w:r>
            <w:r w:rsidR="00F34E0E">
              <w:rPr>
                <w:noProof/>
                <w:webHidden/>
              </w:rPr>
            </w:r>
            <w:r w:rsidR="00F34E0E">
              <w:rPr>
                <w:noProof/>
                <w:webHidden/>
              </w:rPr>
              <w:fldChar w:fldCharType="separate"/>
            </w:r>
            <w:r w:rsidR="00F34E0E">
              <w:rPr>
                <w:noProof/>
                <w:webHidden/>
              </w:rPr>
              <w:t>50</w:t>
            </w:r>
            <w:r w:rsidR="00F34E0E">
              <w:rPr>
                <w:noProof/>
                <w:webHidden/>
              </w:rPr>
              <w:fldChar w:fldCharType="end"/>
            </w:r>
          </w:hyperlink>
        </w:p>
        <w:p w14:paraId="52460356" w14:textId="76914A46" w:rsidR="00F34E0E" w:rsidRDefault="00421029">
          <w:pPr>
            <w:pStyle w:val="TOC2"/>
            <w:tabs>
              <w:tab w:val="right" w:leader="dot" w:pos="9350"/>
            </w:tabs>
            <w:rPr>
              <w:rFonts w:eastAsiaTheme="minorEastAsia"/>
              <w:noProof/>
            </w:rPr>
          </w:pPr>
          <w:hyperlink w:anchor="_Toc95985081" w:history="1">
            <w:r w:rsidR="00F34E0E" w:rsidRPr="004A6891">
              <w:rPr>
                <w:rStyle w:val="Hyperlink"/>
                <w:noProof/>
              </w:rPr>
              <w:t>Simulated North Santiam basin water budget and thermal energy budget</w:t>
            </w:r>
            <w:r w:rsidR="00F34E0E">
              <w:rPr>
                <w:noProof/>
                <w:webHidden/>
              </w:rPr>
              <w:tab/>
            </w:r>
            <w:r w:rsidR="00F34E0E">
              <w:rPr>
                <w:noProof/>
                <w:webHidden/>
              </w:rPr>
              <w:fldChar w:fldCharType="begin"/>
            </w:r>
            <w:r w:rsidR="00F34E0E">
              <w:rPr>
                <w:noProof/>
                <w:webHidden/>
              </w:rPr>
              <w:instrText xml:space="preserve"> PAGEREF _Toc95985081 \h </w:instrText>
            </w:r>
            <w:r w:rsidR="00F34E0E">
              <w:rPr>
                <w:noProof/>
                <w:webHidden/>
              </w:rPr>
            </w:r>
            <w:r w:rsidR="00F34E0E">
              <w:rPr>
                <w:noProof/>
                <w:webHidden/>
              </w:rPr>
              <w:fldChar w:fldCharType="separate"/>
            </w:r>
            <w:r w:rsidR="00F34E0E">
              <w:rPr>
                <w:noProof/>
                <w:webHidden/>
              </w:rPr>
              <w:t>50</w:t>
            </w:r>
            <w:r w:rsidR="00F34E0E">
              <w:rPr>
                <w:noProof/>
                <w:webHidden/>
              </w:rPr>
              <w:fldChar w:fldCharType="end"/>
            </w:r>
          </w:hyperlink>
        </w:p>
        <w:p w14:paraId="62FAD906" w14:textId="28724F09" w:rsidR="00F34E0E" w:rsidRDefault="00421029">
          <w:pPr>
            <w:pStyle w:val="TOC1"/>
            <w:tabs>
              <w:tab w:val="right" w:leader="dot" w:pos="9350"/>
            </w:tabs>
            <w:rPr>
              <w:rFonts w:eastAsiaTheme="minorEastAsia"/>
              <w:noProof/>
            </w:rPr>
          </w:pPr>
          <w:hyperlink w:anchor="_Toc95985082" w:history="1">
            <w:r w:rsidR="00F34E0E" w:rsidRPr="004A6891">
              <w:rPr>
                <w:rStyle w:val="Hyperlink"/>
                <w:noProof/>
              </w:rPr>
              <w:t>McKenzie Basin Wetlands Study</w:t>
            </w:r>
            <w:r w:rsidR="00F34E0E">
              <w:rPr>
                <w:noProof/>
                <w:webHidden/>
              </w:rPr>
              <w:tab/>
            </w:r>
            <w:r w:rsidR="00F34E0E">
              <w:rPr>
                <w:noProof/>
                <w:webHidden/>
              </w:rPr>
              <w:fldChar w:fldCharType="begin"/>
            </w:r>
            <w:r w:rsidR="00F34E0E">
              <w:rPr>
                <w:noProof/>
                <w:webHidden/>
              </w:rPr>
              <w:instrText xml:space="preserve"> PAGEREF _Toc95985082 \h </w:instrText>
            </w:r>
            <w:r w:rsidR="00F34E0E">
              <w:rPr>
                <w:noProof/>
                <w:webHidden/>
              </w:rPr>
            </w:r>
            <w:r w:rsidR="00F34E0E">
              <w:rPr>
                <w:noProof/>
                <w:webHidden/>
              </w:rPr>
              <w:fldChar w:fldCharType="separate"/>
            </w:r>
            <w:r w:rsidR="00F34E0E">
              <w:rPr>
                <w:noProof/>
                <w:webHidden/>
              </w:rPr>
              <w:t>53</w:t>
            </w:r>
            <w:r w:rsidR="00F34E0E">
              <w:rPr>
                <w:noProof/>
                <w:webHidden/>
              </w:rPr>
              <w:fldChar w:fldCharType="end"/>
            </w:r>
          </w:hyperlink>
        </w:p>
        <w:p w14:paraId="4C64B2C4" w14:textId="3C03BB6D" w:rsidR="00F34E0E" w:rsidRDefault="00421029">
          <w:pPr>
            <w:pStyle w:val="TOC2"/>
            <w:tabs>
              <w:tab w:val="right" w:leader="dot" w:pos="9350"/>
            </w:tabs>
            <w:rPr>
              <w:rFonts w:eastAsiaTheme="minorEastAsia"/>
              <w:noProof/>
            </w:rPr>
          </w:pPr>
          <w:hyperlink w:anchor="_Toc95985083" w:history="1">
            <w:r w:rsidR="00F34E0E" w:rsidRPr="004A6891">
              <w:rPr>
                <w:rStyle w:val="Hyperlink"/>
                <w:noProof/>
              </w:rPr>
              <w:t>Project Overview</w:t>
            </w:r>
            <w:r w:rsidR="00F34E0E">
              <w:rPr>
                <w:noProof/>
                <w:webHidden/>
              </w:rPr>
              <w:tab/>
            </w:r>
            <w:r w:rsidR="00F34E0E">
              <w:rPr>
                <w:noProof/>
                <w:webHidden/>
              </w:rPr>
              <w:fldChar w:fldCharType="begin"/>
            </w:r>
            <w:r w:rsidR="00F34E0E">
              <w:rPr>
                <w:noProof/>
                <w:webHidden/>
              </w:rPr>
              <w:instrText xml:space="preserve"> PAGEREF _Toc95985083 \h </w:instrText>
            </w:r>
            <w:r w:rsidR="00F34E0E">
              <w:rPr>
                <w:noProof/>
                <w:webHidden/>
              </w:rPr>
            </w:r>
            <w:r w:rsidR="00F34E0E">
              <w:rPr>
                <w:noProof/>
                <w:webHidden/>
              </w:rPr>
              <w:fldChar w:fldCharType="separate"/>
            </w:r>
            <w:r w:rsidR="00F34E0E">
              <w:rPr>
                <w:noProof/>
                <w:webHidden/>
              </w:rPr>
              <w:t>53</w:t>
            </w:r>
            <w:r w:rsidR="00F34E0E">
              <w:rPr>
                <w:noProof/>
                <w:webHidden/>
              </w:rPr>
              <w:fldChar w:fldCharType="end"/>
            </w:r>
          </w:hyperlink>
        </w:p>
        <w:p w14:paraId="4E2ADF25" w14:textId="3B32A586" w:rsidR="00F34E0E" w:rsidRDefault="00421029">
          <w:pPr>
            <w:pStyle w:val="TOC2"/>
            <w:tabs>
              <w:tab w:val="right" w:leader="dot" w:pos="9350"/>
            </w:tabs>
            <w:rPr>
              <w:rFonts w:eastAsiaTheme="minorEastAsia"/>
              <w:noProof/>
            </w:rPr>
          </w:pPr>
          <w:hyperlink w:anchor="_Toc95985084" w:history="1">
            <w:r w:rsidR="00F34E0E" w:rsidRPr="004A6891">
              <w:rPr>
                <w:rStyle w:val="Hyperlink"/>
                <w:noProof/>
              </w:rPr>
              <w:t>Model and Simulation Overview</w:t>
            </w:r>
            <w:r w:rsidR="00F34E0E">
              <w:rPr>
                <w:noProof/>
                <w:webHidden/>
              </w:rPr>
              <w:tab/>
            </w:r>
            <w:r w:rsidR="00F34E0E">
              <w:rPr>
                <w:noProof/>
                <w:webHidden/>
              </w:rPr>
              <w:fldChar w:fldCharType="begin"/>
            </w:r>
            <w:r w:rsidR="00F34E0E">
              <w:rPr>
                <w:noProof/>
                <w:webHidden/>
              </w:rPr>
              <w:instrText xml:space="preserve"> PAGEREF _Toc95985084 \h </w:instrText>
            </w:r>
            <w:r w:rsidR="00F34E0E">
              <w:rPr>
                <w:noProof/>
                <w:webHidden/>
              </w:rPr>
            </w:r>
            <w:r w:rsidR="00F34E0E">
              <w:rPr>
                <w:noProof/>
                <w:webHidden/>
              </w:rPr>
              <w:fldChar w:fldCharType="separate"/>
            </w:r>
            <w:r w:rsidR="00F34E0E">
              <w:rPr>
                <w:noProof/>
                <w:webHidden/>
              </w:rPr>
              <w:t>55</w:t>
            </w:r>
            <w:r w:rsidR="00F34E0E">
              <w:rPr>
                <w:noProof/>
                <w:webHidden/>
              </w:rPr>
              <w:fldChar w:fldCharType="end"/>
            </w:r>
          </w:hyperlink>
        </w:p>
        <w:p w14:paraId="5DBF7564" w14:textId="4B017C19" w:rsidR="00F34E0E" w:rsidRDefault="00421029">
          <w:pPr>
            <w:pStyle w:val="TOC2"/>
            <w:tabs>
              <w:tab w:val="right" w:leader="dot" w:pos="9350"/>
            </w:tabs>
            <w:rPr>
              <w:rFonts w:eastAsiaTheme="minorEastAsia"/>
              <w:noProof/>
            </w:rPr>
          </w:pPr>
          <w:hyperlink w:anchor="_Toc95985085" w:history="1">
            <w:r w:rsidR="00F34E0E" w:rsidRPr="004A6891">
              <w:rPr>
                <w:rStyle w:val="Hyperlink"/>
                <w:noProof/>
              </w:rPr>
              <w:t>McKenzie wetlands in the initial versions of the IDU, HRU, and Reach data layers</w:t>
            </w:r>
            <w:r w:rsidR="00F34E0E">
              <w:rPr>
                <w:noProof/>
                <w:webHidden/>
              </w:rPr>
              <w:tab/>
            </w:r>
            <w:r w:rsidR="00F34E0E">
              <w:rPr>
                <w:noProof/>
                <w:webHidden/>
              </w:rPr>
              <w:fldChar w:fldCharType="begin"/>
            </w:r>
            <w:r w:rsidR="00F34E0E">
              <w:rPr>
                <w:noProof/>
                <w:webHidden/>
              </w:rPr>
              <w:instrText xml:space="preserve"> PAGEREF _Toc95985085 \h </w:instrText>
            </w:r>
            <w:r w:rsidR="00F34E0E">
              <w:rPr>
                <w:noProof/>
                <w:webHidden/>
              </w:rPr>
            </w:r>
            <w:r w:rsidR="00F34E0E">
              <w:rPr>
                <w:noProof/>
                <w:webHidden/>
              </w:rPr>
              <w:fldChar w:fldCharType="separate"/>
            </w:r>
            <w:r w:rsidR="00F34E0E">
              <w:rPr>
                <w:noProof/>
                <w:webHidden/>
              </w:rPr>
              <w:t>56</w:t>
            </w:r>
            <w:r w:rsidR="00F34E0E">
              <w:rPr>
                <w:noProof/>
                <w:webHidden/>
              </w:rPr>
              <w:fldChar w:fldCharType="end"/>
            </w:r>
          </w:hyperlink>
        </w:p>
        <w:p w14:paraId="15076D33" w14:textId="6483A34B" w:rsidR="00F34E0E" w:rsidRDefault="00421029">
          <w:pPr>
            <w:pStyle w:val="TOC2"/>
            <w:tabs>
              <w:tab w:val="right" w:leader="dot" w:pos="9350"/>
            </w:tabs>
            <w:rPr>
              <w:rFonts w:eastAsiaTheme="minorEastAsia"/>
              <w:noProof/>
            </w:rPr>
          </w:pPr>
          <w:hyperlink w:anchor="_Toc95985086" w:history="1">
            <w:r w:rsidR="00F34E0E" w:rsidRPr="004A6891">
              <w:rPr>
                <w:rStyle w:val="Hyperlink"/>
                <w:noProof/>
              </w:rPr>
              <w:t>Data changes for better representation of wetlands</w:t>
            </w:r>
            <w:r w:rsidR="00F34E0E">
              <w:rPr>
                <w:noProof/>
                <w:webHidden/>
              </w:rPr>
              <w:tab/>
            </w:r>
            <w:r w:rsidR="00F34E0E">
              <w:rPr>
                <w:noProof/>
                <w:webHidden/>
              </w:rPr>
              <w:fldChar w:fldCharType="begin"/>
            </w:r>
            <w:r w:rsidR="00F34E0E">
              <w:rPr>
                <w:noProof/>
                <w:webHidden/>
              </w:rPr>
              <w:instrText xml:space="preserve"> PAGEREF _Toc95985086 \h </w:instrText>
            </w:r>
            <w:r w:rsidR="00F34E0E">
              <w:rPr>
                <w:noProof/>
                <w:webHidden/>
              </w:rPr>
            </w:r>
            <w:r w:rsidR="00F34E0E">
              <w:rPr>
                <w:noProof/>
                <w:webHidden/>
              </w:rPr>
              <w:fldChar w:fldCharType="separate"/>
            </w:r>
            <w:r w:rsidR="00F34E0E">
              <w:rPr>
                <w:noProof/>
                <w:webHidden/>
              </w:rPr>
              <w:t>56</w:t>
            </w:r>
            <w:r w:rsidR="00F34E0E">
              <w:rPr>
                <w:noProof/>
                <w:webHidden/>
              </w:rPr>
              <w:fldChar w:fldCharType="end"/>
            </w:r>
          </w:hyperlink>
        </w:p>
        <w:p w14:paraId="58F4F845" w14:textId="6F8AE4AB" w:rsidR="00F34E0E" w:rsidRDefault="00421029">
          <w:pPr>
            <w:pStyle w:val="TOC2"/>
            <w:tabs>
              <w:tab w:val="right" w:leader="dot" w:pos="9350"/>
            </w:tabs>
            <w:rPr>
              <w:rFonts w:eastAsiaTheme="minorEastAsia"/>
              <w:noProof/>
            </w:rPr>
          </w:pPr>
          <w:hyperlink w:anchor="_Toc95985087" w:history="1">
            <w:r w:rsidR="00F34E0E" w:rsidRPr="004A6891">
              <w:rPr>
                <w:rStyle w:val="Hyperlink"/>
                <w:noProof/>
              </w:rPr>
              <w:t>Projection, Calendar, and Units</w:t>
            </w:r>
            <w:r w:rsidR="00F34E0E">
              <w:rPr>
                <w:noProof/>
                <w:webHidden/>
              </w:rPr>
              <w:tab/>
            </w:r>
            <w:r w:rsidR="00F34E0E">
              <w:rPr>
                <w:noProof/>
                <w:webHidden/>
              </w:rPr>
              <w:fldChar w:fldCharType="begin"/>
            </w:r>
            <w:r w:rsidR="00F34E0E">
              <w:rPr>
                <w:noProof/>
                <w:webHidden/>
              </w:rPr>
              <w:instrText xml:space="preserve"> PAGEREF _Toc95985087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48E5587E" w14:textId="0D5C02A8" w:rsidR="00F34E0E" w:rsidRDefault="00421029">
          <w:pPr>
            <w:pStyle w:val="TOC2"/>
            <w:tabs>
              <w:tab w:val="right" w:leader="dot" w:pos="9350"/>
            </w:tabs>
            <w:rPr>
              <w:rFonts w:eastAsiaTheme="minorEastAsia"/>
              <w:noProof/>
            </w:rPr>
          </w:pPr>
          <w:hyperlink w:anchor="_Toc95985088" w:history="1">
            <w:r w:rsidR="00F34E0E" w:rsidRPr="004A6891">
              <w:rPr>
                <w:rStyle w:val="Hyperlink"/>
                <w:noProof/>
              </w:rPr>
              <w:t>Simulation of changes in wetlands over time</w:t>
            </w:r>
            <w:r w:rsidR="00F34E0E">
              <w:rPr>
                <w:noProof/>
                <w:webHidden/>
              </w:rPr>
              <w:tab/>
            </w:r>
            <w:r w:rsidR="00F34E0E">
              <w:rPr>
                <w:noProof/>
                <w:webHidden/>
              </w:rPr>
              <w:fldChar w:fldCharType="begin"/>
            </w:r>
            <w:r w:rsidR="00F34E0E">
              <w:rPr>
                <w:noProof/>
                <w:webHidden/>
              </w:rPr>
              <w:instrText xml:space="preserve"> PAGEREF _Toc95985088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2180A30E" w14:textId="6BBFB8A1" w:rsidR="00F34E0E" w:rsidRDefault="00421029">
          <w:pPr>
            <w:pStyle w:val="TOC2"/>
            <w:tabs>
              <w:tab w:val="right" w:leader="dot" w:pos="9350"/>
            </w:tabs>
            <w:rPr>
              <w:rFonts w:eastAsiaTheme="minorEastAsia"/>
              <w:noProof/>
            </w:rPr>
          </w:pPr>
          <w:hyperlink w:anchor="_Toc95985089" w:history="1">
            <w:r w:rsidR="00F34E0E" w:rsidRPr="004A6891">
              <w:rPr>
                <w:rStyle w:val="Hyperlink"/>
                <w:noProof/>
              </w:rPr>
              <w:t>How wetlands are represented in the model</w:t>
            </w:r>
            <w:r w:rsidR="00F34E0E">
              <w:rPr>
                <w:noProof/>
                <w:webHidden/>
              </w:rPr>
              <w:tab/>
            </w:r>
            <w:r w:rsidR="00F34E0E">
              <w:rPr>
                <w:noProof/>
                <w:webHidden/>
              </w:rPr>
              <w:fldChar w:fldCharType="begin"/>
            </w:r>
            <w:r w:rsidR="00F34E0E">
              <w:rPr>
                <w:noProof/>
                <w:webHidden/>
              </w:rPr>
              <w:instrText xml:space="preserve"> PAGEREF _Toc95985089 \h </w:instrText>
            </w:r>
            <w:r w:rsidR="00F34E0E">
              <w:rPr>
                <w:noProof/>
                <w:webHidden/>
              </w:rPr>
            </w:r>
            <w:r w:rsidR="00F34E0E">
              <w:rPr>
                <w:noProof/>
                <w:webHidden/>
              </w:rPr>
              <w:fldChar w:fldCharType="separate"/>
            </w:r>
            <w:r w:rsidR="00F34E0E">
              <w:rPr>
                <w:noProof/>
                <w:webHidden/>
              </w:rPr>
              <w:t>57</w:t>
            </w:r>
            <w:r w:rsidR="00F34E0E">
              <w:rPr>
                <w:noProof/>
                <w:webHidden/>
              </w:rPr>
              <w:fldChar w:fldCharType="end"/>
            </w:r>
          </w:hyperlink>
        </w:p>
        <w:p w14:paraId="5EFC1C49" w14:textId="0556BD04" w:rsidR="00F34E0E" w:rsidRDefault="00421029">
          <w:pPr>
            <w:pStyle w:val="TOC2"/>
            <w:tabs>
              <w:tab w:val="right" w:leader="dot" w:pos="9350"/>
            </w:tabs>
            <w:rPr>
              <w:rFonts w:eastAsiaTheme="minorEastAsia"/>
              <w:noProof/>
            </w:rPr>
          </w:pPr>
          <w:hyperlink w:anchor="_Toc95985090" w:history="1">
            <w:r w:rsidR="00F34E0E" w:rsidRPr="004A6891">
              <w:rPr>
                <w:rStyle w:val="Hyperlink"/>
                <w:noProof/>
              </w:rPr>
              <w:t>The Wetland class and Wetland objects in the C++ code</w:t>
            </w:r>
            <w:r w:rsidR="00F34E0E">
              <w:rPr>
                <w:noProof/>
                <w:webHidden/>
              </w:rPr>
              <w:tab/>
            </w:r>
            <w:r w:rsidR="00F34E0E">
              <w:rPr>
                <w:noProof/>
                <w:webHidden/>
              </w:rPr>
              <w:fldChar w:fldCharType="begin"/>
            </w:r>
            <w:r w:rsidR="00F34E0E">
              <w:rPr>
                <w:noProof/>
                <w:webHidden/>
              </w:rPr>
              <w:instrText xml:space="preserve"> PAGEREF _Toc95985090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08D6124F" w14:textId="2DA03D9C" w:rsidR="00F34E0E" w:rsidRDefault="00421029">
          <w:pPr>
            <w:pStyle w:val="TOC2"/>
            <w:tabs>
              <w:tab w:val="right" w:leader="dot" w:pos="9350"/>
            </w:tabs>
            <w:rPr>
              <w:rFonts w:eastAsiaTheme="minorEastAsia"/>
              <w:noProof/>
            </w:rPr>
          </w:pPr>
          <w:hyperlink w:anchor="_Toc95985091" w:history="1">
            <w:r w:rsidR="00F34E0E" w:rsidRPr="004A6891">
              <w:rPr>
                <w:rStyle w:val="Hyperlink"/>
                <w:noProof/>
              </w:rPr>
              <w:t>Topology of wetlands, HRUs, IDUs, and reaches</w:t>
            </w:r>
            <w:r w:rsidR="00F34E0E">
              <w:rPr>
                <w:noProof/>
                <w:webHidden/>
              </w:rPr>
              <w:tab/>
            </w:r>
            <w:r w:rsidR="00F34E0E">
              <w:rPr>
                <w:noProof/>
                <w:webHidden/>
              </w:rPr>
              <w:fldChar w:fldCharType="begin"/>
            </w:r>
            <w:r w:rsidR="00F34E0E">
              <w:rPr>
                <w:noProof/>
                <w:webHidden/>
              </w:rPr>
              <w:instrText xml:space="preserve"> PAGEREF _Toc95985091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178928DC" w14:textId="41E3614C" w:rsidR="00F34E0E" w:rsidRDefault="00421029">
          <w:pPr>
            <w:pStyle w:val="TOC2"/>
            <w:tabs>
              <w:tab w:val="right" w:leader="dot" w:pos="9350"/>
            </w:tabs>
            <w:rPr>
              <w:rFonts w:eastAsiaTheme="minorEastAsia"/>
              <w:noProof/>
            </w:rPr>
          </w:pPr>
          <w:hyperlink w:anchor="_Toc95985092" w:history="1">
            <w:r w:rsidR="00F34E0E" w:rsidRPr="004A6891">
              <w:rPr>
                <w:rStyle w:val="Hyperlink"/>
                <w:noProof/>
              </w:rPr>
              <w:t>Attributes of interest in the wetlands study</w:t>
            </w:r>
            <w:r w:rsidR="00F34E0E">
              <w:rPr>
                <w:noProof/>
                <w:webHidden/>
              </w:rPr>
              <w:tab/>
            </w:r>
            <w:r w:rsidR="00F34E0E">
              <w:rPr>
                <w:noProof/>
                <w:webHidden/>
              </w:rPr>
              <w:fldChar w:fldCharType="begin"/>
            </w:r>
            <w:r w:rsidR="00F34E0E">
              <w:rPr>
                <w:noProof/>
                <w:webHidden/>
              </w:rPr>
              <w:instrText xml:space="preserve"> PAGEREF _Toc95985092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03F13054" w14:textId="0282017E" w:rsidR="00F34E0E" w:rsidRDefault="00421029">
          <w:pPr>
            <w:pStyle w:val="TOC2"/>
            <w:tabs>
              <w:tab w:val="right" w:leader="dot" w:pos="9350"/>
            </w:tabs>
            <w:rPr>
              <w:rFonts w:eastAsiaTheme="minorEastAsia"/>
              <w:noProof/>
            </w:rPr>
          </w:pPr>
          <w:hyperlink w:anchor="_Toc95985093" w:history="1">
            <w:r w:rsidR="00F34E0E" w:rsidRPr="004A6891">
              <w:rPr>
                <w:rStyle w:val="Hyperlink"/>
                <w:noProof/>
              </w:rPr>
              <w:t>A WETNESS attribute</w:t>
            </w:r>
            <w:r w:rsidR="00F34E0E">
              <w:rPr>
                <w:noProof/>
                <w:webHidden/>
              </w:rPr>
              <w:tab/>
            </w:r>
            <w:r w:rsidR="00F34E0E">
              <w:rPr>
                <w:noProof/>
                <w:webHidden/>
              </w:rPr>
              <w:fldChar w:fldCharType="begin"/>
            </w:r>
            <w:r w:rsidR="00F34E0E">
              <w:rPr>
                <w:noProof/>
                <w:webHidden/>
              </w:rPr>
              <w:instrText xml:space="preserve"> PAGEREF _Toc95985093 \h </w:instrText>
            </w:r>
            <w:r w:rsidR="00F34E0E">
              <w:rPr>
                <w:noProof/>
                <w:webHidden/>
              </w:rPr>
            </w:r>
            <w:r w:rsidR="00F34E0E">
              <w:rPr>
                <w:noProof/>
                <w:webHidden/>
              </w:rPr>
              <w:fldChar w:fldCharType="separate"/>
            </w:r>
            <w:r w:rsidR="00F34E0E">
              <w:rPr>
                <w:noProof/>
                <w:webHidden/>
              </w:rPr>
              <w:t>59</w:t>
            </w:r>
            <w:r w:rsidR="00F34E0E">
              <w:rPr>
                <w:noProof/>
                <w:webHidden/>
              </w:rPr>
              <w:fldChar w:fldCharType="end"/>
            </w:r>
          </w:hyperlink>
        </w:p>
        <w:p w14:paraId="56D7C707" w14:textId="18C6023D" w:rsidR="00F34E0E" w:rsidRDefault="00421029">
          <w:pPr>
            <w:pStyle w:val="TOC2"/>
            <w:tabs>
              <w:tab w:val="right" w:leader="dot" w:pos="9350"/>
            </w:tabs>
            <w:rPr>
              <w:rFonts w:eastAsiaTheme="minorEastAsia"/>
              <w:noProof/>
            </w:rPr>
          </w:pPr>
          <w:hyperlink w:anchor="_Toc95985094" w:history="1">
            <w:r w:rsidR="00F34E0E" w:rsidRPr="004A6891">
              <w:rPr>
                <w:rStyle w:val="Hyperlink"/>
                <w:noProof/>
              </w:rPr>
              <w:t>Calculating the exchange of water between the wetland and the reach</w:t>
            </w:r>
            <w:r w:rsidR="00F34E0E">
              <w:rPr>
                <w:noProof/>
                <w:webHidden/>
              </w:rPr>
              <w:tab/>
            </w:r>
            <w:r w:rsidR="00F34E0E">
              <w:rPr>
                <w:noProof/>
                <w:webHidden/>
              </w:rPr>
              <w:fldChar w:fldCharType="begin"/>
            </w:r>
            <w:r w:rsidR="00F34E0E">
              <w:rPr>
                <w:noProof/>
                <w:webHidden/>
              </w:rPr>
              <w:instrText xml:space="preserve"> PAGEREF _Toc95985094 \h </w:instrText>
            </w:r>
            <w:r w:rsidR="00F34E0E">
              <w:rPr>
                <w:noProof/>
                <w:webHidden/>
              </w:rPr>
            </w:r>
            <w:r w:rsidR="00F34E0E">
              <w:rPr>
                <w:noProof/>
                <w:webHidden/>
              </w:rPr>
              <w:fldChar w:fldCharType="separate"/>
            </w:r>
            <w:r w:rsidR="00F34E0E">
              <w:rPr>
                <w:noProof/>
                <w:webHidden/>
              </w:rPr>
              <w:t>60</w:t>
            </w:r>
            <w:r w:rsidR="00F34E0E">
              <w:rPr>
                <w:noProof/>
                <w:webHidden/>
              </w:rPr>
              <w:fldChar w:fldCharType="end"/>
            </w:r>
          </w:hyperlink>
        </w:p>
        <w:p w14:paraId="2EFB4072" w14:textId="2D9528BB" w:rsidR="00F34E0E" w:rsidRDefault="00421029">
          <w:pPr>
            <w:pStyle w:val="TOC3"/>
            <w:tabs>
              <w:tab w:val="right" w:leader="dot" w:pos="9350"/>
            </w:tabs>
            <w:rPr>
              <w:rFonts w:eastAsiaTheme="minorEastAsia"/>
              <w:noProof/>
            </w:rPr>
          </w:pPr>
          <w:hyperlink w:anchor="_Toc95985095" w:history="1">
            <w:r w:rsidR="00F34E0E" w:rsidRPr="004A6891">
              <w:rPr>
                <w:rStyle w:val="Hyperlink"/>
                <w:noProof/>
              </w:rPr>
              <w:t>Wetland IDU parameters</w:t>
            </w:r>
            <w:r w:rsidR="00F34E0E">
              <w:rPr>
                <w:noProof/>
                <w:webHidden/>
              </w:rPr>
              <w:tab/>
            </w:r>
            <w:r w:rsidR="00F34E0E">
              <w:rPr>
                <w:noProof/>
                <w:webHidden/>
              </w:rPr>
              <w:fldChar w:fldCharType="begin"/>
            </w:r>
            <w:r w:rsidR="00F34E0E">
              <w:rPr>
                <w:noProof/>
                <w:webHidden/>
              </w:rPr>
              <w:instrText xml:space="preserve"> PAGEREF _Toc95985095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77E41447" w14:textId="782A56DF" w:rsidR="00F34E0E" w:rsidRDefault="00421029">
          <w:pPr>
            <w:pStyle w:val="TOC3"/>
            <w:tabs>
              <w:tab w:val="right" w:leader="dot" w:pos="9350"/>
            </w:tabs>
            <w:rPr>
              <w:rFonts w:eastAsiaTheme="minorEastAsia"/>
              <w:noProof/>
            </w:rPr>
          </w:pPr>
          <w:hyperlink w:anchor="_Toc95985096" w:history="1">
            <w:r w:rsidR="00F34E0E" w:rsidRPr="004A6891">
              <w:rPr>
                <w:rStyle w:val="Hyperlink"/>
                <w:noProof/>
              </w:rPr>
              <w:t>Reach parameters</w:t>
            </w:r>
            <w:r w:rsidR="00F34E0E">
              <w:rPr>
                <w:noProof/>
                <w:webHidden/>
              </w:rPr>
              <w:tab/>
            </w:r>
            <w:r w:rsidR="00F34E0E">
              <w:rPr>
                <w:noProof/>
                <w:webHidden/>
              </w:rPr>
              <w:fldChar w:fldCharType="begin"/>
            </w:r>
            <w:r w:rsidR="00F34E0E">
              <w:rPr>
                <w:noProof/>
                <w:webHidden/>
              </w:rPr>
              <w:instrText xml:space="preserve"> PAGEREF _Toc95985096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03EAD0D9" w14:textId="434839D2" w:rsidR="00F34E0E" w:rsidRDefault="00421029">
          <w:pPr>
            <w:pStyle w:val="TOC2"/>
            <w:tabs>
              <w:tab w:val="right" w:leader="dot" w:pos="9350"/>
            </w:tabs>
            <w:rPr>
              <w:rFonts w:eastAsiaTheme="minorEastAsia"/>
              <w:noProof/>
            </w:rPr>
          </w:pPr>
          <w:hyperlink w:anchor="_Toc95985097" w:history="1">
            <w:r w:rsidR="00F34E0E" w:rsidRPr="004A6891">
              <w:rPr>
                <w:rStyle w:val="Hyperlink"/>
                <w:noProof/>
              </w:rPr>
              <w:t>Implementation of the exchange of water between the wetland and the reach</w:t>
            </w:r>
            <w:r w:rsidR="00F34E0E">
              <w:rPr>
                <w:noProof/>
                <w:webHidden/>
              </w:rPr>
              <w:tab/>
            </w:r>
            <w:r w:rsidR="00F34E0E">
              <w:rPr>
                <w:noProof/>
                <w:webHidden/>
              </w:rPr>
              <w:fldChar w:fldCharType="begin"/>
            </w:r>
            <w:r w:rsidR="00F34E0E">
              <w:rPr>
                <w:noProof/>
                <w:webHidden/>
              </w:rPr>
              <w:instrText xml:space="preserve"> PAGEREF _Toc95985097 \h </w:instrText>
            </w:r>
            <w:r w:rsidR="00F34E0E">
              <w:rPr>
                <w:noProof/>
                <w:webHidden/>
              </w:rPr>
            </w:r>
            <w:r w:rsidR="00F34E0E">
              <w:rPr>
                <w:noProof/>
                <w:webHidden/>
              </w:rPr>
              <w:fldChar w:fldCharType="separate"/>
            </w:r>
            <w:r w:rsidR="00F34E0E">
              <w:rPr>
                <w:noProof/>
                <w:webHidden/>
              </w:rPr>
              <w:t>61</w:t>
            </w:r>
            <w:r w:rsidR="00F34E0E">
              <w:rPr>
                <w:noProof/>
                <w:webHidden/>
              </w:rPr>
              <w:fldChar w:fldCharType="end"/>
            </w:r>
          </w:hyperlink>
        </w:p>
        <w:p w14:paraId="625ABB6B" w14:textId="57EE2297" w:rsidR="00F34E0E" w:rsidRDefault="00421029">
          <w:pPr>
            <w:pStyle w:val="TOC2"/>
            <w:tabs>
              <w:tab w:val="right" w:leader="dot" w:pos="9350"/>
            </w:tabs>
            <w:rPr>
              <w:rFonts w:eastAsiaTheme="minorEastAsia"/>
              <w:noProof/>
            </w:rPr>
          </w:pPr>
          <w:hyperlink w:anchor="_Toc95985098" w:history="1">
            <w:r w:rsidR="00F34E0E" w:rsidRPr="004A6891">
              <w:rPr>
                <w:rStyle w:val="Hyperlink"/>
                <w:noProof/>
              </w:rPr>
              <w:t>Standing water temperature</w:t>
            </w:r>
            <w:r w:rsidR="00F34E0E">
              <w:rPr>
                <w:noProof/>
                <w:webHidden/>
              </w:rPr>
              <w:tab/>
            </w:r>
            <w:r w:rsidR="00F34E0E">
              <w:rPr>
                <w:noProof/>
                <w:webHidden/>
              </w:rPr>
              <w:fldChar w:fldCharType="begin"/>
            </w:r>
            <w:r w:rsidR="00F34E0E">
              <w:rPr>
                <w:noProof/>
                <w:webHidden/>
              </w:rPr>
              <w:instrText xml:space="preserve"> PAGEREF _Toc95985098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4DD4E69D" w14:textId="60ED82E8" w:rsidR="00F34E0E" w:rsidRDefault="00421029">
          <w:pPr>
            <w:pStyle w:val="TOC2"/>
            <w:tabs>
              <w:tab w:val="right" w:leader="dot" w:pos="9350"/>
            </w:tabs>
            <w:rPr>
              <w:rFonts w:eastAsiaTheme="minorEastAsia"/>
              <w:noProof/>
            </w:rPr>
          </w:pPr>
          <w:hyperlink w:anchor="_Toc95985099" w:history="1">
            <w:r w:rsidR="00F34E0E" w:rsidRPr="004A6891">
              <w:rPr>
                <w:rStyle w:val="Hyperlink"/>
                <w:noProof/>
              </w:rPr>
              <w:t>Evapotranspiration from wetlands</w:t>
            </w:r>
            <w:r w:rsidR="00F34E0E">
              <w:rPr>
                <w:noProof/>
                <w:webHidden/>
              </w:rPr>
              <w:tab/>
            </w:r>
            <w:r w:rsidR="00F34E0E">
              <w:rPr>
                <w:noProof/>
                <w:webHidden/>
              </w:rPr>
              <w:fldChar w:fldCharType="begin"/>
            </w:r>
            <w:r w:rsidR="00F34E0E">
              <w:rPr>
                <w:noProof/>
                <w:webHidden/>
              </w:rPr>
              <w:instrText xml:space="preserve"> PAGEREF _Toc95985099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7BA000B4" w14:textId="22003611" w:rsidR="00F34E0E" w:rsidRDefault="00421029">
          <w:pPr>
            <w:pStyle w:val="TOC2"/>
            <w:tabs>
              <w:tab w:val="right" w:leader="dot" w:pos="9350"/>
            </w:tabs>
            <w:rPr>
              <w:rFonts w:eastAsiaTheme="minorEastAsia"/>
              <w:noProof/>
            </w:rPr>
          </w:pPr>
          <w:hyperlink w:anchor="_Toc95985100" w:history="1">
            <w:r w:rsidR="00F34E0E" w:rsidRPr="004A6891">
              <w:rPr>
                <w:rStyle w:val="Hyperlink"/>
                <w:noProof/>
              </w:rPr>
              <w:t>Loss (or gain) of wetlands</w:t>
            </w:r>
            <w:r w:rsidR="00F34E0E">
              <w:rPr>
                <w:noProof/>
                <w:webHidden/>
              </w:rPr>
              <w:tab/>
            </w:r>
            <w:r w:rsidR="00F34E0E">
              <w:rPr>
                <w:noProof/>
                <w:webHidden/>
              </w:rPr>
              <w:fldChar w:fldCharType="begin"/>
            </w:r>
            <w:r w:rsidR="00F34E0E">
              <w:rPr>
                <w:noProof/>
                <w:webHidden/>
              </w:rPr>
              <w:instrText xml:space="preserve"> PAGEREF _Toc95985100 \h </w:instrText>
            </w:r>
            <w:r w:rsidR="00F34E0E">
              <w:rPr>
                <w:noProof/>
                <w:webHidden/>
              </w:rPr>
            </w:r>
            <w:r w:rsidR="00F34E0E">
              <w:rPr>
                <w:noProof/>
                <w:webHidden/>
              </w:rPr>
              <w:fldChar w:fldCharType="separate"/>
            </w:r>
            <w:r w:rsidR="00F34E0E">
              <w:rPr>
                <w:noProof/>
                <w:webHidden/>
              </w:rPr>
              <w:t>63</w:t>
            </w:r>
            <w:r w:rsidR="00F34E0E">
              <w:rPr>
                <w:noProof/>
                <w:webHidden/>
              </w:rPr>
              <w:fldChar w:fldCharType="end"/>
            </w:r>
          </w:hyperlink>
        </w:p>
        <w:p w14:paraId="4447FA44" w14:textId="4E778EDA" w:rsidR="00F34E0E" w:rsidRDefault="00421029">
          <w:pPr>
            <w:pStyle w:val="TOC2"/>
            <w:tabs>
              <w:tab w:val="right" w:leader="dot" w:pos="9350"/>
            </w:tabs>
            <w:rPr>
              <w:rFonts w:eastAsiaTheme="minorEastAsia"/>
              <w:noProof/>
            </w:rPr>
          </w:pPr>
          <w:hyperlink w:anchor="_Toc95985101" w:history="1">
            <w:r w:rsidR="00F34E0E" w:rsidRPr="004A6891">
              <w:rPr>
                <w:rStyle w:val="Hyperlink"/>
                <w:noProof/>
              </w:rPr>
              <w:t>Wetland state and transition model</w:t>
            </w:r>
            <w:r w:rsidR="00F34E0E">
              <w:rPr>
                <w:noProof/>
                <w:webHidden/>
              </w:rPr>
              <w:tab/>
            </w:r>
            <w:r w:rsidR="00F34E0E">
              <w:rPr>
                <w:noProof/>
                <w:webHidden/>
              </w:rPr>
              <w:fldChar w:fldCharType="begin"/>
            </w:r>
            <w:r w:rsidR="00F34E0E">
              <w:rPr>
                <w:noProof/>
                <w:webHidden/>
              </w:rPr>
              <w:instrText xml:space="preserve"> PAGEREF _Toc95985101 \h </w:instrText>
            </w:r>
            <w:r w:rsidR="00F34E0E">
              <w:rPr>
                <w:noProof/>
                <w:webHidden/>
              </w:rPr>
            </w:r>
            <w:r w:rsidR="00F34E0E">
              <w:rPr>
                <w:noProof/>
                <w:webHidden/>
              </w:rPr>
              <w:fldChar w:fldCharType="separate"/>
            </w:r>
            <w:r w:rsidR="00F34E0E">
              <w:rPr>
                <w:noProof/>
                <w:webHidden/>
              </w:rPr>
              <w:t>64</w:t>
            </w:r>
            <w:r w:rsidR="00F34E0E">
              <w:rPr>
                <w:noProof/>
                <w:webHidden/>
              </w:rPr>
              <w:fldChar w:fldCharType="end"/>
            </w:r>
          </w:hyperlink>
        </w:p>
        <w:p w14:paraId="1858ECBB" w14:textId="13BEF511" w:rsidR="00F34E0E" w:rsidRDefault="00421029">
          <w:pPr>
            <w:pStyle w:val="TOC2"/>
            <w:tabs>
              <w:tab w:val="right" w:leader="dot" w:pos="9350"/>
            </w:tabs>
            <w:rPr>
              <w:rFonts w:eastAsiaTheme="minorEastAsia"/>
              <w:noProof/>
            </w:rPr>
          </w:pPr>
          <w:hyperlink w:anchor="_Toc95985102" w:history="1">
            <w:r w:rsidR="00F34E0E" w:rsidRPr="004A6891">
              <w:rPr>
                <w:rStyle w:val="Hyperlink"/>
                <w:noProof/>
              </w:rPr>
              <w:t>Activating a wetland in the wetland model</w:t>
            </w:r>
            <w:r w:rsidR="00F34E0E">
              <w:rPr>
                <w:noProof/>
                <w:webHidden/>
              </w:rPr>
              <w:tab/>
            </w:r>
            <w:r w:rsidR="00F34E0E">
              <w:rPr>
                <w:noProof/>
                <w:webHidden/>
              </w:rPr>
              <w:fldChar w:fldCharType="begin"/>
            </w:r>
            <w:r w:rsidR="00F34E0E">
              <w:rPr>
                <w:noProof/>
                <w:webHidden/>
              </w:rPr>
              <w:instrText xml:space="preserve"> PAGEREF _Toc95985102 \h </w:instrText>
            </w:r>
            <w:r w:rsidR="00F34E0E">
              <w:rPr>
                <w:noProof/>
                <w:webHidden/>
              </w:rPr>
            </w:r>
            <w:r w:rsidR="00F34E0E">
              <w:rPr>
                <w:noProof/>
                <w:webHidden/>
              </w:rPr>
              <w:fldChar w:fldCharType="separate"/>
            </w:r>
            <w:r w:rsidR="00F34E0E">
              <w:rPr>
                <w:noProof/>
                <w:webHidden/>
              </w:rPr>
              <w:t>65</w:t>
            </w:r>
            <w:r w:rsidR="00F34E0E">
              <w:rPr>
                <w:noProof/>
                <w:webHidden/>
              </w:rPr>
              <w:fldChar w:fldCharType="end"/>
            </w:r>
          </w:hyperlink>
        </w:p>
        <w:p w14:paraId="267E763C" w14:textId="3C9C8ED8" w:rsidR="00F34E0E" w:rsidRDefault="00421029">
          <w:pPr>
            <w:pStyle w:val="TOC2"/>
            <w:tabs>
              <w:tab w:val="right" w:leader="dot" w:pos="9350"/>
            </w:tabs>
            <w:rPr>
              <w:rFonts w:eastAsiaTheme="minorEastAsia"/>
              <w:noProof/>
            </w:rPr>
          </w:pPr>
          <w:hyperlink w:anchor="_Toc95985103" w:history="1">
            <w:r w:rsidR="00F34E0E" w:rsidRPr="004A6891">
              <w:rPr>
                <w:rStyle w:val="Hyperlink"/>
                <w:noProof/>
              </w:rPr>
              <w:t>Reality check</w:t>
            </w:r>
            <w:r w:rsidR="00F34E0E">
              <w:rPr>
                <w:noProof/>
                <w:webHidden/>
              </w:rPr>
              <w:tab/>
            </w:r>
            <w:r w:rsidR="00F34E0E">
              <w:rPr>
                <w:noProof/>
                <w:webHidden/>
              </w:rPr>
              <w:fldChar w:fldCharType="begin"/>
            </w:r>
            <w:r w:rsidR="00F34E0E">
              <w:rPr>
                <w:noProof/>
                <w:webHidden/>
              </w:rPr>
              <w:instrText xml:space="preserve"> PAGEREF _Toc95985103 \h </w:instrText>
            </w:r>
            <w:r w:rsidR="00F34E0E">
              <w:rPr>
                <w:noProof/>
                <w:webHidden/>
              </w:rPr>
            </w:r>
            <w:r w:rsidR="00F34E0E">
              <w:rPr>
                <w:noProof/>
                <w:webHidden/>
              </w:rPr>
              <w:fldChar w:fldCharType="separate"/>
            </w:r>
            <w:r w:rsidR="00F34E0E">
              <w:rPr>
                <w:noProof/>
                <w:webHidden/>
              </w:rPr>
              <w:t>65</w:t>
            </w:r>
            <w:r w:rsidR="00F34E0E">
              <w:rPr>
                <w:noProof/>
                <w:webHidden/>
              </w:rPr>
              <w:fldChar w:fldCharType="end"/>
            </w:r>
          </w:hyperlink>
        </w:p>
        <w:p w14:paraId="5C8AAD64" w14:textId="191991EB" w:rsidR="00F34E0E" w:rsidRDefault="00421029">
          <w:pPr>
            <w:pStyle w:val="TOC2"/>
            <w:tabs>
              <w:tab w:val="right" w:leader="dot" w:pos="9350"/>
            </w:tabs>
            <w:rPr>
              <w:rFonts w:eastAsiaTheme="minorEastAsia"/>
              <w:noProof/>
            </w:rPr>
          </w:pPr>
          <w:hyperlink w:anchor="_Toc95985104" w:history="1">
            <w:r w:rsidR="00F34E0E" w:rsidRPr="004A6891">
              <w:rPr>
                <w:rStyle w:val="Hyperlink"/>
                <w:noProof/>
              </w:rPr>
              <w:t>High Cascades Springs</w:t>
            </w:r>
            <w:r w:rsidR="00F34E0E">
              <w:rPr>
                <w:noProof/>
                <w:webHidden/>
              </w:rPr>
              <w:tab/>
            </w:r>
            <w:r w:rsidR="00F34E0E">
              <w:rPr>
                <w:noProof/>
                <w:webHidden/>
              </w:rPr>
              <w:fldChar w:fldCharType="begin"/>
            </w:r>
            <w:r w:rsidR="00F34E0E">
              <w:rPr>
                <w:noProof/>
                <w:webHidden/>
              </w:rPr>
              <w:instrText xml:space="preserve"> PAGEREF _Toc95985104 \h </w:instrText>
            </w:r>
            <w:r w:rsidR="00F34E0E">
              <w:rPr>
                <w:noProof/>
                <w:webHidden/>
              </w:rPr>
            </w:r>
            <w:r w:rsidR="00F34E0E">
              <w:rPr>
                <w:noProof/>
                <w:webHidden/>
              </w:rPr>
              <w:fldChar w:fldCharType="separate"/>
            </w:r>
            <w:r w:rsidR="00F34E0E">
              <w:rPr>
                <w:noProof/>
                <w:webHidden/>
              </w:rPr>
              <w:t>67</w:t>
            </w:r>
            <w:r w:rsidR="00F34E0E">
              <w:rPr>
                <w:noProof/>
                <w:webHidden/>
              </w:rPr>
              <w:fldChar w:fldCharType="end"/>
            </w:r>
          </w:hyperlink>
        </w:p>
        <w:p w14:paraId="4F2ACE1D" w14:textId="08DFF793" w:rsidR="00F34E0E" w:rsidRDefault="00421029">
          <w:pPr>
            <w:pStyle w:val="TOC2"/>
            <w:tabs>
              <w:tab w:val="right" w:leader="dot" w:pos="9350"/>
            </w:tabs>
            <w:rPr>
              <w:rFonts w:eastAsiaTheme="minorEastAsia"/>
              <w:noProof/>
            </w:rPr>
          </w:pPr>
          <w:hyperlink w:anchor="_Toc95985105" w:history="1">
            <w:r w:rsidR="00F34E0E" w:rsidRPr="004A6891">
              <w:rPr>
                <w:rStyle w:val="Hyperlink"/>
                <w:noProof/>
              </w:rPr>
              <w:t>Calibration and simulation skill</w:t>
            </w:r>
            <w:r w:rsidR="00F34E0E">
              <w:rPr>
                <w:noProof/>
                <w:webHidden/>
              </w:rPr>
              <w:tab/>
            </w:r>
            <w:r w:rsidR="00F34E0E">
              <w:rPr>
                <w:noProof/>
                <w:webHidden/>
              </w:rPr>
              <w:fldChar w:fldCharType="begin"/>
            </w:r>
            <w:r w:rsidR="00F34E0E">
              <w:rPr>
                <w:noProof/>
                <w:webHidden/>
              </w:rPr>
              <w:instrText xml:space="preserve"> PAGEREF _Toc95985105 \h </w:instrText>
            </w:r>
            <w:r w:rsidR="00F34E0E">
              <w:rPr>
                <w:noProof/>
                <w:webHidden/>
              </w:rPr>
            </w:r>
            <w:r w:rsidR="00F34E0E">
              <w:rPr>
                <w:noProof/>
                <w:webHidden/>
              </w:rPr>
              <w:fldChar w:fldCharType="separate"/>
            </w:r>
            <w:r w:rsidR="00F34E0E">
              <w:rPr>
                <w:noProof/>
                <w:webHidden/>
              </w:rPr>
              <w:t>69</w:t>
            </w:r>
            <w:r w:rsidR="00F34E0E">
              <w:rPr>
                <w:noProof/>
                <w:webHidden/>
              </w:rPr>
              <w:fldChar w:fldCharType="end"/>
            </w:r>
          </w:hyperlink>
        </w:p>
        <w:p w14:paraId="383200E2" w14:textId="545DA874" w:rsidR="00F34E0E" w:rsidRDefault="00421029">
          <w:pPr>
            <w:pStyle w:val="TOC2"/>
            <w:tabs>
              <w:tab w:val="right" w:leader="dot" w:pos="9350"/>
            </w:tabs>
            <w:rPr>
              <w:rFonts w:eastAsiaTheme="minorEastAsia"/>
              <w:noProof/>
            </w:rPr>
          </w:pPr>
          <w:hyperlink w:anchor="_Toc95985106" w:history="1">
            <w:r w:rsidR="00F34E0E" w:rsidRPr="004A6891">
              <w:rPr>
                <w:rStyle w:val="Hyperlink"/>
                <w:noProof/>
              </w:rPr>
              <w:t>Analysis of locations where the model has low skill</w:t>
            </w:r>
            <w:r w:rsidR="00F34E0E">
              <w:rPr>
                <w:noProof/>
                <w:webHidden/>
              </w:rPr>
              <w:tab/>
            </w:r>
            <w:r w:rsidR="00F34E0E">
              <w:rPr>
                <w:noProof/>
                <w:webHidden/>
              </w:rPr>
              <w:fldChar w:fldCharType="begin"/>
            </w:r>
            <w:r w:rsidR="00F34E0E">
              <w:rPr>
                <w:noProof/>
                <w:webHidden/>
              </w:rPr>
              <w:instrText xml:space="preserve"> PAGEREF _Toc95985106 \h </w:instrText>
            </w:r>
            <w:r w:rsidR="00F34E0E">
              <w:rPr>
                <w:noProof/>
                <w:webHidden/>
              </w:rPr>
            </w:r>
            <w:r w:rsidR="00F34E0E">
              <w:rPr>
                <w:noProof/>
                <w:webHidden/>
              </w:rPr>
              <w:fldChar w:fldCharType="separate"/>
            </w:r>
            <w:r w:rsidR="00F34E0E">
              <w:rPr>
                <w:noProof/>
                <w:webHidden/>
              </w:rPr>
              <w:t>72</w:t>
            </w:r>
            <w:r w:rsidR="00F34E0E">
              <w:rPr>
                <w:noProof/>
                <w:webHidden/>
              </w:rPr>
              <w:fldChar w:fldCharType="end"/>
            </w:r>
          </w:hyperlink>
        </w:p>
        <w:p w14:paraId="7158A97A" w14:textId="00182CD7" w:rsidR="00F34E0E" w:rsidRDefault="00421029">
          <w:pPr>
            <w:pStyle w:val="TOC2"/>
            <w:tabs>
              <w:tab w:val="right" w:leader="dot" w:pos="9350"/>
            </w:tabs>
            <w:rPr>
              <w:rFonts w:eastAsiaTheme="minorEastAsia"/>
              <w:noProof/>
            </w:rPr>
          </w:pPr>
          <w:hyperlink w:anchor="_Toc95985107" w:history="1">
            <w:r w:rsidR="00F34E0E" w:rsidRPr="004A6891">
              <w:rPr>
                <w:rStyle w:val="Hyperlink"/>
                <w:noProof/>
              </w:rPr>
              <w:t>Simulated McKenzie basin water budget and thermal energy budget</w:t>
            </w:r>
            <w:r w:rsidR="00F34E0E">
              <w:rPr>
                <w:noProof/>
                <w:webHidden/>
              </w:rPr>
              <w:tab/>
            </w:r>
            <w:r w:rsidR="00F34E0E">
              <w:rPr>
                <w:noProof/>
                <w:webHidden/>
              </w:rPr>
              <w:fldChar w:fldCharType="begin"/>
            </w:r>
            <w:r w:rsidR="00F34E0E">
              <w:rPr>
                <w:noProof/>
                <w:webHidden/>
              </w:rPr>
              <w:instrText xml:space="preserve"> PAGEREF _Toc95985107 \h </w:instrText>
            </w:r>
            <w:r w:rsidR="00F34E0E">
              <w:rPr>
                <w:noProof/>
                <w:webHidden/>
              </w:rPr>
            </w:r>
            <w:r w:rsidR="00F34E0E">
              <w:rPr>
                <w:noProof/>
                <w:webHidden/>
              </w:rPr>
              <w:fldChar w:fldCharType="separate"/>
            </w:r>
            <w:r w:rsidR="00F34E0E">
              <w:rPr>
                <w:noProof/>
                <w:webHidden/>
              </w:rPr>
              <w:t>72</w:t>
            </w:r>
            <w:r w:rsidR="00F34E0E">
              <w:rPr>
                <w:noProof/>
                <w:webHidden/>
              </w:rPr>
              <w:fldChar w:fldCharType="end"/>
            </w:r>
          </w:hyperlink>
        </w:p>
        <w:p w14:paraId="716AA32E" w14:textId="0C808942" w:rsidR="00F34E0E" w:rsidRDefault="00421029">
          <w:pPr>
            <w:pStyle w:val="TOC2"/>
            <w:tabs>
              <w:tab w:val="right" w:leader="dot" w:pos="9350"/>
            </w:tabs>
            <w:rPr>
              <w:rFonts w:eastAsiaTheme="minorEastAsia"/>
              <w:noProof/>
            </w:rPr>
          </w:pPr>
          <w:hyperlink w:anchor="_Toc95985108" w:history="1">
            <w:r w:rsidR="00F34E0E" w:rsidRPr="004A6891">
              <w:rPr>
                <w:rStyle w:val="Hyperlink"/>
                <w:noProof/>
              </w:rPr>
              <w:t>CW3M v. Shade-a-lator</w:t>
            </w:r>
            <w:r w:rsidR="00F34E0E">
              <w:rPr>
                <w:noProof/>
                <w:webHidden/>
              </w:rPr>
              <w:tab/>
            </w:r>
            <w:r w:rsidR="00F34E0E">
              <w:rPr>
                <w:noProof/>
                <w:webHidden/>
              </w:rPr>
              <w:fldChar w:fldCharType="begin"/>
            </w:r>
            <w:r w:rsidR="00F34E0E">
              <w:rPr>
                <w:noProof/>
                <w:webHidden/>
              </w:rPr>
              <w:instrText xml:space="preserve"> PAGEREF _Toc95985108 \h </w:instrText>
            </w:r>
            <w:r w:rsidR="00F34E0E">
              <w:rPr>
                <w:noProof/>
                <w:webHidden/>
              </w:rPr>
            </w:r>
            <w:r w:rsidR="00F34E0E">
              <w:rPr>
                <w:noProof/>
                <w:webHidden/>
              </w:rPr>
              <w:fldChar w:fldCharType="separate"/>
            </w:r>
            <w:r w:rsidR="00F34E0E">
              <w:rPr>
                <w:noProof/>
                <w:webHidden/>
              </w:rPr>
              <w:t>74</w:t>
            </w:r>
            <w:r w:rsidR="00F34E0E">
              <w:rPr>
                <w:noProof/>
                <w:webHidden/>
              </w:rPr>
              <w:fldChar w:fldCharType="end"/>
            </w:r>
          </w:hyperlink>
        </w:p>
        <w:p w14:paraId="23031147" w14:textId="19B3EAD0" w:rsidR="00F34E0E" w:rsidRDefault="00421029">
          <w:pPr>
            <w:pStyle w:val="TOC2"/>
            <w:tabs>
              <w:tab w:val="right" w:leader="dot" w:pos="9350"/>
            </w:tabs>
            <w:rPr>
              <w:rFonts w:eastAsiaTheme="minorEastAsia"/>
              <w:noProof/>
            </w:rPr>
          </w:pPr>
          <w:hyperlink w:anchor="_Toc95985109" w:history="1">
            <w:r w:rsidR="00F34E0E" w:rsidRPr="004A6891">
              <w:rPr>
                <w:rStyle w:val="Hyperlink"/>
                <w:noProof/>
              </w:rPr>
              <w:t>Comparison of CW3M results to Shade-a-lator results</w:t>
            </w:r>
            <w:r w:rsidR="00F34E0E">
              <w:rPr>
                <w:noProof/>
                <w:webHidden/>
              </w:rPr>
              <w:tab/>
            </w:r>
            <w:r w:rsidR="00F34E0E">
              <w:rPr>
                <w:noProof/>
                <w:webHidden/>
              </w:rPr>
              <w:fldChar w:fldCharType="begin"/>
            </w:r>
            <w:r w:rsidR="00F34E0E">
              <w:rPr>
                <w:noProof/>
                <w:webHidden/>
              </w:rPr>
              <w:instrText xml:space="preserve"> PAGEREF _Toc95985109 \h </w:instrText>
            </w:r>
            <w:r w:rsidR="00F34E0E">
              <w:rPr>
                <w:noProof/>
                <w:webHidden/>
              </w:rPr>
            </w:r>
            <w:r w:rsidR="00F34E0E">
              <w:rPr>
                <w:noProof/>
                <w:webHidden/>
              </w:rPr>
              <w:fldChar w:fldCharType="separate"/>
            </w:r>
            <w:r w:rsidR="00F34E0E">
              <w:rPr>
                <w:noProof/>
                <w:webHidden/>
              </w:rPr>
              <w:t>76</w:t>
            </w:r>
            <w:r w:rsidR="00F34E0E">
              <w:rPr>
                <w:noProof/>
                <w:webHidden/>
              </w:rPr>
              <w:fldChar w:fldCharType="end"/>
            </w:r>
          </w:hyperlink>
        </w:p>
        <w:p w14:paraId="47BA841E" w14:textId="51607D05" w:rsidR="00F34E0E" w:rsidRDefault="00421029">
          <w:pPr>
            <w:pStyle w:val="TOC1"/>
            <w:tabs>
              <w:tab w:val="right" w:leader="dot" w:pos="9350"/>
            </w:tabs>
            <w:rPr>
              <w:rFonts w:eastAsiaTheme="minorEastAsia"/>
              <w:noProof/>
            </w:rPr>
          </w:pPr>
          <w:hyperlink w:anchor="_Toc95985110" w:history="1">
            <w:r w:rsidR="00F34E0E" w:rsidRPr="004A6891">
              <w:rPr>
                <w:rStyle w:val="Hyperlink"/>
                <w:noProof/>
              </w:rPr>
              <w:t>The Clackamas Basin</w:t>
            </w:r>
            <w:r w:rsidR="00F34E0E">
              <w:rPr>
                <w:noProof/>
                <w:webHidden/>
              </w:rPr>
              <w:tab/>
            </w:r>
            <w:r w:rsidR="00F34E0E">
              <w:rPr>
                <w:noProof/>
                <w:webHidden/>
              </w:rPr>
              <w:fldChar w:fldCharType="begin"/>
            </w:r>
            <w:r w:rsidR="00F34E0E">
              <w:rPr>
                <w:noProof/>
                <w:webHidden/>
              </w:rPr>
              <w:instrText xml:space="preserve"> PAGEREF _Toc95985110 \h </w:instrText>
            </w:r>
            <w:r w:rsidR="00F34E0E">
              <w:rPr>
                <w:noProof/>
                <w:webHidden/>
              </w:rPr>
            </w:r>
            <w:r w:rsidR="00F34E0E">
              <w:rPr>
                <w:noProof/>
                <w:webHidden/>
              </w:rPr>
              <w:fldChar w:fldCharType="separate"/>
            </w:r>
            <w:r w:rsidR="00F34E0E">
              <w:rPr>
                <w:noProof/>
                <w:webHidden/>
              </w:rPr>
              <w:t>78</w:t>
            </w:r>
            <w:r w:rsidR="00F34E0E">
              <w:rPr>
                <w:noProof/>
                <w:webHidden/>
              </w:rPr>
              <w:fldChar w:fldCharType="end"/>
            </w:r>
          </w:hyperlink>
        </w:p>
        <w:p w14:paraId="596B5CFF" w14:textId="642DB5C4" w:rsidR="00F34E0E" w:rsidRDefault="00421029">
          <w:pPr>
            <w:pStyle w:val="TOC1"/>
            <w:tabs>
              <w:tab w:val="right" w:leader="dot" w:pos="9350"/>
            </w:tabs>
            <w:rPr>
              <w:rFonts w:eastAsiaTheme="minorEastAsia"/>
              <w:noProof/>
            </w:rPr>
          </w:pPr>
          <w:hyperlink w:anchor="_Toc95985111" w:history="1">
            <w:r w:rsidR="00F34E0E" w:rsidRPr="004A6891">
              <w:rPr>
                <w:rStyle w:val="Hyperlink"/>
                <w:noProof/>
              </w:rPr>
              <w:t>Autonomous process details</w:t>
            </w:r>
            <w:r w:rsidR="00F34E0E">
              <w:rPr>
                <w:noProof/>
                <w:webHidden/>
              </w:rPr>
              <w:tab/>
            </w:r>
            <w:r w:rsidR="00F34E0E">
              <w:rPr>
                <w:noProof/>
                <w:webHidden/>
              </w:rPr>
              <w:fldChar w:fldCharType="begin"/>
            </w:r>
            <w:r w:rsidR="00F34E0E">
              <w:rPr>
                <w:noProof/>
                <w:webHidden/>
              </w:rPr>
              <w:instrText xml:space="preserve"> PAGEREF _Toc95985111 \h </w:instrText>
            </w:r>
            <w:r w:rsidR="00F34E0E">
              <w:rPr>
                <w:noProof/>
                <w:webHidden/>
              </w:rPr>
            </w:r>
            <w:r w:rsidR="00F34E0E">
              <w:rPr>
                <w:noProof/>
                <w:webHidden/>
              </w:rPr>
              <w:fldChar w:fldCharType="separate"/>
            </w:r>
            <w:r w:rsidR="00F34E0E">
              <w:rPr>
                <w:noProof/>
                <w:webHidden/>
              </w:rPr>
              <w:t>79</w:t>
            </w:r>
            <w:r w:rsidR="00F34E0E">
              <w:rPr>
                <w:noProof/>
                <w:webHidden/>
              </w:rPr>
              <w:fldChar w:fldCharType="end"/>
            </w:r>
          </w:hyperlink>
        </w:p>
        <w:p w14:paraId="06DB8446" w14:textId="6C51D705" w:rsidR="00F34E0E" w:rsidRDefault="00421029">
          <w:pPr>
            <w:pStyle w:val="TOC2"/>
            <w:tabs>
              <w:tab w:val="right" w:leader="dot" w:pos="9350"/>
            </w:tabs>
            <w:rPr>
              <w:rFonts w:eastAsiaTheme="minorEastAsia"/>
              <w:noProof/>
            </w:rPr>
          </w:pPr>
          <w:hyperlink w:anchor="_Toc95985112" w:history="1">
            <w:r w:rsidR="00F34E0E" w:rsidRPr="004A6891">
              <w:rPr>
                <w:rStyle w:val="Hyperlink"/>
                <w:noProof/>
              </w:rPr>
              <w:t>Prescribed LULCs</w:t>
            </w:r>
            <w:r w:rsidR="00F34E0E">
              <w:rPr>
                <w:noProof/>
                <w:webHidden/>
              </w:rPr>
              <w:tab/>
            </w:r>
            <w:r w:rsidR="00F34E0E">
              <w:rPr>
                <w:noProof/>
                <w:webHidden/>
              </w:rPr>
              <w:fldChar w:fldCharType="begin"/>
            </w:r>
            <w:r w:rsidR="00F34E0E">
              <w:rPr>
                <w:noProof/>
                <w:webHidden/>
              </w:rPr>
              <w:instrText xml:space="preserve"> PAGEREF _Toc95985112 \h </w:instrText>
            </w:r>
            <w:r w:rsidR="00F34E0E">
              <w:rPr>
                <w:noProof/>
                <w:webHidden/>
              </w:rPr>
            </w:r>
            <w:r w:rsidR="00F34E0E">
              <w:rPr>
                <w:noProof/>
                <w:webHidden/>
              </w:rPr>
              <w:fldChar w:fldCharType="separate"/>
            </w:r>
            <w:r w:rsidR="00F34E0E">
              <w:rPr>
                <w:noProof/>
                <w:webHidden/>
              </w:rPr>
              <w:t>79</w:t>
            </w:r>
            <w:r w:rsidR="00F34E0E">
              <w:rPr>
                <w:noProof/>
                <w:webHidden/>
              </w:rPr>
              <w:fldChar w:fldCharType="end"/>
            </w:r>
          </w:hyperlink>
        </w:p>
        <w:p w14:paraId="2E6E188B" w14:textId="1BED0A9E" w:rsidR="00F34E0E" w:rsidRDefault="00421029">
          <w:pPr>
            <w:pStyle w:val="TOC1"/>
            <w:tabs>
              <w:tab w:val="right" w:leader="dot" w:pos="9350"/>
            </w:tabs>
            <w:rPr>
              <w:rFonts w:eastAsiaTheme="minorEastAsia"/>
              <w:noProof/>
            </w:rPr>
          </w:pPr>
          <w:hyperlink w:anchor="_Toc95985113" w:history="1">
            <w:r w:rsidR="00F34E0E" w:rsidRPr="004A6891">
              <w:rPr>
                <w:rStyle w:val="Hyperlink"/>
                <w:noProof/>
              </w:rPr>
              <w:t>Directory structure and file names</w:t>
            </w:r>
            <w:r w:rsidR="00F34E0E">
              <w:rPr>
                <w:noProof/>
                <w:webHidden/>
              </w:rPr>
              <w:tab/>
            </w:r>
            <w:r w:rsidR="00F34E0E">
              <w:rPr>
                <w:noProof/>
                <w:webHidden/>
              </w:rPr>
              <w:fldChar w:fldCharType="begin"/>
            </w:r>
            <w:r w:rsidR="00F34E0E">
              <w:rPr>
                <w:noProof/>
                <w:webHidden/>
              </w:rPr>
              <w:instrText xml:space="preserve"> PAGEREF _Toc95985113 \h </w:instrText>
            </w:r>
            <w:r w:rsidR="00F34E0E">
              <w:rPr>
                <w:noProof/>
                <w:webHidden/>
              </w:rPr>
            </w:r>
            <w:r w:rsidR="00F34E0E">
              <w:rPr>
                <w:noProof/>
                <w:webHidden/>
              </w:rPr>
              <w:fldChar w:fldCharType="separate"/>
            </w:r>
            <w:r w:rsidR="00F34E0E">
              <w:rPr>
                <w:noProof/>
                <w:webHidden/>
              </w:rPr>
              <w:t>80</w:t>
            </w:r>
            <w:r w:rsidR="00F34E0E">
              <w:rPr>
                <w:noProof/>
                <w:webHidden/>
              </w:rPr>
              <w:fldChar w:fldCharType="end"/>
            </w:r>
          </w:hyperlink>
        </w:p>
        <w:p w14:paraId="50B05F4B" w14:textId="6E39F254" w:rsidR="00F34E0E" w:rsidRDefault="00421029">
          <w:pPr>
            <w:pStyle w:val="TOC1"/>
            <w:tabs>
              <w:tab w:val="right" w:leader="dot" w:pos="9350"/>
            </w:tabs>
            <w:rPr>
              <w:rFonts w:eastAsiaTheme="minorEastAsia"/>
              <w:noProof/>
            </w:rPr>
          </w:pPr>
          <w:hyperlink w:anchor="_Toc95985114" w:history="1">
            <w:r w:rsidR="00F34E0E" w:rsidRPr="004A6891">
              <w:rPr>
                <w:rStyle w:val="Hyperlink"/>
                <w:noProof/>
              </w:rPr>
              <w:t>C++ Source Code Conventions</w:t>
            </w:r>
            <w:r w:rsidR="00F34E0E">
              <w:rPr>
                <w:noProof/>
                <w:webHidden/>
              </w:rPr>
              <w:tab/>
            </w:r>
            <w:r w:rsidR="00F34E0E">
              <w:rPr>
                <w:noProof/>
                <w:webHidden/>
              </w:rPr>
              <w:fldChar w:fldCharType="begin"/>
            </w:r>
            <w:r w:rsidR="00F34E0E">
              <w:rPr>
                <w:noProof/>
                <w:webHidden/>
              </w:rPr>
              <w:instrText xml:space="preserve"> PAGEREF _Toc95985114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19448F13" w14:textId="1365B525" w:rsidR="00F34E0E" w:rsidRDefault="00421029">
          <w:pPr>
            <w:pStyle w:val="TOC2"/>
            <w:tabs>
              <w:tab w:val="right" w:leader="dot" w:pos="9350"/>
            </w:tabs>
            <w:rPr>
              <w:rFonts w:eastAsiaTheme="minorEastAsia"/>
              <w:noProof/>
            </w:rPr>
          </w:pPr>
          <w:hyperlink w:anchor="_Toc95985115" w:history="1">
            <w:r w:rsidR="00F34E0E" w:rsidRPr="004A6891">
              <w:rPr>
                <w:rStyle w:val="Hyperlink"/>
                <w:noProof/>
              </w:rPr>
              <w:t>Conklin’s conventions for variable names</w:t>
            </w:r>
            <w:r w:rsidR="00F34E0E">
              <w:rPr>
                <w:noProof/>
                <w:webHidden/>
              </w:rPr>
              <w:tab/>
            </w:r>
            <w:r w:rsidR="00F34E0E">
              <w:rPr>
                <w:noProof/>
                <w:webHidden/>
              </w:rPr>
              <w:fldChar w:fldCharType="begin"/>
            </w:r>
            <w:r w:rsidR="00F34E0E">
              <w:rPr>
                <w:noProof/>
                <w:webHidden/>
              </w:rPr>
              <w:instrText xml:space="preserve"> PAGEREF _Toc95985115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763182AC" w14:textId="6879C562" w:rsidR="00F34E0E" w:rsidRDefault="00421029">
          <w:pPr>
            <w:pStyle w:val="TOC2"/>
            <w:tabs>
              <w:tab w:val="right" w:leader="dot" w:pos="9350"/>
            </w:tabs>
            <w:rPr>
              <w:rFonts w:eastAsiaTheme="minorEastAsia"/>
              <w:noProof/>
            </w:rPr>
          </w:pPr>
          <w:hyperlink w:anchor="_Toc95985116" w:history="1">
            <w:r w:rsidR="00F34E0E" w:rsidRPr="004A6891">
              <w:rPr>
                <w:rStyle w:val="Hyperlink"/>
                <w:noProof/>
              </w:rPr>
              <w:t>Conklin’s conventions for the IDU layer and its attributes</w:t>
            </w:r>
            <w:r w:rsidR="00F34E0E">
              <w:rPr>
                <w:noProof/>
                <w:webHidden/>
              </w:rPr>
              <w:tab/>
            </w:r>
            <w:r w:rsidR="00F34E0E">
              <w:rPr>
                <w:noProof/>
                <w:webHidden/>
              </w:rPr>
              <w:fldChar w:fldCharType="begin"/>
            </w:r>
            <w:r w:rsidR="00F34E0E">
              <w:rPr>
                <w:noProof/>
                <w:webHidden/>
              </w:rPr>
              <w:instrText xml:space="preserve"> PAGEREF _Toc95985116 \h </w:instrText>
            </w:r>
            <w:r w:rsidR="00F34E0E">
              <w:rPr>
                <w:noProof/>
                <w:webHidden/>
              </w:rPr>
            </w:r>
            <w:r w:rsidR="00F34E0E">
              <w:rPr>
                <w:noProof/>
                <w:webHidden/>
              </w:rPr>
              <w:fldChar w:fldCharType="separate"/>
            </w:r>
            <w:r w:rsidR="00F34E0E">
              <w:rPr>
                <w:noProof/>
                <w:webHidden/>
              </w:rPr>
              <w:t>81</w:t>
            </w:r>
            <w:r w:rsidR="00F34E0E">
              <w:rPr>
                <w:noProof/>
                <w:webHidden/>
              </w:rPr>
              <w:fldChar w:fldCharType="end"/>
            </w:r>
          </w:hyperlink>
        </w:p>
        <w:p w14:paraId="646EF838" w14:textId="0B00D7DA" w:rsidR="00F34E0E" w:rsidRDefault="00421029">
          <w:pPr>
            <w:pStyle w:val="TOC1"/>
            <w:tabs>
              <w:tab w:val="right" w:leader="dot" w:pos="9350"/>
            </w:tabs>
            <w:rPr>
              <w:rFonts w:eastAsiaTheme="minorEastAsia"/>
              <w:noProof/>
            </w:rPr>
          </w:pPr>
          <w:hyperlink w:anchor="_Toc95985117" w:history="1">
            <w:r w:rsidR="00F34E0E" w:rsidRPr="004A6891">
              <w:rPr>
                <w:rStyle w:val="Hyperlink"/>
                <w:noProof/>
              </w:rPr>
              <w:t>Release Log</w:t>
            </w:r>
            <w:r w:rsidR="00F34E0E">
              <w:rPr>
                <w:noProof/>
                <w:webHidden/>
              </w:rPr>
              <w:tab/>
            </w:r>
            <w:r w:rsidR="00F34E0E">
              <w:rPr>
                <w:noProof/>
                <w:webHidden/>
              </w:rPr>
              <w:fldChar w:fldCharType="begin"/>
            </w:r>
            <w:r w:rsidR="00F34E0E">
              <w:rPr>
                <w:noProof/>
                <w:webHidden/>
              </w:rPr>
              <w:instrText xml:space="preserve"> PAGEREF _Toc95985117 \h </w:instrText>
            </w:r>
            <w:r w:rsidR="00F34E0E">
              <w:rPr>
                <w:noProof/>
                <w:webHidden/>
              </w:rPr>
            </w:r>
            <w:r w:rsidR="00F34E0E">
              <w:rPr>
                <w:noProof/>
                <w:webHidden/>
              </w:rPr>
              <w:fldChar w:fldCharType="separate"/>
            </w:r>
            <w:r w:rsidR="00F34E0E">
              <w:rPr>
                <w:noProof/>
                <w:webHidden/>
              </w:rPr>
              <w:t>82</w:t>
            </w:r>
            <w:r w:rsidR="00F34E0E">
              <w:rPr>
                <w:noProof/>
                <w:webHidden/>
              </w:rPr>
              <w:fldChar w:fldCharType="end"/>
            </w:r>
          </w:hyperlink>
        </w:p>
        <w:p w14:paraId="10356060" w14:textId="028929E1" w:rsidR="00F34E0E" w:rsidRDefault="00421029">
          <w:pPr>
            <w:pStyle w:val="TOC1"/>
            <w:tabs>
              <w:tab w:val="right" w:leader="dot" w:pos="9350"/>
            </w:tabs>
            <w:rPr>
              <w:rFonts w:eastAsiaTheme="minorEastAsia"/>
              <w:noProof/>
            </w:rPr>
          </w:pPr>
          <w:hyperlink w:anchor="_Toc95985118" w:history="1">
            <w:r w:rsidR="00F34E0E" w:rsidRPr="004A6891">
              <w:rPr>
                <w:rStyle w:val="Hyperlink"/>
                <w:noProof/>
              </w:rPr>
              <w:t>References</w:t>
            </w:r>
            <w:r w:rsidR="00F34E0E">
              <w:rPr>
                <w:noProof/>
                <w:webHidden/>
              </w:rPr>
              <w:tab/>
            </w:r>
            <w:r w:rsidR="00F34E0E">
              <w:rPr>
                <w:noProof/>
                <w:webHidden/>
              </w:rPr>
              <w:fldChar w:fldCharType="begin"/>
            </w:r>
            <w:r w:rsidR="00F34E0E">
              <w:rPr>
                <w:noProof/>
                <w:webHidden/>
              </w:rPr>
              <w:instrText xml:space="preserve"> PAGEREF _Toc95985118 \h </w:instrText>
            </w:r>
            <w:r w:rsidR="00F34E0E">
              <w:rPr>
                <w:noProof/>
                <w:webHidden/>
              </w:rPr>
            </w:r>
            <w:r w:rsidR="00F34E0E">
              <w:rPr>
                <w:noProof/>
                <w:webHidden/>
              </w:rPr>
              <w:fldChar w:fldCharType="separate"/>
            </w:r>
            <w:r w:rsidR="00F34E0E">
              <w:rPr>
                <w:noProof/>
                <w:webHidden/>
              </w:rPr>
              <w:t>87</w:t>
            </w:r>
            <w:r w:rsidR="00F34E0E">
              <w:rPr>
                <w:noProof/>
                <w:webHidden/>
              </w:rPr>
              <w:fldChar w:fldCharType="end"/>
            </w:r>
          </w:hyperlink>
        </w:p>
        <w:p w14:paraId="6ABF0928" w14:textId="5634E50B" w:rsidR="00F34E0E" w:rsidRDefault="00421029">
          <w:pPr>
            <w:pStyle w:val="TOC1"/>
            <w:tabs>
              <w:tab w:val="right" w:leader="dot" w:pos="9350"/>
            </w:tabs>
            <w:rPr>
              <w:rFonts w:eastAsiaTheme="minorEastAsia"/>
              <w:noProof/>
            </w:rPr>
          </w:pPr>
          <w:hyperlink w:anchor="_Toc95985119" w:history="1">
            <w:r w:rsidR="00F34E0E" w:rsidRPr="004A6891">
              <w:rPr>
                <w:rStyle w:val="Hyperlink"/>
                <w:noProof/>
              </w:rPr>
              <w:t>Acronyms and Abbreviations</w:t>
            </w:r>
            <w:r w:rsidR="00F34E0E">
              <w:rPr>
                <w:noProof/>
                <w:webHidden/>
              </w:rPr>
              <w:tab/>
            </w:r>
            <w:r w:rsidR="00F34E0E">
              <w:rPr>
                <w:noProof/>
                <w:webHidden/>
              </w:rPr>
              <w:fldChar w:fldCharType="begin"/>
            </w:r>
            <w:r w:rsidR="00F34E0E">
              <w:rPr>
                <w:noProof/>
                <w:webHidden/>
              </w:rPr>
              <w:instrText xml:space="preserve"> PAGEREF _Toc95985119 \h </w:instrText>
            </w:r>
            <w:r w:rsidR="00F34E0E">
              <w:rPr>
                <w:noProof/>
                <w:webHidden/>
              </w:rPr>
            </w:r>
            <w:r w:rsidR="00F34E0E">
              <w:rPr>
                <w:noProof/>
                <w:webHidden/>
              </w:rPr>
              <w:fldChar w:fldCharType="separate"/>
            </w:r>
            <w:r w:rsidR="00F34E0E">
              <w:rPr>
                <w:noProof/>
                <w:webHidden/>
              </w:rPr>
              <w:t>89</w:t>
            </w:r>
            <w:r w:rsidR="00F34E0E">
              <w:rPr>
                <w:noProof/>
                <w:webHidden/>
              </w:rPr>
              <w:fldChar w:fldCharType="end"/>
            </w:r>
          </w:hyperlink>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30705232"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87080447" w:history="1">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r w:rsidR="006F4A15">
          <w:rPr>
            <w:noProof/>
            <w:webHidden/>
          </w:rPr>
          <w:t>12</w:t>
        </w:r>
        <w:r w:rsidR="009B1389">
          <w:rPr>
            <w:noProof/>
            <w:webHidden/>
          </w:rPr>
          <w:fldChar w:fldCharType="end"/>
        </w:r>
      </w:hyperlink>
    </w:p>
    <w:p w14:paraId="0E9D6233" w14:textId="18F37545" w:rsidR="009B1389" w:rsidRDefault="00421029">
      <w:pPr>
        <w:pStyle w:val="TableofFigures"/>
        <w:tabs>
          <w:tab w:val="right" w:leader="dot" w:pos="9350"/>
        </w:tabs>
        <w:rPr>
          <w:rFonts w:eastAsiaTheme="minorEastAsia"/>
          <w:noProof/>
        </w:rPr>
      </w:pPr>
      <w:hyperlink w:anchor="_Toc87080448" w:history="1">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r w:rsidR="006F4A15">
          <w:rPr>
            <w:noProof/>
            <w:webHidden/>
          </w:rPr>
          <w:t>13</w:t>
        </w:r>
        <w:r w:rsidR="009B1389">
          <w:rPr>
            <w:noProof/>
            <w:webHidden/>
          </w:rPr>
          <w:fldChar w:fldCharType="end"/>
        </w:r>
      </w:hyperlink>
    </w:p>
    <w:p w14:paraId="46CD03B0" w14:textId="0163D88E" w:rsidR="009B1389" w:rsidRDefault="00421029">
      <w:pPr>
        <w:pStyle w:val="TableofFigures"/>
        <w:tabs>
          <w:tab w:val="right" w:leader="dot" w:pos="9350"/>
        </w:tabs>
        <w:rPr>
          <w:rFonts w:eastAsiaTheme="minorEastAsia"/>
          <w:noProof/>
        </w:rPr>
      </w:pPr>
      <w:hyperlink w:anchor="_Toc87080449" w:history="1">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r w:rsidR="006F4A15">
          <w:rPr>
            <w:noProof/>
            <w:webHidden/>
          </w:rPr>
          <w:t>14</w:t>
        </w:r>
        <w:r w:rsidR="009B1389">
          <w:rPr>
            <w:noProof/>
            <w:webHidden/>
          </w:rPr>
          <w:fldChar w:fldCharType="end"/>
        </w:r>
      </w:hyperlink>
    </w:p>
    <w:p w14:paraId="42134384" w14:textId="771BA344" w:rsidR="009B1389" w:rsidRDefault="00421029">
      <w:pPr>
        <w:pStyle w:val="TableofFigures"/>
        <w:tabs>
          <w:tab w:val="right" w:leader="dot" w:pos="9350"/>
        </w:tabs>
        <w:rPr>
          <w:rFonts w:eastAsiaTheme="minorEastAsia"/>
          <w:noProof/>
        </w:rPr>
      </w:pPr>
      <w:hyperlink w:anchor="_Toc87080450" w:history="1">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r w:rsidR="006F4A15">
          <w:rPr>
            <w:noProof/>
            <w:webHidden/>
          </w:rPr>
          <w:t>15</w:t>
        </w:r>
        <w:r w:rsidR="009B1389">
          <w:rPr>
            <w:noProof/>
            <w:webHidden/>
          </w:rPr>
          <w:fldChar w:fldCharType="end"/>
        </w:r>
      </w:hyperlink>
    </w:p>
    <w:p w14:paraId="7811EADA" w14:textId="6E4CEF70" w:rsidR="009B1389" w:rsidRDefault="00421029">
      <w:pPr>
        <w:pStyle w:val="TableofFigures"/>
        <w:tabs>
          <w:tab w:val="right" w:leader="dot" w:pos="9350"/>
        </w:tabs>
        <w:rPr>
          <w:rFonts w:eastAsiaTheme="minorEastAsia"/>
          <w:noProof/>
        </w:rPr>
      </w:pPr>
      <w:hyperlink w:anchor="_Toc87080451" w:history="1">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r w:rsidR="006F4A15">
          <w:rPr>
            <w:noProof/>
            <w:webHidden/>
          </w:rPr>
          <w:t>16</w:t>
        </w:r>
        <w:r w:rsidR="009B1389">
          <w:rPr>
            <w:noProof/>
            <w:webHidden/>
          </w:rPr>
          <w:fldChar w:fldCharType="end"/>
        </w:r>
      </w:hyperlink>
    </w:p>
    <w:p w14:paraId="626BAD79" w14:textId="1607688C" w:rsidR="009B1389" w:rsidRDefault="00421029">
      <w:pPr>
        <w:pStyle w:val="TableofFigures"/>
        <w:tabs>
          <w:tab w:val="right" w:leader="dot" w:pos="9350"/>
        </w:tabs>
        <w:rPr>
          <w:rFonts w:eastAsiaTheme="minorEastAsia"/>
          <w:noProof/>
        </w:rPr>
      </w:pPr>
      <w:hyperlink w:anchor="_Toc87080452" w:history="1">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r w:rsidR="006F4A15">
          <w:rPr>
            <w:noProof/>
            <w:webHidden/>
          </w:rPr>
          <w:t>45</w:t>
        </w:r>
        <w:r w:rsidR="009B1389">
          <w:rPr>
            <w:noProof/>
            <w:webHidden/>
          </w:rPr>
          <w:fldChar w:fldCharType="end"/>
        </w:r>
      </w:hyperlink>
    </w:p>
    <w:p w14:paraId="57EAD399" w14:textId="5318A386" w:rsidR="009B1389" w:rsidRDefault="00421029">
      <w:pPr>
        <w:pStyle w:val="TableofFigures"/>
        <w:tabs>
          <w:tab w:val="right" w:leader="dot" w:pos="9350"/>
        </w:tabs>
        <w:rPr>
          <w:rFonts w:eastAsiaTheme="minorEastAsia"/>
          <w:noProof/>
        </w:rPr>
      </w:pPr>
      <w:hyperlink w:anchor="_Toc87080453" w:history="1">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r w:rsidR="006F4A15">
          <w:rPr>
            <w:noProof/>
            <w:webHidden/>
          </w:rPr>
          <w:t>54</w:t>
        </w:r>
        <w:r w:rsidR="009B1389">
          <w:rPr>
            <w:noProof/>
            <w:webHidden/>
          </w:rPr>
          <w:fldChar w:fldCharType="end"/>
        </w:r>
      </w:hyperlink>
    </w:p>
    <w:p w14:paraId="66C469D9" w14:textId="66480368" w:rsidR="009B1389" w:rsidRDefault="00421029">
      <w:pPr>
        <w:pStyle w:val="TableofFigures"/>
        <w:tabs>
          <w:tab w:val="right" w:leader="dot" w:pos="9350"/>
        </w:tabs>
        <w:rPr>
          <w:rFonts w:eastAsiaTheme="minorEastAsia"/>
          <w:noProof/>
        </w:rPr>
      </w:pPr>
      <w:hyperlink w:anchor="_Toc87080454" w:history="1">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r w:rsidR="006F4A15">
          <w:rPr>
            <w:noProof/>
            <w:webHidden/>
          </w:rPr>
          <w:t>55</w:t>
        </w:r>
        <w:r w:rsidR="009B1389">
          <w:rPr>
            <w:noProof/>
            <w:webHidden/>
          </w:rPr>
          <w:fldChar w:fldCharType="end"/>
        </w:r>
      </w:hyperlink>
    </w:p>
    <w:p w14:paraId="181D9ECC" w14:textId="66CAA45B" w:rsidR="009B1389" w:rsidRDefault="00421029">
      <w:pPr>
        <w:pStyle w:val="TableofFigures"/>
        <w:tabs>
          <w:tab w:val="right" w:leader="dot" w:pos="9350"/>
        </w:tabs>
        <w:rPr>
          <w:rFonts w:eastAsiaTheme="minorEastAsia"/>
          <w:noProof/>
        </w:rPr>
      </w:pPr>
      <w:hyperlink w:anchor="_Toc87080455" w:history="1">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r w:rsidR="006F4A15">
          <w:rPr>
            <w:noProof/>
            <w:webHidden/>
          </w:rPr>
          <w:t>78</w:t>
        </w:r>
        <w:r w:rsidR="009B138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16" w:name="_Toc95985010"/>
      <w:r>
        <w:t>What is a digital handbook?</w:t>
      </w:r>
      <w:bookmarkEnd w:id="16"/>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17" w:name="_Toc95985011"/>
      <w:r>
        <w:t>CW3M c</w:t>
      </w:r>
      <w:r w:rsidR="00C70B81">
        <w:t>oncept</w:t>
      </w:r>
      <w:bookmarkEnd w:id="17"/>
      <w:r>
        <w:t xml:space="preserve"> </w:t>
      </w:r>
    </w:p>
    <w:p w14:paraId="7E41CEB8" w14:textId="77777777" w:rsidR="000D6396" w:rsidRDefault="000D6396" w:rsidP="00A43D30"/>
    <w:p w14:paraId="3DA45CFC" w14:textId="77777777" w:rsidR="000D6396" w:rsidRDefault="00C46F0A" w:rsidP="00C46F0A">
      <w:pPr>
        <w:pStyle w:val="Heading2"/>
      </w:pPr>
      <w:bookmarkStart w:id="18" w:name="_Toc95985012"/>
      <w:r>
        <w:lastRenderedPageBreak/>
        <w:t>A different kind of community model</w:t>
      </w:r>
      <w:bookmarkEnd w:id="18"/>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19" w:name="_Toc95985013"/>
      <w:r>
        <w:t>What CW3M is for</w:t>
      </w:r>
      <w:bookmarkEnd w:id="19"/>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20" w:name="_Toc95985014"/>
      <w:r>
        <w:t>Management and maintenance</w:t>
      </w:r>
      <w:bookmarkEnd w:id="20"/>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21" w:name="_Toc95985015"/>
      <w:r>
        <w:lastRenderedPageBreak/>
        <w:t xml:space="preserve">CW3M – A </w:t>
      </w:r>
      <w:r w:rsidR="007E0920">
        <w:t>“</w:t>
      </w:r>
      <w:r>
        <w:t>first principles</w:t>
      </w:r>
      <w:r w:rsidR="007E0920">
        <w:t>”</w:t>
      </w:r>
      <w:r>
        <w:t xml:space="preserve"> model with tuning knobs</w:t>
      </w:r>
      <w:bookmarkEnd w:id="21"/>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22" w:name="_Toc95985016"/>
      <w:r>
        <w:t>The tuning knobs</w:t>
      </w:r>
      <w:bookmarkEnd w:id="22"/>
    </w:p>
    <w:p w14:paraId="357A9712" w14:textId="3B026DD3" w:rsidR="00CF4F65" w:rsidRDefault="00CF4F65" w:rsidP="00CF4F65"/>
    <w:p w14:paraId="386F14D4" w14:textId="7E6DF33D" w:rsidR="00227342" w:rsidRDefault="00CF4F65" w:rsidP="00872B5B">
      <w:pPr>
        <w:pStyle w:val="Heading2"/>
      </w:pPr>
      <w:bookmarkStart w:id="23" w:name="_Toc95985017"/>
      <w:r>
        <w:t xml:space="preserve">ET_MULT </w:t>
      </w:r>
      <w:r w:rsidR="00227342">
        <w:t>– forest evapotranspiration</w:t>
      </w:r>
      <w:bookmarkEnd w:id="23"/>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24" w:name="_Toc95985018"/>
      <w:r>
        <w:lastRenderedPageBreak/>
        <w:t>SOLAR_RADIATION_MULTIPLIER – reservoir insolation</w:t>
      </w:r>
      <w:bookmarkEnd w:id="24"/>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25" w:name="_Toc95985019"/>
      <w:r>
        <w:t>FLOW_CMS – Discharge from High Cascade springs</w:t>
      </w:r>
      <w:bookmarkEnd w:id="25"/>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26" w:name="_Toc95985020"/>
      <w:r>
        <w:t>The Envision framework and the GIS Layers</w:t>
      </w:r>
      <w:bookmarkEnd w:id="26"/>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27" w:name="_Toc95985021"/>
      <w:r>
        <w:t>The Reach Layer</w:t>
      </w:r>
      <w:bookmarkEnd w:id="27"/>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28" w:name="_Toc95985022"/>
      <w:r>
        <w:t>Time steps, autonomous processes, and global methods</w:t>
      </w:r>
      <w:bookmarkEnd w:id="28"/>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29" w:name="_Toc95985023"/>
      <w:r w:rsidR="00702439">
        <w:t>Some g</w:t>
      </w:r>
      <w:r w:rsidR="00706EE7">
        <w:t>lobal method details</w:t>
      </w:r>
      <w:bookmarkEnd w:id="29"/>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30" w:name="_Toc95985024"/>
      <w:r>
        <w:t>Study areas</w:t>
      </w:r>
      <w:bookmarkEnd w:id="30"/>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0CD6C8E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6F4A15">
        <w:t xml:space="preserve">Figure </w:t>
      </w:r>
      <w:r w:rsidR="006F4A15">
        <w:rPr>
          <w:noProof/>
        </w:rPr>
        <w:t>1</w:t>
      </w:r>
      <w:r w:rsidR="00064E77">
        <w:fldChar w:fldCharType="end"/>
      </w:r>
      <w:r w:rsidR="00064E77">
        <w:t>)</w:t>
      </w:r>
    </w:p>
    <w:p w14:paraId="03CAE907" w14:textId="06837F00"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6F4A15">
        <w:t xml:space="preserve">Figure </w:t>
      </w:r>
      <w:r w:rsidR="006F4A15">
        <w:rPr>
          <w:noProof/>
        </w:rPr>
        <w:t>2</w:t>
      </w:r>
      <w:r w:rsidR="00064E77">
        <w:fldChar w:fldCharType="end"/>
      </w:r>
      <w:r w:rsidR="00064E77">
        <w:t>)</w:t>
      </w:r>
    </w:p>
    <w:p w14:paraId="1A5A767B" w14:textId="674A0B7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6F4A15">
        <w:t xml:space="preserve">Figure </w:t>
      </w:r>
      <w:r w:rsidR="006F4A15">
        <w:rPr>
          <w:noProof/>
        </w:rPr>
        <w:t>5</w:t>
      </w:r>
      <w:r w:rsidR="00893F4B">
        <w:fldChar w:fldCharType="end"/>
      </w:r>
      <w:r>
        <w:t>)</w:t>
      </w:r>
    </w:p>
    <w:p w14:paraId="1B80045C" w14:textId="77490B7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6F4A15">
        <w:t xml:space="preserve">Figure </w:t>
      </w:r>
      <w:r w:rsidR="006F4A15">
        <w:rPr>
          <w:noProof/>
        </w:rPr>
        <w:t>3</w:t>
      </w:r>
      <w:r w:rsidR="00064E77">
        <w:fldChar w:fldCharType="end"/>
      </w:r>
      <w:r w:rsidR="00064E77">
        <w:t>)</w:t>
      </w:r>
    </w:p>
    <w:p w14:paraId="1933EF54" w14:textId="73831AF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6F4A15">
        <w:t xml:space="preserve">Figure </w:t>
      </w:r>
      <w:r w:rsidR="006F4A1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31" w:name="_Toc95985025"/>
      <w:r>
        <w:lastRenderedPageBreak/>
        <w:t>Data</w:t>
      </w:r>
      <w:r w:rsidR="00A92F06">
        <w:t>CW3M</w:t>
      </w:r>
      <w:r>
        <w:t xml:space="preserve"> directory structure</w:t>
      </w:r>
      <w:bookmarkEnd w:id="31"/>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32" w:name="_Toc95985026"/>
      <w:r>
        <w:t>DataCW3M\ScenarioData directory structure</w:t>
      </w:r>
      <w:bookmarkEnd w:id="32"/>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33" w:name="_Toc95985027"/>
      <w:r>
        <w:t>DataCW3M\ScenarioData\&lt;scenario&gt; folder contents</w:t>
      </w:r>
      <w:bookmarkEnd w:id="33"/>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34" w:name="_Toc95985028"/>
      <w:r>
        <w:t>DataCW3M\&lt;study area&gt; folder contents</w:t>
      </w:r>
      <w:bookmarkEnd w:id="34"/>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C321C8E" w:rsidR="00D37681" w:rsidRDefault="00D37681" w:rsidP="00D37681">
      <w:pPr>
        <w:pStyle w:val="Caption"/>
      </w:pPr>
      <w:bookmarkStart w:id="35" w:name="_Ref529607484"/>
      <w:bookmarkStart w:id="36"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1</w:t>
      </w:r>
      <w:r w:rsidR="006C64CF">
        <w:rPr>
          <w:noProof/>
        </w:rPr>
        <w:fldChar w:fldCharType="end"/>
      </w:r>
      <w:bookmarkEnd w:id="35"/>
      <w:r>
        <w:t xml:space="preserve">. Willamette River basin study area; embedded study areas are </w:t>
      </w:r>
      <w:r w:rsidR="0005603B">
        <w:t>colored</w:t>
      </w:r>
      <w:r w:rsidR="0097392C">
        <w:t xml:space="preserve"> other than gray.  The 2 lighter blues together make up the upper Willamette basin study area.</w:t>
      </w:r>
      <w:bookmarkEnd w:id="36"/>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EB129E0" w:rsidR="00D37681" w:rsidRDefault="00D37681" w:rsidP="00D37681">
      <w:pPr>
        <w:pStyle w:val="Caption"/>
      </w:pPr>
      <w:bookmarkStart w:id="37" w:name="_Ref529607514"/>
      <w:bookmarkStart w:id="38"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2</w:t>
      </w:r>
      <w:r w:rsidR="006C64CF">
        <w:rPr>
          <w:noProof/>
        </w:rPr>
        <w:fldChar w:fldCharType="end"/>
      </w:r>
      <w:bookmarkEnd w:id="37"/>
      <w:r>
        <w:t>. Tualatin basin study area; Chicken Creek watershed is highlighted.</w:t>
      </w:r>
      <w:bookmarkEnd w:id="38"/>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C68FC8E" w:rsidR="00D37681" w:rsidRDefault="00064E77" w:rsidP="00064E77">
      <w:pPr>
        <w:pStyle w:val="Caption"/>
      </w:pPr>
      <w:bookmarkStart w:id="39" w:name="_Ref529607587"/>
      <w:bookmarkStart w:id="40"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3</w:t>
      </w:r>
      <w:r w:rsidR="006C64CF">
        <w:rPr>
          <w:noProof/>
        </w:rPr>
        <w:fldChar w:fldCharType="end"/>
      </w:r>
      <w:bookmarkEnd w:id="39"/>
      <w:r>
        <w:t>. North Santiam watershed study area.</w:t>
      </w:r>
      <w:bookmarkEnd w:id="40"/>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00ACEA6" w:rsidR="00C70B81" w:rsidRDefault="00064E77" w:rsidP="00064E77">
      <w:pPr>
        <w:pStyle w:val="Caption"/>
      </w:pPr>
      <w:bookmarkStart w:id="41" w:name="_Ref529607628"/>
      <w:bookmarkStart w:id="42"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4</w:t>
      </w:r>
      <w:r w:rsidR="006C64CF">
        <w:rPr>
          <w:noProof/>
        </w:rPr>
        <w:fldChar w:fldCharType="end"/>
      </w:r>
      <w:bookmarkEnd w:id="41"/>
      <w:r>
        <w:t>. Upper Willamette study area.</w:t>
      </w:r>
      <w:bookmarkEnd w:id="42"/>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617FCA89" w:rsidR="00E66BC2" w:rsidRDefault="006F30D2" w:rsidP="006F30D2">
      <w:pPr>
        <w:pStyle w:val="Caption"/>
      </w:pPr>
      <w:bookmarkStart w:id="43" w:name="_Ref529611388"/>
      <w:bookmarkStart w:id="44"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6F4A15">
        <w:rPr>
          <w:noProof/>
        </w:rPr>
        <w:t>5</w:t>
      </w:r>
      <w:r w:rsidR="006C64CF">
        <w:rPr>
          <w:noProof/>
        </w:rPr>
        <w:fldChar w:fldCharType="end"/>
      </w:r>
      <w:bookmarkEnd w:id="43"/>
      <w:r>
        <w:t>. Chicken Creek watershed study area.</w:t>
      </w:r>
      <w:bookmarkEnd w:id="44"/>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45" w:name="_Toc95985029"/>
      <w:r>
        <w:t>Calendar conventions</w:t>
      </w:r>
      <w:bookmarkEnd w:id="45"/>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46" w:name="_Toc95985030"/>
      <w:r>
        <w:t>Water years</w:t>
      </w:r>
      <w:bookmarkEnd w:id="46"/>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47" w:name="_Toc95985031"/>
      <w:r>
        <w:t>Climate data</w:t>
      </w:r>
      <w:bookmarkEnd w:id="47"/>
    </w:p>
    <w:p w14:paraId="4E201698" w14:textId="77777777" w:rsidR="00CB152A" w:rsidRPr="00A06758" w:rsidRDefault="00CB152A" w:rsidP="00A06758"/>
    <w:p w14:paraId="400F9551" w14:textId="77777777" w:rsidR="00CB152A" w:rsidRDefault="00CB152A" w:rsidP="00CB152A">
      <w:pPr>
        <w:pStyle w:val="Heading2"/>
      </w:pPr>
      <w:bookmarkStart w:id="48" w:name="_Toc2858729"/>
      <w:bookmarkStart w:id="49" w:name="_Toc95985032"/>
      <w:r>
        <w:t>Numbered climate scenarios in the model</w:t>
      </w:r>
      <w:bookmarkEnd w:id="48"/>
      <w:bookmarkEnd w:id="49"/>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6F4A15">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0" w:name="_Ref6032062"/>
      <w:bookmarkStart w:id="51" w:name="_Ref6033311"/>
      <w:bookmarkStart w:id="52" w:name="_Toc6121576"/>
      <w:r>
        <w:t xml:space="preserve">Table </w:t>
      </w:r>
      <w:bookmarkEnd w:id="50"/>
      <w:r>
        <w:t>1. Numbered climate scenarios</w:t>
      </w:r>
      <w:bookmarkEnd w:id="51"/>
      <w:bookmarkEnd w:id="52"/>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3" w:name="_Toc7759621"/>
      <w:bookmarkStart w:id="54" w:name="_Toc95985033"/>
      <w:r>
        <w:t>Monthly and seasonal weather data</w:t>
      </w:r>
      <w:bookmarkEnd w:id="53"/>
      <w:bookmarkEnd w:id="54"/>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5" w:name="_Toc95985034"/>
      <w:r>
        <w:t>Climate data grid</w:t>
      </w:r>
      <w:r w:rsidR="009F132A">
        <w:t>s</w:t>
      </w:r>
      <w:bookmarkEnd w:id="5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6" w:name="_Toc95985035"/>
      <w:r>
        <w:t>The WW2100 climate grid</w:t>
      </w:r>
      <w:bookmarkEnd w:id="5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7" w:name="_Toc95985036"/>
      <w:r>
        <w:t>The v2 climate grid</w:t>
      </w:r>
      <w:bookmarkEnd w:id="5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8" w:name="_Toc95985037"/>
      <w:r>
        <w:t>How climate data is looked up</w:t>
      </w:r>
      <w:bookmarkEnd w:id="5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 w:name="_Toc95985038"/>
      <w:r>
        <w:t>What is in a climate dataset</w:t>
      </w:r>
      <w:bookmarkEnd w:id="5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60" w:name="_Toc71709880"/>
      <w:bookmarkStart w:id="61" w:name="_Toc95985039"/>
      <w:r>
        <w:lastRenderedPageBreak/>
        <w:t>Water rights</w:t>
      </w:r>
      <w:bookmarkEnd w:id="60"/>
      <w:bookmarkEnd w:id="61"/>
    </w:p>
    <w:p w14:paraId="0ADF041E" w14:textId="77777777" w:rsidR="00B45A02" w:rsidRDefault="00B45A02" w:rsidP="00B45A02">
      <w:pPr>
        <w:pStyle w:val="Heading2"/>
      </w:pPr>
      <w:bookmarkStart w:id="62" w:name="_Toc71709881"/>
      <w:bookmarkStart w:id="63" w:name="_Toc95985040"/>
      <w:r>
        <w:t>Water rights data</w:t>
      </w:r>
      <w:bookmarkEnd w:id="62"/>
      <w:bookmarkEnd w:id="63"/>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64" w:name="_Hlk75771270"/>
      <w:r w:rsidR="000E625E">
        <w:t>(e.g. when PODRATE is zero)</w:t>
      </w:r>
      <w:r>
        <w:t>,</w:t>
      </w:r>
      <w:bookmarkEnd w:id="64"/>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65" w:name="_Toc71709882"/>
      <w:bookmarkStart w:id="66" w:name="_Toc95985041"/>
      <w:r>
        <w:t>The wr_pods.csv file</w:t>
      </w:r>
      <w:bookmarkEnd w:id="65"/>
      <w:bookmarkEnd w:id="66"/>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67" w:name="_Toc71709883"/>
      <w:bookmarkStart w:id="68" w:name="_Toc95985042"/>
      <w:r>
        <w:t>The wr_pous.csv file</w:t>
      </w:r>
      <w:bookmarkEnd w:id="67"/>
      <w:bookmarkEnd w:id="68"/>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69" w:name="_Toc95985043"/>
      <w:bookmarkStart w:id="70" w:name="_Toc71709884"/>
      <w:r>
        <w:t>Allocating surface water rights to irrigation</w:t>
      </w:r>
      <w:bookmarkEnd w:id="69"/>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71" w:name="_Toc95985044"/>
      <w:r>
        <w:t>Adding a water right</w:t>
      </w:r>
      <w:bookmarkEnd w:id="70"/>
      <w:bookmarkEnd w:id="71"/>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72" w:name="_Toc95985045"/>
      <w:r>
        <w:t>Initial conditions</w:t>
      </w:r>
      <w:bookmarkEnd w:id="72"/>
    </w:p>
    <w:p w14:paraId="78EB624C" w14:textId="77777777" w:rsidR="003447B8" w:rsidRPr="00801BD3" w:rsidRDefault="003447B8" w:rsidP="00801BD3"/>
    <w:p w14:paraId="29F93D2E" w14:textId="2882A4C8" w:rsidR="00801BD3" w:rsidRDefault="003447B8" w:rsidP="006231D1">
      <w:pPr>
        <w:pStyle w:val="Heading2"/>
      </w:pPr>
      <w:bookmarkStart w:id="73" w:name="_Toc95985046"/>
      <w:r>
        <w:t>State variables</w:t>
      </w:r>
      <w:bookmarkEnd w:id="73"/>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74" w:name="_Toc95985047"/>
      <w:r>
        <w:t>Reproducibility and the use of random number generators</w:t>
      </w:r>
      <w:bookmarkEnd w:id="74"/>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75" w:name="_Toc95985048"/>
      <w:r>
        <w:t xml:space="preserve">Initializing ID </w:t>
      </w:r>
      <w:r w:rsidR="00D014FA">
        <w:t>numbers: coldstart</w:t>
      </w:r>
      <w:bookmarkEnd w:id="75"/>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76" w:name="_Toc95985049"/>
      <w:r>
        <w:t>Initializing Flow and HBV model state variables: spinup</w:t>
      </w:r>
      <w:bookmarkEnd w:id="76"/>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77" w:name="_Toc95985050"/>
      <w:r>
        <w:t>Initializing</w:t>
      </w:r>
      <w:r w:rsidR="00F731A1">
        <w:t xml:space="preserve"> HBVCALIB attributes</w:t>
      </w:r>
      <w:r w:rsidR="00AB7E22">
        <w:t>: spinup</w:t>
      </w:r>
      <w:bookmarkEnd w:id="77"/>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78" w:name="_Toc95985051"/>
      <w:r>
        <w:t>Initial conditions for Flow: the IC file</w:t>
      </w:r>
      <w:r w:rsidR="0066329B">
        <w:t xml:space="preserve"> and the IDU, HRU, and Reach shapefiles</w:t>
      </w:r>
      <w:bookmarkEnd w:id="78"/>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79" w:name="_Toc95985052"/>
      <w:r>
        <w:t>What is in the IC file</w:t>
      </w:r>
      <w:bookmarkEnd w:id="79"/>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0" w:name="_Toc95985053"/>
      <w:r>
        <w:t>State variables in the IDU shapefile</w:t>
      </w:r>
      <w:bookmarkEnd w:id="80"/>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1" w:name="_Toc95985054"/>
      <w:r>
        <w:lastRenderedPageBreak/>
        <w:t>Initial conditions for HBV</w:t>
      </w:r>
      <w:r w:rsidR="00FF29F2">
        <w:t>: the IC file and the IDU shapefile</w:t>
      </w:r>
      <w:bookmarkEnd w:id="81"/>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2" w:name="_Toc95985055"/>
      <w:r>
        <w:t>Default values used when the data is incomplete</w:t>
      </w:r>
      <w:bookmarkEnd w:id="82"/>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3" w:name="_Toc95985056"/>
      <w:r>
        <w:t>Stream flow and stream temperature</w:t>
      </w:r>
      <w:bookmarkEnd w:id="83"/>
    </w:p>
    <w:p w14:paraId="224B0981" w14:textId="77777777" w:rsidR="008C7362" w:rsidRDefault="008C7362" w:rsidP="008C7362">
      <w:pPr>
        <w:pStyle w:val="Heading2"/>
      </w:pPr>
      <w:bookmarkStart w:id="84" w:name="_Toc50800503"/>
      <w:bookmarkStart w:id="85" w:name="_Toc54090937"/>
      <w:bookmarkStart w:id="86" w:name="_Toc95985057"/>
      <w:r>
        <w:t>Water parcels</w:t>
      </w:r>
      <w:bookmarkEnd w:id="84"/>
      <w:bookmarkEnd w:id="85"/>
      <w:bookmarkEnd w:id="86"/>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7" w:name="_Toc95985058"/>
      <w:r>
        <w:t>Daily water mass and energy balance</w:t>
      </w:r>
      <w:bookmarkEnd w:id="87"/>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88" w:name="_Toc95985059"/>
      <w:r>
        <w:t>Estimating the rate of flow</w:t>
      </w:r>
      <w:r w:rsidR="006A13B7">
        <w:t xml:space="preserve"> </w:t>
      </w:r>
      <w:r>
        <w:t>in a stream reach</w:t>
      </w:r>
      <w:bookmarkEnd w:id="88"/>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89" w:name="_Toc95985060"/>
      <w:r>
        <w:t>Estimating the surface area of the water in a subreach</w:t>
      </w:r>
      <w:bookmarkEnd w:id="89"/>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 w:name="_Toc95985061"/>
      <w:r>
        <w:t>Water temperature from thermal energy</w:t>
      </w:r>
      <w:bookmarkEnd w:id="90"/>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1" w:name="_Toc95985062"/>
      <w:r>
        <w:t>Boundary conditions for stream water temperature</w:t>
      </w:r>
      <w:bookmarkEnd w:id="91"/>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2" w:name="_Toc95985063"/>
      <w:r>
        <w:t>Thermal stratification in reservoirs</w:t>
      </w:r>
      <w:bookmarkEnd w:id="92"/>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3" w:name="_Toc95985064"/>
      <w:r>
        <w:t>Thermal loading</w:t>
      </w:r>
      <w:bookmarkEnd w:id="93"/>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4" w:name="_Toc95985065"/>
      <w:r>
        <w:t>Reservoirs</w:t>
      </w:r>
      <w:bookmarkEnd w:id="94"/>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5" w:name="_Toc95985066"/>
      <w:r>
        <w:t>Reservoir data</w:t>
      </w:r>
      <w:bookmarkEnd w:id="95"/>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6" w:name="_Toc95985067"/>
      <w:r>
        <w:t>Reservoir data sources</w:t>
      </w:r>
      <w:bookmarkEnd w:id="96"/>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7" w:name="_Toc95985068"/>
      <w:r>
        <w:t>Creating a new study area</w:t>
      </w:r>
      <w:r w:rsidR="00A55502">
        <w:t xml:space="preserve"> from a watershed within the WRB</w:t>
      </w:r>
      <w:bookmarkEnd w:id="97"/>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E38550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6F4A15">
        <w:t xml:space="preserve">Figure </w:t>
      </w:r>
      <w:r w:rsidR="006F4A1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8" w:name="_Toc95985069"/>
      <w:r>
        <w:t>Limitations of subbasin simulations</w:t>
      </w:r>
      <w:bookmarkEnd w:id="98"/>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9" w:name="_Toc95985070"/>
      <w:r>
        <w:t>Calibration procedure</w:t>
      </w:r>
      <w:bookmarkEnd w:id="99"/>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100" w:name="_Toc95985071"/>
      <w:r>
        <w:t>Using PEST to determine HBV parameter values</w:t>
      </w:r>
      <w:bookmarkEnd w:id="100"/>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101" w:name="_Toc95985072"/>
      <w:r>
        <w:t>Calibrating streamflows using stream gage measurements</w:t>
      </w:r>
      <w:bookmarkEnd w:id="101"/>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102" w:name="_Toc95985073"/>
      <w:r>
        <w:t>Calibrating stream temperatures</w:t>
      </w:r>
      <w:bookmarkEnd w:id="102"/>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103" w:name="_Toc95985074"/>
      <w:r>
        <w:lastRenderedPageBreak/>
        <w:t>North Santiam study area</w:t>
      </w:r>
      <w:bookmarkEnd w:id="103"/>
    </w:p>
    <w:p w14:paraId="24DE991F" w14:textId="77777777" w:rsidR="000C5A18" w:rsidRDefault="000C5A18" w:rsidP="000C5A18"/>
    <w:p w14:paraId="0AA4F828" w14:textId="6996018D"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6F4A15">
        <w:t xml:space="preserve">Figure </w:t>
      </w:r>
      <w:r w:rsidR="006F4A1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4" w:name="_Toc95985075"/>
      <w:r>
        <w:rPr>
          <w:rFonts w:eastAsia="Times New Roman"/>
        </w:rPr>
        <w:t>Instream water rights</w:t>
      </w:r>
      <w:bookmarkEnd w:id="10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273BD05" w:rsidR="00AE364B" w:rsidRDefault="005C1A69" w:rsidP="005C1A69">
      <w:pPr>
        <w:pStyle w:val="Caption"/>
      </w:pPr>
      <w:bookmarkStart w:id="105"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6F4A15">
        <w:rPr>
          <w:noProof/>
        </w:rPr>
        <w:t>6</w:t>
      </w:r>
      <w:r w:rsidR="000B183E">
        <w:rPr>
          <w:noProof/>
        </w:rPr>
        <w:fldChar w:fldCharType="end"/>
      </w:r>
      <w:r>
        <w:t xml:space="preserve">. Instream water rights in </w:t>
      </w:r>
      <w:r w:rsidR="00077987">
        <w:t>the North Santiam watershed</w:t>
      </w:r>
      <w:bookmarkEnd w:id="105"/>
    </w:p>
    <w:p w14:paraId="0FD5899C" w14:textId="77777777" w:rsidR="0092040E" w:rsidRDefault="0092040E" w:rsidP="0092040E"/>
    <w:p w14:paraId="0E0CDFE5" w14:textId="77777777" w:rsidR="00B91F45" w:rsidRDefault="00B47486" w:rsidP="00B91F45">
      <w:pPr>
        <w:pStyle w:val="Heading2"/>
      </w:pPr>
      <w:bookmarkStart w:id="106" w:name="_Toc95985076"/>
      <w:r>
        <w:t xml:space="preserve">Municipal </w:t>
      </w:r>
      <w:r w:rsidR="00057A5D">
        <w:t>w</w:t>
      </w:r>
      <w:r>
        <w:t xml:space="preserve">ater </w:t>
      </w:r>
      <w:r w:rsidR="00D97755">
        <w:t>r</w:t>
      </w:r>
      <w:r>
        <w:t>ights</w:t>
      </w:r>
      <w:bookmarkEnd w:id="106"/>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107" w:name="_Toc95985077"/>
      <w:r>
        <w:t>Reality check</w:t>
      </w:r>
      <w:bookmarkEnd w:id="107"/>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108" w:name="_Toc95985078"/>
      <w:r>
        <w:t>Inflows from springs</w:t>
      </w:r>
      <w:bookmarkEnd w:id="108"/>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109" w:name="_Toc95985079"/>
      <w:r>
        <w:t>Calibration and simulation skill</w:t>
      </w:r>
      <w:bookmarkEnd w:id="109"/>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110" w:name="_Toc95985080"/>
      <w:r>
        <w:t xml:space="preserve">Analysis of </w:t>
      </w:r>
      <w:r w:rsidR="00924909">
        <w:t xml:space="preserve">tuning knob values and </w:t>
      </w:r>
      <w:r>
        <w:t>locations where the model has low skill</w:t>
      </w:r>
      <w:bookmarkEnd w:id="110"/>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111" w:name="_Toc95985081"/>
      <w:r>
        <w:t xml:space="preserve">Simulated </w:t>
      </w:r>
      <w:r w:rsidR="005903C0">
        <w:t>North Santiam</w:t>
      </w:r>
      <w:r>
        <w:t xml:space="preserve"> basin water budget and thermal energy budget</w:t>
      </w:r>
      <w:bookmarkEnd w:id="111"/>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112" w:name="_Toc95985082"/>
      <w:r>
        <w:lastRenderedPageBreak/>
        <w:t>McKenzie Basin Wetlands Study</w:t>
      </w:r>
      <w:bookmarkEnd w:id="112"/>
    </w:p>
    <w:p w14:paraId="79498AD8" w14:textId="77777777" w:rsidR="00736461" w:rsidRPr="00D97CDA" w:rsidRDefault="00736461" w:rsidP="00A8214A"/>
    <w:p w14:paraId="2403DDA0" w14:textId="063D759E" w:rsidR="00275338" w:rsidRDefault="003613A1" w:rsidP="00A8214A">
      <w:pPr>
        <w:pStyle w:val="Heading2"/>
      </w:pPr>
      <w:bookmarkStart w:id="113" w:name="_Toc95985083"/>
      <w:r>
        <w:t xml:space="preserve">Project </w:t>
      </w:r>
      <w:r w:rsidR="00DC262D">
        <w:t>Overview</w:t>
      </w:r>
      <w:bookmarkEnd w:id="113"/>
    </w:p>
    <w:p w14:paraId="6C66CC56" w14:textId="43D62BB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6F4A15">
        <w:t xml:space="preserve">Figure </w:t>
      </w:r>
      <w:r w:rsidR="006F4A1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758EA285" w:rsidR="00275338" w:rsidRDefault="009767A5" w:rsidP="00A8214A">
      <w:pPr>
        <w:pStyle w:val="Caption"/>
      </w:pPr>
      <w:bookmarkStart w:id="114" w:name="_Ref48282850"/>
      <w:bookmarkStart w:id="115" w:name="_Toc87080453"/>
      <w:r>
        <w:t xml:space="preserve">Figure </w:t>
      </w:r>
      <w:r w:rsidR="00421029">
        <w:fldChar w:fldCharType="begin"/>
      </w:r>
      <w:r w:rsidR="00421029">
        <w:instrText xml:space="preserve"> SEQ Figure \* ARABIC </w:instrText>
      </w:r>
      <w:r w:rsidR="00421029">
        <w:fldChar w:fldCharType="separate"/>
      </w:r>
      <w:r w:rsidR="006F4A15">
        <w:rPr>
          <w:noProof/>
        </w:rPr>
        <w:t>7</w:t>
      </w:r>
      <w:r w:rsidR="00421029">
        <w:rPr>
          <w:noProof/>
        </w:rPr>
        <w:fldChar w:fldCharType="end"/>
      </w:r>
      <w:bookmarkEnd w:id="114"/>
      <w:r>
        <w:t>. McKenzie basin in CW3M screen capture</w:t>
      </w:r>
      <w:bookmarkEnd w:id="11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08853DC9" w:rsidR="004D33B7" w:rsidRDefault="009767A5" w:rsidP="00A8214A">
      <w:pPr>
        <w:pStyle w:val="Caption"/>
      </w:pPr>
      <w:bookmarkStart w:id="116" w:name="_Ref48282776"/>
      <w:bookmarkStart w:id="117" w:name="_Ref48282732"/>
      <w:bookmarkStart w:id="118" w:name="_Toc87080454"/>
      <w:r>
        <w:t xml:space="preserve">Figure </w:t>
      </w:r>
      <w:r w:rsidR="00421029">
        <w:fldChar w:fldCharType="begin"/>
      </w:r>
      <w:r w:rsidR="00421029">
        <w:instrText xml:space="preserve"> SEQ Figure \* ARABIC </w:instrText>
      </w:r>
      <w:r w:rsidR="00421029">
        <w:fldChar w:fldCharType="separate"/>
      </w:r>
      <w:r w:rsidR="006F4A15">
        <w:rPr>
          <w:noProof/>
        </w:rPr>
        <w:t>8</w:t>
      </w:r>
      <w:r w:rsidR="00421029">
        <w:rPr>
          <w:noProof/>
        </w:rPr>
        <w:fldChar w:fldCharType="end"/>
      </w:r>
      <w:bookmarkEnd w:id="116"/>
      <w:r>
        <w:t>. Wetlands in the lower McKenzie basin, with their WETL_ID attribute values</w:t>
      </w:r>
      <w:bookmarkEnd w:id="117"/>
      <w:bookmarkEnd w:id="118"/>
    </w:p>
    <w:p w14:paraId="364BDC9E" w14:textId="77777777" w:rsidR="004D33B7" w:rsidRDefault="004D33B7" w:rsidP="00275338"/>
    <w:p w14:paraId="6EF95807" w14:textId="5E566C26" w:rsidR="003613A1" w:rsidRDefault="003613A1" w:rsidP="00A8214A">
      <w:pPr>
        <w:pStyle w:val="Heading2"/>
      </w:pPr>
      <w:bookmarkStart w:id="119" w:name="_Toc95985084"/>
      <w:r>
        <w:t>Model and Simulation Overview</w:t>
      </w:r>
      <w:bookmarkEnd w:id="119"/>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120" w:name="_Toc95985085"/>
      <w:r>
        <w:t>McKenzie wetlands in the initial versions of the IDU, HRU, and Reach data layers</w:t>
      </w:r>
      <w:bookmarkEnd w:id="120"/>
    </w:p>
    <w:p w14:paraId="79661602" w14:textId="4B97ED1A"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6F4A15">
        <w:t xml:space="preserve">Figure </w:t>
      </w:r>
      <w:r w:rsidR="006F4A1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21" w:name="_Toc49175988"/>
      <w:bookmarkStart w:id="122" w:name="_Toc95985086"/>
      <w:r>
        <w:t>Data changes for better representation of wetlands</w:t>
      </w:r>
      <w:bookmarkEnd w:id="121"/>
      <w:bookmarkEnd w:id="12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23" w:name="_Toc95985087"/>
      <w:r>
        <w:t xml:space="preserve">Projection, </w:t>
      </w:r>
      <w:r w:rsidR="006F174A">
        <w:t>Calendar</w:t>
      </w:r>
      <w:r>
        <w:t>,</w:t>
      </w:r>
      <w:r w:rsidR="006F174A">
        <w:t xml:space="preserve"> and </w:t>
      </w:r>
      <w:r w:rsidR="009D540F">
        <w:t>Units</w:t>
      </w:r>
      <w:bookmarkEnd w:id="12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124" w:name="_Toc95985088"/>
      <w:r>
        <w:t>Simulation of changes in wetlands over time</w:t>
      </w:r>
      <w:bookmarkEnd w:id="12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25" w:name="_Toc95985089"/>
      <w:r>
        <w:t xml:space="preserve">How wetlands </w:t>
      </w:r>
      <w:r w:rsidR="000806A1">
        <w:t>are</w:t>
      </w:r>
      <w:r>
        <w:t xml:space="preserve"> represented</w:t>
      </w:r>
      <w:r w:rsidR="006D6388">
        <w:t xml:space="preserve"> in the model</w:t>
      </w:r>
      <w:bookmarkEnd w:id="12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126" w:name="_Toc95985090"/>
      <w:r>
        <w:t xml:space="preserve">The Wetland class and </w:t>
      </w:r>
      <w:r w:rsidR="00875B17">
        <w:t>Wetland objects in the C++ code</w:t>
      </w:r>
      <w:bookmarkEnd w:id="126"/>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127" w:name="_Toc95985091"/>
      <w:r>
        <w:t xml:space="preserve">Topology of </w:t>
      </w:r>
      <w:r w:rsidR="008D10E3">
        <w:t>wetlands, HRUs, IDUs, and reaches</w:t>
      </w:r>
      <w:bookmarkEnd w:id="127"/>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128" w:name="_Toc95985092"/>
      <w:r>
        <w:t>Attributes of interest in the wetlands study</w:t>
      </w:r>
      <w:bookmarkEnd w:id="12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29" w:name="_Toc95985093"/>
      <w:r>
        <w:t>A WETNESS attribute</w:t>
      </w:r>
      <w:bookmarkEnd w:id="129"/>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130" w:name="_Toc95985094"/>
      <w:r>
        <w:t>Calculating the exchange of water between the wetland and the reach</w:t>
      </w:r>
      <w:bookmarkEnd w:id="130"/>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131" w:name="_Toc95985095"/>
      <w:r>
        <w:t xml:space="preserve">Wetland </w:t>
      </w:r>
      <w:r w:rsidR="007A55EC">
        <w:t xml:space="preserve">IDU </w:t>
      </w:r>
      <w:r>
        <w:t>parameters</w:t>
      </w:r>
      <w:bookmarkEnd w:id="13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132" w:name="_Toc95985096"/>
      <w:r>
        <w:t>Reach parameters</w:t>
      </w:r>
      <w:bookmarkEnd w:id="132"/>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0C1E30EA"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0C2487">
        <w:t>7/15</w:t>
      </w:r>
      <w:r w:rsidR="006B199A">
        <w:t>/21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7D473707" w:rsidR="00321E8A" w:rsidRDefault="00321E8A" w:rsidP="006D6388">
      <w:r>
        <w:tab/>
        <w:t xml:space="preserve">WETL2Q </w:t>
      </w:r>
      <w:r w:rsidR="00F7466B">
        <w:t>= WETNESS – WETL_CAP</w:t>
      </w:r>
    </w:p>
    <w:p w14:paraId="4F71B43C" w14:textId="581C539D" w:rsidR="00CA1F9F" w:rsidRDefault="00CA1F9F" w:rsidP="006D6388"/>
    <w:p w14:paraId="2AF1BAF4" w14:textId="2771F081" w:rsidR="006B199A" w:rsidRDefault="006B199A" w:rsidP="006B199A">
      <w:pPr>
        <w:pStyle w:val="Heading2"/>
      </w:pPr>
      <w:bookmarkStart w:id="133" w:name="_Toc95985097"/>
      <w:r>
        <w:t>Implementation of the exchange of water between the wetland and the reach</w:t>
      </w:r>
      <w:bookmarkEnd w:id="133"/>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 xml:space="preserve">not both at the same time, and 2) when snow falls on standing water, it melts.  A consequence of these assumptions is that all the standing water must be absorbed into the soil before a </w:t>
      </w:r>
      <w:r w:rsidR="00E66D99">
        <w:lastRenderedPageBreak/>
        <w:t>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24A6C47A" w14:textId="31A758F0" w:rsidR="000867E6" w:rsidRDefault="000867E6" w:rsidP="00E5652B">
      <w:r>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lastRenderedPageBreak/>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34" w:name="_Toc95985098"/>
      <w:r>
        <w:t>Standing water temperature</w:t>
      </w:r>
      <w:bookmarkEnd w:id="134"/>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35" w:name="_Toc95985099"/>
      <w:r>
        <w:t>Evapotranspiration from wetlands</w:t>
      </w:r>
      <w:bookmarkEnd w:id="135"/>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36" w:name="_Toc95985100"/>
      <w:r>
        <w:t>Loss (or gain) of wetlands</w:t>
      </w:r>
      <w:bookmarkEnd w:id="136"/>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 xml:space="preserve">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37" w:name="_Toc95985101"/>
      <w:r>
        <w:t>W</w:t>
      </w:r>
      <w:r w:rsidR="00441B82">
        <w:t>etland state and transition model</w:t>
      </w:r>
      <w:bookmarkEnd w:id="137"/>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lastRenderedPageBreak/>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38" w:name="_Toc95985102"/>
      <w:r>
        <w:t>Activating a wetland in the wetland model</w:t>
      </w:r>
      <w:bookmarkEnd w:id="138"/>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39" w:name="_Toc95985103"/>
      <w:r>
        <w:t>Reality check</w:t>
      </w:r>
      <w:bookmarkEnd w:id="139"/>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lastRenderedPageBreak/>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lastRenderedPageBreak/>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40" w:name="_Toc95985104"/>
      <w:r>
        <w:t>High Cascades Springs</w:t>
      </w:r>
      <w:bookmarkEnd w:id="140"/>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w:t>
      </w:r>
      <w:r w:rsidR="00B17BF2">
        <w:lastRenderedPageBreak/>
        <w:t xml:space="preserve">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41" w:name="_Toc95985105"/>
      <w:r>
        <w:t>Calibration</w:t>
      </w:r>
      <w:r w:rsidR="00B06ED6">
        <w:t xml:space="preserve"> and simulation skill</w:t>
      </w:r>
      <w:bookmarkEnd w:id="141"/>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42" w:name="_Toc95985106"/>
      <w:r>
        <w:t>Analysis of</w:t>
      </w:r>
      <w:r w:rsidR="003024C9">
        <w:t xml:space="preserve"> locations where the model has low skill</w:t>
      </w:r>
      <w:bookmarkEnd w:id="142"/>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43" w:name="_Toc95985107"/>
      <w:r>
        <w:t>Simulated McKenzie basin water budget</w:t>
      </w:r>
      <w:r w:rsidR="00334ED8">
        <w:t xml:space="preserve"> and thermal energy budget</w:t>
      </w:r>
      <w:bookmarkEnd w:id="143"/>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44" w:name="_Toc95985108"/>
      <w:r>
        <w:t>CW3M v. Shade-a-lator</w:t>
      </w:r>
      <w:bookmarkEnd w:id="144"/>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45" w:name="_Toc95985109"/>
      <w:r>
        <w:t>Comparison of CW3M results to Shade-a-lator results</w:t>
      </w:r>
      <w:bookmarkEnd w:id="145"/>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5901F1BE" w:rsidR="005C537E" w:rsidRDefault="005C537E" w:rsidP="005C537E">
      <w:pPr>
        <w:pStyle w:val="Caption"/>
      </w:pPr>
      <w:bookmarkStart w:id="146" w:name="_Ref48286765"/>
      <w:bookmarkStart w:id="147" w:name="_Toc87080455"/>
      <w:r>
        <w:t xml:space="preserve">Figure </w:t>
      </w:r>
      <w:r w:rsidR="00421029">
        <w:fldChar w:fldCharType="begin"/>
      </w:r>
      <w:r w:rsidR="00421029">
        <w:instrText xml:space="preserve"> SEQ Figure \* ARABIC </w:instrText>
      </w:r>
      <w:r w:rsidR="00421029">
        <w:fldChar w:fldCharType="separate"/>
      </w:r>
      <w:r w:rsidR="006F4A15">
        <w:rPr>
          <w:noProof/>
        </w:rPr>
        <w:t>9</w:t>
      </w:r>
      <w:r w:rsidR="00421029">
        <w:rPr>
          <w:noProof/>
        </w:rPr>
        <w:fldChar w:fldCharType="end"/>
      </w:r>
      <w:bookmarkEnd w:id="146"/>
      <w:r>
        <w:t>. Clackamas basin in CW3M screen capture</w:t>
      </w:r>
      <w:bookmarkEnd w:id="14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48" w:name="_Toc95985110"/>
      <w:r>
        <w:t>The Clackamas Basin</w:t>
      </w:r>
      <w:bookmarkEnd w:id="148"/>
    </w:p>
    <w:p w14:paraId="4A96B042" w14:textId="77777777" w:rsidR="005C537E" w:rsidRPr="000E6A65" w:rsidRDefault="005C537E" w:rsidP="005C537E"/>
    <w:p w14:paraId="11F4A966" w14:textId="3A64A3C8"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6F4A15">
        <w:t xml:space="preserve">Figure </w:t>
      </w:r>
      <w:r w:rsidR="006F4A1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49" w:name="_Toc95985111"/>
      <w:r>
        <w:t>Autonomous process details</w:t>
      </w:r>
      <w:bookmarkEnd w:id="149"/>
    </w:p>
    <w:p w14:paraId="675512D5" w14:textId="45C05716" w:rsidR="004421E7" w:rsidRDefault="004421E7" w:rsidP="004421E7"/>
    <w:p w14:paraId="7ED9BB6F" w14:textId="10F5A32E" w:rsidR="004421E7" w:rsidRDefault="004421E7" w:rsidP="004421E7">
      <w:pPr>
        <w:pStyle w:val="Heading2"/>
      </w:pPr>
      <w:bookmarkStart w:id="150" w:name="_Toc95985112"/>
      <w:r>
        <w:t>Prescribed LULCs</w:t>
      </w:r>
      <w:bookmarkEnd w:id="150"/>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0814A619" w14:textId="4E1EF4E3" w:rsidR="00E81AD8" w:rsidRPr="008527F9" w:rsidRDefault="005A6BF4" w:rsidP="004421E7">
      <w:pPr>
        <w:autoSpaceDE w:val="0"/>
        <w:autoSpaceDN w:val="0"/>
        <w:adjustRightInd w:val="0"/>
        <w:rPr>
          <w:rFonts w:cstheme="minorHAnsi"/>
        </w:rPr>
      </w:pPr>
      <w:r>
        <w:t xml:space="preserve">The changes are specified in a CSV file, here designated the LULC specified transition file, or “LULCtrans” file for short.  Each row of the file specifies an LULC change for a single IDU at the beginning of a certain calendar year.  </w:t>
      </w:r>
      <w:r w:rsidR="004421E7">
        <w:t xml:space="preserve">The </w:t>
      </w:r>
      <w:r w:rsidR="00E81AD8">
        <w:t xml:space="preserve">field names (i.e. column headers) in the </w:t>
      </w:r>
      <w:r w:rsidR="004421E7">
        <w:t xml:space="preserve">LULCtrans file </w:t>
      </w:r>
      <w:r w:rsidR="00E81AD8">
        <w:t>are:</w:t>
      </w:r>
    </w:p>
    <w:p w14:paraId="36CB709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rPr>
        <w:t xml:space="preserve"> </w:t>
      </w:r>
      <w:r w:rsidRPr="008527F9">
        <w:rPr>
          <w:rFonts w:cstheme="minorHAnsi"/>
          <w:color w:val="000000"/>
        </w:rPr>
        <w:t>YEAR,</w:t>
      </w:r>
      <w:r w:rsidR="00E81AD8" w:rsidRPr="008527F9">
        <w:rPr>
          <w:rFonts w:cstheme="minorHAnsi"/>
          <w:color w:val="000000"/>
        </w:rPr>
        <w:t xml:space="preserve"> the calendar year of the transition</w:t>
      </w:r>
    </w:p>
    <w:p w14:paraId="0B1F38AF"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 xml:space="preserve"> IDU_ID,</w:t>
      </w:r>
      <w:r w:rsidR="00E81AD8" w:rsidRPr="008527F9">
        <w:rPr>
          <w:rFonts w:cstheme="minorHAnsi"/>
          <w:color w:val="000000"/>
        </w:rPr>
        <w:t xml:space="preserve"> the ID of the affected IDU</w:t>
      </w:r>
    </w:p>
    <w:p w14:paraId="73F16323"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LULC,</w:t>
      </w:r>
      <w:r w:rsidR="00E81AD8" w:rsidRPr="008527F9">
        <w:rPr>
          <w:rFonts w:cstheme="minorHAnsi"/>
          <w:color w:val="000000"/>
        </w:rPr>
        <w:t xml:space="preserve"> the new LULC code, at the most detailed level of the LULC hierarchy, which is LULC_C (a.k.a. VEGCLASS) for CW3M</w:t>
      </w:r>
    </w:p>
    <w:p w14:paraId="39386840"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UGB,</w:t>
      </w:r>
      <w:r w:rsidR="00E81AD8" w:rsidRPr="008527F9">
        <w:rPr>
          <w:rFonts w:cstheme="minorHAnsi"/>
          <w:color w:val="000000"/>
        </w:rPr>
        <w:t xml:space="preserve"> the new UGB code</w:t>
      </w:r>
    </w:p>
    <w:p w14:paraId="4DAA9BA9" w14:textId="77777777" w:rsidR="00E81AD8"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WETL_ID,</w:t>
      </w:r>
      <w:r w:rsidR="00E81AD8" w:rsidRPr="008527F9">
        <w:rPr>
          <w:rFonts w:cstheme="minorHAnsi"/>
          <w:color w:val="000000"/>
        </w:rPr>
        <w:t xml:space="preserve"> the new wetland ID</w:t>
      </w:r>
    </w:p>
    <w:p w14:paraId="6A889285" w14:textId="4F61AD9D" w:rsidR="004421E7" w:rsidRPr="008527F9" w:rsidRDefault="004421E7" w:rsidP="00E81AD8">
      <w:pPr>
        <w:pStyle w:val="ListParagraph"/>
        <w:numPr>
          <w:ilvl w:val="0"/>
          <w:numId w:val="9"/>
        </w:numPr>
        <w:autoSpaceDE w:val="0"/>
        <w:autoSpaceDN w:val="0"/>
        <w:adjustRightInd w:val="0"/>
        <w:rPr>
          <w:rFonts w:cstheme="minorHAnsi"/>
          <w:color w:val="000000"/>
        </w:rPr>
      </w:pPr>
      <w:r w:rsidRPr="008527F9">
        <w:rPr>
          <w:rFonts w:cstheme="minorHAnsi"/>
          <w:color w:val="000000"/>
        </w:rPr>
        <w:t>DESCRIPTION</w:t>
      </w:r>
      <w:r w:rsidR="00E81AD8" w:rsidRPr="008527F9">
        <w:rPr>
          <w:rFonts w:cstheme="minorHAnsi"/>
          <w:color w:val="000000"/>
        </w:rPr>
        <w:t>, a comment string</w:t>
      </w:r>
    </w:p>
    <w:p w14:paraId="059A88B2" w14:textId="1394B580" w:rsidR="00C9152A" w:rsidRDefault="00E81AD8" w:rsidP="00E81AD8">
      <w:pPr>
        <w:autoSpaceDE w:val="0"/>
        <w:autoSpaceDN w:val="0"/>
        <w:adjustRightInd w:val="0"/>
        <w:rPr>
          <w:rFonts w:cstheme="minorHAnsi"/>
          <w:color w:val="000000"/>
        </w:rPr>
      </w:pPr>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w:t>
      </w:r>
      <w:r w:rsidR="00C9152A">
        <w:rPr>
          <w:rFonts w:cstheme="minorHAnsi"/>
          <w:color w:val="000000"/>
        </w:rPr>
        <w:t xml:space="preserve">earliest </w:t>
      </w:r>
      <w:r>
        <w:rPr>
          <w:rFonts w:cstheme="minorHAnsi"/>
          <w:color w:val="000000"/>
        </w:rPr>
        <w:t xml:space="preserve">YEAR to </w:t>
      </w:r>
      <w:r w:rsidR="00C9152A">
        <w:rPr>
          <w:rFonts w:cstheme="minorHAnsi"/>
          <w:color w:val="000000"/>
        </w:rPr>
        <w:t xml:space="preserve">latest YEAR.  Within a given year, </w:t>
      </w:r>
      <w:r w:rsidR="004945C5">
        <w:rPr>
          <w:rFonts w:cstheme="minorHAnsi"/>
          <w:color w:val="000000"/>
        </w:rPr>
        <w:t>entries should be sorted from smallest IDU_ID to largest IDU_ID.</w:t>
      </w:r>
      <w:r w:rsidR="00C9152A">
        <w:rPr>
          <w:rFonts w:cstheme="minorHAnsi"/>
          <w:color w:val="000000"/>
        </w:rPr>
        <w:t xml:space="preserve">  Values in the LULC, UGB, and WETL_ID fields may be the new target values or</w:t>
      </w:r>
      <w:r w:rsidR="004945C5">
        <w:rPr>
          <w:rFonts w:cstheme="minorHAnsi"/>
          <w:color w:val="000000"/>
        </w:rPr>
        <w:t>, for no change,</w:t>
      </w:r>
      <w:r w:rsidR="00C9152A">
        <w:rPr>
          <w:rFonts w:cstheme="minorHAnsi"/>
          <w:color w:val="000000"/>
        </w:rPr>
        <w:t xml:space="preserve"> a token (-1</w:t>
      </w:r>
      <w:r w:rsidR="004945C5">
        <w:rPr>
          <w:rFonts w:cstheme="minorHAnsi"/>
          <w:color w:val="000000"/>
        </w:rPr>
        <w:t>)</w:t>
      </w:r>
      <w:r w:rsidR="00C9152A">
        <w:rPr>
          <w:rFonts w:cstheme="minorHAnsi"/>
          <w:color w:val="000000"/>
        </w:rPr>
        <w:t xml:space="preserve">. </w:t>
      </w:r>
    </w:p>
    <w:p w14:paraId="731B0779" w14:textId="6EFAB420" w:rsidR="003067C8" w:rsidRDefault="003067C8" w:rsidP="00E81AD8">
      <w:pPr>
        <w:autoSpaceDE w:val="0"/>
        <w:autoSpaceDN w:val="0"/>
        <w:adjustRightInd w:val="0"/>
        <w:rPr>
          <w:rFonts w:cstheme="minorHAnsi"/>
          <w:color w:val="000000"/>
        </w:rPr>
      </w:pPr>
    </w:p>
    <w:p w14:paraId="22DD238B" w14:textId="64373202" w:rsidR="003067C8" w:rsidRDefault="003067C8" w:rsidP="00E81AD8">
      <w:pPr>
        <w:autoSpaceDE w:val="0"/>
        <w:autoSpaceDN w:val="0"/>
        <w:adjustRightInd w:val="0"/>
        <w:rPr>
          <w:rFonts w:cstheme="minorHAnsi"/>
          <w:color w:val="000000"/>
        </w:rPr>
      </w:pPr>
      <w:r>
        <w:rPr>
          <w:rFonts w:cstheme="minorHAnsi"/>
          <w:color w:val="000000"/>
        </w:rPr>
        <w:t>As an example, here is the LULCtrans file</w:t>
      </w:r>
      <w:r w:rsidR="009F5268">
        <w:rPr>
          <w:rFonts w:cstheme="minorHAnsi"/>
          <w:color w:val="000000"/>
        </w:rPr>
        <w:t xml:space="preserve"> which was used in the development of the Prescribed LULCs code:</w:t>
      </w:r>
    </w:p>
    <w:p w14:paraId="2CACB3CA"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Prescribed LULC changes</w:t>
      </w:r>
    </w:p>
    <w:p w14:paraId="787A1CA1"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LULC values are for the most detailed LULC category, i.e. LULC_C aka VEGCLASS for WW2100.</w:t>
      </w:r>
    </w:p>
    <w:p w14:paraId="7FA93AEE"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Entries should be in order from earliest year to latest year, and</w:t>
      </w:r>
    </w:p>
    <w:p w14:paraId="1A46B2C6"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 within a given year, should be in order from lowest to highest IDU_ID.</w:t>
      </w:r>
    </w:p>
    <w:p w14:paraId="25452894"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YEAR,IDU_ID,LULC,UGB,WETL_ID,DESCRIPTION</w:t>
      </w:r>
    </w:p>
    <w:p w14:paraId="693276A7"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2010,33806,6246,22,10,Add one IDU to wetland 10.</w:t>
      </w:r>
    </w:p>
    <w:p w14:paraId="4FFECA0C" w14:textId="77777777" w:rsidR="004945C5" w:rsidRPr="004945C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2011,33827,122,22,0,One of the IDUs in wetland 10 goes to Developed Low Density.</w:t>
      </w:r>
    </w:p>
    <w:p w14:paraId="51AAB071" w14:textId="7C99FEFB" w:rsidR="008E4815" w:rsidRDefault="004945C5" w:rsidP="004945C5">
      <w:pPr>
        <w:autoSpaceDE w:val="0"/>
        <w:autoSpaceDN w:val="0"/>
        <w:adjustRightInd w:val="0"/>
        <w:rPr>
          <w:rFonts w:ascii="Consolas" w:hAnsi="Consolas" w:cs="Consolas"/>
          <w:color w:val="000000"/>
          <w:sz w:val="19"/>
          <w:szCs w:val="19"/>
        </w:rPr>
      </w:pPr>
      <w:r w:rsidRPr="004945C5">
        <w:rPr>
          <w:rFonts w:ascii="Consolas" w:hAnsi="Consolas" w:cs="Consolas"/>
          <w:color w:val="000000"/>
          <w:sz w:val="19"/>
          <w:szCs w:val="19"/>
        </w:rPr>
        <w:t>2013,33827,6246,22,10,Add the IDU back into wetland 10.</w:t>
      </w:r>
    </w:p>
    <w:p w14:paraId="247A245D" w14:textId="77777777" w:rsidR="00EB2D6C" w:rsidRDefault="00EB2D6C" w:rsidP="008E4815">
      <w:pPr>
        <w:autoSpaceDE w:val="0"/>
        <w:autoSpaceDN w:val="0"/>
        <w:adjustRightInd w:val="0"/>
        <w:rPr>
          <w:rFonts w:ascii="Consolas" w:hAnsi="Consolas" w:cs="Consolas"/>
          <w:color w:val="000000"/>
          <w:sz w:val="19"/>
          <w:szCs w:val="19"/>
        </w:rPr>
      </w:pPr>
    </w:p>
    <w:p w14:paraId="0D10D533" w14:textId="71661B79" w:rsidR="008E4815" w:rsidRPr="00FD7A90" w:rsidRDefault="008E4815" w:rsidP="008E4815">
      <w:pPr>
        <w:autoSpaceDE w:val="0"/>
        <w:autoSpaceDN w:val="0"/>
        <w:adjustRightInd w:val="0"/>
        <w:rPr>
          <w:rFonts w:cstheme="minorHAnsi"/>
          <w:color w:val="000000"/>
        </w:rPr>
      </w:pPr>
      <w:r>
        <w:rPr>
          <w:rFonts w:cstheme="minorHAnsi"/>
          <w:color w:val="000000"/>
        </w:rPr>
        <w:t>Note the use of comments in the initial part of the file.  The Prescribed LULCs code uses a method named “ReadCSVwithLeadingComments()” to read the LULCtrans file.  That method skips over lines beginning with a semicolon in column 1 at the beginning of the file</w:t>
      </w:r>
      <w:r w:rsidR="00EB2D6C">
        <w:rPr>
          <w:rFonts w:cstheme="minorHAnsi"/>
          <w:color w:val="000000"/>
        </w:rPr>
        <w:t>, and interprets the first line without a semicolon in column 1 as the column headers.</w:t>
      </w:r>
    </w:p>
    <w:p w14:paraId="7CE98D3D" w14:textId="77777777" w:rsidR="00C9152A" w:rsidRDefault="00C9152A" w:rsidP="00E81AD8">
      <w:pPr>
        <w:autoSpaceDE w:val="0"/>
        <w:autoSpaceDN w:val="0"/>
        <w:adjustRightInd w:val="0"/>
        <w:rPr>
          <w:rFonts w:cstheme="minorHAnsi"/>
          <w:color w:val="000000"/>
        </w:rPr>
      </w:pPr>
    </w:p>
    <w:p w14:paraId="39C3A5F7" w14:textId="7045978F" w:rsidR="005A6BF4" w:rsidRDefault="005A6BF4" w:rsidP="005A6BF4">
      <w:pPr>
        <w:autoSpaceDE w:val="0"/>
        <w:autoSpaceDN w:val="0"/>
        <w:adjustRightInd w:val="0"/>
        <w:rPr>
          <w:rFonts w:cstheme="minorHAnsi"/>
          <w:color w:val="000000"/>
        </w:rPr>
      </w:pPr>
      <w:r>
        <w:rPr>
          <w:rFonts w:cstheme="minorHAnsi"/>
          <w:color w:val="000000"/>
        </w:rPr>
        <w:t>LULCtrans files are specific to simulation scenarios, and are placed in DataCW3M/ScenarioData/&lt;simulation scenario name&gt;</w:t>
      </w:r>
      <w:r w:rsidR="00C457B7">
        <w:rPr>
          <w:rFonts w:cstheme="minorHAnsi"/>
          <w:color w:val="000000"/>
        </w:rPr>
        <w:t>.  For example, as of October 2021, the LULCtrans file for the Demo_Baseline scenario is</w:t>
      </w:r>
    </w:p>
    <w:p w14:paraId="0E167FB3" w14:textId="77777777" w:rsidR="00C457B7" w:rsidRDefault="00C457B7" w:rsidP="00C457B7">
      <w:pPr>
        <w:autoSpaceDE w:val="0"/>
        <w:autoSpaceDN w:val="0"/>
        <w:adjustRightInd w:val="0"/>
        <w:rPr>
          <w:rFonts w:cstheme="minorHAnsi"/>
          <w:color w:val="000000"/>
        </w:rPr>
      </w:pPr>
      <w:r>
        <w:rPr>
          <w:rFonts w:cstheme="minorHAnsi"/>
          <w:color w:val="000000"/>
        </w:rPr>
        <w:tab/>
        <w:t>DataCW3M/ScenarioData/Demo_Baseline/prescribedLULCs.csv</w:t>
      </w:r>
    </w:p>
    <w:p w14:paraId="41A198FC" w14:textId="77777777" w:rsidR="00C457B7" w:rsidRDefault="00C457B7" w:rsidP="00C457B7">
      <w:pPr>
        <w:autoSpaceDE w:val="0"/>
        <w:autoSpaceDN w:val="0"/>
        <w:adjustRightInd w:val="0"/>
        <w:rPr>
          <w:rFonts w:cstheme="minorHAnsi"/>
          <w:color w:val="000000"/>
        </w:rPr>
      </w:pPr>
    </w:p>
    <w:p w14:paraId="32BCB76E" w14:textId="77777777" w:rsidR="00C457B7" w:rsidRDefault="00C457B7" w:rsidP="00C457B7">
      <w:pPr>
        <w:autoSpaceDE w:val="0"/>
        <w:autoSpaceDN w:val="0"/>
        <w:adjustRightInd w:val="0"/>
        <w:rPr>
          <w:rFonts w:cstheme="minorHAnsi"/>
          <w:color w:val="000000"/>
        </w:rPr>
      </w:pPr>
      <w:r>
        <w:rPr>
          <w:rFonts w:cstheme="minorHAnsi"/>
          <w:color w:val="000000"/>
        </w:rPr>
        <w:t>The code for the Prescribed LULCs process is in the APs Visual Studio project.  At runtime, the location and name of the LULCtrans file is specified in the APs.xml file, as for example</w:t>
      </w:r>
    </w:p>
    <w:p w14:paraId="77A0C4E4" w14:textId="77777777" w:rsidR="004E1EE6" w:rsidRDefault="00C457B7" w:rsidP="004E1EE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p>
    <w:p w14:paraId="00A42690" w14:textId="6DAE49D3" w:rsidR="00C457B7" w:rsidRDefault="00C457B7" w:rsidP="004E1EE6">
      <w:pPr>
        <w:autoSpaceDE w:val="0"/>
        <w:autoSpaceDN w:val="0"/>
        <w:adjustRightInd w:val="0"/>
        <w:ind w:firstLine="720"/>
        <w:rPr>
          <w:rFonts w:ascii="Consolas" w:hAnsi="Consolas" w:cs="Consolas"/>
          <w:color w:val="0000FF"/>
          <w:sz w:val="19"/>
          <w:szCs w:val="19"/>
        </w:rPr>
      </w:pPr>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p>
    <w:p w14:paraId="52530C2D" w14:textId="196AF555" w:rsidR="004E1EE6" w:rsidRPr="008527F9" w:rsidRDefault="004E1EE6">
      <w:pPr>
        <w:autoSpaceDE w:val="0"/>
        <w:autoSpaceDN w:val="0"/>
        <w:adjustRightInd w:val="0"/>
        <w:rPr>
          <w:rFonts w:cstheme="minorHAnsi"/>
        </w:rPr>
      </w:pPr>
      <w:r w:rsidRPr="008527F9">
        <w:rPr>
          <w:rFonts w:cstheme="minorHAnsi"/>
        </w:rPr>
        <w:t>In this</w:t>
      </w:r>
      <w:r w:rsidR="003067C8" w:rsidRPr="008527F9">
        <w:rPr>
          <w:rFonts w:cstheme="minorHAnsi"/>
        </w:rPr>
        <w:t xml:space="preserve"> example</w:t>
      </w:r>
      <w:r w:rsidR="003067C8">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51" w:name="_Toc95985113"/>
      <w:r>
        <w:t>Directory structure and file names</w:t>
      </w:r>
      <w:bookmarkEnd w:id="15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lastRenderedPageBreak/>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52" w:name="_Toc95985114"/>
      <w:r>
        <w:t>C++ Source Code Conventions</w:t>
      </w:r>
      <w:bookmarkEnd w:id="152"/>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53" w:name="_Toc95985115"/>
      <w:r>
        <w:t>Conklin’s conventions</w:t>
      </w:r>
      <w:r w:rsidR="003B7480">
        <w:t xml:space="preserve"> for variable names</w:t>
      </w:r>
      <w:bookmarkEnd w:id="153"/>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54" w:name="_Toc95985116"/>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54"/>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55" w:name="_Toc95985117"/>
      <w:r>
        <w:t xml:space="preserve">Release </w:t>
      </w:r>
      <w:r w:rsidR="00E735F4">
        <w:t>Log</w:t>
      </w:r>
      <w:bookmarkEnd w:id="15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56" w:name="_Toc95985118"/>
      <w:r>
        <w:t>References</w:t>
      </w:r>
      <w:bookmarkEnd w:id="156"/>
    </w:p>
    <w:p w14:paraId="661F2AEF" w14:textId="77777777" w:rsidR="005F3D22" w:rsidRDefault="005F3D22" w:rsidP="005F3D22"/>
    <w:p w14:paraId="698291E6" w14:textId="77777777" w:rsidR="00133057" w:rsidRDefault="00133057" w:rsidP="00133057">
      <w:pPr>
        <w:rPr>
          <w:ins w:id="157" w:author="David Conklin" w:date="2022-02-21T13:07:00Z"/>
        </w:rPr>
      </w:pPr>
      <w:ins w:id="158" w:author="David Conklin" w:date="2022-02-21T13:07:00Z">
        <w:r>
          <w:t>Abatzoglou JT (2012) Development of gridded surface meteorological data for eco</w:t>
        </w:r>
        <w:r>
          <w:t xml:space="preserve">logical applications and modelling. </w:t>
        </w:r>
        <w:r w:rsidRPr="001F39C2">
          <w:rPr>
            <w:i/>
            <w:iCs/>
          </w:rPr>
          <w:t>Int J Climatol</w:t>
        </w:r>
        <w:r>
          <w:t xml:space="preserve"> 33:121–131.</w:t>
        </w:r>
      </w:ins>
    </w:p>
    <w:p w14:paraId="183A7651" w14:textId="77777777" w:rsidR="00133057" w:rsidRDefault="00133057">
      <w:pPr>
        <w:rPr>
          <w:ins w:id="159" w:author="David Conklin" w:date="2022-02-21T13:07:00Z"/>
        </w:rPr>
      </w:pPr>
    </w:p>
    <w:p w14:paraId="0A5579D6" w14:textId="21B0D725" w:rsidR="001A7A95" w:rsidRPr="001A7A95" w:rsidRDefault="001A7A95">
      <w:pPr>
        <w:rPr>
          <w:ins w:id="160" w:author="David Conklin" w:date="2022-02-21T11:45:00Z"/>
          <w:i/>
          <w:iCs/>
          <w:rPrChange w:id="161" w:author="David Conklin" w:date="2022-02-21T11:48:00Z">
            <w:rPr>
              <w:ins w:id="162" w:author="David Conklin" w:date="2022-02-21T11:45:00Z"/>
            </w:rPr>
          </w:rPrChange>
        </w:rPr>
      </w:pPr>
      <w:ins w:id="163" w:author="David Conklin" w:date="2022-02-21T11:45:00Z">
        <w:r>
          <w:t>Allen RG</w:t>
        </w:r>
      </w:ins>
      <w:ins w:id="164" w:author="David Conklin" w:date="2022-02-21T11:46:00Z">
        <w:r>
          <w:t>, Pereira LS, Raes D, Smith M (1998) Crop evapotr</w:t>
        </w:r>
      </w:ins>
      <w:ins w:id="165" w:author="David Conklin" w:date="2022-02-21T11:47:00Z">
        <w:r>
          <w:t xml:space="preserve">anspiration – guidelines for computing crop water requirements – FAO irrigation and drainage paper 56. </w:t>
        </w:r>
      </w:ins>
      <w:ins w:id="166" w:author="David Conklin" w:date="2022-02-21T11:48:00Z">
        <w:r>
          <w:rPr>
            <w:i/>
            <w:iCs/>
          </w:rPr>
          <w:t xml:space="preserve">FAO Rome </w:t>
        </w:r>
        <w:r w:rsidRPr="001A7A95">
          <w:rPr>
            <w:rPrChange w:id="167" w:author="David Conklin" w:date="2022-02-21T11:48:00Z">
              <w:rPr>
                <w:i/>
                <w:iCs/>
              </w:rPr>
            </w:rPrChange>
          </w:rPr>
          <w:t>300:6541</w:t>
        </w:r>
        <w:r>
          <w:rPr>
            <w:i/>
            <w:iCs/>
          </w:rPr>
          <w:t>.</w:t>
        </w:r>
      </w:ins>
    </w:p>
    <w:p w14:paraId="75A55162" w14:textId="77777777" w:rsidR="001A7A95" w:rsidRDefault="001A7A95">
      <w:pPr>
        <w:rPr>
          <w:ins w:id="168"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69"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70" w:author="David Conklin" w:date="2022-02-21T13:06:00Z"/>
          <w:rFonts w:cstheme="minorHAnsi"/>
        </w:rPr>
      </w:pPr>
    </w:p>
    <w:p w14:paraId="6FE2EF1E" w14:textId="235CC325" w:rsidR="00133057" w:rsidRPr="00133057" w:rsidRDefault="00133057" w:rsidP="00133057">
      <w:pPr>
        <w:contextualSpacing/>
        <w:rPr>
          <w:rStyle w:val="Hyperlink"/>
          <w:rFonts w:cstheme="minorHAnsi"/>
          <w:color w:val="auto"/>
          <w:u w:val="none"/>
          <w:rPrChange w:id="171" w:author="David Conklin" w:date="2022-02-21T13:06:00Z">
            <w:rPr>
              <w:rStyle w:val="Hyperlink"/>
              <w:rFonts w:cstheme="minorHAnsi"/>
            </w:rPr>
          </w:rPrChange>
        </w:rPr>
        <w:pPrChange w:id="172" w:author="David Conklin" w:date="2022-02-21T13:06:00Z">
          <w:pPr>
            <w:autoSpaceDE w:val="0"/>
            <w:autoSpaceDN w:val="0"/>
            <w:adjustRightInd w:val="0"/>
          </w:pPr>
        </w:pPrChange>
      </w:pPr>
      <w:ins w:id="173"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lastRenderedPageBreak/>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74" w:name="_Toc95985119"/>
      <w:r>
        <w:rPr>
          <w:rFonts w:eastAsiaTheme="minorHAnsi"/>
        </w:rPr>
        <w:t>Acronyms</w:t>
      </w:r>
      <w:r w:rsidR="009D540F">
        <w:rPr>
          <w:rFonts w:eastAsiaTheme="minorHAnsi"/>
        </w:rPr>
        <w:t xml:space="preserve"> and Abbreviations</w:t>
      </w:r>
      <w:bookmarkEnd w:id="174"/>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1AD0" w14:textId="77777777" w:rsidR="00421029" w:rsidRDefault="00421029" w:rsidP="00064E77">
      <w:r>
        <w:separator/>
      </w:r>
    </w:p>
  </w:endnote>
  <w:endnote w:type="continuationSeparator" w:id="0">
    <w:p w14:paraId="1A77C186" w14:textId="77777777" w:rsidR="00421029" w:rsidRDefault="0042102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A092F" w14:textId="77777777" w:rsidR="00421029" w:rsidRDefault="00421029" w:rsidP="00064E77">
      <w:r>
        <w:separator/>
      </w:r>
    </w:p>
  </w:footnote>
  <w:footnote w:type="continuationSeparator" w:id="0">
    <w:p w14:paraId="7065493B" w14:textId="77777777" w:rsidR="00421029" w:rsidRDefault="00421029"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2"/>
  </w:num>
  <w:num w:numId="5">
    <w:abstractNumId w:val="3"/>
  </w:num>
  <w:num w:numId="6">
    <w:abstractNumId w:val="9"/>
  </w:num>
  <w:num w:numId="7">
    <w:abstractNumId w:val="7"/>
  </w:num>
  <w:num w:numId="8">
    <w:abstractNumId w:val="8"/>
  </w:num>
  <w:num w:numId="9">
    <w:abstractNumId w:val="11"/>
  </w:num>
  <w:num w:numId="10">
    <w:abstractNumId w:val="2"/>
  </w:num>
  <w:num w:numId="11">
    <w:abstractNumId w:val="1"/>
  </w:num>
  <w:num w:numId="12">
    <w:abstractNumId w:val="6"/>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25E"/>
    <w:rsid w:val="000E6390"/>
    <w:rsid w:val="000E6A65"/>
    <w:rsid w:val="000E6B2C"/>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11D"/>
    <w:rsid w:val="00174337"/>
    <w:rsid w:val="001748C7"/>
    <w:rsid w:val="00176B6C"/>
    <w:rsid w:val="00176FFA"/>
    <w:rsid w:val="001770A2"/>
    <w:rsid w:val="001778E8"/>
    <w:rsid w:val="00185FAD"/>
    <w:rsid w:val="00192A0B"/>
    <w:rsid w:val="00192B44"/>
    <w:rsid w:val="00195906"/>
    <w:rsid w:val="00195A6D"/>
    <w:rsid w:val="00196A85"/>
    <w:rsid w:val="001A0610"/>
    <w:rsid w:val="001A093E"/>
    <w:rsid w:val="001A17DF"/>
    <w:rsid w:val="001A1EBA"/>
    <w:rsid w:val="001A2827"/>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20D8F"/>
    <w:rsid w:val="00421029"/>
    <w:rsid w:val="00426095"/>
    <w:rsid w:val="00427566"/>
    <w:rsid w:val="00432929"/>
    <w:rsid w:val="004405E7"/>
    <w:rsid w:val="00441B82"/>
    <w:rsid w:val="004421E7"/>
    <w:rsid w:val="0044225B"/>
    <w:rsid w:val="00443306"/>
    <w:rsid w:val="0044336B"/>
    <w:rsid w:val="00445820"/>
    <w:rsid w:val="00446DD1"/>
    <w:rsid w:val="00451A73"/>
    <w:rsid w:val="004551D7"/>
    <w:rsid w:val="004600DB"/>
    <w:rsid w:val="004604E0"/>
    <w:rsid w:val="004613B3"/>
    <w:rsid w:val="00462D80"/>
    <w:rsid w:val="004640B6"/>
    <w:rsid w:val="004650FC"/>
    <w:rsid w:val="00465D0C"/>
    <w:rsid w:val="00466BFA"/>
    <w:rsid w:val="0047053B"/>
    <w:rsid w:val="00474F6A"/>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E090B"/>
    <w:rsid w:val="005E6391"/>
    <w:rsid w:val="005F3164"/>
    <w:rsid w:val="005F3D22"/>
    <w:rsid w:val="005F4499"/>
    <w:rsid w:val="005F460D"/>
    <w:rsid w:val="005F46C8"/>
    <w:rsid w:val="005F5265"/>
    <w:rsid w:val="005F5843"/>
    <w:rsid w:val="005F629F"/>
    <w:rsid w:val="005F728C"/>
    <w:rsid w:val="005F7F6C"/>
    <w:rsid w:val="00600E92"/>
    <w:rsid w:val="00601224"/>
    <w:rsid w:val="006032E3"/>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702439"/>
    <w:rsid w:val="007063C8"/>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4ADB"/>
    <w:rsid w:val="00E26179"/>
    <w:rsid w:val="00E26BEC"/>
    <w:rsid w:val="00E27506"/>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167176</TotalTime>
  <Pages>90</Pages>
  <Words>32216</Words>
  <Characters>183636</Characters>
  <Application>Microsoft Office Word</Application>
  <DocSecurity>0</DocSecurity>
  <Lines>1530</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46</cp:revision>
  <cp:lastPrinted>2021-11-26T16:14:00Z</cp:lastPrinted>
  <dcterms:created xsi:type="dcterms:W3CDTF">2018-11-09T13:56:00Z</dcterms:created>
  <dcterms:modified xsi:type="dcterms:W3CDTF">2022-02-21T21:09:00Z</dcterms:modified>
</cp:coreProperties>
</file>