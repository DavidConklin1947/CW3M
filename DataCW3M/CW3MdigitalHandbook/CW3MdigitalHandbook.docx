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8A487C">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30717CD4" w:rsidR="00064E77" w:rsidRPr="00064E77" w:rsidRDefault="007B1928" w:rsidP="00064E77">
      <w:pPr>
        <w:pStyle w:val="Subtitle"/>
      </w:pPr>
      <w:r>
        <w:t>1</w:t>
      </w:r>
      <w:ins w:id="2" w:author="David Conklin" w:date="2020-11-09T05:43:00Z">
        <w:r w:rsidR="0031526F">
          <w:t>1/</w:t>
        </w:r>
      </w:ins>
      <w:ins w:id="3" w:author="David Conklin" w:date="2020-11-10T18:21:00Z">
        <w:r w:rsidR="008C41BA">
          <w:t>1</w:t>
        </w:r>
      </w:ins>
      <w:ins w:id="4" w:author="David Conklin" w:date="2020-11-11T04:11:00Z">
        <w:r w:rsidR="00B06ED6">
          <w:t>1</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3867B3E6" w:rsidR="00022B0F" w:rsidRPr="00A8214A" w:rsidRDefault="002854B5" w:rsidP="00372E03">
      <w:pPr>
        <w:rPr>
          <w:ins w:id="20" w:author="David Conklin" w:date="2020-11-10T18:22:00Z"/>
          <w:rStyle w:val="Hyperlink"/>
          <w:color w:val="auto"/>
          <w:u w:val="none"/>
        </w:rPr>
      </w:pPr>
      <w:ins w:id="21" w:author="David Conklin" w:date="2020-11-11T05:32:00Z">
        <w:r>
          <w:rPr>
            <w:rStyle w:val="Hyperlink"/>
            <w:color w:val="auto"/>
            <w:u w:val="none"/>
          </w:rPr>
          <w:t>- Added the McKenzie Basin Wetlands Study/Analysis of calibration and skill section.</w:t>
        </w:r>
      </w:ins>
    </w:p>
    <w:customXmlInsRangeStart w:id="22" w:author="David Conklin" w:date="2020-11-11T05:34:00Z"/>
    <w:sdt>
      <w:sdtPr>
        <w:id w:val="15612180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2"/>
        <w:p w14:paraId="064B94CE" w14:textId="77777777" w:rsidR="008A487C" w:rsidRDefault="008A487C" w:rsidP="008A487C">
          <w:pPr>
            <w:pStyle w:val="TOCHeading"/>
            <w:rPr>
              <w:ins w:id="23" w:author="David Conklin" w:date="2020-11-11T05:34:00Z"/>
            </w:rPr>
          </w:pPr>
          <w:ins w:id="24" w:author="David Conklin" w:date="2020-11-11T05:34:00Z">
            <w:r>
              <w:t>Contents</w:t>
            </w:r>
          </w:ins>
        </w:p>
        <w:p w14:paraId="1C98490D" w14:textId="77777777" w:rsidR="008A487C" w:rsidRDefault="008A487C" w:rsidP="008A487C">
          <w:pPr>
            <w:pStyle w:val="TOC1"/>
            <w:tabs>
              <w:tab w:val="right" w:leader="dot" w:pos="9350"/>
            </w:tabs>
            <w:rPr>
              <w:ins w:id="25" w:author="David Conklin" w:date="2020-11-11T05:34:00Z"/>
              <w:rFonts w:eastAsiaTheme="minorEastAsia"/>
              <w:noProof/>
            </w:rPr>
          </w:pPr>
          <w:ins w:id="26" w:author="David Conklin" w:date="2020-11-11T05:34:00Z">
            <w:r>
              <w:fldChar w:fldCharType="begin"/>
            </w:r>
            <w:r>
              <w:instrText xml:space="preserve"> TOC \o "1-3" \h \z \u </w:instrText>
            </w:r>
            <w:r>
              <w:fldChar w:fldCharType="separate"/>
            </w:r>
            <w:r w:rsidRPr="00647432">
              <w:rPr>
                <w:rStyle w:val="Hyperlink"/>
                <w:noProof/>
              </w:rPr>
              <w:fldChar w:fldCharType="begin"/>
            </w:r>
            <w:r w:rsidRPr="00647432">
              <w:rPr>
                <w:rStyle w:val="Hyperlink"/>
                <w:noProof/>
              </w:rPr>
              <w:instrText xml:space="preserve"> </w:instrText>
            </w:r>
            <w:r>
              <w:rPr>
                <w:noProof/>
              </w:rPr>
              <w:instrText>HYPERLINK \l "_Toc55965286"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is a digital handbook?</w:t>
            </w:r>
            <w:r>
              <w:rPr>
                <w:noProof/>
                <w:webHidden/>
              </w:rPr>
              <w:tab/>
            </w:r>
            <w:r>
              <w:rPr>
                <w:noProof/>
                <w:webHidden/>
              </w:rPr>
              <w:fldChar w:fldCharType="begin"/>
            </w:r>
            <w:r>
              <w:rPr>
                <w:noProof/>
                <w:webHidden/>
              </w:rPr>
              <w:instrText xml:space="preserve"> PAGEREF _Toc55965286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193743A1" w14:textId="77777777" w:rsidR="008A487C" w:rsidRDefault="008A487C" w:rsidP="008A487C">
          <w:pPr>
            <w:pStyle w:val="TOC1"/>
            <w:tabs>
              <w:tab w:val="right" w:leader="dot" w:pos="9350"/>
            </w:tabs>
            <w:rPr>
              <w:ins w:id="27" w:author="David Conklin" w:date="2020-11-11T05:34:00Z"/>
              <w:rFonts w:eastAsiaTheme="minorEastAsia"/>
              <w:noProof/>
            </w:rPr>
          </w:pPr>
          <w:ins w:id="2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CW3M concept</w:t>
            </w:r>
            <w:r>
              <w:rPr>
                <w:noProof/>
                <w:webHidden/>
              </w:rPr>
              <w:tab/>
            </w:r>
            <w:r>
              <w:rPr>
                <w:noProof/>
                <w:webHidden/>
              </w:rPr>
              <w:fldChar w:fldCharType="begin"/>
            </w:r>
            <w:r>
              <w:rPr>
                <w:noProof/>
                <w:webHidden/>
              </w:rPr>
              <w:instrText xml:space="preserve"> PAGEREF _Toc55965287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782A2B09" w14:textId="77777777" w:rsidR="008A487C" w:rsidRDefault="008A487C" w:rsidP="008A487C">
          <w:pPr>
            <w:pStyle w:val="TOC2"/>
            <w:tabs>
              <w:tab w:val="right" w:leader="dot" w:pos="9350"/>
            </w:tabs>
            <w:rPr>
              <w:ins w:id="29" w:author="David Conklin" w:date="2020-11-11T05:34:00Z"/>
              <w:rFonts w:eastAsiaTheme="minorEastAsia"/>
              <w:noProof/>
            </w:rPr>
          </w:pPr>
          <w:ins w:id="3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 different kind of community model</w:t>
            </w:r>
            <w:r>
              <w:rPr>
                <w:noProof/>
                <w:webHidden/>
              </w:rPr>
              <w:tab/>
            </w:r>
            <w:r>
              <w:rPr>
                <w:noProof/>
                <w:webHidden/>
              </w:rPr>
              <w:fldChar w:fldCharType="begin"/>
            </w:r>
            <w:r>
              <w:rPr>
                <w:noProof/>
                <w:webHidden/>
              </w:rPr>
              <w:instrText xml:space="preserve"> PAGEREF _Toc55965288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04C1F747" w14:textId="77777777" w:rsidR="008A487C" w:rsidRDefault="008A487C" w:rsidP="008A487C">
          <w:pPr>
            <w:pStyle w:val="TOC2"/>
            <w:tabs>
              <w:tab w:val="right" w:leader="dot" w:pos="9350"/>
            </w:tabs>
            <w:rPr>
              <w:ins w:id="31" w:author="David Conklin" w:date="2020-11-11T05:34:00Z"/>
              <w:rFonts w:eastAsiaTheme="minorEastAsia"/>
              <w:noProof/>
            </w:rPr>
          </w:pPr>
          <w:ins w:id="3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CW3M is for</w:t>
            </w:r>
            <w:r>
              <w:rPr>
                <w:noProof/>
                <w:webHidden/>
              </w:rPr>
              <w:tab/>
            </w:r>
            <w:r>
              <w:rPr>
                <w:noProof/>
                <w:webHidden/>
              </w:rPr>
              <w:fldChar w:fldCharType="begin"/>
            </w:r>
            <w:r>
              <w:rPr>
                <w:noProof/>
                <w:webHidden/>
              </w:rPr>
              <w:instrText xml:space="preserve"> PAGEREF _Toc55965289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0380DC6" w14:textId="77777777" w:rsidR="008A487C" w:rsidRDefault="008A487C" w:rsidP="008A487C">
          <w:pPr>
            <w:pStyle w:val="TOC2"/>
            <w:tabs>
              <w:tab w:val="right" w:leader="dot" w:pos="9350"/>
            </w:tabs>
            <w:rPr>
              <w:ins w:id="33" w:author="David Conklin" w:date="2020-11-11T05:34:00Z"/>
              <w:rFonts w:eastAsiaTheme="minorEastAsia"/>
              <w:noProof/>
            </w:rPr>
          </w:pPr>
          <w:ins w:id="3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Management and maintenance</w:t>
            </w:r>
            <w:r>
              <w:rPr>
                <w:noProof/>
                <w:webHidden/>
              </w:rPr>
              <w:tab/>
            </w:r>
            <w:r>
              <w:rPr>
                <w:noProof/>
                <w:webHidden/>
              </w:rPr>
              <w:fldChar w:fldCharType="begin"/>
            </w:r>
            <w:r>
              <w:rPr>
                <w:noProof/>
                <w:webHidden/>
              </w:rPr>
              <w:instrText xml:space="preserve"> PAGEREF _Toc55965290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1753A80" w14:textId="77777777" w:rsidR="008A487C" w:rsidRDefault="008A487C" w:rsidP="008A487C">
          <w:pPr>
            <w:pStyle w:val="TOC1"/>
            <w:tabs>
              <w:tab w:val="right" w:leader="dot" w:pos="9350"/>
            </w:tabs>
            <w:rPr>
              <w:ins w:id="35" w:author="David Conklin" w:date="2020-11-11T05:34:00Z"/>
              <w:rFonts w:eastAsiaTheme="minorEastAsia"/>
              <w:noProof/>
            </w:rPr>
          </w:pPr>
          <w:ins w:id="3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Study areas</w:t>
            </w:r>
            <w:r>
              <w:rPr>
                <w:noProof/>
                <w:webHidden/>
              </w:rPr>
              <w:tab/>
            </w:r>
            <w:r>
              <w:rPr>
                <w:noProof/>
                <w:webHidden/>
              </w:rPr>
              <w:fldChar w:fldCharType="begin"/>
            </w:r>
            <w:r>
              <w:rPr>
                <w:noProof/>
                <w:webHidden/>
              </w:rPr>
              <w:instrText xml:space="preserve"> PAGEREF _Toc55965291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952049D" w14:textId="77777777" w:rsidR="008A487C" w:rsidRDefault="008A487C" w:rsidP="008A487C">
          <w:pPr>
            <w:pStyle w:val="TOC2"/>
            <w:tabs>
              <w:tab w:val="right" w:leader="dot" w:pos="9350"/>
            </w:tabs>
            <w:rPr>
              <w:ins w:id="37" w:author="David Conklin" w:date="2020-11-11T05:34:00Z"/>
              <w:rFonts w:eastAsiaTheme="minorEastAsia"/>
              <w:noProof/>
            </w:rPr>
          </w:pPr>
          <w:ins w:id="3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 directory structure</w:t>
            </w:r>
            <w:r>
              <w:rPr>
                <w:noProof/>
                <w:webHidden/>
              </w:rPr>
              <w:tab/>
            </w:r>
            <w:r>
              <w:rPr>
                <w:noProof/>
                <w:webHidden/>
              </w:rPr>
              <w:fldChar w:fldCharType="begin"/>
            </w:r>
            <w:r>
              <w:rPr>
                <w:noProof/>
                <w:webHidden/>
              </w:rPr>
              <w:instrText xml:space="preserve"> PAGEREF _Toc55965292 \h </w:instrText>
            </w:r>
            <w:r>
              <w:rPr>
                <w:noProof/>
                <w:webHidden/>
              </w:rPr>
            </w:r>
            <w:r>
              <w:rPr>
                <w:noProof/>
                <w:webHidden/>
              </w:rPr>
              <w:fldChar w:fldCharType="separate"/>
            </w:r>
            <w:r>
              <w:rPr>
                <w:noProof/>
                <w:webHidden/>
              </w:rPr>
              <w:t>5</w:t>
            </w:r>
            <w:r>
              <w:rPr>
                <w:noProof/>
                <w:webHidden/>
              </w:rPr>
              <w:fldChar w:fldCharType="end"/>
            </w:r>
            <w:r w:rsidRPr="00647432">
              <w:rPr>
                <w:rStyle w:val="Hyperlink"/>
                <w:noProof/>
              </w:rPr>
              <w:fldChar w:fldCharType="end"/>
            </w:r>
          </w:ins>
        </w:p>
        <w:p w14:paraId="4A87B2C8" w14:textId="77777777" w:rsidR="008A487C" w:rsidRDefault="008A487C" w:rsidP="008A487C">
          <w:pPr>
            <w:pStyle w:val="TOC2"/>
            <w:tabs>
              <w:tab w:val="right" w:leader="dot" w:pos="9350"/>
            </w:tabs>
            <w:rPr>
              <w:ins w:id="39" w:author="David Conklin" w:date="2020-11-11T05:34:00Z"/>
              <w:rFonts w:eastAsiaTheme="minorEastAsia"/>
              <w:noProof/>
            </w:rPr>
          </w:pPr>
          <w:ins w:id="4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DataCW3M\ScenarioData directory structure</w:t>
            </w:r>
            <w:r>
              <w:rPr>
                <w:noProof/>
                <w:webHidden/>
              </w:rPr>
              <w:tab/>
            </w:r>
            <w:r>
              <w:rPr>
                <w:noProof/>
                <w:webHidden/>
              </w:rPr>
              <w:fldChar w:fldCharType="begin"/>
            </w:r>
            <w:r>
              <w:rPr>
                <w:noProof/>
                <w:webHidden/>
              </w:rPr>
              <w:instrText xml:space="preserve"> PAGEREF _Toc55965293 \h </w:instrText>
            </w:r>
            <w:r>
              <w:rPr>
                <w:noProof/>
                <w:webHidden/>
              </w:rPr>
            </w:r>
            <w:r>
              <w:rPr>
                <w:noProof/>
                <w:webHidden/>
              </w:rPr>
              <w:fldChar w:fldCharType="separate"/>
            </w:r>
            <w:r>
              <w:rPr>
                <w:noProof/>
                <w:webHidden/>
              </w:rPr>
              <w:t>5</w:t>
            </w:r>
            <w:r>
              <w:rPr>
                <w:noProof/>
                <w:webHidden/>
              </w:rPr>
              <w:fldChar w:fldCharType="end"/>
            </w:r>
            <w:r w:rsidRPr="00647432">
              <w:rPr>
                <w:rStyle w:val="Hyperlink"/>
                <w:noProof/>
              </w:rPr>
              <w:fldChar w:fldCharType="end"/>
            </w:r>
          </w:ins>
        </w:p>
        <w:p w14:paraId="52E281E4" w14:textId="77777777" w:rsidR="008A487C" w:rsidRDefault="008A487C" w:rsidP="008A487C">
          <w:pPr>
            <w:pStyle w:val="TOC2"/>
            <w:tabs>
              <w:tab w:val="right" w:leader="dot" w:pos="9350"/>
            </w:tabs>
            <w:rPr>
              <w:ins w:id="41" w:author="David Conklin" w:date="2020-11-11T05:34:00Z"/>
              <w:rFonts w:eastAsiaTheme="minorEastAsia"/>
              <w:noProof/>
            </w:rPr>
          </w:pPr>
          <w:ins w:id="4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DataCW3M\ScenarioData\&lt;scenario&gt; folder contents</w:t>
            </w:r>
            <w:r>
              <w:rPr>
                <w:noProof/>
                <w:webHidden/>
              </w:rPr>
              <w:tab/>
            </w:r>
            <w:r>
              <w:rPr>
                <w:noProof/>
                <w:webHidden/>
              </w:rPr>
              <w:fldChar w:fldCharType="begin"/>
            </w:r>
            <w:r>
              <w:rPr>
                <w:noProof/>
                <w:webHidden/>
              </w:rPr>
              <w:instrText xml:space="preserve"> PAGEREF _Toc55965294 \h </w:instrText>
            </w:r>
            <w:r>
              <w:rPr>
                <w:noProof/>
                <w:webHidden/>
              </w:rPr>
            </w:r>
            <w:r>
              <w:rPr>
                <w:noProof/>
                <w:webHidden/>
              </w:rPr>
              <w:fldChar w:fldCharType="separate"/>
            </w:r>
            <w:r>
              <w:rPr>
                <w:noProof/>
                <w:webHidden/>
              </w:rPr>
              <w:t>6</w:t>
            </w:r>
            <w:r>
              <w:rPr>
                <w:noProof/>
                <w:webHidden/>
              </w:rPr>
              <w:fldChar w:fldCharType="end"/>
            </w:r>
            <w:r w:rsidRPr="00647432">
              <w:rPr>
                <w:rStyle w:val="Hyperlink"/>
                <w:noProof/>
              </w:rPr>
              <w:fldChar w:fldCharType="end"/>
            </w:r>
          </w:ins>
        </w:p>
        <w:p w14:paraId="569DDC7F" w14:textId="77777777" w:rsidR="008A487C" w:rsidRDefault="008A487C" w:rsidP="008A487C">
          <w:pPr>
            <w:pStyle w:val="TOC2"/>
            <w:tabs>
              <w:tab w:val="right" w:leader="dot" w:pos="9350"/>
            </w:tabs>
            <w:rPr>
              <w:ins w:id="43" w:author="David Conklin" w:date="2020-11-11T05:34:00Z"/>
              <w:rFonts w:eastAsiaTheme="minorEastAsia"/>
              <w:noProof/>
            </w:rPr>
          </w:pPr>
          <w:ins w:id="4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DataCW3M\&lt;study area&gt; folder contents</w:t>
            </w:r>
            <w:r>
              <w:rPr>
                <w:noProof/>
                <w:webHidden/>
              </w:rPr>
              <w:tab/>
            </w:r>
            <w:r>
              <w:rPr>
                <w:noProof/>
                <w:webHidden/>
              </w:rPr>
              <w:fldChar w:fldCharType="begin"/>
            </w:r>
            <w:r>
              <w:rPr>
                <w:noProof/>
                <w:webHidden/>
              </w:rPr>
              <w:instrText xml:space="preserve"> PAGEREF _Toc55965295 \h </w:instrText>
            </w:r>
            <w:r>
              <w:rPr>
                <w:noProof/>
                <w:webHidden/>
              </w:rPr>
            </w:r>
            <w:r>
              <w:rPr>
                <w:noProof/>
                <w:webHidden/>
              </w:rPr>
              <w:fldChar w:fldCharType="separate"/>
            </w:r>
            <w:r>
              <w:rPr>
                <w:noProof/>
                <w:webHidden/>
              </w:rPr>
              <w:t>6</w:t>
            </w:r>
            <w:r>
              <w:rPr>
                <w:noProof/>
                <w:webHidden/>
              </w:rPr>
              <w:fldChar w:fldCharType="end"/>
            </w:r>
            <w:r w:rsidRPr="00647432">
              <w:rPr>
                <w:rStyle w:val="Hyperlink"/>
                <w:noProof/>
              </w:rPr>
              <w:fldChar w:fldCharType="end"/>
            </w:r>
          </w:ins>
        </w:p>
        <w:p w14:paraId="0120D7B8" w14:textId="77777777" w:rsidR="008A487C" w:rsidRDefault="008A487C" w:rsidP="008A487C">
          <w:pPr>
            <w:pStyle w:val="TOC1"/>
            <w:tabs>
              <w:tab w:val="right" w:leader="dot" w:pos="9350"/>
            </w:tabs>
            <w:rPr>
              <w:ins w:id="45" w:author="David Conklin" w:date="2020-11-11T05:34:00Z"/>
              <w:rFonts w:eastAsiaTheme="minorEastAsia"/>
              <w:noProof/>
            </w:rPr>
          </w:pPr>
          <w:ins w:id="4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Calendar conventions</w:t>
            </w:r>
            <w:r>
              <w:rPr>
                <w:noProof/>
                <w:webHidden/>
              </w:rPr>
              <w:tab/>
            </w:r>
            <w:r>
              <w:rPr>
                <w:noProof/>
                <w:webHidden/>
              </w:rPr>
              <w:fldChar w:fldCharType="begin"/>
            </w:r>
            <w:r>
              <w:rPr>
                <w:noProof/>
                <w:webHidden/>
              </w:rPr>
              <w:instrText xml:space="preserve"> PAGEREF _Toc55965296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640070AE" w14:textId="77777777" w:rsidR="008A487C" w:rsidRDefault="008A487C" w:rsidP="008A487C">
          <w:pPr>
            <w:pStyle w:val="TOC2"/>
            <w:tabs>
              <w:tab w:val="right" w:leader="dot" w:pos="9350"/>
            </w:tabs>
            <w:rPr>
              <w:ins w:id="47" w:author="David Conklin" w:date="2020-11-11T05:34:00Z"/>
              <w:rFonts w:eastAsiaTheme="minorEastAsia"/>
              <w:noProof/>
            </w:rPr>
          </w:pPr>
          <w:ins w:id="4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years</w:t>
            </w:r>
            <w:r>
              <w:rPr>
                <w:noProof/>
                <w:webHidden/>
              </w:rPr>
              <w:tab/>
            </w:r>
            <w:r>
              <w:rPr>
                <w:noProof/>
                <w:webHidden/>
              </w:rPr>
              <w:fldChar w:fldCharType="begin"/>
            </w:r>
            <w:r>
              <w:rPr>
                <w:noProof/>
                <w:webHidden/>
              </w:rPr>
              <w:instrText xml:space="preserve"> PAGEREF _Toc55965297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7FEF9DF2" w14:textId="77777777" w:rsidR="008A487C" w:rsidRDefault="008A487C" w:rsidP="008A487C">
          <w:pPr>
            <w:pStyle w:val="TOC1"/>
            <w:tabs>
              <w:tab w:val="right" w:leader="dot" w:pos="9350"/>
            </w:tabs>
            <w:rPr>
              <w:ins w:id="49" w:author="David Conklin" w:date="2020-11-11T05:34:00Z"/>
              <w:rFonts w:eastAsiaTheme="minorEastAsia"/>
              <w:noProof/>
            </w:rPr>
          </w:pPr>
          <w:ins w:id="5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Climate data</w:t>
            </w:r>
            <w:r>
              <w:rPr>
                <w:noProof/>
                <w:webHidden/>
              </w:rPr>
              <w:tab/>
            </w:r>
            <w:r>
              <w:rPr>
                <w:noProof/>
                <w:webHidden/>
              </w:rPr>
              <w:fldChar w:fldCharType="begin"/>
            </w:r>
            <w:r>
              <w:rPr>
                <w:noProof/>
                <w:webHidden/>
              </w:rPr>
              <w:instrText xml:space="preserve"> PAGEREF _Toc55965298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268B574F" w14:textId="77777777" w:rsidR="008A487C" w:rsidRDefault="008A487C" w:rsidP="008A487C">
          <w:pPr>
            <w:pStyle w:val="TOC2"/>
            <w:tabs>
              <w:tab w:val="right" w:leader="dot" w:pos="9350"/>
            </w:tabs>
            <w:rPr>
              <w:ins w:id="51" w:author="David Conklin" w:date="2020-11-11T05:34:00Z"/>
              <w:rFonts w:eastAsiaTheme="minorEastAsia"/>
              <w:noProof/>
            </w:rPr>
          </w:pPr>
          <w:ins w:id="5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Numbered climate scenarios in the model</w:t>
            </w:r>
            <w:r>
              <w:rPr>
                <w:noProof/>
                <w:webHidden/>
              </w:rPr>
              <w:tab/>
            </w:r>
            <w:r>
              <w:rPr>
                <w:noProof/>
                <w:webHidden/>
              </w:rPr>
              <w:fldChar w:fldCharType="begin"/>
            </w:r>
            <w:r>
              <w:rPr>
                <w:noProof/>
                <w:webHidden/>
              </w:rPr>
              <w:instrText xml:space="preserve"> PAGEREF _Toc55965299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4AA1380E" w14:textId="77777777" w:rsidR="008A487C" w:rsidRDefault="008A487C" w:rsidP="008A487C">
          <w:pPr>
            <w:pStyle w:val="TOC2"/>
            <w:tabs>
              <w:tab w:val="right" w:leader="dot" w:pos="9350"/>
            </w:tabs>
            <w:rPr>
              <w:ins w:id="53" w:author="David Conklin" w:date="2020-11-11T05:34:00Z"/>
              <w:rFonts w:eastAsiaTheme="minorEastAsia"/>
              <w:noProof/>
            </w:rPr>
          </w:pPr>
          <w:ins w:id="5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Monthly and seasonal weather data</w:t>
            </w:r>
            <w:r>
              <w:rPr>
                <w:noProof/>
                <w:webHidden/>
              </w:rPr>
              <w:tab/>
            </w:r>
            <w:r>
              <w:rPr>
                <w:noProof/>
                <w:webHidden/>
              </w:rPr>
              <w:fldChar w:fldCharType="begin"/>
            </w:r>
            <w:r>
              <w:rPr>
                <w:noProof/>
                <w:webHidden/>
              </w:rPr>
              <w:instrText xml:space="preserve"> PAGEREF _Toc55965300 \h </w:instrText>
            </w:r>
            <w:r>
              <w:rPr>
                <w:noProof/>
                <w:webHidden/>
              </w:rPr>
            </w:r>
            <w:r>
              <w:rPr>
                <w:noProof/>
                <w:webHidden/>
              </w:rPr>
              <w:fldChar w:fldCharType="separate"/>
            </w:r>
            <w:r>
              <w:rPr>
                <w:noProof/>
                <w:webHidden/>
              </w:rPr>
              <w:t>13</w:t>
            </w:r>
            <w:r>
              <w:rPr>
                <w:noProof/>
                <w:webHidden/>
              </w:rPr>
              <w:fldChar w:fldCharType="end"/>
            </w:r>
            <w:r w:rsidRPr="00647432">
              <w:rPr>
                <w:rStyle w:val="Hyperlink"/>
                <w:noProof/>
              </w:rPr>
              <w:fldChar w:fldCharType="end"/>
            </w:r>
          </w:ins>
        </w:p>
        <w:p w14:paraId="25F0606E" w14:textId="77777777" w:rsidR="008A487C" w:rsidRDefault="008A487C" w:rsidP="008A487C">
          <w:pPr>
            <w:pStyle w:val="TOC2"/>
            <w:tabs>
              <w:tab w:val="right" w:leader="dot" w:pos="9350"/>
            </w:tabs>
            <w:rPr>
              <w:ins w:id="55" w:author="David Conklin" w:date="2020-11-11T05:34:00Z"/>
              <w:rFonts w:eastAsiaTheme="minorEastAsia"/>
              <w:noProof/>
            </w:rPr>
          </w:pPr>
          <w:ins w:id="5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Climate data grids</w:t>
            </w:r>
            <w:r>
              <w:rPr>
                <w:noProof/>
                <w:webHidden/>
              </w:rPr>
              <w:tab/>
            </w:r>
            <w:r>
              <w:rPr>
                <w:noProof/>
                <w:webHidden/>
              </w:rPr>
              <w:fldChar w:fldCharType="begin"/>
            </w:r>
            <w:r>
              <w:rPr>
                <w:noProof/>
                <w:webHidden/>
              </w:rPr>
              <w:instrText xml:space="preserve"> PAGEREF _Toc55965301 \h </w:instrText>
            </w:r>
            <w:r>
              <w:rPr>
                <w:noProof/>
                <w:webHidden/>
              </w:rPr>
            </w:r>
            <w:r>
              <w:rPr>
                <w:noProof/>
                <w:webHidden/>
              </w:rPr>
              <w:fldChar w:fldCharType="separate"/>
            </w:r>
            <w:r>
              <w:rPr>
                <w:noProof/>
                <w:webHidden/>
              </w:rPr>
              <w:t>14</w:t>
            </w:r>
            <w:r>
              <w:rPr>
                <w:noProof/>
                <w:webHidden/>
              </w:rPr>
              <w:fldChar w:fldCharType="end"/>
            </w:r>
            <w:r w:rsidRPr="00647432">
              <w:rPr>
                <w:rStyle w:val="Hyperlink"/>
                <w:noProof/>
              </w:rPr>
              <w:fldChar w:fldCharType="end"/>
            </w:r>
          </w:ins>
        </w:p>
        <w:p w14:paraId="11B032A8" w14:textId="77777777" w:rsidR="008A487C" w:rsidRDefault="008A487C" w:rsidP="008A487C">
          <w:pPr>
            <w:pStyle w:val="TOC3"/>
            <w:tabs>
              <w:tab w:val="right" w:leader="dot" w:pos="9350"/>
            </w:tabs>
            <w:rPr>
              <w:ins w:id="57" w:author="David Conklin" w:date="2020-11-11T05:34:00Z"/>
              <w:rFonts w:eastAsiaTheme="minorEastAsia"/>
              <w:noProof/>
            </w:rPr>
          </w:pPr>
          <w:ins w:id="5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WW2100 climate grid</w:t>
            </w:r>
            <w:r>
              <w:rPr>
                <w:noProof/>
                <w:webHidden/>
              </w:rPr>
              <w:tab/>
            </w:r>
            <w:r>
              <w:rPr>
                <w:noProof/>
                <w:webHidden/>
              </w:rPr>
              <w:fldChar w:fldCharType="begin"/>
            </w:r>
            <w:r>
              <w:rPr>
                <w:noProof/>
                <w:webHidden/>
              </w:rPr>
              <w:instrText xml:space="preserve"> PAGEREF _Toc55965302 \h </w:instrText>
            </w:r>
            <w:r>
              <w:rPr>
                <w:noProof/>
                <w:webHidden/>
              </w:rPr>
            </w:r>
            <w:r>
              <w:rPr>
                <w:noProof/>
                <w:webHidden/>
              </w:rPr>
              <w:fldChar w:fldCharType="separate"/>
            </w:r>
            <w:r>
              <w:rPr>
                <w:noProof/>
                <w:webHidden/>
              </w:rPr>
              <w:t>14</w:t>
            </w:r>
            <w:r>
              <w:rPr>
                <w:noProof/>
                <w:webHidden/>
              </w:rPr>
              <w:fldChar w:fldCharType="end"/>
            </w:r>
            <w:r w:rsidRPr="00647432">
              <w:rPr>
                <w:rStyle w:val="Hyperlink"/>
                <w:noProof/>
              </w:rPr>
              <w:fldChar w:fldCharType="end"/>
            </w:r>
          </w:ins>
        </w:p>
        <w:p w14:paraId="2F941094" w14:textId="77777777" w:rsidR="008A487C" w:rsidRDefault="008A487C" w:rsidP="008A487C">
          <w:pPr>
            <w:pStyle w:val="TOC3"/>
            <w:tabs>
              <w:tab w:val="right" w:leader="dot" w:pos="9350"/>
            </w:tabs>
            <w:rPr>
              <w:ins w:id="59" w:author="David Conklin" w:date="2020-11-11T05:34:00Z"/>
              <w:rFonts w:eastAsiaTheme="minorEastAsia"/>
              <w:noProof/>
            </w:rPr>
          </w:pPr>
          <w:ins w:id="6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v2 climate grid</w:t>
            </w:r>
            <w:r>
              <w:rPr>
                <w:noProof/>
                <w:webHidden/>
              </w:rPr>
              <w:tab/>
            </w:r>
            <w:r>
              <w:rPr>
                <w:noProof/>
                <w:webHidden/>
              </w:rPr>
              <w:fldChar w:fldCharType="begin"/>
            </w:r>
            <w:r>
              <w:rPr>
                <w:noProof/>
                <w:webHidden/>
              </w:rPr>
              <w:instrText xml:space="preserve"> PAGEREF _Toc55965303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5E4CC46C" w14:textId="77777777" w:rsidR="008A487C" w:rsidRDefault="008A487C" w:rsidP="008A487C">
          <w:pPr>
            <w:pStyle w:val="TOC2"/>
            <w:tabs>
              <w:tab w:val="right" w:leader="dot" w:pos="9350"/>
            </w:tabs>
            <w:rPr>
              <w:ins w:id="61" w:author="David Conklin" w:date="2020-11-11T05:34:00Z"/>
              <w:rFonts w:eastAsiaTheme="minorEastAsia"/>
              <w:noProof/>
            </w:rPr>
          </w:pPr>
          <w:ins w:id="6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How climate data is looked up</w:t>
            </w:r>
            <w:r>
              <w:rPr>
                <w:noProof/>
                <w:webHidden/>
              </w:rPr>
              <w:tab/>
            </w:r>
            <w:r>
              <w:rPr>
                <w:noProof/>
                <w:webHidden/>
              </w:rPr>
              <w:fldChar w:fldCharType="begin"/>
            </w:r>
            <w:r>
              <w:rPr>
                <w:noProof/>
                <w:webHidden/>
              </w:rPr>
              <w:instrText xml:space="preserve"> PAGEREF _Toc55965304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42184817" w14:textId="77777777" w:rsidR="008A487C" w:rsidRDefault="008A487C" w:rsidP="008A487C">
          <w:pPr>
            <w:pStyle w:val="TOC2"/>
            <w:tabs>
              <w:tab w:val="right" w:leader="dot" w:pos="9350"/>
            </w:tabs>
            <w:rPr>
              <w:ins w:id="63" w:author="David Conklin" w:date="2020-11-11T05:34:00Z"/>
              <w:rFonts w:eastAsiaTheme="minorEastAsia"/>
              <w:noProof/>
            </w:rPr>
          </w:pPr>
          <w:ins w:id="6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is in a climate dataset</w:t>
            </w:r>
            <w:r>
              <w:rPr>
                <w:noProof/>
                <w:webHidden/>
              </w:rPr>
              <w:tab/>
            </w:r>
            <w:r>
              <w:rPr>
                <w:noProof/>
                <w:webHidden/>
              </w:rPr>
              <w:fldChar w:fldCharType="begin"/>
            </w:r>
            <w:r>
              <w:rPr>
                <w:noProof/>
                <w:webHidden/>
              </w:rPr>
              <w:instrText xml:space="preserve"> PAGEREF _Toc55965305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38926090" w14:textId="77777777" w:rsidR="008A487C" w:rsidRDefault="008A487C" w:rsidP="008A487C">
          <w:pPr>
            <w:pStyle w:val="TOC1"/>
            <w:tabs>
              <w:tab w:val="right" w:leader="dot" w:pos="9350"/>
            </w:tabs>
            <w:rPr>
              <w:ins w:id="65" w:author="David Conklin" w:date="2020-11-11T05:34:00Z"/>
              <w:rFonts w:eastAsiaTheme="minorEastAsia"/>
              <w:noProof/>
            </w:rPr>
          </w:pPr>
          <w:ins w:id="66" w:author="David Conklin" w:date="2020-11-11T05:34:00Z">
            <w:r w:rsidRPr="00647432">
              <w:rPr>
                <w:rStyle w:val="Hyperlink"/>
                <w:noProof/>
              </w:rPr>
              <w:lastRenderedPageBreak/>
              <w:fldChar w:fldCharType="begin"/>
            </w:r>
            <w:r w:rsidRPr="00647432">
              <w:rPr>
                <w:rStyle w:val="Hyperlink"/>
                <w:noProof/>
              </w:rPr>
              <w:instrText xml:space="preserve"> </w:instrText>
            </w:r>
            <w:r>
              <w:rPr>
                <w:noProof/>
              </w:rPr>
              <w:instrText>HYPERLINK \l "_Toc55965306"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rights</w:t>
            </w:r>
            <w:r>
              <w:rPr>
                <w:noProof/>
                <w:webHidden/>
              </w:rPr>
              <w:tab/>
            </w:r>
            <w:r>
              <w:rPr>
                <w:noProof/>
                <w:webHidden/>
              </w:rPr>
              <w:fldChar w:fldCharType="begin"/>
            </w:r>
            <w:r>
              <w:rPr>
                <w:noProof/>
                <w:webHidden/>
              </w:rPr>
              <w:instrText xml:space="preserve"> PAGEREF _Toc55965306 \h </w:instrText>
            </w:r>
            <w:r>
              <w:rPr>
                <w:noProof/>
                <w:webHidden/>
              </w:rPr>
            </w:r>
            <w:r>
              <w:rPr>
                <w:noProof/>
                <w:webHidden/>
              </w:rPr>
              <w:fldChar w:fldCharType="separate"/>
            </w:r>
            <w:r>
              <w:rPr>
                <w:noProof/>
                <w:webHidden/>
              </w:rPr>
              <w:t>16</w:t>
            </w:r>
            <w:r>
              <w:rPr>
                <w:noProof/>
                <w:webHidden/>
              </w:rPr>
              <w:fldChar w:fldCharType="end"/>
            </w:r>
            <w:r w:rsidRPr="00647432">
              <w:rPr>
                <w:rStyle w:val="Hyperlink"/>
                <w:noProof/>
              </w:rPr>
              <w:fldChar w:fldCharType="end"/>
            </w:r>
          </w:ins>
        </w:p>
        <w:p w14:paraId="628F55B8" w14:textId="77777777" w:rsidR="008A487C" w:rsidRDefault="008A487C" w:rsidP="008A487C">
          <w:pPr>
            <w:pStyle w:val="TOC2"/>
            <w:tabs>
              <w:tab w:val="right" w:leader="dot" w:pos="9350"/>
            </w:tabs>
            <w:rPr>
              <w:ins w:id="67" w:author="David Conklin" w:date="2020-11-11T05:34:00Z"/>
              <w:rFonts w:eastAsiaTheme="minorEastAsia"/>
              <w:noProof/>
            </w:rPr>
          </w:pPr>
          <w:ins w:id="6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rights data</w:t>
            </w:r>
            <w:r>
              <w:rPr>
                <w:noProof/>
                <w:webHidden/>
              </w:rPr>
              <w:tab/>
            </w:r>
            <w:r>
              <w:rPr>
                <w:noProof/>
                <w:webHidden/>
              </w:rPr>
              <w:fldChar w:fldCharType="begin"/>
            </w:r>
            <w:r>
              <w:rPr>
                <w:noProof/>
                <w:webHidden/>
              </w:rPr>
              <w:instrText xml:space="preserve"> PAGEREF _Toc55965307 \h </w:instrText>
            </w:r>
            <w:r>
              <w:rPr>
                <w:noProof/>
                <w:webHidden/>
              </w:rPr>
            </w:r>
            <w:r>
              <w:rPr>
                <w:noProof/>
                <w:webHidden/>
              </w:rPr>
              <w:fldChar w:fldCharType="separate"/>
            </w:r>
            <w:r>
              <w:rPr>
                <w:noProof/>
                <w:webHidden/>
              </w:rPr>
              <w:t>16</w:t>
            </w:r>
            <w:r>
              <w:rPr>
                <w:noProof/>
                <w:webHidden/>
              </w:rPr>
              <w:fldChar w:fldCharType="end"/>
            </w:r>
            <w:r w:rsidRPr="00647432">
              <w:rPr>
                <w:rStyle w:val="Hyperlink"/>
                <w:noProof/>
              </w:rPr>
              <w:fldChar w:fldCharType="end"/>
            </w:r>
          </w:ins>
        </w:p>
        <w:p w14:paraId="2FD852C7" w14:textId="77777777" w:rsidR="008A487C" w:rsidRDefault="008A487C" w:rsidP="008A487C">
          <w:pPr>
            <w:pStyle w:val="TOC2"/>
            <w:tabs>
              <w:tab w:val="right" w:leader="dot" w:pos="9350"/>
            </w:tabs>
            <w:rPr>
              <w:ins w:id="69" w:author="David Conklin" w:date="2020-11-11T05:34:00Z"/>
              <w:rFonts w:eastAsiaTheme="minorEastAsia"/>
              <w:noProof/>
            </w:rPr>
          </w:pPr>
          <w:ins w:id="7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wr_pods.csv file</w:t>
            </w:r>
            <w:r>
              <w:rPr>
                <w:noProof/>
                <w:webHidden/>
              </w:rPr>
              <w:tab/>
            </w:r>
            <w:r>
              <w:rPr>
                <w:noProof/>
                <w:webHidden/>
              </w:rPr>
              <w:fldChar w:fldCharType="begin"/>
            </w:r>
            <w:r>
              <w:rPr>
                <w:noProof/>
                <w:webHidden/>
              </w:rPr>
              <w:instrText xml:space="preserve"> PAGEREF _Toc55965308 \h </w:instrText>
            </w:r>
            <w:r>
              <w:rPr>
                <w:noProof/>
                <w:webHidden/>
              </w:rPr>
            </w:r>
            <w:r>
              <w:rPr>
                <w:noProof/>
                <w:webHidden/>
              </w:rPr>
              <w:fldChar w:fldCharType="separate"/>
            </w:r>
            <w:r>
              <w:rPr>
                <w:noProof/>
                <w:webHidden/>
              </w:rPr>
              <w:t>17</w:t>
            </w:r>
            <w:r>
              <w:rPr>
                <w:noProof/>
                <w:webHidden/>
              </w:rPr>
              <w:fldChar w:fldCharType="end"/>
            </w:r>
            <w:r w:rsidRPr="00647432">
              <w:rPr>
                <w:rStyle w:val="Hyperlink"/>
                <w:noProof/>
              </w:rPr>
              <w:fldChar w:fldCharType="end"/>
            </w:r>
          </w:ins>
        </w:p>
        <w:p w14:paraId="18EC7B74" w14:textId="77777777" w:rsidR="008A487C" w:rsidRDefault="008A487C" w:rsidP="008A487C">
          <w:pPr>
            <w:pStyle w:val="TOC2"/>
            <w:tabs>
              <w:tab w:val="right" w:leader="dot" w:pos="9350"/>
            </w:tabs>
            <w:rPr>
              <w:ins w:id="71" w:author="David Conklin" w:date="2020-11-11T05:34:00Z"/>
              <w:rFonts w:eastAsiaTheme="minorEastAsia"/>
              <w:noProof/>
            </w:rPr>
          </w:pPr>
          <w:ins w:id="7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wr_pous.csv file</w:t>
            </w:r>
            <w:r>
              <w:rPr>
                <w:noProof/>
                <w:webHidden/>
              </w:rPr>
              <w:tab/>
            </w:r>
            <w:r>
              <w:rPr>
                <w:noProof/>
                <w:webHidden/>
              </w:rPr>
              <w:fldChar w:fldCharType="begin"/>
            </w:r>
            <w:r>
              <w:rPr>
                <w:noProof/>
                <w:webHidden/>
              </w:rPr>
              <w:instrText xml:space="preserve"> PAGEREF _Toc55965309 \h </w:instrText>
            </w:r>
            <w:r>
              <w:rPr>
                <w:noProof/>
                <w:webHidden/>
              </w:rPr>
            </w:r>
            <w:r>
              <w:rPr>
                <w:noProof/>
                <w:webHidden/>
              </w:rPr>
              <w:fldChar w:fldCharType="separate"/>
            </w:r>
            <w:r>
              <w:rPr>
                <w:noProof/>
                <w:webHidden/>
              </w:rPr>
              <w:t>17</w:t>
            </w:r>
            <w:r>
              <w:rPr>
                <w:noProof/>
                <w:webHidden/>
              </w:rPr>
              <w:fldChar w:fldCharType="end"/>
            </w:r>
            <w:r w:rsidRPr="00647432">
              <w:rPr>
                <w:rStyle w:val="Hyperlink"/>
                <w:noProof/>
              </w:rPr>
              <w:fldChar w:fldCharType="end"/>
            </w:r>
          </w:ins>
        </w:p>
        <w:p w14:paraId="4348DED7" w14:textId="77777777" w:rsidR="008A487C" w:rsidRDefault="008A487C" w:rsidP="008A487C">
          <w:pPr>
            <w:pStyle w:val="TOC2"/>
            <w:tabs>
              <w:tab w:val="right" w:leader="dot" w:pos="9350"/>
            </w:tabs>
            <w:rPr>
              <w:ins w:id="73" w:author="David Conklin" w:date="2020-11-11T05:34:00Z"/>
              <w:rFonts w:eastAsiaTheme="minorEastAsia"/>
              <w:noProof/>
            </w:rPr>
          </w:pPr>
          <w:ins w:id="7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Adding a water right</w:t>
            </w:r>
            <w:r>
              <w:rPr>
                <w:noProof/>
                <w:webHidden/>
              </w:rPr>
              <w:tab/>
            </w:r>
            <w:r>
              <w:rPr>
                <w:noProof/>
                <w:webHidden/>
              </w:rPr>
              <w:fldChar w:fldCharType="begin"/>
            </w:r>
            <w:r>
              <w:rPr>
                <w:noProof/>
                <w:webHidden/>
              </w:rPr>
              <w:instrText xml:space="preserve"> PAGEREF _Toc55965310 \h </w:instrText>
            </w:r>
            <w:r>
              <w:rPr>
                <w:noProof/>
                <w:webHidden/>
              </w:rPr>
            </w:r>
            <w:r>
              <w:rPr>
                <w:noProof/>
                <w:webHidden/>
              </w:rPr>
              <w:fldChar w:fldCharType="separate"/>
            </w:r>
            <w:r>
              <w:rPr>
                <w:noProof/>
                <w:webHidden/>
              </w:rPr>
              <w:t>18</w:t>
            </w:r>
            <w:r>
              <w:rPr>
                <w:noProof/>
                <w:webHidden/>
              </w:rPr>
              <w:fldChar w:fldCharType="end"/>
            </w:r>
            <w:r w:rsidRPr="00647432">
              <w:rPr>
                <w:rStyle w:val="Hyperlink"/>
                <w:noProof/>
              </w:rPr>
              <w:fldChar w:fldCharType="end"/>
            </w:r>
          </w:ins>
        </w:p>
        <w:p w14:paraId="5D99C5CE" w14:textId="77777777" w:rsidR="008A487C" w:rsidRDefault="008A487C" w:rsidP="008A487C">
          <w:pPr>
            <w:pStyle w:val="TOC1"/>
            <w:tabs>
              <w:tab w:val="right" w:leader="dot" w:pos="9350"/>
            </w:tabs>
            <w:rPr>
              <w:ins w:id="75" w:author="David Conklin" w:date="2020-11-11T05:34:00Z"/>
              <w:rFonts w:eastAsiaTheme="minorEastAsia"/>
              <w:noProof/>
            </w:rPr>
          </w:pPr>
          <w:ins w:id="7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Stream flow and stream temperature</w:t>
            </w:r>
            <w:r>
              <w:rPr>
                <w:noProof/>
                <w:webHidden/>
              </w:rPr>
              <w:tab/>
            </w:r>
            <w:r>
              <w:rPr>
                <w:noProof/>
                <w:webHidden/>
              </w:rPr>
              <w:fldChar w:fldCharType="begin"/>
            </w:r>
            <w:r>
              <w:rPr>
                <w:noProof/>
                <w:webHidden/>
              </w:rPr>
              <w:instrText xml:space="preserve"> PAGEREF _Toc55965311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6F4658A8" w14:textId="77777777" w:rsidR="008A487C" w:rsidRDefault="008A487C" w:rsidP="008A487C">
          <w:pPr>
            <w:pStyle w:val="TOC2"/>
            <w:tabs>
              <w:tab w:val="right" w:leader="dot" w:pos="9350"/>
            </w:tabs>
            <w:rPr>
              <w:ins w:id="77" w:author="David Conklin" w:date="2020-11-11T05:34:00Z"/>
              <w:rFonts w:eastAsiaTheme="minorEastAsia"/>
              <w:noProof/>
            </w:rPr>
          </w:pPr>
          <w:ins w:id="7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parcels</w:t>
            </w:r>
            <w:r>
              <w:rPr>
                <w:noProof/>
                <w:webHidden/>
              </w:rPr>
              <w:tab/>
            </w:r>
            <w:r>
              <w:rPr>
                <w:noProof/>
                <w:webHidden/>
              </w:rPr>
              <w:fldChar w:fldCharType="begin"/>
            </w:r>
            <w:r>
              <w:rPr>
                <w:noProof/>
                <w:webHidden/>
              </w:rPr>
              <w:instrText xml:space="preserve"> PAGEREF _Toc55965312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78C429A7" w14:textId="77777777" w:rsidR="008A487C" w:rsidRDefault="008A487C" w:rsidP="008A487C">
          <w:pPr>
            <w:pStyle w:val="TOC2"/>
            <w:tabs>
              <w:tab w:val="right" w:leader="dot" w:pos="9350"/>
            </w:tabs>
            <w:rPr>
              <w:ins w:id="79" w:author="David Conklin" w:date="2020-11-11T05:34:00Z"/>
              <w:rFonts w:eastAsiaTheme="minorEastAsia"/>
              <w:noProof/>
            </w:rPr>
          </w:pPr>
          <w:ins w:id="8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Daily water mass and energy balance</w:t>
            </w:r>
            <w:r>
              <w:rPr>
                <w:noProof/>
                <w:webHidden/>
              </w:rPr>
              <w:tab/>
            </w:r>
            <w:r>
              <w:rPr>
                <w:noProof/>
                <w:webHidden/>
              </w:rPr>
              <w:fldChar w:fldCharType="begin"/>
            </w:r>
            <w:r>
              <w:rPr>
                <w:noProof/>
                <w:webHidden/>
              </w:rPr>
              <w:instrText xml:space="preserve"> PAGEREF _Toc55965313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187ED8FE" w14:textId="77777777" w:rsidR="008A487C" w:rsidRDefault="008A487C" w:rsidP="008A487C">
          <w:pPr>
            <w:pStyle w:val="TOC2"/>
            <w:tabs>
              <w:tab w:val="right" w:leader="dot" w:pos="9350"/>
            </w:tabs>
            <w:rPr>
              <w:ins w:id="81" w:author="David Conklin" w:date="2020-11-11T05:34:00Z"/>
              <w:rFonts w:eastAsiaTheme="minorEastAsia"/>
              <w:noProof/>
            </w:rPr>
          </w:pPr>
          <w:ins w:id="8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Estimating the rate of flow in a stream reach</w:t>
            </w:r>
            <w:r>
              <w:rPr>
                <w:noProof/>
                <w:webHidden/>
              </w:rPr>
              <w:tab/>
            </w:r>
            <w:r>
              <w:rPr>
                <w:noProof/>
                <w:webHidden/>
              </w:rPr>
              <w:fldChar w:fldCharType="begin"/>
            </w:r>
            <w:r>
              <w:rPr>
                <w:noProof/>
                <w:webHidden/>
              </w:rPr>
              <w:instrText xml:space="preserve"> PAGEREF _Toc55965314 \h </w:instrText>
            </w:r>
            <w:r>
              <w:rPr>
                <w:noProof/>
                <w:webHidden/>
              </w:rPr>
            </w:r>
            <w:r>
              <w:rPr>
                <w:noProof/>
                <w:webHidden/>
              </w:rPr>
              <w:fldChar w:fldCharType="separate"/>
            </w:r>
            <w:r>
              <w:rPr>
                <w:noProof/>
                <w:webHidden/>
              </w:rPr>
              <w:t>20</w:t>
            </w:r>
            <w:r>
              <w:rPr>
                <w:noProof/>
                <w:webHidden/>
              </w:rPr>
              <w:fldChar w:fldCharType="end"/>
            </w:r>
            <w:r w:rsidRPr="00647432">
              <w:rPr>
                <w:rStyle w:val="Hyperlink"/>
                <w:noProof/>
              </w:rPr>
              <w:fldChar w:fldCharType="end"/>
            </w:r>
          </w:ins>
        </w:p>
        <w:p w14:paraId="55573C59" w14:textId="77777777" w:rsidR="008A487C" w:rsidRDefault="008A487C" w:rsidP="008A487C">
          <w:pPr>
            <w:pStyle w:val="TOC2"/>
            <w:tabs>
              <w:tab w:val="right" w:leader="dot" w:pos="9350"/>
            </w:tabs>
            <w:rPr>
              <w:ins w:id="83" w:author="David Conklin" w:date="2020-11-11T05:34:00Z"/>
              <w:rFonts w:eastAsiaTheme="minorEastAsia"/>
              <w:noProof/>
            </w:rPr>
          </w:pPr>
          <w:ins w:id="8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_Toc55965315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EB30564" w14:textId="77777777" w:rsidR="008A487C" w:rsidRDefault="008A487C" w:rsidP="008A487C">
          <w:pPr>
            <w:pStyle w:val="TOC2"/>
            <w:tabs>
              <w:tab w:val="right" w:leader="dot" w:pos="9350"/>
            </w:tabs>
            <w:rPr>
              <w:ins w:id="85" w:author="David Conklin" w:date="2020-11-11T05:34:00Z"/>
              <w:rFonts w:eastAsiaTheme="minorEastAsia"/>
              <w:noProof/>
            </w:rPr>
          </w:pPr>
          <w:ins w:id="8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temperature from thermal energy</w:t>
            </w:r>
            <w:r>
              <w:rPr>
                <w:noProof/>
                <w:webHidden/>
              </w:rPr>
              <w:tab/>
            </w:r>
            <w:r>
              <w:rPr>
                <w:noProof/>
                <w:webHidden/>
              </w:rPr>
              <w:fldChar w:fldCharType="begin"/>
            </w:r>
            <w:r>
              <w:rPr>
                <w:noProof/>
                <w:webHidden/>
              </w:rPr>
              <w:instrText xml:space="preserve"> PAGEREF _Toc55965316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4E285C1" w14:textId="77777777" w:rsidR="008A487C" w:rsidRDefault="008A487C" w:rsidP="008A487C">
          <w:pPr>
            <w:pStyle w:val="TOC2"/>
            <w:tabs>
              <w:tab w:val="right" w:leader="dot" w:pos="9350"/>
            </w:tabs>
            <w:rPr>
              <w:ins w:id="87" w:author="David Conklin" w:date="2020-11-11T05:34:00Z"/>
              <w:rFonts w:eastAsiaTheme="minorEastAsia"/>
              <w:noProof/>
            </w:rPr>
          </w:pPr>
          <w:ins w:id="8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Initial conditions for Flow: the IC file</w:t>
            </w:r>
            <w:r>
              <w:rPr>
                <w:noProof/>
                <w:webHidden/>
              </w:rPr>
              <w:tab/>
            </w:r>
            <w:r>
              <w:rPr>
                <w:noProof/>
                <w:webHidden/>
              </w:rPr>
              <w:fldChar w:fldCharType="begin"/>
            </w:r>
            <w:r>
              <w:rPr>
                <w:noProof/>
                <w:webHidden/>
              </w:rPr>
              <w:instrText xml:space="preserve"> PAGEREF _Toc55965317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131E7FA" w14:textId="77777777" w:rsidR="008A487C" w:rsidRDefault="008A487C" w:rsidP="008A487C">
          <w:pPr>
            <w:pStyle w:val="TOC2"/>
            <w:tabs>
              <w:tab w:val="right" w:leader="dot" w:pos="9350"/>
            </w:tabs>
            <w:rPr>
              <w:ins w:id="89" w:author="David Conklin" w:date="2020-11-11T05:34:00Z"/>
              <w:rFonts w:eastAsiaTheme="minorEastAsia"/>
              <w:noProof/>
            </w:rPr>
          </w:pPr>
          <w:ins w:id="9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Boundary conditions for stream water temperature</w:t>
            </w:r>
            <w:r>
              <w:rPr>
                <w:noProof/>
                <w:webHidden/>
              </w:rPr>
              <w:tab/>
            </w:r>
            <w:r>
              <w:rPr>
                <w:noProof/>
                <w:webHidden/>
              </w:rPr>
              <w:fldChar w:fldCharType="begin"/>
            </w:r>
            <w:r>
              <w:rPr>
                <w:noProof/>
                <w:webHidden/>
              </w:rPr>
              <w:instrText xml:space="preserve"> PAGEREF _Toc55965318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729D1166" w14:textId="77777777" w:rsidR="008A487C" w:rsidRDefault="008A487C" w:rsidP="008A487C">
          <w:pPr>
            <w:pStyle w:val="TOC2"/>
            <w:tabs>
              <w:tab w:val="right" w:leader="dot" w:pos="9350"/>
            </w:tabs>
            <w:rPr>
              <w:ins w:id="91" w:author="David Conklin" w:date="2020-11-11T05:34:00Z"/>
              <w:rFonts w:eastAsiaTheme="minorEastAsia"/>
              <w:noProof/>
            </w:rPr>
          </w:pPr>
          <w:ins w:id="9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Thermal stratification in reservoirs</w:t>
            </w:r>
            <w:r>
              <w:rPr>
                <w:noProof/>
                <w:webHidden/>
              </w:rPr>
              <w:tab/>
            </w:r>
            <w:r>
              <w:rPr>
                <w:noProof/>
                <w:webHidden/>
              </w:rPr>
              <w:fldChar w:fldCharType="begin"/>
            </w:r>
            <w:r>
              <w:rPr>
                <w:noProof/>
                <w:webHidden/>
              </w:rPr>
              <w:instrText xml:space="preserve"> PAGEREF _Toc55965319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0EB15D03" w14:textId="77777777" w:rsidR="008A487C" w:rsidRDefault="008A487C" w:rsidP="008A487C">
          <w:pPr>
            <w:pStyle w:val="TOC2"/>
            <w:tabs>
              <w:tab w:val="right" w:leader="dot" w:pos="9350"/>
            </w:tabs>
            <w:rPr>
              <w:ins w:id="93" w:author="David Conklin" w:date="2020-11-11T05:34:00Z"/>
              <w:rFonts w:eastAsiaTheme="minorEastAsia"/>
              <w:noProof/>
            </w:rPr>
          </w:pPr>
          <w:ins w:id="9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Thermal loading</w:t>
            </w:r>
            <w:r>
              <w:rPr>
                <w:noProof/>
                <w:webHidden/>
              </w:rPr>
              <w:tab/>
            </w:r>
            <w:r>
              <w:rPr>
                <w:noProof/>
                <w:webHidden/>
              </w:rPr>
              <w:fldChar w:fldCharType="begin"/>
            </w:r>
            <w:r>
              <w:rPr>
                <w:noProof/>
                <w:webHidden/>
              </w:rPr>
              <w:instrText xml:space="preserve"> PAGEREF _Toc55965320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4549EAC5" w14:textId="77777777" w:rsidR="008A487C" w:rsidRDefault="008A487C" w:rsidP="008A487C">
          <w:pPr>
            <w:pStyle w:val="TOC1"/>
            <w:tabs>
              <w:tab w:val="right" w:leader="dot" w:pos="9350"/>
            </w:tabs>
            <w:rPr>
              <w:ins w:id="95" w:author="David Conklin" w:date="2020-11-11T05:34:00Z"/>
              <w:rFonts w:eastAsiaTheme="minorEastAsia"/>
              <w:noProof/>
            </w:rPr>
          </w:pPr>
          <w:ins w:id="9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_Toc55965321 \h </w:instrText>
            </w:r>
            <w:r>
              <w:rPr>
                <w:noProof/>
                <w:webHidden/>
              </w:rPr>
            </w:r>
            <w:r>
              <w:rPr>
                <w:noProof/>
                <w:webHidden/>
              </w:rPr>
              <w:fldChar w:fldCharType="separate"/>
            </w:r>
            <w:r>
              <w:rPr>
                <w:noProof/>
                <w:webHidden/>
              </w:rPr>
              <w:t>2</w:t>
            </w:r>
            <w:r>
              <w:rPr>
                <w:noProof/>
                <w:webHidden/>
              </w:rPr>
              <w:t>4</w:t>
            </w:r>
            <w:r>
              <w:rPr>
                <w:noProof/>
                <w:webHidden/>
              </w:rPr>
              <w:fldChar w:fldCharType="end"/>
            </w:r>
            <w:r w:rsidRPr="00647432">
              <w:rPr>
                <w:rStyle w:val="Hyperlink"/>
                <w:noProof/>
              </w:rPr>
              <w:fldChar w:fldCharType="end"/>
            </w:r>
          </w:ins>
        </w:p>
        <w:p w14:paraId="3FC067A0" w14:textId="77777777" w:rsidR="008A487C" w:rsidRDefault="008A487C" w:rsidP="008A487C">
          <w:pPr>
            <w:pStyle w:val="TOC1"/>
            <w:tabs>
              <w:tab w:val="right" w:leader="dot" w:pos="9350"/>
            </w:tabs>
            <w:rPr>
              <w:ins w:id="97" w:author="David Conklin" w:date="2020-11-11T05:34:00Z"/>
              <w:rFonts w:eastAsiaTheme="minorEastAsia"/>
              <w:noProof/>
            </w:rPr>
          </w:pPr>
          <w:ins w:id="9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North Santiam study area</w:t>
            </w:r>
            <w:r>
              <w:rPr>
                <w:noProof/>
                <w:webHidden/>
              </w:rPr>
              <w:tab/>
            </w:r>
            <w:r>
              <w:rPr>
                <w:noProof/>
                <w:webHidden/>
              </w:rPr>
              <w:fldChar w:fldCharType="begin"/>
            </w:r>
            <w:r>
              <w:rPr>
                <w:noProof/>
                <w:webHidden/>
              </w:rPr>
              <w:instrText xml:space="preserve"> PAGEREF _Toc55965322 \h </w:instrText>
            </w:r>
            <w:r>
              <w:rPr>
                <w:noProof/>
                <w:webHidden/>
              </w:rPr>
            </w:r>
            <w:r>
              <w:rPr>
                <w:noProof/>
                <w:webHidden/>
              </w:rPr>
              <w:fldChar w:fldCharType="separate"/>
            </w:r>
            <w:r>
              <w:rPr>
                <w:noProof/>
                <w:webHidden/>
              </w:rPr>
              <w:t>25</w:t>
            </w:r>
            <w:r>
              <w:rPr>
                <w:noProof/>
                <w:webHidden/>
              </w:rPr>
              <w:fldChar w:fldCharType="end"/>
            </w:r>
            <w:r w:rsidRPr="00647432">
              <w:rPr>
                <w:rStyle w:val="Hyperlink"/>
                <w:noProof/>
              </w:rPr>
              <w:fldChar w:fldCharType="end"/>
            </w:r>
          </w:ins>
        </w:p>
        <w:p w14:paraId="535439B8" w14:textId="77777777" w:rsidR="008A487C" w:rsidRDefault="008A487C" w:rsidP="008A487C">
          <w:pPr>
            <w:pStyle w:val="TOC2"/>
            <w:tabs>
              <w:tab w:val="right" w:leader="dot" w:pos="9350"/>
            </w:tabs>
            <w:rPr>
              <w:ins w:id="99" w:author="David Conklin" w:date="2020-11-11T05:34:00Z"/>
              <w:rFonts w:eastAsiaTheme="minorEastAsia"/>
              <w:noProof/>
            </w:rPr>
          </w:pPr>
          <w:ins w:id="10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_Toc55965323 \h </w:instrText>
            </w:r>
            <w:r>
              <w:rPr>
                <w:noProof/>
                <w:webHidden/>
              </w:rPr>
            </w:r>
            <w:r>
              <w:rPr>
                <w:noProof/>
                <w:webHidden/>
              </w:rPr>
              <w:fldChar w:fldCharType="separate"/>
            </w:r>
            <w:r>
              <w:rPr>
                <w:noProof/>
                <w:webHidden/>
              </w:rPr>
              <w:t>26</w:t>
            </w:r>
            <w:r>
              <w:rPr>
                <w:noProof/>
                <w:webHidden/>
              </w:rPr>
              <w:fldChar w:fldCharType="end"/>
            </w:r>
            <w:r w:rsidRPr="00647432">
              <w:rPr>
                <w:rStyle w:val="Hyperlink"/>
                <w:noProof/>
              </w:rPr>
              <w:fldChar w:fldCharType="end"/>
            </w:r>
          </w:ins>
        </w:p>
        <w:p w14:paraId="61372474" w14:textId="77777777" w:rsidR="008A487C" w:rsidRDefault="008A487C" w:rsidP="008A487C">
          <w:pPr>
            <w:pStyle w:val="TOC2"/>
            <w:tabs>
              <w:tab w:val="right" w:leader="dot" w:pos="9350"/>
            </w:tabs>
            <w:rPr>
              <w:ins w:id="101" w:author="David Conklin" w:date="2020-11-11T05:34:00Z"/>
              <w:rFonts w:eastAsiaTheme="minorEastAsia"/>
              <w:noProof/>
            </w:rPr>
          </w:pPr>
          <w:ins w:id="10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Municipal water rights</w:t>
            </w:r>
            <w:r>
              <w:rPr>
                <w:noProof/>
                <w:webHidden/>
              </w:rPr>
              <w:tab/>
            </w:r>
            <w:r>
              <w:rPr>
                <w:noProof/>
                <w:webHidden/>
              </w:rPr>
              <w:fldChar w:fldCharType="begin"/>
            </w:r>
            <w:r>
              <w:rPr>
                <w:noProof/>
                <w:webHidden/>
              </w:rPr>
              <w:instrText xml:space="preserve"> PAGEREF _Toc55965324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1B7E6377" w14:textId="77777777" w:rsidR="008A487C" w:rsidRDefault="008A487C" w:rsidP="008A487C">
          <w:pPr>
            <w:pStyle w:val="TOC1"/>
            <w:tabs>
              <w:tab w:val="right" w:leader="dot" w:pos="9350"/>
            </w:tabs>
            <w:rPr>
              <w:ins w:id="103" w:author="David Conklin" w:date="2020-11-11T05:34:00Z"/>
              <w:rFonts w:eastAsiaTheme="minorEastAsia"/>
              <w:noProof/>
            </w:rPr>
          </w:pPr>
          <w:ins w:id="10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McKenzie Basin Wetlands Study</w:t>
            </w:r>
            <w:r>
              <w:rPr>
                <w:noProof/>
                <w:webHidden/>
              </w:rPr>
              <w:tab/>
            </w:r>
            <w:r>
              <w:rPr>
                <w:noProof/>
                <w:webHidden/>
              </w:rPr>
              <w:fldChar w:fldCharType="begin"/>
            </w:r>
            <w:r>
              <w:rPr>
                <w:noProof/>
                <w:webHidden/>
              </w:rPr>
              <w:instrText xml:space="preserve"> PAGEREF _Toc55965325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5ABA803B" w14:textId="77777777" w:rsidR="008A487C" w:rsidRDefault="008A487C" w:rsidP="008A487C">
          <w:pPr>
            <w:pStyle w:val="TOC2"/>
            <w:tabs>
              <w:tab w:val="right" w:leader="dot" w:pos="9350"/>
            </w:tabs>
            <w:rPr>
              <w:ins w:id="105" w:author="David Conklin" w:date="2020-11-11T05:34:00Z"/>
              <w:rFonts w:eastAsiaTheme="minorEastAsia"/>
              <w:noProof/>
            </w:rPr>
          </w:pPr>
          <w:ins w:id="10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Project Overview</w:t>
            </w:r>
            <w:r>
              <w:rPr>
                <w:noProof/>
                <w:webHidden/>
              </w:rPr>
              <w:tab/>
            </w:r>
            <w:r>
              <w:rPr>
                <w:noProof/>
                <w:webHidden/>
              </w:rPr>
              <w:fldChar w:fldCharType="begin"/>
            </w:r>
            <w:r>
              <w:rPr>
                <w:noProof/>
                <w:webHidden/>
              </w:rPr>
              <w:instrText xml:space="preserve"> PAGEREF _Toc55965326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3FD63385" w14:textId="77777777" w:rsidR="008A487C" w:rsidRDefault="008A487C" w:rsidP="008A487C">
          <w:pPr>
            <w:pStyle w:val="TOC2"/>
            <w:tabs>
              <w:tab w:val="right" w:leader="dot" w:pos="9350"/>
            </w:tabs>
            <w:rPr>
              <w:ins w:id="107" w:author="David Conklin" w:date="2020-11-11T05:34:00Z"/>
              <w:rFonts w:eastAsiaTheme="minorEastAsia"/>
              <w:noProof/>
            </w:rPr>
          </w:pPr>
          <w:ins w:id="10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Model and Simulation Overview</w:t>
            </w:r>
            <w:r>
              <w:rPr>
                <w:noProof/>
                <w:webHidden/>
              </w:rPr>
              <w:tab/>
            </w:r>
            <w:r>
              <w:rPr>
                <w:noProof/>
                <w:webHidden/>
              </w:rPr>
              <w:fldChar w:fldCharType="begin"/>
            </w:r>
            <w:r>
              <w:rPr>
                <w:noProof/>
                <w:webHidden/>
              </w:rPr>
              <w:instrText xml:space="preserve"> PAGEREF _Toc55965327 \h </w:instrText>
            </w:r>
            <w:r>
              <w:rPr>
                <w:noProof/>
                <w:webHidden/>
              </w:rPr>
            </w:r>
            <w:r>
              <w:rPr>
                <w:noProof/>
                <w:webHidden/>
              </w:rPr>
              <w:fldChar w:fldCharType="separate"/>
            </w:r>
            <w:r>
              <w:rPr>
                <w:noProof/>
                <w:webHidden/>
              </w:rPr>
              <w:t>30</w:t>
            </w:r>
            <w:r>
              <w:rPr>
                <w:noProof/>
                <w:webHidden/>
              </w:rPr>
              <w:fldChar w:fldCharType="end"/>
            </w:r>
            <w:r w:rsidRPr="00647432">
              <w:rPr>
                <w:rStyle w:val="Hyperlink"/>
                <w:noProof/>
              </w:rPr>
              <w:fldChar w:fldCharType="end"/>
            </w:r>
          </w:ins>
        </w:p>
        <w:p w14:paraId="17835839" w14:textId="77777777" w:rsidR="008A487C" w:rsidRDefault="008A487C" w:rsidP="008A487C">
          <w:pPr>
            <w:pStyle w:val="TOC2"/>
            <w:tabs>
              <w:tab w:val="right" w:leader="dot" w:pos="9350"/>
            </w:tabs>
            <w:rPr>
              <w:ins w:id="109" w:author="David Conklin" w:date="2020-11-11T05:34:00Z"/>
              <w:rFonts w:eastAsiaTheme="minorEastAsia"/>
              <w:noProof/>
            </w:rPr>
          </w:pPr>
          <w:ins w:id="11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_Toc55965328 \h </w:instrText>
            </w:r>
            <w:r>
              <w:rPr>
                <w:noProof/>
                <w:webHidden/>
              </w:rPr>
            </w:r>
            <w:r>
              <w:rPr>
                <w:noProof/>
                <w:webHidden/>
              </w:rPr>
              <w:fldChar w:fldCharType="separate"/>
            </w:r>
            <w:r>
              <w:rPr>
                <w:noProof/>
                <w:webHidden/>
              </w:rPr>
              <w:t>31</w:t>
            </w:r>
            <w:r>
              <w:rPr>
                <w:noProof/>
                <w:webHidden/>
              </w:rPr>
              <w:fldChar w:fldCharType="end"/>
            </w:r>
            <w:r w:rsidRPr="00647432">
              <w:rPr>
                <w:rStyle w:val="Hyperlink"/>
                <w:noProof/>
              </w:rPr>
              <w:fldChar w:fldCharType="end"/>
            </w:r>
          </w:ins>
        </w:p>
        <w:p w14:paraId="24DC538F" w14:textId="77777777" w:rsidR="008A487C" w:rsidRDefault="008A487C" w:rsidP="008A487C">
          <w:pPr>
            <w:pStyle w:val="TOC2"/>
            <w:tabs>
              <w:tab w:val="right" w:leader="dot" w:pos="9350"/>
            </w:tabs>
            <w:rPr>
              <w:ins w:id="111" w:author="David Conklin" w:date="2020-11-11T05:34:00Z"/>
              <w:rFonts w:eastAsiaTheme="minorEastAsia"/>
              <w:noProof/>
            </w:rPr>
          </w:pPr>
          <w:ins w:id="11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 changes for better representation of wetlands</w:t>
            </w:r>
            <w:r>
              <w:rPr>
                <w:noProof/>
                <w:webHidden/>
              </w:rPr>
              <w:tab/>
            </w:r>
            <w:r>
              <w:rPr>
                <w:noProof/>
                <w:webHidden/>
              </w:rPr>
              <w:fldChar w:fldCharType="begin"/>
            </w:r>
            <w:r>
              <w:rPr>
                <w:noProof/>
                <w:webHidden/>
              </w:rPr>
              <w:instrText xml:space="preserve"> PAGEREF _Toc55965329 \h </w:instrText>
            </w:r>
            <w:r>
              <w:rPr>
                <w:noProof/>
                <w:webHidden/>
              </w:rPr>
            </w:r>
            <w:r>
              <w:rPr>
                <w:noProof/>
                <w:webHidden/>
              </w:rPr>
              <w:fldChar w:fldCharType="separate"/>
            </w:r>
            <w:r>
              <w:rPr>
                <w:noProof/>
                <w:webHidden/>
              </w:rPr>
              <w:t>31</w:t>
            </w:r>
            <w:r>
              <w:rPr>
                <w:noProof/>
                <w:webHidden/>
              </w:rPr>
              <w:fldChar w:fldCharType="end"/>
            </w:r>
            <w:r w:rsidRPr="00647432">
              <w:rPr>
                <w:rStyle w:val="Hyperlink"/>
                <w:noProof/>
              </w:rPr>
              <w:fldChar w:fldCharType="end"/>
            </w:r>
          </w:ins>
        </w:p>
        <w:p w14:paraId="337E480D" w14:textId="77777777" w:rsidR="008A487C" w:rsidRDefault="008A487C" w:rsidP="008A487C">
          <w:pPr>
            <w:pStyle w:val="TOC2"/>
            <w:tabs>
              <w:tab w:val="right" w:leader="dot" w:pos="9350"/>
            </w:tabs>
            <w:rPr>
              <w:ins w:id="113" w:author="David Conklin" w:date="2020-11-11T05:34:00Z"/>
              <w:rFonts w:eastAsiaTheme="minorEastAsia"/>
              <w:noProof/>
            </w:rPr>
          </w:pPr>
          <w:ins w:id="11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Projection, Calendar, and Units</w:t>
            </w:r>
            <w:r>
              <w:rPr>
                <w:noProof/>
                <w:webHidden/>
              </w:rPr>
              <w:tab/>
            </w:r>
            <w:r>
              <w:rPr>
                <w:noProof/>
                <w:webHidden/>
              </w:rPr>
              <w:fldChar w:fldCharType="begin"/>
            </w:r>
            <w:r>
              <w:rPr>
                <w:noProof/>
                <w:webHidden/>
              </w:rPr>
              <w:instrText xml:space="preserve"> PAGEREF _Toc55965330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0E9EEFEB" w14:textId="77777777" w:rsidR="008A487C" w:rsidRDefault="008A487C" w:rsidP="008A487C">
          <w:pPr>
            <w:pStyle w:val="TOC2"/>
            <w:tabs>
              <w:tab w:val="right" w:leader="dot" w:pos="9350"/>
            </w:tabs>
            <w:rPr>
              <w:ins w:id="115" w:author="David Conklin" w:date="2020-11-11T05:34:00Z"/>
              <w:rFonts w:eastAsiaTheme="minorEastAsia"/>
              <w:noProof/>
            </w:rPr>
          </w:pPr>
          <w:ins w:id="11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Simulation of changes in wetlands over time</w:t>
            </w:r>
            <w:r>
              <w:rPr>
                <w:noProof/>
                <w:webHidden/>
              </w:rPr>
              <w:tab/>
            </w:r>
            <w:r>
              <w:rPr>
                <w:noProof/>
                <w:webHidden/>
              </w:rPr>
              <w:fldChar w:fldCharType="begin"/>
            </w:r>
            <w:r>
              <w:rPr>
                <w:noProof/>
                <w:webHidden/>
              </w:rPr>
              <w:instrText xml:space="preserve"> PAGEREF _Toc55965331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0266D202" w14:textId="77777777" w:rsidR="008A487C" w:rsidRDefault="008A487C" w:rsidP="008A487C">
          <w:pPr>
            <w:pStyle w:val="TOC2"/>
            <w:tabs>
              <w:tab w:val="right" w:leader="dot" w:pos="9350"/>
            </w:tabs>
            <w:rPr>
              <w:ins w:id="117" w:author="David Conklin" w:date="2020-11-11T05:34:00Z"/>
              <w:rFonts w:eastAsiaTheme="minorEastAsia"/>
              <w:noProof/>
            </w:rPr>
          </w:pPr>
          <w:ins w:id="11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How wetlands are represented in the model</w:t>
            </w:r>
            <w:r>
              <w:rPr>
                <w:noProof/>
                <w:webHidden/>
              </w:rPr>
              <w:tab/>
            </w:r>
            <w:r>
              <w:rPr>
                <w:noProof/>
                <w:webHidden/>
              </w:rPr>
              <w:fldChar w:fldCharType="begin"/>
            </w:r>
            <w:r>
              <w:rPr>
                <w:noProof/>
                <w:webHidden/>
              </w:rPr>
              <w:instrText xml:space="preserve"> PAGEREF _Toc55965332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3D933CB7" w14:textId="77777777" w:rsidR="008A487C" w:rsidRDefault="008A487C" w:rsidP="008A487C">
          <w:pPr>
            <w:pStyle w:val="TOC2"/>
            <w:tabs>
              <w:tab w:val="right" w:leader="dot" w:pos="9350"/>
            </w:tabs>
            <w:rPr>
              <w:ins w:id="119" w:author="David Conklin" w:date="2020-11-11T05:34:00Z"/>
              <w:rFonts w:eastAsiaTheme="minorEastAsia"/>
              <w:noProof/>
            </w:rPr>
          </w:pPr>
          <w:ins w:id="12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Attributes of interest in the wetlands study</w:t>
            </w:r>
            <w:r>
              <w:rPr>
                <w:noProof/>
                <w:webHidden/>
              </w:rPr>
              <w:tab/>
            </w:r>
            <w:r>
              <w:rPr>
                <w:noProof/>
                <w:webHidden/>
              </w:rPr>
              <w:fldChar w:fldCharType="begin"/>
            </w:r>
            <w:r>
              <w:rPr>
                <w:noProof/>
                <w:webHidden/>
              </w:rPr>
              <w:instrText xml:space="preserve"> PAGEREF _Toc55965333 \h </w:instrText>
            </w:r>
            <w:r>
              <w:rPr>
                <w:noProof/>
                <w:webHidden/>
              </w:rPr>
            </w:r>
            <w:r>
              <w:rPr>
                <w:noProof/>
                <w:webHidden/>
              </w:rPr>
              <w:fldChar w:fldCharType="separate"/>
            </w:r>
            <w:r>
              <w:rPr>
                <w:noProof/>
                <w:webHidden/>
              </w:rPr>
              <w:t>34</w:t>
            </w:r>
            <w:r>
              <w:rPr>
                <w:noProof/>
                <w:webHidden/>
              </w:rPr>
              <w:fldChar w:fldCharType="end"/>
            </w:r>
            <w:r w:rsidRPr="00647432">
              <w:rPr>
                <w:rStyle w:val="Hyperlink"/>
                <w:noProof/>
              </w:rPr>
              <w:fldChar w:fldCharType="end"/>
            </w:r>
          </w:ins>
        </w:p>
        <w:p w14:paraId="548D15D8" w14:textId="77777777" w:rsidR="008A487C" w:rsidRDefault="008A487C" w:rsidP="008A487C">
          <w:pPr>
            <w:pStyle w:val="TOC2"/>
            <w:tabs>
              <w:tab w:val="right" w:leader="dot" w:pos="9350"/>
            </w:tabs>
            <w:rPr>
              <w:ins w:id="121" w:author="David Conklin" w:date="2020-11-11T05:34:00Z"/>
              <w:rFonts w:eastAsiaTheme="minorEastAsia"/>
              <w:noProof/>
            </w:rPr>
          </w:pPr>
          <w:ins w:id="12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 WETNESS attribute</w:t>
            </w:r>
            <w:r>
              <w:rPr>
                <w:noProof/>
                <w:webHidden/>
              </w:rPr>
              <w:tab/>
            </w:r>
            <w:r>
              <w:rPr>
                <w:noProof/>
                <w:webHidden/>
              </w:rPr>
              <w:fldChar w:fldCharType="begin"/>
            </w:r>
            <w:r>
              <w:rPr>
                <w:noProof/>
                <w:webHidden/>
              </w:rPr>
              <w:instrText xml:space="preserve"> PAGEREF _Toc55965334 \h </w:instrText>
            </w:r>
            <w:r>
              <w:rPr>
                <w:noProof/>
                <w:webHidden/>
              </w:rPr>
            </w:r>
            <w:r>
              <w:rPr>
                <w:noProof/>
                <w:webHidden/>
              </w:rPr>
              <w:fldChar w:fldCharType="separate"/>
            </w:r>
            <w:r>
              <w:rPr>
                <w:noProof/>
                <w:webHidden/>
              </w:rPr>
              <w:t>34</w:t>
            </w:r>
            <w:r>
              <w:rPr>
                <w:noProof/>
                <w:webHidden/>
              </w:rPr>
              <w:fldChar w:fldCharType="end"/>
            </w:r>
            <w:r w:rsidRPr="00647432">
              <w:rPr>
                <w:rStyle w:val="Hyperlink"/>
                <w:noProof/>
              </w:rPr>
              <w:fldChar w:fldCharType="end"/>
            </w:r>
          </w:ins>
        </w:p>
        <w:p w14:paraId="438BD663" w14:textId="77777777" w:rsidR="008A487C" w:rsidRDefault="008A487C" w:rsidP="008A487C">
          <w:pPr>
            <w:pStyle w:val="TOC2"/>
            <w:tabs>
              <w:tab w:val="right" w:leader="dot" w:pos="9350"/>
            </w:tabs>
            <w:rPr>
              <w:ins w:id="123" w:author="David Conklin" w:date="2020-11-11T05:34:00Z"/>
              <w:rFonts w:eastAsiaTheme="minorEastAsia"/>
              <w:noProof/>
            </w:rPr>
          </w:pPr>
          <w:ins w:id="12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_Toc55965335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66AC626A" w14:textId="77777777" w:rsidR="008A487C" w:rsidRDefault="008A487C" w:rsidP="008A487C">
          <w:pPr>
            <w:pStyle w:val="TOC3"/>
            <w:tabs>
              <w:tab w:val="right" w:leader="dot" w:pos="9350"/>
            </w:tabs>
            <w:rPr>
              <w:ins w:id="125" w:author="David Conklin" w:date="2020-11-11T05:34:00Z"/>
              <w:rFonts w:eastAsiaTheme="minorEastAsia"/>
              <w:noProof/>
            </w:rPr>
          </w:pPr>
          <w:ins w:id="12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Wetland IDU parameters</w:t>
            </w:r>
            <w:r>
              <w:rPr>
                <w:noProof/>
                <w:webHidden/>
              </w:rPr>
              <w:tab/>
            </w:r>
            <w:r>
              <w:rPr>
                <w:noProof/>
                <w:webHidden/>
              </w:rPr>
              <w:fldChar w:fldCharType="begin"/>
            </w:r>
            <w:r>
              <w:rPr>
                <w:noProof/>
                <w:webHidden/>
              </w:rPr>
              <w:instrText xml:space="preserve"> PAGEREF _Toc55965336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7E485D29" w14:textId="77777777" w:rsidR="008A487C" w:rsidRDefault="008A487C" w:rsidP="008A487C">
          <w:pPr>
            <w:pStyle w:val="TOC3"/>
            <w:tabs>
              <w:tab w:val="right" w:leader="dot" w:pos="9350"/>
            </w:tabs>
            <w:rPr>
              <w:ins w:id="127" w:author="David Conklin" w:date="2020-11-11T05:34:00Z"/>
              <w:rFonts w:eastAsiaTheme="minorEastAsia"/>
              <w:noProof/>
            </w:rPr>
          </w:pPr>
          <w:ins w:id="12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Reach parameters</w:t>
            </w:r>
            <w:r>
              <w:rPr>
                <w:noProof/>
                <w:webHidden/>
              </w:rPr>
              <w:tab/>
            </w:r>
            <w:r>
              <w:rPr>
                <w:noProof/>
                <w:webHidden/>
              </w:rPr>
              <w:fldChar w:fldCharType="begin"/>
            </w:r>
            <w:r>
              <w:rPr>
                <w:noProof/>
                <w:webHidden/>
              </w:rPr>
              <w:instrText xml:space="preserve"> PAGEREF _Toc55965337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392AFA3C" w14:textId="77777777" w:rsidR="008A487C" w:rsidRDefault="008A487C" w:rsidP="008A487C">
          <w:pPr>
            <w:pStyle w:val="TOC2"/>
            <w:tabs>
              <w:tab w:val="right" w:leader="dot" w:pos="9350"/>
            </w:tabs>
            <w:rPr>
              <w:ins w:id="129" w:author="David Conklin" w:date="2020-11-11T05:34:00Z"/>
              <w:rFonts w:eastAsiaTheme="minorEastAsia"/>
              <w:noProof/>
            </w:rPr>
          </w:pPr>
          <w:ins w:id="13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Loss (or gain) of wetlands</w:t>
            </w:r>
            <w:r>
              <w:rPr>
                <w:noProof/>
                <w:webHidden/>
              </w:rPr>
              <w:tab/>
            </w:r>
            <w:r>
              <w:rPr>
                <w:noProof/>
                <w:webHidden/>
              </w:rPr>
              <w:fldChar w:fldCharType="begin"/>
            </w:r>
            <w:r>
              <w:rPr>
                <w:noProof/>
                <w:webHidden/>
              </w:rPr>
              <w:instrText xml:space="preserve"> PAGEREF _Toc55965338 \h </w:instrText>
            </w:r>
            <w:r>
              <w:rPr>
                <w:noProof/>
                <w:webHidden/>
              </w:rPr>
            </w:r>
            <w:r>
              <w:rPr>
                <w:noProof/>
                <w:webHidden/>
              </w:rPr>
              <w:fldChar w:fldCharType="separate"/>
            </w:r>
            <w:r>
              <w:rPr>
                <w:noProof/>
                <w:webHidden/>
              </w:rPr>
              <w:t>36</w:t>
            </w:r>
            <w:r>
              <w:rPr>
                <w:noProof/>
                <w:webHidden/>
              </w:rPr>
              <w:fldChar w:fldCharType="end"/>
            </w:r>
            <w:r w:rsidRPr="00647432">
              <w:rPr>
                <w:rStyle w:val="Hyperlink"/>
                <w:noProof/>
              </w:rPr>
              <w:fldChar w:fldCharType="end"/>
            </w:r>
          </w:ins>
        </w:p>
        <w:p w14:paraId="40CEB1E1" w14:textId="77777777" w:rsidR="008A487C" w:rsidRDefault="008A487C" w:rsidP="008A487C">
          <w:pPr>
            <w:pStyle w:val="TOC2"/>
            <w:tabs>
              <w:tab w:val="right" w:leader="dot" w:pos="9350"/>
            </w:tabs>
            <w:rPr>
              <w:ins w:id="131" w:author="David Conklin" w:date="2020-11-11T05:34:00Z"/>
              <w:rFonts w:eastAsiaTheme="minorEastAsia"/>
              <w:noProof/>
            </w:rPr>
          </w:pPr>
          <w:ins w:id="13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Reality check</w:t>
            </w:r>
            <w:r>
              <w:rPr>
                <w:noProof/>
                <w:webHidden/>
              </w:rPr>
              <w:tab/>
            </w:r>
            <w:r>
              <w:rPr>
                <w:noProof/>
                <w:webHidden/>
              </w:rPr>
              <w:fldChar w:fldCharType="begin"/>
            </w:r>
            <w:r>
              <w:rPr>
                <w:noProof/>
                <w:webHidden/>
              </w:rPr>
              <w:instrText xml:space="preserve"> PAGEREF _Toc55965339 \h </w:instrText>
            </w:r>
            <w:r>
              <w:rPr>
                <w:noProof/>
                <w:webHidden/>
              </w:rPr>
            </w:r>
            <w:r>
              <w:rPr>
                <w:noProof/>
                <w:webHidden/>
              </w:rPr>
              <w:fldChar w:fldCharType="separate"/>
            </w:r>
            <w:r>
              <w:rPr>
                <w:noProof/>
                <w:webHidden/>
              </w:rPr>
              <w:t>36</w:t>
            </w:r>
            <w:r>
              <w:rPr>
                <w:noProof/>
                <w:webHidden/>
              </w:rPr>
              <w:fldChar w:fldCharType="end"/>
            </w:r>
            <w:r w:rsidRPr="00647432">
              <w:rPr>
                <w:rStyle w:val="Hyperlink"/>
                <w:noProof/>
              </w:rPr>
              <w:fldChar w:fldCharType="end"/>
            </w:r>
          </w:ins>
        </w:p>
        <w:p w14:paraId="548AD5A9" w14:textId="77777777" w:rsidR="008A487C" w:rsidRDefault="008A487C" w:rsidP="008A487C">
          <w:pPr>
            <w:pStyle w:val="TOC2"/>
            <w:tabs>
              <w:tab w:val="right" w:leader="dot" w:pos="9350"/>
            </w:tabs>
            <w:rPr>
              <w:ins w:id="133" w:author="David Conklin" w:date="2020-11-11T05:34:00Z"/>
              <w:rFonts w:eastAsiaTheme="minorEastAsia"/>
              <w:noProof/>
            </w:rPr>
          </w:pPr>
          <w:ins w:id="13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High Cascades Springs</w:t>
            </w:r>
            <w:r>
              <w:rPr>
                <w:noProof/>
                <w:webHidden/>
              </w:rPr>
              <w:tab/>
            </w:r>
            <w:r>
              <w:rPr>
                <w:noProof/>
                <w:webHidden/>
              </w:rPr>
              <w:fldChar w:fldCharType="begin"/>
            </w:r>
            <w:r>
              <w:rPr>
                <w:noProof/>
                <w:webHidden/>
              </w:rPr>
              <w:instrText xml:space="preserve"> PAGEREF _Toc55965340 \h </w:instrText>
            </w:r>
            <w:r>
              <w:rPr>
                <w:noProof/>
                <w:webHidden/>
              </w:rPr>
            </w:r>
            <w:r>
              <w:rPr>
                <w:noProof/>
                <w:webHidden/>
              </w:rPr>
              <w:fldChar w:fldCharType="separate"/>
            </w:r>
            <w:r>
              <w:rPr>
                <w:noProof/>
                <w:webHidden/>
              </w:rPr>
              <w:t>38</w:t>
            </w:r>
            <w:r>
              <w:rPr>
                <w:noProof/>
                <w:webHidden/>
              </w:rPr>
              <w:fldChar w:fldCharType="end"/>
            </w:r>
            <w:r w:rsidRPr="00647432">
              <w:rPr>
                <w:rStyle w:val="Hyperlink"/>
                <w:noProof/>
              </w:rPr>
              <w:fldChar w:fldCharType="end"/>
            </w:r>
          </w:ins>
        </w:p>
        <w:p w14:paraId="6D3394D3" w14:textId="77777777" w:rsidR="008A487C" w:rsidRDefault="008A487C" w:rsidP="008A487C">
          <w:pPr>
            <w:pStyle w:val="TOC2"/>
            <w:tabs>
              <w:tab w:val="right" w:leader="dot" w:pos="9350"/>
            </w:tabs>
            <w:rPr>
              <w:ins w:id="135" w:author="David Conklin" w:date="2020-11-11T05:34:00Z"/>
              <w:rFonts w:eastAsiaTheme="minorEastAsia"/>
              <w:noProof/>
            </w:rPr>
          </w:pPr>
          <w:ins w:id="136" w:author="David Conklin" w:date="2020-11-11T05:34:00Z">
            <w:r w:rsidRPr="00647432">
              <w:rPr>
                <w:rStyle w:val="Hyperlink"/>
                <w:noProof/>
              </w:rPr>
              <w:lastRenderedPageBreak/>
              <w:fldChar w:fldCharType="begin"/>
            </w:r>
            <w:r w:rsidRPr="00647432">
              <w:rPr>
                <w:rStyle w:val="Hyperlink"/>
                <w:noProof/>
              </w:rPr>
              <w:instrText xml:space="preserve"> </w:instrText>
            </w:r>
            <w:r>
              <w:rPr>
                <w:noProof/>
              </w:rPr>
              <w:instrText>HYPERLINK \l "_Toc55965341"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Calibration and simulation skill</w:t>
            </w:r>
            <w:r>
              <w:rPr>
                <w:noProof/>
                <w:webHidden/>
              </w:rPr>
              <w:tab/>
            </w:r>
            <w:r>
              <w:rPr>
                <w:noProof/>
                <w:webHidden/>
              </w:rPr>
              <w:fldChar w:fldCharType="begin"/>
            </w:r>
            <w:r>
              <w:rPr>
                <w:noProof/>
                <w:webHidden/>
              </w:rPr>
              <w:instrText xml:space="preserve"> PAGEREF _Toc55965341 \h </w:instrText>
            </w:r>
            <w:r>
              <w:rPr>
                <w:noProof/>
                <w:webHidden/>
              </w:rPr>
            </w:r>
            <w:r>
              <w:rPr>
                <w:noProof/>
                <w:webHidden/>
              </w:rPr>
              <w:fldChar w:fldCharType="separate"/>
            </w:r>
            <w:r>
              <w:rPr>
                <w:noProof/>
                <w:webHidden/>
              </w:rPr>
              <w:t>39</w:t>
            </w:r>
            <w:r>
              <w:rPr>
                <w:noProof/>
                <w:webHidden/>
              </w:rPr>
              <w:fldChar w:fldCharType="end"/>
            </w:r>
            <w:r w:rsidRPr="00647432">
              <w:rPr>
                <w:rStyle w:val="Hyperlink"/>
                <w:noProof/>
              </w:rPr>
              <w:fldChar w:fldCharType="end"/>
            </w:r>
          </w:ins>
        </w:p>
        <w:p w14:paraId="6EE15A16" w14:textId="77777777" w:rsidR="008A487C" w:rsidRDefault="008A487C" w:rsidP="008A487C">
          <w:pPr>
            <w:pStyle w:val="TOC2"/>
            <w:tabs>
              <w:tab w:val="right" w:leader="dot" w:pos="9350"/>
            </w:tabs>
            <w:rPr>
              <w:ins w:id="137" w:author="David Conklin" w:date="2020-11-11T05:34:00Z"/>
              <w:rFonts w:eastAsiaTheme="minorEastAsia"/>
              <w:noProof/>
            </w:rPr>
          </w:pPr>
          <w:ins w:id="13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Simulated McKenzie basin water budget</w:t>
            </w:r>
            <w:r>
              <w:rPr>
                <w:noProof/>
                <w:webHidden/>
              </w:rPr>
              <w:tab/>
            </w:r>
            <w:r>
              <w:rPr>
                <w:noProof/>
                <w:webHidden/>
              </w:rPr>
              <w:fldChar w:fldCharType="begin"/>
            </w:r>
            <w:r>
              <w:rPr>
                <w:noProof/>
                <w:webHidden/>
              </w:rPr>
              <w:instrText xml:space="preserve"> PAGEREF _Toc55965342 \h </w:instrText>
            </w:r>
            <w:r>
              <w:rPr>
                <w:noProof/>
                <w:webHidden/>
              </w:rPr>
            </w:r>
            <w:r>
              <w:rPr>
                <w:noProof/>
                <w:webHidden/>
              </w:rPr>
              <w:fldChar w:fldCharType="separate"/>
            </w:r>
            <w:r>
              <w:rPr>
                <w:noProof/>
                <w:webHidden/>
              </w:rPr>
              <w:t>41</w:t>
            </w:r>
            <w:r>
              <w:rPr>
                <w:noProof/>
                <w:webHidden/>
              </w:rPr>
              <w:fldChar w:fldCharType="end"/>
            </w:r>
            <w:r w:rsidRPr="00647432">
              <w:rPr>
                <w:rStyle w:val="Hyperlink"/>
                <w:noProof/>
              </w:rPr>
              <w:fldChar w:fldCharType="end"/>
            </w:r>
          </w:ins>
        </w:p>
        <w:p w14:paraId="5649EC83" w14:textId="77777777" w:rsidR="008A487C" w:rsidRDefault="008A487C" w:rsidP="008A487C">
          <w:pPr>
            <w:pStyle w:val="TOC2"/>
            <w:tabs>
              <w:tab w:val="right" w:leader="dot" w:pos="9350"/>
            </w:tabs>
            <w:rPr>
              <w:ins w:id="139" w:author="David Conklin" w:date="2020-11-11T05:34:00Z"/>
              <w:rFonts w:eastAsiaTheme="minorEastAsia"/>
              <w:noProof/>
            </w:rPr>
          </w:pPr>
          <w:ins w:id="14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Analysis of calibration and skill</w:t>
            </w:r>
            <w:r>
              <w:rPr>
                <w:noProof/>
                <w:webHidden/>
              </w:rPr>
              <w:tab/>
            </w:r>
            <w:r>
              <w:rPr>
                <w:noProof/>
                <w:webHidden/>
              </w:rPr>
              <w:fldChar w:fldCharType="begin"/>
            </w:r>
            <w:r>
              <w:rPr>
                <w:noProof/>
                <w:webHidden/>
              </w:rPr>
              <w:instrText xml:space="preserve"> PAGEREF _Toc55965343 \h </w:instrText>
            </w:r>
            <w:r>
              <w:rPr>
                <w:noProof/>
                <w:webHidden/>
              </w:rPr>
            </w:r>
            <w:r>
              <w:rPr>
                <w:noProof/>
                <w:webHidden/>
              </w:rPr>
              <w:fldChar w:fldCharType="separate"/>
            </w:r>
            <w:r>
              <w:rPr>
                <w:noProof/>
                <w:webHidden/>
              </w:rPr>
              <w:t>42</w:t>
            </w:r>
            <w:r>
              <w:rPr>
                <w:noProof/>
                <w:webHidden/>
              </w:rPr>
              <w:fldChar w:fldCharType="end"/>
            </w:r>
            <w:r w:rsidRPr="00647432">
              <w:rPr>
                <w:rStyle w:val="Hyperlink"/>
                <w:noProof/>
              </w:rPr>
              <w:fldChar w:fldCharType="end"/>
            </w:r>
          </w:ins>
        </w:p>
        <w:p w14:paraId="6D03346E" w14:textId="77777777" w:rsidR="008A487C" w:rsidRDefault="008A487C" w:rsidP="008A487C">
          <w:pPr>
            <w:pStyle w:val="TOC2"/>
            <w:tabs>
              <w:tab w:val="right" w:leader="dot" w:pos="9350"/>
            </w:tabs>
            <w:rPr>
              <w:ins w:id="141" w:author="David Conklin" w:date="2020-11-11T05:34:00Z"/>
              <w:rFonts w:eastAsiaTheme="minorEastAsia"/>
              <w:noProof/>
            </w:rPr>
          </w:pPr>
          <w:ins w:id="14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Clackamas wetlands v. McKenzie wetlands</w:t>
            </w:r>
            <w:r>
              <w:rPr>
                <w:noProof/>
                <w:webHidden/>
              </w:rPr>
              <w:tab/>
            </w:r>
            <w:r>
              <w:rPr>
                <w:noProof/>
                <w:webHidden/>
              </w:rPr>
              <w:fldChar w:fldCharType="begin"/>
            </w:r>
            <w:r>
              <w:rPr>
                <w:noProof/>
                <w:webHidden/>
              </w:rPr>
              <w:instrText xml:space="preserve"> PAGEREF _Toc55965344 \h </w:instrText>
            </w:r>
            <w:r>
              <w:rPr>
                <w:noProof/>
                <w:webHidden/>
              </w:rPr>
            </w:r>
            <w:r>
              <w:rPr>
                <w:noProof/>
                <w:webHidden/>
              </w:rPr>
              <w:fldChar w:fldCharType="separate"/>
            </w:r>
            <w:r>
              <w:rPr>
                <w:noProof/>
                <w:webHidden/>
              </w:rPr>
              <w:t>42</w:t>
            </w:r>
            <w:r>
              <w:rPr>
                <w:noProof/>
                <w:webHidden/>
              </w:rPr>
              <w:fldChar w:fldCharType="end"/>
            </w:r>
            <w:r w:rsidRPr="00647432">
              <w:rPr>
                <w:rStyle w:val="Hyperlink"/>
                <w:noProof/>
              </w:rPr>
              <w:fldChar w:fldCharType="end"/>
            </w:r>
          </w:ins>
        </w:p>
        <w:p w14:paraId="2EFF4DCF" w14:textId="77777777" w:rsidR="008A487C" w:rsidRDefault="008A487C" w:rsidP="008A487C">
          <w:pPr>
            <w:pStyle w:val="TOC1"/>
            <w:tabs>
              <w:tab w:val="right" w:leader="dot" w:pos="9350"/>
            </w:tabs>
            <w:rPr>
              <w:ins w:id="143" w:author="David Conklin" w:date="2020-11-11T05:34:00Z"/>
              <w:rFonts w:eastAsiaTheme="minorEastAsia"/>
              <w:noProof/>
            </w:rPr>
          </w:pPr>
          <w:ins w:id="14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Clackamas Basin</w:t>
            </w:r>
            <w:r>
              <w:rPr>
                <w:noProof/>
                <w:webHidden/>
              </w:rPr>
              <w:tab/>
            </w:r>
            <w:r>
              <w:rPr>
                <w:noProof/>
                <w:webHidden/>
              </w:rPr>
              <w:fldChar w:fldCharType="begin"/>
            </w:r>
            <w:r>
              <w:rPr>
                <w:noProof/>
                <w:webHidden/>
              </w:rPr>
              <w:instrText xml:space="preserve"> PAGEREF _Toc55965345 \h </w:instrText>
            </w:r>
            <w:r>
              <w:rPr>
                <w:noProof/>
                <w:webHidden/>
              </w:rPr>
            </w:r>
            <w:r>
              <w:rPr>
                <w:noProof/>
                <w:webHidden/>
              </w:rPr>
              <w:fldChar w:fldCharType="separate"/>
            </w:r>
            <w:r>
              <w:rPr>
                <w:noProof/>
                <w:webHidden/>
              </w:rPr>
              <w:t>43</w:t>
            </w:r>
            <w:r>
              <w:rPr>
                <w:noProof/>
                <w:webHidden/>
              </w:rPr>
              <w:fldChar w:fldCharType="end"/>
            </w:r>
            <w:r w:rsidRPr="00647432">
              <w:rPr>
                <w:rStyle w:val="Hyperlink"/>
                <w:noProof/>
              </w:rPr>
              <w:fldChar w:fldCharType="end"/>
            </w:r>
          </w:ins>
        </w:p>
        <w:p w14:paraId="1358BCC4" w14:textId="77777777" w:rsidR="008A487C" w:rsidRDefault="008A487C" w:rsidP="008A487C">
          <w:pPr>
            <w:pStyle w:val="TOC1"/>
            <w:tabs>
              <w:tab w:val="right" w:leader="dot" w:pos="9350"/>
            </w:tabs>
            <w:rPr>
              <w:ins w:id="145" w:author="David Conklin" w:date="2020-11-11T05:34:00Z"/>
              <w:rFonts w:eastAsiaTheme="minorEastAsia"/>
              <w:noProof/>
            </w:rPr>
          </w:pPr>
          <w:ins w:id="14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Directory structure and file names</w:t>
            </w:r>
            <w:r>
              <w:rPr>
                <w:noProof/>
                <w:webHidden/>
              </w:rPr>
              <w:tab/>
            </w:r>
            <w:r>
              <w:rPr>
                <w:noProof/>
                <w:webHidden/>
              </w:rPr>
              <w:fldChar w:fldCharType="begin"/>
            </w:r>
            <w:r>
              <w:rPr>
                <w:noProof/>
                <w:webHidden/>
              </w:rPr>
              <w:instrText xml:space="preserve"> PAGEREF _Toc55965346 \h </w:instrText>
            </w:r>
            <w:r>
              <w:rPr>
                <w:noProof/>
                <w:webHidden/>
              </w:rPr>
            </w:r>
            <w:r>
              <w:rPr>
                <w:noProof/>
                <w:webHidden/>
              </w:rPr>
              <w:fldChar w:fldCharType="separate"/>
            </w:r>
            <w:r>
              <w:rPr>
                <w:noProof/>
                <w:webHidden/>
              </w:rPr>
              <w:t>44</w:t>
            </w:r>
            <w:r>
              <w:rPr>
                <w:noProof/>
                <w:webHidden/>
              </w:rPr>
              <w:fldChar w:fldCharType="end"/>
            </w:r>
            <w:r w:rsidRPr="00647432">
              <w:rPr>
                <w:rStyle w:val="Hyperlink"/>
                <w:noProof/>
              </w:rPr>
              <w:fldChar w:fldCharType="end"/>
            </w:r>
          </w:ins>
        </w:p>
        <w:p w14:paraId="4E4E7861" w14:textId="77777777" w:rsidR="008A487C" w:rsidRDefault="008A487C" w:rsidP="008A487C">
          <w:pPr>
            <w:pStyle w:val="TOC1"/>
            <w:tabs>
              <w:tab w:val="right" w:leader="dot" w:pos="9350"/>
            </w:tabs>
            <w:rPr>
              <w:ins w:id="147" w:author="David Conklin" w:date="2020-11-11T05:34:00Z"/>
              <w:rFonts w:eastAsiaTheme="minorEastAsia"/>
              <w:noProof/>
            </w:rPr>
          </w:pPr>
          <w:ins w:id="14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Release Log</w:t>
            </w:r>
            <w:r>
              <w:rPr>
                <w:noProof/>
                <w:webHidden/>
              </w:rPr>
              <w:tab/>
            </w:r>
            <w:r>
              <w:rPr>
                <w:noProof/>
                <w:webHidden/>
              </w:rPr>
              <w:fldChar w:fldCharType="begin"/>
            </w:r>
            <w:r>
              <w:rPr>
                <w:noProof/>
                <w:webHidden/>
              </w:rPr>
              <w:instrText xml:space="preserve"> PAGEREF _Toc55965347 \h </w:instrText>
            </w:r>
            <w:r>
              <w:rPr>
                <w:noProof/>
                <w:webHidden/>
              </w:rPr>
            </w:r>
            <w:r>
              <w:rPr>
                <w:noProof/>
                <w:webHidden/>
              </w:rPr>
              <w:fldChar w:fldCharType="separate"/>
            </w:r>
            <w:r>
              <w:rPr>
                <w:noProof/>
                <w:webHidden/>
              </w:rPr>
              <w:t>45</w:t>
            </w:r>
            <w:r>
              <w:rPr>
                <w:noProof/>
                <w:webHidden/>
              </w:rPr>
              <w:fldChar w:fldCharType="end"/>
            </w:r>
            <w:r w:rsidRPr="00647432">
              <w:rPr>
                <w:rStyle w:val="Hyperlink"/>
                <w:noProof/>
              </w:rPr>
              <w:fldChar w:fldCharType="end"/>
            </w:r>
          </w:ins>
        </w:p>
        <w:p w14:paraId="336CFE86" w14:textId="77777777" w:rsidR="008A487C" w:rsidRDefault="008A487C" w:rsidP="008A487C">
          <w:pPr>
            <w:pStyle w:val="TOC1"/>
            <w:tabs>
              <w:tab w:val="right" w:leader="dot" w:pos="9350"/>
            </w:tabs>
            <w:rPr>
              <w:ins w:id="149" w:author="David Conklin" w:date="2020-11-11T05:34:00Z"/>
              <w:rFonts w:eastAsiaTheme="minorEastAsia"/>
              <w:noProof/>
            </w:rPr>
          </w:pPr>
          <w:ins w:id="15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References</w:t>
            </w:r>
            <w:r>
              <w:rPr>
                <w:noProof/>
                <w:webHidden/>
              </w:rPr>
              <w:tab/>
            </w:r>
            <w:r>
              <w:rPr>
                <w:noProof/>
                <w:webHidden/>
              </w:rPr>
              <w:fldChar w:fldCharType="begin"/>
            </w:r>
            <w:r>
              <w:rPr>
                <w:noProof/>
                <w:webHidden/>
              </w:rPr>
              <w:instrText xml:space="preserve"> PAGEREF _Toc55965348 \h </w:instrText>
            </w:r>
            <w:r>
              <w:rPr>
                <w:noProof/>
                <w:webHidden/>
              </w:rPr>
            </w:r>
            <w:r>
              <w:rPr>
                <w:noProof/>
                <w:webHidden/>
              </w:rPr>
              <w:fldChar w:fldCharType="separate"/>
            </w:r>
            <w:r>
              <w:rPr>
                <w:noProof/>
                <w:webHidden/>
              </w:rPr>
              <w:t>47</w:t>
            </w:r>
            <w:r>
              <w:rPr>
                <w:noProof/>
                <w:webHidden/>
              </w:rPr>
              <w:fldChar w:fldCharType="end"/>
            </w:r>
            <w:r w:rsidRPr="00647432">
              <w:rPr>
                <w:rStyle w:val="Hyperlink"/>
                <w:noProof/>
              </w:rPr>
              <w:fldChar w:fldCharType="end"/>
            </w:r>
          </w:ins>
        </w:p>
        <w:p w14:paraId="776D39FC" w14:textId="77777777" w:rsidR="008A487C" w:rsidRDefault="008A487C" w:rsidP="008A487C">
          <w:pPr>
            <w:pStyle w:val="TOC1"/>
            <w:tabs>
              <w:tab w:val="right" w:leader="dot" w:pos="9350"/>
            </w:tabs>
            <w:rPr>
              <w:ins w:id="151" w:author="David Conklin" w:date="2020-11-11T05:34:00Z"/>
              <w:rFonts w:eastAsiaTheme="minorEastAsia"/>
              <w:noProof/>
            </w:rPr>
          </w:pPr>
          <w:ins w:id="15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Acronyms and Abbreviations</w:t>
            </w:r>
            <w:r>
              <w:rPr>
                <w:noProof/>
                <w:webHidden/>
              </w:rPr>
              <w:tab/>
            </w:r>
            <w:r>
              <w:rPr>
                <w:noProof/>
                <w:webHidden/>
              </w:rPr>
              <w:fldChar w:fldCharType="begin"/>
            </w:r>
            <w:r>
              <w:rPr>
                <w:noProof/>
                <w:webHidden/>
              </w:rPr>
              <w:instrText xml:space="preserve"> PAGEREF _Toc55965349 \h </w:instrText>
            </w:r>
            <w:r>
              <w:rPr>
                <w:noProof/>
                <w:webHidden/>
              </w:rPr>
            </w:r>
            <w:r>
              <w:rPr>
                <w:noProof/>
                <w:webHidden/>
              </w:rPr>
              <w:fldChar w:fldCharType="separate"/>
            </w:r>
            <w:r>
              <w:rPr>
                <w:noProof/>
                <w:webHidden/>
              </w:rPr>
              <w:t>48</w:t>
            </w:r>
            <w:r>
              <w:rPr>
                <w:noProof/>
                <w:webHidden/>
              </w:rPr>
              <w:fldChar w:fldCharType="end"/>
            </w:r>
            <w:r w:rsidRPr="00647432">
              <w:rPr>
                <w:rStyle w:val="Hyperlink"/>
                <w:noProof/>
              </w:rPr>
              <w:fldChar w:fldCharType="end"/>
            </w:r>
          </w:ins>
        </w:p>
        <w:p w14:paraId="34567A8C" w14:textId="77777777" w:rsidR="008A487C" w:rsidRDefault="008A487C" w:rsidP="008A487C">
          <w:pPr>
            <w:rPr>
              <w:ins w:id="153" w:author="David Conklin" w:date="2020-11-11T05:34:00Z"/>
            </w:rPr>
          </w:pPr>
          <w:ins w:id="154" w:author="David Conklin" w:date="2020-11-11T05:34:00Z">
            <w:r>
              <w:rPr>
                <w:b/>
                <w:bCs/>
                <w:noProof/>
              </w:rPr>
              <w:fldChar w:fldCharType="end"/>
            </w:r>
          </w:ins>
        </w:p>
        <w:customXmlInsRangeStart w:id="155" w:author="David Conklin" w:date="2020-11-11T05:34:00Z"/>
      </w:sdtContent>
    </w:sdt>
    <w:customXmlInsRangeEnd w:id="155"/>
    <w:p w14:paraId="2D6C9C08" w14:textId="01EEEC58" w:rsidR="004A0118" w:rsidDel="0031526F" w:rsidRDefault="00A928D9">
      <w:pPr>
        <w:rPr>
          <w:del w:id="156" w:author="David Conklin" w:date="2020-11-09T05:44:00Z"/>
          <w:rStyle w:val="Hyperlink"/>
          <w:color w:val="auto"/>
          <w:u w:val="none"/>
        </w:rPr>
      </w:pPr>
      <w:del w:id="157" w:author="David Conklin" w:date="2020-11-09T15:27:00Z">
        <w:r w:rsidRPr="00A8214A" w:rsidDel="009F139C">
          <w:rPr>
            <w:rStyle w:val="Hyperlink"/>
            <w:color w:val="auto"/>
            <w:u w:val="none"/>
          </w:rPr>
          <w:delText xml:space="preserve">- </w:delText>
        </w:r>
      </w:del>
      <w:del w:id="158"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159" w:author="David Conklin" w:date="2020-11-09T15:27:00Z"/>
          <w:rStyle w:val="Hyperlink"/>
          <w:color w:val="auto"/>
          <w:u w:val="none"/>
        </w:rPr>
      </w:pPr>
      <w:del w:id="160"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33DCBC4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86383">
          <w:rPr>
            <w:noProof/>
            <w:webHidden/>
          </w:rPr>
          <w:t>7</w:t>
        </w:r>
        <w:r w:rsidR="006A13B7">
          <w:rPr>
            <w:noProof/>
            <w:webHidden/>
          </w:rPr>
          <w:fldChar w:fldCharType="end"/>
        </w:r>
      </w:hyperlink>
    </w:p>
    <w:p w14:paraId="4268C92E" w14:textId="745F8DD3" w:rsidR="006A13B7" w:rsidRDefault="0028638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Pr>
            <w:noProof/>
            <w:webHidden/>
          </w:rPr>
          <w:t>8</w:t>
        </w:r>
        <w:r w:rsidR="006A13B7">
          <w:rPr>
            <w:noProof/>
            <w:webHidden/>
          </w:rPr>
          <w:fldChar w:fldCharType="end"/>
        </w:r>
      </w:hyperlink>
    </w:p>
    <w:p w14:paraId="48FAB7CA" w14:textId="33E7E17C" w:rsidR="006A13B7" w:rsidRDefault="0028638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Pr>
            <w:noProof/>
            <w:webHidden/>
          </w:rPr>
          <w:t>9</w:t>
        </w:r>
        <w:r w:rsidR="006A13B7">
          <w:rPr>
            <w:noProof/>
            <w:webHidden/>
          </w:rPr>
          <w:fldChar w:fldCharType="end"/>
        </w:r>
      </w:hyperlink>
    </w:p>
    <w:p w14:paraId="556989A9" w14:textId="6D96BD9D" w:rsidR="006A13B7" w:rsidRDefault="0028638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Pr>
            <w:noProof/>
            <w:webHidden/>
          </w:rPr>
          <w:t>10</w:t>
        </w:r>
        <w:r w:rsidR="006A13B7">
          <w:rPr>
            <w:noProof/>
            <w:webHidden/>
          </w:rPr>
          <w:fldChar w:fldCharType="end"/>
        </w:r>
      </w:hyperlink>
    </w:p>
    <w:p w14:paraId="4CD30AF6" w14:textId="390C5F92" w:rsidR="006A13B7" w:rsidRDefault="0028638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Pr>
            <w:noProof/>
            <w:webHidden/>
          </w:rPr>
          <w:t>11</w:t>
        </w:r>
        <w:r w:rsidR="006A13B7">
          <w:rPr>
            <w:noProof/>
            <w:webHidden/>
          </w:rPr>
          <w:fldChar w:fldCharType="end"/>
        </w:r>
      </w:hyperlink>
    </w:p>
    <w:p w14:paraId="57584ECA" w14:textId="689B7C70" w:rsidR="006A13B7" w:rsidRDefault="0028638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Pr>
            <w:noProof/>
            <w:webHidden/>
          </w:rPr>
          <w:t>27</w:t>
        </w:r>
        <w:r w:rsidR="006A13B7">
          <w:rPr>
            <w:noProof/>
            <w:webHidden/>
          </w:rPr>
          <w:fldChar w:fldCharType="end"/>
        </w:r>
      </w:hyperlink>
    </w:p>
    <w:p w14:paraId="71D389E6" w14:textId="50BE6718" w:rsidR="006A13B7" w:rsidRDefault="0028638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Pr>
            <w:noProof/>
            <w:webHidden/>
          </w:rPr>
          <w:t>29</w:t>
        </w:r>
        <w:r w:rsidR="006A13B7">
          <w:rPr>
            <w:noProof/>
            <w:webHidden/>
          </w:rPr>
          <w:fldChar w:fldCharType="end"/>
        </w:r>
      </w:hyperlink>
    </w:p>
    <w:p w14:paraId="5B5E39AF" w14:textId="344089B7"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161" w:author="David Conklin" w:date="2020-11-09T07:34:00Z">
        <w:r>
          <w:rPr>
            <w:noProof/>
            <w:webHidden/>
          </w:rPr>
          <w:t>30</w:t>
        </w:r>
      </w:ins>
      <w:del w:id="162"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51FE27DA"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163" w:author="David Conklin" w:date="2020-11-09T07:34:00Z">
        <w:r>
          <w:rPr>
            <w:noProof/>
            <w:webHidden/>
          </w:rPr>
          <w:t>39</w:t>
        </w:r>
      </w:ins>
      <w:del w:id="164"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65" w:name="_Toc55965286"/>
      <w:r>
        <w:t>What is a digital handbook?</w:t>
      </w:r>
      <w:bookmarkEnd w:id="16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66" w:name="_Toc55965287"/>
      <w:r>
        <w:t>CW3M c</w:t>
      </w:r>
      <w:r w:rsidR="00C70B81">
        <w:t>oncept</w:t>
      </w:r>
      <w:bookmarkEnd w:id="166"/>
      <w:r>
        <w:t xml:space="preserve"> </w:t>
      </w:r>
    </w:p>
    <w:p w14:paraId="7E41CEB8" w14:textId="77777777" w:rsidR="000D6396" w:rsidRDefault="000D6396" w:rsidP="00A43D30"/>
    <w:p w14:paraId="3DA45CFC" w14:textId="77777777" w:rsidR="000D6396" w:rsidRDefault="00C46F0A" w:rsidP="00C46F0A">
      <w:pPr>
        <w:pStyle w:val="Heading2"/>
      </w:pPr>
      <w:bookmarkStart w:id="167" w:name="_Toc55965288"/>
      <w:r>
        <w:t>A different kind of community model</w:t>
      </w:r>
      <w:bookmarkEnd w:id="16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68" w:name="_Toc55965289"/>
      <w:r>
        <w:t>What CW3M is for</w:t>
      </w:r>
      <w:bookmarkEnd w:id="16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 xml:space="preserve">As of mid 2020, model data files have been set up for 13 study areas: the entire Willamette basin; the smaller basins drained by the Clackamas, Long Tom, </w:t>
      </w:r>
      <w:proofErr w:type="spellStart"/>
      <w:r w:rsidR="00BD0F8C">
        <w:rPr>
          <w:rFonts w:cstheme="minorHAnsi"/>
        </w:rPr>
        <w:t>Luckiamute</w:t>
      </w:r>
      <w:proofErr w:type="spellEnd"/>
      <w:r w:rsidR="00BD0F8C">
        <w:rPr>
          <w:rFonts w:cstheme="minorHAnsi"/>
        </w:rPr>
        <w:t>,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69" w:name="_Toc55965290"/>
      <w:r>
        <w:t>Management and maintenance</w:t>
      </w:r>
      <w:bookmarkEnd w:id="16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170" w:name="_Toc55965291"/>
      <w:r>
        <w:t>Study areas</w:t>
      </w:r>
      <w:bookmarkEnd w:id="17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1C093AE"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86383">
        <w:t xml:space="preserve">Figure </w:t>
      </w:r>
      <w:r w:rsidR="00286383">
        <w:rPr>
          <w:noProof/>
        </w:rPr>
        <w:t>1</w:t>
      </w:r>
      <w:r w:rsidR="00064E77">
        <w:fldChar w:fldCharType="end"/>
      </w:r>
      <w:r w:rsidR="00064E77">
        <w:t>)</w:t>
      </w:r>
    </w:p>
    <w:p w14:paraId="03CAE907" w14:textId="522877A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86383">
        <w:t xml:space="preserve">Figure </w:t>
      </w:r>
      <w:r w:rsidR="00286383">
        <w:rPr>
          <w:noProof/>
        </w:rPr>
        <w:t>2</w:t>
      </w:r>
      <w:r w:rsidR="00064E77">
        <w:fldChar w:fldCharType="end"/>
      </w:r>
      <w:r w:rsidR="00064E77">
        <w:t>)</w:t>
      </w:r>
    </w:p>
    <w:p w14:paraId="1A5A767B" w14:textId="5BB17F6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86383">
        <w:t xml:space="preserve">Figure </w:t>
      </w:r>
      <w:r w:rsidR="00286383">
        <w:rPr>
          <w:noProof/>
        </w:rPr>
        <w:t>5</w:t>
      </w:r>
      <w:r w:rsidR="00893F4B">
        <w:fldChar w:fldCharType="end"/>
      </w:r>
      <w:r>
        <w:t>)</w:t>
      </w:r>
    </w:p>
    <w:p w14:paraId="1B80045C" w14:textId="329C115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86383">
        <w:t xml:space="preserve">Figure </w:t>
      </w:r>
      <w:r w:rsidR="00286383">
        <w:rPr>
          <w:noProof/>
        </w:rPr>
        <w:t>3</w:t>
      </w:r>
      <w:r w:rsidR="00064E77">
        <w:fldChar w:fldCharType="end"/>
      </w:r>
      <w:r w:rsidR="00064E77">
        <w:t>)</w:t>
      </w:r>
    </w:p>
    <w:p w14:paraId="1933EF54" w14:textId="3E7147D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86383">
        <w:t xml:space="preserve">Figure </w:t>
      </w:r>
      <w:r w:rsidR="00286383">
        <w:rPr>
          <w:noProof/>
        </w:rPr>
        <w:t>4</w:t>
      </w:r>
      <w:r w:rsidR="00064E77">
        <w:fldChar w:fldCharType="end"/>
      </w:r>
      <w:r>
        <w:t>)</w:t>
      </w:r>
    </w:p>
    <w:p w14:paraId="78711BF0" w14:textId="77777777" w:rsidR="003F360E" w:rsidRDefault="003F360E" w:rsidP="00D37681">
      <w:r>
        <w:tab/>
      </w:r>
      <w:r>
        <w:tab/>
      </w:r>
      <w:proofErr w:type="spellStart"/>
      <w:r>
        <w:t>Calapooia</w:t>
      </w:r>
      <w:proofErr w:type="spellEnd"/>
      <w:r>
        <w:t xml:space="preserve"> River</w:t>
      </w:r>
    </w:p>
    <w:p w14:paraId="2649CFC2" w14:textId="77777777" w:rsidR="003F360E" w:rsidRDefault="003F360E" w:rsidP="00D37681">
      <w:r>
        <w:lastRenderedPageBreak/>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r>
      <w:proofErr w:type="spellStart"/>
      <w:r>
        <w:t>Luckiamute</w:t>
      </w:r>
      <w:proofErr w:type="spellEnd"/>
      <w:r>
        <w:t xml:space="preserv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71" w:name="_Toc55965292"/>
      <w:r>
        <w:t>Data</w:t>
      </w:r>
      <w:r w:rsidR="00A92F06">
        <w:t>CW3M</w:t>
      </w:r>
      <w:r>
        <w:t xml:space="preserve"> directory structure</w:t>
      </w:r>
      <w:bookmarkEnd w:id="17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r>
      <w:proofErr w:type="spellStart"/>
      <w:r>
        <w:t>Calapooia</w:t>
      </w:r>
      <w:proofErr w:type="spellEnd"/>
    </w:p>
    <w:p w14:paraId="60703780" w14:textId="42AB27CC" w:rsidR="001051D3" w:rsidRDefault="001051D3" w:rsidP="00403174">
      <w:pPr>
        <w:ind w:firstLine="720"/>
      </w:pPr>
      <w:r>
        <w:tab/>
      </w:r>
      <w:proofErr w:type="spellStart"/>
      <w:r>
        <w:t>ChickenCreek</w:t>
      </w:r>
      <w:proofErr w:type="spellEnd"/>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proofErr w:type="spellStart"/>
      <w:r>
        <w:t>GriddedRecentWeather</w:t>
      </w:r>
      <w:proofErr w:type="spellEnd"/>
    </w:p>
    <w:p w14:paraId="3B09D24E" w14:textId="08616C9D" w:rsidR="001051D3" w:rsidRDefault="001051D3" w:rsidP="00906CF9">
      <w:pPr>
        <w:ind w:left="720" w:firstLine="720"/>
      </w:pPr>
      <w:proofErr w:type="spellStart"/>
      <w:r>
        <w:t>LongTom</w:t>
      </w:r>
      <w:proofErr w:type="spellEnd"/>
    </w:p>
    <w:p w14:paraId="1C9083A0" w14:textId="2EB7D675" w:rsidR="001051D3" w:rsidRDefault="001051D3" w:rsidP="00906CF9">
      <w:pPr>
        <w:ind w:left="720" w:firstLine="720"/>
      </w:pPr>
      <w:proofErr w:type="spellStart"/>
      <w:r>
        <w:t>Luckiamute</w:t>
      </w:r>
      <w:proofErr w:type="spellEnd"/>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proofErr w:type="spellStart"/>
      <w:r>
        <w:t>NSantiam</w:t>
      </w:r>
      <w:proofErr w:type="spellEnd"/>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proofErr w:type="spellStart"/>
      <w:r>
        <w:t>ScenarioData</w:t>
      </w:r>
      <w:proofErr w:type="spellEnd"/>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proofErr w:type="spellStart"/>
      <w:r>
        <w:t>UpperWRB</w:t>
      </w:r>
      <w:proofErr w:type="spellEnd"/>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72" w:name="_Toc55965293"/>
      <w:r>
        <w:t>DataCW3M\</w:t>
      </w:r>
      <w:proofErr w:type="spellStart"/>
      <w:r>
        <w:t>ScenarioData</w:t>
      </w:r>
      <w:proofErr w:type="spellEnd"/>
      <w:r>
        <w:t xml:space="preserve"> directory structure</w:t>
      </w:r>
      <w:bookmarkEnd w:id="172"/>
    </w:p>
    <w:p w14:paraId="2D863526" w14:textId="77777777" w:rsidR="00AB4A43" w:rsidRDefault="00AB4A43" w:rsidP="00A06758">
      <w:pPr>
        <w:ind w:firstLine="720"/>
      </w:pPr>
      <w:r>
        <w:t xml:space="preserve">The </w:t>
      </w:r>
      <w:proofErr w:type="spellStart"/>
      <w:r>
        <w:t>ScenarioData</w:t>
      </w:r>
      <w:proofErr w:type="spellEnd"/>
      <w:r>
        <w:t xml:space="preserve">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3" w:name="_Toc55965294"/>
      <w:r>
        <w:t>DataCW3M\</w:t>
      </w:r>
      <w:proofErr w:type="spellStart"/>
      <w:r>
        <w:t>ScenarioData</w:t>
      </w:r>
      <w:proofErr w:type="spellEnd"/>
      <w:r>
        <w:t>\&lt;scenario&gt; folder contents</w:t>
      </w:r>
      <w:bookmarkEnd w:id="17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74" w:name="_Toc55965295"/>
      <w:r>
        <w:t>DataCW3M\&lt;study area&gt; folder contents</w:t>
      </w:r>
      <w:bookmarkEnd w:id="17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56CEBC3" w:rsidR="00D37681" w:rsidRDefault="00D37681" w:rsidP="00D37681">
      <w:pPr>
        <w:pStyle w:val="Caption"/>
      </w:pPr>
      <w:bookmarkStart w:id="175" w:name="_Ref529607484"/>
      <w:bookmarkStart w:id="17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1</w:t>
      </w:r>
      <w:r w:rsidR="006C64CF">
        <w:rPr>
          <w:noProof/>
        </w:rPr>
        <w:fldChar w:fldCharType="end"/>
      </w:r>
      <w:bookmarkEnd w:id="175"/>
      <w:r>
        <w:t xml:space="preserve">. Willamette River basin study area; embedded study areas are </w:t>
      </w:r>
      <w:r w:rsidR="0005603B">
        <w:t>colored</w:t>
      </w:r>
      <w:r w:rsidR="0097392C">
        <w:t xml:space="preserve"> other than gray.  The 2 lighter blues together make up the upper Willamette basin study area.</w:t>
      </w:r>
      <w:bookmarkEnd w:id="17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02E0EAF" w:rsidR="00D37681" w:rsidRDefault="00D37681" w:rsidP="00D37681">
      <w:pPr>
        <w:pStyle w:val="Caption"/>
      </w:pPr>
      <w:bookmarkStart w:id="177" w:name="_Ref529607514"/>
      <w:bookmarkStart w:id="17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2</w:t>
      </w:r>
      <w:r w:rsidR="006C64CF">
        <w:rPr>
          <w:noProof/>
        </w:rPr>
        <w:fldChar w:fldCharType="end"/>
      </w:r>
      <w:bookmarkEnd w:id="177"/>
      <w:r>
        <w:t>. Tualatin basin study area; Chicken Creek watershed is highlighted.</w:t>
      </w:r>
      <w:bookmarkEnd w:id="17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FB5C8B" w:rsidR="00D37681" w:rsidRDefault="00064E77" w:rsidP="00064E77">
      <w:pPr>
        <w:pStyle w:val="Caption"/>
      </w:pPr>
      <w:bookmarkStart w:id="179" w:name="_Ref529607587"/>
      <w:bookmarkStart w:id="18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3</w:t>
      </w:r>
      <w:r w:rsidR="006C64CF">
        <w:rPr>
          <w:noProof/>
        </w:rPr>
        <w:fldChar w:fldCharType="end"/>
      </w:r>
      <w:bookmarkEnd w:id="179"/>
      <w:r>
        <w:t>. North Santiam watershed study area.</w:t>
      </w:r>
      <w:bookmarkEnd w:id="18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D050A8F" w:rsidR="00C70B81" w:rsidRDefault="00064E77" w:rsidP="00064E77">
      <w:pPr>
        <w:pStyle w:val="Caption"/>
      </w:pPr>
      <w:bookmarkStart w:id="181" w:name="_Ref529607628"/>
      <w:bookmarkStart w:id="18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4</w:t>
      </w:r>
      <w:r w:rsidR="006C64CF">
        <w:rPr>
          <w:noProof/>
        </w:rPr>
        <w:fldChar w:fldCharType="end"/>
      </w:r>
      <w:bookmarkEnd w:id="181"/>
      <w:r>
        <w:t>. Upper Willamette study area.</w:t>
      </w:r>
      <w:bookmarkEnd w:id="18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2C681A9" w:rsidR="00E66BC2" w:rsidRDefault="006F30D2" w:rsidP="006F30D2">
      <w:pPr>
        <w:pStyle w:val="Caption"/>
      </w:pPr>
      <w:bookmarkStart w:id="183" w:name="_Ref529611388"/>
      <w:bookmarkStart w:id="18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5</w:t>
      </w:r>
      <w:r w:rsidR="006C64CF">
        <w:rPr>
          <w:noProof/>
        </w:rPr>
        <w:fldChar w:fldCharType="end"/>
      </w:r>
      <w:bookmarkEnd w:id="183"/>
      <w:r>
        <w:t>. Chicken Creek watershed study area.</w:t>
      </w:r>
      <w:bookmarkEnd w:id="18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85" w:name="_Toc55965296"/>
      <w:r>
        <w:t>Calendar conventions</w:t>
      </w:r>
      <w:bookmarkEnd w:id="18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 xml:space="preserve">bility with older climate datasets lacking </w:t>
      </w:r>
      <w:proofErr w:type="spellStart"/>
      <w:r>
        <w:t>leapdays</w:t>
      </w:r>
      <w:proofErr w:type="spellEnd"/>
      <w:r>
        <w:t>.</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maxDaysInYear</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maxDaysInYear</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 xml:space="preserve">For debugging purposes, CW3M allows </w:t>
      </w:r>
      <w:proofErr w:type="spellStart"/>
      <w:r>
        <w:t>maxDaysInYear</w:t>
      </w:r>
      <w:proofErr w:type="spellEnd"/>
      <w:r>
        <w:t xml:space="preserve">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86" w:name="_Toc55965297"/>
      <w:r>
        <w:t>Water years</w:t>
      </w:r>
      <w:bookmarkEnd w:id="18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proofErr w:type="spellStart"/>
      <w:r>
        <w:rPr>
          <w:rFonts w:ascii="Consolas" w:hAnsi="Consolas" w:cs="Consolas"/>
          <w:color w:val="FF0000"/>
          <w:sz w:val="19"/>
          <w:szCs w:val="19"/>
        </w:rPr>
        <w:t>useWaterYears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proofErr w:type="spellStart"/>
      <w:r>
        <w:rPr>
          <w:rFonts w:ascii="Consolas" w:hAnsi="Consolas" w:cs="Consolas"/>
          <w:color w:val="FF0000"/>
          <w:sz w:val="19"/>
          <w:szCs w:val="19"/>
        </w:rPr>
        <w:t>useWaterYears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 xml:space="preserve">Reports specified in the Flow XML file are affected by the </w:t>
      </w:r>
      <w:proofErr w:type="spellStart"/>
      <w:r>
        <w:t>useWaterYears</w:t>
      </w:r>
      <w:proofErr w:type="spellEnd"/>
      <w:r>
        <w:t xml:space="preserve">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87" w:name="_Toc55965298"/>
      <w:r>
        <w:t>Climate data</w:t>
      </w:r>
      <w:bookmarkEnd w:id="187"/>
    </w:p>
    <w:p w14:paraId="4E201698" w14:textId="77777777" w:rsidR="00CB152A" w:rsidRPr="00A06758" w:rsidRDefault="00CB152A" w:rsidP="00A06758"/>
    <w:p w14:paraId="400F9551" w14:textId="77777777" w:rsidR="00CB152A" w:rsidRDefault="00CB152A" w:rsidP="00CB152A">
      <w:pPr>
        <w:pStyle w:val="Heading2"/>
      </w:pPr>
      <w:bookmarkStart w:id="188" w:name="_Toc2858729"/>
      <w:bookmarkStart w:id="189" w:name="_Toc55965299"/>
      <w:r>
        <w:t>Numbered climate scenarios in the model</w:t>
      </w:r>
      <w:bookmarkEnd w:id="188"/>
      <w:bookmarkEnd w:id="189"/>
    </w:p>
    <w:p w14:paraId="30E024EF" w14:textId="77777777" w:rsidR="00823D41" w:rsidRDefault="00823D41" w:rsidP="00823D41">
      <w:pPr>
        <w:pStyle w:val="Body"/>
      </w:pPr>
    </w:p>
    <w:p w14:paraId="21F5BCDE" w14:textId="078360C8"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8638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90" w:name="_Ref6032062"/>
      <w:bookmarkStart w:id="191" w:name="_Ref6033311"/>
      <w:bookmarkStart w:id="192" w:name="_Toc6121576"/>
      <w:r>
        <w:t xml:space="preserve">Table </w:t>
      </w:r>
      <w:bookmarkEnd w:id="190"/>
      <w:r>
        <w:t>1. Numbered climate scenarios</w:t>
      </w:r>
      <w:bookmarkEnd w:id="191"/>
      <w:bookmarkEnd w:id="19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w:t>
            </w:r>
            <w:proofErr w:type="spellStart"/>
            <w:r>
              <w:t>LowClim</w:t>
            </w:r>
            <w:proofErr w:type="spellEnd"/>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w:t>
            </w:r>
            <w:proofErr w:type="spellStart"/>
            <w:r>
              <w:t>HighClim</w:t>
            </w:r>
            <w:proofErr w:type="spellEnd"/>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MACAtraining</w:t>
            </w:r>
            <w:r w:rsidR="006F5915">
              <w:t>D</w:t>
            </w:r>
            <w:r>
              <w:t>ata</w:t>
            </w:r>
            <w:proofErr w:type="spellEnd"/>
            <w:r>
              <w:t>;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BaselineGrid</w:t>
            </w:r>
            <w:proofErr w:type="spellEnd"/>
            <w:r>
              <w:t>;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BaselinePoly</w:t>
            </w:r>
            <w:proofErr w:type="spellEnd"/>
            <w:r>
              <w:t xml:space="preserve">; </w:t>
            </w:r>
            <w:proofErr w:type="spellStart"/>
            <w:r>
              <w:t>BaselineGrid</w:t>
            </w:r>
            <w:proofErr w:type="spellEnd"/>
            <w:r>
              <w:t xml:space="preserve"> interpolated to IDU centroids by </w:t>
            </w:r>
            <w:proofErr w:type="spellStart"/>
            <w:r>
              <w:t>SnowModel</w:t>
            </w:r>
            <w:proofErr w:type="spellEnd"/>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proofErr w:type="spellStart"/>
            <w:r>
              <w:t>GriddedRecentWeatherForDemos</w:t>
            </w:r>
            <w:proofErr w:type="spellEnd"/>
            <w:r>
              <w:t xml:space="preserve">; subset of </w:t>
            </w:r>
            <w:proofErr w:type="spellStart"/>
            <w:r>
              <w:t>BaselineGrid</w:t>
            </w:r>
            <w:proofErr w:type="spellEnd"/>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proofErr w:type="spellStart"/>
            <w:r w:rsidRPr="00060C7A">
              <w:rPr>
                <w:rFonts w:cs="Times New Roman"/>
                <w:color w:val="auto"/>
                <w:szCs w:val="24"/>
              </w:rPr>
              <w:t>BaselineGridMultiyearFiles</w:t>
            </w:r>
            <w:proofErr w:type="spellEnd"/>
            <w:r>
              <w:rPr>
                <w:rFonts w:cs="Times New Roman"/>
                <w:color w:val="auto"/>
                <w:szCs w:val="24"/>
              </w:rPr>
              <w:t xml:space="preserve">; </w:t>
            </w:r>
            <w:proofErr w:type="spellStart"/>
            <w:r w:rsidR="006F5915">
              <w:rPr>
                <w:rFonts w:cs="Times New Roman"/>
                <w:color w:val="auto"/>
                <w:szCs w:val="24"/>
              </w:rPr>
              <w:t>gridMET</w:t>
            </w:r>
            <w:proofErr w:type="spellEnd"/>
            <w:r w:rsidR="006F5915">
              <w:rPr>
                <w:rFonts w:cs="Times New Roman"/>
                <w:color w:val="auto"/>
                <w:szCs w:val="24"/>
              </w:rPr>
              <w:t xml:space="preserve">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93" w:name="_Toc7759621"/>
      <w:bookmarkStart w:id="194" w:name="_Toc55965300"/>
      <w:r>
        <w:t>Monthly and seasonal weather data</w:t>
      </w:r>
      <w:bookmarkEnd w:id="193"/>
      <w:bookmarkEnd w:id="19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w:t>
      </w:r>
      <w:proofErr w:type="spellStart"/>
      <w:r>
        <w:t>curr</w:t>
      </w:r>
      <w:proofErr w:type="spellEnd"/>
      <w:r>
        <w:t>.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w:t>
      </w:r>
      <w:proofErr w:type="spellStart"/>
      <w:r w:rsidRPr="0006033F">
        <w:rPr>
          <w:rFonts w:cs="Times New Roman"/>
          <w:color w:val="auto"/>
          <w:szCs w:val="24"/>
        </w:rPr>
        <w:t>yearsInStartingClimateAverages</w:t>
      </w:r>
      <w:proofErr w:type="spellEnd"/>
      <w:r w:rsidRPr="0006033F">
        <w:rPr>
          <w:rFonts w:cs="Times New Roman"/>
          <w:color w:val="auto"/>
          <w:szCs w:val="24"/>
        </w:rPr>
        <w:t>”</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w:t>
      </w:r>
      <w:proofErr w:type="spellStart"/>
      <w:r w:rsidR="003500F7">
        <w:rPr>
          <w:rFonts w:cs="Times New Roman"/>
          <w:color w:val="auto"/>
          <w:szCs w:val="24"/>
        </w:rPr>
        <w:t>FlowModel</w:t>
      </w:r>
      <w:proofErr w:type="spellEnd"/>
      <w:r w:rsidR="003500F7">
        <w:rPr>
          <w:rFonts w:cs="Times New Roman"/>
          <w:color w:val="auto"/>
          <w:szCs w:val="24"/>
        </w:rPr>
        <w:t>::</w:t>
      </w:r>
      <w:proofErr w:type="spellStart"/>
      <w:r w:rsidR="003500F7">
        <w:rPr>
          <w:rFonts w:cs="Times New Roman"/>
          <w:color w:val="auto"/>
          <w:szCs w:val="24"/>
        </w:rPr>
        <w:t>InitRun</w:t>
      </w:r>
      <w:proofErr w:type="spellEnd"/>
      <w:r w:rsidR="003500F7">
        <w:rPr>
          <w:rFonts w:cs="Times New Roman"/>
          <w:color w:val="auto"/>
          <w:szCs w:val="24"/>
        </w:rPr>
        <w:t>() subroutine)</w:t>
      </w:r>
      <w:r>
        <w:rPr>
          <w:rFonts w:cs="Times New Roman"/>
          <w:color w:val="auto"/>
          <w:szCs w:val="24"/>
        </w:rPr>
        <w:t>, using climate data for the “tau” number of years just prior to the “reference start year”.  The reference start year defaults to 2010, but can be set explicitly using the “</w:t>
      </w:r>
      <w:proofErr w:type="spellStart"/>
      <w:r>
        <w:rPr>
          <w:rFonts w:cs="Times New Roman"/>
          <w:color w:val="auto"/>
          <w:szCs w:val="24"/>
        </w:rPr>
        <w:t>referenceStartYear</w:t>
      </w:r>
      <w:proofErr w:type="spellEnd"/>
      <w:r>
        <w:rPr>
          <w:rFonts w:cs="Times New Roman"/>
          <w:color w:val="auto"/>
          <w:szCs w:val="24"/>
        </w:rPr>
        <w:t>”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95" w:name="_Toc55965301"/>
      <w:r>
        <w:t>Climate data grid</w:t>
      </w:r>
      <w:r w:rsidR="009F132A">
        <w:t>s</w:t>
      </w:r>
      <w:bookmarkEnd w:id="19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96" w:name="_Toc55965302"/>
      <w:r>
        <w:t>The WW2100 climate grid</w:t>
      </w:r>
      <w:bookmarkEnd w:id="19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 xml:space="preserve">grid is a </w:t>
      </w:r>
      <w:proofErr w:type="spellStart"/>
      <w:r w:rsidRPr="002F1B2D">
        <w:rPr>
          <w:rFonts w:ascii="Times New Roman" w:hAnsi="Times New Roman" w:cs="Times New Roman"/>
          <w:sz w:val="24"/>
          <w:szCs w:val="24"/>
        </w:rPr>
        <w:t>subgrid</w:t>
      </w:r>
      <w:proofErr w:type="spellEnd"/>
      <w:r w:rsidRPr="002F1B2D">
        <w:rPr>
          <w:rFonts w:ascii="Times New Roman" w:hAnsi="Times New Roman" w:cs="Times New Roman"/>
          <w:sz w:val="24"/>
          <w:szCs w:val="24"/>
        </w:rPr>
        <w:t xml:space="preserve"> of a grid whose southern edge is the equator, northern “edge” is 90 deg N, eastern edge is 0 deg of longitude, and western edge is at 180 deg of longitude.  The edges of the </w:t>
      </w:r>
      <w:proofErr w:type="spellStart"/>
      <w:r w:rsidRPr="002F1B2D">
        <w:rPr>
          <w:rFonts w:ascii="Times New Roman" w:hAnsi="Times New Roman" w:cs="Times New Roman"/>
          <w:sz w:val="24"/>
          <w:szCs w:val="24"/>
        </w:rPr>
        <w:t>subgrid</w:t>
      </w:r>
      <w:proofErr w:type="spellEnd"/>
      <w:r w:rsidRPr="002F1B2D">
        <w:rPr>
          <w:rFonts w:ascii="Times New Roman" w:hAnsi="Times New Roman" w:cs="Times New Roman"/>
          <w:sz w:val="24"/>
          <w:szCs w:val="24"/>
        </w:rPr>
        <w:t xml:space="preserve">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97" w:name="_Toc55965303"/>
      <w:r>
        <w:t>The v2 climate grid</w:t>
      </w:r>
      <w:bookmarkEnd w:id="19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98" w:name="_Toc55965304"/>
      <w:r>
        <w:t>How climate data is looked up</w:t>
      </w:r>
      <w:bookmarkEnd w:id="19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w:t>
      </w:r>
      <w:proofErr w:type="spellStart"/>
      <w:r w:rsidR="00E0306D">
        <w:t>tmin</w:t>
      </w:r>
      <w:proofErr w:type="spellEnd"/>
      <w:r w:rsidR="00E0306D">
        <w:t xml:space="preserve">, </w:t>
      </w:r>
      <w:proofErr w:type="spellStart"/>
      <w:r w:rsidR="00E0306D">
        <w:t>tmax</w:t>
      </w:r>
      <w:proofErr w:type="spellEnd"/>
      <w:r w:rsidR="00E0306D">
        <w:t xml:space="preserve">,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proofErr w:type="spellStart"/>
      <w:r>
        <w:t>FlowModel</w:t>
      </w:r>
      <w:proofErr w:type="spellEnd"/>
      <w:r>
        <w:t>::</w:t>
      </w:r>
      <w:proofErr w:type="spellStart"/>
      <w:r>
        <w:t>OpenClimateDataFiles</w:t>
      </w:r>
      <w:proofErr w:type="spellEnd"/>
      <w:r>
        <w:t xml:space="preserve">(year), called at the beginning of each simulated year </w:t>
      </w:r>
    </w:p>
    <w:p w14:paraId="320419EB" w14:textId="77777777" w:rsidR="00ED2ABA" w:rsidRDefault="00ED2ABA" w:rsidP="00E0306D">
      <w:pPr>
        <w:pStyle w:val="Body"/>
      </w:pPr>
      <w:proofErr w:type="spellStart"/>
      <w:r>
        <w:t>FlowModel</w:t>
      </w:r>
      <w:proofErr w:type="spellEnd"/>
      <w:r>
        <w:t>::</w:t>
      </w:r>
      <w:proofErr w:type="spellStart"/>
      <w:r>
        <w:t>GetDailyWeatherField</w:t>
      </w:r>
      <w:proofErr w:type="spellEnd"/>
      <w:r>
        <w:t>(day, year, field)</w:t>
      </w:r>
    </w:p>
    <w:p w14:paraId="62632396" w14:textId="77777777" w:rsidR="00ED2ABA" w:rsidRDefault="00BD0A05" w:rsidP="00E0306D">
      <w:pPr>
        <w:pStyle w:val="Body"/>
      </w:pPr>
      <w:proofErr w:type="spellStart"/>
      <w:r w:rsidRPr="00A06758">
        <w:rPr>
          <w:rFonts w:cs="Times New Roman"/>
          <w:color w:val="auto"/>
          <w:szCs w:val="24"/>
        </w:rPr>
        <w:t>ClimateDataInfo</w:t>
      </w:r>
      <w:proofErr w:type="spellEnd"/>
      <w:r w:rsidR="0004200C">
        <w:t>::</w:t>
      </w:r>
      <w:proofErr w:type="spellStart"/>
      <w:r w:rsidR="00ED2ABA">
        <w:t>GetTimeIndex</w:t>
      </w:r>
      <w:proofErr w:type="spellEnd"/>
      <w:r w:rsidR="00ED2ABA">
        <w:t>(day, year)</w:t>
      </w:r>
      <w:r w:rsidR="0004200C">
        <w:t xml:space="preserve"> calculates the location in the file of the day’s data</w:t>
      </w:r>
    </w:p>
    <w:p w14:paraId="10591BD2" w14:textId="65211E27" w:rsidR="0004200C" w:rsidRDefault="00DB520F" w:rsidP="00E0306D">
      <w:pPr>
        <w:pStyle w:val="Body"/>
      </w:pPr>
      <w:proofErr w:type="spellStart"/>
      <w:r>
        <w:t>FlowModel</w:t>
      </w:r>
      <w:proofErr w:type="spellEnd"/>
      <w:r>
        <w:t>::</w:t>
      </w:r>
      <w:proofErr w:type="spellStart"/>
      <w:r>
        <w:t>InitClimateMeanValues</w:t>
      </w:r>
      <w:proofErr w:type="spellEnd"/>
      <w:r>
        <w:t xml:space="preserve">(), called in </w:t>
      </w:r>
      <w:proofErr w:type="spellStart"/>
      <w:r>
        <w:t>InitRun</w:t>
      </w:r>
      <w:proofErr w:type="spellEnd"/>
      <w:r>
        <w:t xml:space="preserve">(), but only when </w:t>
      </w:r>
      <w:proofErr w:type="spellStart"/>
      <w:r>
        <w:t>yearsToRun</w:t>
      </w:r>
      <w:proofErr w:type="spellEnd"/>
      <w:r>
        <w:t xml:space="preserve"> = 0.</w:t>
      </w:r>
    </w:p>
    <w:p w14:paraId="428E9D2D" w14:textId="6936E5C1" w:rsidR="004551D7" w:rsidRDefault="004551D7" w:rsidP="00E0306D">
      <w:pPr>
        <w:pStyle w:val="Body"/>
      </w:pPr>
      <w:proofErr w:type="spellStart"/>
      <w:r>
        <w:t>FlowModel</w:t>
      </w:r>
      <w:proofErr w:type="spellEnd"/>
      <w:r>
        <w:t>::</w:t>
      </w:r>
      <w:proofErr w:type="spellStart"/>
      <w:r>
        <w:t>InitGridIndex</w:t>
      </w:r>
      <w:proofErr w:type="spellEnd"/>
      <w:r>
        <w:t xml:space="preserve">(), called in </w:t>
      </w:r>
      <w:proofErr w:type="spellStart"/>
      <w:r>
        <w:t>InitRun</w:t>
      </w:r>
      <w:proofErr w:type="spellEnd"/>
      <w:r>
        <w:t xml:space="preserve">(), but only </w:t>
      </w:r>
      <w:proofErr w:type="spellStart"/>
      <w:r>
        <w:t>yearsToRun</w:t>
      </w:r>
      <w:proofErr w:type="spellEnd"/>
      <w:r>
        <w:t xml:space="preserve">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99" w:name="_Toc55965305"/>
      <w:r>
        <w:t>What is in a climate dataset</w:t>
      </w:r>
      <w:bookmarkEnd w:id="19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proofErr w:type="spellStart"/>
      <w:r w:rsidR="00C77A33">
        <w:t>pr</w:t>
      </w:r>
      <w:r w:rsidR="00DA2F14">
        <w:t>ecip</w:t>
      </w:r>
      <w:proofErr w:type="spellEnd"/>
      <w:r w:rsidR="00C77A33">
        <w:t>, PRECIP)</w:t>
      </w:r>
    </w:p>
    <w:p w14:paraId="02FD1869" w14:textId="77777777" w:rsidR="00D717A3" w:rsidRDefault="00D717A3" w:rsidP="00D717A3">
      <w:pPr>
        <w:pStyle w:val="Body"/>
      </w:pPr>
      <w:r>
        <w:tab/>
      </w:r>
      <w:r>
        <w:tab/>
        <w:t>diurnal minimum temperature, deg C or deg K</w:t>
      </w:r>
      <w:r w:rsidR="00C77A33">
        <w:t xml:space="preserve"> (</w:t>
      </w:r>
      <w:proofErr w:type="spellStart"/>
      <w:r w:rsidR="00DA2F14">
        <w:t>tasmin</w:t>
      </w:r>
      <w:proofErr w:type="spellEnd"/>
      <w:r w:rsidR="00DA2F14">
        <w:t xml:space="preserve">, </w:t>
      </w:r>
      <w:proofErr w:type="spellStart"/>
      <w:r w:rsidR="00DA2F14">
        <w:t>tmin</w:t>
      </w:r>
      <w:proofErr w:type="spellEnd"/>
      <w:r w:rsidR="00DA2F14">
        <w:t xml:space="preserve">,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proofErr w:type="spellStart"/>
      <w:r w:rsidR="00DA2F14">
        <w:t>tasmax</w:t>
      </w:r>
      <w:proofErr w:type="spellEnd"/>
      <w:r w:rsidR="00DA2F14">
        <w:t xml:space="preserve">, </w:t>
      </w:r>
      <w:proofErr w:type="spellStart"/>
      <w:r w:rsidR="00DA2F14">
        <w:t>tmax</w:t>
      </w:r>
      <w:proofErr w:type="spellEnd"/>
      <w:r w:rsidR="00DA2F14">
        <w:t xml:space="preserve">,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proofErr w:type="spellStart"/>
      <w:r w:rsidR="00DA2F14">
        <w:t>rsds</w:t>
      </w:r>
      <w:proofErr w:type="spellEnd"/>
      <w:r w:rsidR="00DA2F14">
        <w:t xml:space="preserve">, </w:t>
      </w:r>
      <w:proofErr w:type="spellStart"/>
      <w:r w:rsidR="00DA2F14">
        <w:t>solrad</w:t>
      </w:r>
      <w:proofErr w:type="spellEnd"/>
      <w:r w:rsidR="00DA2F14">
        <w:t xml:space="preserve">,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proofErr w:type="spellStart"/>
      <w:r w:rsidR="00DA2F14">
        <w:t>sph</w:t>
      </w:r>
      <w:proofErr w:type="spellEnd"/>
      <w:r w:rsidR="00DA2F14">
        <w:t xml:space="preserve">,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w:t>
      </w:r>
      <w:proofErr w:type="spellStart"/>
      <w:r w:rsidR="00DA2F14">
        <w:t>rhmin</w:t>
      </w:r>
      <w:proofErr w:type="spellEnd"/>
      <w:r w:rsidR="00DA2F14">
        <w:t>)</w:t>
      </w:r>
    </w:p>
    <w:p w14:paraId="190E0E3B" w14:textId="77777777" w:rsidR="00D51F6E" w:rsidRDefault="00D51F6E" w:rsidP="00D717A3">
      <w:pPr>
        <w:pStyle w:val="Body"/>
      </w:pPr>
      <w:r>
        <w:tab/>
      </w:r>
      <w:r>
        <w:tab/>
        <w:t xml:space="preserve">diurnal maximum relative </w:t>
      </w:r>
      <w:proofErr w:type="spellStart"/>
      <w:r>
        <w:t>humidty</w:t>
      </w:r>
      <w:proofErr w:type="spellEnd"/>
      <w:r>
        <w:t>, %</w:t>
      </w:r>
      <w:r w:rsidR="00DA2F14">
        <w:t xml:space="preserve"> (</w:t>
      </w:r>
      <w:proofErr w:type="spellStart"/>
      <w:r w:rsidR="00DA2F14">
        <w:t>rhmax</w:t>
      </w:r>
      <w:proofErr w:type="spellEnd"/>
      <w:r w:rsidR="00DA2F14">
        <w:t>)</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proofErr w:type="spellStart"/>
      <w:r w:rsidR="00DA2F14">
        <w:t>ws</w:t>
      </w:r>
      <w:proofErr w:type="spellEnd"/>
      <w:r w:rsidR="00DA2F14">
        <w:t xml:space="preserve">, </w:t>
      </w:r>
      <w:proofErr w:type="spellStart"/>
      <w:r w:rsidR="00DA2F14">
        <w:t>windspd</w:t>
      </w:r>
      <w:proofErr w:type="spellEnd"/>
      <w:r w:rsidR="00DA2F14">
        <w:t>,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w:t>
      </w:r>
      <w:proofErr w:type="spellStart"/>
      <w:r w:rsidR="00DA2F14">
        <w:t>uas</w:t>
      </w:r>
      <w:proofErr w:type="spellEnd"/>
      <w:r w:rsidR="00DA2F14">
        <w:t>)</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200" w:name="_Toc55965306"/>
      <w:r>
        <w:t>Water rights</w:t>
      </w:r>
      <w:bookmarkEnd w:id="200"/>
    </w:p>
    <w:p w14:paraId="7ECEE8A5" w14:textId="77777777" w:rsidR="00D35AF7" w:rsidRDefault="00D35AF7" w:rsidP="00D35AF7">
      <w:pPr>
        <w:pStyle w:val="Heading2"/>
      </w:pPr>
      <w:bookmarkStart w:id="201" w:name="_Toc55965307"/>
      <w:r>
        <w:t>Water rights data</w:t>
      </w:r>
      <w:bookmarkEnd w:id="20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w:t>
      </w:r>
      <w:proofErr w:type="spellStart"/>
      <w:r>
        <w:t>Laliberte</w:t>
      </w:r>
      <w:proofErr w:type="spellEnd"/>
      <w:r>
        <w:t>,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 xml:space="preserve">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w:t>
      </w:r>
      <w:proofErr w:type="spellStart"/>
      <w:r>
        <w:t>cfs</w:t>
      </w:r>
      <w:proofErr w:type="spellEnd"/>
      <w:r>
        <w:t>,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202" w:name="_Toc55965308"/>
      <w:r>
        <w:lastRenderedPageBreak/>
        <w:t>The wr_pods.csv file</w:t>
      </w:r>
      <w:bookmarkEnd w:id="20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t>
      </w:r>
      <w:proofErr w:type="spellStart"/>
      <w:r w:rsidR="006569CE">
        <w:t>WaterRightId</w:t>
      </w:r>
      <w:proofErr w:type="spellEnd"/>
      <w:r w:rsidR="006569CE">
        <w:t>”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w:t>
      </w:r>
      <w:proofErr w:type="spellStart"/>
      <w:r w:rsidR="00F9474B">
        <w:t>cfs</w:t>
      </w:r>
      <w:proofErr w:type="spellEnd"/>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203" w:name="_Toc55965309"/>
      <w:r>
        <w:t>The wr_pous.csv file</w:t>
      </w:r>
      <w:bookmarkEnd w:id="20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t>
      </w:r>
      <w:proofErr w:type="spellStart"/>
      <w:r>
        <w:t>WaterRightId</w:t>
      </w:r>
      <w:proofErr w:type="spellEnd"/>
      <w:r>
        <w:t>”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 xml:space="preserve">The POU file includes an IDU_ID field, which is used to identify the IDU in which the point of use is located.  In future, this issue could be handled by adding two columns containing the </w:t>
      </w:r>
      <w:proofErr w:type="spellStart"/>
      <w:r>
        <w:t>x,y</w:t>
      </w:r>
      <w:proofErr w:type="spellEnd"/>
      <w:r>
        <w:t xml:space="preserve">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204" w:name="_Toc55965310"/>
      <w:r>
        <w:t>Adding a water right</w:t>
      </w:r>
      <w:bookmarkEnd w:id="20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205" w:name="_Toc55965311"/>
      <w:r>
        <w:lastRenderedPageBreak/>
        <w:t>Stream flow and stream temperature</w:t>
      </w:r>
      <w:bookmarkEnd w:id="205"/>
    </w:p>
    <w:p w14:paraId="224B0981" w14:textId="77777777" w:rsidR="008C7362" w:rsidRDefault="008C7362" w:rsidP="008C7362">
      <w:pPr>
        <w:pStyle w:val="Heading2"/>
      </w:pPr>
      <w:bookmarkStart w:id="206" w:name="_Toc50800503"/>
      <w:bookmarkStart w:id="207" w:name="_Toc54090937"/>
      <w:bookmarkStart w:id="208" w:name="_Toc55965312"/>
      <w:r>
        <w:t>Water parcels</w:t>
      </w:r>
      <w:bookmarkEnd w:id="206"/>
      <w:bookmarkEnd w:id="207"/>
      <w:bookmarkEnd w:id="208"/>
    </w:p>
    <w:p w14:paraId="33B86A1D" w14:textId="77777777" w:rsidR="008C7362" w:rsidRDefault="008C7362" w:rsidP="008C7362">
      <w:r>
        <w:tab/>
        <w:t xml:space="preserve">Water flows continuously.  Digital computers use discrete quantities to represent, approximately, the continuous elements and properties of the real world.  CW3M accounts for the water on a landscape as “parcels”, represented in the C++ code as objects of the class </w:t>
      </w:r>
      <w:proofErr w:type="spellStart"/>
      <w:r>
        <w:t>WaterParcel</w:t>
      </w:r>
      <w:proofErr w:type="spellEnd"/>
      <w:r>
        <w:t xml:space="preserve">.  The properties of a water parcel, represented in C++ as members of the </w:t>
      </w:r>
      <w:proofErr w:type="spellStart"/>
      <w:r>
        <w:t>WaterParcel</w:t>
      </w:r>
      <w:proofErr w:type="spellEnd"/>
      <w:r>
        <w:t xml:space="preserve">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 xml:space="preserve">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t>
      </w:r>
      <w:proofErr w:type="spellStart"/>
      <w:r>
        <w:t>WaterParcel</w:t>
      </w:r>
      <w:proofErr w:type="spellEnd"/>
      <w:r>
        <w:t xml:space="preserve">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w:t>
      </w:r>
      <w:proofErr w:type="spellStart"/>
      <w:r>
        <w:t>subreach</w:t>
      </w:r>
      <w:proofErr w:type="spellEnd"/>
      <w:r>
        <w:t xml:space="preserve"> in the stream network has a parcel of water in it, whose properties change from one daily timestep to the next.  The total volume of a reach is the sum of the </w:t>
      </w:r>
      <w:proofErr w:type="spellStart"/>
      <w:r>
        <w:t>subreach</w:t>
      </w:r>
      <w:proofErr w:type="spellEnd"/>
      <w:r>
        <w:t xml:space="preserve">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209" w:name="_Toc55965313"/>
      <w:r>
        <w:t>Daily water mass and energy balance</w:t>
      </w:r>
      <w:bookmarkEnd w:id="20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 xml:space="preserve">CW3M estimates the properties of water parcels at a daily timestep.  The basic equation for daily </w:t>
      </w:r>
      <w:proofErr w:type="spellStart"/>
      <w:r>
        <w:t>subreach</w:t>
      </w:r>
      <w:proofErr w:type="spellEnd"/>
      <w:r>
        <w:t xml:space="preserve">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up</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lateral</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down</w:t>
      </w:r>
      <w:proofErr w:type="spellEnd"/>
      <w:r w:rsidRPr="00964277">
        <w:rPr>
          <w:rFonts w:ascii="Times New Roman" w:hAnsi="Times New Roman" w:cs="Times New Roman"/>
        </w:rPr>
        <w:t xml:space="preserve"> - </w:t>
      </w:r>
      <w:proofErr w:type="spellStart"/>
      <w:r w:rsidRPr="00964277">
        <w:rPr>
          <w:rFonts w:ascii="Times New Roman" w:hAnsi="Times New Roman" w:cs="Times New Roman"/>
        </w:rPr>
        <w:t>V</w:t>
      </w:r>
      <w:r w:rsidRPr="00964277">
        <w:rPr>
          <w:rFonts w:ascii="Times New Roman" w:hAnsi="Times New Roman" w:cs="Times New Roman"/>
          <w:vertAlign w:val="subscript"/>
        </w:rPr>
        <w:t>evap</w:t>
      </w:r>
      <w:proofErr w:type="spellEnd"/>
      <w:r>
        <w:rPr>
          <w:rFonts w:ascii="Times New Roman" w:hAnsi="Times New Roman" w:cs="Times New Roman"/>
        </w:rPr>
        <w:t xml:space="preserve"> + </w:t>
      </w:r>
      <w:proofErr w:type="spellStart"/>
      <w:r>
        <w:rPr>
          <w:rFonts w:ascii="Times New Roman" w:hAnsi="Times New Roman" w:cs="Times New Roman"/>
        </w:rPr>
        <w:t>V</w:t>
      </w:r>
      <w:r>
        <w:rPr>
          <w:rFonts w:ascii="Times New Roman" w:hAnsi="Times New Roman" w:cs="Times New Roman"/>
          <w:vertAlign w:val="subscript"/>
        </w:rPr>
        <w:t>prcp</w:t>
      </w:r>
      <w:proofErr w:type="spellEnd"/>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up</w:t>
      </w:r>
      <w:proofErr w:type="spellEnd"/>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lateral</w:t>
      </w:r>
      <w:proofErr w:type="spellEnd"/>
      <w:r w:rsidRPr="00964277">
        <w:rPr>
          <w:rFonts w:ascii="Times New Roman" w:hAnsi="Times New Roman" w:cs="Times New Roman"/>
        </w:rPr>
        <w:t xml:space="preserve"> = volume entering (+) or leaving (-) the </w:t>
      </w:r>
      <w:proofErr w:type="spellStart"/>
      <w:r w:rsidRPr="00964277">
        <w:rPr>
          <w:rFonts w:ascii="Times New Roman" w:hAnsi="Times New Roman" w:cs="Times New Roman"/>
        </w:rPr>
        <w:t>subreach</w:t>
      </w:r>
      <w:proofErr w:type="spellEnd"/>
      <w:r w:rsidRPr="00964277">
        <w:rPr>
          <w:rFonts w:ascii="Times New Roman" w:hAnsi="Times New Roman" w:cs="Times New Roman"/>
        </w:rPr>
        <w:t xml:space="preserve">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down</w:t>
      </w:r>
      <w:proofErr w:type="spellEnd"/>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proofErr w:type="spellStart"/>
      <w:r w:rsidRPr="00964277">
        <w:rPr>
          <w:rFonts w:ascii="Times New Roman" w:hAnsi="Times New Roman" w:cs="Times New Roman"/>
        </w:rPr>
        <w:t>V</w:t>
      </w:r>
      <w:r w:rsidRPr="00964277">
        <w:rPr>
          <w:rFonts w:ascii="Times New Roman" w:hAnsi="Times New Roman" w:cs="Times New Roman"/>
          <w:vertAlign w:val="subscript"/>
        </w:rPr>
        <w:t>evap</w:t>
      </w:r>
      <w:proofErr w:type="spellEnd"/>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vertAlign w:val="subscript"/>
        </w:rPr>
        <w:t>prcp</w:t>
      </w:r>
      <w:proofErr w:type="spellEnd"/>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 xml:space="preserve">The equation for </w:t>
      </w:r>
      <w:proofErr w:type="spellStart"/>
      <w:r>
        <w:t>subreach</w:t>
      </w:r>
      <w:proofErr w:type="spellEnd"/>
      <w:r>
        <w:t xml:space="preserve">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w:t>
      </w:r>
      <w:proofErr w:type="spellStart"/>
      <w:r w:rsidRPr="00964277">
        <w:rPr>
          <w:sz w:val="22"/>
        </w:rPr>
        <w:t>E</w:t>
      </w:r>
      <w:r w:rsidRPr="00964277">
        <w:rPr>
          <w:sz w:val="22"/>
          <w:vertAlign w:val="subscript"/>
        </w:rPr>
        <w:t>up</w:t>
      </w:r>
      <w:proofErr w:type="spellEnd"/>
      <w:r w:rsidRPr="00964277">
        <w:rPr>
          <w:sz w:val="22"/>
        </w:rPr>
        <w:t xml:space="preserve"> + </w:t>
      </w:r>
      <w:proofErr w:type="spellStart"/>
      <w:r w:rsidRPr="00964277">
        <w:rPr>
          <w:sz w:val="22"/>
        </w:rPr>
        <w:t>E</w:t>
      </w:r>
      <w:r w:rsidRPr="00964277">
        <w:rPr>
          <w:sz w:val="22"/>
          <w:vertAlign w:val="subscript"/>
        </w:rPr>
        <w:t>lateral</w:t>
      </w:r>
      <w:proofErr w:type="spellEnd"/>
      <w:r w:rsidRPr="00964277">
        <w:rPr>
          <w:sz w:val="22"/>
        </w:rPr>
        <w:t xml:space="preserve"> – </w:t>
      </w:r>
      <w:proofErr w:type="spellStart"/>
      <w:r w:rsidRPr="00964277">
        <w:rPr>
          <w:sz w:val="22"/>
        </w:rPr>
        <w:t>E</w:t>
      </w:r>
      <w:r w:rsidRPr="00964277">
        <w:rPr>
          <w:sz w:val="22"/>
          <w:vertAlign w:val="subscript"/>
        </w:rPr>
        <w:t>down</w:t>
      </w:r>
      <w:proofErr w:type="spellEnd"/>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w:t>
      </w:r>
      <w:proofErr w:type="spellStart"/>
      <w:r w:rsidRPr="00964277">
        <w:rPr>
          <w:sz w:val="22"/>
        </w:rPr>
        <w:t>E</w:t>
      </w:r>
      <w:r w:rsidRPr="00964277">
        <w:rPr>
          <w:sz w:val="22"/>
          <w:vertAlign w:val="subscript"/>
        </w:rPr>
        <w:t>evap</w:t>
      </w:r>
      <w:proofErr w:type="spellEnd"/>
      <w:r>
        <w:rPr>
          <w:sz w:val="22"/>
        </w:rPr>
        <w:t xml:space="preserve"> + </w:t>
      </w:r>
      <w:proofErr w:type="spellStart"/>
      <w:r>
        <w:rPr>
          <w:sz w:val="22"/>
        </w:rPr>
        <w:t>E</w:t>
      </w:r>
      <w:r>
        <w:rPr>
          <w:sz w:val="22"/>
          <w:vertAlign w:val="subscript"/>
        </w:rPr>
        <w:t>prcp</w:t>
      </w:r>
      <w:proofErr w:type="spellEnd"/>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proofErr w:type="spellStart"/>
      <w:r w:rsidRPr="00964277">
        <w:rPr>
          <w:sz w:val="22"/>
        </w:rPr>
        <w:t>E</w:t>
      </w:r>
      <w:r w:rsidRPr="00964277">
        <w:rPr>
          <w:sz w:val="22"/>
          <w:vertAlign w:val="subscript"/>
        </w:rPr>
        <w:t>up</w:t>
      </w:r>
      <w:proofErr w:type="spellEnd"/>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proofErr w:type="spellStart"/>
      <w:r w:rsidRPr="00964277">
        <w:rPr>
          <w:sz w:val="22"/>
        </w:rPr>
        <w:t>E</w:t>
      </w:r>
      <w:r w:rsidRPr="00964277">
        <w:rPr>
          <w:sz w:val="22"/>
          <w:vertAlign w:val="subscript"/>
        </w:rPr>
        <w:t>lateral</w:t>
      </w:r>
      <w:proofErr w:type="spellEnd"/>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proofErr w:type="spellStart"/>
      <w:r w:rsidRPr="00964277">
        <w:rPr>
          <w:sz w:val="22"/>
        </w:rPr>
        <w:t>E</w:t>
      </w:r>
      <w:r w:rsidRPr="00964277">
        <w:rPr>
          <w:sz w:val="22"/>
          <w:vertAlign w:val="subscript"/>
        </w:rPr>
        <w:t>down</w:t>
      </w:r>
      <w:proofErr w:type="spellEnd"/>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proofErr w:type="spellStart"/>
      <w:r w:rsidRPr="00964277">
        <w:rPr>
          <w:sz w:val="22"/>
        </w:rPr>
        <w:t>E</w:t>
      </w:r>
      <w:r w:rsidRPr="00964277">
        <w:rPr>
          <w:sz w:val="22"/>
          <w:vertAlign w:val="subscript"/>
        </w:rPr>
        <w:t>evap</w:t>
      </w:r>
      <w:proofErr w:type="spellEnd"/>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proofErr w:type="spellStart"/>
      <w:r>
        <w:rPr>
          <w:sz w:val="22"/>
        </w:rPr>
        <w:t>E</w:t>
      </w:r>
      <w:r>
        <w:rPr>
          <w:sz w:val="22"/>
          <w:vertAlign w:val="subscript"/>
        </w:rPr>
        <w:t>prcp</w:t>
      </w:r>
      <w:proofErr w:type="spellEnd"/>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 xml:space="preserve">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w:t>
      </w:r>
      <w:proofErr w:type="spellStart"/>
      <w:r>
        <w:t>V</w:t>
      </w:r>
      <w:r>
        <w:rPr>
          <w:vertAlign w:val="subscript"/>
        </w:rPr>
        <w:t>prcp</w:t>
      </w:r>
      <w:proofErr w:type="spellEnd"/>
      <w:r>
        <w:t xml:space="preserve"> is included in </w:t>
      </w:r>
      <w:proofErr w:type="spellStart"/>
      <w:r>
        <w:t>V</w:t>
      </w:r>
      <w:r>
        <w:rPr>
          <w:vertAlign w:val="subscript"/>
        </w:rPr>
        <w:t>lateral</w:t>
      </w:r>
      <w:proofErr w:type="spellEnd"/>
      <w:r>
        <w:t xml:space="preserve">.  </w:t>
      </w:r>
      <w:proofErr w:type="spellStart"/>
      <w:r>
        <w:t>E</w:t>
      </w:r>
      <w:r>
        <w:rPr>
          <w:vertAlign w:val="subscript"/>
        </w:rPr>
        <w:t>prcp</w:t>
      </w:r>
      <w:proofErr w:type="spellEnd"/>
      <w:r>
        <w:t xml:space="preserve"> contributes to </w:t>
      </w:r>
      <w:proofErr w:type="spellStart"/>
      <w:r>
        <w:t>E</w:t>
      </w:r>
      <w:r>
        <w:rPr>
          <w:vertAlign w:val="subscript"/>
        </w:rPr>
        <w:t>lateral</w:t>
      </w:r>
      <w:proofErr w:type="spellEnd"/>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210" w:name="_Toc55965314"/>
      <w:r>
        <w:t>Estimating the rate of flow</w:t>
      </w:r>
      <w:r w:rsidR="006A13B7">
        <w:t xml:space="preserve"> </w:t>
      </w:r>
      <w:r>
        <w:t>in a stream reach</w:t>
      </w:r>
      <w:bookmarkEnd w:id="210"/>
    </w:p>
    <w:p w14:paraId="2F86EAC2" w14:textId="743170F8" w:rsidR="00933943" w:rsidRDefault="00933943" w:rsidP="00C739DC">
      <w:pPr>
        <w:ind w:firstLine="720"/>
      </w:pPr>
      <w:r>
        <w:t xml:space="preserve">CW3M uses a kinematic wave algorithm to estimate the average daily flow rate in each </w:t>
      </w:r>
      <w:proofErr w:type="spellStart"/>
      <w:r>
        <w:t>subreach</w:t>
      </w:r>
      <w:proofErr w:type="spellEnd"/>
      <w:r>
        <w:t xml:space="preserve"> and reach.  Each reach is represented as an ordered set of </w:t>
      </w:r>
      <w:proofErr w:type="spellStart"/>
      <w:r>
        <w:t>subreaches</w:t>
      </w:r>
      <w:proofErr w:type="spellEnd"/>
      <w:r>
        <w:t xml:space="preserve">.  The kinematic wave algorithm is used to estimate the average daily outflow from each </w:t>
      </w:r>
      <w:proofErr w:type="spellStart"/>
      <w:r>
        <w:t>subreach</w:t>
      </w:r>
      <w:proofErr w:type="spellEnd"/>
      <w:r>
        <w:t xml:space="preserve">.  The daily flow rate for the reach is taken as the average daily flow rate of the most downstream </w:t>
      </w:r>
      <w:proofErr w:type="spellStart"/>
      <w:r>
        <w:t>subreach</w:t>
      </w:r>
      <w:proofErr w:type="spellEnd"/>
      <w:r>
        <w:t xml:space="preserve"> of the reach.</w:t>
      </w:r>
    </w:p>
    <w:p w14:paraId="1FCB4942" w14:textId="77777777" w:rsidR="008C7362" w:rsidRDefault="007B1928" w:rsidP="00933943">
      <w:pPr>
        <w:ind w:firstLine="720"/>
      </w:pPr>
      <w:r>
        <w:t xml:space="preserve">The core of the kinematic wave code is a function in the ReachRouting.cpp source file called </w:t>
      </w:r>
      <w:proofErr w:type="spellStart"/>
      <w:r>
        <w:rPr>
          <w:i/>
          <w:iCs/>
        </w:rPr>
        <w:t>KinematicWave</w:t>
      </w:r>
      <w:proofErr w:type="spellEnd"/>
      <w:r>
        <w:rPr>
          <w:i/>
          <w:iCs/>
        </w:rPr>
        <w:t>()</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proofErr w:type="spellStart"/>
      <w:r w:rsidR="009236BE">
        <w:rPr>
          <w:i/>
          <w:iCs/>
        </w:rPr>
        <w:t>KinematicWave</w:t>
      </w:r>
      <w:proofErr w:type="spellEnd"/>
      <w:r w:rsidR="009236BE">
        <w:rPr>
          <w:i/>
          <w:iCs/>
        </w:rPr>
        <w:t>()</w:t>
      </w:r>
      <w:r w:rsidR="009236BE">
        <w:t xml:space="preserve"> function, the previous day’s outflow rate is used </w:t>
      </w:r>
      <w:r w:rsidR="00263AF4">
        <w:t xml:space="preserve">in a call to the function </w:t>
      </w:r>
      <w:proofErr w:type="spellStart"/>
      <w:r w:rsidR="00263AF4">
        <w:rPr>
          <w:i/>
          <w:iCs/>
        </w:rPr>
        <w:t>GetManningDepthFromQ</w:t>
      </w:r>
      <w:proofErr w:type="spellEnd"/>
      <w:r w:rsidR="00263AF4">
        <w:rPr>
          <w:i/>
          <w:iCs/>
        </w:rPr>
        <w:t>()</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w:t>
      </w:r>
      <w:proofErr w:type="spellStart"/>
      <w:r w:rsidR="00067529" w:rsidRPr="00C739DC">
        <w:rPr>
          <w:color w:val="FF0000"/>
        </w:rPr>
        <w:t>subreach</w:t>
      </w:r>
      <w:proofErr w:type="spellEnd"/>
      <w:r w:rsidR="00067529" w:rsidRPr="00C739DC">
        <w:rPr>
          <w:color w:val="FF0000"/>
        </w:rPr>
        <w:t xml:space="preserve">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proofErr w:type="spellStart"/>
      <w:r w:rsidRPr="00C739DC">
        <w:rPr>
          <w:i/>
          <w:iCs/>
          <w:color w:val="FF0000"/>
        </w:rPr>
        <w:t>Ge</w:t>
      </w:r>
      <w:r w:rsidR="00263AF4" w:rsidRPr="00C739DC">
        <w:rPr>
          <w:i/>
          <w:iCs/>
          <w:color w:val="FF0000"/>
        </w:rPr>
        <w:t>Manning</w:t>
      </w:r>
      <w:r w:rsidRPr="00C739DC">
        <w:rPr>
          <w:i/>
          <w:iCs/>
          <w:color w:val="FF0000"/>
        </w:rPr>
        <w:t>tDepthFromQ</w:t>
      </w:r>
      <w:proofErr w:type="spellEnd"/>
      <w:r w:rsidRPr="00C739DC">
        <w:rPr>
          <w:i/>
          <w:iCs/>
          <w:color w:val="FF0000"/>
        </w:rPr>
        <w:t>()</w:t>
      </w:r>
      <w:r w:rsidRPr="00C739DC">
        <w:rPr>
          <w:color w:val="FF0000"/>
        </w:rPr>
        <w:t xml:space="preserve"> to calculate a new </w:t>
      </w:r>
      <w:r w:rsidR="00176B6C" w:rsidRPr="00C739DC">
        <w:rPr>
          <w:color w:val="FF0000"/>
        </w:rPr>
        <w:t xml:space="preserve">depth for the water in the reach, making use of the slope of the </w:t>
      </w:r>
      <w:proofErr w:type="spellStart"/>
      <w:r w:rsidR="00176B6C" w:rsidRPr="00C739DC">
        <w:rPr>
          <w:color w:val="FF0000"/>
        </w:rPr>
        <w:t>subreach</w:t>
      </w:r>
      <w:proofErr w:type="spellEnd"/>
      <w:r w:rsidR="00176B6C" w:rsidRPr="00C739DC">
        <w:rPr>
          <w:color w:val="FF0000"/>
        </w:rPr>
        <w:t xml:space="preserve">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 xml:space="preserve">ified explicitly in the &lt;streams&gt; block of the Flow XML input file (e.g. </w:t>
      </w:r>
      <w:proofErr w:type="spellStart"/>
      <w:r w:rsidR="00732D7E" w:rsidRPr="00C739DC">
        <w:rPr>
          <w:color w:val="FF0000"/>
        </w:rPr>
        <w:t>wd_ratio</w:t>
      </w:r>
      <w:proofErr w:type="spellEnd"/>
      <w:r w:rsidR="00732D7E" w:rsidRPr="00C739DC">
        <w:rPr>
          <w:color w:val="FF0000"/>
        </w:rPr>
        <w:t xml:space="preserve">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proofErr w:type="spellStart"/>
      <w:r w:rsidR="00771FED" w:rsidRPr="00C739DC">
        <w:rPr>
          <w:i/>
          <w:iCs/>
          <w:color w:val="FF0000"/>
        </w:rPr>
        <w:t>Get</w:t>
      </w:r>
      <w:r w:rsidR="00263AF4" w:rsidRPr="00C739DC">
        <w:rPr>
          <w:i/>
          <w:iCs/>
          <w:color w:val="FF0000"/>
        </w:rPr>
        <w:t>Manning</w:t>
      </w:r>
      <w:r w:rsidR="00771FED" w:rsidRPr="00C739DC">
        <w:rPr>
          <w:i/>
          <w:iCs/>
          <w:color w:val="FF0000"/>
        </w:rPr>
        <w:t>DepthFromQ</w:t>
      </w:r>
      <w:proofErr w:type="spellEnd"/>
      <w:r w:rsidR="00771FED" w:rsidRPr="00C739DC">
        <w:rPr>
          <w:i/>
          <w:iCs/>
          <w:color w:val="FF0000"/>
        </w:rPr>
        <w:t>()</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w:t>
      </w:r>
      <w:proofErr w:type="spellStart"/>
      <w:r w:rsidRPr="00C739DC">
        <w:rPr>
          <w:color w:val="FF0000"/>
        </w:rPr>
        <w:t>subreach</w:t>
      </w:r>
      <w:proofErr w:type="spellEnd"/>
      <w:r w:rsidRPr="00C739DC">
        <w:rPr>
          <w:color w:val="FF0000"/>
        </w:rPr>
        <w:t xml:space="preserve">.  Both ways use the depth from the </w:t>
      </w:r>
      <w:proofErr w:type="spellStart"/>
      <w:r w:rsidRPr="00C739DC">
        <w:rPr>
          <w:i/>
          <w:iCs/>
          <w:color w:val="FF0000"/>
        </w:rPr>
        <w:t>GetDepthFromQ</w:t>
      </w:r>
      <w:proofErr w:type="spellEnd"/>
      <w:r w:rsidRPr="00C739DC">
        <w:rPr>
          <w:i/>
          <w:iCs/>
          <w:color w:val="FF0000"/>
        </w:rPr>
        <w:t>()</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w:t>
      </w:r>
      <w:proofErr w:type="spellStart"/>
      <w:r w:rsidR="00771FED" w:rsidRPr="00C739DC">
        <w:rPr>
          <w:color w:val="FF0000"/>
        </w:rPr>
        <w:t>subreach</w:t>
      </w:r>
      <w:proofErr w:type="spellEnd"/>
      <w:r w:rsidR="00771FED" w:rsidRPr="00C739DC">
        <w:rPr>
          <w:color w:val="FF0000"/>
        </w:rPr>
        <w:t xml:space="preserve"> and the volume of water in the </w:t>
      </w:r>
      <w:proofErr w:type="spellStart"/>
      <w:r w:rsidR="00771FED" w:rsidRPr="00C739DC">
        <w:rPr>
          <w:color w:val="FF0000"/>
        </w:rPr>
        <w:t>subreach</w:t>
      </w:r>
      <w:proofErr w:type="spellEnd"/>
      <w:r w:rsidR="00771FED" w:rsidRPr="00C739DC">
        <w:rPr>
          <w:color w:val="FF0000"/>
        </w:rPr>
        <w:t xml:space="preserve"> to calculate the width.   </w:t>
      </w:r>
      <w:r w:rsidR="0010247C" w:rsidRPr="00C739DC">
        <w:rPr>
          <w:color w:val="FF0000"/>
        </w:rPr>
        <w:t xml:space="preserve">The </w:t>
      </w:r>
      <w:proofErr w:type="spellStart"/>
      <w:r w:rsidR="0010247C" w:rsidRPr="00C739DC">
        <w:rPr>
          <w:i/>
          <w:iCs/>
          <w:color w:val="FF0000"/>
        </w:rPr>
        <w:t>SetSubreachGeometry</w:t>
      </w:r>
      <w:proofErr w:type="spellEnd"/>
      <w:r w:rsidR="0010247C" w:rsidRPr="00C739DC">
        <w:rPr>
          <w:i/>
          <w:iCs/>
          <w:color w:val="FF0000"/>
        </w:rPr>
        <w:t xml:space="preserve">()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proofErr w:type="spellStart"/>
      <w:r w:rsidR="008110C5" w:rsidRPr="00C739DC">
        <w:rPr>
          <w:i/>
          <w:iCs/>
          <w:color w:val="FF0000"/>
        </w:rPr>
        <w:t>KinematicWave</w:t>
      </w:r>
      <w:proofErr w:type="spellEnd"/>
      <w:r w:rsidR="008110C5" w:rsidRPr="00C739DC">
        <w:rPr>
          <w:i/>
          <w:iCs/>
          <w:color w:val="FF0000"/>
        </w:rPr>
        <w:t>()</w:t>
      </w:r>
      <w:r w:rsidRPr="00C739DC">
        <w:rPr>
          <w:color w:val="FF0000"/>
        </w:rPr>
        <w:t xml:space="preserve"> makes the rate of flow out of a </w:t>
      </w:r>
      <w:proofErr w:type="spellStart"/>
      <w:r w:rsidRPr="00C739DC">
        <w:rPr>
          <w:color w:val="FF0000"/>
        </w:rPr>
        <w:t>subreach</w:t>
      </w:r>
      <w:proofErr w:type="spellEnd"/>
      <w:r w:rsidRPr="00C739DC">
        <w:rPr>
          <w:color w:val="FF0000"/>
        </w:rPr>
        <w:t xml:space="preserve">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w:t>
      </w:r>
      <w:proofErr w:type="spellStart"/>
      <w:r w:rsidRPr="00C739DC">
        <w:rPr>
          <w:color w:val="FF0000"/>
        </w:rPr>
        <w:t>subreach</w:t>
      </w:r>
      <w:proofErr w:type="spellEnd"/>
      <w:r w:rsidRPr="00C739DC">
        <w:rPr>
          <w:color w:val="FF0000"/>
        </w:rPr>
        <w:t xml:space="preserve">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211" w:name="_Toc55965315"/>
      <w:r>
        <w:t xml:space="preserve">Estimating the surface area of the water in a </w:t>
      </w:r>
      <w:proofErr w:type="spellStart"/>
      <w:r>
        <w:t>subreach</w:t>
      </w:r>
      <w:bookmarkEnd w:id="211"/>
      <w:proofErr w:type="spellEnd"/>
    </w:p>
    <w:p w14:paraId="6663A824" w14:textId="789DE2A3" w:rsidR="00263AF4" w:rsidRDefault="00263AF4" w:rsidP="00263AF4">
      <w:r>
        <w:tab/>
        <w:t xml:space="preserve">For simulation of stream temperatures, a plausible estimate of the water surface area of the </w:t>
      </w:r>
      <w:proofErr w:type="spellStart"/>
      <w:r>
        <w:t>subreach</w:t>
      </w:r>
      <w:proofErr w:type="spellEnd"/>
      <w:r>
        <w:t xml:space="preserve"> is important, because the radiative and evaporative energy exchanges are proportional to the surface area.  The surface area of the water is approximated by the product of the </w:t>
      </w:r>
      <w:proofErr w:type="spellStart"/>
      <w:r w:rsidR="00D165C3">
        <w:t>subreach</w:t>
      </w:r>
      <w:proofErr w:type="spellEnd"/>
      <w:r w:rsidR="00D165C3">
        <w:t xml:space="preserve"> length, which is fixed, and the width of the stream.   T</w:t>
      </w:r>
      <w:r>
        <w:t xml:space="preserve">he width of the stream varies with the volume of water in the </w:t>
      </w:r>
      <w:proofErr w:type="spellStart"/>
      <w:r>
        <w:t>subreach</w:t>
      </w:r>
      <w:proofErr w:type="spellEnd"/>
      <w:r>
        <w:t>, and varies</w:t>
      </w:r>
      <w:r w:rsidR="00D165C3">
        <w:t xml:space="preserve"> in a different way with the rate of flow.  The volume of water itself is determined by the daily mass balance, after determination of the flows into and out of the </w:t>
      </w:r>
      <w:proofErr w:type="spellStart"/>
      <w:r w:rsidR="00D165C3">
        <w:t>subreach</w:t>
      </w:r>
      <w:proofErr w:type="spellEnd"/>
      <w:r w:rsidR="00D165C3">
        <w:t>.</w:t>
      </w:r>
    </w:p>
    <w:p w14:paraId="5C0C8505" w14:textId="7B92E972" w:rsidR="00D165C3" w:rsidRPr="003F72F2" w:rsidRDefault="00D165C3" w:rsidP="003F72F2">
      <w:r>
        <w:tab/>
        <w:t>The effective width of the stream, for the purpose of calculating the water surface area, is estimated by a two-step process.  First, a “</w:t>
      </w:r>
      <w:proofErr w:type="spellStart"/>
      <w:r>
        <w:t>Manniing</w:t>
      </w:r>
      <w:proofErr w:type="spellEnd"/>
      <w:r>
        <w:t xml:space="preserve"> depth” is calculated using </w:t>
      </w:r>
      <w:proofErr w:type="spellStart"/>
      <w:r>
        <w:rPr>
          <w:i/>
          <w:iCs/>
        </w:rPr>
        <w:t>GetManningDepthFromQ</w:t>
      </w:r>
      <w:proofErr w:type="spellEnd"/>
      <w:r>
        <w:rPr>
          <w:i/>
          <w:iCs/>
        </w:rPr>
        <w:t>()</w:t>
      </w:r>
      <w:r>
        <w:t>, and then it is used with the known volume and length to solve for a “Manning width”</w:t>
      </w:r>
      <w:r w:rsidR="00264293">
        <w:t xml:space="preserve">.  The second step is to compare the Manning width to a second estimate of the width made by multiplying the Manning depth by the parameterized </w:t>
      </w:r>
      <w:proofErr w:type="spellStart"/>
      <w:r w:rsidR="00264293">
        <w:t>width:depth</w:t>
      </w:r>
      <w:proofErr w:type="spellEnd"/>
      <w:r w:rsidR="00264293">
        <w:t xml:space="preserve">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212" w:name="_Toc55965316"/>
      <w:r>
        <w:t>Water temperature from thermal energy</w:t>
      </w:r>
      <w:bookmarkEnd w:id="21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w:t>
      </w:r>
      <w:proofErr w:type="spellStart"/>
      <w:r w:rsidRPr="007B1928">
        <w:rPr>
          <w:rFonts w:ascii="Times New Roman" w:hAnsi="Times New Roman" w:cs="Times New Roman"/>
        </w:rPr>
        <w:t>degC</w:t>
      </w:r>
      <w:proofErr w:type="spellEnd"/>
      <w:r w:rsidRPr="007B1928">
        <w:rPr>
          <w:rFonts w:ascii="Times New Roman" w:hAnsi="Times New Roman" w:cs="Times New Roman"/>
        </w:rPr>
        <w:t>)</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thermal energy = the thermal energy of the water in the reach, </w:t>
      </w:r>
      <w:proofErr w:type="spellStart"/>
      <w:r w:rsidRPr="007B1928">
        <w:rPr>
          <w:rFonts w:ascii="Times New Roman" w:hAnsi="Times New Roman" w:cs="Times New Roman"/>
        </w:rPr>
        <w:t>rel</w:t>
      </w:r>
      <w:proofErr w:type="spellEnd"/>
      <w:r w:rsidRPr="007B1928">
        <w:rPr>
          <w:rFonts w:ascii="Times New Roman" w:hAnsi="Times New Roman" w:cs="Times New Roman"/>
        </w:rPr>
        <w:t xml:space="preserve">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w:t>
      </w:r>
      <w:proofErr w:type="spellStart"/>
      <w:r w:rsidRPr="007B1928">
        <w:rPr>
          <w:rFonts w:ascii="Times New Roman" w:hAnsi="Times New Roman" w:cs="Times New Roman"/>
        </w:rPr>
        <w:t>degC</w:t>
      </w:r>
      <w:proofErr w:type="spellEnd"/>
      <w:r w:rsidRPr="007B1928">
        <w:rPr>
          <w:rFonts w:ascii="Times New Roman" w:hAnsi="Times New Roman" w:cs="Times New Roman"/>
        </w:rPr>
        <w:t xml:space="preserve">)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213" w:name="_Toc55965317"/>
      <w:r>
        <w:t>Initial conditions for Flow: the IC file</w:t>
      </w:r>
      <w:bookmarkEnd w:id="213"/>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proofErr w:type="spellStart"/>
      <w:r>
        <w:rPr>
          <w:rFonts w:ascii="Consolas" w:hAnsi="Consolas" w:cs="Consolas"/>
          <w:sz w:val="19"/>
          <w:szCs w:val="19"/>
        </w:rPr>
        <w:t>initial_conditions</w:t>
      </w:r>
      <w:proofErr w:type="spellEnd"/>
      <w:r>
        <w:t xml:space="preserve"> field of the </w:t>
      </w:r>
      <w:r>
        <w:rPr>
          <w:rFonts w:ascii="Consolas" w:hAnsi="Consolas" w:cs="Consolas"/>
          <w:sz w:val="19"/>
          <w:szCs w:val="19"/>
        </w:rPr>
        <w:lastRenderedPageBreak/>
        <w:t>&lt;</w:t>
      </w:r>
      <w:proofErr w:type="spellStart"/>
      <w:r>
        <w:rPr>
          <w:rFonts w:ascii="Consolas" w:hAnsi="Consolas" w:cs="Consolas"/>
          <w:sz w:val="19"/>
          <w:szCs w:val="19"/>
        </w:rPr>
        <w:t>flow_model</w:t>
      </w:r>
      <w:proofErr w:type="spellEnd"/>
      <w:r>
        <w:rPr>
          <w:rFonts w:ascii="Consolas" w:hAnsi="Consolas" w:cs="Consolas"/>
          <w:sz w:val="19"/>
          <w:szCs w:val="19"/>
        </w:rPr>
        <w:t>&gt;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w:t>
      </w:r>
      <w:proofErr w:type="spellStart"/>
      <w:r>
        <w:t>spinup</w:t>
      </w:r>
      <w:proofErr w:type="spellEnd"/>
      <w:r>
        <w:t>.  On completion of every simulation run, CW3M saves a new IC file with the values from the end of the run, to the user’s Documents folder.  The name of the newly saved file is suffixed with “.</w:t>
      </w:r>
      <w:proofErr w:type="spellStart"/>
      <w:r>
        <w:t>ic</w:t>
      </w:r>
      <w:proofErr w:type="spellEnd"/>
      <w:r>
        <w:t xml:space="preserve">&lt;year&gt;”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214" w:name="_Toc55965318"/>
      <w:r>
        <w:t>Boundary conditions for stream water temperature</w:t>
      </w:r>
      <w:bookmarkEnd w:id="214"/>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215" w:name="_Toc55965319"/>
      <w:r>
        <w:t>Thermal stratification in reservoirs</w:t>
      </w:r>
      <w:bookmarkEnd w:id="215"/>
    </w:p>
    <w:p w14:paraId="32878E0A" w14:textId="17C252C6" w:rsidR="00933943" w:rsidRDefault="00933943" w:rsidP="00933943">
      <w:r>
        <w:tab/>
        <w:t xml:space="preserve">Initially, for the purpose of simulating water temperature, reservoirs will be represented as extremely large stream reaches characterized by a single uniform temperature.  Discharges </w:t>
      </w:r>
      <w:proofErr w:type="spellStart"/>
      <w:r>
        <w:t>wil</w:t>
      </w:r>
      <w:proofErr w:type="spellEnd"/>
      <w:r>
        <w:t xml:space="preserve">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216" w:name="_Toc55965320"/>
      <w:r>
        <w:t>Thermal loading</w:t>
      </w:r>
      <w:bookmarkEnd w:id="21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w:t>
      </w:r>
      <w:proofErr w:type="spellStart"/>
      <w:r>
        <w:t>lator</w:t>
      </w:r>
      <w:proofErr w:type="spellEnd"/>
      <w:r>
        <w:t xml:space="preserve"> model, part of the Heat Source model.  Heat Source and Shade-a-</w:t>
      </w:r>
      <w:proofErr w:type="spellStart"/>
      <w:r>
        <w:t>lator</w:t>
      </w:r>
      <w:proofErr w:type="spellEnd"/>
      <w:r>
        <w:t xml:space="preserve"> are maintained by the Oregon Department of Environmental Quality.</w:t>
      </w:r>
    </w:p>
    <w:p w14:paraId="38E15765" w14:textId="5A28DD77" w:rsidR="00BE0D88" w:rsidRDefault="0009281D" w:rsidP="0009281D">
      <w:r>
        <w:tab/>
        <w:t>For CW3M, the relevant output of Shade-a-</w:t>
      </w:r>
      <w:proofErr w:type="spellStart"/>
      <w:r>
        <w:t>lator</w:t>
      </w:r>
      <w:proofErr w:type="spellEnd"/>
      <w:r>
        <w:t xml:space="preserve"> is the thermal load in kcal/day of insolation on specific stream segments. </w:t>
      </w:r>
      <w:r w:rsidR="00BE0D88">
        <w:t xml:space="preserve"> Shade-a-</w:t>
      </w:r>
      <w:proofErr w:type="spellStart"/>
      <w:r w:rsidR="00BE0D88">
        <w:t>lator</w:t>
      </w:r>
      <w:proofErr w:type="spellEnd"/>
      <w:r w:rsidR="00BE0D88">
        <w:t xml:space="preserve">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w:t>
      </w:r>
      <w:proofErr w:type="spellStart"/>
      <w:r>
        <w:t>subreaches</w:t>
      </w:r>
      <w:proofErr w:type="spellEnd"/>
      <w:r>
        <w:t xml:space="preserve">.  Within a reach, </w:t>
      </w:r>
      <w:proofErr w:type="spellStart"/>
      <w:r>
        <w:t>subreaches</w:t>
      </w:r>
      <w:proofErr w:type="spellEnd"/>
      <w:r>
        <w:t xml:space="preserve">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w:t>
      </w:r>
      <w:proofErr w:type="spellStart"/>
      <w:r>
        <w:t>Reach_McKenzie.shp</w:t>
      </w:r>
      <w:proofErr w:type="spellEnd"/>
      <w:r>
        <w:t xml:space="preserve">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w:t>
      </w:r>
      <w:proofErr w:type="spellStart"/>
      <w:r>
        <w:t>lator</w:t>
      </w:r>
      <w:proofErr w:type="spellEnd"/>
      <w:r>
        <w:t>,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w:t>
      </w:r>
      <w:proofErr w:type="spellStart"/>
      <w:r>
        <w:t>lator</w:t>
      </w:r>
      <w:proofErr w:type="spellEnd"/>
      <w:r>
        <w:t xml:space="preserve"> results as much as is practical, we propose to create an additional GIS data layer, similar to the reach layer but more detailed spatially.  Since the terms “</w:t>
      </w:r>
      <w:proofErr w:type="spellStart"/>
      <w:r>
        <w:t>subreach</w:t>
      </w:r>
      <w:proofErr w:type="spellEnd"/>
      <w:r>
        <w:t>” and “</w:t>
      </w:r>
      <w:proofErr w:type="spellStart"/>
      <w:r>
        <w:t>subnode</w:t>
      </w:r>
      <w:proofErr w:type="spellEnd"/>
      <w:r>
        <w:t>”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w:t>
      </w:r>
      <w:proofErr w:type="spellStart"/>
      <w:r>
        <w:t>lator</w:t>
      </w:r>
      <w:proofErr w:type="spellEnd"/>
      <w:r>
        <w:t xml:space="preserve">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w:t>
      </w:r>
      <w:proofErr w:type="spellStart"/>
      <w:r>
        <w:t>lator</w:t>
      </w:r>
      <w:proofErr w:type="spellEnd"/>
      <w:r>
        <w:t>—like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217" w:name="_Toc55965321"/>
      <w:r>
        <w:lastRenderedPageBreak/>
        <w:t>Creating a new study area</w:t>
      </w:r>
      <w:r w:rsidR="00A55502">
        <w:t xml:space="preserve"> from a watershed within the WRB</w:t>
      </w:r>
      <w:bookmarkEnd w:id="21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218" w:author="David Conklin" w:date="2020-11-11T09:53:00Z">
        <w:r w:rsidR="008A3B2B">
          <w:t>Arc</w:t>
        </w:r>
      </w:ins>
      <w:ins w:id="219" w:author="David Conklin" w:date="2020-11-11T09:55:00Z">
        <w:r w:rsidR="008A3B2B">
          <w:t>Map</w:t>
        </w:r>
      </w:ins>
      <w:ins w:id="220"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 xml:space="preserve">Upper Yamhill above </w:t>
            </w:r>
            <w:proofErr w:type="spellStart"/>
            <w:r>
              <w:t>McMinville</w:t>
            </w:r>
            <w:proofErr w:type="spellEnd"/>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6D53FD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86383">
        <w:t xml:space="preserve">Figure </w:t>
      </w:r>
      <w:r w:rsidR="0028638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 xml:space="preserve">A third attribute, </w:t>
      </w:r>
      <w:proofErr w:type="spellStart"/>
      <w:r>
        <w:t>S</w:t>
      </w:r>
      <w:r w:rsidR="000079BB">
        <w:t>ub</w:t>
      </w:r>
      <w:r>
        <w:t>_A</w:t>
      </w:r>
      <w:r w:rsidR="000079BB">
        <w:t>rea</w:t>
      </w:r>
      <w:r>
        <w:t>_C</w:t>
      </w:r>
      <w:proofErr w:type="spellEnd"/>
      <w:r>
        <w:t xml:space="preserve">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w:t>
      </w:r>
      <w:proofErr w:type="spellStart"/>
      <w:r w:rsidR="00054B41">
        <w:t>Sub_Area_C</w:t>
      </w:r>
      <w:proofErr w:type="spellEnd"/>
      <w:r w:rsidR="00054B41">
        <w:t xml:space="preserve">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221"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222" w:author="David Conklin" w:date="2020-11-11T09:58:00Z">
        <w:r w:rsidR="008A3B2B">
          <w:t>f</w:t>
        </w:r>
      </w:ins>
      <w:ins w:id="223"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224"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 xml:space="preserve">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w:t>
      </w:r>
      <w:proofErr w:type="spellStart"/>
      <w:r>
        <w:t>Sub_Area_C</w:t>
      </w:r>
      <w:proofErr w:type="spellEnd"/>
      <w:r>
        <w:t xml:space="preserve">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w:t>
      </w:r>
      <w:proofErr w:type="spellStart"/>
      <w:r w:rsidRPr="00A51BEA">
        <w:rPr>
          <w:rFonts w:asciiTheme="minorHAnsi" w:hAnsiTheme="minorHAnsi" w:cstheme="minorHAnsi"/>
          <w:sz w:val="22"/>
        </w:rPr>
        <w:t>Sub_Area_C</w:t>
      </w:r>
      <w:proofErr w:type="spellEnd"/>
      <w:r w:rsidRPr="00A51BEA">
        <w:rPr>
          <w:rFonts w:asciiTheme="minorHAnsi" w:hAnsiTheme="minorHAnsi" w:cstheme="minorHAnsi"/>
          <w:sz w:val="22"/>
        </w:rPr>
        <w:t xml:space="preserve"> or any combination of HBVCALIB values may be defined by adding to the </w:t>
      </w:r>
      <w:proofErr w:type="spellStart"/>
      <w:r w:rsidRPr="00A51BEA">
        <w:rPr>
          <w:rFonts w:asciiTheme="minorHAnsi" w:hAnsiTheme="minorHAnsi" w:cstheme="minorHAnsi"/>
          <w:sz w:val="22"/>
        </w:rPr>
        <w:t>HBVcalibPt</w:t>
      </w:r>
      <w:proofErr w:type="spellEnd"/>
      <w:r w:rsidRPr="00A51BEA">
        <w:rPr>
          <w:rFonts w:asciiTheme="minorHAnsi" w:hAnsiTheme="minorHAnsi" w:cstheme="minorHAnsi"/>
          <w:sz w:val="22"/>
        </w:rPr>
        <w:t xml:space="preserve"> array in WaterRights.cpp, and then running a model coldstart.  The </w:t>
      </w:r>
      <w:proofErr w:type="spellStart"/>
      <w:r w:rsidRPr="00A51BEA">
        <w:rPr>
          <w:rFonts w:asciiTheme="minorHAnsi" w:hAnsiTheme="minorHAnsi" w:cstheme="minorHAnsi"/>
          <w:sz w:val="22"/>
        </w:rPr>
        <w:t>HBVcalibPt</w:t>
      </w:r>
      <w:proofErr w:type="spellEnd"/>
      <w:r w:rsidRPr="00A51BEA">
        <w:rPr>
          <w:rFonts w:asciiTheme="minorHAnsi" w:hAnsiTheme="minorHAnsi" w:cstheme="minorHAnsi"/>
          <w:sz w:val="22"/>
        </w:rPr>
        <w:t xml:space="preserve">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should be named for the target subbasin.  For example, the shapefiles for the North Santiam watershed are in DataCW3M\</w:t>
      </w:r>
      <w:proofErr w:type="spellStart"/>
      <w:r>
        <w:rPr>
          <w:rFonts w:asciiTheme="minorHAnsi" w:hAnsiTheme="minorHAnsi" w:cstheme="minorHAnsi"/>
          <w:sz w:val="22"/>
        </w:rPr>
        <w:t>NSantiam</w:t>
      </w:r>
      <w:proofErr w:type="spellEnd"/>
      <w:r>
        <w:rPr>
          <w:rFonts w:asciiTheme="minorHAnsi" w:hAnsiTheme="minorHAnsi" w:cstheme="minorHAnsi"/>
          <w:sz w:val="22"/>
        </w:rPr>
        <w:t xml:space="preserve">.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HRU_McKenzie</w:t>
      </w:r>
      <w:proofErr w:type="spellEnd"/>
      <w:r w:rsidRPr="00940A74">
        <w:rPr>
          <w:rFonts w:ascii="Courier New" w:hAnsi="Courier New" w:cs="Courier New"/>
          <w:sz w:val="20"/>
          <w:szCs w:val="20"/>
        </w:rPr>
        <w:t xml:space="preserv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IDU_McKenzie</w:t>
      </w:r>
      <w:proofErr w:type="spellEnd"/>
      <w:r w:rsidRPr="00940A74">
        <w:rPr>
          <w:rFonts w:ascii="Courier New" w:hAnsi="Courier New" w:cs="Courier New"/>
          <w:sz w:val="20"/>
          <w:szCs w:val="20"/>
        </w:rPr>
        <w:t xml:space="preserv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proofErr w:type="spellStart"/>
      <w:r w:rsidRPr="00940A74">
        <w:rPr>
          <w:rFonts w:ascii="Courier New" w:hAnsi="Courier New" w:cs="Courier New"/>
          <w:sz w:val="20"/>
          <w:szCs w:val="20"/>
        </w:rPr>
        <w:t>Reach_McKenzie</w:t>
      </w:r>
      <w:proofErr w:type="spellEnd"/>
      <w:r w:rsidRPr="00940A74">
        <w:rPr>
          <w:rFonts w:ascii="Courier New" w:hAnsi="Courier New" w:cs="Courier New"/>
          <w:sz w:val="20"/>
          <w:szCs w:val="20"/>
        </w:rPr>
        <w:t xml:space="preserv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225" w:name="_Toc55965322"/>
      <w:r>
        <w:t>North Santiam study area</w:t>
      </w:r>
      <w:bookmarkEnd w:id="225"/>
    </w:p>
    <w:p w14:paraId="24DE991F" w14:textId="77777777" w:rsidR="000C5A18" w:rsidRDefault="000C5A18" w:rsidP="000C5A18"/>
    <w:p w14:paraId="0AA4F828" w14:textId="5DAF90A8" w:rsidR="000C5A18" w:rsidRDefault="000C5A18" w:rsidP="000C5A18">
      <w:pPr>
        <w:rPr>
          <w:rFonts w:ascii="Calibri" w:eastAsia="Times New Roman" w:hAnsi="Calibri" w:cs="Calibri"/>
          <w:color w:val="000000"/>
        </w:rPr>
      </w:pPr>
      <w:r>
        <w:t xml:space="preserve">The North Santiam </w:t>
      </w:r>
      <w:r w:rsidR="000266FC">
        <w:t>(</w:t>
      </w:r>
      <w:proofErr w:type="spellStart"/>
      <w:r w:rsidR="000266FC">
        <w:t>NSantiam</w:t>
      </w:r>
      <w:proofErr w:type="spellEnd"/>
      <w:r w:rsidR="000266FC">
        <w:t xml:space="preserve">) </w:t>
      </w:r>
      <w:r>
        <w:t>study area (</w:t>
      </w:r>
      <w:r>
        <w:fldChar w:fldCharType="begin"/>
      </w:r>
      <w:r>
        <w:instrText xml:space="preserve"> REF _Ref529607587 \h </w:instrText>
      </w:r>
      <w:r>
        <w:fldChar w:fldCharType="separate"/>
      </w:r>
      <w:r w:rsidR="00286383">
        <w:t xml:space="preserve">Figure </w:t>
      </w:r>
      <w:r w:rsidR="0028638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xml:space="preserve">.  Its area is 469,061 acres; it is </w:t>
      </w:r>
      <w:r>
        <w:rPr>
          <w:rFonts w:ascii="Calibri" w:eastAsia="Times New Roman" w:hAnsi="Calibri" w:cs="Calibri"/>
          <w:color w:val="000000"/>
        </w:rPr>
        <w:lastRenderedPageBreak/>
        <w:t>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w:t>
      </w:r>
      <w:proofErr w:type="spellStart"/>
      <w:r w:rsidR="000266FC">
        <w:rPr>
          <w:rFonts w:ascii="Calibri" w:eastAsia="Times New Roman" w:hAnsi="Calibri" w:cs="Calibri"/>
          <w:color w:val="000000"/>
        </w:rPr>
        <w:t>NSantiam</w:t>
      </w:r>
      <w:proofErr w:type="spellEnd"/>
      <w:r w:rsidR="000266FC">
        <w:rPr>
          <w:rFonts w:ascii="Calibri" w:eastAsia="Times New Roman" w:hAnsi="Calibri" w:cs="Calibri"/>
          <w:color w:val="000000"/>
        </w:rPr>
        <w:t xml:space="preserve"> are recorded in the “</w:t>
      </w:r>
      <w:proofErr w:type="spellStart"/>
      <w:r w:rsidR="000266FC">
        <w:rPr>
          <w:rFonts w:ascii="Calibri" w:eastAsia="Times New Roman" w:hAnsi="Calibri" w:cs="Calibri"/>
          <w:color w:val="000000"/>
        </w:rPr>
        <w:t>NSantiam</w:t>
      </w:r>
      <w:proofErr w:type="spellEnd"/>
      <w:r w:rsidR="000266FC">
        <w:rPr>
          <w:rFonts w:ascii="Calibri" w:eastAsia="Times New Roman" w:hAnsi="Calibri" w:cs="Calibri"/>
          <w:color w:val="000000"/>
        </w:rPr>
        <w:t>”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226" w:name="_Toc55965323"/>
      <w:r>
        <w:rPr>
          <w:rFonts w:eastAsia="Times New Roman"/>
        </w:rPr>
        <w:t>Instream water rights</w:t>
      </w:r>
      <w:bookmarkEnd w:id="226"/>
    </w:p>
    <w:p w14:paraId="64D90E05" w14:textId="77777777" w:rsidR="000266FC" w:rsidRDefault="000266FC" w:rsidP="000266FC"/>
    <w:p w14:paraId="75FBCE39" w14:textId="77777777" w:rsidR="00E91BC9" w:rsidRDefault="00531AC5" w:rsidP="00E91BC9">
      <w:r>
        <w:t xml:space="preserve">Per Joel </w:t>
      </w:r>
      <w:proofErr w:type="spellStart"/>
      <w:r>
        <w:t>Plahn</w:t>
      </w:r>
      <w:proofErr w:type="spellEnd"/>
      <w:r>
        <w:t xml:space="preserve">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 xml:space="preserve">1945 decree from Gardner Bennett diversion to the mouth 50.0 </w:t>
      </w:r>
      <w:proofErr w:type="spellStart"/>
      <w:r w:rsidR="000F3107">
        <w:t>cfs</w:t>
      </w:r>
      <w:proofErr w:type="spellEnd"/>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w:t>
      </w:r>
      <w:proofErr w:type="spellStart"/>
      <w:r w:rsidR="0084628D">
        <w:t>cfs</w:t>
      </w:r>
      <w:proofErr w:type="spellEnd"/>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 xml:space="preserve">appl# MF142 at USGS gage 14-1830 at </w:t>
      </w:r>
      <w:proofErr w:type="spellStart"/>
      <w:r w:rsidR="004613B3">
        <w:t>Mehama</w:t>
      </w:r>
      <w:proofErr w:type="spellEnd"/>
      <w:r w:rsidR="0084628D">
        <w:t xml:space="preserve"> 6/22/64 580.0 </w:t>
      </w:r>
      <w:proofErr w:type="spellStart"/>
      <w:r w:rsidR="0084628D">
        <w:t>cfs</w:t>
      </w:r>
      <w:proofErr w:type="spellEnd"/>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w:t>
      </w:r>
      <w:proofErr w:type="spellStart"/>
      <w:r w:rsidR="0084628D">
        <w:t>cfs</w:t>
      </w:r>
      <w:proofErr w:type="spellEnd"/>
    </w:p>
    <w:p w14:paraId="36EA74D8" w14:textId="77777777" w:rsidR="008770E3" w:rsidRDefault="008770E3" w:rsidP="000266FC">
      <w:r>
        <w:tab/>
        <w:t>reach 23780511; one order 5 reach</w:t>
      </w:r>
    </w:p>
    <w:p w14:paraId="5B916107" w14:textId="77777777" w:rsidR="00A72932" w:rsidRDefault="00A72932" w:rsidP="00A72932">
      <w:r>
        <w:t xml:space="preserve">118093 cert# 65756 at USGS gage 14-1780 near Detroit 6/22/64 345.0 </w:t>
      </w:r>
      <w:proofErr w:type="spellStart"/>
      <w:r>
        <w:t>cfs</w:t>
      </w:r>
      <w:proofErr w:type="spellEnd"/>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 xml:space="preserve">ert# 65755 Little North Santiam R. at USGS gage 14-1825 near </w:t>
      </w:r>
      <w:proofErr w:type="spellStart"/>
      <w:r w:rsidR="004613B3">
        <w:t>Mehama</w:t>
      </w:r>
      <w:proofErr w:type="spellEnd"/>
      <w:r w:rsidR="0084628D">
        <w:t xml:space="preserve"> 6/22/64 40.0 </w:t>
      </w:r>
      <w:proofErr w:type="spellStart"/>
      <w:r w:rsidR="0084628D">
        <w:t>cfs</w:t>
      </w:r>
      <w:proofErr w:type="spellEnd"/>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w:t>
      </w:r>
      <w:proofErr w:type="spellStart"/>
      <w:r w:rsidR="00451A73">
        <w:t>cfs</w:t>
      </w:r>
      <w:proofErr w:type="spellEnd"/>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 xml:space="preserve">cert# 72595 Stout Creek from </w:t>
      </w:r>
      <w:proofErr w:type="spellStart"/>
      <w:r>
        <w:t>Shellburg</w:t>
      </w:r>
      <w:proofErr w:type="spellEnd"/>
      <w:r>
        <w:t xml:space="preserve"> Creek to the mouth 10/18/90 1.75-20.0 </w:t>
      </w:r>
      <w:proofErr w:type="spellStart"/>
      <w:r>
        <w:t>cfs</w:t>
      </w:r>
      <w:proofErr w:type="spellEnd"/>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 xml:space="preserve">cert# 72596 Rock Cr. from East Fork Cr. to the mouth 10/18/90 3.0-50.0 </w:t>
      </w:r>
      <w:proofErr w:type="spellStart"/>
      <w:r>
        <w:t>cfs</w:t>
      </w:r>
      <w:proofErr w:type="spellEnd"/>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 xml:space="preserve">cert# 72597 Mad Cr. from the headwaters to the mouth 10/18/90 2.0-22.0 </w:t>
      </w:r>
      <w:proofErr w:type="spellStart"/>
      <w:r>
        <w:t>cfs</w:t>
      </w:r>
      <w:proofErr w:type="spellEnd"/>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 xml:space="preserve">at the mouth of the N. Santiam R. 1000-1500 </w:t>
      </w:r>
      <w:proofErr w:type="spellStart"/>
      <w:r w:rsidR="00683502">
        <w:t>cfs</w:t>
      </w:r>
      <w:proofErr w:type="spellEnd"/>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99FDEA8" w:rsidR="00AE364B" w:rsidRDefault="005C1A69" w:rsidP="005C1A69">
      <w:pPr>
        <w:pStyle w:val="Caption"/>
      </w:pPr>
      <w:bookmarkStart w:id="227"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86383">
        <w:rPr>
          <w:noProof/>
        </w:rPr>
        <w:t>6</w:t>
      </w:r>
      <w:r w:rsidR="000B183E">
        <w:rPr>
          <w:noProof/>
        </w:rPr>
        <w:fldChar w:fldCharType="end"/>
      </w:r>
      <w:r>
        <w:t xml:space="preserve">. Instream water rights in </w:t>
      </w:r>
      <w:r w:rsidR="00077987">
        <w:t>the North Santiam watershed</w:t>
      </w:r>
      <w:bookmarkEnd w:id="227"/>
    </w:p>
    <w:p w14:paraId="0FD5899C" w14:textId="77777777" w:rsidR="0092040E" w:rsidRDefault="0092040E" w:rsidP="0092040E"/>
    <w:p w14:paraId="0E0CDFE5" w14:textId="77777777" w:rsidR="00B91F45" w:rsidRDefault="00B47486" w:rsidP="00B91F45">
      <w:pPr>
        <w:pStyle w:val="Heading2"/>
      </w:pPr>
      <w:bookmarkStart w:id="228" w:name="_Toc55965324"/>
      <w:r>
        <w:t xml:space="preserve">Municipal </w:t>
      </w:r>
      <w:r w:rsidR="00057A5D">
        <w:t>w</w:t>
      </w:r>
      <w:r>
        <w:t xml:space="preserve">ater </w:t>
      </w:r>
      <w:r w:rsidR="00D97755">
        <w:t>r</w:t>
      </w:r>
      <w:r>
        <w:t>ights</w:t>
      </w:r>
      <w:bookmarkEnd w:id="228"/>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w:t>
      </w:r>
      <w:proofErr w:type="spellStart"/>
      <w:r>
        <w:t>cfs</w:t>
      </w:r>
      <w:proofErr w:type="spellEnd"/>
      <w:r>
        <w:t xml:space="preserve"> for Salem down to 1.7 </w:t>
      </w:r>
      <w:proofErr w:type="spellStart"/>
      <w:r>
        <w:t>cfs</w:t>
      </w:r>
      <w:proofErr w:type="spellEnd"/>
      <w:r>
        <w:t xml:space="preserve">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229" w:name="_Toc55965325"/>
      <w:r>
        <w:t>McKenzie Basin Wetlands Study</w:t>
      </w:r>
      <w:bookmarkEnd w:id="229"/>
    </w:p>
    <w:p w14:paraId="79498AD8" w14:textId="77777777" w:rsidR="00736461" w:rsidRPr="00D97CDA" w:rsidRDefault="00736461" w:rsidP="00A8214A"/>
    <w:p w14:paraId="2403DDA0" w14:textId="063D759E" w:rsidR="00275338" w:rsidRDefault="003613A1" w:rsidP="00A8214A">
      <w:pPr>
        <w:pStyle w:val="Heading2"/>
      </w:pPr>
      <w:bookmarkStart w:id="230" w:name="_Toc55965326"/>
      <w:r>
        <w:t xml:space="preserve">Project </w:t>
      </w:r>
      <w:r w:rsidR="00DC262D">
        <w:t>Overview</w:t>
      </w:r>
      <w:bookmarkEnd w:id="230"/>
    </w:p>
    <w:p w14:paraId="6C66CC56" w14:textId="412C6BF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86383">
        <w:t xml:space="preserve">Figure </w:t>
      </w:r>
      <w:r w:rsidR="0028638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w:t>
      </w:r>
      <w:proofErr w:type="spellStart"/>
      <w:r w:rsidR="004B3A38">
        <w:t>lator</w:t>
      </w:r>
      <w:proofErr w:type="spellEnd"/>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w:t>
      </w:r>
      <w:proofErr w:type="spellStart"/>
      <w:r w:rsidR="004B3A38">
        <w:t>Zaret</w:t>
      </w:r>
      <w:proofErr w:type="spellEnd"/>
      <w:r w:rsidR="004B3A38">
        <w:t xml:space="preserve">,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w:t>
      </w:r>
      <w:proofErr w:type="spellStart"/>
      <w:r>
        <w:t>Zaret</w:t>
      </w:r>
      <w:proofErr w:type="spellEnd"/>
      <w:r>
        <w:t xml:space="preserve">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5E73BF1A" w:rsidR="00275338" w:rsidRDefault="009767A5" w:rsidP="00A8214A">
      <w:pPr>
        <w:pStyle w:val="Caption"/>
      </w:pPr>
      <w:bookmarkStart w:id="231" w:name="_Ref48282850"/>
      <w:bookmarkStart w:id="232" w:name="_Toc53219839"/>
      <w:r>
        <w:t xml:space="preserve">Figure </w:t>
      </w:r>
      <w:fldSimple w:instr=" SEQ Figure \* ARABIC ">
        <w:r w:rsidR="00286383">
          <w:rPr>
            <w:noProof/>
          </w:rPr>
          <w:t>7</w:t>
        </w:r>
      </w:fldSimple>
      <w:bookmarkEnd w:id="231"/>
      <w:r>
        <w:t>. McKenzie basin in CW3M screen capture</w:t>
      </w:r>
      <w:bookmarkEnd w:id="232"/>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5A0D9D" w:rsidR="004D33B7" w:rsidRDefault="009767A5" w:rsidP="00A8214A">
      <w:pPr>
        <w:pStyle w:val="Caption"/>
      </w:pPr>
      <w:bookmarkStart w:id="233" w:name="_Ref48282776"/>
      <w:bookmarkStart w:id="234" w:name="_Ref48282732"/>
      <w:bookmarkStart w:id="235" w:name="_Toc53219840"/>
      <w:r>
        <w:t xml:space="preserve">Figure </w:t>
      </w:r>
      <w:fldSimple w:instr=" SEQ Figure \* ARABIC ">
        <w:r w:rsidR="00286383">
          <w:rPr>
            <w:noProof/>
          </w:rPr>
          <w:t>8</w:t>
        </w:r>
      </w:fldSimple>
      <w:bookmarkEnd w:id="233"/>
      <w:r>
        <w:t>. Wetlands in the lower McKenzie basin, with their WETL_ID attribute values</w:t>
      </w:r>
      <w:bookmarkEnd w:id="234"/>
      <w:bookmarkEnd w:id="235"/>
    </w:p>
    <w:p w14:paraId="364BDC9E" w14:textId="77777777" w:rsidR="004D33B7" w:rsidRDefault="004D33B7" w:rsidP="00275338"/>
    <w:p w14:paraId="6EF95807" w14:textId="5E566C26" w:rsidR="003613A1" w:rsidRDefault="003613A1" w:rsidP="00A8214A">
      <w:pPr>
        <w:pStyle w:val="Heading2"/>
      </w:pPr>
      <w:bookmarkStart w:id="236" w:name="_Toc55965327"/>
      <w:r>
        <w:t>Model and Simulation Overview</w:t>
      </w:r>
      <w:bookmarkEnd w:id="236"/>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proofErr w:type="spellStart"/>
      <w:r w:rsidR="006B6EE1">
        <w:t>Cowardin</w:t>
      </w:r>
      <w:proofErr w:type="spellEnd"/>
      <w:r w:rsidR="006B6EE1">
        <w:t xml:space="preserve"> categories?; </w:t>
      </w:r>
      <w:proofErr w:type="spellStart"/>
      <w:r>
        <w:t>Cowardin</w:t>
      </w:r>
      <w:proofErr w:type="spellEnd"/>
      <w:r>
        <w:t xml:space="preserve"> </w:t>
      </w:r>
      <w:r w:rsidR="006B6EE1">
        <w:t xml:space="preserve">&amp; </w:t>
      </w:r>
      <w:proofErr w:type="spellStart"/>
      <w:r w:rsidR="006B6EE1">
        <w:t>Golet</w:t>
      </w:r>
      <w:proofErr w:type="spellEnd"/>
      <w:r w:rsidR="006B6EE1">
        <w:t xml:space="preserve">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37" w:name="_Toc55965328"/>
      <w:r>
        <w:t>McKenzie wetlands in the initial versions of the IDU, HRU, and Reach data layers</w:t>
      </w:r>
      <w:bookmarkEnd w:id="237"/>
    </w:p>
    <w:p w14:paraId="79661602" w14:textId="7E7990CB" w:rsidR="009767A5" w:rsidRDefault="009767A5" w:rsidP="009767A5">
      <w:r>
        <w:t>There is an Excel spreadsheet named “</w:t>
      </w:r>
      <w:proofErr w:type="spellStart"/>
      <w:r>
        <w:t>Wetlands.xslx</w:t>
      </w:r>
      <w:proofErr w:type="spellEnd"/>
      <w:r>
        <w:t xml:space="preserve">”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86383">
        <w:t xml:space="preserve">Figure </w:t>
      </w:r>
      <w:r w:rsidR="0028638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38" w:name="_Toc49175988"/>
      <w:bookmarkStart w:id="239" w:name="_Toc55965329"/>
      <w:r>
        <w:t>Data changes for better representation of wetlands</w:t>
      </w:r>
      <w:bookmarkEnd w:id="238"/>
      <w:bookmarkEnd w:id="23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40" w:name="_Toc55965330"/>
      <w:r>
        <w:t xml:space="preserve">Projection, </w:t>
      </w:r>
      <w:r w:rsidR="006F174A">
        <w:t>Calendar</w:t>
      </w:r>
      <w:r>
        <w:t>,</w:t>
      </w:r>
      <w:r w:rsidR="006F174A">
        <w:t xml:space="preserve"> and </w:t>
      </w:r>
      <w:r w:rsidR="009D540F">
        <w:t>Units</w:t>
      </w:r>
      <w:bookmarkEnd w:id="24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 xml:space="preserve">Some daily climate datasets include </w:t>
      </w:r>
      <w:proofErr w:type="spellStart"/>
      <w:r>
        <w:t>leapdays</w:t>
      </w:r>
      <w:proofErr w:type="spellEnd"/>
      <w:r>
        <w:t xml:space="preserve"> and some don’t.  CW3M </w:t>
      </w:r>
      <w:proofErr w:type="spellStart"/>
      <w:r>
        <w:t>accomodates</w:t>
      </w:r>
      <w:proofErr w:type="spellEnd"/>
      <w:r>
        <w:t xml:space="preserve"> both</w:t>
      </w:r>
      <w:r w:rsidR="002D4074">
        <w:t>, but the demo climate data</w:t>
      </w:r>
      <w:r w:rsidR="006D6388">
        <w:t>set</w:t>
      </w:r>
      <w:r w:rsidR="002D4074">
        <w:t xml:space="preserve"> included in the CW3M_Installer_...exe files does not include </w:t>
      </w:r>
      <w:proofErr w:type="spellStart"/>
      <w:r w:rsidR="002D4074">
        <w:t>leapdays</w:t>
      </w:r>
      <w:proofErr w:type="spellEnd"/>
      <w:r w:rsidR="002D4074">
        <w:t>.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241" w:name="_Toc55965331"/>
      <w:r>
        <w:t>Simulation of changes in wetlands over time</w:t>
      </w:r>
      <w:bookmarkEnd w:id="24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42" w:name="_Toc55965332"/>
      <w:r>
        <w:t xml:space="preserve">How wetlands </w:t>
      </w:r>
      <w:r w:rsidR="000806A1">
        <w:t>are</w:t>
      </w:r>
      <w:r>
        <w:t xml:space="preserve"> represented</w:t>
      </w:r>
      <w:r w:rsidR="006D6388">
        <w:t xml:space="preserve"> in the model</w:t>
      </w:r>
      <w:bookmarkEnd w:id="24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w:t>
      </w:r>
      <w:proofErr w:type="spellStart"/>
      <w:r w:rsidR="00E82496">
        <w:t>idu</w:t>
      </w:r>
      <w:proofErr w:type="spellEnd"/>
      <w:r w:rsidR="00E82496">
        <w:t xml:space="preserve">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 xml:space="preserve">The conceptualization described so far allows for nourishment of the wetland </w:t>
      </w:r>
      <w:proofErr w:type="spellStart"/>
      <w:r>
        <w:t>idus</w:t>
      </w:r>
      <w:proofErr w:type="spellEnd"/>
      <w:r>
        <w:t xml:space="preserve">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243" w:name="_Toc55965333"/>
      <w:r>
        <w:t>Attributes of interest in the wetlands study</w:t>
      </w:r>
      <w:bookmarkEnd w:id="24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44" w:name="_Toc55965334"/>
      <w:r>
        <w:t>A WETNESS attribute</w:t>
      </w:r>
      <w:bookmarkEnd w:id="244"/>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 xml:space="preserve">The idea of a WETNESS attribute was suggested by the use of negative “water depths” by </w:t>
      </w:r>
      <w:proofErr w:type="spellStart"/>
      <w:r>
        <w:t>Poiani</w:t>
      </w:r>
      <w:proofErr w:type="spellEnd"/>
      <w:r>
        <w:t xml:space="preserve"> and Johnson in their prairie wetland model (</w:t>
      </w:r>
      <w:proofErr w:type="spellStart"/>
      <w:r>
        <w:t>Poiani</w:t>
      </w:r>
      <w:proofErr w:type="spellEnd"/>
      <w:r>
        <w:t xml:space="preserve">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 xml:space="preserve">…negative “water depths” were calculated for certain cells in the GIS.  This approximated depth to groundwater for vegetation types that were not permanently flooded or saturated.  For example, suppose the water elevation over the entire wetland basin was 557.7 </w:t>
      </w:r>
      <w:proofErr w:type="spellStart"/>
      <w:r>
        <w:rPr>
          <w:rFonts w:ascii="Times New Roman" w:hAnsi="Times New Roman" w:cs="Times New Roman"/>
          <w:sz w:val="20"/>
          <w:szCs w:val="20"/>
        </w:rPr>
        <w:t>metres</w:t>
      </w:r>
      <w:proofErr w:type="spellEnd"/>
      <w:r>
        <w:rPr>
          <w:rFonts w:ascii="Times New Roman" w:hAnsi="Times New Roman" w:cs="Times New Roman"/>
          <w:sz w:val="20"/>
          <w:szCs w:val="20"/>
        </w:rPr>
        <w:t xml:space="preserve"> above sea level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xml:space="preserve">.).  A cell in the center of the basin with a ground elevation of 557.0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xml:space="preserve">. would have a water depth of 0.7 m.  In contrast, a cell at the edge of the wetland with an elevation of 558.0 </w:t>
      </w:r>
      <w:proofErr w:type="spellStart"/>
      <w:r>
        <w:rPr>
          <w:rFonts w:ascii="Times New Roman" w:hAnsi="Times New Roman" w:cs="Times New Roman"/>
          <w:sz w:val="20"/>
          <w:szCs w:val="20"/>
        </w:rPr>
        <w:t>m.a.s.l</w:t>
      </w:r>
      <w:proofErr w:type="spellEnd"/>
      <w:r>
        <w:rPr>
          <w:rFonts w:ascii="Times New Roman" w:hAnsi="Times New Roman" w:cs="Times New Roman"/>
          <w:sz w:val="20"/>
          <w:szCs w:val="20"/>
        </w:rPr>
        <w:t>.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w:t>
      </w:r>
      <w:proofErr w:type="spellStart"/>
      <w:r>
        <w:t>Poiani’s</w:t>
      </w:r>
      <w:proofErr w:type="spellEnd"/>
      <w:r>
        <w:t xml:space="preserve"> negative water depth in value.  </w:t>
      </w:r>
      <w:proofErr w:type="spellStart"/>
      <w:r>
        <w:t>Poiani’s</w:t>
      </w:r>
      <w:proofErr w:type="spellEnd"/>
      <w:r>
        <w:t xml:space="preserve">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245" w:name="_Toc55965335"/>
      <w:r>
        <w:t>Calculating the exchange of water between the wetland and the reach</w:t>
      </w:r>
      <w:bookmarkEnd w:id="245"/>
    </w:p>
    <w:p w14:paraId="71419F3E" w14:textId="001ADEBC" w:rsidR="00871F69" w:rsidRDefault="00871F69" w:rsidP="00871F69">
      <w:pPr>
        <w:pStyle w:val="Heading3"/>
      </w:pPr>
      <w:bookmarkStart w:id="246" w:name="_Toc55965336"/>
      <w:r>
        <w:t xml:space="preserve">Wetland </w:t>
      </w:r>
      <w:r w:rsidR="007A55EC">
        <w:t xml:space="preserve">IDU </w:t>
      </w:r>
      <w:r>
        <w:t>parameters</w:t>
      </w:r>
      <w:bookmarkEnd w:id="24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247" w:name="_Toc55965337"/>
      <w:r>
        <w:t>Reach parameters</w:t>
      </w:r>
      <w:bookmarkEnd w:id="247"/>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w:t>
      </w:r>
      <w:proofErr w:type="spellStart"/>
      <w:r>
        <w:t>HBVdailyProcess</w:t>
      </w:r>
      <w:proofErr w:type="spellEnd"/>
      <w:r>
        <w:t xml:space="preserve">()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248" w:name="_Toc55965338"/>
      <w:r>
        <w:t>Loss (or gain) of wetlands</w:t>
      </w:r>
      <w:bookmarkEnd w:id="248"/>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49" w:name="_Toc55965339"/>
      <w:r>
        <w:t>Reality check</w:t>
      </w:r>
      <w:bookmarkEnd w:id="249"/>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 xml:space="preserve">Per Kyla </w:t>
      </w:r>
      <w:proofErr w:type="spellStart"/>
      <w:r>
        <w:t>Zaret</w:t>
      </w:r>
      <w:proofErr w:type="spellEnd"/>
      <w:r>
        <w:t xml:space="preserve"> on 7/17/20:</w:t>
      </w:r>
    </w:p>
    <w:p w14:paraId="5195192F" w14:textId="605ABC55" w:rsidR="006D6388" w:rsidRDefault="006D6388" w:rsidP="00A8214A">
      <w:pPr>
        <w:ind w:left="720"/>
        <w:rPr>
          <w:ins w:id="250"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w:t>
      </w:r>
      <w:proofErr w:type="gramStart"/>
      <w:r>
        <w:rPr>
          <w:rFonts w:ascii="Times New Roman" w:hAnsi="Times New Roman" w:cs="Times New Roman"/>
          <w:sz w:val="20"/>
          <w:szCs w:val="20"/>
        </w:rPr>
        <w:t>lake</w:t>
      </w:r>
      <w:proofErr w:type="gramEnd"/>
      <w:r>
        <w:rPr>
          <w:rFonts w:ascii="Times New Roman" w:hAnsi="Times New Roman" w:cs="Times New Roman"/>
          <w:sz w:val="20"/>
          <w:szCs w:val="20"/>
        </w:rPr>
        <w:t xml:space="preserv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 xml:space="preserve">(NWCA) is one program (via the EPA) through which data on water depth, etc. are collected at such sites, but there are very few sites sampled per state relative to the total number of wetlands…  I would expect DEQ and the USGS to be the owners of data pertaining to water flow, </w:t>
      </w:r>
      <w:proofErr w:type="gramStart"/>
      <w:r>
        <w:rPr>
          <w:rFonts w:ascii="Times New Roman" w:hAnsi="Times New Roman" w:cs="Times New Roman"/>
          <w:sz w:val="20"/>
          <w:szCs w:val="20"/>
        </w:rPr>
        <w:t>temperature</w:t>
      </w:r>
      <w:proofErr w:type="gramEnd"/>
      <w:r>
        <w:rPr>
          <w:rFonts w:ascii="Times New Roman" w:hAnsi="Times New Roman" w:cs="Times New Roman"/>
          <w:sz w:val="20"/>
          <w:szCs w:val="20"/>
        </w:rPr>
        <w:t xml:space="preserv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251" w:author="David Conklin" w:date="2020-11-09T14:59:00Z"/>
          <w:rFonts w:ascii="Times New Roman" w:hAnsi="Times New Roman" w:cs="Times New Roman"/>
          <w:sz w:val="20"/>
          <w:szCs w:val="20"/>
        </w:rPr>
      </w:pPr>
    </w:p>
    <w:p w14:paraId="73BDB1BA" w14:textId="77777777" w:rsidR="00286383" w:rsidRDefault="00286383" w:rsidP="00286383">
      <w:pPr>
        <w:pPrChange w:id="252" w:author="David Conklin" w:date="2020-11-09T15:00:00Z">
          <w:pPr>
            <w:ind w:left="720"/>
          </w:pPr>
        </w:pPrChange>
      </w:pPr>
    </w:p>
    <w:p w14:paraId="5FF408D3" w14:textId="297BE399" w:rsidR="006D6388" w:rsidRDefault="00286383" w:rsidP="006D6388">
      <w:pPr>
        <w:rPr>
          <w:ins w:id="253" w:author="David Conklin" w:date="2020-11-09T15:05:00Z"/>
        </w:rPr>
      </w:pPr>
      <w:ins w:id="254" w:author="David Conklin" w:date="2020-11-09T15:02:00Z">
        <w:r>
          <w:t xml:space="preserve">Observational data for flows and stream temperatures at a number of gage locations </w:t>
        </w:r>
      </w:ins>
      <w:ins w:id="255" w:author="David Conklin" w:date="2020-11-09T15:03:00Z">
        <w:r>
          <w:t xml:space="preserve">in the McKenzie basin is available on a website maintained by the USGS.  </w:t>
        </w:r>
      </w:ins>
      <w:ins w:id="256" w:author="David Conklin" w:date="2020-11-09T15:05:00Z">
        <w:r>
          <w:t>We have selected these records for use in calibration</w:t>
        </w:r>
      </w:ins>
      <w:ins w:id="257" w:author="David Conklin" w:date="2020-11-09T15:20:00Z">
        <w:r w:rsidR="00916473">
          <w:t xml:space="preserve"> (13 flow gages and </w:t>
        </w:r>
      </w:ins>
      <w:ins w:id="258" w:author="David Conklin" w:date="2020-11-09T15:26:00Z">
        <w:r w:rsidR="00916473">
          <w:t>6</w:t>
        </w:r>
      </w:ins>
      <w:ins w:id="259" w:author="David Conklin" w:date="2020-11-09T15:20:00Z">
        <w:r w:rsidR="00916473">
          <w:t xml:space="preserve"> temperature</w:t>
        </w:r>
      </w:ins>
      <w:ins w:id="260" w:author="David Conklin" w:date="2020-11-09T15:21:00Z">
        <w:r w:rsidR="00916473">
          <w:t xml:space="preserve"> sensors):</w:t>
        </w:r>
      </w:ins>
    </w:p>
    <w:tbl>
      <w:tblPr>
        <w:tblW w:w="8460" w:type="dxa"/>
        <w:tblLook w:val="04A0" w:firstRow="1" w:lastRow="0" w:firstColumn="1" w:lastColumn="0" w:noHBand="0" w:noVBand="1"/>
        <w:tblPrChange w:id="261" w:author="David Conklin" w:date="2020-11-09T15:23:00Z">
          <w:tblPr>
            <w:tblW w:w="7144" w:type="dxa"/>
            <w:tblLook w:val="04A0" w:firstRow="1" w:lastRow="0" w:firstColumn="1" w:lastColumn="0" w:noHBand="0" w:noVBand="1"/>
          </w:tblPr>
        </w:tblPrChange>
      </w:tblPr>
      <w:tblGrid>
        <w:gridCol w:w="1358"/>
        <w:gridCol w:w="1109"/>
        <w:gridCol w:w="5972"/>
        <w:gridCol w:w="21"/>
        <w:tblGridChange w:id="262">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263" w:author="David Conklin" w:date="2020-11-09T15:05:00Z"/>
          <w:trPrChange w:id="26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265"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266" w:author="David Conklin" w:date="2020-11-09T15:05:00Z"/>
                <w:rFonts w:ascii="Calibri" w:eastAsia="Times New Roman" w:hAnsi="Calibri" w:cs="Calibri"/>
                <w:color w:val="000000"/>
              </w:rPr>
            </w:pPr>
            <w:ins w:id="267" w:author="David Conklin" w:date="2020-11-09T15:05:00Z">
              <w:r w:rsidRPr="00286383">
                <w:rPr>
                  <w:rFonts w:ascii="Calibri" w:eastAsia="Times New Roman" w:hAnsi="Calibri" w:cs="Calibri"/>
                  <w:color w:val="000000"/>
                </w:rPr>
                <w:t xml:space="preserve">USGS </w:t>
              </w:r>
            </w:ins>
            <w:ins w:id="268" w:author="David Conklin" w:date="2020-11-09T15:21:00Z">
              <w:r w:rsidR="00916473">
                <w:rPr>
                  <w:rFonts w:ascii="Calibri" w:eastAsia="Times New Roman" w:hAnsi="Calibri" w:cs="Calibri"/>
                  <w:color w:val="000000"/>
                </w:rPr>
                <w:t xml:space="preserve">flow </w:t>
              </w:r>
            </w:ins>
            <w:ins w:id="269"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270"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271" w:author="David Conklin" w:date="2020-11-09T15:05:00Z"/>
                <w:rFonts w:ascii="Calibri" w:eastAsia="Times New Roman" w:hAnsi="Calibri" w:cs="Calibri"/>
                <w:color w:val="000000"/>
              </w:rPr>
            </w:pPr>
            <w:ins w:id="272"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273"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274" w:author="David Conklin" w:date="2020-11-09T15:05:00Z"/>
                <w:rFonts w:ascii="Calibri" w:eastAsia="Times New Roman" w:hAnsi="Calibri" w:cs="Calibri"/>
                <w:color w:val="000000"/>
              </w:rPr>
            </w:pPr>
          </w:p>
        </w:tc>
      </w:tr>
      <w:tr w:rsidR="00286383" w:rsidRPr="00286383" w14:paraId="63718AE2" w14:textId="77777777" w:rsidTr="00916473">
        <w:trPr>
          <w:trHeight w:val="300"/>
          <w:ins w:id="275" w:author="David Conklin" w:date="2020-11-09T15:05:00Z"/>
          <w:trPrChange w:id="27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277"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278" w:author="David Conklin" w:date="2020-11-09T15:05:00Z"/>
                <w:rFonts w:ascii="Calibri" w:eastAsia="Times New Roman" w:hAnsi="Calibri" w:cs="Calibri"/>
                <w:color w:val="000000"/>
              </w:rPr>
            </w:pPr>
            <w:ins w:id="279"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280"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281" w:author="David Conklin" w:date="2020-11-09T15:05:00Z"/>
                <w:rFonts w:ascii="Calibri" w:eastAsia="Times New Roman" w:hAnsi="Calibri" w:cs="Calibri"/>
                <w:color w:val="000000"/>
                <w:rPrChange w:id="282" w:author="David Conklin" w:date="2020-11-09T16:13:00Z">
                  <w:rPr>
                    <w:ins w:id="283" w:author="David Conklin" w:date="2020-11-09T15:05:00Z"/>
                    <w:rFonts w:ascii="Calibri" w:eastAsia="Times New Roman" w:hAnsi="Calibri" w:cs="Calibri"/>
                    <w:color w:val="000000"/>
                  </w:rPr>
                </w:rPrChange>
              </w:rPr>
            </w:pPr>
            <w:ins w:id="284" w:author="David Conklin" w:date="2020-11-09T15:05:00Z">
              <w:r w:rsidRPr="00B912FF">
                <w:rPr>
                  <w:rFonts w:ascii="Calibri" w:eastAsia="Times New Roman" w:hAnsi="Calibri" w:cs="Calibri"/>
                  <w:color w:val="000000"/>
                  <w:rPrChange w:id="285" w:author="David Conklin" w:date="2020-11-09T16:13:00Z">
                    <w:rPr>
                      <w:rFonts w:ascii="Calibri" w:eastAsia="Times New Roman" w:hAnsi="Calibri" w:cs="Calibri"/>
                      <w:color w:val="000000"/>
                    </w:rPr>
                  </w:rPrChange>
                </w:rPr>
                <w:t>23773373</w:t>
              </w:r>
            </w:ins>
          </w:p>
        </w:tc>
        <w:tc>
          <w:tcPr>
            <w:tcW w:w="5993" w:type="dxa"/>
            <w:gridSpan w:val="2"/>
            <w:tcBorders>
              <w:top w:val="nil"/>
              <w:left w:val="nil"/>
              <w:bottom w:val="nil"/>
              <w:right w:val="nil"/>
            </w:tcBorders>
            <w:shd w:val="clear" w:color="auto" w:fill="auto"/>
            <w:noWrap/>
            <w:vAlign w:val="bottom"/>
            <w:hideMark/>
            <w:tcPrChange w:id="286"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287" w:author="David Conklin" w:date="2020-11-09T15:05:00Z"/>
                <w:rFonts w:ascii="Calibri" w:eastAsia="Times New Roman" w:hAnsi="Calibri" w:cs="Calibri"/>
                <w:color w:val="000000"/>
                <w:rPrChange w:id="288" w:author="David Conklin" w:date="2020-11-09T16:13:00Z">
                  <w:rPr>
                    <w:ins w:id="289" w:author="David Conklin" w:date="2020-11-09T15:05:00Z"/>
                    <w:rFonts w:ascii="Calibri" w:eastAsia="Times New Roman" w:hAnsi="Calibri" w:cs="Calibri"/>
                    <w:color w:val="000000"/>
                  </w:rPr>
                </w:rPrChange>
              </w:rPr>
            </w:pPr>
            <w:ins w:id="290" w:author="David Conklin" w:date="2020-11-09T15:05:00Z">
              <w:r w:rsidRPr="00B912FF">
                <w:rPr>
                  <w:rFonts w:ascii="Calibri" w:eastAsia="Times New Roman" w:hAnsi="Calibri" w:cs="Calibri"/>
                  <w:color w:val="000000"/>
                  <w:rPrChange w:id="291" w:author="David Conklin" w:date="2020-11-09T16:13:00Z">
                    <w:rPr>
                      <w:rFonts w:ascii="Calibri" w:eastAsia="Times New Roman" w:hAnsi="Calibri" w:cs="Calibri"/>
                      <w:color w:val="000000"/>
                    </w:rPr>
                  </w:rPrChange>
                </w:rPr>
                <w:t>MCKENZIE RIVER AT OUTLET OF CLEAR LAKE, OR</w:t>
              </w:r>
            </w:ins>
          </w:p>
        </w:tc>
      </w:tr>
      <w:tr w:rsidR="00B912FF" w:rsidRPr="00286383" w14:paraId="61322E9F" w14:textId="77777777" w:rsidTr="00916473">
        <w:trPr>
          <w:trHeight w:val="300"/>
          <w:ins w:id="292"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293" w:author="David Conklin" w:date="2020-11-09T16:14:00Z"/>
                <w:rFonts w:ascii="Calibri" w:eastAsia="Times New Roman" w:hAnsi="Calibri" w:cs="Calibri"/>
                <w:color w:val="000000"/>
              </w:rPr>
            </w:pPr>
            <w:ins w:id="294" w:author="David Conklin" w:date="2020-11-09T16:14:00Z">
              <w:r>
                <w:rPr>
                  <w:rFonts w:ascii="Calibri" w:eastAsia="Times New Roman" w:hAnsi="Calibri" w:cs="Calibri"/>
                  <w:color w:val="000000"/>
                </w:rPr>
                <w:t>14158</w:t>
              </w:r>
            </w:ins>
            <w:ins w:id="295"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296" w:author="David Conklin" w:date="2020-11-09T16:14:00Z"/>
                <w:rFonts w:ascii="Calibri" w:eastAsia="Times New Roman" w:hAnsi="Calibri" w:cs="Calibri"/>
                <w:color w:val="000000"/>
              </w:rPr>
            </w:pPr>
            <w:ins w:id="297"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298" w:author="David Conklin" w:date="2020-11-09T16:14:00Z"/>
                <w:rFonts w:ascii="Calibri" w:eastAsia="Times New Roman" w:hAnsi="Calibri" w:cs="Calibri"/>
                <w:color w:val="000000"/>
              </w:rPr>
            </w:pPr>
            <w:ins w:id="299"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300"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301" w:author="David Conklin" w:date="2020-11-09T16:15:00Z"/>
                <w:rFonts w:ascii="Calibri" w:eastAsia="Times New Roman" w:hAnsi="Calibri" w:cs="Calibri"/>
                <w:color w:val="000000"/>
              </w:rPr>
            </w:pPr>
            <w:ins w:id="302"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303" w:author="David Conklin" w:date="2020-11-09T16:15:00Z"/>
                <w:rFonts w:ascii="Calibri" w:eastAsia="Times New Roman" w:hAnsi="Calibri" w:cs="Calibri"/>
                <w:color w:val="000000"/>
              </w:rPr>
            </w:pPr>
            <w:ins w:id="304"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305" w:author="David Conklin" w:date="2020-11-09T16:15:00Z"/>
                <w:rFonts w:ascii="Calibri" w:eastAsia="Times New Roman" w:hAnsi="Calibri" w:cs="Calibri"/>
                <w:color w:val="000000"/>
              </w:rPr>
            </w:pPr>
            <w:ins w:id="306"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307" w:author="David Conklin" w:date="2020-11-09T15:05:00Z"/>
          <w:trPrChange w:id="308"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309"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310" w:author="David Conklin" w:date="2020-11-09T15:05:00Z"/>
                <w:rFonts w:ascii="Calibri" w:eastAsia="Times New Roman" w:hAnsi="Calibri" w:cs="Calibri"/>
                <w:color w:val="000000"/>
              </w:rPr>
            </w:pPr>
            <w:ins w:id="311"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312"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313" w:author="David Conklin" w:date="2020-11-09T15:05:00Z"/>
                <w:rFonts w:ascii="Calibri" w:eastAsia="Times New Roman" w:hAnsi="Calibri" w:cs="Calibri"/>
                <w:color w:val="000000"/>
                <w:rPrChange w:id="314" w:author="David Conklin" w:date="2020-11-09T16:13:00Z">
                  <w:rPr>
                    <w:ins w:id="315" w:author="David Conklin" w:date="2020-11-09T15:05:00Z"/>
                    <w:rFonts w:ascii="Calibri" w:eastAsia="Times New Roman" w:hAnsi="Calibri" w:cs="Calibri"/>
                    <w:color w:val="000000"/>
                  </w:rPr>
                </w:rPrChange>
              </w:rPr>
            </w:pPr>
            <w:ins w:id="316" w:author="David Conklin" w:date="2020-11-09T15:05:00Z">
              <w:r w:rsidRPr="00B912FF">
                <w:rPr>
                  <w:rFonts w:ascii="Calibri" w:eastAsia="Times New Roman" w:hAnsi="Calibri" w:cs="Calibri"/>
                  <w:color w:val="000000"/>
                  <w:rPrChange w:id="317" w:author="David Conklin" w:date="2020-11-09T16:13:00Z">
                    <w:rPr>
                      <w:rFonts w:ascii="Calibri" w:eastAsia="Times New Roman" w:hAnsi="Calibri" w:cs="Calibri"/>
                      <w:color w:val="000000"/>
                    </w:rPr>
                  </w:rPrChange>
                </w:rPr>
                <w:t>23773037</w:t>
              </w:r>
            </w:ins>
          </w:p>
        </w:tc>
        <w:tc>
          <w:tcPr>
            <w:tcW w:w="5972" w:type="dxa"/>
            <w:tcBorders>
              <w:top w:val="nil"/>
              <w:left w:val="nil"/>
              <w:bottom w:val="nil"/>
              <w:right w:val="nil"/>
            </w:tcBorders>
            <w:shd w:val="clear" w:color="auto" w:fill="auto"/>
            <w:noWrap/>
            <w:vAlign w:val="bottom"/>
            <w:hideMark/>
            <w:tcPrChange w:id="318"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319" w:author="David Conklin" w:date="2020-11-09T15:05:00Z"/>
                <w:rFonts w:ascii="Calibri" w:eastAsia="Times New Roman" w:hAnsi="Calibri" w:cs="Calibri"/>
                <w:color w:val="000000"/>
                <w:rPrChange w:id="320" w:author="David Conklin" w:date="2020-11-09T16:13:00Z">
                  <w:rPr>
                    <w:ins w:id="321" w:author="David Conklin" w:date="2020-11-09T15:05:00Z"/>
                    <w:rFonts w:ascii="Calibri" w:eastAsia="Times New Roman" w:hAnsi="Calibri" w:cs="Calibri"/>
                    <w:color w:val="000000"/>
                  </w:rPr>
                </w:rPrChange>
              </w:rPr>
            </w:pPr>
            <w:ins w:id="322" w:author="David Conklin" w:date="2020-11-09T15:05:00Z">
              <w:r w:rsidRPr="00B912FF">
                <w:rPr>
                  <w:rFonts w:ascii="Calibri" w:eastAsia="Times New Roman" w:hAnsi="Calibri" w:cs="Calibri"/>
                  <w:color w:val="000000"/>
                  <w:rPrChange w:id="323" w:author="David Conklin" w:date="2020-11-09T16:13:00Z">
                    <w:rPr>
                      <w:rFonts w:ascii="Calibri" w:eastAsia="Times New Roman" w:hAnsi="Calibri" w:cs="Calibri"/>
                      <w:color w:val="000000"/>
                    </w:rPr>
                  </w:rPrChange>
                </w:rPr>
                <w:t>SO FK MCKENZIE RIVER ABV COUGAR LAKE NR RAINBOW</w:t>
              </w:r>
            </w:ins>
          </w:p>
        </w:tc>
      </w:tr>
      <w:tr w:rsidR="00B912FF" w:rsidRPr="00B912FF" w14:paraId="78BF1DE8" w14:textId="77777777" w:rsidTr="00916473">
        <w:trPr>
          <w:gridAfter w:val="1"/>
          <w:wAfter w:w="21" w:type="dxa"/>
          <w:trHeight w:val="300"/>
          <w:ins w:id="324"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325" w:author="David Conklin" w:date="2020-11-09T16:17:00Z"/>
                <w:rFonts w:ascii="Calibri" w:eastAsia="Times New Roman" w:hAnsi="Calibri" w:cs="Calibri"/>
                <w:color w:val="000000"/>
              </w:rPr>
            </w:pPr>
            <w:ins w:id="326"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327" w:author="David Conklin" w:date="2020-11-09T16:17:00Z"/>
                <w:rFonts w:ascii="Calibri" w:eastAsia="Times New Roman" w:hAnsi="Calibri" w:cs="Calibri"/>
                <w:color w:val="000000"/>
              </w:rPr>
            </w:pPr>
            <w:ins w:id="328"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329" w:author="David Conklin" w:date="2020-11-09T16:17:00Z"/>
                <w:rFonts w:ascii="Calibri" w:eastAsia="Times New Roman" w:hAnsi="Calibri" w:cs="Calibri"/>
                <w:color w:val="000000"/>
              </w:rPr>
            </w:pPr>
            <w:ins w:id="330"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331" w:author="David Conklin" w:date="2020-11-09T15:05:00Z"/>
          <w:trPrChange w:id="33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33"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334" w:author="David Conklin" w:date="2020-11-09T15:05:00Z"/>
                <w:rFonts w:ascii="Calibri" w:eastAsia="Times New Roman" w:hAnsi="Calibri" w:cs="Calibri"/>
                <w:color w:val="000000"/>
                <w:rPrChange w:id="335" w:author="David Conklin" w:date="2020-11-09T16:13:00Z">
                  <w:rPr>
                    <w:ins w:id="336" w:author="David Conklin" w:date="2020-11-09T15:05:00Z"/>
                    <w:rFonts w:ascii="Calibri" w:eastAsia="Times New Roman" w:hAnsi="Calibri" w:cs="Calibri"/>
                    <w:color w:val="000000"/>
                  </w:rPr>
                </w:rPrChange>
              </w:rPr>
            </w:pPr>
            <w:ins w:id="337" w:author="David Conklin" w:date="2020-11-09T15:05:00Z">
              <w:r w:rsidRPr="00B912FF">
                <w:rPr>
                  <w:rFonts w:ascii="Calibri" w:eastAsia="Times New Roman" w:hAnsi="Calibri" w:cs="Calibri"/>
                  <w:color w:val="000000"/>
                  <w:rPrChange w:id="338" w:author="David Conklin" w:date="2020-11-09T16:13:00Z">
                    <w:rPr>
                      <w:rFonts w:ascii="Calibri" w:eastAsia="Times New Roman" w:hAnsi="Calibri" w:cs="Calibri"/>
                      <w:color w:val="000000"/>
                    </w:rPr>
                  </w:rPrChange>
                </w:rPr>
                <w:t>14161500</w:t>
              </w:r>
            </w:ins>
          </w:p>
        </w:tc>
        <w:tc>
          <w:tcPr>
            <w:tcW w:w="1109" w:type="dxa"/>
            <w:tcBorders>
              <w:top w:val="nil"/>
              <w:left w:val="nil"/>
              <w:bottom w:val="nil"/>
              <w:right w:val="nil"/>
            </w:tcBorders>
            <w:shd w:val="clear" w:color="auto" w:fill="auto"/>
            <w:noWrap/>
            <w:vAlign w:val="bottom"/>
            <w:hideMark/>
            <w:tcPrChange w:id="339"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340" w:author="David Conklin" w:date="2020-11-09T15:05:00Z"/>
                <w:rFonts w:ascii="Calibri" w:eastAsia="Times New Roman" w:hAnsi="Calibri" w:cs="Calibri"/>
                <w:color w:val="000000"/>
                <w:rPrChange w:id="341" w:author="David Conklin" w:date="2020-11-09T16:13:00Z">
                  <w:rPr>
                    <w:ins w:id="342" w:author="David Conklin" w:date="2020-11-09T15:05:00Z"/>
                    <w:rFonts w:ascii="Calibri" w:eastAsia="Times New Roman" w:hAnsi="Calibri" w:cs="Calibri"/>
                    <w:color w:val="000000"/>
                  </w:rPr>
                </w:rPrChange>
              </w:rPr>
            </w:pPr>
            <w:ins w:id="343" w:author="David Conklin" w:date="2020-11-09T15:05:00Z">
              <w:r w:rsidRPr="00B912FF">
                <w:rPr>
                  <w:rFonts w:ascii="Calibri" w:eastAsia="Times New Roman" w:hAnsi="Calibri" w:cs="Calibri"/>
                  <w:color w:val="000000"/>
                  <w:rPrChange w:id="344" w:author="David Conklin" w:date="2020-11-09T16:13:00Z">
                    <w:rPr>
                      <w:rFonts w:ascii="Calibri" w:eastAsia="Times New Roman" w:hAnsi="Calibri" w:cs="Calibri"/>
                      <w:color w:val="000000"/>
                    </w:rPr>
                  </w:rPrChange>
                </w:rPr>
                <w:t>23773411</w:t>
              </w:r>
            </w:ins>
          </w:p>
        </w:tc>
        <w:tc>
          <w:tcPr>
            <w:tcW w:w="5993" w:type="dxa"/>
            <w:gridSpan w:val="2"/>
            <w:tcBorders>
              <w:top w:val="nil"/>
              <w:left w:val="nil"/>
              <w:bottom w:val="nil"/>
              <w:right w:val="nil"/>
            </w:tcBorders>
            <w:shd w:val="clear" w:color="auto" w:fill="auto"/>
            <w:noWrap/>
            <w:vAlign w:val="bottom"/>
            <w:hideMark/>
            <w:tcPrChange w:id="345"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346" w:author="David Conklin" w:date="2020-11-09T15:05:00Z"/>
                <w:rFonts w:ascii="Calibri" w:eastAsia="Times New Roman" w:hAnsi="Calibri" w:cs="Calibri"/>
                <w:color w:val="000000"/>
                <w:rPrChange w:id="347" w:author="David Conklin" w:date="2020-11-09T16:13:00Z">
                  <w:rPr>
                    <w:ins w:id="348" w:author="David Conklin" w:date="2020-11-09T15:05:00Z"/>
                    <w:rFonts w:ascii="Calibri" w:eastAsia="Times New Roman" w:hAnsi="Calibri" w:cs="Calibri"/>
                    <w:color w:val="000000"/>
                  </w:rPr>
                </w:rPrChange>
              </w:rPr>
            </w:pPr>
            <w:ins w:id="349" w:author="David Conklin" w:date="2020-11-09T15:05:00Z">
              <w:r w:rsidRPr="00B912FF">
                <w:rPr>
                  <w:rFonts w:ascii="Calibri" w:eastAsia="Times New Roman" w:hAnsi="Calibri" w:cs="Calibri"/>
                  <w:color w:val="000000"/>
                  <w:rPrChange w:id="350" w:author="David Conklin" w:date="2020-11-09T16:13:00Z">
                    <w:rPr>
                      <w:rFonts w:ascii="Calibri" w:eastAsia="Times New Roman" w:hAnsi="Calibri" w:cs="Calibri"/>
                      <w:color w:val="000000"/>
                    </w:rPr>
                  </w:rPrChange>
                </w:rPr>
                <w:t>LOOKOUT CREEK NEAR BLUE RIVER</w:t>
              </w:r>
            </w:ins>
          </w:p>
        </w:tc>
      </w:tr>
      <w:tr w:rsidR="00F32242" w:rsidRPr="00B912FF" w14:paraId="5CF67718" w14:textId="77777777" w:rsidTr="00916473">
        <w:trPr>
          <w:trHeight w:val="300"/>
          <w:ins w:id="351" w:author="David Conklin" w:date="2020-11-09T15:05:00Z"/>
          <w:trPrChange w:id="35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53"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354" w:author="David Conklin" w:date="2020-11-09T15:05:00Z"/>
                <w:rFonts w:ascii="Calibri" w:eastAsia="Times New Roman" w:hAnsi="Calibri" w:cs="Calibri"/>
                <w:color w:val="000000"/>
              </w:rPr>
            </w:pPr>
            <w:ins w:id="355"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356"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357" w:author="David Conklin" w:date="2020-11-09T15:05:00Z"/>
                <w:rFonts w:ascii="Calibri" w:eastAsia="Times New Roman" w:hAnsi="Calibri" w:cs="Calibri"/>
                <w:color w:val="000000"/>
                <w:rPrChange w:id="358" w:author="David Conklin" w:date="2020-11-09T16:13:00Z">
                  <w:rPr>
                    <w:ins w:id="359" w:author="David Conklin" w:date="2020-11-09T15:05:00Z"/>
                    <w:rFonts w:ascii="Calibri" w:eastAsia="Times New Roman" w:hAnsi="Calibri" w:cs="Calibri"/>
                    <w:color w:val="000000"/>
                  </w:rPr>
                </w:rPrChange>
              </w:rPr>
            </w:pPr>
            <w:ins w:id="360" w:author="David Conklin" w:date="2020-11-09T15:05:00Z">
              <w:r w:rsidRPr="00B912FF">
                <w:rPr>
                  <w:rFonts w:ascii="Calibri" w:eastAsia="Times New Roman" w:hAnsi="Calibri" w:cs="Calibri"/>
                  <w:color w:val="000000"/>
                  <w:rPrChange w:id="361" w:author="David Conklin" w:date="2020-11-09T16:13:00Z">
                    <w:rPr>
                      <w:rFonts w:ascii="Calibri" w:eastAsia="Times New Roman" w:hAnsi="Calibri" w:cs="Calibri"/>
                      <w:color w:val="000000"/>
                    </w:rPr>
                  </w:rPrChange>
                </w:rPr>
                <w:t>23773405</w:t>
              </w:r>
            </w:ins>
          </w:p>
        </w:tc>
        <w:tc>
          <w:tcPr>
            <w:tcW w:w="5993" w:type="dxa"/>
            <w:gridSpan w:val="2"/>
            <w:tcBorders>
              <w:top w:val="nil"/>
              <w:left w:val="nil"/>
              <w:bottom w:val="nil"/>
              <w:right w:val="nil"/>
            </w:tcBorders>
            <w:shd w:val="clear" w:color="auto" w:fill="auto"/>
            <w:noWrap/>
            <w:vAlign w:val="bottom"/>
            <w:hideMark/>
            <w:tcPrChange w:id="362"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363" w:author="David Conklin" w:date="2020-11-09T15:05:00Z"/>
                <w:rFonts w:ascii="Calibri" w:eastAsia="Times New Roman" w:hAnsi="Calibri" w:cs="Calibri"/>
                <w:color w:val="000000"/>
                <w:rPrChange w:id="364" w:author="David Conklin" w:date="2020-11-09T16:13:00Z">
                  <w:rPr>
                    <w:ins w:id="365" w:author="David Conklin" w:date="2020-11-09T15:05:00Z"/>
                    <w:rFonts w:ascii="Calibri" w:eastAsia="Times New Roman" w:hAnsi="Calibri" w:cs="Calibri"/>
                    <w:color w:val="000000"/>
                  </w:rPr>
                </w:rPrChange>
              </w:rPr>
            </w:pPr>
            <w:ins w:id="366" w:author="David Conklin" w:date="2020-11-09T15:05:00Z">
              <w:r w:rsidRPr="00B912FF">
                <w:rPr>
                  <w:rFonts w:ascii="Calibri" w:eastAsia="Times New Roman" w:hAnsi="Calibri" w:cs="Calibri"/>
                  <w:color w:val="000000"/>
                  <w:rPrChange w:id="367" w:author="David Conklin" w:date="2020-11-09T16:13:00Z">
                    <w:rPr>
                      <w:rFonts w:ascii="Calibri" w:eastAsia="Times New Roman" w:hAnsi="Calibri" w:cs="Calibri"/>
                      <w:color w:val="000000"/>
                    </w:rPr>
                  </w:rPrChange>
                </w:rPr>
                <w:t>BLUE RIVER AT BLUE RIVER</w:t>
              </w:r>
            </w:ins>
          </w:p>
        </w:tc>
      </w:tr>
      <w:tr w:rsidR="00F32242" w:rsidRPr="00B912FF" w14:paraId="02982A9B" w14:textId="77777777" w:rsidTr="00916473">
        <w:trPr>
          <w:trHeight w:val="300"/>
          <w:ins w:id="368" w:author="David Conklin" w:date="2020-11-09T15:05:00Z"/>
          <w:trPrChange w:id="3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70"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371" w:author="David Conklin" w:date="2020-11-09T15:05:00Z"/>
                <w:rFonts w:ascii="Calibri" w:eastAsia="Times New Roman" w:hAnsi="Calibri" w:cs="Calibri"/>
                <w:color w:val="000000"/>
              </w:rPr>
            </w:pPr>
            <w:ins w:id="372"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373"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374" w:author="David Conklin" w:date="2020-11-09T15:05:00Z"/>
                <w:rFonts w:ascii="Calibri" w:eastAsia="Times New Roman" w:hAnsi="Calibri" w:cs="Calibri"/>
                <w:color w:val="000000"/>
                <w:rPrChange w:id="375" w:author="David Conklin" w:date="2020-11-09T16:13:00Z">
                  <w:rPr>
                    <w:ins w:id="376" w:author="David Conklin" w:date="2020-11-09T15:05:00Z"/>
                    <w:rFonts w:ascii="Calibri" w:eastAsia="Times New Roman" w:hAnsi="Calibri" w:cs="Calibri"/>
                    <w:color w:val="000000"/>
                  </w:rPr>
                </w:rPrChange>
              </w:rPr>
            </w:pPr>
            <w:ins w:id="377" w:author="David Conklin" w:date="2020-11-09T15:05:00Z">
              <w:r w:rsidRPr="00B912FF">
                <w:rPr>
                  <w:rFonts w:ascii="Calibri" w:eastAsia="Times New Roman" w:hAnsi="Calibri" w:cs="Calibri"/>
                  <w:color w:val="000000"/>
                  <w:rPrChange w:id="378" w:author="David Conklin" w:date="2020-11-09T16:13:00Z">
                    <w:rPr>
                      <w:rFonts w:ascii="Calibri" w:eastAsia="Times New Roman" w:hAnsi="Calibri" w:cs="Calibri"/>
                      <w:color w:val="000000"/>
                    </w:rPr>
                  </w:rPrChange>
                </w:rPr>
                <w:t>23772909</w:t>
              </w:r>
            </w:ins>
          </w:p>
        </w:tc>
        <w:tc>
          <w:tcPr>
            <w:tcW w:w="5993" w:type="dxa"/>
            <w:gridSpan w:val="2"/>
            <w:tcBorders>
              <w:top w:val="nil"/>
              <w:left w:val="nil"/>
              <w:bottom w:val="nil"/>
              <w:right w:val="nil"/>
            </w:tcBorders>
            <w:shd w:val="clear" w:color="auto" w:fill="auto"/>
            <w:noWrap/>
            <w:vAlign w:val="bottom"/>
            <w:hideMark/>
            <w:tcPrChange w:id="379"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380" w:author="David Conklin" w:date="2020-11-09T15:05:00Z"/>
                <w:rFonts w:ascii="Calibri" w:eastAsia="Times New Roman" w:hAnsi="Calibri" w:cs="Calibri"/>
                <w:color w:val="000000"/>
                <w:rPrChange w:id="381" w:author="David Conklin" w:date="2020-11-09T16:13:00Z">
                  <w:rPr>
                    <w:ins w:id="382" w:author="David Conklin" w:date="2020-11-09T15:05:00Z"/>
                    <w:rFonts w:ascii="Calibri" w:eastAsia="Times New Roman" w:hAnsi="Calibri" w:cs="Calibri"/>
                    <w:color w:val="000000"/>
                  </w:rPr>
                </w:rPrChange>
              </w:rPr>
            </w:pPr>
            <w:ins w:id="383" w:author="David Conklin" w:date="2020-11-09T15:05:00Z">
              <w:r w:rsidRPr="00B912FF">
                <w:rPr>
                  <w:rFonts w:ascii="Calibri" w:eastAsia="Times New Roman" w:hAnsi="Calibri" w:cs="Calibri"/>
                  <w:color w:val="000000"/>
                  <w:rPrChange w:id="384" w:author="David Conklin" w:date="2020-11-09T16:13:00Z">
                    <w:rPr>
                      <w:rFonts w:ascii="Calibri" w:eastAsia="Times New Roman" w:hAnsi="Calibri" w:cs="Calibri"/>
                      <w:color w:val="000000"/>
                    </w:rPr>
                  </w:rPrChange>
                </w:rPr>
                <w:t>MCKENZIE RIVER NEAR VIDA</w:t>
              </w:r>
            </w:ins>
          </w:p>
        </w:tc>
      </w:tr>
      <w:tr w:rsidR="00B912FF" w:rsidRPr="00B912FF" w14:paraId="47A496CB" w14:textId="77777777" w:rsidTr="00916473">
        <w:trPr>
          <w:trHeight w:val="300"/>
          <w:ins w:id="385"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386" w:author="David Conklin" w:date="2020-11-09T16:18:00Z"/>
                <w:rFonts w:ascii="Calibri" w:eastAsia="Times New Roman" w:hAnsi="Calibri" w:cs="Calibri"/>
                <w:color w:val="000000"/>
              </w:rPr>
            </w:pPr>
            <w:ins w:id="387"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388" w:author="David Conklin" w:date="2020-11-09T16:18:00Z"/>
                <w:rFonts w:ascii="Calibri" w:eastAsia="Times New Roman" w:hAnsi="Calibri" w:cs="Calibri"/>
                <w:color w:val="000000"/>
              </w:rPr>
            </w:pPr>
            <w:ins w:id="389"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390" w:author="David Conklin" w:date="2020-11-09T16:18:00Z"/>
                <w:rFonts w:ascii="Calibri" w:eastAsia="Times New Roman" w:hAnsi="Calibri" w:cs="Calibri"/>
                <w:color w:val="000000"/>
              </w:rPr>
            </w:pPr>
            <w:ins w:id="391"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392"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393" w:author="David Conklin" w:date="2020-11-09T16:19:00Z"/>
                <w:rFonts w:ascii="Calibri" w:eastAsia="Times New Roman" w:hAnsi="Calibri" w:cs="Calibri"/>
                <w:color w:val="000000"/>
              </w:rPr>
            </w:pPr>
            <w:ins w:id="394"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395" w:author="David Conklin" w:date="2020-11-09T16:19:00Z"/>
                <w:rFonts w:ascii="Calibri" w:eastAsia="Times New Roman" w:hAnsi="Calibri" w:cs="Calibri"/>
                <w:color w:val="000000"/>
              </w:rPr>
            </w:pPr>
            <w:ins w:id="396"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397" w:author="David Conklin" w:date="2020-11-09T16:19:00Z"/>
                <w:rFonts w:ascii="Calibri" w:eastAsia="Times New Roman" w:hAnsi="Calibri" w:cs="Calibri"/>
                <w:color w:val="000000"/>
              </w:rPr>
            </w:pPr>
            <w:ins w:id="398"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399"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400" w:author="David Conklin" w:date="2020-11-09T16:21:00Z"/>
                <w:rFonts w:ascii="Calibri" w:eastAsia="Times New Roman" w:hAnsi="Calibri" w:cs="Calibri"/>
                <w:color w:val="000000"/>
              </w:rPr>
            </w:pPr>
            <w:ins w:id="401"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402" w:author="David Conklin" w:date="2020-11-09T16:21:00Z"/>
                <w:rFonts w:ascii="Calibri" w:eastAsia="Times New Roman" w:hAnsi="Calibri" w:cs="Calibri"/>
                <w:color w:val="000000"/>
              </w:rPr>
            </w:pPr>
            <w:ins w:id="403"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404" w:author="David Conklin" w:date="2020-11-09T16:21:00Z"/>
                <w:rFonts w:ascii="Calibri" w:eastAsia="Times New Roman" w:hAnsi="Calibri" w:cs="Calibri"/>
                <w:color w:val="000000"/>
              </w:rPr>
            </w:pPr>
            <w:ins w:id="405"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406" w:author="David Conklin" w:date="2020-11-09T15:05:00Z"/>
          <w:trPrChange w:id="40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08"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409" w:author="David Conklin" w:date="2020-11-09T15:05:00Z"/>
                <w:rFonts w:ascii="Calibri" w:eastAsia="Times New Roman" w:hAnsi="Calibri" w:cs="Calibri"/>
                <w:color w:val="000000"/>
              </w:rPr>
            </w:pPr>
            <w:ins w:id="410"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411"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412" w:author="David Conklin" w:date="2020-11-09T15:05:00Z"/>
                <w:rFonts w:ascii="Calibri" w:eastAsia="Times New Roman" w:hAnsi="Calibri" w:cs="Calibri"/>
                <w:color w:val="000000"/>
              </w:rPr>
            </w:pPr>
            <w:ins w:id="413"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414"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415" w:author="David Conklin" w:date="2020-11-09T15:05:00Z"/>
                <w:rFonts w:ascii="Calibri" w:eastAsia="Times New Roman" w:hAnsi="Calibri" w:cs="Calibri"/>
                <w:color w:val="000000"/>
              </w:rPr>
            </w:pPr>
            <w:ins w:id="416"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417" w:author="David Conklin" w:date="2020-11-09T15:05:00Z"/>
          <w:trPrChange w:id="41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19"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420" w:author="David Conklin" w:date="2020-11-09T15:05:00Z"/>
                <w:rFonts w:ascii="Calibri" w:eastAsia="Times New Roman" w:hAnsi="Calibri" w:cs="Calibri"/>
                <w:color w:val="000000"/>
              </w:rPr>
            </w:pPr>
            <w:ins w:id="421"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422"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423" w:author="David Conklin" w:date="2020-11-09T15:05:00Z"/>
                <w:rFonts w:ascii="Calibri" w:eastAsia="Times New Roman" w:hAnsi="Calibri" w:cs="Calibri"/>
                <w:color w:val="000000"/>
              </w:rPr>
            </w:pPr>
            <w:ins w:id="424"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425"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426" w:author="David Conklin" w:date="2020-11-09T15:05:00Z"/>
                <w:rFonts w:ascii="Calibri" w:eastAsia="Times New Roman" w:hAnsi="Calibri" w:cs="Calibri"/>
                <w:color w:val="000000"/>
              </w:rPr>
            </w:pPr>
            <w:ins w:id="427"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428" w:author="David Conklin" w:date="2020-11-09T15:23:00Z">
            <w:tblPrEx>
              <w:tblW w:w="8439" w:type="dxa"/>
            </w:tblPrEx>
          </w:tblPrExChange>
        </w:tblPrEx>
        <w:trPr>
          <w:trHeight w:val="300"/>
          <w:ins w:id="429" w:author="David Conklin" w:date="2020-11-09T15:22:00Z"/>
          <w:trPrChange w:id="430"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431"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432"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433"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434"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435"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436" w:author="David Conklin" w:date="2020-11-09T15:22:00Z"/>
                <w:rFonts w:ascii="Calibri" w:eastAsia="Times New Roman" w:hAnsi="Calibri" w:cs="Calibri"/>
                <w:color w:val="000000"/>
              </w:rPr>
            </w:pPr>
          </w:p>
        </w:tc>
      </w:tr>
      <w:tr w:rsidR="00F32242" w:rsidRPr="00286383" w14:paraId="0438D12C" w14:textId="77777777" w:rsidTr="00916473">
        <w:trPr>
          <w:trHeight w:val="300"/>
          <w:ins w:id="437" w:author="David Conklin" w:date="2020-11-09T15:05:00Z"/>
          <w:trPrChange w:id="43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39"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440" w:author="David Conklin" w:date="2020-11-09T15:05:00Z"/>
                <w:rFonts w:ascii="Calibri" w:eastAsia="Times New Roman" w:hAnsi="Calibri" w:cs="Calibri"/>
                <w:color w:val="000000"/>
              </w:rPr>
            </w:pPr>
            <w:ins w:id="441" w:author="David Conklin" w:date="2020-11-09T15:21:00Z">
              <w:r>
                <w:rPr>
                  <w:rFonts w:ascii="Calibri" w:eastAsia="Times New Roman" w:hAnsi="Calibri" w:cs="Calibri"/>
                  <w:color w:val="000000"/>
                </w:rPr>
                <w:t>temp</w:t>
              </w:r>
            </w:ins>
            <w:ins w:id="442" w:author="David Conklin" w:date="2020-11-09T15:23:00Z">
              <w:r>
                <w:rPr>
                  <w:rFonts w:ascii="Calibri" w:eastAsia="Times New Roman" w:hAnsi="Calibri" w:cs="Calibri"/>
                  <w:color w:val="000000"/>
                </w:rPr>
                <w:t>erature</w:t>
              </w:r>
            </w:ins>
            <w:ins w:id="443"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444"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445" w:author="David Conklin" w:date="2020-11-09T15:05:00Z"/>
                <w:rFonts w:ascii="Calibri" w:eastAsia="Times New Roman" w:hAnsi="Calibri" w:cs="Calibri"/>
                <w:color w:val="000000"/>
              </w:rPr>
            </w:pPr>
            <w:ins w:id="446"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447"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448" w:author="David Conklin" w:date="2020-11-09T15:05:00Z"/>
                <w:rFonts w:ascii="Calibri" w:eastAsia="Times New Roman" w:hAnsi="Calibri" w:cs="Calibri"/>
                <w:color w:val="000000"/>
              </w:rPr>
            </w:pPr>
          </w:p>
        </w:tc>
      </w:tr>
      <w:tr w:rsidR="00F32242" w:rsidRPr="00286383" w14:paraId="69549E44" w14:textId="77777777" w:rsidTr="00916473">
        <w:trPr>
          <w:trHeight w:val="300"/>
          <w:ins w:id="449" w:author="David Conklin" w:date="2020-11-09T15:05:00Z"/>
          <w:trPrChange w:id="45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51"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452" w:author="David Conklin" w:date="2020-11-09T15:05:00Z"/>
                <w:rFonts w:ascii="Calibri" w:eastAsia="Times New Roman" w:hAnsi="Calibri" w:cs="Calibri"/>
                <w:color w:val="000000"/>
              </w:rPr>
            </w:pPr>
            <w:ins w:id="453"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454"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455" w:author="David Conklin" w:date="2020-11-09T15:05:00Z"/>
                <w:rFonts w:ascii="Calibri" w:eastAsia="Times New Roman" w:hAnsi="Calibri" w:cs="Calibri"/>
                <w:color w:val="000000"/>
              </w:rPr>
            </w:pPr>
            <w:ins w:id="456"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457"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458" w:author="David Conklin" w:date="2020-11-09T15:05:00Z"/>
                <w:rFonts w:ascii="Calibri" w:eastAsia="Times New Roman" w:hAnsi="Calibri" w:cs="Calibri"/>
                <w:color w:val="000000"/>
              </w:rPr>
            </w:pPr>
            <w:ins w:id="459"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460" w:author="David Conklin" w:date="2020-11-09T15:05:00Z"/>
          <w:trPrChange w:id="46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62"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463" w:author="David Conklin" w:date="2020-11-09T15:05:00Z"/>
                <w:rFonts w:ascii="Calibri" w:eastAsia="Times New Roman" w:hAnsi="Calibri" w:cs="Calibri"/>
                <w:color w:val="000000"/>
              </w:rPr>
            </w:pPr>
            <w:ins w:id="464"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465"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466" w:author="David Conklin" w:date="2020-11-09T15:05:00Z"/>
                <w:rFonts w:ascii="Calibri" w:eastAsia="Times New Roman" w:hAnsi="Calibri" w:cs="Calibri"/>
                <w:color w:val="000000"/>
              </w:rPr>
            </w:pPr>
            <w:ins w:id="467"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468"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469" w:author="David Conklin" w:date="2020-11-09T15:05:00Z"/>
                <w:rFonts w:ascii="Calibri" w:eastAsia="Times New Roman" w:hAnsi="Calibri" w:cs="Calibri"/>
                <w:color w:val="000000"/>
              </w:rPr>
            </w:pPr>
            <w:ins w:id="470"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471" w:author="David Conklin" w:date="2020-11-09T15:05:00Z"/>
          <w:trPrChange w:id="47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73"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474" w:author="David Conklin" w:date="2020-11-09T15:05:00Z"/>
                <w:rFonts w:ascii="Calibri" w:eastAsia="Times New Roman" w:hAnsi="Calibri" w:cs="Calibri"/>
                <w:color w:val="000000"/>
              </w:rPr>
            </w:pPr>
            <w:ins w:id="475"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476"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477" w:author="David Conklin" w:date="2020-11-09T15:05:00Z"/>
                <w:rFonts w:ascii="Calibri" w:eastAsia="Times New Roman" w:hAnsi="Calibri" w:cs="Calibri"/>
                <w:color w:val="000000"/>
              </w:rPr>
            </w:pPr>
            <w:ins w:id="478"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479"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480" w:author="David Conklin" w:date="2020-11-09T15:05:00Z"/>
                <w:rFonts w:ascii="Calibri" w:eastAsia="Times New Roman" w:hAnsi="Calibri" w:cs="Calibri"/>
                <w:color w:val="000000"/>
              </w:rPr>
            </w:pPr>
            <w:ins w:id="481"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482" w:author="David Conklin" w:date="2020-11-09T15:05:00Z"/>
          <w:trPrChange w:id="48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84"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485" w:author="David Conklin" w:date="2020-11-09T15:05:00Z"/>
                <w:rFonts w:ascii="Calibri" w:eastAsia="Times New Roman" w:hAnsi="Calibri" w:cs="Calibri"/>
                <w:color w:val="000000"/>
              </w:rPr>
            </w:pPr>
            <w:ins w:id="486"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487"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488" w:author="David Conklin" w:date="2020-11-09T15:05:00Z"/>
                <w:rFonts w:ascii="Calibri" w:eastAsia="Times New Roman" w:hAnsi="Calibri" w:cs="Calibri"/>
                <w:color w:val="000000"/>
              </w:rPr>
            </w:pPr>
            <w:ins w:id="489"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490"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491" w:author="David Conklin" w:date="2020-11-09T15:05:00Z"/>
                <w:rFonts w:ascii="Calibri" w:eastAsia="Times New Roman" w:hAnsi="Calibri" w:cs="Calibri"/>
                <w:color w:val="000000"/>
              </w:rPr>
            </w:pPr>
            <w:ins w:id="492"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493" w:author="David Conklin" w:date="2020-11-09T15:05:00Z"/>
          <w:trPrChange w:id="49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95"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496" w:author="David Conklin" w:date="2020-11-09T15:05:00Z"/>
                <w:rFonts w:ascii="Calibri" w:eastAsia="Times New Roman" w:hAnsi="Calibri" w:cs="Calibri"/>
                <w:color w:val="000000"/>
              </w:rPr>
            </w:pPr>
            <w:ins w:id="497"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498"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499" w:author="David Conklin" w:date="2020-11-09T15:05:00Z"/>
                <w:rFonts w:ascii="Calibri" w:eastAsia="Times New Roman" w:hAnsi="Calibri" w:cs="Calibri"/>
                <w:color w:val="000000"/>
              </w:rPr>
            </w:pPr>
            <w:ins w:id="500"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501"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502" w:author="David Conklin" w:date="2020-11-09T15:05:00Z"/>
                <w:rFonts w:ascii="Calibri" w:eastAsia="Times New Roman" w:hAnsi="Calibri" w:cs="Calibri"/>
                <w:color w:val="000000"/>
              </w:rPr>
            </w:pPr>
            <w:ins w:id="503"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504" w:author="David Conklin" w:date="2020-11-09T15:05:00Z"/>
          <w:trPrChange w:id="50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506"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507" w:author="David Conklin" w:date="2020-11-09T15:05:00Z"/>
                <w:rFonts w:ascii="Calibri" w:eastAsia="Times New Roman" w:hAnsi="Calibri" w:cs="Calibri"/>
                <w:color w:val="000000"/>
              </w:rPr>
            </w:pPr>
            <w:ins w:id="508"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509"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510" w:author="David Conklin" w:date="2020-11-09T15:05:00Z"/>
                <w:rFonts w:ascii="Calibri" w:eastAsia="Times New Roman" w:hAnsi="Calibri" w:cs="Calibri"/>
                <w:color w:val="000000"/>
              </w:rPr>
            </w:pPr>
            <w:ins w:id="511"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512"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513" w:author="David Conklin" w:date="2020-11-09T15:05:00Z"/>
                <w:rFonts w:ascii="Calibri" w:eastAsia="Times New Roman" w:hAnsi="Calibri" w:cs="Calibri"/>
                <w:color w:val="000000"/>
              </w:rPr>
            </w:pPr>
            <w:ins w:id="514"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515" w:author="David Conklin" w:date="2020-11-09T05:42:00Z"/>
        </w:rPr>
      </w:pPr>
      <w:ins w:id="516"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517" w:author="David Conklin" w:date="2020-11-09T05:49:00Z"/>
        </w:rPr>
      </w:pPr>
    </w:p>
    <w:p w14:paraId="7B26BEC6" w14:textId="1B481F3E" w:rsidR="003655CF" w:rsidRDefault="003655CF" w:rsidP="006D6388">
      <w:pPr>
        <w:rPr>
          <w:ins w:id="518" w:author="David Conklin" w:date="2020-11-09T15:28:00Z"/>
        </w:rPr>
      </w:pPr>
      <w:ins w:id="519"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520" w:author="David Conklin" w:date="2020-11-09T15:29:00Z"/>
        </w:rPr>
      </w:pPr>
    </w:p>
    <w:p w14:paraId="6108DC47" w14:textId="1FD168E9" w:rsidR="007E57E4" w:rsidRDefault="00B22A8A" w:rsidP="007E57E4">
      <w:pPr>
        <w:pStyle w:val="Heading2"/>
        <w:rPr>
          <w:ins w:id="521" w:author="David Conklin" w:date="2020-11-09T15:30:00Z"/>
        </w:rPr>
      </w:pPr>
      <w:bookmarkStart w:id="522" w:name="_Toc55965340"/>
      <w:ins w:id="523" w:author="David Conklin" w:date="2020-11-09T15:29:00Z">
        <w:r>
          <w:t>High Cascades Sp</w:t>
        </w:r>
      </w:ins>
      <w:ins w:id="524" w:author="David Conklin" w:date="2020-11-09T15:30:00Z">
        <w:r>
          <w:t>rings</w:t>
        </w:r>
        <w:bookmarkEnd w:id="522"/>
      </w:ins>
    </w:p>
    <w:p w14:paraId="3FB284B1" w14:textId="33723251" w:rsidR="00B22A8A" w:rsidRDefault="00B22A8A" w:rsidP="00B22A8A">
      <w:pPr>
        <w:rPr>
          <w:ins w:id="525" w:author="David Conklin" w:date="2020-11-09T16:36:00Z"/>
        </w:rPr>
      </w:pPr>
      <w:ins w:id="526" w:author="David Conklin" w:date="2020-11-09T15:30:00Z">
        <w:r>
          <w:t xml:space="preserve">More water drains out of portions of the upper McKenzie basin than would be expected from </w:t>
        </w:r>
      </w:ins>
      <w:ins w:id="527" w:author="David Conklin" w:date="2020-11-09T15:31:00Z">
        <w:r>
          <w:t>the amount of precipitation which falls (</w:t>
        </w:r>
      </w:ins>
      <w:ins w:id="528" w:author="David Conklin" w:date="2020-11-09T15:32:00Z">
        <w:r>
          <w:t>Jefferson et al. 2006).</w:t>
        </w:r>
      </w:ins>
      <w:ins w:id="529" w:author="David Conklin" w:date="2020-11-09T16:22:00Z">
        <w:r w:rsidR="00CA72BF">
          <w:t xml:space="preserve"> </w:t>
        </w:r>
      </w:ins>
      <w:ins w:id="530" w:author="David Conklin" w:date="2020-11-09T16:23:00Z">
        <w:r w:rsidR="00B17BF2">
          <w:t xml:space="preserve"> The extra water is conceptualized as coming from springs fed by aquifers w</w:t>
        </w:r>
      </w:ins>
      <w:ins w:id="531" w:author="David Conklin" w:date="2020-11-09T16:24:00Z">
        <w:r w:rsidR="00B17BF2">
          <w:t>hich originate from percolation over areas different from the current drainages</w:t>
        </w:r>
      </w:ins>
      <w:ins w:id="532" w:author="David Conklin" w:date="2020-11-09T16:25:00Z">
        <w:r w:rsidR="00B17BF2">
          <w:t xml:space="preserve">.  </w:t>
        </w:r>
      </w:ins>
      <w:ins w:id="533" w:author="David Conklin" w:date="2020-11-09T16:26:00Z">
        <w:r w:rsidR="00B17BF2">
          <w:t>In fact, there are substantial springs in the High Cascade, a</w:t>
        </w:r>
      </w:ins>
      <w:ins w:id="534" w:author="David Conklin" w:date="2020-11-09T16:27:00Z">
        <w:r w:rsidR="00B17BF2">
          <w:t xml:space="preserve">s for example those which feed Clear Lake.  </w:t>
        </w:r>
      </w:ins>
      <w:ins w:id="535" w:author="David Conklin" w:date="2020-11-09T16:28:00Z">
        <w:r w:rsidR="00B17BF2">
          <w:t>However,</w:t>
        </w:r>
      </w:ins>
      <w:ins w:id="536" w:author="David Conklin" w:date="2020-11-09T16:29:00Z">
        <w:r w:rsidR="00B17BF2">
          <w:t xml:space="preserve"> the available</w:t>
        </w:r>
      </w:ins>
      <w:ins w:id="537" w:author="David Conklin" w:date="2020-11-09T16:28:00Z">
        <w:r w:rsidR="00B17BF2">
          <w:t xml:space="preserve"> information about the number, locations, flow rates, and possible seasonality of the springs is </w:t>
        </w:r>
      </w:ins>
      <w:ins w:id="538" w:author="David Conklin" w:date="2020-11-09T16:29:00Z">
        <w:r w:rsidR="00B17BF2">
          <w:t>not detailed enough to attempt direct representation of</w:t>
        </w:r>
      </w:ins>
      <w:ins w:id="539" w:author="David Conklin" w:date="2020-11-09T16:30:00Z">
        <w:r w:rsidR="00B17BF2">
          <w:t xml:space="preserve"> all the actual springs in CW3M.  As a workaround, we prescribe </w:t>
        </w:r>
      </w:ins>
      <w:ins w:id="540" w:author="David Conklin" w:date="2020-11-09T16:31:00Z">
        <w:r w:rsidR="00B17BF2">
          <w:t xml:space="preserve">average </w:t>
        </w:r>
      </w:ins>
      <w:ins w:id="541" w:author="David Conklin" w:date="2020-11-09T16:30:00Z">
        <w:r w:rsidR="00B17BF2">
          <w:t>spr</w:t>
        </w:r>
      </w:ins>
      <w:ins w:id="542" w:author="David Conklin" w:date="2020-11-09T16:31:00Z">
        <w:r w:rsidR="00B17BF2">
          <w:t>ing flows at the some of the same reaches where we have</w:t>
        </w:r>
      </w:ins>
      <w:ins w:id="543" w:author="David Conklin" w:date="2020-11-09T16:29:00Z">
        <w:r w:rsidR="00B17BF2">
          <w:t xml:space="preserve"> </w:t>
        </w:r>
      </w:ins>
      <w:ins w:id="544" w:author="David Conklin" w:date="2020-11-09T16:32:00Z">
        <w:r w:rsidR="00B17BF2">
          <w:t xml:space="preserve">USGS gage data.  Initially, the </w:t>
        </w:r>
        <w:r w:rsidR="00F275A8">
          <w:t>flow rate is taken as the avera</w:t>
        </w:r>
      </w:ins>
      <w:ins w:id="545" w:author="David Conklin" w:date="2020-11-09T16:33:00Z">
        <w:r w:rsidR="00F275A8">
          <w:t xml:space="preserve">ge summer low flow rate for 2010-18.  The spring flow rate may be further adjusted to </w:t>
        </w:r>
      </w:ins>
      <w:ins w:id="546" w:author="David Conklin" w:date="2020-11-09T16:34:00Z">
        <w:r w:rsidR="00F275A8">
          <w:t xml:space="preserve">reduce the </w:t>
        </w:r>
      </w:ins>
      <w:ins w:id="547" w:author="David Conklin" w:date="2020-11-09T16:35:00Z">
        <w:r w:rsidR="00F275A8">
          <w:t>bias in the simulated flows at the gage locations relative to the</w:t>
        </w:r>
      </w:ins>
      <w:ins w:id="548" w:author="David Conklin" w:date="2020-11-09T16:36:00Z">
        <w:r w:rsidR="00F275A8">
          <w:t xml:space="preserve"> USGS gage data.</w:t>
        </w:r>
      </w:ins>
    </w:p>
    <w:p w14:paraId="3F010BC4" w14:textId="262D3CD7" w:rsidR="00F275A8" w:rsidRDefault="00F275A8" w:rsidP="00B22A8A">
      <w:pPr>
        <w:rPr>
          <w:ins w:id="549" w:author="David Conklin" w:date="2020-11-09T16:36:00Z"/>
        </w:rPr>
      </w:pPr>
    </w:p>
    <w:p w14:paraId="23255F66" w14:textId="77777777" w:rsidR="001B411C" w:rsidRDefault="00F275A8" w:rsidP="00B22A8A">
      <w:pPr>
        <w:rPr>
          <w:ins w:id="550" w:author="David Conklin" w:date="2020-11-09T17:48:00Z"/>
        </w:rPr>
      </w:pPr>
      <w:ins w:id="551" w:author="David Conklin" w:date="2020-11-09T16:36:00Z">
        <w:r>
          <w:t>It may be possible i</w:t>
        </w:r>
      </w:ins>
      <w:ins w:id="552" w:author="David Conklin" w:date="2020-11-09T16:37:00Z">
        <w:r>
          <w:t xml:space="preserve">n some drainages to run </w:t>
        </w:r>
      </w:ins>
      <w:ins w:id="553" w:author="David Conklin" w:date="2020-11-09T16:41:00Z">
        <w:r>
          <w:t>“</w:t>
        </w:r>
      </w:ins>
      <w:ins w:id="554" w:author="David Conklin" w:date="2020-11-09T16:37:00Z">
        <w:r>
          <w:t>PEST</w:t>
        </w:r>
      </w:ins>
      <w:ins w:id="555" w:author="David Conklin" w:date="2020-11-09T16:41:00Z">
        <w:r>
          <w:t>”</w:t>
        </w:r>
      </w:ins>
      <w:ins w:id="556" w:author="David Conklin" w:date="2020-11-09T16:37:00Z">
        <w:r>
          <w:t xml:space="preserve"> calibrations for the HBV precipitation-runoff </w:t>
        </w:r>
      </w:ins>
      <w:ins w:id="557" w:author="David Conklin" w:date="2020-11-09T16:38:00Z">
        <w:r>
          <w:t>model, extending the parameter set to include the value for the spring flow.</w:t>
        </w:r>
      </w:ins>
      <w:ins w:id="558" w:author="David Conklin" w:date="2020-11-09T16:41:00Z">
        <w:r>
          <w:t xml:space="preserve">  PEST stands for Parameter Estimation</w:t>
        </w:r>
      </w:ins>
      <w:ins w:id="559" w:author="David Conklin" w:date="2020-11-09T16:42:00Z">
        <w:r>
          <w:t xml:space="preserve">.  Earlier PEST calibrations for portions of the Willamette </w:t>
        </w:r>
        <w:r w:rsidR="003345E8">
          <w:t xml:space="preserve">basin are described in documents from the WW2100 and </w:t>
        </w:r>
      </w:ins>
      <w:ins w:id="560" w:author="David Conklin" w:date="2020-11-09T16:43:00Z">
        <w:r w:rsidR="003345E8">
          <w:t>OUWIN projects</w:t>
        </w:r>
      </w:ins>
      <w:ins w:id="561" w:author="David Conklin" w:date="2020-11-09T16:44:00Z">
        <w:r w:rsidR="003345E8">
          <w:t xml:space="preserve"> (</w:t>
        </w:r>
      </w:ins>
      <w:ins w:id="562" w:author="David Conklin" w:date="2020-11-09T17:11:00Z">
        <w:r w:rsidR="002F67CA">
          <w:t>Conklin 2016</w:t>
        </w:r>
      </w:ins>
      <w:ins w:id="563" w:author="David Conklin" w:date="2020-11-09T17:32:00Z">
        <w:r w:rsidR="007F5C02">
          <w:t>, 2019</w:t>
        </w:r>
      </w:ins>
      <w:ins w:id="564" w:author="David Conklin" w:date="2020-11-09T16:44:00Z">
        <w:r w:rsidR="003345E8">
          <w:t xml:space="preserve">).  The numbers in the HBV.csv data file were produced from </w:t>
        </w:r>
      </w:ins>
      <w:ins w:id="565" w:author="David Conklin" w:date="2020-11-09T16:45:00Z">
        <w:r w:rsidR="003345E8">
          <w:t>the various PEST calibrations for different watersheds in the Willamette basin, stretching back to early in the WW2100 project and from time</w:t>
        </w:r>
      </w:ins>
      <w:ins w:id="566" w:author="David Conklin" w:date="2020-11-09T16:46:00Z">
        <w:r w:rsidR="003345E8">
          <w:t xml:space="preserve"> to time since.</w:t>
        </w:r>
      </w:ins>
      <w:ins w:id="567" w:author="David Conklin" w:date="2020-11-09T17:07:00Z">
        <w:r w:rsidR="001D6736">
          <w:t xml:space="preserve">       </w:t>
        </w:r>
        <w:r w:rsidR="002F67CA">
          <w:tab/>
        </w:r>
        <w:r w:rsidR="002F67CA">
          <w:tab/>
        </w:r>
      </w:ins>
    </w:p>
    <w:p w14:paraId="2CBB2FBE" w14:textId="77777777" w:rsidR="001B411C" w:rsidRDefault="001B411C" w:rsidP="00B22A8A">
      <w:pPr>
        <w:rPr>
          <w:ins w:id="568" w:author="David Conklin" w:date="2020-11-09T17:48:00Z"/>
        </w:rPr>
      </w:pPr>
    </w:p>
    <w:p w14:paraId="22C59EF1" w14:textId="180817BC" w:rsidR="001B411C" w:rsidRDefault="001B411C" w:rsidP="00B22A8A">
      <w:pPr>
        <w:rPr>
          <w:ins w:id="569" w:author="David Conklin" w:date="2020-11-09T18:38:00Z"/>
        </w:rPr>
      </w:pPr>
      <w:ins w:id="570" w:author="David Conklin" w:date="2020-11-09T17:48:00Z">
        <w:r>
          <w:t>As of</w:t>
        </w:r>
      </w:ins>
      <w:ins w:id="571" w:author="David Conklin" w:date="2020-11-09T17:49:00Z">
        <w:r>
          <w:t xml:space="preserve"> CW3M</w:t>
        </w:r>
      </w:ins>
      <w:ins w:id="572" w:author="David Conklin" w:date="2020-11-09T17:48:00Z">
        <w:r>
          <w:t xml:space="preserve"> version</w:t>
        </w:r>
      </w:ins>
      <w:ins w:id="573" w:author="David Conklin" w:date="2020-11-09T17:49:00Z">
        <w:r>
          <w:t xml:space="preserve"> 98 (11/2/20), spring water inputs have</w:t>
        </w:r>
      </w:ins>
      <w:ins w:id="574" w:author="David Conklin" w:date="2020-11-09T17:50:00Z">
        <w:r>
          <w:t xml:space="preserve"> been added to the McKenzie basin simulation at </w:t>
        </w:r>
      </w:ins>
      <w:ins w:id="575" w:author="David Conklin" w:date="2020-11-09T17:51:00Z">
        <w:r>
          <w:t>8 locations:</w:t>
        </w:r>
      </w:ins>
    </w:p>
    <w:p w14:paraId="09834198" w14:textId="0B7823D6" w:rsidR="001B4B07" w:rsidRDefault="001B4B07" w:rsidP="00B22A8A">
      <w:pPr>
        <w:rPr>
          <w:ins w:id="576" w:author="David Conklin" w:date="2020-11-09T18:38:00Z"/>
        </w:rPr>
      </w:pPr>
    </w:p>
    <w:p w14:paraId="1B038463" w14:textId="77777777" w:rsidR="001B4B07" w:rsidRDefault="001B4B07" w:rsidP="00B22A8A">
      <w:pPr>
        <w:rPr>
          <w:ins w:id="577"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578" w:author="David Conklin" w:date="2020-11-09T17:54:00Z"/>
        </w:trPr>
        <w:tc>
          <w:tcPr>
            <w:tcW w:w="0" w:type="auto"/>
          </w:tcPr>
          <w:p w14:paraId="0E02B4AF" w14:textId="5034D80D" w:rsidR="001B411C" w:rsidRDefault="001B411C" w:rsidP="00B22A8A">
            <w:pPr>
              <w:rPr>
                <w:ins w:id="579" w:author="David Conklin" w:date="2020-11-09T17:54:00Z"/>
              </w:rPr>
            </w:pPr>
            <w:ins w:id="580" w:author="David Conklin" w:date="2020-11-09T17:55:00Z">
              <w:r>
                <w:lastRenderedPageBreak/>
                <w:t>gage</w:t>
              </w:r>
            </w:ins>
          </w:p>
        </w:tc>
        <w:tc>
          <w:tcPr>
            <w:tcW w:w="0" w:type="auto"/>
          </w:tcPr>
          <w:p w14:paraId="18DA4776" w14:textId="2205AAC6" w:rsidR="001B411C" w:rsidRDefault="001B411C" w:rsidP="00B22A8A">
            <w:pPr>
              <w:rPr>
                <w:ins w:id="581" w:author="David Conklin" w:date="2020-11-09T17:54:00Z"/>
              </w:rPr>
            </w:pPr>
            <w:ins w:id="582" w:author="David Conklin" w:date="2020-11-09T17:55:00Z">
              <w:r>
                <w:t>COMID</w:t>
              </w:r>
            </w:ins>
          </w:p>
        </w:tc>
        <w:tc>
          <w:tcPr>
            <w:tcW w:w="0" w:type="auto"/>
          </w:tcPr>
          <w:p w14:paraId="08F441F4" w14:textId="6EB422EE" w:rsidR="001B411C" w:rsidRDefault="001B411C" w:rsidP="00B22A8A">
            <w:pPr>
              <w:rPr>
                <w:ins w:id="583" w:author="David Conklin" w:date="2020-11-09T17:54:00Z"/>
              </w:rPr>
            </w:pPr>
            <w:ins w:id="584" w:author="David Conklin" w:date="2020-11-09T17:56:00Z">
              <w:r>
                <w:t>location</w:t>
              </w:r>
            </w:ins>
          </w:p>
        </w:tc>
        <w:tc>
          <w:tcPr>
            <w:tcW w:w="0" w:type="auto"/>
          </w:tcPr>
          <w:p w14:paraId="1D92D714" w14:textId="313E3F0E" w:rsidR="001B411C" w:rsidRDefault="001B411C" w:rsidP="00B22A8A">
            <w:pPr>
              <w:rPr>
                <w:ins w:id="585" w:author="David Conklin" w:date="2020-11-09T17:54:00Z"/>
              </w:rPr>
            </w:pPr>
            <w:ins w:id="586" w:author="David Conklin" w:date="2020-11-09T17:56:00Z">
              <w:r>
                <w:t>sim rate</w:t>
              </w:r>
            </w:ins>
          </w:p>
        </w:tc>
        <w:tc>
          <w:tcPr>
            <w:tcW w:w="0" w:type="auto"/>
          </w:tcPr>
          <w:p w14:paraId="2551DEE7" w14:textId="21842075" w:rsidR="001B411C" w:rsidRDefault="001B411C" w:rsidP="00B22A8A">
            <w:pPr>
              <w:rPr>
                <w:ins w:id="587" w:author="David Conklin" w:date="2020-11-09T17:54:00Z"/>
              </w:rPr>
            </w:pPr>
            <w:ins w:id="588" w:author="David Conklin" w:date="2020-11-09T17:56:00Z">
              <w:r>
                <w:t>gage low flow</w:t>
              </w:r>
            </w:ins>
          </w:p>
        </w:tc>
      </w:tr>
      <w:tr w:rsidR="001B411C" w14:paraId="1A295F63" w14:textId="77777777" w:rsidTr="001B411C">
        <w:trPr>
          <w:ins w:id="589" w:author="David Conklin" w:date="2020-11-09T17:54:00Z"/>
        </w:trPr>
        <w:tc>
          <w:tcPr>
            <w:tcW w:w="0" w:type="auto"/>
          </w:tcPr>
          <w:p w14:paraId="63B31603" w14:textId="1164DC3B" w:rsidR="001B411C" w:rsidRDefault="008B36F2" w:rsidP="00B22A8A">
            <w:pPr>
              <w:rPr>
                <w:ins w:id="590" w:author="David Conklin" w:date="2020-11-09T17:54:00Z"/>
              </w:rPr>
            </w:pPr>
            <w:ins w:id="591" w:author="David Conklin" w:date="2020-11-09T18:01:00Z">
              <w:r>
                <w:t>14158500</w:t>
              </w:r>
            </w:ins>
          </w:p>
        </w:tc>
        <w:tc>
          <w:tcPr>
            <w:tcW w:w="0" w:type="auto"/>
          </w:tcPr>
          <w:p w14:paraId="68606EBE" w14:textId="6A379913" w:rsidR="001B411C" w:rsidRDefault="001B411C" w:rsidP="00B22A8A">
            <w:pPr>
              <w:rPr>
                <w:ins w:id="592" w:author="David Conklin" w:date="2020-11-09T17:54:00Z"/>
              </w:rPr>
            </w:pPr>
            <w:ins w:id="593" w:author="David Conklin" w:date="2020-11-09T17:56:00Z">
              <w:r>
                <w:t>23773373</w:t>
              </w:r>
            </w:ins>
          </w:p>
        </w:tc>
        <w:tc>
          <w:tcPr>
            <w:tcW w:w="0" w:type="auto"/>
          </w:tcPr>
          <w:p w14:paraId="56856050" w14:textId="614C389D" w:rsidR="001B411C" w:rsidRDefault="001B411C" w:rsidP="00B22A8A">
            <w:pPr>
              <w:rPr>
                <w:ins w:id="594" w:author="David Conklin" w:date="2020-11-09T17:54:00Z"/>
              </w:rPr>
            </w:pPr>
            <w:ins w:id="595" w:author="David Conklin" w:date="2020-11-09T17:56:00Z">
              <w:r>
                <w:t>Clear</w:t>
              </w:r>
            </w:ins>
            <w:ins w:id="596" w:author="David Conklin" w:date="2020-11-09T17:57:00Z">
              <w:r>
                <w:t xml:space="preserve"> Lake</w:t>
              </w:r>
            </w:ins>
          </w:p>
        </w:tc>
        <w:tc>
          <w:tcPr>
            <w:tcW w:w="0" w:type="auto"/>
          </w:tcPr>
          <w:p w14:paraId="55CCCF7A" w14:textId="6E7DDF2A" w:rsidR="001B411C" w:rsidRDefault="001B411C" w:rsidP="00B22A8A">
            <w:pPr>
              <w:rPr>
                <w:ins w:id="597" w:author="David Conklin" w:date="2020-11-09T17:54:00Z"/>
              </w:rPr>
            </w:pPr>
            <w:ins w:id="598" w:author="David Conklin" w:date="2020-11-09T17:57:00Z">
              <w:r>
                <w:t>9.71 cms</w:t>
              </w:r>
            </w:ins>
          </w:p>
        </w:tc>
        <w:tc>
          <w:tcPr>
            <w:tcW w:w="0" w:type="auto"/>
          </w:tcPr>
          <w:p w14:paraId="2D40632C" w14:textId="1F90372D" w:rsidR="001B411C" w:rsidRDefault="001B411C" w:rsidP="00B22A8A">
            <w:pPr>
              <w:rPr>
                <w:ins w:id="599" w:author="David Conklin" w:date="2020-11-09T17:54:00Z"/>
              </w:rPr>
            </w:pPr>
            <w:ins w:id="600" w:author="David Conklin" w:date="2020-11-09T17:57:00Z">
              <w:r>
                <w:t>~6.60 cms</w:t>
              </w:r>
            </w:ins>
          </w:p>
        </w:tc>
      </w:tr>
      <w:tr w:rsidR="001B411C" w14:paraId="6629ED9A" w14:textId="77777777" w:rsidTr="001B411C">
        <w:trPr>
          <w:ins w:id="601" w:author="David Conklin" w:date="2020-11-09T17:54:00Z"/>
        </w:trPr>
        <w:tc>
          <w:tcPr>
            <w:tcW w:w="0" w:type="auto"/>
          </w:tcPr>
          <w:p w14:paraId="403D089F" w14:textId="4346D344" w:rsidR="001B411C" w:rsidRDefault="008B36F2" w:rsidP="00B22A8A">
            <w:pPr>
              <w:rPr>
                <w:ins w:id="602" w:author="David Conklin" w:date="2020-11-09T17:54:00Z"/>
              </w:rPr>
            </w:pPr>
            <w:ins w:id="603" w:author="David Conklin" w:date="2020-11-09T18:02:00Z">
              <w:r>
                <w:t>14161500</w:t>
              </w:r>
            </w:ins>
          </w:p>
        </w:tc>
        <w:tc>
          <w:tcPr>
            <w:tcW w:w="0" w:type="auto"/>
          </w:tcPr>
          <w:p w14:paraId="00808353" w14:textId="1E35B3AD" w:rsidR="001B411C" w:rsidRDefault="008B36F2" w:rsidP="00B22A8A">
            <w:pPr>
              <w:rPr>
                <w:ins w:id="604" w:author="David Conklin" w:date="2020-11-09T17:54:00Z"/>
              </w:rPr>
            </w:pPr>
            <w:ins w:id="605" w:author="David Conklin" w:date="2020-11-09T18:01:00Z">
              <w:r>
                <w:t>237734</w:t>
              </w:r>
            </w:ins>
            <w:ins w:id="606" w:author="David Conklin" w:date="2020-11-09T18:02:00Z">
              <w:r>
                <w:t>11</w:t>
              </w:r>
            </w:ins>
          </w:p>
        </w:tc>
        <w:tc>
          <w:tcPr>
            <w:tcW w:w="0" w:type="auto"/>
          </w:tcPr>
          <w:p w14:paraId="5D3AA62C" w14:textId="195AE5BC" w:rsidR="001B411C" w:rsidRDefault="008B36F2" w:rsidP="00B22A8A">
            <w:pPr>
              <w:rPr>
                <w:ins w:id="607" w:author="David Conklin" w:date="2020-11-09T17:54:00Z"/>
              </w:rPr>
            </w:pPr>
            <w:ins w:id="608" w:author="David Conklin" w:date="2020-11-09T18:02:00Z">
              <w:r>
                <w:t>Lookout Cr near Blue R</w:t>
              </w:r>
            </w:ins>
          </w:p>
        </w:tc>
        <w:tc>
          <w:tcPr>
            <w:tcW w:w="0" w:type="auto"/>
          </w:tcPr>
          <w:p w14:paraId="2E05C778" w14:textId="52033A1A" w:rsidR="001B411C" w:rsidRDefault="008B36F2" w:rsidP="00B22A8A">
            <w:pPr>
              <w:rPr>
                <w:ins w:id="609" w:author="David Conklin" w:date="2020-11-09T17:54:00Z"/>
              </w:rPr>
            </w:pPr>
            <w:ins w:id="610" w:author="David Conklin" w:date="2020-11-09T18:02:00Z">
              <w:r>
                <w:t>0.36</w:t>
              </w:r>
            </w:ins>
            <w:ins w:id="611" w:author="David Conklin" w:date="2020-11-09T18:03:00Z">
              <w:r>
                <w:t xml:space="preserve"> cms</w:t>
              </w:r>
            </w:ins>
          </w:p>
        </w:tc>
        <w:tc>
          <w:tcPr>
            <w:tcW w:w="0" w:type="auto"/>
          </w:tcPr>
          <w:p w14:paraId="2EC21199" w14:textId="4E809D76" w:rsidR="001B411C" w:rsidRDefault="006A1260" w:rsidP="00B22A8A">
            <w:pPr>
              <w:rPr>
                <w:ins w:id="612" w:author="David Conklin" w:date="2020-11-09T17:54:00Z"/>
              </w:rPr>
            </w:pPr>
            <w:ins w:id="613" w:author="David Conklin" w:date="2020-11-09T18:21:00Z">
              <w:r>
                <w:t>~0.35</w:t>
              </w:r>
            </w:ins>
            <w:ins w:id="614" w:author="David Conklin" w:date="2020-11-09T18:22:00Z">
              <w:r w:rsidR="00E979CF">
                <w:t xml:space="preserve"> cms</w:t>
              </w:r>
            </w:ins>
          </w:p>
        </w:tc>
      </w:tr>
      <w:tr w:rsidR="002A54A5" w14:paraId="6473BE78" w14:textId="77777777" w:rsidTr="001B411C">
        <w:trPr>
          <w:ins w:id="615" w:author="David Conklin" w:date="2020-11-09T18:34:00Z"/>
        </w:trPr>
        <w:tc>
          <w:tcPr>
            <w:tcW w:w="0" w:type="auto"/>
          </w:tcPr>
          <w:p w14:paraId="40404C08" w14:textId="42D1BCC9" w:rsidR="002A54A5" w:rsidRDefault="002A54A5" w:rsidP="00B22A8A">
            <w:pPr>
              <w:rPr>
                <w:ins w:id="616" w:author="David Conklin" w:date="2020-11-09T18:34:00Z"/>
              </w:rPr>
            </w:pPr>
            <w:ins w:id="617" w:author="David Conklin" w:date="2020-11-09T18:35:00Z">
              <w:r>
                <w:t>14158850</w:t>
              </w:r>
            </w:ins>
          </w:p>
        </w:tc>
        <w:tc>
          <w:tcPr>
            <w:tcW w:w="0" w:type="auto"/>
          </w:tcPr>
          <w:p w14:paraId="7DB19B54" w14:textId="27069BD7" w:rsidR="002A54A5" w:rsidRDefault="002A54A5" w:rsidP="00B22A8A">
            <w:pPr>
              <w:rPr>
                <w:ins w:id="618" w:author="David Conklin" w:date="2020-11-09T18:34:00Z"/>
              </w:rPr>
            </w:pPr>
            <w:ins w:id="619" w:author="David Conklin" w:date="2020-11-09T18:35:00Z">
              <w:r>
                <w:t>23773359</w:t>
              </w:r>
            </w:ins>
          </w:p>
        </w:tc>
        <w:tc>
          <w:tcPr>
            <w:tcW w:w="0" w:type="auto"/>
          </w:tcPr>
          <w:p w14:paraId="21A0F036" w14:textId="545AB7BA" w:rsidR="002A54A5" w:rsidRDefault="002A54A5" w:rsidP="00B22A8A">
            <w:pPr>
              <w:rPr>
                <w:ins w:id="620" w:author="David Conklin" w:date="2020-11-09T18:34:00Z"/>
              </w:rPr>
            </w:pPr>
            <w:ins w:id="621" w:author="David Conklin" w:date="2020-11-09T18:34:00Z">
              <w:r>
                <w:t>Below</w:t>
              </w:r>
            </w:ins>
            <w:ins w:id="622" w:author="David Conklin" w:date="2020-11-09T18:35:00Z">
              <w:r>
                <w:t xml:space="preserve"> Trail Bridge Dam</w:t>
              </w:r>
            </w:ins>
          </w:p>
        </w:tc>
        <w:tc>
          <w:tcPr>
            <w:tcW w:w="0" w:type="auto"/>
          </w:tcPr>
          <w:p w14:paraId="362C037C" w14:textId="3E8C3F1C" w:rsidR="002A54A5" w:rsidRDefault="002A54A5" w:rsidP="00B22A8A">
            <w:pPr>
              <w:rPr>
                <w:ins w:id="623" w:author="David Conklin" w:date="2020-11-09T18:34:00Z"/>
              </w:rPr>
            </w:pPr>
            <w:ins w:id="624" w:author="David Conklin" w:date="2020-11-09T18:36:00Z">
              <w:r>
                <w:t>7.36 cms</w:t>
              </w:r>
            </w:ins>
          </w:p>
        </w:tc>
        <w:tc>
          <w:tcPr>
            <w:tcW w:w="0" w:type="auto"/>
          </w:tcPr>
          <w:p w14:paraId="518E8AE8" w14:textId="0A108D64" w:rsidR="002A54A5" w:rsidRDefault="002A54A5" w:rsidP="00B22A8A">
            <w:pPr>
              <w:rPr>
                <w:ins w:id="625" w:author="David Conklin" w:date="2020-11-09T18:34:00Z"/>
              </w:rPr>
            </w:pPr>
            <w:ins w:id="626" w:author="David Conklin" w:date="2020-11-09T18:37:00Z">
              <w:r>
                <w:t>~19.39 cms</w:t>
              </w:r>
            </w:ins>
          </w:p>
        </w:tc>
      </w:tr>
      <w:tr w:rsidR="001B411C" w14:paraId="0EDDB8F6" w14:textId="77777777" w:rsidTr="001B411C">
        <w:trPr>
          <w:ins w:id="627" w:author="David Conklin" w:date="2020-11-09T17:54:00Z"/>
        </w:trPr>
        <w:tc>
          <w:tcPr>
            <w:tcW w:w="0" w:type="auto"/>
          </w:tcPr>
          <w:p w14:paraId="718D10AC" w14:textId="77777777" w:rsidR="001B411C" w:rsidRDefault="001B411C" w:rsidP="00B22A8A">
            <w:pPr>
              <w:rPr>
                <w:ins w:id="628" w:author="David Conklin" w:date="2020-11-09T17:54:00Z"/>
              </w:rPr>
            </w:pPr>
          </w:p>
        </w:tc>
        <w:tc>
          <w:tcPr>
            <w:tcW w:w="0" w:type="auto"/>
          </w:tcPr>
          <w:p w14:paraId="4BC58D9F" w14:textId="0EE2893A" w:rsidR="001B411C" w:rsidRDefault="008B36F2" w:rsidP="00B22A8A">
            <w:pPr>
              <w:rPr>
                <w:ins w:id="629" w:author="David Conklin" w:date="2020-11-09T17:54:00Z"/>
              </w:rPr>
            </w:pPr>
            <w:ins w:id="630" w:author="David Conklin" w:date="2020-11-09T18:03:00Z">
              <w:r>
                <w:t>23773239</w:t>
              </w:r>
            </w:ins>
          </w:p>
        </w:tc>
        <w:tc>
          <w:tcPr>
            <w:tcW w:w="0" w:type="auto"/>
          </w:tcPr>
          <w:p w14:paraId="74D6DF68" w14:textId="2B115D8D" w:rsidR="001B411C" w:rsidRDefault="008B36F2" w:rsidP="00B22A8A">
            <w:pPr>
              <w:rPr>
                <w:ins w:id="631" w:author="David Conklin" w:date="2020-11-09T17:54:00Z"/>
              </w:rPr>
            </w:pPr>
            <w:ins w:id="632" w:author="David Conklin" w:date="2020-11-09T18:03:00Z">
              <w:r>
                <w:t>Foley Springs on W. Fork</w:t>
              </w:r>
            </w:ins>
          </w:p>
        </w:tc>
        <w:tc>
          <w:tcPr>
            <w:tcW w:w="0" w:type="auto"/>
          </w:tcPr>
          <w:p w14:paraId="72458008" w14:textId="19FFA2CC" w:rsidR="001B411C" w:rsidRDefault="008B36F2" w:rsidP="00B22A8A">
            <w:pPr>
              <w:rPr>
                <w:ins w:id="633" w:author="David Conklin" w:date="2020-11-09T17:54:00Z"/>
              </w:rPr>
            </w:pPr>
            <w:ins w:id="634" w:author="David Conklin" w:date="2020-11-09T18:03:00Z">
              <w:r>
                <w:t>3.31 cms</w:t>
              </w:r>
            </w:ins>
          </w:p>
        </w:tc>
        <w:tc>
          <w:tcPr>
            <w:tcW w:w="0" w:type="auto"/>
          </w:tcPr>
          <w:p w14:paraId="6F4D986E" w14:textId="40EB73BD" w:rsidR="001B411C" w:rsidRDefault="002A54A5" w:rsidP="00B22A8A">
            <w:pPr>
              <w:rPr>
                <w:ins w:id="635" w:author="David Conklin" w:date="2020-11-09T17:54:00Z"/>
              </w:rPr>
            </w:pPr>
            <w:ins w:id="636" w:author="David Conklin" w:date="2020-11-09T18:33:00Z">
              <w:r>
                <w:t>ungauged</w:t>
              </w:r>
            </w:ins>
          </w:p>
        </w:tc>
      </w:tr>
      <w:tr w:rsidR="001B411C" w14:paraId="5623176F" w14:textId="77777777" w:rsidTr="001B411C">
        <w:trPr>
          <w:ins w:id="637" w:author="David Conklin" w:date="2020-11-09T17:54:00Z"/>
        </w:trPr>
        <w:tc>
          <w:tcPr>
            <w:tcW w:w="0" w:type="auto"/>
          </w:tcPr>
          <w:p w14:paraId="6B0D78BA" w14:textId="670E16E3" w:rsidR="001B411C" w:rsidRDefault="008B36F2" w:rsidP="00B22A8A">
            <w:pPr>
              <w:rPr>
                <w:ins w:id="638" w:author="David Conklin" w:date="2020-11-09T17:54:00Z"/>
              </w:rPr>
            </w:pPr>
            <w:ins w:id="639" w:author="David Conklin" w:date="2020-11-09T18:05:00Z">
              <w:r>
                <w:t>14161100</w:t>
              </w:r>
            </w:ins>
          </w:p>
        </w:tc>
        <w:tc>
          <w:tcPr>
            <w:tcW w:w="0" w:type="auto"/>
          </w:tcPr>
          <w:p w14:paraId="7EDD5CB8" w14:textId="4BB6DDDB" w:rsidR="001B411C" w:rsidRDefault="008B36F2" w:rsidP="00B22A8A">
            <w:pPr>
              <w:rPr>
                <w:ins w:id="640" w:author="David Conklin" w:date="2020-11-09T17:54:00Z"/>
              </w:rPr>
            </w:pPr>
            <w:ins w:id="641" w:author="David Conklin" w:date="2020-11-09T18:04:00Z">
              <w:r>
                <w:t>23773429</w:t>
              </w:r>
            </w:ins>
          </w:p>
        </w:tc>
        <w:tc>
          <w:tcPr>
            <w:tcW w:w="0" w:type="auto"/>
          </w:tcPr>
          <w:p w14:paraId="0D3B0771" w14:textId="1874ED47" w:rsidR="001B411C" w:rsidRDefault="008B36F2" w:rsidP="00B22A8A">
            <w:pPr>
              <w:rPr>
                <w:ins w:id="642" w:author="David Conklin" w:date="2020-11-09T17:54:00Z"/>
              </w:rPr>
            </w:pPr>
            <w:ins w:id="643" w:author="David Conklin" w:date="2020-11-09T18:05:00Z">
              <w:r>
                <w:t>Blue R below Tidbits Cr</w:t>
              </w:r>
            </w:ins>
          </w:p>
        </w:tc>
        <w:tc>
          <w:tcPr>
            <w:tcW w:w="0" w:type="auto"/>
          </w:tcPr>
          <w:p w14:paraId="2C9932A0" w14:textId="259A8E11" w:rsidR="001B411C" w:rsidRDefault="008B36F2" w:rsidP="00B22A8A">
            <w:pPr>
              <w:rPr>
                <w:ins w:id="644" w:author="David Conklin" w:date="2020-11-09T17:54:00Z"/>
              </w:rPr>
            </w:pPr>
            <w:ins w:id="645" w:author="David Conklin" w:date="2020-11-09T18:05:00Z">
              <w:r>
                <w:t>1.60 cms</w:t>
              </w:r>
            </w:ins>
          </w:p>
        </w:tc>
        <w:tc>
          <w:tcPr>
            <w:tcW w:w="0" w:type="auto"/>
          </w:tcPr>
          <w:p w14:paraId="0C37DCED" w14:textId="5ACF87EA" w:rsidR="001B411C" w:rsidRDefault="002A54A5" w:rsidP="00B22A8A">
            <w:pPr>
              <w:rPr>
                <w:ins w:id="646" w:author="David Conklin" w:date="2020-11-09T17:54:00Z"/>
              </w:rPr>
            </w:pPr>
            <w:ins w:id="647" w:author="David Conklin" w:date="2020-11-09T18:33:00Z">
              <w:r>
                <w:t>flow not available</w:t>
              </w:r>
            </w:ins>
          </w:p>
        </w:tc>
      </w:tr>
      <w:tr w:rsidR="001B411C" w14:paraId="5E665894" w14:textId="77777777" w:rsidTr="001B411C">
        <w:trPr>
          <w:ins w:id="648" w:author="David Conklin" w:date="2020-11-09T17:54:00Z"/>
        </w:trPr>
        <w:tc>
          <w:tcPr>
            <w:tcW w:w="0" w:type="auto"/>
          </w:tcPr>
          <w:p w14:paraId="1B46E507" w14:textId="5151EC03" w:rsidR="001B411C" w:rsidRDefault="008B36F2" w:rsidP="00B22A8A">
            <w:pPr>
              <w:rPr>
                <w:ins w:id="649" w:author="David Conklin" w:date="2020-11-09T17:54:00Z"/>
              </w:rPr>
            </w:pPr>
            <w:ins w:id="650" w:author="David Conklin" w:date="2020-11-09T18:06:00Z">
              <w:r>
                <w:t>14158790</w:t>
              </w:r>
            </w:ins>
          </w:p>
        </w:tc>
        <w:tc>
          <w:tcPr>
            <w:tcW w:w="0" w:type="auto"/>
          </w:tcPr>
          <w:p w14:paraId="09CD0002" w14:textId="4E37E7B5" w:rsidR="001B411C" w:rsidRDefault="008B36F2" w:rsidP="00B22A8A">
            <w:pPr>
              <w:rPr>
                <w:ins w:id="651" w:author="David Conklin" w:date="2020-11-09T17:54:00Z"/>
              </w:rPr>
            </w:pPr>
            <w:ins w:id="652" w:author="David Conklin" w:date="2020-11-09T18:05:00Z">
              <w:r>
                <w:t>23773393</w:t>
              </w:r>
            </w:ins>
          </w:p>
        </w:tc>
        <w:tc>
          <w:tcPr>
            <w:tcW w:w="0" w:type="auto"/>
          </w:tcPr>
          <w:p w14:paraId="188604A0" w14:textId="4AD70948" w:rsidR="001B411C" w:rsidRDefault="008B36F2" w:rsidP="00B22A8A">
            <w:pPr>
              <w:rPr>
                <w:ins w:id="653" w:author="David Conklin" w:date="2020-11-09T17:54:00Z"/>
              </w:rPr>
            </w:pPr>
            <w:ins w:id="654" w:author="David Conklin" w:date="2020-11-09T18:06:00Z">
              <w:r>
                <w:t>Smith R above Smith R Reservoir</w:t>
              </w:r>
            </w:ins>
          </w:p>
        </w:tc>
        <w:tc>
          <w:tcPr>
            <w:tcW w:w="0" w:type="auto"/>
          </w:tcPr>
          <w:p w14:paraId="686C34EE" w14:textId="6A9C90DC" w:rsidR="001B411C" w:rsidRDefault="008B36F2" w:rsidP="00B22A8A">
            <w:pPr>
              <w:rPr>
                <w:ins w:id="655" w:author="David Conklin" w:date="2020-11-09T17:54:00Z"/>
              </w:rPr>
            </w:pPr>
            <w:ins w:id="656" w:author="David Conklin" w:date="2020-11-09T18:06:00Z">
              <w:r>
                <w:t>0.76 cms</w:t>
              </w:r>
            </w:ins>
          </w:p>
        </w:tc>
        <w:tc>
          <w:tcPr>
            <w:tcW w:w="0" w:type="auto"/>
          </w:tcPr>
          <w:p w14:paraId="1A378141" w14:textId="4B1E4B76" w:rsidR="001B411C" w:rsidRDefault="00E979CF" w:rsidP="00B22A8A">
            <w:pPr>
              <w:rPr>
                <w:ins w:id="657" w:author="David Conklin" w:date="2020-11-09T17:54:00Z"/>
              </w:rPr>
            </w:pPr>
            <w:ins w:id="658" w:author="David Conklin" w:date="2020-11-09T18:25:00Z">
              <w:r>
                <w:t>~0.15 cms</w:t>
              </w:r>
            </w:ins>
          </w:p>
        </w:tc>
      </w:tr>
      <w:tr w:rsidR="001B411C" w14:paraId="3A473A68" w14:textId="77777777" w:rsidTr="001B411C">
        <w:trPr>
          <w:ins w:id="659" w:author="David Conklin" w:date="2020-11-09T17:54:00Z"/>
        </w:trPr>
        <w:tc>
          <w:tcPr>
            <w:tcW w:w="0" w:type="auto"/>
          </w:tcPr>
          <w:p w14:paraId="176107ED" w14:textId="5FD4E459" w:rsidR="001B411C" w:rsidRDefault="008B36F2" w:rsidP="00B22A8A">
            <w:pPr>
              <w:rPr>
                <w:ins w:id="660" w:author="David Conklin" w:date="2020-11-09T17:54:00Z"/>
              </w:rPr>
            </w:pPr>
            <w:ins w:id="661" w:author="David Conklin" w:date="2020-11-09T18:07:00Z">
              <w:r>
                <w:t>14159200</w:t>
              </w:r>
            </w:ins>
          </w:p>
        </w:tc>
        <w:tc>
          <w:tcPr>
            <w:tcW w:w="0" w:type="auto"/>
          </w:tcPr>
          <w:p w14:paraId="0079C0A1" w14:textId="52AFCD7B" w:rsidR="001B411C" w:rsidRDefault="008B36F2" w:rsidP="00B22A8A">
            <w:pPr>
              <w:rPr>
                <w:ins w:id="662" w:author="David Conklin" w:date="2020-11-09T17:54:00Z"/>
              </w:rPr>
            </w:pPr>
            <w:ins w:id="663" w:author="David Conklin" w:date="2020-11-09T18:07:00Z">
              <w:r>
                <w:t>23773037</w:t>
              </w:r>
            </w:ins>
          </w:p>
        </w:tc>
        <w:tc>
          <w:tcPr>
            <w:tcW w:w="0" w:type="auto"/>
          </w:tcPr>
          <w:p w14:paraId="59DF966F" w14:textId="674A0A48" w:rsidR="001B411C" w:rsidRDefault="008B36F2" w:rsidP="00B22A8A">
            <w:pPr>
              <w:rPr>
                <w:ins w:id="664" w:author="David Conklin" w:date="2020-11-09T17:54:00Z"/>
              </w:rPr>
            </w:pPr>
            <w:ins w:id="665" w:author="David Conklin" w:date="2020-11-09T18:07:00Z">
              <w:r>
                <w:t>Above Cougar Reservoir</w:t>
              </w:r>
            </w:ins>
          </w:p>
        </w:tc>
        <w:tc>
          <w:tcPr>
            <w:tcW w:w="0" w:type="auto"/>
          </w:tcPr>
          <w:p w14:paraId="719B1822" w14:textId="6BDE6861" w:rsidR="001B411C" w:rsidRDefault="008B36F2" w:rsidP="00B22A8A">
            <w:pPr>
              <w:rPr>
                <w:ins w:id="666" w:author="David Conklin" w:date="2020-11-09T17:54:00Z"/>
              </w:rPr>
            </w:pPr>
            <w:ins w:id="667" w:author="David Conklin" w:date="2020-11-09T18:08:00Z">
              <w:r>
                <w:t>6.37 cms</w:t>
              </w:r>
            </w:ins>
          </w:p>
        </w:tc>
        <w:tc>
          <w:tcPr>
            <w:tcW w:w="0" w:type="auto"/>
          </w:tcPr>
          <w:p w14:paraId="65F9C6A9" w14:textId="1F2E5878" w:rsidR="001B411C" w:rsidRDefault="00E979CF" w:rsidP="00B22A8A">
            <w:pPr>
              <w:rPr>
                <w:ins w:id="668" w:author="David Conklin" w:date="2020-11-09T17:54:00Z"/>
              </w:rPr>
            </w:pPr>
            <w:ins w:id="669" w:author="David Conklin" w:date="2020-11-09T18:26:00Z">
              <w:r>
                <w:t>~6.40 cms</w:t>
              </w:r>
            </w:ins>
          </w:p>
        </w:tc>
      </w:tr>
      <w:tr w:rsidR="008B36F2" w14:paraId="1ECC758B" w14:textId="77777777" w:rsidTr="001B411C">
        <w:trPr>
          <w:ins w:id="670" w:author="David Conklin" w:date="2020-11-09T18:08:00Z"/>
        </w:trPr>
        <w:tc>
          <w:tcPr>
            <w:tcW w:w="0" w:type="auto"/>
          </w:tcPr>
          <w:p w14:paraId="25C4EEA1" w14:textId="511BF573" w:rsidR="008B36F2" w:rsidRDefault="008B36F2" w:rsidP="00B22A8A">
            <w:pPr>
              <w:rPr>
                <w:ins w:id="671" w:author="David Conklin" w:date="2020-11-09T18:08:00Z"/>
              </w:rPr>
            </w:pPr>
            <w:ins w:id="672" w:author="David Conklin" w:date="2020-11-09T18:09:00Z">
              <w:r>
                <w:t>14159500</w:t>
              </w:r>
            </w:ins>
          </w:p>
        </w:tc>
        <w:tc>
          <w:tcPr>
            <w:tcW w:w="0" w:type="auto"/>
          </w:tcPr>
          <w:p w14:paraId="0F0369E3" w14:textId="7579D526" w:rsidR="008B36F2" w:rsidRDefault="008B36F2" w:rsidP="00B22A8A">
            <w:pPr>
              <w:rPr>
                <w:ins w:id="673" w:author="David Conklin" w:date="2020-11-09T18:08:00Z"/>
              </w:rPr>
            </w:pPr>
            <w:ins w:id="674" w:author="David Conklin" w:date="2020-11-09T18:08:00Z">
              <w:r>
                <w:t>23773009</w:t>
              </w:r>
            </w:ins>
          </w:p>
        </w:tc>
        <w:tc>
          <w:tcPr>
            <w:tcW w:w="0" w:type="auto"/>
          </w:tcPr>
          <w:p w14:paraId="1101E350" w14:textId="6F3C27F3" w:rsidR="008B36F2" w:rsidRDefault="008B36F2" w:rsidP="00B22A8A">
            <w:pPr>
              <w:rPr>
                <w:ins w:id="675" w:author="David Conklin" w:date="2020-11-09T18:08:00Z"/>
              </w:rPr>
            </w:pPr>
            <w:ins w:id="676" w:author="David Conklin" w:date="2020-11-09T18:09:00Z">
              <w:r>
                <w:t>S. Fork near Rainbow</w:t>
              </w:r>
            </w:ins>
          </w:p>
        </w:tc>
        <w:tc>
          <w:tcPr>
            <w:tcW w:w="0" w:type="auto"/>
          </w:tcPr>
          <w:p w14:paraId="107A303C" w14:textId="5686BF2A" w:rsidR="008B36F2" w:rsidRDefault="008B36F2" w:rsidP="00B22A8A">
            <w:pPr>
              <w:rPr>
                <w:ins w:id="677" w:author="David Conklin" w:date="2020-11-09T18:08:00Z"/>
              </w:rPr>
            </w:pPr>
            <w:ins w:id="678" w:author="David Conklin" w:date="2020-11-09T18:10:00Z">
              <w:r>
                <w:t>1.10 cms</w:t>
              </w:r>
            </w:ins>
          </w:p>
        </w:tc>
        <w:tc>
          <w:tcPr>
            <w:tcW w:w="0" w:type="auto"/>
          </w:tcPr>
          <w:p w14:paraId="3A991BCE" w14:textId="4DE2056E" w:rsidR="00C3243C" w:rsidRDefault="00E979CF" w:rsidP="00B22A8A">
            <w:pPr>
              <w:rPr>
                <w:ins w:id="679" w:author="David Conklin" w:date="2020-11-09T18:08:00Z"/>
              </w:rPr>
            </w:pPr>
            <w:ins w:id="680" w:author="David Conklin" w:date="2020-11-09T18:28:00Z">
              <w:r>
                <w:t>~12.</w:t>
              </w:r>
            </w:ins>
            <w:ins w:id="681" w:author="David Conklin" w:date="2020-11-09T18:29:00Z">
              <w:r>
                <w:t>41 cms</w:t>
              </w:r>
            </w:ins>
          </w:p>
        </w:tc>
      </w:tr>
      <w:tr w:rsidR="00C3243C" w14:paraId="7D7098F9" w14:textId="77777777" w:rsidTr="001B411C">
        <w:trPr>
          <w:ins w:id="682" w:author="David Conklin" w:date="2020-11-09T18:39:00Z"/>
        </w:trPr>
        <w:tc>
          <w:tcPr>
            <w:tcW w:w="0" w:type="auto"/>
          </w:tcPr>
          <w:p w14:paraId="59DC95D4" w14:textId="77777777" w:rsidR="00C3243C" w:rsidRDefault="00C3243C" w:rsidP="00B22A8A">
            <w:pPr>
              <w:rPr>
                <w:ins w:id="683" w:author="David Conklin" w:date="2020-11-09T18:39:00Z"/>
              </w:rPr>
            </w:pPr>
          </w:p>
        </w:tc>
        <w:tc>
          <w:tcPr>
            <w:tcW w:w="0" w:type="auto"/>
          </w:tcPr>
          <w:p w14:paraId="7E6CD009" w14:textId="77777777" w:rsidR="00C3243C" w:rsidRDefault="00C3243C" w:rsidP="00B22A8A">
            <w:pPr>
              <w:rPr>
                <w:ins w:id="684" w:author="David Conklin" w:date="2020-11-09T18:39:00Z"/>
              </w:rPr>
            </w:pPr>
          </w:p>
        </w:tc>
        <w:tc>
          <w:tcPr>
            <w:tcW w:w="0" w:type="auto"/>
          </w:tcPr>
          <w:p w14:paraId="2F75EA4C" w14:textId="424C12B7" w:rsidR="00C3243C" w:rsidRDefault="00C3243C" w:rsidP="00B22A8A">
            <w:pPr>
              <w:rPr>
                <w:ins w:id="685" w:author="David Conklin" w:date="2020-11-09T18:39:00Z"/>
              </w:rPr>
            </w:pPr>
            <w:ins w:id="686" w:author="David Conklin" w:date="2020-11-09T18:40:00Z">
              <w:r>
                <w:t>total</w:t>
              </w:r>
            </w:ins>
          </w:p>
        </w:tc>
        <w:tc>
          <w:tcPr>
            <w:tcW w:w="0" w:type="auto"/>
          </w:tcPr>
          <w:p w14:paraId="59AA375B" w14:textId="55ED34DC" w:rsidR="00C3243C" w:rsidRDefault="00C3243C" w:rsidP="00B22A8A">
            <w:pPr>
              <w:rPr>
                <w:ins w:id="687" w:author="David Conklin" w:date="2020-11-09T18:39:00Z"/>
              </w:rPr>
            </w:pPr>
            <w:ins w:id="688" w:author="David Conklin" w:date="2020-11-09T18:41:00Z">
              <w:r>
                <w:t>30.57 cms</w:t>
              </w:r>
            </w:ins>
          </w:p>
        </w:tc>
        <w:tc>
          <w:tcPr>
            <w:tcW w:w="0" w:type="auto"/>
          </w:tcPr>
          <w:p w14:paraId="721A7E6A" w14:textId="0BF14FD1" w:rsidR="00C3243C" w:rsidRDefault="00223D2E" w:rsidP="00B22A8A">
            <w:pPr>
              <w:rPr>
                <w:ins w:id="689" w:author="David Conklin" w:date="2020-11-09T18:39:00Z"/>
              </w:rPr>
            </w:pPr>
            <w:ins w:id="690" w:author="David Conklin" w:date="2020-11-09T18:42:00Z">
              <w:r>
                <w:t>~45-50 cms</w:t>
              </w:r>
            </w:ins>
          </w:p>
        </w:tc>
      </w:tr>
    </w:tbl>
    <w:p w14:paraId="11EB5E87" w14:textId="0570BA40" w:rsidR="004061C2" w:rsidRDefault="004061C2" w:rsidP="00B22A8A">
      <w:pPr>
        <w:rPr>
          <w:ins w:id="691" w:author="David Conklin" w:date="2020-11-09T17:33:00Z"/>
        </w:rPr>
      </w:pPr>
    </w:p>
    <w:p w14:paraId="3083C764" w14:textId="5254952A" w:rsidR="00F275A8" w:rsidRDefault="002F67CA" w:rsidP="00B22A8A">
      <w:pPr>
        <w:rPr>
          <w:ins w:id="692" w:author="David Conklin" w:date="2020-11-09T15:30:00Z"/>
        </w:rPr>
      </w:pPr>
      <w:ins w:id="693"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694" w:author="David Conklin" w:date="2020-11-09T15:28:00Z"/>
        </w:rPr>
      </w:pPr>
    </w:p>
    <w:p w14:paraId="3C219005" w14:textId="3768810B" w:rsidR="007E57E4" w:rsidRDefault="007E57E4" w:rsidP="007E57E4">
      <w:pPr>
        <w:pStyle w:val="Heading2"/>
        <w:rPr>
          <w:ins w:id="695" w:author="David Conklin" w:date="2020-11-10T15:28:00Z"/>
        </w:rPr>
      </w:pPr>
      <w:bookmarkStart w:id="696" w:name="_Toc55965341"/>
      <w:ins w:id="697" w:author="David Conklin" w:date="2020-11-09T15:29:00Z">
        <w:r>
          <w:t>Calibration</w:t>
        </w:r>
      </w:ins>
      <w:ins w:id="698" w:author="David Conklin" w:date="2020-11-11T04:08:00Z">
        <w:r w:rsidR="00B06ED6">
          <w:t xml:space="preserve"> and simulation skill</w:t>
        </w:r>
      </w:ins>
      <w:bookmarkEnd w:id="696"/>
    </w:p>
    <w:p w14:paraId="08A0E44B" w14:textId="620DE562" w:rsidR="00A81ED1" w:rsidRDefault="00A81ED1" w:rsidP="00A81ED1">
      <w:pPr>
        <w:rPr>
          <w:ins w:id="699" w:author="David Conklin" w:date="2020-11-11T04:15:00Z"/>
        </w:rPr>
      </w:pPr>
      <w:ins w:id="700" w:author="David Conklin" w:date="2020-11-10T15:29:00Z">
        <w:r>
          <w:t>Initial calibration of CW3M for the McKenzie basin</w:t>
        </w:r>
      </w:ins>
      <w:ins w:id="701" w:author="David Conklin" w:date="2020-11-10T15:30:00Z">
        <w:r>
          <w:t xml:space="preserve">, done through 11/10/20 for the EPA-funded study, yield </w:t>
        </w:r>
      </w:ins>
      <w:ins w:id="702" w:author="David Conklin" w:date="2020-11-10T15:31:00Z">
        <w:r>
          <w:t>mixed good and bad skill statistics.</w:t>
        </w:r>
      </w:ins>
      <w:ins w:id="703" w:author="David Conklin" w:date="2020-11-10T16:13:00Z">
        <w:r w:rsidR="00B64193">
          <w:t xml:space="preserve">  </w:t>
        </w:r>
      </w:ins>
      <w:ins w:id="704" w:author="David Conklin" w:date="2020-11-10T16:14:00Z">
        <w:r w:rsidR="00B64193">
          <w:t>Simulated monthly f</w:t>
        </w:r>
      </w:ins>
      <w:ins w:id="705" w:author="David Conklin" w:date="2020-11-10T16:13:00Z">
        <w:r w:rsidR="00B64193">
          <w:t>lows</w:t>
        </w:r>
      </w:ins>
      <w:ins w:id="706" w:author="David Conklin" w:date="2020-11-10T16:19:00Z">
        <w:r w:rsidR="00B64193">
          <w:t xml:space="preserve"> for 2010-18</w:t>
        </w:r>
      </w:ins>
      <w:ins w:id="707" w:author="David Conklin" w:date="2020-11-10T16:13:00Z">
        <w:r w:rsidR="00B64193">
          <w:t xml:space="preserve"> at 7 of the 13</w:t>
        </w:r>
      </w:ins>
      <w:ins w:id="708" w:author="David Conklin" w:date="2020-11-10T16:14:00Z">
        <w:r w:rsidR="00B64193">
          <w:t xml:space="preserve"> gages listed above </w:t>
        </w:r>
      </w:ins>
      <w:ins w:id="709" w:author="David Conklin" w:date="2020-11-10T16:15:00Z">
        <w:r w:rsidR="00B64193">
          <w:t xml:space="preserve">match the gage records well enough to rate </w:t>
        </w:r>
      </w:ins>
      <w:ins w:id="710" w:author="David Conklin" w:date="2020-11-10T16:37:00Z">
        <w:r w:rsidR="003D64A1">
          <w:t xml:space="preserve">generally </w:t>
        </w:r>
      </w:ins>
      <w:ins w:id="711" w:author="David Conklin" w:date="2020-11-10T16:15:00Z">
        <w:r w:rsidR="00B64193">
          <w:t xml:space="preserve">satisfactory or better, using the </w:t>
        </w:r>
      </w:ins>
      <w:proofErr w:type="spellStart"/>
      <w:ins w:id="712" w:author="David Conklin" w:date="2020-11-10T16:18:00Z">
        <w:r w:rsidR="00B64193">
          <w:t>Moriasi</w:t>
        </w:r>
        <w:proofErr w:type="spellEnd"/>
        <w:r w:rsidR="00B64193">
          <w:t xml:space="preserve"> skill criteria (</w:t>
        </w:r>
        <w:proofErr w:type="spellStart"/>
        <w:r w:rsidR="00B64193">
          <w:t>Moriasi</w:t>
        </w:r>
        <w:proofErr w:type="spellEnd"/>
        <w:r w:rsidR="00B64193">
          <w:t xml:space="preserve"> et al. 2007, 2015)</w:t>
        </w:r>
      </w:ins>
      <w:ins w:id="713" w:author="David Conklin" w:date="2020-11-10T16:19:00Z">
        <w:r w:rsidR="00B64193">
          <w:t>.  Simulated flows at the other 6</w:t>
        </w:r>
      </w:ins>
      <w:ins w:id="714" w:author="David Conklin" w:date="2020-11-10T16:20:00Z">
        <w:r w:rsidR="00B64193">
          <w:t xml:space="preserve"> gages are not satisfactory.  Simulated </w:t>
        </w:r>
      </w:ins>
      <w:ins w:id="715" w:author="David Conklin" w:date="2020-11-10T16:22:00Z">
        <w:r w:rsidR="00B64193">
          <w:t xml:space="preserve">monthly stream </w:t>
        </w:r>
      </w:ins>
      <w:ins w:id="716" w:author="David Conklin" w:date="2020-11-10T16:20:00Z">
        <w:r w:rsidR="00B64193">
          <w:t xml:space="preserve">temperatures are satisfactory </w:t>
        </w:r>
      </w:ins>
      <w:ins w:id="717" w:author="David Conklin" w:date="2020-11-10T16:21:00Z">
        <w:r w:rsidR="00B64193">
          <w:t>or better at</w:t>
        </w:r>
      </w:ins>
      <w:ins w:id="718" w:author="David Conklin" w:date="2020-11-10T16:20:00Z">
        <w:r w:rsidR="00B64193">
          <w:t xml:space="preserve"> only 2</w:t>
        </w:r>
      </w:ins>
      <w:ins w:id="719" w:author="David Conklin" w:date="2020-11-10T16:21:00Z">
        <w:r w:rsidR="00B64193">
          <w:t xml:space="preserve"> of the 6 temperature sensor locations.</w:t>
        </w:r>
      </w:ins>
      <w:ins w:id="720" w:author="David Conklin" w:date="2020-11-10T17:23:00Z">
        <w:r w:rsidR="00257E8F">
          <w:t xml:space="preserve">  Note that </w:t>
        </w:r>
        <w:proofErr w:type="spellStart"/>
        <w:r w:rsidR="00257E8F">
          <w:t>Moriasi’s</w:t>
        </w:r>
        <w:proofErr w:type="spellEnd"/>
        <w:r w:rsidR="00257E8F">
          <w:t xml:space="preserve"> skill criteria we</w:t>
        </w:r>
      </w:ins>
      <w:ins w:id="721" w:author="David Conklin" w:date="2020-11-10T17:24:00Z">
        <w:r w:rsidR="00257E8F">
          <w:t>re actually developed for flows, not for temperatures; they are applied here to temperatures for lack of any better well-defined temperature simulati</w:t>
        </w:r>
      </w:ins>
      <w:ins w:id="722" w:author="David Conklin" w:date="2020-11-10T17:25:00Z">
        <w:r w:rsidR="00257E8F">
          <w:t>on skill criteria.</w:t>
        </w:r>
      </w:ins>
    </w:p>
    <w:p w14:paraId="4A25D950" w14:textId="30773256" w:rsidR="0064217D" w:rsidRDefault="0064217D" w:rsidP="00A81ED1">
      <w:pPr>
        <w:rPr>
          <w:ins w:id="723" w:author="David Conklin" w:date="2020-11-11T04:16:00Z"/>
        </w:rPr>
      </w:pPr>
    </w:p>
    <w:p w14:paraId="67D2D565" w14:textId="60AA0480" w:rsidR="00E54FFC" w:rsidRDefault="00E54FFC" w:rsidP="00A81ED1">
      <w:pPr>
        <w:rPr>
          <w:ins w:id="724" w:author="David Conklin" w:date="2020-11-11T04:15:00Z"/>
        </w:rPr>
      </w:pPr>
      <w:ins w:id="725" w:author="David Conklin" w:date="2020-11-11T04:16:00Z">
        <w:r w:rsidRPr="00E54FFC">
          <w:t>the statistical performance measures</w:t>
        </w:r>
      </w:ins>
      <w:ins w:id="726" w:author="David Conklin" w:date="2020-11-11T04:33:00Z">
        <w:r w:rsidR="008740A4">
          <w:t xml:space="preserve"> </w:t>
        </w:r>
      </w:ins>
      <w:ins w:id="727" w:author="David Conklin" w:date="2020-11-11T04:36:00Z">
        <w:r w:rsidR="008740A4">
          <w:t xml:space="preserve">adapted from Table 5 in </w:t>
        </w:r>
      </w:ins>
      <w:proofErr w:type="spellStart"/>
      <w:ins w:id="728" w:author="David Conklin" w:date="2020-11-11T04:34:00Z">
        <w:r w:rsidR="008740A4">
          <w:t>Morias</w:t>
        </w:r>
      </w:ins>
      <w:ins w:id="729" w:author="David Conklin" w:date="2020-11-11T04:35:00Z">
        <w:r w:rsidR="008740A4">
          <w:t>i</w:t>
        </w:r>
        <w:proofErr w:type="spellEnd"/>
        <w:r w:rsidR="008740A4">
          <w:t xml:space="preserve"> et al. 2015 p</w:t>
        </w:r>
      </w:ins>
      <w:ins w:id="730" w:author="David Conklin" w:date="2020-11-11T04:36:00Z">
        <w:r w:rsidR="008740A4">
          <w:t>p</w:t>
        </w:r>
      </w:ins>
      <w:ins w:id="731" w:author="David Conklin" w:date="2020-11-11T04:35:00Z">
        <w:r w:rsidR="008740A4">
          <w:t>. 177</w:t>
        </w:r>
      </w:ins>
      <w:ins w:id="732" w:author="David Conklin" w:date="2020-11-11T04:36:00Z">
        <w:r w:rsidR="008740A4">
          <w:t>1-2</w:t>
        </w:r>
      </w:ins>
    </w:p>
    <w:p w14:paraId="0E49B56F" w14:textId="77777777" w:rsidR="0064217D" w:rsidRPr="0064217D" w:rsidRDefault="0064217D" w:rsidP="0064217D">
      <w:pPr>
        <w:numPr>
          <w:ilvl w:val="0"/>
          <w:numId w:val="3"/>
        </w:numPr>
        <w:rPr>
          <w:ins w:id="733" w:author="David Conklin" w:date="2020-11-11T04:15:00Z"/>
        </w:rPr>
      </w:pPr>
      <w:ins w:id="734"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735" w:author="David Conklin" w:date="2020-11-11T04:15:00Z"/>
        </w:rPr>
      </w:pPr>
      <w:ins w:id="736" w:author="David Conklin" w:date="2020-11-11T04:15:00Z">
        <w:r w:rsidRPr="0064217D">
          <w:t>PBIAS – Percent bias.  Smaller absolute value is better; 0 is perfect, range is +</w:t>
        </w:r>
      </w:ins>
      <w:ins w:id="737" w:author="David Conklin" w:date="2020-11-11T04:29:00Z">
        <w:r w:rsidR="008740A4">
          <w:t>infinity</w:t>
        </w:r>
      </w:ins>
      <w:ins w:id="738" w:author="David Conklin" w:date="2020-11-11T04:15:00Z">
        <w:r w:rsidRPr="0064217D">
          <w:t xml:space="preserve"> to –infinity. +10% means the average of the </w:t>
        </w:r>
      </w:ins>
      <w:ins w:id="739" w:author="David Conklin" w:date="2020-11-11T04:16:00Z">
        <w:r w:rsidR="00E54FFC">
          <w:t>observed</w:t>
        </w:r>
      </w:ins>
      <w:ins w:id="740" w:author="David Conklin" w:date="2020-11-11T04:15:00Z">
        <w:r w:rsidRPr="0064217D">
          <w:t xml:space="preserve"> values is 10% </w:t>
        </w:r>
      </w:ins>
      <w:ins w:id="741" w:author="David Conklin" w:date="2020-11-11T04:17:00Z">
        <w:r w:rsidR="00E54FFC">
          <w:t>larger</w:t>
        </w:r>
      </w:ins>
      <w:ins w:id="742" w:author="David Conklin" w:date="2020-11-11T04:15:00Z">
        <w:r w:rsidRPr="0064217D">
          <w:t xml:space="preserve"> than the average of the </w:t>
        </w:r>
      </w:ins>
      <w:ins w:id="743" w:author="David Conklin" w:date="2020-11-11T04:17:00Z">
        <w:r w:rsidR="00E54FFC">
          <w:t>simulated</w:t>
        </w:r>
      </w:ins>
      <w:ins w:id="744" w:author="David Conklin" w:date="2020-11-11T04:15:00Z">
        <w:r w:rsidRPr="0064217D">
          <w:t xml:space="preserve"> values. </w:t>
        </w:r>
      </w:ins>
      <w:ins w:id="745" w:author="David Conklin" w:date="2020-11-11T04:32:00Z">
        <w:r w:rsidR="008740A4">
          <w:t xml:space="preserve"> </w:t>
        </w:r>
      </w:ins>
      <w:ins w:id="746" w:author="David Conklin" w:date="2020-11-11T04:17:00Z">
        <w:r w:rsidR="00E54FFC">
          <w:t xml:space="preserve">PBIAS = </w:t>
        </w:r>
      </w:ins>
      <w:ins w:id="747" w:author="David Conklin" w:date="2020-11-11T04:18:00Z">
        <w:r w:rsidR="00E54FFC">
          <w:t xml:space="preserve">100 * </w:t>
        </w:r>
      </w:ins>
      <w:ins w:id="748" w:author="David Conklin" w:date="2020-11-11T04:31:00Z">
        <w:r w:rsidR="008740A4">
          <w:rPr>
            <w:rFonts w:cstheme="minorHAnsi"/>
          </w:rPr>
          <w:t>∑</w:t>
        </w:r>
      </w:ins>
      <w:ins w:id="749" w:author="David Conklin" w:date="2020-11-11T04:17:00Z">
        <w:r w:rsidR="00E54FFC">
          <w:t>(</w:t>
        </w:r>
      </w:ins>
      <w:ins w:id="750" w:author="David Conklin" w:date="2020-11-11T04:18:00Z">
        <w:r w:rsidR="00E54FFC">
          <w:t>observed</w:t>
        </w:r>
      </w:ins>
      <w:ins w:id="751" w:author="David Conklin" w:date="2020-11-11T04:17:00Z">
        <w:r w:rsidR="00E54FFC">
          <w:t xml:space="preserve"> </w:t>
        </w:r>
      </w:ins>
      <w:ins w:id="752" w:author="David Conklin" w:date="2020-11-11T04:18:00Z">
        <w:r w:rsidR="00E54FFC">
          <w:t>–</w:t>
        </w:r>
      </w:ins>
      <w:ins w:id="753" w:author="David Conklin" w:date="2020-11-11T04:17:00Z">
        <w:r w:rsidR="00E54FFC">
          <w:t xml:space="preserve"> </w:t>
        </w:r>
      </w:ins>
      <w:ins w:id="754" w:author="David Conklin" w:date="2020-11-11T04:18:00Z">
        <w:r w:rsidR="00E54FFC">
          <w:t>simulat</w:t>
        </w:r>
      </w:ins>
      <w:ins w:id="755" w:author="David Conklin" w:date="2020-11-11T04:19:00Z">
        <w:r w:rsidR="00E54FFC">
          <w:t>ed</w:t>
        </w:r>
      </w:ins>
      <w:ins w:id="756" w:author="David Conklin" w:date="2020-11-11T04:18:00Z">
        <w:r w:rsidR="00E54FFC">
          <w:t xml:space="preserve">) / </w:t>
        </w:r>
      </w:ins>
      <w:ins w:id="757" w:author="David Conklin" w:date="2020-11-11T04:31:00Z">
        <w:r w:rsidR="008740A4">
          <w:rPr>
            <w:rFonts w:cstheme="minorHAnsi"/>
          </w:rPr>
          <w:t>∑</w:t>
        </w:r>
      </w:ins>
      <w:ins w:id="758" w:author="David Conklin" w:date="2020-11-11T04:32:00Z">
        <w:r w:rsidR="008740A4">
          <w:t>observed</w:t>
        </w:r>
      </w:ins>
    </w:p>
    <w:p w14:paraId="7BA9D6E2" w14:textId="77777777" w:rsidR="0064217D" w:rsidRPr="0064217D" w:rsidRDefault="0064217D" w:rsidP="0064217D">
      <w:pPr>
        <w:numPr>
          <w:ilvl w:val="0"/>
          <w:numId w:val="3"/>
        </w:numPr>
        <w:rPr>
          <w:ins w:id="759" w:author="David Conklin" w:date="2020-11-11T04:15:00Z"/>
        </w:rPr>
      </w:pPr>
      <w:ins w:id="760"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761" w:author="David Conklin" w:date="2020-11-11T04:15:00Z"/>
        </w:rPr>
      </w:pPr>
      <w:ins w:id="762"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763" w:author="David Conklin" w:date="2020-11-11T04:38:00Z"/>
        </w:rPr>
      </w:pPr>
    </w:p>
    <w:p w14:paraId="65B24112" w14:textId="06B675C0" w:rsidR="001F3D28" w:rsidRDefault="001F3D28" w:rsidP="006200EB">
      <w:pPr>
        <w:rPr>
          <w:ins w:id="764" w:author="David Conklin" w:date="2020-11-11T04:40:00Z"/>
        </w:rPr>
      </w:pPr>
      <w:proofErr w:type="spellStart"/>
      <w:ins w:id="765" w:author="David Conklin" w:date="2020-11-11T04:38:00Z">
        <w:r>
          <w:t>Moriasi</w:t>
        </w:r>
        <w:proofErr w:type="spellEnd"/>
        <w:r>
          <w:t xml:space="preserve"> et al. descriptive terms</w:t>
        </w:r>
      </w:ins>
    </w:p>
    <w:p w14:paraId="20CFEDDE" w14:textId="152826CF" w:rsidR="006200EB" w:rsidRDefault="006200EB" w:rsidP="002854B5">
      <w:pPr>
        <w:rPr>
          <w:ins w:id="766" w:author="David Conklin" w:date="2020-11-10T15:31:00Z"/>
        </w:rPr>
      </w:pPr>
      <w:ins w:id="767"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768" w:author="David Conklin" w:date="2020-11-10T15:31:00Z"/>
        </w:rPr>
      </w:pPr>
    </w:p>
    <w:p w14:paraId="57D7BA17" w14:textId="77777777" w:rsidR="006200EB" w:rsidRDefault="006200EB">
      <w:pPr>
        <w:rPr>
          <w:ins w:id="769" w:author="David Conklin" w:date="2020-11-11T04:42:00Z"/>
        </w:rPr>
      </w:pPr>
      <w:ins w:id="770" w:author="David Conklin" w:date="2020-11-11T04:42:00Z">
        <w:r>
          <w:br w:type="page"/>
        </w:r>
      </w:ins>
    </w:p>
    <w:p w14:paraId="3BCB9D81" w14:textId="15ED9E1F" w:rsidR="00A81ED1" w:rsidRDefault="00F81EFD" w:rsidP="00A81ED1">
      <w:pPr>
        <w:rPr>
          <w:ins w:id="771" w:author="David Conklin" w:date="2020-11-11T04:09:00Z"/>
        </w:rPr>
      </w:pPr>
      <w:ins w:id="772" w:author="David Conklin" w:date="2020-11-10T16:45:00Z">
        <w:r>
          <w:lastRenderedPageBreak/>
          <w:t xml:space="preserve">Flow locations with satisfactory or better </w:t>
        </w:r>
      </w:ins>
      <w:ins w:id="773" w:author="David Conklin" w:date="2020-11-10T16:46:00Z">
        <w:r>
          <w:t xml:space="preserve">simulation </w:t>
        </w:r>
      </w:ins>
      <w:ins w:id="774" w:author="David Conklin" w:date="2020-11-10T16:45:00Z">
        <w:r>
          <w:t>skill grades, as of CW3M version 98</w:t>
        </w:r>
      </w:ins>
    </w:p>
    <w:p w14:paraId="7DE00C0C" w14:textId="7B7D6DE3" w:rsidR="00B06ED6" w:rsidRPr="002854B5" w:rsidRDefault="00B06ED6" w:rsidP="00A81ED1">
      <w:pPr>
        <w:rPr>
          <w:ins w:id="775" w:author="David Conklin" w:date="2020-11-09T15:29:00Z"/>
        </w:rPr>
        <w:pPrChange w:id="776" w:author="David Conklin" w:date="2020-11-10T15:28:00Z">
          <w:pPr>
            <w:pStyle w:val="Heading2"/>
          </w:pPr>
        </w:pPrChange>
      </w:pPr>
      <w:ins w:id="777" w:author="David Conklin" w:date="2020-11-11T04:09:00Z">
        <w:r>
          <w:t xml:space="preserve">(NS = not satisfactory, S = satisfactory, G  = good, VG = </w:t>
        </w:r>
        <w:proofErr w:type="gramStart"/>
        <w:r>
          <w:t>very good</w:t>
        </w:r>
      </w:ins>
      <w:proofErr w:type="gramEnd"/>
      <w:ins w:id="778"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779" w:author="David Conklin" w:date="2020-11-10T16:24:00Z"/>
        </w:trPr>
        <w:tc>
          <w:tcPr>
            <w:tcW w:w="0" w:type="auto"/>
          </w:tcPr>
          <w:p w14:paraId="0CB8E0C6" w14:textId="51EFD184" w:rsidR="00060258" w:rsidRDefault="00060258" w:rsidP="007E57E4">
            <w:pPr>
              <w:rPr>
                <w:ins w:id="780" w:author="David Conklin" w:date="2020-11-10T16:24:00Z"/>
              </w:rPr>
            </w:pPr>
            <w:ins w:id="781" w:author="David Conklin" w:date="2020-11-10T16:24:00Z">
              <w:r>
                <w:t>gage</w:t>
              </w:r>
            </w:ins>
          </w:p>
        </w:tc>
        <w:tc>
          <w:tcPr>
            <w:tcW w:w="0" w:type="auto"/>
          </w:tcPr>
          <w:p w14:paraId="2B93BB5C" w14:textId="54CDEA26" w:rsidR="00060258" w:rsidRDefault="00060258" w:rsidP="007E57E4">
            <w:pPr>
              <w:rPr>
                <w:ins w:id="782" w:author="David Conklin" w:date="2020-11-10T16:24:00Z"/>
              </w:rPr>
            </w:pPr>
            <w:ins w:id="783" w:author="David Conklin" w:date="2020-11-10T16:24:00Z">
              <w:r>
                <w:t>COMID</w:t>
              </w:r>
            </w:ins>
          </w:p>
        </w:tc>
        <w:tc>
          <w:tcPr>
            <w:tcW w:w="0" w:type="auto"/>
          </w:tcPr>
          <w:p w14:paraId="5D87916F" w14:textId="1E641315" w:rsidR="00060258" w:rsidRDefault="00060258" w:rsidP="007E57E4">
            <w:pPr>
              <w:rPr>
                <w:ins w:id="784" w:author="David Conklin" w:date="2020-11-10T16:24:00Z"/>
              </w:rPr>
            </w:pPr>
            <w:ins w:id="785" w:author="David Conklin" w:date="2020-11-10T16:24:00Z">
              <w:r>
                <w:t>location</w:t>
              </w:r>
            </w:ins>
          </w:p>
        </w:tc>
        <w:tc>
          <w:tcPr>
            <w:tcW w:w="0" w:type="auto"/>
          </w:tcPr>
          <w:p w14:paraId="34E3476F" w14:textId="3FB661B3" w:rsidR="00060258" w:rsidRDefault="00060258" w:rsidP="007E57E4">
            <w:pPr>
              <w:rPr>
                <w:ins w:id="786" w:author="David Conklin" w:date="2020-11-10T16:24:00Z"/>
              </w:rPr>
            </w:pPr>
            <w:ins w:id="787" w:author="David Conklin" w:date="2020-11-10T16:25:00Z">
              <w:r>
                <w:t>statistic</w:t>
              </w:r>
            </w:ins>
          </w:p>
        </w:tc>
        <w:tc>
          <w:tcPr>
            <w:tcW w:w="0" w:type="auto"/>
          </w:tcPr>
          <w:p w14:paraId="0E384DAF" w14:textId="6C165160" w:rsidR="00060258" w:rsidRDefault="00060258" w:rsidP="007E57E4">
            <w:pPr>
              <w:rPr>
                <w:ins w:id="788" w:author="David Conklin" w:date="2020-11-10T16:24:00Z"/>
              </w:rPr>
            </w:pPr>
            <w:ins w:id="789" w:author="David Conklin" w:date="2020-11-10T16:25:00Z">
              <w:r>
                <w:t>value</w:t>
              </w:r>
            </w:ins>
          </w:p>
        </w:tc>
        <w:tc>
          <w:tcPr>
            <w:tcW w:w="0" w:type="auto"/>
          </w:tcPr>
          <w:p w14:paraId="734662AB" w14:textId="593CB7EE" w:rsidR="00060258" w:rsidRDefault="00060258" w:rsidP="007E57E4">
            <w:pPr>
              <w:rPr>
                <w:ins w:id="790" w:author="David Conklin" w:date="2020-11-10T16:25:00Z"/>
              </w:rPr>
            </w:pPr>
            <w:ins w:id="791" w:author="David Conklin" w:date="2020-11-10T16:25:00Z">
              <w:r>
                <w:t>grade</w:t>
              </w:r>
            </w:ins>
          </w:p>
        </w:tc>
      </w:tr>
      <w:tr w:rsidR="00060258" w14:paraId="37240E71" w14:textId="6E4432C1" w:rsidTr="0064217D">
        <w:trPr>
          <w:ins w:id="792" w:author="David Conklin" w:date="2020-11-10T16:24:00Z"/>
        </w:trPr>
        <w:tc>
          <w:tcPr>
            <w:tcW w:w="0" w:type="auto"/>
          </w:tcPr>
          <w:p w14:paraId="70D26B56" w14:textId="7F446609" w:rsidR="00060258" w:rsidRDefault="00060258" w:rsidP="007E57E4">
            <w:pPr>
              <w:rPr>
                <w:ins w:id="793" w:author="David Conklin" w:date="2020-11-10T16:24:00Z"/>
              </w:rPr>
            </w:pPr>
            <w:ins w:id="794" w:author="David Conklin" w:date="2020-11-10T16:26:00Z">
              <w:r>
                <w:t>14158790</w:t>
              </w:r>
            </w:ins>
          </w:p>
        </w:tc>
        <w:tc>
          <w:tcPr>
            <w:tcW w:w="0" w:type="auto"/>
          </w:tcPr>
          <w:p w14:paraId="536CB10F" w14:textId="3A12617A" w:rsidR="00060258" w:rsidRDefault="00060258" w:rsidP="007E57E4">
            <w:pPr>
              <w:rPr>
                <w:ins w:id="795" w:author="David Conklin" w:date="2020-11-10T16:24:00Z"/>
              </w:rPr>
            </w:pPr>
            <w:ins w:id="796" w:author="David Conklin" w:date="2020-11-10T16:26:00Z">
              <w:r>
                <w:t>23773393</w:t>
              </w:r>
            </w:ins>
          </w:p>
        </w:tc>
        <w:tc>
          <w:tcPr>
            <w:tcW w:w="0" w:type="auto"/>
          </w:tcPr>
          <w:p w14:paraId="0BD17F2B" w14:textId="03F6E0E2" w:rsidR="00060258" w:rsidRDefault="00060258" w:rsidP="007E57E4">
            <w:pPr>
              <w:rPr>
                <w:ins w:id="797" w:author="David Conklin" w:date="2020-11-10T16:24:00Z"/>
              </w:rPr>
            </w:pPr>
            <w:ins w:id="798" w:author="David Conklin" w:date="2020-11-10T16:26:00Z">
              <w:r>
                <w:t>SMITH R ABV SMITH R RESV</w:t>
              </w:r>
            </w:ins>
          </w:p>
        </w:tc>
        <w:tc>
          <w:tcPr>
            <w:tcW w:w="0" w:type="auto"/>
          </w:tcPr>
          <w:p w14:paraId="7F084B9D" w14:textId="478D07E6" w:rsidR="00060258" w:rsidRDefault="00060258" w:rsidP="007E57E4">
            <w:pPr>
              <w:rPr>
                <w:ins w:id="799" w:author="David Conklin" w:date="2020-11-10T16:24:00Z"/>
              </w:rPr>
            </w:pPr>
            <w:ins w:id="800" w:author="David Conklin" w:date="2020-11-10T16:26:00Z">
              <w:r>
                <w:t>%bias</w:t>
              </w:r>
            </w:ins>
          </w:p>
        </w:tc>
        <w:tc>
          <w:tcPr>
            <w:tcW w:w="0" w:type="auto"/>
          </w:tcPr>
          <w:p w14:paraId="7C49D2AC" w14:textId="0824767B" w:rsidR="00060258" w:rsidRDefault="00060258" w:rsidP="007E57E4">
            <w:pPr>
              <w:rPr>
                <w:ins w:id="801" w:author="David Conklin" w:date="2020-11-10T16:24:00Z"/>
              </w:rPr>
            </w:pPr>
            <w:ins w:id="802" w:author="David Conklin" w:date="2020-11-10T16:27:00Z">
              <w:r>
                <w:t>0.3%</w:t>
              </w:r>
            </w:ins>
          </w:p>
        </w:tc>
        <w:tc>
          <w:tcPr>
            <w:tcW w:w="0" w:type="auto"/>
          </w:tcPr>
          <w:p w14:paraId="495C0109" w14:textId="6DBFBB7A" w:rsidR="00060258" w:rsidRDefault="00060258" w:rsidP="007E57E4">
            <w:pPr>
              <w:rPr>
                <w:ins w:id="803" w:author="David Conklin" w:date="2020-11-10T16:25:00Z"/>
              </w:rPr>
            </w:pPr>
            <w:ins w:id="804" w:author="David Conklin" w:date="2020-11-10T16:27:00Z">
              <w:r>
                <w:t>VG</w:t>
              </w:r>
            </w:ins>
          </w:p>
        </w:tc>
      </w:tr>
      <w:tr w:rsidR="00060258" w14:paraId="0BEEAF8B" w14:textId="77777777" w:rsidTr="0064217D">
        <w:trPr>
          <w:ins w:id="805" w:author="David Conklin" w:date="2020-11-10T16:29:00Z"/>
        </w:trPr>
        <w:tc>
          <w:tcPr>
            <w:tcW w:w="0" w:type="auto"/>
          </w:tcPr>
          <w:p w14:paraId="63F2225F" w14:textId="77777777" w:rsidR="00060258" w:rsidRDefault="00060258" w:rsidP="007E57E4">
            <w:pPr>
              <w:rPr>
                <w:ins w:id="806" w:author="David Conklin" w:date="2020-11-10T16:29:00Z"/>
              </w:rPr>
            </w:pPr>
          </w:p>
        </w:tc>
        <w:tc>
          <w:tcPr>
            <w:tcW w:w="0" w:type="auto"/>
          </w:tcPr>
          <w:p w14:paraId="5B1D869A" w14:textId="77777777" w:rsidR="00060258" w:rsidRDefault="00060258" w:rsidP="007E57E4">
            <w:pPr>
              <w:rPr>
                <w:ins w:id="807" w:author="David Conklin" w:date="2020-11-10T16:29:00Z"/>
              </w:rPr>
            </w:pPr>
          </w:p>
        </w:tc>
        <w:tc>
          <w:tcPr>
            <w:tcW w:w="0" w:type="auto"/>
          </w:tcPr>
          <w:p w14:paraId="16C1B7F6" w14:textId="77777777" w:rsidR="00060258" w:rsidRDefault="00060258" w:rsidP="007E57E4">
            <w:pPr>
              <w:rPr>
                <w:ins w:id="808" w:author="David Conklin" w:date="2020-11-10T16:29:00Z"/>
              </w:rPr>
            </w:pPr>
          </w:p>
        </w:tc>
        <w:tc>
          <w:tcPr>
            <w:tcW w:w="0" w:type="auto"/>
          </w:tcPr>
          <w:p w14:paraId="20BB0F11" w14:textId="4B6AF6FB" w:rsidR="00060258" w:rsidRDefault="00060258" w:rsidP="007E57E4">
            <w:pPr>
              <w:rPr>
                <w:ins w:id="809" w:author="David Conklin" w:date="2020-11-10T16:29:00Z"/>
              </w:rPr>
            </w:pPr>
            <w:ins w:id="810" w:author="David Conklin" w:date="2020-11-10T16:29:00Z">
              <w:r>
                <w:t>NSE</w:t>
              </w:r>
            </w:ins>
          </w:p>
        </w:tc>
        <w:tc>
          <w:tcPr>
            <w:tcW w:w="0" w:type="auto"/>
          </w:tcPr>
          <w:p w14:paraId="433DC994" w14:textId="5B7921B1" w:rsidR="00060258" w:rsidRDefault="00060258" w:rsidP="007E57E4">
            <w:pPr>
              <w:rPr>
                <w:ins w:id="811" w:author="David Conklin" w:date="2020-11-10T16:29:00Z"/>
              </w:rPr>
            </w:pPr>
            <w:ins w:id="812" w:author="David Conklin" w:date="2020-11-10T16:29:00Z">
              <w:r>
                <w:t>0.69</w:t>
              </w:r>
            </w:ins>
          </w:p>
        </w:tc>
        <w:tc>
          <w:tcPr>
            <w:tcW w:w="0" w:type="auto"/>
          </w:tcPr>
          <w:p w14:paraId="346B1AC4" w14:textId="510E7A36" w:rsidR="00060258" w:rsidRDefault="00060258" w:rsidP="007E57E4">
            <w:pPr>
              <w:rPr>
                <w:ins w:id="813" w:author="David Conklin" w:date="2020-11-10T16:29:00Z"/>
              </w:rPr>
            </w:pPr>
            <w:ins w:id="814" w:author="David Conklin" w:date="2020-11-10T16:29:00Z">
              <w:r>
                <w:t>S</w:t>
              </w:r>
            </w:ins>
          </w:p>
        </w:tc>
      </w:tr>
      <w:tr w:rsidR="00060258" w14:paraId="62F4789A" w14:textId="77777777" w:rsidTr="0064217D">
        <w:trPr>
          <w:ins w:id="815" w:author="David Conklin" w:date="2020-11-10T16:29:00Z"/>
        </w:trPr>
        <w:tc>
          <w:tcPr>
            <w:tcW w:w="0" w:type="auto"/>
          </w:tcPr>
          <w:p w14:paraId="527ECE4E" w14:textId="77777777" w:rsidR="00060258" w:rsidRDefault="00060258" w:rsidP="007E57E4">
            <w:pPr>
              <w:rPr>
                <w:ins w:id="816" w:author="David Conklin" w:date="2020-11-10T16:29:00Z"/>
              </w:rPr>
            </w:pPr>
          </w:p>
        </w:tc>
        <w:tc>
          <w:tcPr>
            <w:tcW w:w="0" w:type="auto"/>
          </w:tcPr>
          <w:p w14:paraId="65BD7381" w14:textId="77777777" w:rsidR="00060258" w:rsidRDefault="00060258" w:rsidP="007E57E4">
            <w:pPr>
              <w:rPr>
                <w:ins w:id="817" w:author="David Conklin" w:date="2020-11-10T16:29:00Z"/>
              </w:rPr>
            </w:pPr>
          </w:p>
        </w:tc>
        <w:tc>
          <w:tcPr>
            <w:tcW w:w="0" w:type="auto"/>
          </w:tcPr>
          <w:p w14:paraId="30050EA8" w14:textId="77777777" w:rsidR="00060258" w:rsidRDefault="00060258" w:rsidP="007E57E4">
            <w:pPr>
              <w:rPr>
                <w:ins w:id="818" w:author="David Conklin" w:date="2020-11-10T16:29:00Z"/>
              </w:rPr>
            </w:pPr>
          </w:p>
        </w:tc>
        <w:tc>
          <w:tcPr>
            <w:tcW w:w="0" w:type="auto"/>
          </w:tcPr>
          <w:p w14:paraId="4D1000FF" w14:textId="188EBBFB" w:rsidR="00060258" w:rsidRDefault="00060258" w:rsidP="007E57E4">
            <w:pPr>
              <w:rPr>
                <w:ins w:id="819" w:author="David Conklin" w:date="2020-11-10T16:29:00Z"/>
              </w:rPr>
            </w:pPr>
            <w:ins w:id="820" w:author="David Conklin" w:date="2020-11-10T16:29:00Z">
              <w:r>
                <w:t>RSR</w:t>
              </w:r>
            </w:ins>
          </w:p>
        </w:tc>
        <w:tc>
          <w:tcPr>
            <w:tcW w:w="0" w:type="auto"/>
          </w:tcPr>
          <w:p w14:paraId="7A0318CA" w14:textId="24F39E4C" w:rsidR="00060258" w:rsidRDefault="00060258" w:rsidP="007E57E4">
            <w:pPr>
              <w:rPr>
                <w:ins w:id="821" w:author="David Conklin" w:date="2020-11-10T16:29:00Z"/>
              </w:rPr>
            </w:pPr>
            <w:ins w:id="822" w:author="David Conklin" w:date="2020-11-10T16:29:00Z">
              <w:r>
                <w:t>0</w:t>
              </w:r>
            </w:ins>
            <w:ins w:id="823" w:author="David Conklin" w:date="2020-11-10T16:30:00Z">
              <w:r>
                <w:t>.55</w:t>
              </w:r>
            </w:ins>
          </w:p>
        </w:tc>
        <w:tc>
          <w:tcPr>
            <w:tcW w:w="0" w:type="auto"/>
          </w:tcPr>
          <w:p w14:paraId="63DAFBA3" w14:textId="310C96A3" w:rsidR="00060258" w:rsidRDefault="00060258" w:rsidP="007E57E4">
            <w:pPr>
              <w:rPr>
                <w:ins w:id="824" w:author="David Conklin" w:date="2020-11-10T16:29:00Z"/>
              </w:rPr>
            </w:pPr>
            <w:ins w:id="825" w:author="David Conklin" w:date="2020-11-10T16:30:00Z">
              <w:r>
                <w:t>G</w:t>
              </w:r>
            </w:ins>
          </w:p>
        </w:tc>
      </w:tr>
      <w:tr w:rsidR="00060258" w14:paraId="1992545C" w14:textId="77777777" w:rsidTr="0064217D">
        <w:trPr>
          <w:ins w:id="826" w:author="David Conklin" w:date="2020-11-10T16:29:00Z"/>
        </w:trPr>
        <w:tc>
          <w:tcPr>
            <w:tcW w:w="0" w:type="auto"/>
          </w:tcPr>
          <w:p w14:paraId="5D3E4791" w14:textId="77777777" w:rsidR="00060258" w:rsidRDefault="00060258" w:rsidP="007E57E4">
            <w:pPr>
              <w:rPr>
                <w:ins w:id="827" w:author="David Conklin" w:date="2020-11-10T16:29:00Z"/>
              </w:rPr>
            </w:pPr>
          </w:p>
        </w:tc>
        <w:tc>
          <w:tcPr>
            <w:tcW w:w="0" w:type="auto"/>
          </w:tcPr>
          <w:p w14:paraId="394C7505" w14:textId="77777777" w:rsidR="00060258" w:rsidRDefault="00060258" w:rsidP="007E57E4">
            <w:pPr>
              <w:rPr>
                <w:ins w:id="828" w:author="David Conklin" w:date="2020-11-10T16:29:00Z"/>
              </w:rPr>
            </w:pPr>
          </w:p>
        </w:tc>
        <w:tc>
          <w:tcPr>
            <w:tcW w:w="0" w:type="auto"/>
          </w:tcPr>
          <w:p w14:paraId="45321782" w14:textId="77777777" w:rsidR="00060258" w:rsidRDefault="00060258" w:rsidP="007E57E4">
            <w:pPr>
              <w:rPr>
                <w:ins w:id="829" w:author="David Conklin" w:date="2020-11-10T16:29:00Z"/>
              </w:rPr>
            </w:pPr>
          </w:p>
        </w:tc>
        <w:tc>
          <w:tcPr>
            <w:tcW w:w="0" w:type="auto"/>
          </w:tcPr>
          <w:p w14:paraId="2DBCB623" w14:textId="36310DDD" w:rsidR="00060258" w:rsidRDefault="00060258" w:rsidP="007E57E4">
            <w:pPr>
              <w:rPr>
                <w:ins w:id="830" w:author="David Conklin" w:date="2020-11-10T16:29:00Z"/>
              </w:rPr>
            </w:pPr>
            <w:ins w:id="831" w:author="David Conklin" w:date="2020-11-10T16:30:00Z">
              <w:r>
                <w:t>R2</w:t>
              </w:r>
            </w:ins>
          </w:p>
        </w:tc>
        <w:tc>
          <w:tcPr>
            <w:tcW w:w="0" w:type="auto"/>
          </w:tcPr>
          <w:p w14:paraId="3BA4235F" w14:textId="12BF1411" w:rsidR="00060258" w:rsidRDefault="00060258" w:rsidP="007E57E4">
            <w:pPr>
              <w:rPr>
                <w:ins w:id="832" w:author="David Conklin" w:date="2020-11-10T16:29:00Z"/>
              </w:rPr>
            </w:pPr>
            <w:ins w:id="833" w:author="David Conklin" w:date="2020-11-10T16:30:00Z">
              <w:r>
                <w:t>0.72</w:t>
              </w:r>
            </w:ins>
          </w:p>
        </w:tc>
        <w:tc>
          <w:tcPr>
            <w:tcW w:w="0" w:type="auto"/>
          </w:tcPr>
          <w:p w14:paraId="22EDD85E" w14:textId="4242AA51" w:rsidR="00060258" w:rsidRDefault="00060258" w:rsidP="007E57E4">
            <w:pPr>
              <w:rPr>
                <w:ins w:id="834" w:author="David Conklin" w:date="2020-11-10T16:29:00Z"/>
              </w:rPr>
            </w:pPr>
            <w:ins w:id="835" w:author="David Conklin" w:date="2020-11-10T16:30:00Z">
              <w:r>
                <w:t>S</w:t>
              </w:r>
            </w:ins>
          </w:p>
        </w:tc>
      </w:tr>
      <w:tr w:rsidR="00060258" w14:paraId="69A75C30" w14:textId="77777777" w:rsidTr="0064217D">
        <w:trPr>
          <w:ins w:id="836" w:author="David Conklin" w:date="2020-11-10T16:27:00Z"/>
        </w:trPr>
        <w:tc>
          <w:tcPr>
            <w:tcW w:w="0" w:type="auto"/>
          </w:tcPr>
          <w:p w14:paraId="7BCD742A" w14:textId="67B318AB" w:rsidR="00060258" w:rsidRDefault="00060258" w:rsidP="007E57E4">
            <w:pPr>
              <w:rPr>
                <w:ins w:id="837" w:author="David Conklin" w:date="2020-11-10T16:27:00Z"/>
              </w:rPr>
            </w:pPr>
            <w:ins w:id="838" w:author="David Conklin" w:date="2020-11-10T16:27:00Z">
              <w:r>
                <w:t>14159200</w:t>
              </w:r>
            </w:ins>
          </w:p>
        </w:tc>
        <w:tc>
          <w:tcPr>
            <w:tcW w:w="0" w:type="auto"/>
          </w:tcPr>
          <w:p w14:paraId="13EE69B2" w14:textId="674EE933" w:rsidR="00060258" w:rsidRDefault="00060258" w:rsidP="007E57E4">
            <w:pPr>
              <w:rPr>
                <w:ins w:id="839" w:author="David Conklin" w:date="2020-11-10T16:27:00Z"/>
              </w:rPr>
            </w:pPr>
            <w:ins w:id="840" w:author="David Conklin" w:date="2020-11-10T16:27:00Z">
              <w:r>
                <w:t>23773037</w:t>
              </w:r>
            </w:ins>
          </w:p>
        </w:tc>
        <w:tc>
          <w:tcPr>
            <w:tcW w:w="0" w:type="auto"/>
          </w:tcPr>
          <w:p w14:paraId="3C597DA6" w14:textId="2CFE59C8" w:rsidR="00060258" w:rsidRDefault="00060258" w:rsidP="007E57E4">
            <w:pPr>
              <w:rPr>
                <w:ins w:id="841" w:author="David Conklin" w:date="2020-11-10T16:27:00Z"/>
              </w:rPr>
            </w:pPr>
            <w:ins w:id="842" w:author="David Conklin" w:date="2020-11-10T16:28:00Z">
              <w:r>
                <w:t>SO FORK MCKENZIE ABV COUGAR</w:t>
              </w:r>
            </w:ins>
          </w:p>
        </w:tc>
        <w:tc>
          <w:tcPr>
            <w:tcW w:w="0" w:type="auto"/>
          </w:tcPr>
          <w:p w14:paraId="503614AF" w14:textId="3A28EB6E" w:rsidR="00060258" w:rsidRDefault="00060258" w:rsidP="007E57E4">
            <w:pPr>
              <w:rPr>
                <w:ins w:id="843" w:author="David Conklin" w:date="2020-11-10T16:27:00Z"/>
              </w:rPr>
            </w:pPr>
            <w:ins w:id="844" w:author="David Conklin" w:date="2020-11-10T16:28:00Z">
              <w:r>
                <w:t>%bias</w:t>
              </w:r>
            </w:ins>
          </w:p>
        </w:tc>
        <w:tc>
          <w:tcPr>
            <w:tcW w:w="0" w:type="auto"/>
          </w:tcPr>
          <w:p w14:paraId="45C44D13" w14:textId="01DD94EB" w:rsidR="00060258" w:rsidRDefault="00060258" w:rsidP="007E57E4">
            <w:pPr>
              <w:rPr>
                <w:ins w:id="845" w:author="David Conklin" w:date="2020-11-10T16:27:00Z"/>
              </w:rPr>
            </w:pPr>
            <w:ins w:id="846" w:author="David Conklin" w:date="2020-11-10T16:28:00Z">
              <w:r>
                <w:t>0.1%</w:t>
              </w:r>
            </w:ins>
          </w:p>
        </w:tc>
        <w:tc>
          <w:tcPr>
            <w:tcW w:w="0" w:type="auto"/>
          </w:tcPr>
          <w:p w14:paraId="16CDA108" w14:textId="0F9D42E2" w:rsidR="00060258" w:rsidRDefault="00060258" w:rsidP="007E57E4">
            <w:pPr>
              <w:rPr>
                <w:ins w:id="847" w:author="David Conklin" w:date="2020-11-10T16:27:00Z"/>
              </w:rPr>
            </w:pPr>
            <w:ins w:id="848" w:author="David Conklin" w:date="2020-11-10T16:28:00Z">
              <w:r>
                <w:t>VG</w:t>
              </w:r>
            </w:ins>
          </w:p>
        </w:tc>
      </w:tr>
      <w:tr w:rsidR="00060258" w14:paraId="68225F87" w14:textId="77777777" w:rsidTr="0064217D">
        <w:trPr>
          <w:ins w:id="849" w:author="David Conklin" w:date="2020-11-10T16:30:00Z"/>
        </w:trPr>
        <w:tc>
          <w:tcPr>
            <w:tcW w:w="0" w:type="auto"/>
          </w:tcPr>
          <w:p w14:paraId="6F51DD6D" w14:textId="77777777" w:rsidR="00060258" w:rsidRDefault="00060258" w:rsidP="00060258">
            <w:pPr>
              <w:rPr>
                <w:ins w:id="850" w:author="David Conklin" w:date="2020-11-10T16:30:00Z"/>
              </w:rPr>
            </w:pPr>
          </w:p>
        </w:tc>
        <w:tc>
          <w:tcPr>
            <w:tcW w:w="0" w:type="auto"/>
          </w:tcPr>
          <w:p w14:paraId="32A88EFE" w14:textId="77777777" w:rsidR="00060258" w:rsidRDefault="00060258" w:rsidP="00060258">
            <w:pPr>
              <w:rPr>
                <w:ins w:id="851" w:author="David Conklin" w:date="2020-11-10T16:30:00Z"/>
              </w:rPr>
            </w:pPr>
          </w:p>
        </w:tc>
        <w:tc>
          <w:tcPr>
            <w:tcW w:w="0" w:type="auto"/>
          </w:tcPr>
          <w:p w14:paraId="07826B70" w14:textId="77777777" w:rsidR="00060258" w:rsidRDefault="00060258" w:rsidP="00060258">
            <w:pPr>
              <w:rPr>
                <w:ins w:id="852" w:author="David Conklin" w:date="2020-11-10T16:30:00Z"/>
              </w:rPr>
            </w:pPr>
          </w:p>
        </w:tc>
        <w:tc>
          <w:tcPr>
            <w:tcW w:w="0" w:type="auto"/>
          </w:tcPr>
          <w:p w14:paraId="31604DE7" w14:textId="11879B2C" w:rsidR="00060258" w:rsidRDefault="00060258" w:rsidP="00060258">
            <w:pPr>
              <w:rPr>
                <w:ins w:id="853" w:author="David Conklin" w:date="2020-11-10T16:30:00Z"/>
              </w:rPr>
            </w:pPr>
            <w:ins w:id="854" w:author="David Conklin" w:date="2020-11-10T16:31:00Z">
              <w:r>
                <w:t>NSE</w:t>
              </w:r>
            </w:ins>
          </w:p>
        </w:tc>
        <w:tc>
          <w:tcPr>
            <w:tcW w:w="0" w:type="auto"/>
          </w:tcPr>
          <w:p w14:paraId="569962D2" w14:textId="5FDEDA3E" w:rsidR="00060258" w:rsidRDefault="00060258" w:rsidP="00060258">
            <w:pPr>
              <w:rPr>
                <w:ins w:id="855" w:author="David Conklin" w:date="2020-11-10T16:30:00Z"/>
              </w:rPr>
            </w:pPr>
            <w:ins w:id="856" w:author="David Conklin" w:date="2020-11-10T16:31:00Z">
              <w:r>
                <w:t>0.81</w:t>
              </w:r>
            </w:ins>
          </w:p>
        </w:tc>
        <w:tc>
          <w:tcPr>
            <w:tcW w:w="0" w:type="auto"/>
          </w:tcPr>
          <w:p w14:paraId="5570EC34" w14:textId="0CA09078" w:rsidR="00060258" w:rsidRDefault="00060258" w:rsidP="00060258">
            <w:pPr>
              <w:rPr>
                <w:ins w:id="857" w:author="David Conklin" w:date="2020-11-10T16:30:00Z"/>
              </w:rPr>
            </w:pPr>
            <w:ins w:id="858" w:author="David Conklin" w:date="2020-11-10T16:31:00Z">
              <w:r>
                <w:t>VG</w:t>
              </w:r>
            </w:ins>
          </w:p>
        </w:tc>
      </w:tr>
      <w:tr w:rsidR="00060258" w14:paraId="40017D2F" w14:textId="77777777" w:rsidTr="0064217D">
        <w:trPr>
          <w:ins w:id="859" w:author="David Conklin" w:date="2020-11-10T16:30:00Z"/>
        </w:trPr>
        <w:tc>
          <w:tcPr>
            <w:tcW w:w="0" w:type="auto"/>
          </w:tcPr>
          <w:p w14:paraId="6BAC1F1B" w14:textId="77777777" w:rsidR="00060258" w:rsidRDefault="00060258" w:rsidP="00060258">
            <w:pPr>
              <w:rPr>
                <w:ins w:id="860" w:author="David Conklin" w:date="2020-11-10T16:30:00Z"/>
              </w:rPr>
            </w:pPr>
          </w:p>
        </w:tc>
        <w:tc>
          <w:tcPr>
            <w:tcW w:w="0" w:type="auto"/>
          </w:tcPr>
          <w:p w14:paraId="45324F63" w14:textId="77777777" w:rsidR="00060258" w:rsidRDefault="00060258" w:rsidP="00060258">
            <w:pPr>
              <w:rPr>
                <w:ins w:id="861" w:author="David Conklin" w:date="2020-11-10T16:30:00Z"/>
              </w:rPr>
            </w:pPr>
          </w:p>
        </w:tc>
        <w:tc>
          <w:tcPr>
            <w:tcW w:w="0" w:type="auto"/>
          </w:tcPr>
          <w:p w14:paraId="361C571E" w14:textId="77777777" w:rsidR="00060258" w:rsidRDefault="00060258" w:rsidP="00060258">
            <w:pPr>
              <w:rPr>
                <w:ins w:id="862" w:author="David Conklin" w:date="2020-11-10T16:30:00Z"/>
              </w:rPr>
            </w:pPr>
          </w:p>
        </w:tc>
        <w:tc>
          <w:tcPr>
            <w:tcW w:w="0" w:type="auto"/>
          </w:tcPr>
          <w:p w14:paraId="7846DEAE" w14:textId="6DCB5DC1" w:rsidR="00060258" w:rsidRDefault="00060258" w:rsidP="00060258">
            <w:pPr>
              <w:rPr>
                <w:ins w:id="863" w:author="David Conklin" w:date="2020-11-10T16:30:00Z"/>
              </w:rPr>
            </w:pPr>
            <w:ins w:id="864" w:author="David Conklin" w:date="2020-11-10T16:31:00Z">
              <w:r>
                <w:t>RSR</w:t>
              </w:r>
            </w:ins>
          </w:p>
        </w:tc>
        <w:tc>
          <w:tcPr>
            <w:tcW w:w="0" w:type="auto"/>
          </w:tcPr>
          <w:p w14:paraId="51D9AFAC" w14:textId="727A2F7C" w:rsidR="00060258" w:rsidRDefault="00060258" w:rsidP="00060258">
            <w:pPr>
              <w:rPr>
                <w:ins w:id="865" w:author="David Conklin" w:date="2020-11-10T16:30:00Z"/>
              </w:rPr>
            </w:pPr>
            <w:ins w:id="866" w:author="David Conklin" w:date="2020-11-10T16:31:00Z">
              <w:r>
                <w:t>0.44</w:t>
              </w:r>
            </w:ins>
          </w:p>
        </w:tc>
        <w:tc>
          <w:tcPr>
            <w:tcW w:w="0" w:type="auto"/>
          </w:tcPr>
          <w:p w14:paraId="27353A12" w14:textId="494110F6" w:rsidR="00060258" w:rsidRDefault="00060258" w:rsidP="00060258">
            <w:pPr>
              <w:rPr>
                <w:ins w:id="867" w:author="David Conklin" w:date="2020-11-10T16:30:00Z"/>
              </w:rPr>
            </w:pPr>
            <w:ins w:id="868" w:author="David Conklin" w:date="2020-11-10T16:32:00Z">
              <w:r>
                <w:t>VG</w:t>
              </w:r>
            </w:ins>
          </w:p>
        </w:tc>
      </w:tr>
      <w:tr w:rsidR="00060258" w14:paraId="2906E1B2" w14:textId="77777777" w:rsidTr="0064217D">
        <w:trPr>
          <w:ins w:id="869" w:author="David Conklin" w:date="2020-11-10T16:30:00Z"/>
        </w:trPr>
        <w:tc>
          <w:tcPr>
            <w:tcW w:w="0" w:type="auto"/>
          </w:tcPr>
          <w:p w14:paraId="3CC44AF3" w14:textId="77777777" w:rsidR="00060258" w:rsidRDefault="00060258" w:rsidP="00060258">
            <w:pPr>
              <w:rPr>
                <w:ins w:id="870" w:author="David Conklin" w:date="2020-11-10T16:30:00Z"/>
              </w:rPr>
            </w:pPr>
          </w:p>
        </w:tc>
        <w:tc>
          <w:tcPr>
            <w:tcW w:w="0" w:type="auto"/>
          </w:tcPr>
          <w:p w14:paraId="517C115C" w14:textId="77777777" w:rsidR="00060258" w:rsidRDefault="00060258" w:rsidP="00060258">
            <w:pPr>
              <w:rPr>
                <w:ins w:id="871" w:author="David Conklin" w:date="2020-11-10T16:30:00Z"/>
              </w:rPr>
            </w:pPr>
          </w:p>
        </w:tc>
        <w:tc>
          <w:tcPr>
            <w:tcW w:w="0" w:type="auto"/>
          </w:tcPr>
          <w:p w14:paraId="1FB2E265" w14:textId="77777777" w:rsidR="00060258" w:rsidRDefault="00060258" w:rsidP="00060258">
            <w:pPr>
              <w:rPr>
                <w:ins w:id="872" w:author="David Conklin" w:date="2020-11-10T16:30:00Z"/>
              </w:rPr>
            </w:pPr>
          </w:p>
        </w:tc>
        <w:tc>
          <w:tcPr>
            <w:tcW w:w="0" w:type="auto"/>
          </w:tcPr>
          <w:p w14:paraId="2CA40CB7" w14:textId="26439674" w:rsidR="00060258" w:rsidRDefault="00060258" w:rsidP="00060258">
            <w:pPr>
              <w:rPr>
                <w:ins w:id="873" w:author="David Conklin" w:date="2020-11-10T16:30:00Z"/>
              </w:rPr>
            </w:pPr>
            <w:ins w:id="874" w:author="David Conklin" w:date="2020-11-10T16:31:00Z">
              <w:r>
                <w:t>R2</w:t>
              </w:r>
            </w:ins>
          </w:p>
        </w:tc>
        <w:tc>
          <w:tcPr>
            <w:tcW w:w="0" w:type="auto"/>
          </w:tcPr>
          <w:p w14:paraId="2C88A205" w14:textId="062C8D08" w:rsidR="00060258" w:rsidRDefault="00060258" w:rsidP="00060258">
            <w:pPr>
              <w:rPr>
                <w:ins w:id="875" w:author="David Conklin" w:date="2020-11-10T16:30:00Z"/>
              </w:rPr>
            </w:pPr>
            <w:ins w:id="876" w:author="David Conklin" w:date="2020-11-10T16:31:00Z">
              <w:r>
                <w:t>0.</w:t>
              </w:r>
            </w:ins>
            <w:ins w:id="877" w:author="David Conklin" w:date="2020-11-10T16:32:00Z">
              <w:r>
                <w:t>81</w:t>
              </w:r>
            </w:ins>
          </w:p>
        </w:tc>
        <w:tc>
          <w:tcPr>
            <w:tcW w:w="0" w:type="auto"/>
          </w:tcPr>
          <w:p w14:paraId="10BC75FB" w14:textId="6FE11E73" w:rsidR="00060258" w:rsidRDefault="00060258" w:rsidP="00060258">
            <w:pPr>
              <w:rPr>
                <w:ins w:id="878" w:author="David Conklin" w:date="2020-11-10T16:30:00Z"/>
              </w:rPr>
            </w:pPr>
            <w:ins w:id="879" w:author="David Conklin" w:date="2020-11-10T16:32:00Z">
              <w:r>
                <w:t>G</w:t>
              </w:r>
            </w:ins>
          </w:p>
        </w:tc>
      </w:tr>
      <w:tr w:rsidR="00060258" w14:paraId="5B17203C" w14:textId="77777777" w:rsidTr="0064217D">
        <w:trPr>
          <w:ins w:id="880" w:author="David Conklin" w:date="2020-11-10T16:32:00Z"/>
        </w:trPr>
        <w:tc>
          <w:tcPr>
            <w:tcW w:w="0" w:type="auto"/>
          </w:tcPr>
          <w:p w14:paraId="52CDCE84" w14:textId="6A222AC6" w:rsidR="00060258" w:rsidRDefault="00060258" w:rsidP="00060258">
            <w:pPr>
              <w:rPr>
                <w:ins w:id="881" w:author="David Conklin" w:date="2020-11-10T16:32:00Z"/>
              </w:rPr>
            </w:pPr>
            <w:ins w:id="882" w:author="David Conklin" w:date="2020-11-10T16:32:00Z">
              <w:r>
                <w:t>14161500</w:t>
              </w:r>
            </w:ins>
          </w:p>
        </w:tc>
        <w:tc>
          <w:tcPr>
            <w:tcW w:w="0" w:type="auto"/>
          </w:tcPr>
          <w:p w14:paraId="3C78868E" w14:textId="3D07CA58" w:rsidR="00060258" w:rsidRDefault="00060258" w:rsidP="00060258">
            <w:pPr>
              <w:rPr>
                <w:ins w:id="883" w:author="David Conklin" w:date="2020-11-10T16:32:00Z"/>
              </w:rPr>
            </w:pPr>
            <w:ins w:id="884" w:author="David Conklin" w:date="2020-11-10T16:32:00Z">
              <w:r>
                <w:t>237734</w:t>
              </w:r>
            </w:ins>
            <w:ins w:id="885" w:author="David Conklin" w:date="2020-11-10T16:33:00Z">
              <w:r>
                <w:t>11</w:t>
              </w:r>
            </w:ins>
          </w:p>
        </w:tc>
        <w:tc>
          <w:tcPr>
            <w:tcW w:w="0" w:type="auto"/>
          </w:tcPr>
          <w:p w14:paraId="76CEBEF0" w14:textId="4F8A4444" w:rsidR="00060258" w:rsidRDefault="00060258" w:rsidP="00060258">
            <w:pPr>
              <w:rPr>
                <w:ins w:id="886" w:author="David Conklin" w:date="2020-11-10T16:32:00Z"/>
              </w:rPr>
            </w:pPr>
            <w:ins w:id="887" w:author="David Conklin" w:date="2020-11-10T16:33:00Z">
              <w:r>
                <w:t>LOOKOUT CREEK NEAR BLUE RIVER</w:t>
              </w:r>
            </w:ins>
          </w:p>
        </w:tc>
        <w:tc>
          <w:tcPr>
            <w:tcW w:w="0" w:type="auto"/>
          </w:tcPr>
          <w:p w14:paraId="747FF6B8" w14:textId="58CFA040" w:rsidR="00060258" w:rsidRDefault="00060258" w:rsidP="00060258">
            <w:pPr>
              <w:rPr>
                <w:ins w:id="888" w:author="David Conklin" w:date="2020-11-10T16:32:00Z"/>
              </w:rPr>
            </w:pPr>
            <w:ins w:id="889" w:author="David Conklin" w:date="2020-11-10T16:33:00Z">
              <w:r>
                <w:t>%bias</w:t>
              </w:r>
            </w:ins>
          </w:p>
        </w:tc>
        <w:tc>
          <w:tcPr>
            <w:tcW w:w="0" w:type="auto"/>
          </w:tcPr>
          <w:p w14:paraId="6C28E2A8" w14:textId="305FE3E5" w:rsidR="00060258" w:rsidRDefault="00060258" w:rsidP="00060258">
            <w:pPr>
              <w:rPr>
                <w:ins w:id="890" w:author="David Conklin" w:date="2020-11-10T16:32:00Z"/>
              </w:rPr>
            </w:pPr>
            <w:ins w:id="891" w:author="David Conklin" w:date="2020-11-10T16:33:00Z">
              <w:r>
                <w:t>0.</w:t>
              </w:r>
              <w:r w:rsidR="002822A5">
                <w:t>2</w:t>
              </w:r>
              <w:r>
                <w:t>%</w:t>
              </w:r>
            </w:ins>
          </w:p>
        </w:tc>
        <w:tc>
          <w:tcPr>
            <w:tcW w:w="0" w:type="auto"/>
          </w:tcPr>
          <w:p w14:paraId="778C43EF" w14:textId="2ABD558E" w:rsidR="00060258" w:rsidRDefault="00060258" w:rsidP="00060258">
            <w:pPr>
              <w:rPr>
                <w:ins w:id="892" w:author="David Conklin" w:date="2020-11-10T16:32:00Z"/>
              </w:rPr>
            </w:pPr>
            <w:ins w:id="893" w:author="David Conklin" w:date="2020-11-10T16:33:00Z">
              <w:r>
                <w:t>VG</w:t>
              </w:r>
            </w:ins>
          </w:p>
        </w:tc>
      </w:tr>
      <w:tr w:rsidR="00060258" w14:paraId="61A2A3FD" w14:textId="77777777" w:rsidTr="0064217D">
        <w:trPr>
          <w:ins w:id="894" w:author="David Conklin" w:date="2020-11-10T16:32:00Z"/>
        </w:trPr>
        <w:tc>
          <w:tcPr>
            <w:tcW w:w="0" w:type="auto"/>
          </w:tcPr>
          <w:p w14:paraId="2206AA40" w14:textId="77777777" w:rsidR="00060258" w:rsidRDefault="00060258" w:rsidP="00060258">
            <w:pPr>
              <w:rPr>
                <w:ins w:id="895" w:author="David Conklin" w:date="2020-11-10T16:32:00Z"/>
              </w:rPr>
            </w:pPr>
          </w:p>
        </w:tc>
        <w:tc>
          <w:tcPr>
            <w:tcW w:w="0" w:type="auto"/>
          </w:tcPr>
          <w:p w14:paraId="74BE1138" w14:textId="77777777" w:rsidR="00060258" w:rsidRDefault="00060258" w:rsidP="00060258">
            <w:pPr>
              <w:rPr>
                <w:ins w:id="896" w:author="David Conklin" w:date="2020-11-10T16:32:00Z"/>
              </w:rPr>
            </w:pPr>
          </w:p>
        </w:tc>
        <w:tc>
          <w:tcPr>
            <w:tcW w:w="0" w:type="auto"/>
          </w:tcPr>
          <w:p w14:paraId="3AA7857C" w14:textId="77777777" w:rsidR="00060258" w:rsidRDefault="00060258" w:rsidP="00060258">
            <w:pPr>
              <w:rPr>
                <w:ins w:id="897" w:author="David Conklin" w:date="2020-11-10T16:32:00Z"/>
              </w:rPr>
            </w:pPr>
          </w:p>
        </w:tc>
        <w:tc>
          <w:tcPr>
            <w:tcW w:w="0" w:type="auto"/>
          </w:tcPr>
          <w:p w14:paraId="47B8AE81" w14:textId="3C87F8C2" w:rsidR="00060258" w:rsidRDefault="00060258" w:rsidP="00060258">
            <w:pPr>
              <w:rPr>
                <w:ins w:id="898" w:author="David Conklin" w:date="2020-11-10T16:32:00Z"/>
              </w:rPr>
            </w:pPr>
            <w:ins w:id="899" w:author="David Conklin" w:date="2020-11-10T16:33:00Z">
              <w:r>
                <w:t>NSE</w:t>
              </w:r>
            </w:ins>
          </w:p>
        </w:tc>
        <w:tc>
          <w:tcPr>
            <w:tcW w:w="0" w:type="auto"/>
          </w:tcPr>
          <w:p w14:paraId="130B5725" w14:textId="65347D2A" w:rsidR="00060258" w:rsidRDefault="00060258" w:rsidP="00060258">
            <w:pPr>
              <w:rPr>
                <w:ins w:id="900" w:author="David Conklin" w:date="2020-11-10T16:32:00Z"/>
              </w:rPr>
            </w:pPr>
            <w:ins w:id="901" w:author="David Conklin" w:date="2020-11-10T16:33:00Z">
              <w:r>
                <w:t>0.</w:t>
              </w:r>
              <w:r w:rsidR="002822A5">
                <w:t>84</w:t>
              </w:r>
            </w:ins>
          </w:p>
        </w:tc>
        <w:tc>
          <w:tcPr>
            <w:tcW w:w="0" w:type="auto"/>
          </w:tcPr>
          <w:p w14:paraId="351AD679" w14:textId="25409190" w:rsidR="00060258" w:rsidRDefault="00060258" w:rsidP="00060258">
            <w:pPr>
              <w:rPr>
                <w:ins w:id="902" w:author="David Conklin" w:date="2020-11-10T16:32:00Z"/>
              </w:rPr>
            </w:pPr>
            <w:ins w:id="903" w:author="David Conklin" w:date="2020-11-10T16:33:00Z">
              <w:r>
                <w:t>VG</w:t>
              </w:r>
            </w:ins>
          </w:p>
        </w:tc>
      </w:tr>
      <w:tr w:rsidR="00060258" w14:paraId="31EEDF98" w14:textId="77777777" w:rsidTr="0064217D">
        <w:trPr>
          <w:ins w:id="904" w:author="David Conklin" w:date="2020-11-10T16:32:00Z"/>
        </w:trPr>
        <w:tc>
          <w:tcPr>
            <w:tcW w:w="0" w:type="auto"/>
          </w:tcPr>
          <w:p w14:paraId="123FB524" w14:textId="77777777" w:rsidR="00060258" w:rsidRDefault="00060258" w:rsidP="00060258">
            <w:pPr>
              <w:rPr>
                <w:ins w:id="905" w:author="David Conklin" w:date="2020-11-10T16:32:00Z"/>
              </w:rPr>
            </w:pPr>
          </w:p>
        </w:tc>
        <w:tc>
          <w:tcPr>
            <w:tcW w:w="0" w:type="auto"/>
          </w:tcPr>
          <w:p w14:paraId="3114DB0E" w14:textId="77777777" w:rsidR="00060258" w:rsidRDefault="00060258" w:rsidP="00060258">
            <w:pPr>
              <w:rPr>
                <w:ins w:id="906" w:author="David Conklin" w:date="2020-11-10T16:32:00Z"/>
              </w:rPr>
            </w:pPr>
          </w:p>
        </w:tc>
        <w:tc>
          <w:tcPr>
            <w:tcW w:w="0" w:type="auto"/>
          </w:tcPr>
          <w:p w14:paraId="08246BAD" w14:textId="77777777" w:rsidR="00060258" w:rsidRDefault="00060258" w:rsidP="00060258">
            <w:pPr>
              <w:rPr>
                <w:ins w:id="907" w:author="David Conklin" w:date="2020-11-10T16:32:00Z"/>
              </w:rPr>
            </w:pPr>
          </w:p>
        </w:tc>
        <w:tc>
          <w:tcPr>
            <w:tcW w:w="0" w:type="auto"/>
          </w:tcPr>
          <w:p w14:paraId="7843792D" w14:textId="391D0593" w:rsidR="00060258" w:rsidRDefault="00060258" w:rsidP="00060258">
            <w:pPr>
              <w:rPr>
                <w:ins w:id="908" w:author="David Conklin" w:date="2020-11-10T16:32:00Z"/>
              </w:rPr>
            </w:pPr>
            <w:ins w:id="909" w:author="David Conklin" w:date="2020-11-10T16:33:00Z">
              <w:r>
                <w:t>RSR</w:t>
              </w:r>
            </w:ins>
          </w:p>
        </w:tc>
        <w:tc>
          <w:tcPr>
            <w:tcW w:w="0" w:type="auto"/>
          </w:tcPr>
          <w:p w14:paraId="4F8CAF6E" w14:textId="44DC515F" w:rsidR="00060258" w:rsidRDefault="00060258" w:rsidP="00060258">
            <w:pPr>
              <w:rPr>
                <w:ins w:id="910" w:author="David Conklin" w:date="2020-11-10T16:32:00Z"/>
              </w:rPr>
            </w:pPr>
            <w:ins w:id="911" w:author="David Conklin" w:date="2020-11-10T16:33:00Z">
              <w:r>
                <w:t>0.4</w:t>
              </w:r>
            </w:ins>
            <w:ins w:id="912" w:author="David Conklin" w:date="2020-11-10T16:34:00Z">
              <w:r w:rsidR="002822A5">
                <w:t>0</w:t>
              </w:r>
            </w:ins>
          </w:p>
        </w:tc>
        <w:tc>
          <w:tcPr>
            <w:tcW w:w="0" w:type="auto"/>
          </w:tcPr>
          <w:p w14:paraId="6332E101" w14:textId="209C88FC" w:rsidR="00060258" w:rsidRDefault="00060258" w:rsidP="00060258">
            <w:pPr>
              <w:rPr>
                <w:ins w:id="913" w:author="David Conklin" w:date="2020-11-10T16:32:00Z"/>
              </w:rPr>
            </w:pPr>
            <w:ins w:id="914" w:author="David Conklin" w:date="2020-11-10T16:33:00Z">
              <w:r>
                <w:t>VG</w:t>
              </w:r>
            </w:ins>
          </w:p>
        </w:tc>
      </w:tr>
      <w:tr w:rsidR="00060258" w14:paraId="261D11BE" w14:textId="77777777" w:rsidTr="0064217D">
        <w:trPr>
          <w:ins w:id="915" w:author="David Conklin" w:date="2020-11-10T16:32:00Z"/>
        </w:trPr>
        <w:tc>
          <w:tcPr>
            <w:tcW w:w="0" w:type="auto"/>
          </w:tcPr>
          <w:p w14:paraId="74859904" w14:textId="77777777" w:rsidR="00060258" w:rsidRDefault="00060258" w:rsidP="00060258">
            <w:pPr>
              <w:rPr>
                <w:ins w:id="916" w:author="David Conklin" w:date="2020-11-10T16:32:00Z"/>
              </w:rPr>
            </w:pPr>
          </w:p>
        </w:tc>
        <w:tc>
          <w:tcPr>
            <w:tcW w:w="0" w:type="auto"/>
          </w:tcPr>
          <w:p w14:paraId="444C3600" w14:textId="77777777" w:rsidR="00060258" w:rsidRDefault="00060258" w:rsidP="00060258">
            <w:pPr>
              <w:rPr>
                <w:ins w:id="917" w:author="David Conklin" w:date="2020-11-10T16:32:00Z"/>
              </w:rPr>
            </w:pPr>
          </w:p>
        </w:tc>
        <w:tc>
          <w:tcPr>
            <w:tcW w:w="0" w:type="auto"/>
          </w:tcPr>
          <w:p w14:paraId="3AC0681B" w14:textId="77777777" w:rsidR="00060258" w:rsidRDefault="00060258" w:rsidP="00060258">
            <w:pPr>
              <w:rPr>
                <w:ins w:id="918" w:author="David Conklin" w:date="2020-11-10T16:32:00Z"/>
              </w:rPr>
            </w:pPr>
          </w:p>
        </w:tc>
        <w:tc>
          <w:tcPr>
            <w:tcW w:w="0" w:type="auto"/>
          </w:tcPr>
          <w:p w14:paraId="02669FF1" w14:textId="304000F7" w:rsidR="00060258" w:rsidRDefault="00060258" w:rsidP="00060258">
            <w:pPr>
              <w:rPr>
                <w:ins w:id="919" w:author="David Conklin" w:date="2020-11-10T16:32:00Z"/>
              </w:rPr>
            </w:pPr>
            <w:ins w:id="920" w:author="David Conklin" w:date="2020-11-10T16:33:00Z">
              <w:r>
                <w:t>R2</w:t>
              </w:r>
            </w:ins>
          </w:p>
        </w:tc>
        <w:tc>
          <w:tcPr>
            <w:tcW w:w="0" w:type="auto"/>
          </w:tcPr>
          <w:p w14:paraId="361282A5" w14:textId="1E1566DD" w:rsidR="00060258" w:rsidRDefault="00060258" w:rsidP="00060258">
            <w:pPr>
              <w:rPr>
                <w:ins w:id="921" w:author="David Conklin" w:date="2020-11-10T16:32:00Z"/>
              </w:rPr>
            </w:pPr>
            <w:ins w:id="922" w:author="David Conklin" w:date="2020-11-10T16:33:00Z">
              <w:r>
                <w:t>0.8</w:t>
              </w:r>
            </w:ins>
            <w:ins w:id="923" w:author="David Conklin" w:date="2020-11-10T16:34:00Z">
              <w:r w:rsidR="002822A5">
                <w:t>4</w:t>
              </w:r>
            </w:ins>
          </w:p>
        </w:tc>
        <w:tc>
          <w:tcPr>
            <w:tcW w:w="0" w:type="auto"/>
          </w:tcPr>
          <w:p w14:paraId="7F2AC038" w14:textId="05B5770F" w:rsidR="00060258" w:rsidRDefault="00060258" w:rsidP="00060258">
            <w:pPr>
              <w:rPr>
                <w:ins w:id="924" w:author="David Conklin" w:date="2020-11-10T16:32:00Z"/>
              </w:rPr>
            </w:pPr>
            <w:ins w:id="925" w:author="David Conklin" w:date="2020-11-10T16:33:00Z">
              <w:r>
                <w:t>G</w:t>
              </w:r>
            </w:ins>
          </w:p>
        </w:tc>
      </w:tr>
      <w:tr w:rsidR="003D64A1" w14:paraId="4905F4FB" w14:textId="77777777" w:rsidTr="0064217D">
        <w:trPr>
          <w:ins w:id="926" w:author="David Conklin" w:date="2020-11-10T16:34:00Z"/>
        </w:trPr>
        <w:tc>
          <w:tcPr>
            <w:tcW w:w="0" w:type="auto"/>
          </w:tcPr>
          <w:p w14:paraId="5DA79D4C" w14:textId="1DFF51F9" w:rsidR="003D64A1" w:rsidRDefault="003D64A1" w:rsidP="003D64A1">
            <w:pPr>
              <w:rPr>
                <w:ins w:id="927" w:author="David Conklin" w:date="2020-11-10T16:34:00Z"/>
              </w:rPr>
            </w:pPr>
            <w:ins w:id="928" w:author="David Conklin" w:date="2020-11-10T16:34:00Z">
              <w:r>
                <w:t>14162200</w:t>
              </w:r>
            </w:ins>
          </w:p>
        </w:tc>
        <w:tc>
          <w:tcPr>
            <w:tcW w:w="0" w:type="auto"/>
          </w:tcPr>
          <w:p w14:paraId="024A4BFF" w14:textId="2296F66C" w:rsidR="003D64A1" w:rsidRDefault="003D64A1" w:rsidP="003D64A1">
            <w:pPr>
              <w:rPr>
                <w:ins w:id="929" w:author="David Conklin" w:date="2020-11-10T16:34:00Z"/>
              </w:rPr>
            </w:pPr>
            <w:ins w:id="930" w:author="David Conklin" w:date="2020-11-10T16:34:00Z">
              <w:r>
                <w:t>23</w:t>
              </w:r>
            </w:ins>
            <w:ins w:id="931" w:author="David Conklin" w:date="2020-11-10T16:35:00Z">
              <w:r>
                <w:t>773405</w:t>
              </w:r>
            </w:ins>
          </w:p>
        </w:tc>
        <w:tc>
          <w:tcPr>
            <w:tcW w:w="0" w:type="auto"/>
          </w:tcPr>
          <w:p w14:paraId="775231E0" w14:textId="56471A2D" w:rsidR="003D64A1" w:rsidRDefault="003D64A1" w:rsidP="003D64A1">
            <w:pPr>
              <w:rPr>
                <w:ins w:id="932" w:author="David Conklin" w:date="2020-11-10T16:34:00Z"/>
              </w:rPr>
            </w:pPr>
            <w:ins w:id="933" w:author="David Conklin" w:date="2020-11-10T16:35:00Z">
              <w:r>
                <w:t>BLUE RIVER AT BLUE RIVER</w:t>
              </w:r>
            </w:ins>
          </w:p>
        </w:tc>
        <w:tc>
          <w:tcPr>
            <w:tcW w:w="0" w:type="auto"/>
          </w:tcPr>
          <w:p w14:paraId="27506014" w14:textId="7618C4AF" w:rsidR="003D64A1" w:rsidRDefault="003D64A1" w:rsidP="003D64A1">
            <w:pPr>
              <w:rPr>
                <w:ins w:id="934" w:author="David Conklin" w:date="2020-11-10T16:34:00Z"/>
              </w:rPr>
            </w:pPr>
            <w:ins w:id="935" w:author="David Conklin" w:date="2020-11-10T16:35:00Z">
              <w:r>
                <w:t>%bias</w:t>
              </w:r>
            </w:ins>
          </w:p>
        </w:tc>
        <w:tc>
          <w:tcPr>
            <w:tcW w:w="0" w:type="auto"/>
          </w:tcPr>
          <w:p w14:paraId="5182B9DA" w14:textId="030947C6" w:rsidR="003D64A1" w:rsidRDefault="003D64A1" w:rsidP="003D64A1">
            <w:pPr>
              <w:rPr>
                <w:ins w:id="936" w:author="David Conklin" w:date="2020-11-10T16:34:00Z"/>
              </w:rPr>
            </w:pPr>
            <w:ins w:id="937" w:author="David Conklin" w:date="2020-11-10T16:35:00Z">
              <w:r>
                <w:t>0.0%</w:t>
              </w:r>
            </w:ins>
          </w:p>
        </w:tc>
        <w:tc>
          <w:tcPr>
            <w:tcW w:w="0" w:type="auto"/>
          </w:tcPr>
          <w:p w14:paraId="1F20D131" w14:textId="05600726" w:rsidR="003D64A1" w:rsidRDefault="003D64A1" w:rsidP="003D64A1">
            <w:pPr>
              <w:rPr>
                <w:ins w:id="938" w:author="David Conklin" w:date="2020-11-10T16:34:00Z"/>
              </w:rPr>
            </w:pPr>
            <w:ins w:id="939" w:author="David Conklin" w:date="2020-11-10T16:35:00Z">
              <w:r>
                <w:t>VG</w:t>
              </w:r>
            </w:ins>
          </w:p>
        </w:tc>
      </w:tr>
      <w:tr w:rsidR="003D64A1" w14:paraId="16E48D0A" w14:textId="77777777" w:rsidTr="0064217D">
        <w:trPr>
          <w:ins w:id="940" w:author="David Conklin" w:date="2020-11-10T16:34:00Z"/>
        </w:trPr>
        <w:tc>
          <w:tcPr>
            <w:tcW w:w="0" w:type="auto"/>
          </w:tcPr>
          <w:p w14:paraId="5CD76CCF" w14:textId="77777777" w:rsidR="003D64A1" w:rsidRDefault="003D64A1" w:rsidP="003D64A1">
            <w:pPr>
              <w:rPr>
                <w:ins w:id="941" w:author="David Conklin" w:date="2020-11-10T16:34:00Z"/>
              </w:rPr>
            </w:pPr>
          </w:p>
        </w:tc>
        <w:tc>
          <w:tcPr>
            <w:tcW w:w="0" w:type="auto"/>
          </w:tcPr>
          <w:p w14:paraId="4F7629E0" w14:textId="77777777" w:rsidR="003D64A1" w:rsidRDefault="003D64A1" w:rsidP="003D64A1">
            <w:pPr>
              <w:rPr>
                <w:ins w:id="942" w:author="David Conklin" w:date="2020-11-10T16:34:00Z"/>
              </w:rPr>
            </w:pPr>
          </w:p>
        </w:tc>
        <w:tc>
          <w:tcPr>
            <w:tcW w:w="0" w:type="auto"/>
          </w:tcPr>
          <w:p w14:paraId="033146B4" w14:textId="77777777" w:rsidR="003D64A1" w:rsidRDefault="003D64A1" w:rsidP="003D64A1">
            <w:pPr>
              <w:rPr>
                <w:ins w:id="943" w:author="David Conklin" w:date="2020-11-10T16:34:00Z"/>
              </w:rPr>
            </w:pPr>
          </w:p>
        </w:tc>
        <w:tc>
          <w:tcPr>
            <w:tcW w:w="0" w:type="auto"/>
          </w:tcPr>
          <w:p w14:paraId="14721014" w14:textId="4FFEFA65" w:rsidR="003D64A1" w:rsidRDefault="003D64A1" w:rsidP="003D64A1">
            <w:pPr>
              <w:rPr>
                <w:ins w:id="944" w:author="David Conklin" w:date="2020-11-10T16:34:00Z"/>
              </w:rPr>
            </w:pPr>
            <w:ins w:id="945" w:author="David Conklin" w:date="2020-11-10T16:35:00Z">
              <w:r>
                <w:t>NSE</w:t>
              </w:r>
            </w:ins>
          </w:p>
        </w:tc>
        <w:tc>
          <w:tcPr>
            <w:tcW w:w="0" w:type="auto"/>
          </w:tcPr>
          <w:p w14:paraId="76DF9AF1" w14:textId="1CDD10F7" w:rsidR="003D64A1" w:rsidRDefault="003D64A1" w:rsidP="003D64A1">
            <w:pPr>
              <w:rPr>
                <w:ins w:id="946" w:author="David Conklin" w:date="2020-11-10T16:34:00Z"/>
              </w:rPr>
            </w:pPr>
            <w:ins w:id="947" w:author="David Conklin" w:date="2020-11-10T16:35:00Z">
              <w:r>
                <w:t>0.</w:t>
              </w:r>
            </w:ins>
            <w:ins w:id="948" w:author="David Conklin" w:date="2020-11-10T16:36:00Z">
              <w:r>
                <w:t>52</w:t>
              </w:r>
            </w:ins>
          </w:p>
        </w:tc>
        <w:tc>
          <w:tcPr>
            <w:tcW w:w="0" w:type="auto"/>
          </w:tcPr>
          <w:p w14:paraId="7B4811EC" w14:textId="6281A9B8" w:rsidR="003D64A1" w:rsidRDefault="003D64A1" w:rsidP="003D64A1">
            <w:pPr>
              <w:rPr>
                <w:ins w:id="949" w:author="David Conklin" w:date="2020-11-10T16:34:00Z"/>
              </w:rPr>
            </w:pPr>
            <w:ins w:id="950" w:author="David Conklin" w:date="2020-11-10T16:36:00Z">
              <w:r>
                <w:t>S</w:t>
              </w:r>
            </w:ins>
          </w:p>
        </w:tc>
      </w:tr>
      <w:tr w:rsidR="003D64A1" w14:paraId="445AAAA1" w14:textId="77777777" w:rsidTr="0064217D">
        <w:trPr>
          <w:ins w:id="951" w:author="David Conklin" w:date="2020-11-10T16:34:00Z"/>
        </w:trPr>
        <w:tc>
          <w:tcPr>
            <w:tcW w:w="0" w:type="auto"/>
          </w:tcPr>
          <w:p w14:paraId="1546FB4A" w14:textId="77777777" w:rsidR="003D64A1" w:rsidRDefault="003D64A1" w:rsidP="003D64A1">
            <w:pPr>
              <w:rPr>
                <w:ins w:id="952" w:author="David Conklin" w:date="2020-11-10T16:34:00Z"/>
              </w:rPr>
            </w:pPr>
          </w:p>
        </w:tc>
        <w:tc>
          <w:tcPr>
            <w:tcW w:w="0" w:type="auto"/>
          </w:tcPr>
          <w:p w14:paraId="5F22FE9A" w14:textId="77777777" w:rsidR="003D64A1" w:rsidRDefault="003D64A1" w:rsidP="003D64A1">
            <w:pPr>
              <w:rPr>
                <w:ins w:id="953" w:author="David Conklin" w:date="2020-11-10T16:34:00Z"/>
              </w:rPr>
            </w:pPr>
          </w:p>
        </w:tc>
        <w:tc>
          <w:tcPr>
            <w:tcW w:w="0" w:type="auto"/>
          </w:tcPr>
          <w:p w14:paraId="5C8E470A" w14:textId="77777777" w:rsidR="003D64A1" w:rsidRDefault="003D64A1" w:rsidP="003D64A1">
            <w:pPr>
              <w:rPr>
                <w:ins w:id="954" w:author="David Conklin" w:date="2020-11-10T16:34:00Z"/>
              </w:rPr>
            </w:pPr>
          </w:p>
        </w:tc>
        <w:tc>
          <w:tcPr>
            <w:tcW w:w="0" w:type="auto"/>
          </w:tcPr>
          <w:p w14:paraId="59483674" w14:textId="3A767861" w:rsidR="003D64A1" w:rsidRDefault="003D64A1" w:rsidP="003D64A1">
            <w:pPr>
              <w:rPr>
                <w:ins w:id="955" w:author="David Conklin" w:date="2020-11-10T16:34:00Z"/>
              </w:rPr>
            </w:pPr>
            <w:ins w:id="956" w:author="David Conklin" w:date="2020-11-10T16:35:00Z">
              <w:r>
                <w:t>RSR</w:t>
              </w:r>
            </w:ins>
          </w:p>
        </w:tc>
        <w:tc>
          <w:tcPr>
            <w:tcW w:w="0" w:type="auto"/>
          </w:tcPr>
          <w:p w14:paraId="425DE897" w14:textId="3000C7F7" w:rsidR="003D64A1" w:rsidRDefault="003D64A1" w:rsidP="003D64A1">
            <w:pPr>
              <w:rPr>
                <w:ins w:id="957" w:author="David Conklin" w:date="2020-11-10T16:34:00Z"/>
              </w:rPr>
            </w:pPr>
            <w:ins w:id="958" w:author="David Conklin" w:date="2020-11-10T16:35:00Z">
              <w:r>
                <w:t>0.</w:t>
              </w:r>
            </w:ins>
            <w:ins w:id="959" w:author="David Conklin" w:date="2020-11-10T16:36:00Z">
              <w:r>
                <w:t>70</w:t>
              </w:r>
            </w:ins>
          </w:p>
        </w:tc>
        <w:tc>
          <w:tcPr>
            <w:tcW w:w="0" w:type="auto"/>
          </w:tcPr>
          <w:p w14:paraId="27B0CAA4" w14:textId="1C875DE4" w:rsidR="003D64A1" w:rsidRDefault="003D64A1" w:rsidP="003D64A1">
            <w:pPr>
              <w:rPr>
                <w:ins w:id="960" w:author="David Conklin" w:date="2020-11-10T16:34:00Z"/>
              </w:rPr>
            </w:pPr>
            <w:ins w:id="961" w:author="David Conklin" w:date="2020-11-10T16:36:00Z">
              <w:r>
                <w:t>S</w:t>
              </w:r>
            </w:ins>
          </w:p>
        </w:tc>
      </w:tr>
      <w:tr w:rsidR="003D64A1" w14:paraId="1093E1EB" w14:textId="77777777" w:rsidTr="0064217D">
        <w:trPr>
          <w:ins w:id="962" w:author="David Conklin" w:date="2020-11-10T16:34:00Z"/>
        </w:trPr>
        <w:tc>
          <w:tcPr>
            <w:tcW w:w="0" w:type="auto"/>
          </w:tcPr>
          <w:p w14:paraId="4B87CC30" w14:textId="77777777" w:rsidR="003D64A1" w:rsidRDefault="003D64A1" w:rsidP="003D64A1">
            <w:pPr>
              <w:rPr>
                <w:ins w:id="963" w:author="David Conklin" w:date="2020-11-10T16:34:00Z"/>
              </w:rPr>
            </w:pPr>
          </w:p>
        </w:tc>
        <w:tc>
          <w:tcPr>
            <w:tcW w:w="0" w:type="auto"/>
          </w:tcPr>
          <w:p w14:paraId="33B117EB" w14:textId="77777777" w:rsidR="003D64A1" w:rsidRDefault="003D64A1" w:rsidP="003D64A1">
            <w:pPr>
              <w:rPr>
                <w:ins w:id="964" w:author="David Conklin" w:date="2020-11-10T16:34:00Z"/>
              </w:rPr>
            </w:pPr>
          </w:p>
        </w:tc>
        <w:tc>
          <w:tcPr>
            <w:tcW w:w="0" w:type="auto"/>
          </w:tcPr>
          <w:p w14:paraId="2BEF5AFA" w14:textId="77777777" w:rsidR="003D64A1" w:rsidRDefault="003D64A1" w:rsidP="003D64A1">
            <w:pPr>
              <w:rPr>
                <w:ins w:id="965" w:author="David Conklin" w:date="2020-11-10T16:34:00Z"/>
              </w:rPr>
            </w:pPr>
          </w:p>
        </w:tc>
        <w:tc>
          <w:tcPr>
            <w:tcW w:w="0" w:type="auto"/>
          </w:tcPr>
          <w:p w14:paraId="18820309" w14:textId="3C4C5434" w:rsidR="003D64A1" w:rsidRDefault="003D64A1" w:rsidP="003D64A1">
            <w:pPr>
              <w:rPr>
                <w:ins w:id="966" w:author="David Conklin" w:date="2020-11-10T16:34:00Z"/>
              </w:rPr>
            </w:pPr>
            <w:ins w:id="967" w:author="David Conklin" w:date="2020-11-10T16:35:00Z">
              <w:r>
                <w:t>R2</w:t>
              </w:r>
            </w:ins>
          </w:p>
        </w:tc>
        <w:tc>
          <w:tcPr>
            <w:tcW w:w="0" w:type="auto"/>
          </w:tcPr>
          <w:p w14:paraId="4EBB3E6B" w14:textId="1C95A59F" w:rsidR="003D64A1" w:rsidRDefault="003D64A1" w:rsidP="003D64A1">
            <w:pPr>
              <w:rPr>
                <w:ins w:id="968" w:author="David Conklin" w:date="2020-11-10T16:34:00Z"/>
              </w:rPr>
            </w:pPr>
            <w:ins w:id="969" w:author="David Conklin" w:date="2020-11-10T16:35:00Z">
              <w:r>
                <w:t>0.</w:t>
              </w:r>
            </w:ins>
            <w:ins w:id="970" w:author="David Conklin" w:date="2020-11-10T16:36:00Z">
              <w:r>
                <w:t>58</w:t>
              </w:r>
            </w:ins>
          </w:p>
        </w:tc>
        <w:tc>
          <w:tcPr>
            <w:tcW w:w="0" w:type="auto"/>
          </w:tcPr>
          <w:p w14:paraId="00567A06" w14:textId="21F14F3D" w:rsidR="003D64A1" w:rsidRDefault="003D64A1" w:rsidP="003D64A1">
            <w:pPr>
              <w:rPr>
                <w:ins w:id="971" w:author="David Conklin" w:date="2020-11-10T16:34:00Z"/>
              </w:rPr>
            </w:pPr>
            <w:ins w:id="972" w:author="David Conklin" w:date="2020-11-10T16:36:00Z">
              <w:r>
                <w:t>NS</w:t>
              </w:r>
            </w:ins>
          </w:p>
        </w:tc>
      </w:tr>
      <w:tr w:rsidR="00FC642F" w14:paraId="2334AD03" w14:textId="77777777" w:rsidTr="0064217D">
        <w:trPr>
          <w:ins w:id="973" w:author="David Conklin" w:date="2020-11-10T16:36:00Z"/>
        </w:trPr>
        <w:tc>
          <w:tcPr>
            <w:tcW w:w="0" w:type="auto"/>
          </w:tcPr>
          <w:p w14:paraId="029C24D6" w14:textId="6C3634D8" w:rsidR="00FC642F" w:rsidRDefault="00FC642F" w:rsidP="00FC642F">
            <w:pPr>
              <w:rPr>
                <w:ins w:id="974" w:author="David Conklin" w:date="2020-11-10T16:36:00Z"/>
              </w:rPr>
            </w:pPr>
            <w:ins w:id="975" w:author="David Conklin" w:date="2020-11-10T16:37:00Z">
              <w:r>
                <w:t>14162500</w:t>
              </w:r>
            </w:ins>
          </w:p>
        </w:tc>
        <w:tc>
          <w:tcPr>
            <w:tcW w:w="0" w:type="auto"/>
          </w:tcPr>
          <w:p w14:paraId="3B3DE881" w14:textId="4695EFE4" w:rsidR="00FC642F" w:rsidRDefault="00FC642F" w:rsidP="00FC642F">
            <w:pPr>
              <w:rPr>
                <w:ins w:id="976" w:author="David Conklin" w:date="2020-11-10T16:36:00Z"/>
              </w:rPr>
            </w:pPr>
            <w:ins w:id="977" w:author="David Conklin" w:date="2020-11-10T16:37:00Z">
              <w:r>
                <w:t>2377</w:t>
              </w:r>
            </w:ins>
            <w:ins w:id="978" w:author="David Conklin" w:date="2020-11-10T16:38:00Z">
              <w:r>
                <w:t>2909</w:t>
              </w:r>
            </w:ins>
          </w:p>
        </w:tc>
        <w:tc>
          <w:tcPr>
            <w:tcW w:w="0" w:type="auto"/>
          </w:tcPr>
          <w:p w14:paraId="510D70A2" w14:textId="7ABBB608" w:rsidR="00FC642F" w:rsidRDefault="00FC642F" w:rsidP="00FC642F">
            <w:pPr>
              <w:rPr>
                <w:ins w:id="979" w:author="David Conklin" w:date="2020-11-10T16:36:00Z"/>
              </w:rPr>
            </w:pPr>
            <w:ins w:id="980" w:author="David Conklin" w:date="2020-11-10T16:38:00Z">
              <w:r>
                <w:t>MCKENZIE RIVER NEAR VIDA</w:t>
              </w:r>
            </w:ins>
          </w:p>
        </w:tc>
        <w:tc>
          <w:tcPr>
            <w:tcW w:w="0" w:type="auto"/>
          </w:tcPr>
          <w:p w14:paraId="0BA6EA8B" w14:textId="7045D4AB" w:rsidR="00FC642F" w:rsidRDefault="00FC642F" w:rsidP="00FC642F">
            <w:pPr>
              <w:rPr>
                <w:ins w:id="981" w:author="David Conklin" w:date="2020-11-10T16:36:00Z"/>
              </w:rPr>
            </w:pPr>
            <w:ins w:id="982" w:author="David Conklin" w:date="2020-11-10T16:38:00Z">
              <w:r>
                <w:t>%bias</w:t>
              </w:r>
            </w:ins>
          </w:p>
        </w:tc>
        <w:tc>
          <w:tcPr>
            <w:tcW w:w="0" w:type="auto"/>
          </w:tcPr>
          <w:p w14:paraId="1D809B5C" w14:textId="038CA4F2" w:rsidR="00FC642F" w:rsidRDefault="00FC642F" w:rsidP="00FC642F">
            <w:pPr>
              <w:rPr>
                <w:ins w:id="983" w:author="David Conklin" w:date="2020-11-10T16:36:00Z"/>
              </w:rPr>
            </w:pPr>
            <w:ins w:id="984" w:author="David Conklin" w:date="2020-11-10T16:38:00Z">
              <w:r>
                <w:t>3.3%</w:t>
              </w:r>
            </w:ins>
          </w:p>
        </w:tc>
        <w:tc>
          <w:tcPr>
            <w:tcW w:w="0" w:type="auto"/>
          </w:tcPr>
          <w:p w14:paraId="69D4C91F" w14:textId="10A6BF07" w:rsidR="00FC642F" w:rsidRDefault="00FC642F" w:rsidP="00FC642F">
            <w:pPr>
              <w:rPr>
                <w:ins w:id="985" w:author="David Conklin" w:date="2020-11-10T16:36:00Z"/>
              </w:rPr>
            </w:pPr>
            <w:ins w:id="986" w:author="David Conklin" w:date="2020-11-10T16:38:00Z">
              <w:r>
                <w:t>VG</w:t>
              </w:r>
            </w:ins>
          </w:p>
        </w:tc>
      </w:tr>
      <w:tr w:rsidR="00FC642F" w14:paraId="466319F7" w14:textId="77777777" w:rsidTr="0064217D">
        <w:trPr>
          <w:ins w:id="987" w:author="David Conklin" w:date="2020-11-10T16:36:00Z"/>
        </w:trPr>
        <w:tc>
          <w:tcPr>
            <w:tcW w:w="0" w:type="auto"/>
          </w:tcPr>
          <w:p w14:paraId="0732BC47" w14:textId="77777777" w:rsidR="00FC642F" w:rsidRDefault="00FC642F" w:rsidP="00FC642F">
            <w:pPr>
              <w:rPr>
                <w:ins w:id="988" w:author="David Conklin" w:date="2020-11-10T16:36:00Z"/>
              </w:rPr>
            </w:pPr>
          </w:p>
        </w:tc>
        <w:tc>
          <w:tcPr>
            <w:tcW w:w="0" w:type="auto"/>
          </w:tcPr>
          <w:p w14:paraId="406D9196" w14:textId="77777777" w:rsidR="00FC642F" w:rsidRDefault="00FC642F" w:rsidP="00FC642F">
            <w:pPr>
              <w:rPr>
                <w:ins w:id="989" w:author="David Conklin" w:date="2020-11-10T16:36:00Z"/>
              </w:rPr>
            </w:pPr>
          </w:p>
        </w:tc>
        <w:tc>
          <w:tcPr>
            <w:tcW w:w="0" w:type="auto"/>
          </w:tcPr>
          <w:p w14:paraId="4676FE42" w14:textId="77777777" w:rsidR="00FC642F" w:rsidRDefault="00FC642F" w:rsidP="00FC642F">
            <w:pPr>
              <w:rPr>
                <w:ins w:id="990" w:author="David Conklin" w:date="2020-11-10T16:36:00Z"/>
              </w:rPr>
            </w:pPr>
          </w:p>
        </w:tc>
        <w:tc>
          <w:tcPr>
            <w:tcW w:w="0" w:type="auto"/>
          </w:tcPr>
          <w:p w14:paraId="5E0510DA" w14:textId="67FB2FAE" w:rsidR="00FC642F" w:rsidRDefault="00FC642F" w:rsidP="00FC642F">
            <w:pPr>
              <w:rPr>
                <w:ins w:id="991" w:author="David Conklin" w:date="2020-11-10T16:36:00Z"/>
              </w:rPr>
            </w:pPr>
            <w:ins w:id="992" w:author="David Conklin" w:date="2020-11-10T16:38:00Z">
              <w:r>
                <w:t>NSE</w:t>
              </w:r>
            </w:ins>
          </w:p>
        </w:tc>
        <w:tc>
          <w:tcPr>
            <w:tcW w:w="0" w:type="auto"/>
          </w:tcPr>
          <w:p w14:paraId="03646419" w14:textId="1B8BE323" w:rsidR="00FC642F" w:rsidRDefault="00FC642F" w:rsidP="00FC642F">
            <w:pPr>
              <w:rPr>
                <w:ins w:id="993" w:author="David Conklin" w:date="2020-11-10T16:36:00Z"/>
              </w:rPr>
            </w:pPr>
            <w:ins w:id="994" w:author="David Conklin" w:date="2020-11-10T16:38:00Z">
              <w:r>
                <w:t>0.69</w:t>
              </w:r>
            </w:ins>
          </w:p>
        </w:tc>
        <w:tc>
          <w:tcPr>
            <w:tcW w:w="0" w:type="auto"/>
          </w:tcPr>
          <w:p w14:paraId="3D60D1F3" w14:textId="6914A452" w:rsidR="00FC642F" w:rsidRDefault="00FC642F" w:rsidP="00FC642F">
            <w:pPr>
              <w:rPr>
                <w:ins w:id="995" w:author="David Conklin" w:date="2020-11-10T16:36:00Z"/>
              </w:rPr>
            </w:pPr>
            <w:ins w:id="996" w:author="David Conklin" w:date="2020-11-10T16:38:00Z">
              <w:r>
                <w:t>S</w:t>
              </w:r>
            </w:ins>
          </w:p>
        </w:tc>
      </w:tr>
      <w:tr w:rsidR="00FC642F" w14:paraId="4B389700" w14:textId="77777777" w:rsidTr="0064217D">
        <w:trPr>
          <w:ins w:id="997" w:author="David Conklin" w:date="2020-11-10T16:36:00Z"/>
        </w:trPr>
        <w:tc>
          <w:tcPr>
            <w:tcW w:w="0" w:type="auto"/>
          </w:tcPr>
          <w:p w14:paraId="300EB841" w14:textId="77777777" w:rsidR="00FC642F" w:rsidRDefault="00FC642F" w:rsidP="00FC642F">
            <w:pPr>
              <w:rPr>
                <w:ins w:id="998" w:author="David Conklin" w:date="2020-11-10T16:36:00Z"/>
              </w:rPr>
            </w:pPr>
          </w:p>
        </w:tc>
        <w:tc>
          <w:tcPr>
            <w:tcW w:w="0" w:type="auto"/>
          </w:tcPr>
          <w:p w14:paraId="3FBF5BBF" w14:textId="77777777" w:rsidR="00FC642F" w:rsidRDefault="00FC642F" w:rsidP="00FC642F">
            <w:pPr>
              <w:rPr>
                <w:ins w:id="999" w:author="David Conklin" w:date="2020-11-10T16:36:00Z"/>
              </w:rPr>
            </w:pPr>
          </w:p>
        </w:tc>
        <w:tc>
          <w:tcPr>
            <w:tcW w:w="0" w:type="auto"/>
          </w:tcPr>
          <w:p w14:paraId="2B2F88D4" w14:textId="77777777" w:rsidR="00FC642F" w:rsidRDefault="00FC642F" w:rsidP="00FC642F">
            <w:pPr>
              <w:rPr>
                <w:ins w:id="1000" w:author="David Conklin" w:date="2020-11-10T16:36:00Z"/>
              </w:rPr>
            </w:pPr>
          </w:p>
        </w:tc>
        <w:tc>
          <w:tcPr>
            <w:tcW w:w="0" w:type="auto"/>
          </w:tcPr>
          <w:p w14:paraId="59A0E9B5" w14:textId="57F0C4F7" w:rsidR="00FC642F" w:rsidRDefault="00FC642F" w:rsidP="00FC642F">
            <w:pPr>
              <w:rPr>
                <w:ins w:id="1001" w:author="David Conklin" w:date="2020-11-10T16:36:00Z"/>
              </w:rPr>
            </w:pPr>
            <w:ins w:id="1002" w:author="David Conklin" w:date="2020-11-10T16:38:00Z">
              <w:r>
                <w:t>RSR</w:t>
              </w:r>
            </w:ins>
          </w:p>
        </w:tc>
        <w:tc>
          <w:tcPr>
            <w:tcW w:w="0" w:type="auto"/>
          </w:tcPr>
          <w:p w14:paraId="0D32A38B" w14:textId="46FE0E5A" w:rsidR="00FC642F" w:rsidRDefault="00FC642F" w:rsidP="00FC642F">
            <w:pPr>
              <w:rPr>
                <w:ins w:id="1003" w:author="David Conklin" w:date="2020-11-10T16:36:00Z"/>
              </w:rPr>
            </w:pPr>
            <w:ins w:id="1004" w:author="David Conklin" w:date="2020-11-10T16:38:00Z">
              <w:r>
                <w:t>0.</w:t>
              </w:r>
            </w:ins>
            <w:ins w:id="1005" w:author="David Conklin" w:date="2020-11-10T16:39:00Z">
              <w:r>
                <w:t>55</w:t>
              </w:r>
            </w:ins>
          </w:p>
        </w:tc>
        <w:tc>
          <w:tcPr>
            <w:tcW w:w="0" w:type="auto"/>
          </w:tcPr>
          <w:p w14:paraId="6AB8B65A" w14:textId="19F57016" w:rsidR="00FC642F" w:rsidRDefault="00FC642F" w:rsidP="00FC642F">
            <w:pPr>
              <w:rPr>
                <w:ins w:id="1006" w:author="David Conklin" w:date="2020-11-10T16:36:00Z"/>
              </w:rPr>
            </w:pPr>
            <w:ins w:id="1007" w:author="David Conklin" w:date="2020-11-10T16:39:00Z">
              <w:r>
                <w:t>G</w:t>
              </w:r>
            </w:ins>
          </w:p>
        </w:tc>
      </w:tr>
      <w:tr w:rsidR="00FC642F" w14:paraId="57B1F44F" w14:textId="77777777" w:rsidTr="0064217D">
        <w:trPr>
          <w:ins w:id="1008" w:author="David Conklin" w:date="2020-11-10T16:36:00Z"/>
        </w:trPr>
        <w:tc>
          <w:tcPr>
            <w:tcW w:w="0" w:type="auto"/>
          </w:tcPr>
          <w:p w14:paraId="2DB152B1" w14:textId="77777777" w:rsidR="00FC642F" w:rsidRDefault="00FC642F" w:rsidP="00FC642F">
            <w:pPr>
              <w:rPr>
                <w:ins w:id="1009" w:author="David Conklin" w:date="2020-11-10T16:36:00Z"/>
              </w:rPr>
            </w:pPr>
          </w:p>
        </w:tc>
        <w:tc>
          <w:tcPr>
            <w:tcW w:w="0" w:type="auto"/>
          </w:tcPr>
          <w:p w14:paraId="06BE208E" w14:textId="77777777" w:rsidR="00FC642F" w:rsidRDefault="00FC642F" w:rsidP="00FC642F">
            <w:pPr>
              <w:rPr>
                <w:ins w:id="1010" w:author="David Conklin" w:date="2020-11-10T16:36:00Z"/>
              </w:rPr>
            </w:pPr>
          </w:p>
        </w:tc>
        <w:tc>
          <w:tcPr>
            <w:tcW w:w="0" w:type="auto"/>
          </w:tcPr>
          <w:p w14:paraId="46F3894E" w14:textId="77777777" w:rsidR="00FC642F" w:rsidRDefault="00FC642F" w:rsidP="00FC642F">
            <w:pPr>
              <w:rPr>
                <w:ins w:id="1011" w:author="David Conklin" w:date="2020-11-10T16:36:00Z"/>
              </w:rPr>
            </w:pPr>
          </w:p>
        </w:tc>
        <w:tc>
          <w:tcPr>
            <w:tcW w:w="0" w:type="auto"/>
          </w:tcPr>
          <w:p w14:paraId="07E74523" w14:textId="4E195DD6" w:rsidR="00FC642F" w:rsidRDefault="00FC642F" w:rsidP="00FC642F">
            <w:pPr>
              <w:rPr>
                <w:ins w:id="1012" w:author="David Conklin" w:date="2020-11-10T16:36:00Z"/>
              </w:rPr>
            </w:pPr>
            <w:ins w:id="1013" w:author="David Conklin" w:date="2020-11-10T16:38:00Z">
              <w:r>
                <w:t>R2</w:t>
              </w:r>
            </w:ins>
          </w:p>
        </w:tc>
        <w:tc>
          <w:tcPr>
            <w:tcW w:w="0" w:type="auto"/>
          </w:tcPr>
          <w:p w14:paraId="4E541459" w14:textId="4453F4ED" w:rsidR="00FC642F" w:rsidRDefault="00FC642F" w:rsidP="00FC642F">
            <w:pPr>
              <w:rPr>
                <w:ins w:id="1014" w:author="David Conklin" w:date="2020-11-10T16:36:00Z"/>
              </w:rPr>
            </w:pPr>
            <w:ins w:id="1015" w:author="David Conklin" w:date="2020-11-10T16:38:00Z">
              <w:r>
                <w:t>0.</w:t>
              </w:r>
            </w:ins>
            <w:ins w:id="1016" w:author="David Conklin" w:date="2020-11-10T16:39:00Z">
              <w:r>
                <w:t>77</w:t>
              </w:r>
            </w:ins>
          </w:p>
        </w:tc>
        <w:tc>
          <w:tcPr>
            <w:tcW w:w="0" w:type="auto"/>
          </w:tcPr>
          <w:p w14:paraId="0A9D82DC" w14:textId="57263FC8" w:rsidR="00FC642F" w:rsidRDefault="00FC642F" w:rsidP="00FC642F">
            <w:pPr>
              <w:rPr>
                <w:ins w:id="1017" w:author="David Conklin" w:date="2020-11-10T16:36:00Z"/>
              </w:rPr>
            </w:pPr>
            <w:ins w:id="1018" w:author="David Conklin" w:date="2020-11-10T16:39:00Z">
              <w:r>
                <w:t>G</w:t>
              </w:r>
            </w:ins>
          </w:p>
        </w:tc>
      </w:tr>
      <w:tr w:rsidR="007639FF" w14:paraId="52DCC4F6" w14:textId="77777777" w:rsidTr="0064217D">
        <w:trPr>
          <w:ins w:id="1019" w:author="David Conklin" w:date="2020-11-10T16:39:00Z"/>
        </w:trPr>
        <w:tc>
          <w:tcPr>
            <w:tcW w:w="0" w:type="auto"/>
          </w:tcPr>
          <w:p w14:paraId="7987D4E2" w14:textId="3F507230" w:rsidR="007639FF" w:rsidRDefault="007639FF" w:rsidP="007639FF">
            <w:pPr>
              <w:rPr>
                <w:ins w:id="1020" w:author="David Conklin" w:date="2020-11-10T16:39:00Z"/>
              </w:rPr>
            </w:pPr>
            <w:ins w:id="1021" w:author="David Conklin" w:date="2020-11-10T16:39:00Z">
              <w:r>
                <w:t>14</w:t>
              </w:r>
            </w:ins>
            <w:ins w:id="1022" w:author="David Conklin" w:date="2020-11-10T16:40:00Z">
              <w:r>
                <w:t>164900</w:t>
              </w:r>
            </w:ins>
          </w:p>
        </w:tc>
        <w:tc>
          <w:tcPr>
            <w:tcW w:w="0" w:type="auto"/>
          </w:tcPr>
          <w:p w14:paraId="6AFECE13" w14:textId="6A8BD3FF" w:rsidR="007639FF" w:rsidRDefault="007639FF" w:rsidP="007639FF">
            <w:pPr>
              <w:rPr>
                <w:ins w:id="1023" w:author="David Conklin" w:date="2020-11-10T16:39:00Z"/>
              </w:rPr>
            </w:pPr>
            <w:ins w:id="1024" w:author="David Conklin" w:date="2020-11-10T16:40:00Z">
              <w:r>
                <w:t>23772751</w:t>
              </w:r>
            </w:ins>
          </w:p>
        </w:tc>
        <w:tc>
          <w:tcPr>
            <w:tcW w:w="0" w:type="auto"/>
          </w:tcPr>
          <w:p w14:paraId="4C3495EE" w14:textId="5CE2BDC9" w:rsidR="007639FF" w:rsidRDefault="007639FF" w:rsidP="007639FF">
            <w:pPr>
              <w:rPr>
                <w:ins w:id="1025" w:author="David Conklin" w:date="2020-11-10T16:39:00Z"/>
              </w:rPr>
            </w:pPr>
            <w:ins w:id="1026" w:author="David Conklin" w:date="2020-11-10T16:40:00Z">
              <w:r>
                <w:t>MCKENZIE RIVER ABV HAYDEN BR</w:t>
              </w:r>
            </w:ins>
          </w:p>
        </w:tc>
        <w:tc>
          <w:tcPr>
            <w:tcW w:w="0" w:type="auto"/>
          </w:tcPr>
          <w:p w14:paraId="18689C03" w14:textId="16E261AF" w:rsidR="007639FF" w:rsidRDefault="007639FF" w:rsidP="007639FF">
            <w:pPr>
              <w:rPr>
                <w:ins w:id="1027" w:author="David Conklin" w:date="2020-11-10T16:39:00Z"/>
              </w:rPr>
            </w:pPr>
            <w:ins w:id="1028" w:author="David Conklin" w:date="2020-11-10T16:41:00Z">
              <w:r>
                <w:t>%bias</w:t>
              </w:r>
            </w:ins>
          </w:p>
        </w:tc>
        <w:tc>
          <w:tcPr>
            <w:tcW w:w="0" w:type="auto"/>
          </w:tcPr>
          <w:p w14:paraId="0035DCAF" w14:textId="4F581BA0" w:rsidR="007639FF" w:rsidRDefault="007639FF" w:rsidP="007639FF">
            <w:pPr>
              <w:rPr>
                <w:ins w:id="1029" w:author="David Conklin" w:date="2020-11-10T16:39:00Z"/>
              </w:rPr>
            </w:pPr>
            <w:ins w:id="1030" w:author="David Conklin" w:date="2020-11-10T16:41:00Z">
              <w:r>
                <w:t>0.3%</w:t>
              </w:r>
            </w:ins>
          </w:p>
        </w:tc>
        <w:tc>
          <w:tcPr>
            <w:tcW w:w="0" w:type="auto"/>
          </w:tcPr>
          <w:p w14:paraId="2D5FE4E4" w14:textId="3BEF1607" w:rsidR="007639FF" w:rsidRDefault="007639FF" w:rsidP="007639FF">
            <w:pPr>
              <w:rPr>
                <w:ins w:id="1031" w:author="David Conklin" w:date="2020-11-10T16:39:00Z"/>
              </w:rPr>
            </w:pPr>
            <w:ins w:id="1032" w:author="David Conklin" w:date="2020-11-10T16:41:00Z">
              <w:r>
                <w:t>VG</w:t>
              </w:r>
            </w:ins>
          </w:p>
        </w:tc>
      </w:tr>
      <w:tr w:rsidR="007639FF" w14:paraId="71718F7F" w14:textId="77777777" w:rsidTr="0064217D">
        <w:trPr>
          <w:ins w:id="1033" w:author="David Conklin" w:date="2020-11-10T16:39:00Z"/>
        </w:trPr>
        <w:tc>
          <w:tcPr>
            <w:tcW w:w="0" w:type="auto"/>
          </w:tcPr>
          <w:p w14:paraId="30DCDA7F" w14:textId="77777777" w:rsidR="007639FF" w:rsidRDefault="007639FF" w:rsidP="007639FF">
            <w:pPr>
              <w:rPr>
                <w:ins w:id="1034" w:author="David Conklin" w:date="2020-11-10T16:39:00Z"/>
              </w:rPr>
            </w:pPr>
          </w:p>
        </w:tc>
        <w:tc>
          <w:tcPr>
            <w:tcW w:w="0" w:type="auto"/>
          </w:tcPr>
          <w:p w14:paraId="23B6F808" w14:textId="77777777" w:rsidR="007639FF" w:rsidRDefault="007639FF" w:rsidP="007639FF">
            <w:pPr>
              <w:rPr>
                <w:ins w:id="1035" w:author="David Conklin" w:date="2020-11-10T16:39:00Z"/>
              </w:rPr>
            </w:pPr>
          </w:p>
        </w:tc>
        <w:tc>
          <w:tcPr>
            <w:tcW w:w="0" w:type="auto"/>
          </w:tcPr>
          <w:p w14:paraId="3D55FFBB" w14:textId="77777777" w:rsidR="007639FF" w:rsidRDefault="007639FF" w:rsidP="007639FF">
            <w:pPr>
              <w:rPr>
                <w:ins w:id="1036" w:author="David Conklin" w:date="2020-11-10T16:39:00Z"/>
              </w:rPr>
            </w:pPr>
          </w:p>
        </w:tc>
        <w:tc>
          <w:tcPr>
            <w:tcW w:w="0" w:type="auto"/>
          </w:tcPr>
          <w:p w14:paraId="274084F3" w14:textId="5E2CDD30" w:rsidR="007639FF" w:rsidRDefault="007639FF" w:rsidP="007639FF">
            <w:pPr>
              <w:rPr>
                <w:ins w:id="1037" w:author="David Conklin" w:date="2020-11-10T16:39:00Z"/>
              </w:rPr>
            </w:pPr>
            <w:ins w:id="1038" w:author="David Conklin" w:date="2020-11-10T16:41:00Z">
              <w:r>
                <w:t>NSE</w:t>
              </w:r>
            </w:ins>
          </w:p>
        </w:tc>
        <w:tc>
          <w:tcPr>
            <w:tcW w:w="0" w:type="auto"/>
          </w:tcPr>
          <w:p w14:paraId="713913D9" w14:textId="5F9CAFAC" w:rsidR="007639FF" w:rsidRDefault="007639FF" w:rsidP="007639FF">
            <w:pPr>
              <w:rPr>
                <w:ins w:id="1039" w:author="David Conklin" w:date="2020-11-10T16:39:00Z"/>
              </w:rPr>
            </w:pPr>
            <w:ins w:id="1040" w:author="David Conklin" w:date="2020-11-10T16:41:00Z">
              <w:r>
                <w:t>0.77</w:t>
              </w:r>
            </w:ins>
          </w:p>
        </w:tc>
        <w:tc>
          <w:tcPr>
            <w:tcW w:w="0" w:type="auto"/>
          </w:tcPr>
          <w:p w14:paraId="35BB672A" w14:textId="09787F8F" w:rsidR="007639FF" w:rsidRDefault="007639FF" w:rsidP="007639FF">
            <w:pPr>
              <w:rPr>
                <w:ins w:id="1041" w:author="David Conklin" w:date="2020-11-10T16:39:00Z"/>
              </w:rPr>
            </w:pPr>
            <w:ins w:id="1042" w:author="David Conklin" w:date="2020-11-10T16:41:00Z">
              <w:r>
                <w:t>G</w:t>
              </w:r>
            </w:ins>
          </w:p>
        </w:tc>
      </w:tr>
      <w:tr w:rsidR="007639FF" w14:paraId="7E5A4378" w14:textId="77777777" w:rsidTr="0064217D">
        <w:trPr>
          <w:ins w:id="1043" w:author="David Conklin" w:date="2020-11-10T16:39:00Z"/>
        </w:trPr>
        <w:tc>
          <w:tcPr>
            <w:tcW w:w="0" w:type="auto"/>
          </w:tcPr>
          <w:p w14:paraId="7FCE4608" w14:textId="77777777" w:rsidR="007639FF" w:rsidRDefault="007639FF" w:rsidP="007639FF">
            <w:pPr>
              <w:rPr>
                <w:ins w:id="1044" w:author="David Conklin" w:date="2020-11-10T16:39:00Z"/>
              </w:rPr>
            </w:pPr>
          </w:p>
        </w:tc>
        <w:tc>
          <w:tcPr>
            <w:tcW w:w="0" w:type="auto"/>
          </w:tcPr>
          <w:p w14:paraId="27619C2A" w14:textId="77777777" w:rsidR="007639FF" w:rsidRDefault="007639FF" w:rsidP="007639FF">
            <w:pPr>
              <w:rPr>
                <w:ins w:id="1045" w:author="David Conklin" w:date="2020-11-10T16:39:00Z"/>
              </w:rPr>
            </w:pPr>
          </w:p>
        </w:tc>
        <w:tc>
          <w:tcPr>
            <w:tcW w:w="0" w:type="auto"/>
          </w:tcPr>
          <w:p w14:paraId="66B0C974" w14:textId="77777777" w:rsidR="007639FF" w:rsidRDefault="007639FF" w:rsidP="007639FF">
            <w:pPr>
              <w:rPr>
                <w:ins w:id="1046" w:author="David Conklin" w:date="2020-11-10T16:39:00Z"/>
              </w:rPr>
            </w:pPr>
          </w:p>
        </w:tc>
        <w:tc>
          <w:tcPr>
            <w:tcW w:w="0" w:type="auto"/>
          </w:tcPr>
          <w:p w14:paraId="272D4AF2" w14:textId="57A22E1F" w:rsidR="007639FF" w:rsidRDefault="007639FF" w:rsidP="007639FF">
            <w:pPr>
              <w:rPr>
                <w:ins w:id="1047" w:author="David Conklin" w:date="2020-11-10T16:39:00Z"/>
              </w:rPr>
            </w:pPr>
            <w:ins w:id="1048" w:author="David Conklin" w:date="2020-11-10T16:41:00Z">
              <w:r>
                <w:t>RSR</w:t>
              </w:r>
            </w:ins>
          </w:p>
        </w:tc>
        <w:tc>
          <w:tcPr>
            <w:tcW w:w="0" w:type="auto"/>
          </w:tcPr>
          <w:p w14:paraId="0FA0FDA9" w14:textId="6D72936C" w:rsidR="007639FF" w:rsidRDefault="007639FF" w:rsidP="007639FF">
            <w:pPr>
              <w:rPr>
                <w:ins w:id="1049" w:author="David Conklin" w:date="2020-11-10T16:39:00Z"/>
              </w:rPr>
            </w:pPr>
            <w:ins w:id="1050" w:author="David Conklin" w:date="2020-11-10T16:41:00Z">
              <w:r>
                <w:t>0.48</w:t>
              </w:r>
            </w:ins>
          </w:p>
        </w:tc>
        <w:tc>
          <w:tcPr>
            <w:tcW w:w="0" w:type="auto"/>
          </w:tcPr>
          <w:p w14:paraId="2E2FE468" w14:textId="54A9E945" w:rsidR="007639FF" w:rsidRDefault="007639FF" w:rsidP="007639FF">
            <w:pPr>
              <w:rPr>
                <w:ins w:id="1051" w:author="David Conklin" w:date="2020-11-10T16:39:00Z"/>
              </w:rPr>
            </w:pPr>
            <w:ins w:id="1052" w:author="David Conklin" w:date="2020-11-10T16:41:00Z">
              <w:r>
                <w:t>VG</w:t>
              </w:r>
            </w:ins>
          </w:p>
        </w:tc>
      </w:tr>
      <w:tr w:rsidR="007639FF" w14:paraId="3F18F6C7" w14:textId="77777777" w:rsidTr="0064217D">
        <w:trPr>
          <w:ins w:id="1053" w:author="David Conklin" w:date="2020-11-10T16:39:00Z"/>
        </w:trPr>
        <w:tc>
          <w:tcPr>
            <w:tcW w:w="0" w:type="auto"/>
          </w:tcPr>
          <w:p w14:paraId="14986005" w14:textId="77777777" w:rsidR="007639FF" w:rsidRDefault="007639FF" w:rsidP="007639FF">
            <w:pPr>
              <w:rPr>
                <w:ins w:id="1054" w:author="David Conklin" w:date="2020-11-10T16:39:00Z"/>
              </w:rPr>
            </w:pPr>
          </w:p>
        </w:tc>
        <w:tc>
          <w:tcPr>
            <w:tcW w:w="0" w:type="auto"/>
          </w:tcPr>
          <w:p w14:paraId="34A858B0" w14:textId="77777777" w:rsidR="007639FF" w:rsidRDefault="007639FF" w:rsidP="007639FF">
            <w:pPr>
              <w:rPr>
                <w:ins w:id="1055" w:author="David Conklin" w:date="2020-11-10T16:39:00Z"/>
              </w:rPr>
            </w:pPr>
          </w:p>
        </w:tc>
        <w:tc>
          <w:tcPr>
            <w:tcW w:w="0" w:type="auto"/>
          </w:tcPr>
          <w:p w14:paraId="395F2C9B" w14:textId="77777777" w:rsidR="007639FF" w:rsidRDefault="007639FF" w:rsidP="007639FF">
            <w:pPr>
              <w:rPr>
                <w:ins w:id="1056" w:author="David Conklin" w:date="2020-11-10T16:39:00Z"/>
              </w:rPr>
            </w:pPr>
          </w:p>
        </w:tc>
        <w:tc>
          <w:tcPr>
            <w:tcW w:w="0" w:type="auto"/>
          </w:tcPr>
          <w:p w14:paraId="133F19E4" w14:textId="72333730" w:rsidR="007639FF" w:rsidRDefault="007639FF" w:rsidP="007639FF">
            <w:pPr>
              <w:rPr>
                <w:ins w:id="1057" w:author="David Conklin" w:date="2020-11-10T16:39:00Z"/>
              </w:rPr>
            </w:pPr>
            <w:ins w:id="1058" w:author="David Conklin" w:date="2020-11-10T16:41:00Z">
              <w:r>
                <w:t>R2</w:t>
              </w:r>
            </w:ins>
          </w:p>
        </w:tc>
        <w:tc>
          <w:tcPr>
            <w:tcW w:w="0" w:type="auto"/>
          </w:tcPr>
          <w:p w14:paraId="76D102A9" w14:textId="24C17B9C" w:rsidR="007639FF" w:rsidRDefault="007639FF" w:rsidP="007639FF">
            <w:pPr>
              <w:rPr>
                <w:ins w:id="1059" w:author="David Conklin" w:date="2020-11-10T16:39:00Z"/>
              </w:rPr>
            </w:pPr>
            <w:ins w:id="1060" w:author="David Conklin" w:date="2020-11-10T16:41:00Z">
              <w:r>
                <w:t>0.78</w:t>
              </w:r>
            </w:ins>
          </w:p>
        </w:tc>
        <w:tc>
          <w:tcPr>
            <w:tcW w:w="0" w:type="auto"/>
          </w:tcPr>
          <w:p w14:paraId="4B600E7F" w14:textId="729B2C72" w:rsidR="007639FF" w:rsidRDefault="007639FF" w:rsidP="007639FF">
            <w:pPr>
              <w:rPr>
                <w:ins w:id="1061" w:author="David Conklin" w:date="2020-11-10T16:39:00Z"/>
              </w:rPr>
            </w:pPr>
            <w:ins w:id="1062" w:author="David Conklin" w:date="2020-11-10T16:41:00Z">
              <w:r>
                <w:t>G</w:t>
              </w:r>
            </w:ins>
          </w:p>
        </w:tc>
      </w:tr>
      <w:tr w:rsidR="00A41DB9" w14:paraId="6B874066" w14:textId="77777777" w:rsidTr="0064217D">
        <w:trPr>
          <w:ins w:id="1063" w:author="David Conklin" w:date="2020-11-10T16:42:00Z"/>
        </w:trPr>
        <w:tc>
          <w:tcPr>
            <w:tcW w:w="0" w:type="auto"/>
          </w:tcPr>
          <w:p w14:paraId="03523D9F" w14:textId="2AAB7253" w:rsidR="00A41DB9" w:rsidRDefault="00A41DB9" w:rsidP="00A41DB9">
            <w:pPr>
              <w:rPr>
                <w:ins w:id="1064" w:author="David Conklin" w:date="2020-11-10T16:42:00Z"/>
              </w:rPr>
            </w:pPr>
            <w:ins w:id="1065" w:author="David Conklin" w:date="2020-11-10T16:42:00Z">
              <w:r>
                <w:t>14165000</w:t>
              </w:r>
            </w:ins>
          </w:p>
        </w:tc>
        <w:tc>
          <w:tcPr>
            <w:tcW w:w="0" w:type="auto"/>
          </w:tcPr>
          <w:p w14:paraId="0512ABF8" w14:textId="0CCB33C7" w:rsidR="00A41DB9" w:rsidRDefault="00A41DB9" w:rsidP="00A41DB9">
            <w:pPr>
              <w:rPr>
                <w:ins w:id="1066" w:author="David Conklin" w:date="2020-11-10T16:42:00Z"/>
              </w:rPr>
            </w:pPr>
            <w:ins w:id="1067" w:author="David Conklin" w:date="2020-11-10T16:42:00Z">
              <w:r>
                <w:t>2377</w:t>
              </w:r>
            </w:ins>
            <w:ins w:id="1068" w:author="David Conklin" w:date="2020-11-10T16:43:00Z">
              <w:r>
                <w:t>3513</w:t>
              </w:r>
            </w:ins>
          </w:p>
        </w:tc>
        <w:tc>
          <w:tcPr>
            <w:tcW w:w="0" w:type="auto"/>
          </w:tcPr>
          <w:p w14:paraId="385C0D35" w14:textId="2A310665" w:rsidR="00A41DB9" w:rsidRDefault="00A41DB9" w:rsidP="00A41DB9">
            <w:pPr>
              <w:rPr>
                <w:ins w:id="1069" w:author="David Conklin" w:date="2020-11-10T16:42:00Z"/>
              </w:rPr>
            </w:pPr>
            <w:ins w:id="1070" w:author="David Conklin" w:date="2020-11-10T16:43:00Z">
              <w:r>
                <w:t>MOHAWK RIVER NEAR SPRINGFIELD</w:t>
              </w:r>
            </w:ins>
          </w:p>
        </w:tc>
        <w:tc>
          <w:tcPr>
            <w:tcW w:w="0" w:type="auto"/>
          </w:tcPr>
          <w:p w14:paraId="3E7378FF" w14:textId="1660A2C9" w:rsidR="00A41DB9" w:rsidRDefault="00A41DB9" w:rsidP="00A41DB9">
            <w:pPr>
              <w:rPr>
                <w:ins w:id="1071" w:author="David Conklin" w:date="2020-11-10T16:42:00Z"/>
              </w:rPr>
            </w:pPr>
            <w:ins w:id="1072" w:author="David Conklin" w:date="2020-11-10T16:43:00Z">
              <w:r>
                <w:t>%bias</w:t>
              </w:r>
            </w:ins>
          </w:p>
        </w:tc>
        <w:tc>
          <w:tcPr>
            <w:tcW w:w="0" w:type="auto"/>
          </w:tcPr>
          <w:p w14:paraId="6EF59584" w14:textId="6C051EE6" w:rsidR="00A41DB9" w:rsidRDefault="00EB3145" w:rsidP="00A41DB9">
            <w:pPr>
              <w:rPr>
                <w:ins w:id="1073" w:author="David Conklin" w:date="2020-11-10T16:42:00Z"/>
              </w:rPr>
            </w:pPr>
            <w:ins w:id="1074" w:author="David Conklin" w:date="2020-11-10T16:43:00Z">
              <w:r>
                <w:t>-0.4</w:t>
              </w:r>
              <w:r w:rsidR="00A41DB9">
                <w:t>%</w:t>
              </w:r>
            </w:ins>
          </w:p>
        </w:tc>
        <w:tc>
          <w:tcPr>
            <w:tcW w:w="0" w:type="auto"/>
          </w:tcPr>
          <w:p w14:paraId="5E75E2B6" w14:textId="1E41BF91" w:rsidR="00A41DB9" w:rsidRDefault="00A41DB9" w:rsidP="00A41DB9">
            <w:pPr>
              <w:rPr>
                <w:ins w:id="1075" w:author="David Conklin" w:date="2020-11-10T16:42:00Z"/>
              </w:rPr>
            </w:pPr>
            <w:ins w:id="1076" w:author="David Conklin" w:date="2020-11-10T16:43:00Z">
              <w:r>
                <w:t>VG</w:t>
              </w:r>
            </w:ins>
          </w:p>
        </w:tc>
      </w:tr>
      <w:tr w:rsidR="00A41DB9" w14:paraId="0A5CEB9B" w14:textId="77777777" w:rsidTr="0064217D">
        <w:trPr>
          <w:ins w:id="1077" w:author="David Conklin" w:date="2020-11-10T16:42:00Z"/>
        </w:trPr>
        <w:tc>
          <w:tcPr>
            <w:tcW w:w="0" w:type="auto"/>
          </w:tcPr>
          <w:p w14:paraId="31453C79" w14:textId="77777777" w:rsidR="00A41DB9" w:rsidRDefault="00A41DB9" w:rsidP="00A41DB9">
            <w:pPr>
              <w:rPr>
                <w:ins w:id="1078" w:author="David Conklin" w:date="2020-11-10T16:42:00Z"/>
              </w:rPr>
            </w:pPr>
          </w:p>
        </w:tc>
        <w:tc>
          <w:tcPr>
            <w:tcW w:w="0" w:type="auto"/>
          </w:tcPr>
          <w:p w14:paraId="482DC267" w14:textId="77777777" w:rsidR="00A41DB9" w:rsidRDefault="00A41DB9" w:rsidP="00A41DB9">
            <w:pPr>
              <w:rPr>
                <w:ins w:id="1079" w:author="David Conklin" w:date="2020-11-10T16:42:00Z"/>
              </w:rPr>
            </w:pPr>
          </w:p>
        </w:tc>
        <w:tc>
          <w:tcPr>
            <w:tcW w:w="0" w:type="auto"/>
          </w:tcPr>
          <w:p w14:paraId="1E87B818" w14:textId="77777777" w:rsidR="00A41DB9" w:rsidRDefault="00A41DB9" w:rsidP="00A41DB9">
            <w:pPr>
              <w:rPr>
                <w:ins w:id="1080" w:author="David Conklin" w:date="2020-11-10T16:42:00Z"/>
              </w:rPr>
            </w:pPr>
          </w:p>
        </w:tc>
        <w:tc>
          <w:tcPr>
            <w:tcW w:w="0" w:type="auto"/>
          </w:tcPr>
          <w:p w14:paraId="57AE3FEB" w14:textId="5B5EE4C8" w:rsidR="00A41DB9" w:rsidRDefault="00A41DB9" w:rsidP="00A41DB9">
            <w:pPr>
              <w:rPr>
                <w:ins w:id="1081" w:author="David Conklin" w:date="2020-11-10T16:42:00Z"/>
              </w:rPr>
            </w:pPr>
            <w:ins w:id="1082" w:author="David Conklin" w:date="2020-11-10T16:43:00Z">
              <w:r>
                <w:t>NSE</w:t>
              </w:r>
            </w:ins>
          </w:p>
        </w:tc>
        <w:tc>
          <w:tcPr>
            <w:tcW w:w="0" w:type="auto"/>
          </w:tcPr>
          <w:p w14:paraId="52D6F3FC" w14:textId="190C5079" w:rsidR="00A41DB9" w:rsidRDefault="00A41DB9" w:rsidP="00A41DB9">
            <w:pPr>
              <w:rPr>
                <w:ins w:id="1083" w:author="David Conklin" w:date="2020-11-10T16:42:00Z"/>
              </w:rPr>
            </w:pPr>
            <w:ins w:id="1084" w:author="David Conklin" w:date="2020-11-10T16:43:00Z">
              <w:r>
                <w:t>0.7</w:t>
              </w:r>
            </w:ins>
            <w:ins w:id="1085" w:author="David Conklin" w:date="2020-11-10T16:44:00Z">
              <w:r w:rsidR="00EB3145">
                <w:t>2</w:t>
              </w:r>
            </w:ins>
          </w:p>
        </w:tc>
        <w:tc>
          <w:tcPr>
            <w:tcW w:w="0" w:type="auto"/>
          </w:tcPr>
          <w:p w14:paraId="1B5AEDAE" w14:textId="3ED9EED9" w:rsidR="00A41DB9" w:rsidRDefault="00A41DB9" w:rsidP="00A41DB9">
            <w:pPr>
              <w:rPr>
                <w:ins w:id="1086" w:author="David Conklin" w:date="2020-11-10T16:42:00Z"/>
              </w:rPr>
            </w:pPr>
            <w:ins w:id="1087" w:author="David Conklin" w:date="2020-11-10T16:43:00Z">
              <w:r>
                <w:t>G</w:t>
              </w:r>
            </w:ins>
          </w:p>
        </w:tc>
      </w:tr>
      <w:tr w:rsidR="00A41DB9" w14:paraId="3D18757F" w14:textId="77777777" w:rsidTr="0064217D">
        <w:trPr>
          <w:ins w:id="1088" w:author="David Conklin" w:date="2020-11-10T16:42:00Z"/>
        </w:trPr>
        <w:tc>
          <w:tcPr>
            <w:tcW w:w="0" w:type="auto"/>
          </w:tcPr>
          <w:p w14:paraId="0EB4C3BC" w14:textId="77777777" w:rsidR="00A41DB9" w:rsidRDefault="00A41DB9" w:rsidP="00A41DB9">
            <w:pPr>
              <w:rPr>
                <w:ins w:id="1089" w:author="David Conklin" w:date="2020-11-10T16:42:00Z"/>
              </w:rPr>
            </w:pPr>
          </w:p>
        </w:tc>
        <w:tc>
          <w:tcPr>
            <w:tcW w:w="0" w:type="auto"/>
          </w:tcPr>
          <w:p w14:paraId="47C5AB4F" w14:textId="77777777" w:rsidR="00A41DB9" w:rsidRDefault="00A41DB9" w:rsidP="00A41DB9">
            <w:pPr>
              <w:rPr>
                <w:ins w:id="1090" w:author="David Conklin" w:date="2020-11-10T16:42:00Z"/>
              </w:rPr>
            </w:pPr>
          </w:p>
        </w:tc>
        <w:tc>
          <w:tcPr>
            <w:tcW w:w="0" w:type="auto"/>
          </w:tcPr>
          <w:p w14:paraId="0549CF64" w14:textId="77777777" w:rsidR="00A41DB9" w:rsidRDefault="00A41DB9" w:rsidP="00A41DB9">
            <w:pPr>
              <w:rPr>
                <w:ins w:id="1091" w:author="David Conklin" w:date="2020-11-10T16:42:00Z"/>
              </w:rPr>
            </w:pPr>
          </w:p>
        </w:tc>
        <w:tc>
          <w:tcPr>
            <w:tcW w:w="0" w:type="auto"/>
          </w:tcPr>
          <w:p w14:paraId="7BA5F30F" w14:textId="49ACDE7D" w:rsidR="00A41DB9" w:rsidRDefault="00A41DB9" w:rsidP="00A41DB9">
            <w:pPr>
              <w:rPr>
                <w:ins w:id="1092" w:author="David Conklin" w:date="2020-11-10T16:42:00Z"/>
              </w:rPr>
            </w:pPr>
            <w:ins w:id="1093" w:author="David Conklin" w:date="2020-11-10T16:43:00Z">
              <w:r>
                <w:t>RSR</w:t>
              </w:r>
            </w:ins>
          </w:p>
        </w:tc>
        <w:tc>
          <w:tcPr>
            <w:tcW w:w="0" w:type="auto"/>
          </w:tcPr>
          <w:p w14:paraId="286A8E72" w14:textId="33F4F410" w:rsidR="00A41DB9" w:rsidRDefault="00A41DB9" w:rsidP="00A41DB9">
            <w:pPr>
              <w:rPr>
                <w:ins w:id="1094" w:author="David Conklin" w:date="2020-11-10T16:42:00Z"/>
              </w:rPr>
            </w:pPr>
            <w:ins w:id="1095" w:author="David Conklin" w:date="2020-11-10T16:43:00Z">
              <w:r>
                <w:t>0.</w:t>
              </w:r>
            </w:ins>
            <w:ins w:id="1096" w:author="David Conklin" w:date="2020-11-10T16:44:00Z">
              <w:r w:rsidR="00EB3145">
                <w:t>53</w:t>
              </w:r>
            </w:ins>
          </w:p>
        </w:tc>
        <w:tc>
          <w:tcPr>
            <w:tcW w:w="0" w:type="auto"/>
          </w:tcPr>
          <w:p w14:paraId="1AE778F8" w14:textId="5743E9A5" w:rsidR="00A41DB9" w:rsidRDefault="00A41DB9" w:rsidP="00A41DB9">
            <w:pPr>
              <w:rPr>
                <w:ins w:id="1097" w:author="David Conklin" w:date="2020-11-10T16:42:00Z"/>
              </w:rPr>
            </w:pPr>
            <w:ins w:id="1098" w:author="David Conklin" w:date="2020-11-10T16:43:00Z">
              <w:r>
                <w:t>G</w:t>
              </w:r>
            </w:ins>
          </w:p>
        </w:tc>
      </w:tr>
      <w:tr w:rsidR="00A41DB9" w14:paraId="5EF3CEF7" w14:textId="77777777" w:rsidTr="0064217D">
        <w:trPr>
          <w:ins w:id="1099" w:author="David Conklin" w:date="2020-11-10T16:42:00Z"/>
        </w:trPr>
        <w:tc>
          <w:tcPr>
            <w:tcW w:w="0" w:type="auto"/>
          </w:tcPr>
          <w:p w14:paraId="42C31135" w14:textId="77777777" w:rsidR="00A41DB9" w:rsidRDefault="00A41DB9" w:rsidP="00A41DB9">
            <w:pPr>
              <w:rPr>
                <w:ins w:id="1100" w:author="David Conklin" w:date="2020-11-10T16:42:00Z"/>
              </w:rPr>
            </w:pPr>
          </w:p>
        </w:tc>
        <w:tc>
          <w:tcPr>
            <w:tcW w:w="0" w:type="auto"/>
          </w:tcPr>
          <w:p w14:paraId="5077F518" w14:textId="77777777" w:rsidR="00A41DB9" w:rsidRDefault="00A41DB9" w:rsidP="00A41DB9">
            <w:pPr>
              <w:rPr>
                <w:ins w:id="1101" w:author="David Conklin" w:date="2020-11-10T16:42:00Z"/>
              </w:rPr>
            </w:pPr>
          </w:p>
        </w:tc>
        <w:tc>
          <w:tcPr>
            <w:tcW w:w="0" w:type="auto"/>
          </w:tcPr>
          <w:p w14:paraId="25028791" w14:textId="77777777" w:rsidR="00A41DB9" w:rsidRDefault="00A41DB9" w:rsidP="00A41DB9">
            <w:pPr>
              <w:rPr>
                <w:ins w:id="1102" w:author="David Conklin" w:date="2020-11-10T16:42:00Z"/>
              </w:rPr>
            </w:pPr>
          </w:p>
        </w:tc>
        <w:tc>
          <w:tcPr>
            <w:tcW w:w="0" w:type="auto"/>
          </w:tcPr>
          <w:p w14:paraId="6D178417" w14:textId="5684CD85" w:rsidR="00A41DB9" w:rsidRDefault="00A41DB9" w:rsidP="00A41DB9">
            <w:pPr>
              <w:rPr>
                <w:ins w:id="1103" w:author="David Conklin" w:date="2020-11-10T16:42:00Z"/>
              </w:rPr>
            </w:pPr>
            <w:ins w:id="1104" w:author="David Conklin" w:date="2020-11-10T16:43:00Z">
              <w:r>
                <w:t>R2</w:t>
              </w:r>
            </w:ins>
          </w:p>
        </w:tc>
        <w:tc>
          <w:tcPr>
            <w:tcW w:w="0" w:type="auto"/>
          </w:tcPr>
          <w:p w14:paraId="3A334BF5" w14:textId="31FCA88F" w:rsidR="00A41DB9" w:rsidRDefault="00A41DB9" w:rsidP="00A41DB9">
            <w:pPr>
              <w:rPr>
                <w:ins w:id="1105" w:author="David Conklin" w:date="2020-11-10T16:42:00Z"/>
              </w:rPr>
            </w:pPr>
            <w:ins w:id="1106" w:author="David Conklin" w:date="2020-11-10T16:43:00Z">
              <w:r>
                <w:t>0.</w:t>
              </w:r>
            </w:ins>
            <w:ins w:id="1107" w:author="David Conklin" w:date="2020-11-10T16:44:00Z">
              <w:r w:rsidR="00EB3145">
                <w:t>81</w:t>
              </w:r>
            </w:ins>
          </w:p>
        </w:tc>
        <w:tc>
          <w:tcPr>
            <w:tcW w:w="0" w:type="auto"/>
          </w:tcPr>
          <w:p w14:paraId="5CF5DB88" w14:textId="43C764FC" w:rsidR="00A41DB9" w:rsidRDefault="00A41DB9" w:rsidP="00A41DB9">
            <w:pPr>
              <w:rPr>
                <w:ins w:id="1108" w:author="David Conklin" w:date="2020-11-10T16:42:00Z"/>
              </w:rPr>
            </w:pPr>
            <w:ins w:id="1109" w:author="David Conklin" w:date="2020-11-10T16:43:00Z">
              <w:r>
                <w:t>G</w:t>
              </w:r>
            </w:ins>
          </w:p>
        </w:tc>
      </w:tr>
    </w:tbl>
    <w:p w14:paraId="7F7A6FB9" w14:textId="171D19F9" w:rsidR="007E57E4" w:rsidRDefault="007E57E4" w:rsidP="007E57E4">
      <w:pPr>
        <w:rPr>
          <w:ins w:id="1110" w:author="David Conklin" w:date="2020-11-09T15:29:00Z"/>
        </w:rPr>
      </w:pPr>
    </w:p>
    <w:p w14:paraId="527A3268" w14:textId="18166E34" w:rsidR="007E57E4" w:rsidRDefault="00F81EFD" w:rsidP="007E57E4">
      <w:pPr>
        <w:rPr>
          <w:ins w:id="1111" w:author="David Conklin" w:date="2020-11-10T16:47:00Z"/>
        </w:rPr>
      </w:pPr>
      <w:ins w:id="1112"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113"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114">
          <w:tblGrid>
            <w:gridCol w:w="1870"/>
            <w:gridCol w:w="1870"/>
            <w:gridCol w:w="1870"/>
            <w:gridCol w:w="2485"/>
          </w:tblGrid>
        </w:tblGridChange>
      </w:tblGrid>
      <w:tr w:rsidR="00F81EFD" w14:paraId="2C2A2062" w14:textId="77777777" w:rsidTr="00F81EFD">
        <w:trPr>
          <w:ins w:id="1115" w:author="David Conklin" w:date="2020-11-10T16:47:00Z"/>
          <w:trPrChange w:id="1116" w:author="David Conklin" w:date="2020-11-10T16:48:00Z">
            <w:trPr>
              <w:gridAfter w:val="0"/>
            </w:trPr>
          </w:trPrChange>
        </w:trPr>
        <w:tc>
          <w:tcPr>
            <w:tcW w:w="1870" w:type="dxa"/>
            <w:tcPrChange w:id="1117" w:author="David Conklin" w:date="2020-11-10T16:48:00Z">
              <w:tcPr>
                <w:tcW w:w="1870" w:type="dxa"/>
              </w:tcPr>
            </w:tcPrChange>
          </w:tcPr>
          <w:p w14:paraId="2E7B75D8" w14:textId="247FA604" w:rsidR="00F81EFD" w:rsidRDefault="00F81EFD" w:rsidP="007E57E4">
            <w:pPr>
              <w:rPr>
                <w:ins w:id="1118" w:author="David Conklin" w:date="2020-11-10T16:47:00Z"/>
              </w:rPr>
            </w:pPr>
            <w:ins w:id="1119" w:author="David Conklin" w:date="2020-11-10T16:47:00Z">
              <w:r>
                <w:t>gage</w:t>
              </w:r>
            </w:ins>
          </w:p>
        </w:tc>
        <w:tc>
          <w:tcPr>
            <w:tcW w:w="1870" w:type="dxa"/>
            <w:tcPrChange w:id="1120" w:author="David Conklin" w:date="2020-11-10T16:48:00Z">
              <w:tcPr>
                <w:tcW w:w="1870" w:type="dxa"/>
              </w:tcPr>
            </w:tcPrChange>
          </w:tcPr>
          <w:p w14:paraId="5164BD34" w14:textId="4A61346D" w:rsidR="00F81EFD" w:rsidRDefault="00F81EFD" w:rsidP="007E57E4">
            <w:pPr>
              <w:rPr>
                <w:ins w:id="1121" w:author="David Conklin" w:date="2020-11-10T16:47:00Z"/>
              </w:rPr>
            </w:pPr>
            <w:ins w:id="1122" w:author="David Conklin" w:date="2020-11-10T16:47:00Z">
              <w:r>
                <w:t>COMID</w:t>
              </w:r>
            </w:ins>
          </w:p>
        </w:tc>
        <w:tc>
          <w:tcPr>
            <w:tcW w:w="4355" w:type="dxa"/>
            <w:tcPrChange w:id="1123" w:author="David Conklin" w:date="2020-11-10T16:48:00Z">
              <w:tcPr>
                <w:tcW w:w="1870" w:type="dxa"/>
              </w:tcPr>
            </w:tcPrChange>
          </w:tcPr>
          <w:p w14:paraId="20BB56A6" w14:textId="322E41E6" w:rsidR="00F81EFD" w:rsidRDefault="00F81EFD" w:rsidP="007E57E4">
            <w:pPr>
              <w:rPr>
                <w:ins w:id="1124" w:author="David Conklin" w:date="2020-11-10T16:47:00Z"/>
              </w:rPr>
            </w:pPr>
            <w:ins w:id="1125" w:author="David Conklin" w:date="2020-11-10T16:47:00Z">
              <w:r>
                <w:t>location</w:t>
              </w:r>
            </w:ins>
          </w:p>
        </w:tc>
      </w:tr>
      <w:tr w:rsidR="00F81EFD" w14:paraId="512F5D8F" w14:textId="77777777" w:rsidTr="00F81EFD">
        <w:trPr>
          <w:ins w:id="1126" w:author="David Conklin" w:date="2020-11-10T16:47:00Z"/>
          <w:trPrChange w:id="1127" w:author="David Conklin" w:date="2020-11-10T16:48:00Z">
            <w:trPr>
              <w:gridAfter w:val="0"/>
            </w:trPr>
          </w:trPrChange>
        </w:trPr>
        <w:tc>
          <w:tcPr>
            <w:tcW w:w="1870" w:type="dxa"/>
            <w:tcPrChange w:id="1128" w:author="David Conklin" w:date="2020-11-10T16:48:00Z">
              <w:tcPr>
                <w:tcW w:w="1870" w:type="dxa"/>
              </w:tcPr>
            </w:tcPrChange>
          </w:tcPr>
          <w:p w14:paraId="67291E46" w14:textId="041F9A2A" w:rsidR="00F81EFD" w:rsidRDefault="00F81EFD" w:rsidP="007E57E4">
            <w:pPr>
              <w:rPr>
                <w:ins w:id="1129" w:author="David Conklin" w:date="2020-11-10T16:47:00Z"/>
              </w:rPr>
            </w:pPr>
            <w:ins w:id="1130" w:author="David Conklin" w:date="2020-11-10T16:48:00Z">
              <w:r>
                <w:t>14158500</w:t>
              </w:r>
            </w:ins>
          </w:p>
        </w:tc>
        <w:tc>
          <w:tcPr>
            <w:tcW w:w="1870" w:type="dxa"/>
            <w:tcPrChange w:id="1131" w:author="David Conklin" w:date="2020-11-10T16:48:00Z">
              <w:tcPr>
                <w:tcW w:w="1870" w:type="dxa"/>
              </w:tcPr>
            </w:tcPrChange>
          </w:tcPr>
          <w:p w14:paraId="2F7B58FE" w14:textId="335DC35D" w:rsidR="00F81EFD" w:rsidRDefault="00F81EFD" w:rsidP="007E57E4">
            <w:pPr>
              <w:rPr>
                <w:ins w:id="1132" w:author="David Conklin" w:date="2020-11-10T16:47:00Z"/>
              </w:rPr>
            </w:pPr>
            <w:ins w:id="1133" w:author="David Conklin" w:date="2020-11-10T16:48:00Z">
              <w:r>
                <w:t>23773373</w:t>
              </w:r>
            </w:ins>
          </w:p>
        </w:tc>
        <w:tc>
          <w:tcPr>
            <w:tcW w:w="4355" w:type="dxa"/>
            <w:tcPrChange w:id="1134" w:author="David Conklin" w:date="2020-11-10T16:48:00Z">
              <w:tcPr>
                <w:tcW w:w="1870" w:type="dxa"/>
              </w:tcPr>
            </w:tcPrChange>
          </w:tcPr>
          <w:p w14:paraId="2A11E1E4" w14:textId="48CEFE3D" w:rsidR="00F81EFD" w:rsidRDefault="00F81EFD" w:rsidP="007E57E4">
            <w:pPr>
              <w:rPr>
                <w:ins w:id="1135" w:author="David Conklin" w:date="2020-11-10T16:47:00Z"/>
              </w:rPr>
            </w:pPr>
            <w:ins w:id="1136" w:author="David Conklin" w:date="2020-11-10T16:48:00Z">
              <w:r>
                <w:t>MCKENZIE RIVER AT OUTLET OF CLEAR LAKE</w:t>
              </w:r>
            </w:ins>
          </w:p>
        </w:tc>
      </w:tr>
      <w:tr w:rsidR="00F81EFD" w14:paraId="182B2ABD" w14:textId="77777777" w:rsidTr="00F81EFD">
        <w:trPr>
          <w:ins w:id="1137" w:author="David Conklin" w:date="2020-11-10T16:49:00Z"/>
        </w:trPr>
        <w:tc>
          <w:tcPr>
            <w:tcW w:w="1870" w:type="dxa"/>
          </w:tcPr>
          <w:p w14:paraId="62037F8C" w14:textId="1FF420F8" w:rsidR="00F81EFD" w:rsidRDefault="00F81EFD" w:rsidP="007E57E4">
            <w:pPr>
              <w:rPr>
                <w:ins w:id="1138" w:author="David Conklin" w:date="2020-11-10T16:49:00Z"/>
              </w:rPr>
            </w:pPr>
            <w:ins w:id="1139" w:author="David Conklin" w:date="2020-11-10T16:49:00Z">
              <w:r>
                <w:t>14158850</w:t>
              </w:r>
            </w:ins>
          </w:p>
        </w:tc>
        <w:tc>
          <w:tcPr>
            <w:tcW w:w="1870" w:type="dxa"/>
          </w:tcPr>
          <w:p w14:paraId="3B410064" w14:textId="31A5D3B4" w:rsidR="00F81EFD" w:rsidRDefault="00F81EFD" w:rsidP="007E57E4">
            <w:pPr>
              <w:rPr>
                <w:ins w:id="1140" w:author="David Conklin" w:date="2020-11-10T16:49:00Z"/>
              </w:rPr>
            </w:pPr>
            <w:ins w:id="1141" w:author="David Conklin" w:date="2020-11-10T16:49:00Z">
              <w:r>
                <w:t>23773359</w:t>
              </w:r>
            </w:ins>
          </w:p>
        </w:tc>
        <w:tc>
          <w:tcPr>
            <w:tcW w:w="4355" w:type="dxa"/>
          </w:tcPr>
          <w:p w14:paraId="47B8D0B2" w14:textId="7B002F98" w:rsidR="00F81EFD" w:rsidRDefault="00F81EFD" w:rsidP="007E57E4">
            <w:pPr>
              <w:rPr>
                <w:ins w:id="1142" w:author="David Conklin" w:date="2020-11-10T16:49:00Z"/>
              </w:rPr>
            </w:pPr>
            <w:ins w:id="1143" w:author="David Conklin" w:date="2020-11-10T16:49:00Z">
              <w:r>
                <w:t>BLW TRAIL BR</w:t>
              </w:r>
            </w:ins>
            <w:ins w:id="1144" w:author="David Conklin" w:date="2020-11-10T16:50:00Z">
              <w:r>
                <w:t xml:space="preserve"> DAM NR BELKNAP SPRINGS</w:t>
              </w:r>
            </w:ins>
          </w:p>
        </w:tc>
      </w:tr>
      <w:tr w:rsidR="00F81EFD" w14:paraId="1531D33A" w14:textId="77777777" w:rsidTr="00F81EFD">
        <w:trPr>
          <w:ins w:id="1145" w:author="David Conklin" w:date="2020-11-10T16:49:00Z"/>
        </w:trPr>
        <w:tc>
          <w:tcPr>
            <w:tcW w:w="1870" w:type="dxa"/>
          </w:tcPr>
          <w:p w14:paraId="339697EC" w14:textId="76BC4F87" w:rsidR="00F81EFD" w:rsidRDefault="00F81EFD" w:rsidP="007E57E4">
            <w:pPr>
              <w:rPr>
                <w:ins w:id="1146" w:author="David Conklin" w:date="2020-11-10T16:49:00Z"/>
              </w:rPr>
            </w:pPr>
            <w:ins w:id="1147" w:author="David Conklin" w:date="2020-11-10T16:50:00Z">
              <w:r>
                <w:t>14159500</w:t>
              </w:r>
            </w:ins>
          </w:p>
        </w:tc>
        <w:tc>
          <w:tcPr>
            <w:tcW w:w="1870" w:type="dxa"/>
          </w:tcPr>
          <w:p w14:paraId="334F0649" w14:textId="55471FC1" w:rsidR="00F81EFD" w:rsidRDefault="00F81EFD" w:rsidP="007E57E4">
            <w:pPr>
              <w:rPr>
                <w:ins w:id="1148" w:author="David Conklin" w:date="2020-11-10T16:49:00Z"/>
              </w:rPr>
            </w:pPr>
            <w:ins w:id="1149" w:author="David Conklin" w:date="2020-11-10T16:50:00Z">
              <w:r>
                <w:t>23773009</w:t>
              </w:r>
            </w:ins>
          </w:p>
        </w:tc>
        <w:tc>
          <w:tcPr>
            <w:tcW w:w="4355" w:type="dxa"/>
          </w:tcPr>
          <w:p w14:paraId="79B0F848" w14:textId="4B70637C" w:rsidR="00F81EFD" w:rsidRDefault="00F81EFD" w:rsidP="007E57E4">
            <w:pPr>
              <w:rPr>
                <w:ins w:id="1150" w:author="David Conklin" w:date="2020-11-10T16:49:00Z"/>
              </w:rPr>
            </w:pPr>
            <w:ins w:id="1151" w:author="David Conklin" w:date="2020-11-10T16:50:00Z">
              <w:r>
                <w:t xml:space="preserve">SOUTH FORK </w:t>
              </w:r>
            </w:ins>
            <w:ins w:id="1152" w:author="David Conklin" w:date="2020-11-10T16:51:00Z">
              <w:r>
                <w:t>MCKENZIE NEAR RAINBO</w:t>
              </w:r>
            </w:ins>
            <w:ins w:id="1153" w:author="David Conklin" w:date="2020-11-11T04:47:00Z">
              <w:r w:rsidR="00535731">
                <w:t>W</w:t>
              </w:r>
            </w:ins>
          </w:p>
        </w:tc>
      </w:tr>
      <w:tr w:rsidR="00F81EFD" w14:paraId="4B0FAC6C" w14:textId="77777777" w:rsidTr="00F81EFD">
        <w:trPr>
          <w:ins w:id="1154" w:author="David Conklin" w:date="2020-11-10T16:49:00Z"/>
        </w:trPr>
        <w:tc>
          <w:tcPr>
            <w:tcW w:w="1870" w:type="dxa"/>
          </w:tcPr>
          <w:p w14:paraId="7CF8453F" w14:textId="347B2425" w:rsidR="00F81EFD" w:rsidRDefault="00F81EFD" w:rsidP="007E57E4">
            <w:pPr>
              <w:rPr>
                <w:ins w:id="1155" w:author="David Conklin" w:date="2020-11-10T16:49:00Z"/>
              </w:rPr>
            </w:pPr>
            <w:ins w:id="1156" w:author="David Conklin" w:date="2020-11-10T16:51:00Z">
              <w:r>
                <w:t>14163150</w:t>
              </w:r>
            </w:ins>
          </w:p>
        </w:tc>
        <w:tc>
          <w:tcPr>
            <w:tcW w:w="1870" w:type="dxa"/>
          </w:tcPr>
          <w:p w14:paraId="5B8576B3" w14:textId="26CE5F42" w:rsidR="00F81EFD" w:rsidRDefault="00F81EFD" w:rsidP="007E57E4">
            <w:pPr>
              <w:rPr>
                <w:ins w:id="1157" w:author="David Conklin" w:date="2020-11-10T16:49:00Z"/>
              </w:rPr>
            </w:pPr>
            <w:ins w:id="1158" w:author="David Conklin" w:date="2020-11-10T16:51:00Z">
              <w:r>
                <w:t>23772857</w:t>
              </w:r>
            </w:ins>
          </w:p>
        </w:tc>
        <w:tc>
          <w:tcPr>
            <w:tcW w:w="4355" w:type="dxa"/>
          </w:tcPr>
          <w:p w14:paraId="2A2791C3" w14:textId="13A58E6B" w:rsidR="00F81EFD" w:rsidRDefault="00F81EFD" w:rsidP="007E57E4">
            <w:pPr>
              <w:rPr>
                <w:ins w:id="1159" w:author="David Conklin" w:date="2020-11-10T16:49:00Z"/>
              </w:rPr>
            </w:pPr>
            <w:ins w:id="1160" w:author="David Conklin" w:date="2020-11-10T16:51:00Z">
              <w:r>
                <w:t>BLW LEABURG DAM</w:t>
              </w:r>
            </w:ins>
          </w:p>
        </w:tc>
      </w:tr>
      <w:tr w:rsidR="00F81EFD" w14:paraId="099C84B9" w14:textId="77777777" w:rsidTr="00F81EFD">
        <w:trPr>
          <w:ins w:id="1161" w:author="David Conklin" w:date="2020-11-10T16:49:00Z"/>
        </w:trPr>
        <w:tc>
          <w:tcPr>
            <w:tcW w:w="1870" w:type="dxa"/>
          </w:tcPr>
          <w:p w14:paraId="63CFB327" w14:textId="7DA4E215" w:rsidR="00F81EFD" w:rsidRDefault="00F81EFD" w:rsidP="007E57E4">
            <w:pPr>
              <w:rPr>
                <w:ins w:id="1162" w:author="David Conklin" w:date="2020-11-10T16:49:00Z"/>
              </w:rPr>
            </w:pPr>
            <w:ins w:id="1163" w:author="David Conklin" w:date="2020-11-10T16:51:00Z">
              <w:r>
                <w:t>14163900</w:t>
              </w:r>
            </w:ins>
          </w:p>
        </w:tc>
        <w:tc>
          <w:tcPr>
            <w:tcW w:w="1870" w:type="dxa"/>
          </w:tcPr>
          <w:p w14:paraId="3218CE10" w14:textId="13F65AE1" w:rsidR="00F81EFD" w:rsidRDefault="00F81EFD" w:rsidP="007E57E4">
            <w:pPr>
              <w:rPr>
                <w:ins w:id="1164" w:author="David Conklin" w:date="2020-11-10T16:49:00Z"/>
              </w:rPr>
            </w:pPr>
            <w:ins w:id="1165" w:author="David Conklin" w:date="2020-11-10T16:52:00Z">
              <w:r>
                <w:t>23772801</w:t>
              </w:r>
            </w:ins>
          </w:p>
        </w:tc>
        <w:tc>
          <w:tcPr>
            <w:tcW w:w="4355" w:type="dxa"/>
          </w:tcPr>
          <w:p w14:paraId="7CA60F0E" w14:textId="10132536" w:rsidR="00F81EFD" w:rsidRDefault="00F81EFD" w:rsidP="007E57E4">
            <w:pPr>
              <w:rPr>
                <w:ins w:id="1166" w:author="David Conklin" w:date="2020-11-10T16:49:00Z"/>
              </w:rPr>
            </w:pPr>
            <w:ins w:id="1167" w:author="David Conklin" w:date="2020-11-10T16:52:00Z">
              <w:r>
                <w:t>NEAR WALTERVILLE</w:t>
              </w:r>
            </w:ins>
          </w:p>
        </w:tc>
      </w:tr>
      <w:tr w:rsidR="00F81EFD" w14:paraId="18AEF31A" w14:textId="77777777" w:rsidTr="00F81EFD">
        <w:trPr>
          <w:ins w:id="1168" w:author="David Conklin" w:date="2020-11-10T16:49:00Z"/>
        </w:trPr>
        <w:tc>
          <w:tcPr>
            <w:tcW w:w="1870" w:type="dxa"/>
          </w:tcPr>
          <w:p w14:paraId="30BBA12F" w14:textId="4BDC9987" w:rsidR="00F81EFD" w:rsidRDefault="00F81EFD" w:rsidP="007E57E4">
            <w:pPr>
              <w:rPr>
                <w:ins w:id="1169" w:author="David Conklin" w:date="2020-11-10T16:49:00Z"/>
              </w:rPr>
            </w:pPr>
            <w:ins w:id="1170" w:author="David Conklin" w:date="2020-11-10T16:52:00Z">
              <w:r>
                <w:t>14164700</w:t>
              </w:r>
            </w:ins>
          </w:p>
        </w:tc>
        <w:tc>
          <w:tcPr>
            <w:tcW w:w="1870" w:type="dxa"/>
          </w:tcPr>
          <w:p w14:paraId="29235F84" w14:textId="648BBB22" w:rsidR="00F81EFD" w:rsidRDefault="00F81EFD" w:rsidP="007E57E4">
            <w:pPr>
              <w:rPr>
                <w:ins w:id="1171" w:author="David Conklin" w:date="2020-11-10T16:49:00Z"/>
              </w:rPr>
            </w:pPr>
            <w:ins w:id="1172" w:author="David Conklin" w:date="2020-11-10T16:52:00Z">
              <w:r>
                <w:t>23774369</w:t>
              </w:r>
            </w:ins>
          </w:p>
        </w:tc>
        <w:tc>
          <w:tcPr>
            <w:tcW w:w="4355" w:type="dxa"/>
          </w:tcPr>
          <w:p w14:paraId="4D1423D1" w14:textId="2DF0375D" w:rsidR="00F81EFD" w:rsidRDefault="00F81EFD" w:rsidP="007E57E4">
            <w:pPr>
              <w:rPr>
                <w:ins w:id="1173" w:author="David Conklin" w:date="2020-11-10T16:49:00Z"/>
              </w:rPr>
            </w:pPr>
            <w:ins w:id="1174" w:author="David Conklin" w:date="2020-11-10T16:52:00Z">
              <w:r>
                <w:t>CEDAR CREEK AT SPRINGFIELD</w:t>
              </w:r>
            </w:ins>
          </w:p>
        </w:tc>
      </w:tr>
    </w:tbl>
    <w:p w14:paraId="2F8E7FAF" w14:textId="0CD92B0F" w:rsidR="00F81EFD" w:rsidRDefault="00F81EFD" w:rsidP="007E57E4">
      <w:pPr>
        <w:rPr>
          <w:ins w:id="1175" w:author="David Conklin" w:date="2020-11-10T16:59:00Z"/>
        </w:rPr>
      </w:pPr>
    </w:p>
    <w:p w14:paraId="6100330C" w14:textId="77777777" w:rsidR="006200EB" w:rsidRDefault="006200EB">
      <w:pPr>
        <w:rPr>
          <w:ins w:id="1176" w:author="David Conklin" w:date="2020-11-11T04:42:00Z"/>
        </w:rPr>
      </w:pPr>
      <w:ins w:id="1177" w:author="David Conklin" w:date="2020-11-11T04:42:00Z">
        <w:r>
          <w:br w:type="page"/>
        </w:r>
      </w:ins>
    </w:p>
    <w:p w14:paraId="025588A3" w14:textId="0A0AF25B" w:rsidR="00E70EE0" w:rsidRDefault="00E70EE0" w:rsidP="007E57E4">
      <w:pPr>
        <w:rPr>
          <w:ins w:id="1178" w:author="David Conklin" w:date="2020-11-10T16:46:00Z"/>
        </w:rPr>
      </w:pPr>
      <w:ins w:id="1179" w:author="David Conklin" w:date="2020-11-10T16:59:00Z">
        <w:r>
          <w:lastRenderedPageBreak/>
          <w:t>Temperature sensor locations with satisfactory or better simulation skill grades</w:t>
        </w:r>
      </w:ins>
      <w:ins w:id="1180"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1181" w:author="David Conklin" w:date="2020-11-10T16:53:00Z"/>
        </w:trPr>
        <w:tc>
          <w:tcPr>
            <w:tcW w:w="0" w:type="auto"/>
          </w:tcPr>
          <w:p w14:paraId="5739CB03" w14:textId="7D90C063" w:rsidR="00E70EE0" w:rsidRDefault="00E70EE0" w:rsidP="007E57E4">
            <w:pPr>
              <w:rPr>
                <w:ins w:id="1182" w:author="David Conklin" w:date="2020-11-10T16:53:00Z"/>
              </w:rPr>
            </w:pPr>
            <w:ins w:id="1183" w:author="David Conklin" w:date="2020-11-10T16:53:00Z">
              <w:r>
                <w:t>gage</w:t>
              </w:r>
            </w:ins>
          </w:p>
        </w:tc>
        <w:tc>
          <w:tcPr>
            <w:tcW w:w="0" w:type="auto"/>
          </w:tcPr>
          <w:p w14:paraId="5F2E048C" w14:textId="4F0CF0E4" w:rsidR="00E70EE0" w:rsidRDefault="00E70EE0" w:rsidP="007E57E4">
            <w:pPr>
              <w:rPr>
                <w:ins w:id="1184" w:author="David Conklin" w:date="2020-11-10T16:53:00Z"/>
              </w:rPr>
            </w:pPr>
            <w:ins w:id="1185" w:author="David Conklin" w:date="2020-11-10T16:53:00Z">
              <w:r>
                <w:t>COMID</w:t>
              </w:r>
            </w:ins>
          </w:p>
        </w:tc>
        <w:tc>
          <w:tcPr>
            <w:tcW w:w="0" w:type="auto"/>
          </w:tcPr>
          <w:p w14:paraId="037157EA" w14:textId="663E3C19" w:rsidR="00E70EE0" w:rsidRDefault="00E70EE0" w:rsidP="007E57E4">
            <w:pPr>
              <w:rPr>
                <w:ins w:id="1186" w:author="David Conklin" w:date="2020-11-10T16:53:00Z"/>
              </w:rPr>
            </w:pPr>
            <w:ins w:id="1187" w:author="David Conklin" w:date="2020-11-10T16:53:00Z">
              <w:r>
                <w:t>location</w:t>
              </w:r>
            </w:ins>
          </w:p>
        </w:tc>
        <w:tc>
          <w:tcPr>
            <w:tcW w:w="0" w:type="auto"/>
          </w:tcPr>
          <w:p w14:paraId="2E465273" w14:textId="4A78AA69" w:rsidR="00E70EE0" w:rsidRDefault="00E70EE0" w:rsidP="007E57E4">
            <w:pPr>
              <w:rPr>
                <w:ins w:id="1188" w:author="David Conklin" w:date="2020-11-10T16:53:00Z"/>
              </w:rPr>
            </w:pPr>
            <w:ins w:id="1189" w:author="David Conklin" w:date="2020-11-10T16:53:00Z">
              <w:r>
                <w:t>statisti</w:t>
              </w:r>
            </w:ins>
            <w:ins w:id="1190" w:author="David Conklin" w:date="2020-11-10T16:54:00Z">
              <w:r>
                <w:t>c</w:t>
              </w:r>
            </w:ins>
          </w:p>
        </w:tc>
        <w:tc>
          <w:tcPr>
            <w:tcW w:w="0" w:type="auto"/>
          </w:tcPr>
          <w:p w14:paraId="5AD5C038" w14:textId="26E12AF2" w:rsidR="00E70EE0" w:rsidRDefault="00E70EE0" w:rsidP="007E57E4">
            <w:pPr>
              <w:rPr>
                <w:ins w:id="1191" w:author="David Conklin" w:date="2020-11-10T16:53:00Z"/>
              </w:rPr>
            </w:pPr>
            <w:ins w:id="1192" w:author="David Conklin" w:date="2020-11-10T16:54:00Z">
              <w:r>
                <w:t>value</w:t>
              </w:r>
            </w:ins>
          </w:p>
        </w:tc>
        <w:tc>
          <w:tcPr>
            <w:tcW w:w="0" w:type="auto"/>
          </w:tcPr>
          <w:p w14:paraId="72EE119F" w14:textId="2E2A9CDA" w:rsidR="00E70EE0" w:rsidRDefault="00E70EE0" w:rsidP="007E57E4">
            <w:pPr>
              <w:rPr>
                <w:ins w:id="1193" w:author="David Conklin" w:date="2020-11-10T16:54:00Z"/>
              </w:rPr>
            </w:pPr>
            <w:ins w:id="1194" w:author="David Conklin" w:date="2020-11-10T16:54:00Z">
              <w:r>
                <w:t>grade</w:t>
              </w:r>
            </w:ins>
          </w:p>
        </w:tc>
      </w:tr>
      <w:tr w:rsidR="00E70EE0" w14:paraId="132190CB" w14:textId="3227059C" w:rsidTr="0064217D">
        <w:trPr>
          <w:ins w:id="1195" w:author="David Conklin" w:date="2020-11-10T16:53:00Z"/>
        </w:trPr>
        <w:tc>
          <w:tcPr>
            <w:tcW w:w="0" w:type="auto"/>
          </w:tcPr>
          <w:p w14:paraId="7D7B75BD" w14:textId="3586976B" w:rsidR="00E70EE0" w:rsidRDefault="00E70EE0" w:rsidP="00E70EE0">
            <w:pPr>
              <w:rPr>
                <w:ins w:id="1196" w:author="David Conklin" w:date="2020-11-10T16:53:00Z"/>
              </w:rPr>
            </w:pPr>
            <w:ins w:id="1197" w:author="David Conklin" w:date="2020-11-10T16:54:00Z">
              <w:r>
                <w:t>14159200</w:t>
              </w:r>
            </w:ins>
          </w:p>
        </w:tc>
        <w:tc>
          <w:tcPr>
            <w:tcW w:w="0" w:type="auto"/>
          </w:tcPr>
          <w:p w14:paraId="0460C4BB" w14:textId="0748305B" w:rsidR="00E70EE0" w:rsidRDefault="00E70EE0" w:rsidP="00E70EE0">
            <w:pPr>
              <w:rPr>
                <w:ins w:id="1198" w:author="David Conklin" w:date="2020-11-10T16:53:00Z"/>
              </w:rPr>
            </w:pPr>
            <w:ins w:id="1199" w:author="David Conklin" w:date="2020-11-10T16:54:00Z">
              <w:r>
                <w:t>2377303</w:t>
              </w:r>
            </w:ins>
            <w:ins w:id="1200" w:author="David Conklin" w:date="2020-11-10T16:55:00Z">
              <w:r>
                <w:t>7</w:t>
              </w:r>
            </w:ins>
          </w:p>
        </w:tc>
        <w:tc>
          <w:tcPr>
            <w:tcW w:w="0" w:type="auto"/>
          </w:tcPr>
          <w:p w14:paraId="0F67F129" w14:textId="581EED37" w:rsidR="00E70EE0" w:rsidRDefault="00E70EE0" w:rsidP="00E70EE0">
            <w:pPr>
              <w:rPr>
                <w:ins w:id="1201" w:author="David Conklin" w:date="2020-11-10T16:53:00Z"/>
              </w:rPr>
            </w:pPr>
            <w:ins w:id="1202" w:author="David Conklin" w:date="2020-11-10T16:55:00Z">
              <w:r>
                <w:t>SO FK MCKENZIE ABO</w:t>
              </w:r>
            </w:ins>
            <w:ins w:id="1203" w:author="David Conklin" w:date="2020-11-10T16:57:00Z">
              <w:r>
                <w:t>V</w:t>
              </w:r>
            </w:ins>
            <w:ins w:id="1204" w:author="David Conklin" w:date="2020-11-10T16:55:00Z">
              <w:r>
                <w:t>E COUGAR</w:t>
              </w:r>
            </w:ins>
          </w:p>
        </w:tc>
        <w:tc>
          <w:tcPr>
            <w:tcW w:w="0" w:type="auto"/>
          </w:tcPr>
          <w:p w14:paraId="219B605A" w14:textId="43B0B515" w:rsidR="00E70EE0" w:rsidRDefault="00E70EE0" w:rsidP="00E70EE0">
            <w:pPr>
              <w:rPr>
                <w:ins w:id="1205" w:author="David Conklin" w:date="2020-11-10T16:53:00Z"/>
              </w:rPr>
            </w:pPr>
            <w:ins w:id="1206" w:author="David Conklin" w:date="2020-11-10T16:57:00Z">
              <w:r>
                <w:t>%bias</w:t>
              </w:r>
            </w:ins>
          </w:p>
        </w:tc>
        <w:tc>
          <w:tcPr>
            <w:tcW w:w="0" w:type="auto"/>
          </w:tcPr>
          <w:p w14:paraId="60CC27D9" w14:textId="671F75CF" w:rsidR="00E70EE0" w:rsidRDefault="00E70EE0" w:rsidP="00E70EE0">
            <w:pPr>
              <w:rPr>
                <w:ins w:id="1207" w:author="David Conklin" w:date="2020-11-10T16:53:00Z"/>
              </w:rPr>
            </w:pPr>
            <w:ins w:id="1208" w:author="David Conklin" w:date="2020-11-10T16:58:00Z">
              <w:r>
                <w:t>13.6%</w:t>
              </w:r>
            </w:ins>
          </w:p>
        </w:tc>
        <w:tc>
          <w:tcPr>
            <w:tcW w:w="0" w:type="auto"/>
          </w:tcPr>
          <w:p w14:paraId="1E0F0D76" w14:textId="7D81BF62" w:rsidR="00E70EE0" w:rsidRDefault="00E70EE0" w:rsidP="00E70EE0">
            <w:pPr>
              <w:rPr>
                <w:ins w:id="1209" w:author="David Conklin" w:date="2020-11-10T16:54:00Z"/>
              </w:rPr>
            </w:pPr>
            <w:ins w:id="1210" w:author="David Conklin" w:date="2020-11-10T16:58:00Z">
              <w:r>
                <w:t>S</w:t>
              </w:r>
            </w:ins>
          </w:p>
        </w:tc>
      </w:tr>
      <w:tr w:rsidR="00E70EE0" w14:paraId="04236B81" w14:textId="77777777" w:rsidTr="0064217D">
        <w:trPr>
          <w:ins w:id="1211" w:author="David Conklin" w:date="2020-11-10T16:55:00Z"/>
        </w:trPr>
        <w:tc>
          <w:tcPr>
            <w:tcW w:w="0" w:type="auto"/>
          </w:tcPr>
          <w:p w14:paraId="7693C2C2" w14:textId="77777777" w:rsidR="00E70EE0" w:rsidRDefault="00E70EE0" w:rsidP="00E70EE0">
            <w:pPr>
              <w:rPr>
                <w:ins w:id="1212" w:author="David Conklin" w:date="2020-11-10T16:55:00Z"/>
              </w:rPr>
            </w:pPr>
          </w:p>
        </w:tc>
        <w:tc>
          <w:tcPr>
            <w:tcW w:w="0" w:type="auto"/>
          </w:tcPr>
          <w:p w14:paraId="1DA38DF4" w14:textId="77777777" w:rsidR="00E70EE0" w:rsidRDefault="00E70EE0" w:rsidP="00E70EE0">
            <w:pPr>
              <w:rPr>
                <w:ins w:id="1213" w:author="David Conklin" w:date="2020-11-10T16:55:00Z"/>
              </w:rPr>
            </w:pPr>
          </w:p>
        </w:tc>
        <w:tc>
          <w:tcPr>
            <w:tcW w:w="0" w:type="auto"/>
          </w:tcPr>
          <w:p w14:paraId="26899EB0" w14:textId="77777777" w:rsidR="00E70EE0" w:rsidRDefault="00E70EE0" w:rsidP="00E70EE0">
            <w:pPr>
              <w:rPr>
                <w:ins w:id="1214" w:author="David Conklin" w:date="2020-11-10T16:55:00Z"/>
              </w:rPr>
            </w:pPr>
          </w:p>
        </w:tc>
        <w:tc>
          <w:tcPr>
            <w:tcW w:w="0" w:type="auto"/>
          </w:tcPr>
          <w:p w14:paraId="08997FA3" w14:textId="2775D24F" w:rsidR="00E70EE0" w:rsidRDefault="00E70EE0" w:rsidP="00E70EE0">
            <w:pPr>
              <w:rPr>
                <w:ins w:id="1215" w:author="David Conklin" w:date="2020-11-10T16:55:00Z"/>
              </w:rPr>
            </w:pPr>
            <w:ins w:id="1216" w:author="David Conklin" w:date="2020-11-10T16:57:00Z">
              <w:r>
                <w:t>NSE</w:t>
              </w:r>
            </w:ins>
          </w:p>
        </w:tc>
        <w:tc>
          <w:tcPr>
            <w:tcW w:w="0" w:type="auto"/>
          </w:tcPr>
          <w:p w14:paraId="03C23E73" w14:textId="0211FEF1" w:rsidR="00E70EE0" w:rsidRDefault="00E70EE0" w:rsidP="00E70EE0">
            <w:pPr>
              <w:rPr>
                <w:ins w:id="1217" w:author="David Conklin" w:date="2020-11-10T16:55:00Z"/>
              </w:rPr>
            </w:pPr>
            <w:ins w:id="1218" w:author="David Conklin" w:date="2020-11-10T16:57:00Z">
              <w:r>
                <w:t>0.</w:t>
              </w:r>
            </w:ins>
            <w:ins w:id="1219" w:author="David Conklin" w:date="2020-11-10T16:58:00Z">
              <w:r>
                <w:t>60</w:t>
              </w:r>
            </w:ins>
          </w:p>
        </w:tc>
        <w:tc>
          <w:tcPr>
            <w:tcW w:w="0" w:type="auto"/>
          </w:tcPr>
          <w:p w14:paraId="4DE27806" w14:textId="233A32F5" w:rsidR="00E70EE0" w:rsidRDefault="00E70EE0" w:rsidP="00E70EE0">
            <w:pPr>
              <w:rPr>
                <w:ins w:id="1220" w:author="David Conklin" w:date="2020-11-10T16:55:00Z"/>
              </w:rPr>
            </w:pPr>
            <w:ins w:id="1221" w:author="David Conklin" w:date="2020-11-10T16:58:00Z">
              <w:r>
                <w:t>S</w:t>
              </w:r>
            </w:ins>
          </w:p>
        </w:tc>
      </w:tr>
      <w:tr w:rsidR="00E70EE0" w14:paraId="7643AE9E" w14:textId="77777777" w:rsidTr="0064217D">
        <w:trPr>
          <w:ins w:id="1222" w:author="David Conklin" w:date="2020-11-10T16:55:00Z"/>
        </w:trPr>
        <w:tc>
          <w:tcPr>
            <w:tcW w:w="0" w:type="auto"/>
          </w:tcPr>
          <w:p w14:paraId="24715091" w14:textId="77777777" w:rsidR="00E70EE0" w:rsidRDefault="00E70EE0" w:rsidP="00E70EE0">
            <w:pPr>
              <w:rPr>
                <w:ins w:id="1223" w:author="David Conklin" w:date="2020-11-10T16:55:00Z"/>
              </w:rPr>
            </w:pPr>
          </w:p>
        </w:tc>
        <w:tc>
          <w:tcPr>
            <w:tcW w:w="0" w:type="auto"/>
          </w:tcPr>
          <w:p w14:paraId="2A2C8ECA" w14:textId="77777777" w:rsidR="00E70EE0" w:rsidRDefault="00E70EE0" w:rsidP="00E70EE0">
            <w:pPr>
              <w:rPr>
                <w:ins w:id="1224" w:author="David Conklin" w:date="2020-11-10T16:55:00Z"/>
              </w:rPr>
            </w:pPr>
          </w:p>
        </w:tc>
        <w:tc>
          <w:tcPr>
            <w:tcW w:w="0" w:type="auto"/>
          </w:tcPr>
          <w:p w14:paraId="0A6EAA23" w14:textId="77777777" w:rsidR="00E70EE0" w:rsidRDefault="00E70EE0" w:rsidP="00E70EE0">
            <w:pPr>
              <w:rPr>
                <w:ins w:id="1225" w:author="David Conklin" w:date="2020-11-10T16:55:00Z"/>
              </w:rPr>
            </w:pPr>
          </w:p>
        </w:tc>
        <w:tc>
          <w:tcPr>
            <w:tcW w:w="0" w:type="auto"/>
          </w:tcPr>
          <w:p w14:paraId="5281B085" w14:textId="2575B5BE" w:rsidR="00E70EE0" w:rsidRDefault="00E70EE0" w:rsidP="00E70EE0">
            <w:pPr>
              <w:rPr>
                <w:ins w:id="1226" w:author="David Conklin" w:date="2020-11-10T16:55:00Z"/>
              </w:rPr>
            </w:pPr>
            <w:ins w:id="1227" w:author="David Conklin" w:date="2020-11-10T16:57:00Z">
              <w:r>
                <w:t>RSR</w:t>
              </w:r>
            </w:ins>
          </w:p>
        </w:tc>
        <w:tc>
          <w:tcPr>
            <w:tcW w:w="0" w:type="auto"/>
          </w:tcPr>
          <w:p w14:paraId="545DB3CF" w14:textId="6F57D986" w:rsidR="00E70EE0" w:rsidRDefault="00E70EE0" w:rsidP="00E70EE0">
            <w:pPr>
              <w:rPr>
                <w:ins w:id="1228" w:author="David Conklin" w:date="2020-11-10T16:55:00Z"/>
              </w:rPr>
            </w:pPr>
            <w:ins w:id="1229" w:author="David Conklin" w:date="2020-11-10T16:57:00Z">
              <w:r>
                <w:t>0.</w:t>
              </w:r>
            </w:ins>
            <w:ins w:id="1230" w:author="David Conklin" w:date="2020-11-10T16:58:00Z">
              <w:r>
                <w:t>59</w:t>
              </w:r>
            </w:ins>
          </w:p>
        </w:tc>
        <w:tc>
          <w:tcPr>
            <w:tcW w:w="0" w:type="auto"/>
          </w:tcPr>
          <w:p w14:paraId="29C7EFB5" w14:textId="1840DEA5" w:rsidR="00E70EE0" w:rsidRDefault="00E70EE0" w:rsidP="00E70EE0">
            <w:pPr>
              <w:rPr>
                <w:ins w:id="1231" w:author="David Conklin" w:date="2020-11-10T16:55:00Z"/>
              </w:rPr>
            </w:pPr>
            <w:ins w:id="1232" w:author="David Conklin" w:date="2020-11-10T16:57:00Z">
              <w:r>
                <w:t>G</w:t>
              </w:r>
            </w:ins>
          </w:p>
        </w:tc>
      </w:tr>
      <w:tr w:rsidR="00E70EE0" w14:paraId="7219706D" w14:textId="77777777" w:rsidTr="0064217D">
        <w:trPr>
          <w:ins w:id="1233" w:author="David Conklin" w:date="2020-11-10T16:57:00Z"/>
        </w:trPr>
        <w:tc>
          <w:tcPr>
            <w:tcW w:w="0" w:type="auto"/>
          </w:tcPr>
          <w:p w14:paraId="5701AB61" w14:textId="77777777" w:rsidR="00E70EE0" w:rsidRDefault="00E70EE0" w:rsidP="00E70EE0">
            <w:pPr>
              <w:rPr>
                <w:ins w:id="1234" w:author="David Conklin" w:date="2020-11-10T16:57:00Z"/>
              </w:rPr>
            </w:pPr>
          </w:p>
        </w:tc>
        <w:tc>
          <w:tcPr>
            <w:tcW w:w="0" w:type="auto"/>
          </w:tcPr>
          <w:p w14:paraId="76187D81" w14:textId="77777777" w:rsidR="00E70EE0" w:rsidRDefault="00E70EE0" w:rsidP="00E70EE0">
            <w:pPr>
              <w:rPr>
                <w:ins w:id="1235" w:author="David Conklin" w:date="2020-11-10T16:57:00Z"/>
              </w:rPr>
            </w:pPr>
          </w:p>
        </w:tc>
        <w:tc>
          <w:tcPr>
            <w:tcW w:w="0" w:type="auto"/>
          </w:tcPr>
          <w:p w14:paraId="2493B2D4" w14:textId="77777777" w:rsidR="00E70EE0" w:rsidRDefault="00E70EE0" w:rsidP="00E70EE0">
            <w:pPr>
              <w:rPr>
                <w:ins w:id="1236" w:author="David Conklin" w:date="2020-11-10T16:57:00Z"/>
              </w:rPr>
            </w:pPr>
          </w:p>
        </w:tc>
        <w:tc>
          <w:tcPr>
            <w:tcW w:w="0" w:type="auto"/>
          </w:tcPr>
          <w:p w14:paraId="51403752" w14:textId="1C2582DD" w:rsidR="00E70EE0" w:rsidRDefault="00E70EE0" w:rsidP="00E70EE0">
            <w:pPr>
              <w:rPr>
                <w:ins w:id="1237" w:author="David Conklin" w:date="2020-11-10T16:57:00Z"/>
              </w:rPr>
            </w:pPr>
            <w:ins w:id="1238" w:author="David Conklin" w:date="2020-11-10T16:57:00Z">
              <w:r>
                <w:t>R2</w:t>
              </w:r>
            </w:ins>
          </w:p>
        </w:tc>
        <w:tc>
          <w:tcPr>
            <w:tcW w:w="0" w:type="auto"/>
          </w:tcPr>
          <w:p w14:paraId="2797297F" w14:textId="19D6DD98" w:rsidR="00E70EE0" w:rsidRDefault="00E70EE0" w:rsidP="00E70EE0">
            <w:pPr>
              <w:rPr>
                <w:ins w:id="1239" w:author="David Conklin" w:date="2020-11-10T16:57:00Z"/>
              </w:rPr>
            </w:pPr>
            <w:ins w:id="1240" w:author="David Conklin" w:date="2020-11-10T16:57:00Z">
              <w:r>
                <w:t>0.8</w:t>
              </w:r>
            </w:ins>
            <w:ins w:id="1241" w:author="David Conklin" w:date="2020-11-10T16:58:00Z">
              <w:r>
                <w:t>7</w:t>
              </w:r>
            </w:ins>
          </w:p>
        </w:tc>
        <w:tc>
          <w:tcPr>
            <w:tcW w:w="0" w:type="auto"/>
          </w:tcPr>
          <w:p w14:paraId="6D1FA568" w14:textId="718816A2" w:rsidR="00E70EE0" w:rsidRDefault="00E70EE0" w:rsidP="00E70EE0">
            <w:pPr>
              <w:rPr>
                <w:ins w:id="1242" w:author="David Conklin" w:date="2020-11-10T16:57:00Z"/>
              </w:rPr>
            </w:pPr>
            <w:ins w:id="1243" w:author="David Conklin" w:date="2020-11-10T16:59:00Z">
              <w:r>
                <w:t>VG</w:t>
              </w:r>
            </w:ins>
          </w:p>
        </w:tc>
      </w:tr>
      <w:tr w:rsidR="00E70EE0" w14:paraId="0BDEEC7C" w14:textId="77777777" w:rsidTr="0064217D">
        <w:trPr>
          <w:ins w:id="1244" w:author="David Conklin" w:date="2020-11-10T16:55:00Z"/>
        </w:trPr>
        <w:tc>
          <w:tcPr>
            <w:tcW w:w="0" w:type="auto"/>
          </w:tcPr>
          <w:p w14:paraId="65F13272" w14:textId="0DAC9DDD" w:rsidR="00E70EE0" w:rsidRDefault="00E70EE0" w:rsidP="00E70EE0">
            <w:pPr>
              <w:rPr>
                <w:ins w:id="1245" w:author="David Conklin" w:date="2020-11-10T16:55:00Z"/>
              </w:rPr>
            </w:pPr>
            <w:ins w:id="1246" w:author="David Conklin" w:date="2020-11-10T16:55:00Z">
              <w:r>
                <w:t>14164900</w:t>
              </w:r>
            </w:ins>
          </w:p>
        </w:tc>
        <w:tc>
          <w:tcPr>
            <w:tcW w:w="0" w:type="auto"/>
          </w:tcPr>
          <w:p w14:paraId="71292158" w14:textId="0940B5D7" w:rsidR="00E70EE0" w:rsidRDefault="00E70EE0" w:rsidP="00E70EE0">
            <w:pPr>
              <w:rPr>
                <w:ins w:id="1247" w:author="David Conklin" w:date="2020-11-10T16:55:00Z"/>
              </w:rPr>
            </w:pPr>
            <w:ins w:id="1248" w:author="David Conklin" w:date="2020-11-10T16:55:00Z">
              <w:r>
                <w:t>23772751</w:t>
              </w:r>
            </w:ins>
          </w:p>
        </w:tc>
        <w:tc>
          <w:tcPr>
            <w:tcW w:w="0" w:type="auto"/>
          </w:tcPr>
          <w:p w14:paraId="51F11651" w14:textId="21B51263" w:rsidR="00E70EE0" w:rsidRDefault="00E70EE0" w:rsidP="00E70EE0">
            <w:pPr>
              <w:rPr>
                <w:ins w:id="1249" w:author="David Conklin" w:date="2020-11-10T16:55:00Z"/>
              </w:rPr>
            </w:pPr>
            <w:ins w:id="1250" w:author="David Conklin" w:date="2020-11-10T16:56:00Z">
              <w:r>
                <w:t>MCKENZIE RIVER ABV HAYDEN BR</w:t>
              </w:r>
            </w:ins>
          </w:p>
        </w:tc>
        <w:tc>
          <w:tcPr>
            <w:tcW w:w="0" w:type="auto"/>
          </w:tcPr>
          <w:p w14:paraId="28F20A41" w14:textId="3A8F165D" w:rsidR="00E70EE0" w:rsidRDefault="00E70EE0" w:rsidP="00E70EE0">
            <w:pPr>
              <w:rPr>
                <w:ins w:id="1251" w:author="David Conklin" w:date="2020-11-10T16:55:00Z"/>
              </w:rPr>
            </w:pPr>
            <w:ins w:id="1252" w:author="David Conklin" w:date="2020-11-10T16:56:00Z">
              <w:r>
                <w:t>%bias</w:t>
              </w:r>
            </w:ins>
          </w:p>
        </w:tc>
        <w:tc>
          <w:tcPr>
            <w:tcW w:w="0" w:type="auto"/>
          </w:tcPr>
          <w:p w14:paraId="68801782" w14:textId="7FF5789A" w:rsidR="00E70EE0" w:rsidRDefault="00E70EE0" w:rsidP="00E70EE0">
            <w:pPr>
              <w:rPr>
                <w:ins w:id="1253" w:author="David Conklin" w:date="2020-11-10T16:55:00Z"/>
              </w:rPr>
            </w:pPr>
            <w:ins w:id="1254" w:author="David Conklin" w:date="2020-11-10T16:56:00Z">
              <w:r>
                <w:t>-5.3%</w:t>
              </w:r>
            </w:ins>
          </w:p>
        </w:tc>
        <w:tc>
          <w:tcPr>
            <w:tcW w:w="0" w:type="auto"/>
          </w:tcPr>
          <w:p w14:paraId="1512C366" w14:textId="0720B9F0" w:rsidR="00E70EE0" w:rsidRDefault="00E70EE0" w:rsidP="00E70EE0">
            <w:pPr>
              <w:rPr>
                <w:ins w:id="1255" w:author="David Conklin" w:date="2020-11-10T16:55:00Z"/>
              </w:rPr>
            </w:pPr>
            <w:ins w:id="1256" w:author="David Conklin" w:date="2020-11-10T16:56:00Z">
              <w:r>
                <w:t>G</w:t>
              </w:r>
            </w:ins>
          </w:p>
        </w:tc>
      </w:tr>
      <w:tr w:rsidR="00E70EE0" w14:paraId="1B5FE809" w14:textId="77777777" w:rsidTr="0064217D">
        <w:trPr>
          <w:ins w:id="1257" w:author="David Conklin" w:date="2020-11-10T16:56:00Z"/>
        </w:trPr>
        <w:tc>
          <w:tcPr>
            <w:tcW w:w="0" w:type="auto"/>
          </w:tcPr>
          <w:p w14:paraId="23C9832C" w14:textId="77777777" w:rsidR="00E70EE0" w:rsidRDefault="00E70EE0" w:rsidP="00E70EE0">
            <w:pPr>
              <w:rPr>
                <w:ins w:id="1258" w:author="David Conklin" w:date="2020-11-10T16:56:00Z"/>
              </w:rPr>
            </w:pPr>
          </w:p>
        </w:tc>
        <w:tc>
          <w:tcPr>
            <w:tcW w:w="0" w:type="auto"/>
          </w:tcPr>
          <w:p w14:paraId="04B9EA8E" w14:textId="77777777" w:rsidR="00E70EE0" w:rsidRDefault="00E70EE0" w:rsidP="00E70EE0">
            <w:pPr>
              <w:rPr>
                <w:ins w:id="1259" w:author="David Conklin" w:date="2020-11-10T16:56:00Z"/>
              </w:rPr>
            </w:pPr>
          </w:p>
        </w:tc>
        <w:tc>
          <w:tcPr>
            <w:tcW w:w="0" w:type="auto"/>
          </w:tcPr>
          <w:p w14:paraId="6B680C92" w14:textId="77777777" w:rsidR="00E70EE0" w:rsidRDefault="00E70EE0" w:rsidP="00E70EE0">
            <w:pPr>
              <w:rPr>
                <w:ins w:id="1260" w:author="David Conklin" w:date="2020-11-10T16:56:00Z"/>
              </w:rPr>
            </w:pPr>
          </w:p>
        </w:tc>
        <w:tc>
          <w:tcPr>
            <w:tcW w:w="0" w:type="auto"/>
          </w:tcPr>
          <w:p w14:paraId="11B725B8" w14:textId="14EC1CB8" w:rsidR="00E70EE0" w:rsidRDefault="00E70EE0" w:rsidP="00E70EE0">
            <w:pPr>
              <w:rPr>
                <w:ins w:id="1261" w:author="David Conklin" w:date="2020-11-10T16:56:00Z"/>
              </w:rPr>
            </w:pPr>
            <w:ins w:id="1262" w:author="David Conklin" w:date="2020-11-10T16:56:00Z">
              <w:r>
                <w:t>NSE</w:t>
              </w:r>
            </w:ins>
          </w:p>
        </w:tc>
        <w:tc>
          <w:tcPr>
            <w:tcW w:w="0" w:type="auto"/>
          </w:tcPr>
          <w:p w14:paraId="3A2EADE1" w14:textId="44440382" w:rsidR="00E70EE0" w:rsidRDefault="00E70EE0" w:rsidP="00E70EE0">
            <w:pPr>
              <w:rPr>
                <w:ins w:id="1263" w:author="David Conklin" w:date="2020-11-10T16:56:00Z"/>
              </w:rPr>
            </w:pPr>
            <w:ins w:id="1264" w:author="David Conklin" w:date="2020-11-10T16:56:00Z">
              <w:r>
                <w:t>0.78</w:t>
              </w:r>
            </w:ins>
          </w:p>
        </w:tc>
        <w:tc>
          <w:tcPr>
            <w:tcW w:w="0" w:type="auto"/>
          </w:tcPr>
          <w:p w14:paraId="2BD166C2" w14:textId="157D01D8" w:rsidR="00E70EE0" w:rsidRDefault="00E70EE0" w:rsidP="00E70EE0">
            <w:pPr>
              <w:rPr>
                <w:ins w:id="1265" w:author="David Conklin" w:date="2020-11-10T16:56:00Z"/>
              </w:rPr>
            </w:pPr>
            <w:ins w:id="1266" w:author="David Conklin" w:date="2020-11-10T16:56:00Z">
              <w:r>
                <w:t>G</w:t>
              </w:r>
            </w:ins>
          </w:p>
        </w:tc>
      </w:tr>
      <w:tr w:rsidR="00E70EE0" w14:paraId="397FB880" w14:textId="77777777" w:rsidTr="0064217D">
        <w:trPr>
          <w:ins w:id="1267" w:author="David Conklin" w:date="2020-11-10T16:56:00Z"/>
        </w:trPr>
        <w:tc>
          <w:tcPr>
            <w:tcW w:w="0" w:type="auto"/>
          </w:tcPr>
          <w:p w14:paraId="4D9DE3D0" w14:textId="77777777" w:rsidR="00E70EE0" w:rsidRDefault="00E70EE0" w:rsidP="00E70EE0">
            <w:pPr>
              <w:rPr>
                <w:ins w:id="1268" w:author="David Conklin" w:date="2020-11-10T16:56:00Z"/>
              </w:rPr>
            </w:pPr>
          </w:p>
        </w:tc>
        <w:tc>
          <w:tcPr>
            <w:tcW w:w="0" w:type="auto"/>
          </w:tcPr>
          <w:p w14:paraId="3D3982B2" w14:textId="77777777" w:rsidR="00E70EE0" w:rsidRDefault="00E70EE0" w:rsidP="00E70EE0">
            <w:pPr>
              <w:rPr>
                <w:ins w:id="1269" w:author="David Conklin" w:date="2020-11-10T16:56:00Z"/>
              </w:rPr>
            </w:pPr>
          </w:p>
        </w:tc>
        <w:tc>
          <w:tcPr>
            <w:tcW w:w="0" w:type="auto"/>
          </w:tcPr>
          <w:p w14:paraId="6257C23A" w14:textId="77777777" w:rsidR="00E70EE0" w:rsidRDefault="00E70EE0" w:rsidP="00E70EE0">
            <w:pPr>
              <w:rPr>
                <w:ins w:id="1270" w:author="David Conklin" w:date="2020-11-10T16:56:00Z"/>
              </w:rPr>
            </w:pPr>
          </w:p>
        </w:tc>
        <w:tc>
          <w:tcPr>
            <w:tcW w:w="0" w:type="auto"/>
          </w:tcPr>
          <w:p w14:paraId="5BC3038F" w14:textId="77BC6E31" w:rsidR="00E70EE0" w:rsidRDefault="00E70EE0" w:rsidP="00E70EE0">
            <w:pPr>
              <w:rPr>
                <w:ins w:id="1271" w:author="David Conklin" w:date="2020-11-10T16:56:00Z"/>
              </w:rPr>
            </w:pPr>
            <w:ins w:id="1272" w:author="David Conklin" w:date="2020-11-10T16:56:00Z">
              <w:r>
                <w:t>RSR</w:t>
              </w:r>
            </w:ins>
          </w:p>
        </w:tc>
        <w:tc>
          <w:tcPr>
            <w:tcW w:w="0" w:type="auto"/>
          </w:tcPr>
          <w:p w14:paraId="636C72A4" w14:textId="05EB3FE6" w:rsidR="00E70EE0" w:rsidRDefault="00E70EE0" w:rsidP="00E70EE0">
            <w:pPr>
              <w:rPr>
                <w:ins w:id="1273" w:author="David Conklin" w:date="2020-11-10T16:56:00Z"/>
              </w:rPr>
            </w:pPr>
            <w:ins w:id="1274" w:author="David Conklin" w:date="2020-11-10T16:56:00Z">
              <w:r>
                <w:t>0.4</w:t>
              </w:r>
            </w:ins>
            <w:ins w:id="1275" w:author="David Conklin" w:date="2020-11-10T16:57:00Z">
              <w:r>
                <w:t>7</w:t>
              </w:r>
            </w:ins>
          </w:p>
        </w:tc>
        <w:tc>
          <w:tcPr>
            <w:tcW w:w="0" w:type="auto"/>
          </w:tcPr>
          <w:p w14:paraId="5276FAC8" w14:textId="287E2FFA" w:rsidR="00E70EE0" w:rsidRDefault="00E70EE0" w:rsidP="00E70EE0">
            <w:pPr>
              <w:rPr>
                <w:ins w:id="1276" w:author="David Conklin" w:date="2020-11-10T16:56:00Z"/>
              </w:rPr>
            </w:pPr>
            <w:ins w:id="1277" w:author="David Conklin" w:date="2020-11-10T16:56:00Z">
              <w:r>
                <w:t>VG</w:t>
              </w:r>
            </w:ins>
          </w:p>
        </w:tc>
      </w:tr>
      <w:tr w:rsidR="00E70EE0" w14:paraId="5326D1E3" w14:textId="77777777" w:rsidTr="0064217D">
        <w:trPr>
          <w:ins w:id="1278" w:author="David Conklin" w:date="2020-11-10T16:56:00Z"/>
        </w:trPr>
        <w:tc>
          <w:tcPr>
            <w:tcW w:w="0" w:type="auto"/>
          </w:tcPr>
          <w:p w14:paraId="5851877E" w14:textId="77777777" w:rsidR="00E70EE0" w:rsidRDefault="00E70EE0" w:rsidP="00E70EE0">
            <w:pPr>
              <w:rPr>
                <w:ins w:id="1279" w:author="David Conklin" w:date="2020-11-10T16:56:00Z"/>
              </w:rPr>
            </w:pPr>
          </w:p>
        </w:tc>
        <w:tc>
          <w:tcPr>
            <w:tcW w:w="0" w:type="auto"/>
          </w:tcPr>
          <w:p w14:paraId="4AC7E3AF" w14:textId="77777777" w:rsidR="00E70EE0" w:rsidRDefault="00E70EE0" w:rsidP="00E70EE0">
            <w:pPr>
              <w:rPr>
                <w:ins w:id="1280" w:author="David Conklin" w:date="2020-11-10T16:56:00Z"/>
              </w:rPr>
            </w:pPr>
          </w:p>
        </w:tc>
        <w:tc>
          <w:tcPr>
            <w:tcW w:w="0" w:type="auto"/>
          </w:tcPr>
          <w:p w14:paraId="71769487" w14:textId="77777777" w:rsidR="00E70EE0" w:rsidRDefault="00E70EE0" w:rsidP="00E70EE0">
            <w:pPr>
              <w:rPr>
                <w:ins w:id="1281" w:author="David Conklin" w:date="2020-11-10T16:56:00Z"/>
              </w:rPr>
            </w:pPr>
          </w:p>
        </w:tc>
        <w:tc>
          <w:tcPr>
            <w:tcW w:w="0" w:type="auto"/>
          </w:tcPr>
          <w:p w14:paraId="6D2CE4B8" w14:textId="0C03544D" w:rsidR="00E70EE0" w:rsidRDefault="00E70EE0" w:rsidP="00E70EE0">
            <w:pPr>
              <w:rPr>
                <w:ins w:id="1282" w:author="David Conklin" w:date="2020-11-10T16:56:00Z"/>
              </w:rPr>
            </w:pPr>
            <w:ins w:id="1283" w:author="David Conklin" w:date="2020-11-10T16:56:00Z">
              <w:r>
                <w:t>R2</w:t>
              </w:r>
            </w:ins>
          </w:p>
        </w:tc>
        <w:tc>
          <w:tcPr>
            <w:tcW w:w="0" w:type="auto"/>
          </w:tcPr>
          <w:p w14:paraId="6E4F536A" w14:textId="45CF179E" w:rsidR="00E70EE0" w:rsidRDefault="00E70EE0" w:rsidP="00E70EE0">
            <w:pPr>
              <w:rPr>
                <w:ins w:id="1284" w:author="David Conklin" w:date="2020-11-10T16:56:00Z"/>
              </w:rPr>
            </w:pPr>
            <w:ins w:id="1285" w:author="David Conklin" w:date="2020-11-10T16:56:00Z">
              <w:r>
                <w:t>0.</w:t>
              </w:r>
            </w:ins>
            <w:ins w:id="1286" w:author="David Conklin" w:date="2020-11-10T16:57:00Z">
              <w:r>
                <w:t>83</w:t>
              </w:r>
            </w:ins>
          </w:p>
        </w:tc>
        <w:tc>
          <w:tcPr>
            <w:tcW w:w="0" w:type="auto"/>
          </w:tcPr>
          <w:p w14:paraId="743FEAFD" w14:textId="1EC5C5FB" w:rsidR="00E70EE0" w:rsidRDefault="00E70EE0" w:rsidP="00E70EE0">
            <w:pPr>
              <w:rPr>
                <w:ins w:id="1287" w:author="David Conklin" w:date="2020-11-10T16:56:00Z"/>
              </w:rPr>
            </w:pPr>
            <w:ins w:id="1288" w:author="David Conklin" w:date="2020-11-10T16:56:00Z">
              <w:r>
                <w:t>G</w:t>
              </w:r>
            </w:ins>
          </w:p>
        </w:tc>
      </w:tr>
    </w:tbl>
    <w:p w14:paraId="3D49907E" w14:textId="49ADA59D" w:rsidR="00F81EFD" w:rsidRDefault="00F81EFD" w:rsidP="007E57E4">
      <w:pPr>
        <w:rPr>
          <w:ins w:id="1289" w:author="David Conklin" w:date="2020-11-10T17:00:00Z"/>
        </w:rPr>
      </w:pPr>
    </w:p>
    <w:p w14:paraId="25B7589F" w14:textId="65343948" w:rsidR="00E70EE0" w:rsidRDefault="00E70EE0" w:rsidP="007E57E4">
      <w:pPr>
        <w:rPr>
          <w:ins w:id="1290" w:author="David Conklin" w:date="2020-11-10T17:01:00Z"/>
        </w:rPr>
      </w:pPr>
      <w:ins w:id="1291" w:author="David Conklin" w:date="2020-11-10T17:00:00Z">
        <w:r>
          <w:t>Temperature sensor loca</w:t>
        </w:r>
      </w:ins>
      <w:ins w:id="1292"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1293" w:author="David Conklin" w:date="2020-11-10T17:18:00Z"/>
        </w:trPr>
        <w:tc>
          <w:tcPr>
            <w:tcW w:w="0" w:type="auto"/>
          </w:tcPr>
          <w:p w14:paraId="307F270A" w14:textId="24FDD930" w:rsidR="00257E8F" w:rsidRDefault="00257E8F" w:rsidP="007E57E4">
            <w:pPr>
              <w:rPr>
                <w:ins w:id="1294" w:author="David Conklin" w:date="2020-11-10T17:18:00Z"/>
              </w:rPr>
            </w:pPr>
            <w:ins w:id="1295" w:author="David Conklin" w:date="2020-11-10T17:18:00Z">
              <w:r>
                <w:t>gage</w:t>
              </w:r>
            </w:ins>
          </w:p>
        </w:tc>
        <w:tc>
          <w:tcPr>
            <w:tcW w:w="0" w:type="auto"/>
          </w:tcPr>
          <w:p w14:paraId="19097198" w14:textId="36D4552A" w:rsidR="00257E8F" w:rsidRDefault="00257E8F" w:rsidP="007E57E4">
            <w:pPr>
              <w:rPr>
                <w:ins w:id="1296" w:author="David Conklin" w:date="2020-11-10T17:18:00Z"/>
              </w:rPr>
            </w:pPr>
            <w:ins w:id="1297" w:author="David Conklin" w:date="2020-11-10T17:18:00Z">
              <w:r>
                <w:t>COMID</w:t>
              </w:r>
            </w:ins>
          </w:p>
        </w:tc>
        <w:tc>
          <w:tcPr>
            <w:tcW w:w="0" w:type="auto"/>
          </w:tcPr>
          <w:p w14:paraId="1A578839" w14:textId="3FC923B7" w:rsidR="00257E8F" w:rsidRDefault="00257E8F" w:rsidP="007E57E4">
            <w:pPr>
              <w:rPr>
                <w:ins w:id="1298" w:author="David Conklin" w:date="2020-11-10T17:18:00Z"/>
              </w:rPr>
            </w:pPr>
            <w:ins w:id="1299" w:author="David Conklin" w:date="2020-11-10T17:19:00Z">
              <w:r>
                <w:t>location</w:t>
              </w:r>
            </w:ins>
          </w:p>
        </w:tc>
      </w:tr>
      <w:tr w:rsidR="00257E8F" w14:paraId="239C847A" w14:textId="77777777" w:rsidTr="00257E8F">
        <w:trPr>
          <w:ins w:id="1300" w:author="David Conklin" w:date="2020-11-10T17:18:00Z"/>
        </w:trPr>
        <w:tc>
          <w:tcPr>
            <w:tcW w:w="0" w:type="auto"/>
          </w:tcPr>
          <w:p w14:paraId="0708989B" w14:textId="11122C66" w:rsidR="00257E8F" w:rsidRDefault="00257E8F" w:rsidP="007E57E4">
            <w:pPr>
              <w:rPr>
                <w:ins w:id="1301" w:author="David Conklin" w:date="2020-11-10T17:18:00Z"/>
              </w:rPr>
            </w:pPr>
            <w:ins w:id="1302" w:author="David Conklin" w:date="2020-11-10T17:19:00Z">
              <w:r>
                <w:t>14159500</w:t>
              </w:r>
            </w:ins>
          </w:p>
        </w:tc>
        <w:tc>
          <w:tcPr>
            <w:tcW w:w="0" w:type="auto"/>
          </w:tcPr>
          <w:p w14:paraId="6FD32123" w14:textId="1E0A6327" w:rsidR="00257E8F" w:rsidRDefault="00257E8F" w:rsidP="007E57E4">
            <w:pPr>
              <w:rPr>
                <w:ins w:id="1303" w:author="David Conklin" w:date="2020-11-10T17:18:00Z"/>
              </w:rPr>
            </w:pPr>
            <w:ins w:id="1304" w:author="David Conklin" w:date="2020-11-10T17:19:00Z">
              <w:r>
                <w:t>23773009</w:t>
              </w:r>
            </w:ins>
          </w:p>
        </w:tc>
        <w:tc>
          <w:tcPr>
            <w:tcW w:w="0" w:type="auto"/>
          </w:tcPr>
          <w:p w14:paraId="11AB40B5" w14:textId="71796B4F" w:rsidR="00257E8F" w:rsidRDefault="00257E8F" w:rsidP="007E57E4">
            <w:pPr>
              <w:rPr>
                <w:ins w:id="1305" w:author="David Conklin" w:date="2020-11-10T17:18:00Z"/>
              </w:rPr>
            </w:pPr>
            <w:ins w:id="1306" w:author="David Conklin" w:date="2020-11-10T17:20:00Z">
              <w:r>
                <w:t>SOUTH FORK MCKENZIE RIVER NEAR RAINBOW</w:t>
              </w:r>
            </w:ins>
          </w:p>
        </w:tc>
      </w:tr>
      <w:tr w:rsidR="00257E8F" w14:paraId="3377929B" w14:textId="77777777" w:rsidTr="00257E8F">
        <w:trPr>
          <w:ins w:id="1307" w:author="David Conklin" w:date="2020-11-10T17:20:00Z"/>
        </w:trPr>
        <w:tc>
          <w:tcPr>
            <w:tcW w:w="0" w:type="auto"/>
          </w:tcPr>
          <w:p w14:paraId="32874625" w14:textId="5948C6DD" w:rsidR="00257E8F" w:rsidRDefault="00257E8F" w:rsidP="007E57E4">
            <w:pPr>
              <w:rPr>
                <w:ins w:id="1308" w:author="David Conklin" w:date="2020-11-10T17:20:00Z"/>
              </w:rPr>
            </w:pPr>
            <w:ins w:id="1309" w:author="David Conklin" w:date="2020-11-10T17:20:00Z">
              <w:r>
                <w:t>14161100</w:t>
              </w:r>
            </w:ins>
          </w:p>
        </w:tc>
        <w:tc>
          <w:tcPr>
            <w:tcW w:w="0" w:type="auto"/>
          </w:tcPr>
          <w:p w14:paraId="0A9ACDAA" w14:textId="5831A369" w:rsidR="00257E8F" w:rsidRDefault="00257E8F" w:rsidP="007E57E4">
            <w:pPr>
              <w:rPr>
                <w:ins w:id="1310" w:author="David Conklin" w:date="2020-11-10T17:20:00Z"/>
              </w:rPr>
            </w:pPr>
            <w:ins w:id="1311" w:author="David Conklin" w:date="2020-11-10T17:20:00Z">
              <w:r>
                <w:t>237734</w:t>
              </w:r>
            </w:ins>
            <w:ins w:id="1312" w:author="David Conklin" w:date="2020-11-10T17:21:00Z">
              <w:r>
                <w:t>29</w:t>
              </w:r>
            </w:ins>
          </w:p>
        </w:tc>
        <w:tc>
          <w:tcPr>
            <w:tcW w:w="0" w:type="auto"/>
          </w:tcPr>
          <w:p w14:paraId="6FD0AC86" w14:textId="7AA715B3" w:rsidR="00257E8F" w:rsidRDefault="00257E8F" w:rsidP="007E57E4">
            <w:pPr>
              <w:rPr>
                <w:ins w:id="1313" w:author="David Conklin" w:date="2020-11-10T17:20:00Z"/>
              </w:rPr>
            </w:pPr>
            <w:ins w:id="1314" w:author="David Conklin" w:date="2020-11-10T17:20:00Z">
              <w:r>
                <w:t>BLUE RIVER BELOW TIDBITS CR</w:t>
              </w:r>
            </w:ins>
            <w:ins w:id="1315" w:author="David Conklin" w:date="2020-11-10T17:21:00Z">
              <w:r>
                <w:t>EEK</w:t>
              </w:r>
            </w:ins>
          </w:p>
        </w:tc>
      </w:tr>
      <w:tr w:rsidR="00257E8F" w14:paraId="5F28D6FF" w14:textId="77777777" w:rsidTr="00257E8F">
        <w:trPr>
          <w:ins w:id="1316" w:author="David Conklin" w:date="2020-11-10T17:21:00Z"/>
        </w:trPr>
        <w:tc>
          <w:tcPr>
            <w:tcW w:w="0" w:type="auto"/>
          </w:tcPr>
          <w:p w14:paraId="4C00307E" w14:textId="50AE2CA5" w:rsidR="00257E8F" w:rsidRDefault="00257E8F" w:rsidP="007E57E4">
            <w:pPr>
              <w:rPr>
                <w:ins w:id="1317" w:author="David Conklin" w:date="2020-11-10T17:21:00Z"/>
              </w:rPr>
            </w:pPr>
            <w:ins w:id="1318" w:author="David Conklin" w:date="2020-11-10T17:21:00Z">
              <w:r>
                <w:t>14162200</w:t>
              </w:r>
            </w:ins>
          </w:p>
        </w:tc>
        <w:tc>
          <w:tcPr>
            <w:tcW w:w="0" w:type="auto"/>
          </w:tcPr>
          <w:p w14:paraId="3E513CD9" w14:textId="492288C1" w:rsidR="00257E8F" w:rsidRDefault="00257E8F" w:rsidP="007E57E4">
            <w:pPr>
              <w:rPr>
                <w:ins w:id="1319" w:author="David Conklin" w:date="2020-11-10T17:21:00Z"/>
              </w:rPr>
            </w:pPr>
            <w:ins w:id="1320" w:author="David Conklin" w:date="2020-11-10T17:21:00Z">
              <w:r>
                <w:t>23773405</w:t>
              </w:r>
            </w:ins>
          </w:p>
        </w:tc>
        <w:tc>
          <w:tcPr>
            <w:tcW w:w="0" w:type="auto"/>
          </w:tcPr>
          <w:p w14:paraId="4D9819F6" w14:textId="39901D7A" w:rsidR="00257E8F" w:rsidRDefault="00257E8F" w:rsidP="007E57E4">
            <w:pPr>
              <w:rPr>
                <w:ins w:id="1321" w:author="David Conklin" w:date="2020-11-10T17:21:00Z"/>
              </w:rPr>
            </w:pPr>
            <w:ins w:id="1322" w:author="David Conklin" w:date="2020-11-10T17:21:00Z">
              <w:r>
                <w:t>BLUE RIVER AT BLUE RIVER</w:t>
              </w:r>
            </w:ins>
          </w:p>
        </w:tc>
      </w:tr>
      <w:tr w:rsidR="00257E8F" w14:paraId="7549FD54" w14:textId="77777777" w:rsidTr="00257E8F">
        <w:trPr>
          <w:ins w:id="1323" w:author="David Conklin" w:date="2020-11-10T17:21:00Z"/>
        </w:trPr>
        <w:tc>
          <w:tcPr>
            <w:tcW w:w="0" w:type="auto"/>
          </w:tcPr>
          <w:p w14:paraId="600243E1" w14:textId="34826399" w:rsidR="00257E8F" w:rsidRDefault="00257E8F" w:rsidP="007E57E4">
            <w:pPr>
              <w:rPr>
                <w:ins w:id="1324" w:author="David Conklin" w:date="2020-11-10T17:21:00Z"/>
              </w:rPr>
            </w:pPr>
            <w:ins w:id="1325" w:author="David Conklin" w:date="2020-11-10T17:21:00Z">
              <w:r>
                <w:t>14162500</w:t>
              </w:r>
            </w:ins>
          </w:p>
        </w:tc>
        <w:tc>
          <w:tcPr>
            <w:tcW w:w="0" w:type="auto"/>
          </w:tcPr>
          <w:p w14:paraId="51F2F35E" w14:textId="02F16FA5" w:rsidR="00257E8F" w:rsidRDefault="00257E8F" w:rsidP="007E57E4">
            <w:pPr>
              <w:rPr>
                <w:ins w:id="1326" w:author="David Conklin" w:date="2020-11-10T17:21:00Z"/>
              </w:rPr>
            </w:pPr>
            <w:ins w:id="1327" w:author="David Conklin" w:date="2020-11-10T17:22:00Z">
              <w:r>
                <w:t>23772909</w:t>
              </w:r>
            </w:ins>
          </w:p>
        </w:tc>
        <w:tc>
          <w:tcPr>
            <w:tcW w:w="0" w:type="auto"/>
          </w:tcPr>
          <w:p w14:paraId="706F34D0" w14:textId="6AC08E84" w:rsidR="00257E8F" w:rsidRDefault="00257E8F" w:rsidP="007E57E4">
            <w:pPr>
              <w:rPr>
                <w:ins w:id="1328" w:author="David Conklin" w:date="2020-11-10T17:21:00Z"/>
              </w:rPr>
            </w:pPr>
            <w:ins w:id="1329" w:author="David Conklin" w:date="2020-11-10T17:22:00Z">
              <w:r>
                <w:t>MCKENZIE RIVER NEAR VIDA</w:t>
              </w:r>
            </w:ins>
          </w:p>
        </w:tc>
      </w:tr>
    </w:tbl>
    <w:p w14:paraId="1F8675B2" w14:textId="77777777" w:rsidR="00E70EE0" w:rsidRDefault="00E70EE0" w:rsidP="007E57E4">
      <w:pPr>
        <w:rPr>
          <w:ins w:id="1330" w:author="David Conklin" w:date="2020-11-10T16:46:00Z"/>
        </w:rPr>
      </w:pPr>
    </w:p>
    <w:p w14:paraId="05DF6212" w14:textId="3895B969" w:rsidR="002E7078" w:rsidRDefault="00257E8F" w:rsidP="007E57E4">
      <w:pPr>
        <w:rPr>
          <w:ins w:id="1331" w:author="David Conklin" w:date="2020-11-10T17:48:00Z"/>
        </w:rPr>
      </w:pPr>
      <w:ins w:id="1332" w:author="David Conklin" w:date="2020-11-10T17:28:00Z">
        <w:r>
          <w:t xml:space="preserve">As of 11/10/20, two </w:t>
        </w:r>
      </w:ins>
      <w:ins w:id="1333" w:author="David Conklin" w:date="2020-11-10T17:30:00Z">
        <w:r w:rsidR="00AB31D0">
          <w:t xml:space="preserve">types of </w:t>
        </w:r>
      </w:ins>
      <w:ins w:id="1334" w:author="David Conklin" w:date="2020-11-10T17:28:00Z">
        <w:r>
          <w:t xml:space="preserve">“tuning knobs” have been used to </w:t>
        </w:r>
        <w:r w:rsidR="00AB31D0">
          <w:t>improve CW3</w:t>
        </w:r>
      </w:ins>
      <w:ins w:id="1335" w:author="David Conklin" w:date="2020-11-10T17:29:00Z">
        <w:r w:rsidR="00AB31D0">
          <w:t xml:space="preserve">M’s simulation skill for flows in the McKenzie basin: the placement and flow rates of the </w:t>
        </w:r>
      </w:ins>
      <w:ins w:id="1336" w:author="David Conklin" w:date="2020-11-10T17:31:00Z">
        <w:r w:rsidR="00AB31D0">
          <w:t>springs, and the ET_MULT parameter in the HBV.csv parameter set used by the HBV precipitation-</w:t>
        </w:r>
      </w:ins>
      <w:ins w:id="1337" w:author="David Conklin" w:date="2020-11-10T17:32:00Z">
        <w:r w:rsidR="00AB31D0">
          <w:t>runoff submodel.</w:t>
        </w:r>
      </w:ins>
      <w:ins w:id="1338" w:author="David Conklin" w:date="2020-11-10T17:33:00Z">
        <w:r w:rsidR="00AB31D0">
          <w:t xml:space="preserve">  Spring flows are represented as</w:t>
        </w:r>
      </w:ins>
      <w:ins w:id="1339" w:author="David Conklin" w:date="2020-11-10T17:34:00Z">
        <w:r w:rsidR="00AB31D0">
          <w:t xml:space="preserve"> constant – the same amount of water is added at the same temperature every day of the year, there </w:t>
        </w:r>
      </w:ins>
      <w:ins w:id="1340" w:author="David Conklin" w:date="2020-11-10T17:35:00Z">
        <w:r w:rsidR="00AB31D0">
          <w:t>is no seasonal variation.  The ET_</w:t>
        </w:r>
      </w:ins>
      <w:ins w:id="1341" w:author="David Conklin" w:date="2020-11-10T17:36:00Z">
        <w:r w:rsidR="00AB31D0">
          <w:t>MULT parameter was originally added to HBV.csv</w:t>
        </w:r>
      </w:ins>
      <w:ins w:id="1342" w:author="David Conklin" w:date="2020-11-10T17:37:00Z">
        <w:r w:rsidR="00AB31D0">
          <w:t xml:space="preserve"> as a multiplier on evapotranspiration </w:t>
        </w:r>
      </w:ins>
      <w:ins w:id="1343" w:author="David Conklin" w:date="2020-11-10T17:36:00Z">
        <w:r w:rsidR="00AB31D0">
          <w:t xml:space="preserve"> to ac</w:t>
        </w:r>
      </w:ins>
      <w:ins w:id="1344" w:author="David Conklin" w:date="2020-11-10T17:37:00Z">
        <w:r w:rsidR="00AB31D0">
          <w:t xml:space="preserve">count for the fact that the average leaf area is </w:t>
        </w:r>
      </w:ins>
      <w:ins w:id="1345" w:author="David Conklin" w:date="2020-11-10T17:38:00Z">
        <w:r w:rsidR="00AB31D0">
          <w:t>poorly known in the</w:t>
        </w:r>
        <w:r w:rsidR="002E7078">
          <w:t xml:space="preserve"> forested uplands</w:t>
        </w:r>
      </w:ins>
      <w:ins w:id="1346" w:author="David Conklin" w:date="2020-11-10T17:40:00Z">
        <w:r w:rsidR="002E7078">
          <w:t xml:space="preserve">. </w:t>
        </w:r>
      </w:ins>
      <w:ins w:id="1347" w:author="David Conklin" w:date="2020-11-10T17:41:00Z">
        <w:r w:rsidR="002E7078">
          <w:t>Real and simulated e</w:t>
        </w:r>
      </w:ins>
      <w:ins w:id="1348" w:author="David Conklin" w:date="2020-11-10T17:40:00Z">
        <w:r w:rsidR="002E7078">
          <w:t>vapotransp</w:t>
        </w:r>
      </w:ins>
      <w:ins w:id="1349" w:author="David Conklin" w:date="2020-11-10T17:41:00Z">
        <w:r w:rsidR="002E7078">
          <w:t>iration varies seasonally, so adjustments to ET</w:t>
        </w:r>
      </w:ins>
      <w:ins w:id="1350"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1351" w:author="David Conklin" w:date="2020-11-11T06:43:00Z"/>
        </w:rPr>
      </w:pPr>
      <w:bookmarkStart w:id="1352" w:name="_Toc55965343"/>
    </w:p>
    <w:p w14:paraId="321228FE" w14:textId="7787AF5E" w:rsidR="00535731" w:rsidRDefault="00535731" w:rsidP="00535731">
      <w:pPr>
        <w:pStyle w:val="Heading2"/>
        <w:rPr>
          <w:ins w:id="1353" w:author="David Conklin" w:date="2020-11-11T04:46:00Z"/>
        </w:rPr>
      </w:pPr>
      <w:ins w:id="1354" w:author="David Conklin" w:date="2020-11-11T04:46:00Z">
        <w:r>
          <w:t>Analysis of calibration and skill</w:t>
        </w:r>
        <w:bookmarkEnd w:id="1352"/>
        <w:r>
          <w:t xml:space="preserve"> </w:t>
        </w:r>
      </w:ins>
    </w:p>
    <w:p w14:paraId="57E1DBA4" w14:textId="04DEAE5F" w:rsidR="00535731" w:rsidRDefault="00535731" w:rsidP="00535731">
      <w:pPr>
        <w:rPr>
          <w:ins w:id="1355" w:author="David Conklin" w:date="2020-11-11T04:56:00Z"/>
        </w:rPr>
      </w:pPr>
      <w:ins w:id="1356" w:author="David Conklin" w:date="2020-11-11T04:48:00Z">
        <w:r>
          <w:t>As of 11/11/20, s</w:t>
        </w:r>
      </w:ins>
      <w:ins w:id="1357" w:author="David Conklin" w:date="2020-11-11T04:47:00Z">
        <w:r>
          <w:t>ix</w:t>
        </w:r>
      </w:ins>
      <w:ins w:id="1358" w:author="David Conklin" w:date="2020-11-11T04:48:00Z">
        <w:r>
          <w:t xml:space="preserve"> flow gage locations and 4 temperature sensor locations</w:t>
        </w:r>
      </w:ins>
      <w:ins w:id="1359" w:author="David Conklin" w:date="2020-11-11T04:49:00Z">
        <w:r>
          <w:t xml:space="preserve"> have unsatisfactory skill grades.  Two of the flow locations are downstream of d</w:t>
        </w:r>
      </w:ins>
      <w:ins w:id="1360" w:author="David Conklin" w:date="2020-11-11T04:50:00Z">
        <w:r>
          <w:t xml:space="preserve">ams; the </w:t>
        </w:r>
        <w:r w:rsidR="003F363E">
          <w:t>poor skill is presumably a result of poor representation of the dam operations.  That is almo</w:t>
        </w:r>
      </w:ins>
      <w:ins w:id="1361" w:author="David Conklin" w:date="2020-11-11T04:51:00Z">
        <w:r w:rsidR="003F363E">
          <w:t xml:space="preserve">st certainly the case at reach 23773359 below Trail Bridge dam, since </w:t>
        </w:r>
      </w:ins>
      <w:ins w:id="1362" w:author="David Conklin" w:date="2020-11-11T04:52:00Z">
        <w:r w:rsidR="003F363E">
          <w:t>the Trail Bridge dam is not represented in the model at all.</w:t>
        </w:r>
      </w:ins>
      <w:ins w:id="1363" w:author="David Conklin" w:date="2020-11-11T04:48:00Z">
        <w:r>
          <w:t xml:space="preserve"> </w:t>
        </w:r>
      </w:ins>
      <w:ins w:id="1364" w:author="David Conklin" w:date="2020-11-11T04:52:00Z">
        <w:r w:rsidR="003F363E">
          <w:t xml:space="preserve"> Reach 23773009</w:t>
        </w:r>
      </w:ins>
      <w:ins w:id="1365" w:author="David Conklin" w:date="2020-11-11T04:53:00Z">
        <w:r w:rsidR="003F363E">
          <w:t xml:space="preserve"> on the South Fork near Rainbow is downstream of the Cougar dam.  Cougar, one of the USACE Willamette </w:t>
        </w:r>
      </w:ins>
      <w:ins w:id="1366" w:author="David Conklin" w:date="2020-11-11T04:54:00Z">
        <w:r w:rsidR="003F363E">
          <w:t>Project dams, is represented explicitly in the model, using operating curves c. 2010.</w:t>
        </w:r>
      </w:ins>
      <w:ins w:id="1367" w:author="David Conklin" w:date="2020-11-11T04:55:00Z">
        <w:r w:rsidR="003F363E">
          <w:t xml:space="preserve">  Further analysis, and updating the Cougar operating curves, </w:t>
        </w:r>
      </w:ins>
      <w:ins w:id="1368" w:author="David Conklin" w:date="2020-11-11T04:56:00Z">
        <w:r w:rsidR="003F363E">
          <w:t>may allow us to improve the skill at that location.</w:t>
        </w:r>
      </w:ins>
    </w:p>
    <w:p w14:paraId="6DD41520" w14:textId="7C3B69AD" w:rsidR="003F363E" w:rsidRDefault="003F363E" w:rsidP="00535731">
      <w:pPr>
        <w:rPr>
          <w:ins w:id="1369" w:author="David Conklin" w:date="2020-11-11T04:56:00Z"/>
        </w:rPr>
      </w:pPr>
    </w:p>
    <w:p w14:paraId="0E521833" w14:textId="381C3E79" w:rsidR="003F363E" w:rsidRDefault="003F363E" w:rsidP="00535731">
      <w:pPr>
        <w:rPr>
          <w:ins w:id="1370" w:author="David Conklin" w:date="2020-11-11T05:02:00Z"/>
        </w:rPr>
      </w:pPr>
      <w:ins w:id="1371" w:author="David Conklin" w:date="2020-11-11T04:58:00Z">
        <w:r>
          <w:t xml:space="preserve">Two more of flow locations with unsatisfactory skill </w:t>
        </w:r>
      </w:ins>
      <w:ins w:id="1372" w:author="David Conklin" w:date="2020-11-11T04:59:00Z">
        <w:r>
          <w:t xml:space="preserve">(reaches 23772857 and 23772801) are affected by the </w:t>
        </w:r>
      </w:ins>
      <w:proofErr w:type="spellStart"/>
      <w:ins w:id="1373" w:author="David Conklin" w:date="2020-11-11T05:00:00Z">
        <w:r>
          <w:t>Leaburg</w:t>
        </w:r>
        <w:proofErr w:type="spellEnd"/>
        <w:r>
          <w:t xml:space="preserve"> and Walterville </w:t>
        </w:r>
        <w:r w:rsidR="005271A6">
          <w:t>canals, which divert water from the river to produce hydroelectric power, and re</w:t>
        </w:r>
      </w:ins>
      <w:ins w:id="1374" w:author="David Conklin" w:date="2020-11-11T05:01:00Z">
        <w:r w:rsidR="005271A6">
          <w:t>turn it further downstream.  CW3M does not include a representation of the canals.</w:t>
        </w:r>
      </w:ins>
    </w:p>
    <w:p w14:paraId="2E956D31" w14:textId="358AC459" w:rsidR="005271A6" w:rsidRDefault="005271A6" w:rsidP="00535731">
      <w:pPr>
        <w:rPr>
          <w:ins w:id="1375" w:author="David Conklin" w:date="2020-11-11T05:02:00Z"/>
        </w:rPr>
      </w:pPr>
    </w:p>
    <w:p w14:paraId="279B521D" w14:textId="1CF46646" w:rsidR="005271A6" w:rsidRDefault="005271A6" w:rsidP="00535731">
      <w:pPr>
        <w:rPr>
          <w:ins w:id="1376" w:author="David Conklin" w:date="2020-11-11T05:09:00Z"/>
        </w:rPr>
      </w:pPr>
      <w:ins w:id="1377" w:author="David Conklin" w:date="2020-11-11T05:02:00Z">
        <w:r>
          <w:t xml:space="preserve">Low simulation skill for </w:t>
        </w:r>
      </w:ins>
      <w:ins w:id="1378" w:author="David Conklin" w:date="2020-11-11T05:04:00Z">
        <w:r>
          <w:t>Cedar Creek at Springfield (reach 23774369</w:t>
        </w:r>
      </w:ins>
      <w:ins w:id="1379" w:author="David Conklin" w:date="2020-11-11T05:05:00Z">
        <w:r>
          <w:t>, average gaged flow 0.78 cms for 2010-18) may be due to ur</w:t>
        </w:r>
      </w:ins>
      <w:ins w:id="1380" w:author="David Conklin" w:date="2020-11-11T05:06:00Z">
        <w:r>
          <w:t>banization of its drainage area.</w:t>
        </w:r>
      </w:ins>
      <w:ins w:id="1381" w:author="David Conklin" w:date="2020-11-11T05:07:00Z">
        <w:r>
          <w:t xml:space="preserve">  Further analysis could lead to improvements, but </w:t>
        </w:r>
      </w:ins>
      <w:ins w:id="1382" w:author="David Conklin" w:date="2020-11-11T05:08:00Z">
        <w:r>
          <w:t xml:space="preserve">the creek contributes less than 1% of the basin discharge, so </w:t>
        </w:r>
      </w:ins>
      <w:ins w:id="1383" w:author="David Conklin" w:date="2020-11-11T05:09:00Z">
        <w:r>
          <w:t>any improvements are likely to make only a small difference to the picture of the basin as a whole.</w:t>
        </w:r>
      </w:ins>
    </w:p>
    <w:p w14:paraId="67044DAA" w14:textId="2B24627A" w:rsidR="005271A6" w:rsidRDefault="005271A6" w:rsidP="00535731">
      <w:pPr>
        <w:rPr>
          <w:ins w:id="1384" w:author="David Conklin" w:date="2020-11-11T05:09:00Z"/>
        </w:rPr>
      </w:pPr>
    </w:p>
    <w:p w14:paraId="67BC7B18" w14:textId="327F27D3" w:rsidR="00767E36" w:rsidRDefault="005271A6" w:rsidP="00535731">
      <w:pPr>
        <w:rPr>
          <w:ins w:id="1385" w:author="David Conklin" w:date="2020-11-11T05:12:00Z"/>
        </w:rPr>
      </w:pPr>
      <w:ins w:id="1386" w:author="David Conklin" w:date="2020-11-11T05:09:00Z">
        <w:r>
          <w:t>Th</w:t>
        </w:r>
      </w:ins>
      <w:ins w:id="1387" w:author="David Conklin" w:date="2020-11-11T05:10:00Z">
        <w:r>
          <w:t>e sixth gage location with unsatisfactory simulation skill is</w:t>
        </w:r>
        <w:r w:rsidR="00767E36">
          <w:t xml:space="preserve"> at the outlet of Clear Lake (reach</w:t>
        </w:r>
      </w:ins>
      <w:ins w:id="1388" w:author="David Conklin" w:date="2020-11-11T05:11:00Z">
        <w:r w:rsidR="00767E36">
          <w:t xml:space="preserve"> 23773373), the actual source of the McKenzie.</w:t>
        </w:r>
      </w:ins>
      <w:ins w:id="1389" w:author="David Conklin" w:date="2020-11-11T05:14:00Z">
        <w:r w:rsidR="00767E36">
          <w:t xml:space="preserve">  The simulation accurately r</w:t>
        </w:r>
      </w:ins>
      <w:ins w:id="1390" w:author="David Conklin" w:date="2020-11-11T05:15:00Z">
        <w:r w:rsidR="00767E36">
          <w:t>eproduces</w:t>
        </w:r>
      </w:ins>
      <w:ins w:id="1391" w:author="David Conklin" w:date="2020-11-11T05:14:00Z">
        <w:r w:rsidR="00767E36">
          <w:t xml:space="preserve"> the magnitude of </w:t>
        </w:r>
        <w:r w:rsidR="00767E36">
          <w:lastRenderedPageBreak/>
          <w:t>the flows</w:t>
        </w:r>
      </w:ins>
      <w:ins w:id="1392" w:author="David Conklin" w:date="2020-11-11T05:15:00Z">
        <w:r w:rsidR="00767E36">
          <w:t xml:space="preserve"> (PBIAS 0.2%) but does poorly at </w:t>
        </w:r>
      </w:ins>
      <w:ins w:id="1393" w:author="David Conklin" w:date="2020-11-11T05:16:00Z">
        <w:r w:rsidR="00767E36">
          <w:t>reproducing the seasonal variation</w:t>
        </w:r>
      </w:ins>
      <w:ins w:id="1394" w:author="David Conklin" w:date="2020-11-11T05:23:00Z">
        <w:r w:rsidR="0027285C">
          <w:t xml:space="preserve"> (NSE 0.38, RSR 0.79, R</w:t>
        </w:r>
      </w:ins>
      <w:ins w:id="1395" w:author="David Conklin" w:date="2020-11-11T05:31:00Z">
        <w:r w:rsidR="003B76A2">
          <w:rPr>
            <w:vertAlign w:val="superscript"/>
          </w:rPr>
          <w:t>2</w:t>
        </w:r>
      </w:ins>
      <w:ins w:id="1396" w:author="David Conklin" w:date="2020-11-11T05:24:00Z">
        <w:r w:rsidR="0027285C">
          <w:t xml:space="preserve"> 0.40)</w:t>
        </w:r>
      </w:ins>
      <w:ins w:id="1397" w:author="David Conklin" w:date="2020-11-11T05:16:00Z">
        <w:r w:rsidR="00767E36">
          <w:t>.</w:t>
        </w:r>
      </w:ins>
      <w:ins w:id="1398" w:author="David Conklin" w:date="2020-11-11T05:25:00Z">
        <w:r w:rsidR="003B76A2">
          <w:t xml:space="preserve">  Improvement of skill at this location wil</w:t>
        </w:r>
      </w:ins>
      <w:ins w:id="1399" w:author="David Conklin" w:date="2020-11-11T05:26:00Z">
        <w:r w:rsidR="003B76A2">
          <w:t xml:space="preserve">l likely require identifying the </w:t>
        </w:r>
      </w:ins>
      <w:ins w:id="1400" w:author="David Conklin" w:date="2020-11-11T05:27:00Z">
        <w:r w:rsidR="003B76A2">
          <w:t xml:space="preserve">surface land </w:t>
        </w:r>
      </w:ins>
      <w:ins w:id="1401" w:author="David Conklin" w:date="2020-11-11T05:26:00Z">
        <w:r w:rsidR="003B76A2">
          <w:t>area drained by Clear Lake</w:t>
        </w:r>
      </w:ins>
      <w:ins w:id="1402" w:author="David Conklin" w:date="2020-11-11T05:27:00Z">
        <w:r w:rsidR="003B76A2">
          <w:t xml:space="preserve"> and</w:t>
        </w:r>
      </w:ins>
      <w:ins w:id="1403" w:author="David Conklin" w:date="2020-11-11T05:28:00Z">
        <w:r w:rsidR="003B76A2">
          <w:t xml:space="preserve"> </w:t>
        </w:r>
      </w:ins>
      <w:ins w:id="1404" w:author="David Conklin" w:date="2020-11-11T05:27:00Z">
        <w:r w:rsidR="003B76A2">
          <w:t xml:space="preserve">running </w:t>
        </w:r>
      </w:ins>
      <w:ins w:id="1405" w:author="David Conklin" w:date="2020-11-11T05:28:00Z">
        <w:r w:rsidR="003B76A2">
          <w:t>a</w:t>
        </w:r>
      </w:ins>
      <w:ins w:id="1406" w:author="David Conklin" w:date="2020-11-11T05:27:00Z">
        <w:r w:rsidR="003B76A2">
          <w:t xml:space="preserve"> PEST calibration</w:t>
        </w:r>
      </w:ins>
      <w:ins w:id="1407" w:author="David Conklin" w:date="2020-11-11T05:28:00Z">
        <w:r w:rsidR="003B76A2">
          <w:t xml:space="preserve"> for it, to get new values for HBV parameters</w:t>
        </w:r>
      </w:ins>
      <w:ins w:id="1408" w:author="David Conklin" w:date="2020-11-11T05:29:00Z">
        <w:r w:rsidR="003B76A2">
          <w:t xml:space="preserve">, including </w:t>
        </w:r>
      </w:ins>
      <w:ins w:id="1409" w:author="David Conklin" w:date="2020-11-11T05:30:00Z">
        <w:r w:rsidR="003B76A2">
          <w:t xml:space="preserve">ET_MULT and </w:t>
        </w:r>
      </w:ins>
      <w:ins w:id="1410" w:author="David Conklin" w:date="2020-11-11T05:29:00Z">
        <w:r w:rsidR="003B76A2">
          <w:t>the spring flow, which affect the</w:t>
        </w:r>
      </w:ins>
      <w:ins w:id="1411" w:author="David Conklin" w:date="2020-11-11T05:30:00Z">
        <w:r w:rsidR="003B76A2">
          <w:t xml:space="preserve"> reces</w:t>
        </w:r>
      </w:ins>
      <w:ins w:id="1412" w:author="David Conklin" w:date="2020-11-11T05:31:00Z">
        <w:r w:rsidR="003B76A2">
          <w:t>sion curves and seasonality.</w:t>
        </w:r>
      </w:ins>
    </w:p>
    <w:p w14:paraId="168058C4" w14:textId="35F5146D" w:rsidR="00767E36" w:rsidRDefault="00767E36" w:rsidP="00535731">
      <w:pPr>
        <w:rPr>
          <w:ins w:id="1413" w:author="David Conklin" w:date="2020-11-11T05:16:00Z"/>
        </w:rPr>
      </w:pPr>
    </w:p>
    <w:p w14:paraId="161D656E" w14:textId="3DE4F4EB" w:rsidR="00767E36" w:rsidRDefault="00767E36" w:rsidP="00535731">
      <w:pPr>
        <w:rPr>
          <w:ins w:id="1414" w:author="David Conklin" w:date="2020-11-11T06:28:00Z"/>
        </w:rPr>
      </w:pPr>
      <w:ins w:id="1415"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1416" w:author="David Conklin" w:date="2020-11-11T06:28:00Z"/>
        </w:rPr>
      </w:pPr>
    </w:p>
    <w:p w14:paraId="21BEFCD3" w14:textId="09EAEAD5" w:rsidR="002B6EA4" w:rsidRDefault="002B6EA4" w:rsidP="00535731">
      <w:pPr>
        <w:rPr>
          <w:ins w:id="1417" w:author="David Conklin" w:date="2020-11-11T05:22:00Z"/>
        </w:rPr>
      </w:pPr>
      <w:ins w:id="1418" w:author="David Conklin" w:date="2020-11-11T06:28:00Z">
        <w:r>
          <w:t>As of 11/11/20, since there are still pa</w:t>
        </w:r>
      </w:ins>
      <w:ins w:id="1419" w:author="David Conklin" w:date="2020-11-11T06:29:00Z">
        <w:r>
          <w:t xml:space="preserve">rts of the CW3M stream temperature </w:t>
        </w:r>
      </w:ins>
      <w:ins w:id="1420" w:author="David Conklin" w:date="2020-11-11T06:30:00Z">
        <w:r>
          <w:t xml:space="preserve">code and data </w:t>
        </w:r>
      </w:ins>
      <w:ins w:id="1421" w:author="David Conklin" w:date="2020-11-11T06:29:00Z">
        <w:r>
          <w:t xml:space="preserve"> which are incomplete, it is a pleasant surprise that </w:t>
        </w:r>
      </w:ins>
      <w:ins w:id="1422" w:author="David Conklin" w:date="2020-11-11T06:30:00Z">
        <w:r>
          <w:t xml:space="preserve">simulated stream temperatures at 2 locations get </w:t>
        </w:r>
      </w:ins>
      <w:ins w:id="1423" w:author="David Conklin" w:date="2020-11-11T06:31:00Z">
        <w:r>
          <w:t xml:space="preserve">satisfactory or better grades, especially </w:t>
        </w:r>
      </w:ins>
      <w:ins w:id="1424" w:author="David Conklin" w:date="2020-11-11T06:32:00Z">
        <w:r>
          <w:t>at gag</w:t>
        </w:r>
      </w:ins>
      <w:ins w:id="1425" w:author="David Conklin" w:date="2020-11-11T06:33:00Z">
        <w:r>
          <w:t>e (14164900) location on McKenzie reach</w:t>
        </w:r>
      </w:ins>
      <w:ins w:id="1426" w:author="David Conklin" w:date="2020-11-11T06:31:00Z">
        <w:r>
          <w:t xml:space="preserve"> (23772751) closest to </w:t>
        </w:r>
      </w:ins>
      <w:ins w:id="1427" w:author="David Conklin" w:date="2020-11-11T06:34:00Z">
        <w:r w:rsidR="00B47F76">
          <w:t>its</w:t>
        </w:r>
      </w:ins>
      <w:ins w:id="1428" w:author="David Conklin" w:date="2020-11-11T06:32:00Z">
        <w:r>
          <w:t xml:space="preserve"> confluence with the Willamette.</w:t>
        </w:r>
      </w:ins>
      <w:ins w:id="1429" w:author="David Conklin" w:date="2020-11-11T06:34:00Z">
        <w:r w:rsidR="00B47F76">
          <w:t xml:space="preserve">  The missing piece</w:t>
        </w:r>
      </w:ins>
      <w:ins w:id="1430" w:author="David Conklin" w:date="2020-11-11T06:35:00Z">
        <w:r w:rsidR="00B47F76">
          <w:t>s of the stream temperature model include representation of shading from stream banks and vegetation, informat</w:t>
        </w:r>
      </w:ins>
      <w:ins w:id="1431" w:author="David Conklin" w:date="2020-11-11T06:36:00Z">
        <w:r w:rsidR="00B47F76">
          <w:t>ion about the temperature of runoff into the reaches and how it varies seasonally, and</w:t>
        </w:r>
      </w:ins>
      <w:ins w:id="1432" w:author="David Conklin" w:date="2020-11-11T06:37:00Z">
        <w:r w:rsidR="00B47F76">
          <w:t xml:space="preserve"> an accounting for the warming of </w:t>
        </w:r>
      </w:ins>
      <w:ins w:id="1433" w:author="David Conklin" w:date="2020-11-11T06:38:00Z">
        <w:r w:rsidR="00B47F76">
          <w:t xml:space="preserve">surface water in reservoirs in the summertime.  Currently, </w:t>
        </w:r>
      </w:ins>
      <w:ins w:id="1434" w:author="David Conklin" w:date="2020-11-11T07:03:00Z">
        <w:r w:rsidR="00FF0F24">
          <w:t>water in</w:t>
        </w:r>
      </w:ins>
      <w:ins w:id="1435" w:author="David Conklin" w:date="2020-11-11T07:04:00Z">
        <w:r w:rsidR="00FF0F24">
          <w:t xml:space="preserve"> reaches and reservoirs is initialized at 10 deg C, and runoff enters the reaches at a constant </w:t>
        </w:r>
      </w:ins>
      <w:ins w:id="1436" w:author="David Conklin" w:date="2020-11-11T07:05:00Z">
        <w:r w:rsidR="00FF0F24">
          <w:t>5 deg C year</w:t>
        </w:r>
      </w:ins>
      <w:ins w:id="1437" w:author="David Conklin" w:date="2020-11-11T07:06:00Z">
        <w:r w:rsidR="00FF0F24">
          <w:t xml:space="preserve"> </w:t>
        </w:r>
      </w:ins>
      <w:ins w:id="1438" w:author="David Conklin" w:date="2020-11-11T07:05:00Z">
        <w:r w:rsidR="00FF0F24">
          <w:t>around</w:t>
        </w:r>
      </w:ins>
      <w:ins w:id="1439" w:author="David Conklin" w:date="2020-11-11T06:40:00Z">
        <w:r w:rsidR="00B47F76">
          <w:t>.  Spring water is simulated as entering the reache</w:t>
        </w:r>
      </w:ins>
      <w:ins w:id="1440" w:author="David Conklin" w:date="2020-11-11T07:06:00Z">
        <w:r w:rsidR="00FF0F24">
          <w:t>s</w:t>
        </w:r>
      </w:ins>
      <w:ins w:id="1441" w:author="David Conklin" w:date="2020-11-11T06:40:00Z">
        <w:r w:rsidR="00B47F76">
          <w:t xml:space="preserve"> at </w:t>
        </w:r>
      </w:ins>
      <w:ins w:id="1442" w:author="David Conklin" w:date="2020-11-11T06:41:00Z">
        <w:r w:rsidR="00B47F76">
          <w:t>4.9 deg C.</w:t>
        </w:r>
      </w:ins>
    </w:p>
    <w:p w14:paraId="59FAF5A0" w14:textId="0909CBE3" w:rsidR="0027285C" w:rsidRDefault="0027285C" w:rsidP="00535731">
      <w:pPr>
        <w:rPr>
          <w:ins w:id="1443" w:author="David Conklin" w:date="2020-11-11T05:24:00Z"/>
        </w:rPr>
      </w:pPr>
    </w:p>
    <w:p w14:paraId="0BE5E201" w14:textId="77777777" w:rsidR="00B47F76" w:rsidRDefault="00B47F76" w:rsidP="00B47F76">
      <w:pPr>
        <w:rPr>
          <w:ins w:id="1444" w:author="David Conklin" w:date="2020-11-11T06:43:00Z"/>
        </w:rPr>
      </w:pPr>
    </w:p>
    <w:p w14:paraId="0D1BEDC6" w14:textId="77777777" w:rsidR="00B47F76" w:rsidRDefault="00B47F76" w:rsidP="00B47F76">
      <w:pPr>
        <w:pStyle w:val="Heading2"/>
        <w:rPr>
          <w:ins w:id="1445" w:author="David Conklin" w:date="2020-11-11T06:43:00Z"/>
        </w:rPr>
      </w:pPr>
      <w:bookmarkStart w:id="1446" w:name="_Toc55965342"/>
      <w:ins w:id="1447" w:author="David Conklin" w:date="2020-11-11T06:43:00Z">
        <w:r>
          <w:t>Simulated McKenzie basin water budget</w:t>
        </w:r>
        <w:bookmarkEnd w:id="1446"/>
      </w:ins>
    </w:p>
    <w:p w14:paraId="037D7B42" w14:textId="77777777" w:rsidR="00B47F76" w:rsidRDefault="00B47F76" w:rsidP="00B47F76">
      <w:pPr>
        <w:rPr>
          <w:ins w:id="1448" w:author="David Conklin" w:date="2020-11-11T06:43:00Z"/>
        </w:rPr>
      </w:pPr>
      <w:ins w:id="1449"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036F50">
        <w:trPr>
          <w:ins w:id="1450" w:author="David Conklin" w:date="2020-11-11T06:43:00Z"/>
        </w:trPr>
        <w:tc>
          <w:tcPr>
            <w:tcW w:w="0" w:type="auto"/>
          </w:tcPr>
          <w:p w14:paraId="7FEE3A89" w14:textId="77777777" w:rsidR="00B47F76" w:rsidRPr="00036F50" w:rsidRDefault="00B47F76" w:rsidP="00036F50">
            <w:pPr>
              <w:jc w:val="center"/>
              <w:rPr>
                <w:ins w:id="1451" w:author="David Conklin" w:date="2020-11-11T06:43:00Z"/>
                <w:b/>
                <w:bCs/>
              </w:rPr>
            </w:pPr>
            <w:ins w:id="1452" w:author="David Conklin" w:date="2020-11-11T06:43:00Z">
              <w:r w:rsidRPr="00036F50">
                <w:rPr>
                  <w:b/>
                  <w:bCs/>
                </w:rPr>
                <w:t>Inputs</w:t>
              </w:r>
            </w:ins>
          </w:p>
        </w:tc>
        <w:tc>
          <w:tcPr>
            <w:tcW w:w="0" w:type="auto"/>
          </w:tcPr>
          <w:p w14:paraId="7148965F" w14:textId="77777777" w:rsidR="00B47F76" w:rsidRDefault="00B47F76" w:rsidP="00036F50">
            <w:pPr>
              <w:rPr>
                <w:ins w:id="1453" w:author="David Conklin" w:date="2020-11-11T06:43:00Z"/>
              </w:rPr>
            </w:pPr>
            <w:ins w:id="1454" w:author="David Conklin" w:date="2020-11-11T06:43:00Z">
              <w:r>
                <w:t>annual mmH2O</w:t>
              </w:r>
            </w:ins>
          </w:p>
        </w:tc>
        <w:tc>
          <w:tcPr>
            <w:tcW w:w="0" w:type="auto"/>
          </w:tcPr>
          <w:p w14:paraId="08BDBD6A" w14:textId="77777777" w:rsidR="00B47F76" w:rsidRDefault="00B47F76" w:rsidP="00036F50">
            <w:pPr>
              <w:rPr>
                <w:ins w:id="1455" w:author="David Conklin" w:date="2020-11-11T06:43:00Z"/>
              </w:rPr>
            </w:pPr>
            <w:ins w:id="1456" w:author="David Conklin" w:date="2020-11-11T06:43:00Z">
              <w:r>
                <w:t>% of total inputs</w:t>
              </w:r>
            </w:ins>
          </w:p>
        </w:tc>
        <w:tc>
          <w:tcPr>
            <w:tcW w:w="0" w:type="auto"/>
          </w:tcPr>
          <w:p w14:paraId="72184B92" w14:textId="77777777" w:rsidR="00B47F76" w:rsidRDefault="00B47F76" w:rsidP="00036F50">
            <w:pPr>
              <w:rPr>
                <w:ins w:id="1457" w:author="David Conklin" w:date="2020-11-11T06:43:00Z"/>
              </w:rPr>
            </w:pPr>
            <w:ins w:id="1458" w:author="David Conklin" w:date="2020-11-11T06:43:00Z">
              <w:r>
                <w:t>cms</w:t>
              </w:r>
            </w:ins>
          </w:p>
        </w:tc>
        <w:tc>
          <w:tcPr>
            <w:tcW w:w="0" w:type="auto"/>
          </w:tcPr>
          <w:p w14:paraId="2918057E" w14:textId="77777777" w:rsidR="00B47F76" w:rsidRDefault="00B47F76" w:rsidP="00036F50">
            <w:pPr>
              <w:rPr>
                <w:ins w:id="1459" w:author="David Conklin" w:date="2020-11-11T06:43:00Z"/>
              </w:rPr>
            </w:pPr>
            <w:ins w:id="1460" w:author="David Conklin" w:date="2020-11-11T06:43:00Z">
              <w:r>
                <w:t>% of basin discharge</w:t>
              </w:r>
            </w:ins>
          </w:p>
        </w:tc>
      </w:tr>
      <w:tr w:rsidR="00B47F76" w14:paraId="012B4F42" w14:textId="77777777" w:rsidTr="00036F50">
        <w:trPr>
          <w:ins w:id="1461" w:author="David Conklin" w:date="2020-11-11T06:43:00Z"/>
        </w:trPr>
        <w:tc>
          <w:tcPr>
            <w:tcW w:w="0" w:type="auto"/>
          </w:tcPr>
          <w:p w14:paraId="65A9B853" w14:textId="77777777" w:rsidR="00B47F76" w:rsidRDefault="00B47F76" w:rsidP="00036F50">
            <w:pPr>
              <w:rPr>
                <w:ins w:id="1462" w:author="David Conklin" w:date="2020-11-11T06:43:00Z"/>
              </w:rPr>
            </w:pPr>
            <w:ins w:id="1463" w:author="David Conklin" w:date="2020-11-11T06:43:00Z">
              <w:r>
                <w:t>precipitation</w:t>
              </w:r>
            </w:ins>
          </w:p>
        </w:tc>
        <w:tc>
          <w:tcPr>
            <w:tcW w:w="0" w:type="auto"/>
          </w:tcPr>
          <w:p w14:paraId="3B114835" w14:textId="77777777" w:rsidR="00B47F76" w:rsidRDefault="00B47F76" w:rsidP="00036F50">
            <w:pPr>
              <w:jc w:val="right"/>
              <w:rPr>
                <w:ins w:id="1464" w:author="David Conklin" w:date="2020-11-11T06:43:00Z"/>
              </w:rPr>
            </w:pPr>
            <w:ins w:id="1465" w:author="David Conklin" w:date="2020-11-11T06:43:00Z">
              <w:r>
                <w:t>1901</w:t>
              </w:r>
            </w:ins>
          </w:p>
        </w:tc>
        <w:tc>
          <w:tcPr>
            <w:tcW w:w="0" w:type="auto"/>
          </w:tcPr>
          <w:p w14:paraId="210BDCFE" w14:textId="77777777" w:rsidR="00B47F76" w:rsidRDefault="00B47F76" w:rsidP="00036F50">
            <w:pPr>
              <w:rPr>
                <w:ins w:id="1466" w:author="David Conklin" w:date="2020-11-11T06:43:00Z"/>
              </w:rPr>
            </w:pPr>
            <w:ins w:id="1467" w:author="David Conklin" w:date="2020-11-11T06:43:00Z">
              <w:r>
                <w:t>85.7%</w:t>
              </w:r>
            </w:ins>
          </w:p>
        </w:tc>
        <w:tc>
          <w:tcPr>
            <w:tcW w:w="0" w:type="auto"/>
          </w:tcPr>
          <w:p w14:paraId="5F29B78A" w14:textId="77777777" w:rsidR="00B47F76" w:rsidRDefault="00B47F76" w:rsidP="00036F50">
            <w:pPr>
              <w:rPr>
                <w:ins w:id="1468" w:author="David Conklin" w:date="2020-11-11T06:43:00Z"/>
              </w:rPr>
            </w:pPr>
          </w:p>
        </w:tc>
        <w:tc>
          <w:tcPr>
            <w:tcW w:w="0" w:type="auto"/>
          </w:tcPr>
          <w:p w14:paraId="5E731CF8" w14:textId="77777777" w:rsidR="00B47F76" w:rsidRDefault="00B47F76" w:rsidP="00036F50">
            <w:pPr>
              <w:rPr>
                <w:ins w:id="1469" w:author="David Conklin" w:date="2020-11-11T06:43:00Z"/>
              </w:rPr>
            </w:pPr>
          </w:p>
        </w:tc>
      </w:tr>
      <w:tr w:rsidR="00B47F76" w14:paraId="323E3694" w14:textId="77777777" w:rsidTr="00036F50">
        <w:trPr>
          <w:ins w:id="1470" w:author="David Conklin" w:date="2020-11-11T06:43:00Z"/>
        </w:trPr>
        <w:tc>
          <w:tcPr>
            <w:tcW w:w="0" w:type="auto"/>
          </w:tcPr>
          <w:p w14:paraId="758C3F6F" w14:textId="77777777" w:rsidR="00B47F76" w:rsidRDefault="00B47F76" w:rsidP="00036F50">
            <w:pPr>
              <w:rPr>
                <w:ins w:id="1471" w:author="David Conklin" w:date="2020-11-11T06:43:00Z"/>
              </w:rPr>
            </w:pPr>
            <w:ins w:id="1472" w:author="David Conklin" w:date="2020-11-11T06:43:00Z">
              <w:r>
                <w:t>springs</w:t>
              </w:r>
            </w:ins>
          </w:p>
        </w:tc>
        <w:tc>
          <w:tcPr>
            <w:tcW w:w="0" w:type="auto"/>
          </w:tcPr>
          <w:p w14:paraId="206A88D4" w14:textId="77777777" w:rsidR="00B47F76" w:rsidRDefault="00B47F76" w:rsidP="00036F50">
            <w:pPr>
              <w:jc w:val="right"/>
              <w:rPr>
                <w:ins w:id="1473" w:author="David Conklin" w:date="2020-11-11T06:43:00Z"/>
              </w:rPr>
            </w:pPr>
            <w:ins w:id="1474" w:author="David Conklin" w:date="2020-11-11T06:43:00Z">
              <w:r>
                <w:t>292</w:t>
              </w:r>
            </w:ins>
          </w:p>
        </w:tc>
        <w:tc>
          <w:tcPr>
            <w:tcW w:w="0" w:type="auto"/>
          </w:tcPr>
          <w:p w14:paraId="320FE3A4" w14:textId="77777777" w:rsidR="00B47F76" w:rsidRDefault="00B47F76" w:rsidP="00036F50">
            <w:pPr>
              <w:rPr>
                <w:ins w:id="1475" w:author="David Conklin" w:date="2020-11-11T06:43:00Z"/>
              </w:rPr>
            </w:pPr>
            <w:ins w:id="1476" w:author="David Conklin" w:date="2020-11-11T06:43:00Z">
              <w:r>
                <w:t>13.2%</w:t>
              </w:r>
            </w:ins>
          </w:p>
        </w:tc>
        <w:tc>
          <w:tcPr>
            <w:tcW w:w="0" w:type="auto"/>
          </w:tcPr>
          <w:p w14:paraId="269CCE04" w14:textId="77777777" w:rsidR="00B47F76" w:rsidRDefault="00B47F76" w:rsidP="00036F50">
            <w:pPr>
              <w:rPr>
                <w:ins w:id="1477" w:author="David Conklin" w:date="2020-11-11T06:43:00Z"/>
              </w:rPr>
            </w:pPr>
            <w:ins w:id="1478" w:author="David Conklin" w:date="2020-11-11T06:43:00Z">
              <w:r>
                <w:t>30.57</w:t>
              </w:r>
            </w:ins>
          </w:p>
        </w:tc>
        <w:tc>
          <w:tcPr>
            <w:tcW w:w="0" w:type="auto"/>
          </w:tcPr>
          <w:p w14:paraId="68983536" w14:textId="77777777" w:rsidR="00B47F76" w:rsidRDefault="00B47F76" w:rsidP="00036F50">
            <w:pPr>
              <w:jc w:val="right"/>
              <w:rPr>
                <w:ins w:id="1479" w:author="David Conklin" w:date="2020-11-11T06:43:00Z"/>
              </w:rPr>
            </w:pPr>
            <w:ins w:id="1480" w:author="David Conklin" w:date="2020-11-11T06:43:00Z">
              <w:r>
                <w:t>20.4 %</w:t>
              </w:r>
            </w:ins>
          </w:p>
        </w:tc>
      </w:tr>
      <w:tr w:rsidR="00B47F76" w14:paraId="01234E2C" w14:textId="77777777" w:rsidTr="00036F50">
        <w:trPr>
          <w:ins w:id="1481" w:author="David Conklin" w:date="2020-11-11T06:43:00Z"/>
        </w:trPr>
        <w:tc>
          <w:tcPr>
            <w:tcW w:w="0" w:type="auto"/>
          </w:tcPr>
          <w:p w14:paraId="17C09D11" w14:textId="77777777" w:rsidR="00B47F76" w:rsidRDefault="00B47F76" w:rsidP="00036F50">
            <w:pPr>
              <w:rPr>
                <w:ins w:id="1482" w:author="David Conklin" w:date="2020-11-11T06:43:00Z"/>
              </w:rPr>
            </w:pPr>
            <w:ins w:id="1483" w:author="David Conklin" w:date="2020-11-11T06:43:00Z">
              <w:r>
                <w:t>wells</w:t>
              </w:r>
            </w:ins>
          </w:p>
        </w:tc>
        <w:tc>
          <w:tcPr>
            <w:tcW w:w="0" w:type="auto"/>
          </w:tcPr>
          <w:p w14:paraId="53564BB9" w14:textId="77777777" w:rsidR="00B47F76" w:rsidRDefault="00B47F76" w:rsidP="00036F50">
            <w:pPr>
              <w:jc w:val="right"/>
              <w:rPr>
                <w:ins w:id="1484" w:author="David Conklin" w:date="2020-11-11T06:43:00Z"/>
              </w:rPr>
            </w:pPr>
            <w:ins w:id="1485" w:author="David Conklin" w:date="2020-11-11T06:43:00Z">
              <w:r>
                <w:t>11</w:t>
              </w:r>
            </w:ins>
          </w:p>
        </w:tc>
        <w:tc>
          <w:tcPr>
            <w:tcW w:w="0" w:type="auto"/>
          </w:tcPr>
          <w:p w14:paraId="30A3DB0A" w14:textId="77777777" w:rsidR="00B47F76" w:rsidRDefault="00B47F76" w:rsidP="00036F50">
            <w:pPr>
              <w:rPr>
                <w:ins w:id="1486" w:author="David Conklin" w:date="2020-11-11T06:43:00Z"/>
              </w:rPr>
            </w:pPr>
            <w:ins w:id="1487" w:author="David Conklin" w:date="2020-11-11T06:43:00Z">
              <w:r>
                <w:t>0.5%</w:t>
              </w:r>
            </w:ins>
          </w:p>
        </w:tc>
        <w:tc>
          <w:tcPr>
            <w:tcW w:w="0" w:type="auto"/>
          </w:tcPr>
          <w:p w14:paraId="1916D884" w14:textId="77777777" w:rsidR="00B47F76" w:rsidRDefault="00B47F76" w:rsidP="00036F50">
            <w:pPr>
              <w:rPr>
                <w:ins w:id="1488" w:author="David Conklin" w:date="2020-11-11T06:43:00Z"/>
              </w:rPr>
            </w:pPr>
          </w:p>
        </w:tc>
        <w:tc>
          <w:tcPr>
            <w:tcW w:w="0" w:type="auto"/>
          </w:tcPr>
          <w:p w14:paraId="1C7CF72E" w14:textId="77777777" w:rsidR="00B47F76" w:rsidRDefault="00B47F76" w:rsidP="00036F50">
            <w:pPr>
              <w:rPr>
                <w:ins w:id="1489" w:author="David Conklin" w:date="2020-11-11T06:43:00Z"/>
              </w:rPr>
            </w:pPr>
          </w:p>
        </w:tc>
      </w:tr>
      <w:tr w:rsidR="00B47F76" w14:paraId="1287A064" w14:textId="77777777" w:rsidTr="00036F50">
        <w:trPr>
          <w:ins w:id="1490" w:author="David Conklin" w:date="2020-11-11T06:43:00Z"/>
        </w:trPr>
        <w:tc>
          <w:tcPr>
            <w:tcW w:w="0" w:type="auto"/>
          </w:tcPr>
          <w:p w14:paraId="427A92C6" w14:textId="77777777" w:rsidR="00B47F76" w:rsidRDefault="00B47F76" w:rsidP="00036F50">
            <w:pPr>
              <w:rPr>
                <w:ins w:id="1491" w:author="David Conklin" w:date="2020-11-11T06:43:00Z"/>
              </w:rPr>
            </w:pPr>
            <w:ins w:id="1492" w:author="David Conklin" w:date="2020-11-11T06:43:00Z">
              <w:r>
                <w:t>added by model</w:t>
              </w:r>
            </w:ins>
          </w:p>
        </w:tc>
        <w:tc>
          <w:tcPr>
            <w:tcW w:w="0" w:type="auto"/>
          </w:tcPr>
          <w:p w14:paraId="735D96E3" w14:textId="77777777" w:rsidR="00B47F76" w:rsidRDefault="00B47F76" w:rsidP="00036F50">
            <w:pPr>
              <w:jc w:val="right"/>
              <w:rPr>
                <w:ins w:id="1493" w:author="David Conklin" w:date="2020-11-11T06:43:00Z"/>
              </w:rPr>
            </w:pPr>
            <w:ins w:id="1494" w:author="David Conklin" w:date="2020-11-11T06:43:00Z">
              <w:r>
                <w:t>14</w:t>
              </w:r>
            </w:ins>
          </w:p>
        </w:tc>
        <w:tc>
          <w:tcPr>
            <w:tcW w:w="0" w:type="auto"/>
          </w:tcPr>
          <w:p w14:paraId="6872696A" w14:textId="77777777" w:rsidR="00B47F76" w:rsidRDefault="00B47F76" w:rsidP="00036F50">
            <w:pPr>
              <w:rPr>
                <w:ins w:id="1495" w:author="David Conklin" w:date="2020-11-11T06:43:00Z"/>
              </w:rPr>
            </w:pPr>
            <w:ins w:id="1496" w:author="David Conklin" w:date="2020-11-11T06:43:00Z">
              <w:r>
                <w:t>0.6%</w:t>
              </w:r>
            </w:ins>
          </w:p>
        </w:tc>
        <w:tc>
          <w:tcPr>
            <w:tcW w:w="0" w:type="auto"/>
          </w:tcPr>
          <w:p w14:paraId="0842F788" w14:textId="77777777" w:rsidR="00B47F76" w:rsidRDefault="00B47F76" w:rsidP="00036F50">
            <w:pPr>
              <w:rPr>
                <w:ins w:id="1497" w:author="David Conklin" w:date="2020-11-11T06:43:00Z"/>
              </w:rPr>
            </w:pPr>
          </w:p>
        </w:tc>
        <w:tc>
          <w:tcPr>
            <w:tcW w:w="0" w:type="auto"/>
          </w:tcPr>
          <w:p w14:paraId="0C1EBEBA" w14:textId="77777777" w:rsidR="00B47F76" w:rsidRDefault="00B47F76" w:rsidP="00036F50">
            <w:pPr>
              <w:rPr>
                <w:ins w:id="1498" w:author="David Conklin" w:date="2020-11-11T06:43:00Z"/>
              </w:rPr>
            </w:pPr>
          </w:p>
        </w:tc>
      </w:tr>
      <w:tr w:rsidR="00B47F76" w14:paraId="5BE499C1" w14:textId="77777777" w:rsidTr="00036F50">
        <w:trPr>
          <w:ins w:id="1499" w:author="David Conklin" w:date="2020-11-11T06:43:00Z"/>
        </w:trPr>
        <w:tc>
          <w:tcPr>
            <w:tcW w:w="0" w:type="auto"/>
          </w:tcPr>
          <w:p w14:paraId="7820E65B" w14:textId="77777777" w:rsidR="00B47F76" w:rsidRDefault="00B47F76" w:rsidP="00036F50">
            <w:pPr>
              <w:jc w:val="right"/>
              <w:rPr>
                <w:ins w:id="1500" w:author="David Conklin" w:date="2020-11-11T06:43:00Z"/>
              </w:rPr>
            </w:pPr>
            <w:ins w:id="1501" w:author="David Conklin" w:date="2020-11-11T06:43:00Z">
              <w:r>
                <w:t>total in</w:t>
              </w:r>
            </w:ins>
          </w:p>
        </w:tc>
        <w:tc>
          <w:tcPr>
            <w:tcW w:w="0" w:type="auto"/>
          </w:tcPr>
          <w:p w14:paraId="21321C95" w14:textId="77777777" w:rsidR="00B47F76" w:rsidRDefault="00B47F76" w:rsidP="00036F50">
            <w:pPr>
              <w:jc w:val="right"/>
              <w:rPr>
                <w:ins w:id="1502" w:author="David Conklin" w:date="2020-11-11T06:43:00Z"/>
              </w:rPr>
            </w:pPr>
            <w:ins w:id="1503" w:author="David Conklin" w:date="2020-11-11T06:43:00Z">
              <w:r>
                <w:t>2218</w:t>
              </w:r>
            </w:ins>
          </w:p>
        </w:tc>
        <w:tc>
          <w:tcPr>
            <w:tcW w:w="0" w:type="auto"/>
          </w:tcPr>
          <w:p w14:paraId="1A7F4CC8" w14:textId="77777777" w:rsidR="00B47F76" w:rsidRDefault="00B47F76" w:rsidP="00036F50">
            <w:pPr>
              <w:rPr>
                <w:ins w:id="1504" w:author="David Conklin" w:date="2020-11-11T06:43:00Z"/>
              </w:rPr>
            </w:pPr>
            <w:ins w:id="1505" w:author="David Conklin" w:date="2020-11-11T06:43:00Z">
              <w:r>
                <w:t>100.0%</w:t>
              </w:r>
            </w:ins>
          </w:p>
        </w:tc>
        <w:tc>
          <w:tcPr>
            <w:tcW w:w="0" w:type="auto"/>
          </w:tcPr>
          <w:p w14:paraId="20B16787" w14:textId="77777777" w:rsidR="00B47F76" w:rsidRDefault="00B47F76" w:rsidP="00036F50">
            <w:pPr>
              <w:rPr>
                <w:ins w:id="1506" w:author="David Conklin" w:date="2020-11-11T06:43:00Z"/>
              </w:rPr>
            </w:pPr>
          </w:p>
        </w:tc>
        <w:tc>
          <w:tcPr>
            <w:tcW w:w="0" w:type="auto"/>
          </w:tcPr>
          <w:p w14:paraId="50DD7BD6" w14:textId="77777777" w:rsidR="00B47F76" w:rsidRDefault="00B47F76" w:rsidP="00036F50">
            <w:pPr>
              <w:rPr>
                <w:ins w:id="1507" w:author="David Conklin" w:date="2020-11-11T06:43:00Z"/>
              </w:rPr>
            </w:pPr>
          </w:p>
        </w:tc>
      </w:tr>
      <w:tr w:rsidR="00B47F76" w14:paraId="2AE24F52" w14:textId="77777777" w:rsidTr="00036F50">
        <w:trPr>
          <w:ins w:id="1508" w:author="David Conklin" w:date="2020-11-11T06:43:00Z"/>
        </w:trPr>
        <w:tc>
          <w:tcPr>
            <w:tcW w:w="0" w:type="auto"/>
          </w:tcPr>
          <w:p w14:paraId="6BEB7939" w14:textId="77777777" w:rsidR="00B47F76" w:rsidRDefault="00B47F76" w:rsidP="00036F50">
            <w:pPr>
              <w:jc w:val="right"/>
              <w:rPr>
                <w:ins w:id="1509" w:author="David Conklin" w:date="2020-11-11T06:43:00Z"/>
              </w:rPr>
            </w:pPr>
          </w:p>
        </w:tc>
        <w:tc>
          <w:tcPr>
            <w:tcW w:w="0" w:type="auto"/>
          </w:tcPr>
          <w:p w14:paraId="43966011" w14:textId="77777777" w:rsidR="00B47F76" w:rsidRDefault="00B47F76" w:rsidP="00036F50">
            <w:pPr>
              <w:jc w:val="right"/>
              <w:rPr>
                <w:ins w:id="1510" w:author="David Conklin" w:date="2020-11-11T06:43:00Z"/>
              </w:rPr>
            </w:pPr>
          </w:p>
        </w:tc>
        <w:tc>
          <w:tcPr>
            <w:tcW w:w="0" w:type="auto"/>
          </w:tcPr>
          <w:p w14:paraId="7AF0366D" w14:textId="77777777" w:rsidR="00B47F76" w:rsidRDefault="00B47F76" w:rsidP="00036F50">
            <w:pPr>
              <w:rPr>
                <w:ins w:id="1511" w:author="David Conklin" w:date="2020-11-11T06:43:00Z"/>
              </w:rPr>
            </w:pPr>
          </w:p>
        </w:tc>
        <w:tc>
          <w:tcPr>
            <w:tcW w:w="0" w:type="auto"/>
          </w:tcPr>
          <w:p w14:paraId="6C64F406" w14:textId="77777777" w:rsidR="00B47F76" w:rsidRDefault="00B47F76" w:rsidP="00036F50">
            <w:pPr>
              <w:rPr>
                <w:ins w:id="1512" w:author="David Conklin" w:date="2020-11-11T06:43:00Z"/>
              </w:rPr>
            </w:pPr>
          </w:p>
        </w:tc>
        <w:tc>
          <w:tcPr>
            <w:tcW w:w="0" w:type="auto"/>
          </w:tcPr>
          <w:p w14:paraId="77F270E7" w14:textId="77777777" w:rsidR="00B47F76" w:rsidRDefault="00B47F76" w:rsidP="00036F50">
            <w:pPr>
              <w:rPr>
                <w:ins w:id="1513" w:author="David Conklin" w:date="2020-11-11T06:43:00Z"/>
              </w:rPr>
            </w:pPr>
          </w:p>
        </w:tc>
      </w:tr>
      <w:tr w:rsidR="00B47F76" w14:paraId="7F331EA6" w14:textId="77777777" w:rsidTr="00036F50">
        <w:trPr>
          <w:ins w:id="1514" w:author="David Conklin" w:date="2020-11-11T06:43:00Z"/>
        </w:trPr>
        <w:tc>
          <w:tcPr>
            <w:tcW w:w="0" w:type="auto"/>
          </w:tcPr>
          <w:p w14:paraId="4709CAF0" w14:textId="77777777" w:rsidR="00B47F76" w:rsidRPr="00036F50" w:rsidRDefault="00B47F76" w:rsidP="00036F50">
            <w:pPr>
              <w:jc w:val="center"/>
              <w:rPr>
                <w:ins w:id="1515" w:author="David Conklin" w:date="2020-11-11T06:43:00Z"/>
                <w:b/>
                <w:bCs/>
              </w:rPr>
            </w:pPr>
            <w:ins w:id="1516" w:author="David Conklin" w:date="2020-11-11T06:43:00Z">
              <w:r w:rsidRPr="00036F50">
                <w:rPr>
                  <w:b/>
                  <w:bCs/>
                </w:rPr>
                <w:t>Outputs</w:t>
              </w:r>
            </w:ins>
          </w:p>
        </w:tc>
        <w:tc>
          <w:tcPr>
            <w:tcW w:w="0" w:type="auto"/>
          </w:tcPr>
          <w:p w14:paraId="5DBB4455" w14:textId="77777777" w:rsidR="00B47F76" w:rsidRDefault="00B47F76" w:rsidP="00036F50">
            <w:pPr>
              <w:jc w:val="right"/>
              <w:rPr>
                <w:ins w:id="1517" w:author="David Conklin" w:date="2020-11-11T06:43:00Z"/>
              </w:rPr>
            </w:pPr>
            <w:ins w:id="1518" w:author="David Conklin" w:date="2020-11-11T06:43:00Z">
              <w:r>
                <w:t>annual mmH2O</w:t>
              </w:r>
            </w:ins>
          </w:p>
        </w:tc>
        <w:tc>
          <w:tcPr>
            <w:tcW w:w="0" w:type="auto"/>
          </w:tcPr>
          <w:p w14:paraId="74396756" w14:textId="77777777" w:rsidR="00B47F76" w:rsidRDefault="00B47F76" w:rsidP="00036F50">
            <w:pPr>
              <w:rPr>
                <w:ins w:id="1519" w:author="David Conklin" w:date="2020-11-11T06:43:00Z"/>
              </w:rPr>
            </w:pPr>
            <w:ins w:id="1520" w:author="David Conklin" w:date="2020-11-11T06:43:00Z">
              <w:r>
                <w:t>% of precipitation</w:t>
              </w:r>
            </w:ins>
          </w:p>
        </w:tc>
        <w:tc>
          <w:tcPr>
            <w:tcW w:w="0" w:type="auto"/>
          </w:tcPr>
          <w:p w14:paraId="593E551D" w14:textId="77777777" w:rsidR="00B47F76" w:rsidRDefault="00B47F76" w:rsidP="00036F50">
            <w:pPr>
              <w:rPr>
                <w:ins w:id="1521" w:author="David Conklin" w:date="2020-11-11T06:43:00Z"/>
              </w:rPr>
            </w:pPr>
            <w:ins w:id="1522" w:author="David Conklin" w:date="2020-11-11T06:43:00Z">
              <w:r>
                <w:t>cms</w:t>
              </w:r>
            </w:ins>
          </w:p>
        </w:tc>
        <w:tc>
          <w:tcPr>
            <w:tcW w:w="0" w:type="auto"/>
          </w:tcPr>
          <w:p w14:paraId="47541193" w14:textId="77777777" w:rsidR="00B47F76" w:rsidRDefault="00B47F76" w:rsidP="00036F50">
            <w:pPr>
              <w:rPr>
                <w:ins w:id="1523" w:author="David Conklin" w:date="2020-11-11T06:43:00Z"/>
              </w:rPr>
            </w:pPr>
          </w:p>
        </w:tc>
      </w:tr>
      <w:tr w:rsidR="00B47F76" w14:paraId="32F9057F" w14:textId="77777777" w:rsidTr="00036F50">
        <w:trPr>
          <w:ins w:id="1524" w:author="David Conklin" w:date="2020-11-11T06:43:00Z"/>
        </w:trPr>
        <w:tc>
          <w:tcPr>
            <w:tcW w:w="0" w:type="auto"/>
          </w:tcPr>
          <w:p w14:paraId="672BB5DF" w14:textId="77777777" w:rsidR="00B47F76" w:rsidRDefault="00B47F76" w:rsidP="00036F50">
            <w:pPr>
              <w:rPr>
                <w:ins w:id="1525" w:author="David Conklin" w:date="2020-11-11T06:43:00Z"/>
              </w:rPr>
            </w:pPr>
            <w:ins w:id="1526" w:author="David Conklin" w:date="2020-11-11T06:43:00Z">
              <w:r>
                <w:t>basin discharge</w:t>
              </w:r>
            </w:ins>
          </w:p>
        </w:tc>
        <w:tc>
          <w:tcPr>
            <w:tcW w:w="0" w:type="auto"/>
          </w:tcPr>
          <w:p w14:paraId="12ED17B0" w14:textId="77777777" w:rsidR="00B47F76" w:rsidRDefault="00B47F76" w:rsidP="00036F50">
            <w:pPr>
              <w:jc w:val="right"/>
              <w:rPr>
                <w:ins w:id="1527" w:author="David Conklin" w:date="2020-11-11T06:43:00Z"/>
              </w:rPr>
            </w:pPr>
            <w:ins w:id="1528" w:author="David Conklin" w:date="2020-11-11T06:43:00Z">
              <w:r>
                <w:t>1431</w:t>
              </w:r>
            </w:ins>
          </w:p>
        </w:tc>
        <w:tc>
          <w:tcPr>
            <w:tcW w:w="0" w:type="auto"/>
          </w:tcPr>
          <w:p w14:paraId="2CB26F17" w14:textId="77777777" w:rsidR="00B47F76" w:rsidRDefault="00B47F76" w:rsidP="00036F50">
            <w:pPr>
              <w:rPr>
                <w:ins w:id="1529" w:author="David Conklin" w:date="2020-11-11T06:43:00Z"/>
              </w:rPr>
            </w:pPr>
            <w:ins w:id="1530" w:author="David Conklin" w:date="2020-11-11T06:43:00Z">
              <w:r>
                <w:t>75.3%</w:t>
              </w:r>
            </w:ins>
          </w:p>
        </w:tc>
        <w:tc>
          <w:tcPr>
            <w:tcW w:w="0" w:type="auto"/>
          </w:tcPr>
          <w:p w14:paraId="545C8904" w14:textId="77777777" w:rsidR="00B47F76" w:rsidRDefault="00B47F76" w:rsidP="00036F50">
            <w:pPr>
              <w:rPr>
                <w:ins w:id="1531" w:author="David Conklin" w:date="2020-11-11T06:43:00Z"/>
              </w:rPr>
            </w:pPr>
            <w:ins w:id="1532" w:author="David Conklin" w:date="2020-11-11T06:43:00Z">
              <w:r>
                <w:t>150.06</w:t>
              </w:r>
            </w:ins>
          </w:p>
        </w:tc>
        <w:tc>
          <w:tcPr>
            <w:tcW w:w="0" w:type="auto"/>
          </w:tcPr>
          <w:p w14:paraId="7D01391D" w14:textId="77777777" w:rsidR="00B47F76" w:rsidRDefault="00B47F76" w:rsidP="00036F50">
            <w:pPr>
              <w:rPr>
                <w:ins w:id="1533" w:author="David Conklin" w:date="2020-11-11T06:43:00Z"/>
              </w:rPr>
            </w:pPr>
          </w:p>
        </w:tc>
      </w:tr>
      <w:tr w:rsidR="00B47F76" w14:paraId="25FBA19F" w14:textId="77777777" w:rsidTr="00036F50">
        <w:trPr>
          <w:ins w:id="1534" w:author="David Conklin" w:date="2020-11-11T06:43:00Z"/>
        </w:trPr>
        <w:tc>
          <w:tcPr>
            <w:tcW w:w="0" w:type="auto"/>
          </w:tcPr>
          <w:p w14:paraId="1654ABA3" w14:textId="77777777" w:rsidR="00B47F76" w:rsidRDefault="00B47F76" w:rsidP="00036F50">
            <w:pPr>
              <w:rPr>
                <w:ins w:id="1535" w:author="David Conklin" w:date="2020-11-11T06:43:00Z"/>
              </w:rPr>
            </w:pPr>
            <w:ins w:id="1536" w:author="David Conklin" w:date="2020-11-11T06:43:00Z">
              <w:r>
                <w:t>evapotranspiration</w:t>
              </w:r>
            </w:ins>
          </w:p>
        </w:tc>
        <w:tc>
          <w:tcPr>
            <w:tcW w:w="0" w:type="auto"/>
          </w:tcPr>
          <w:p w14:paraId="49493F2A" w14:textId="77777777" w:rsidR="00B47F76" w:rsidRDefault="00B47F76" w:rsidP="00036F50">
            <w:pPr>
              <w:jc w:val="right"/>
              <w:rPr>
                <w:ins w:id="1537" w:author="David Conklin" w:date="2020-11-11T06:43:00Z"/>
              </w:rPr>
            </w:pPr>
            <w:ins w:id="1538" w:author="David Conklin" w:date="2020-11-11T06:43:00Z">
              <w:r>
                <w:t>691</w:t>
              </w:r>
            </w:ins>
          </w:p>
        </w:tc>
        <w:tc>
          <w:tcPr>
            <w:tcW w:w="0" w:type="auto"/>
          </w:tcPr>
          <w:p w14:paraId="1A091BE1" w14:textId="77777777" w:rsidR="00B47F76" w:rsidRDefault="00B47F76" w:rsidP="00036F50">
            <w:pPr>
              <w:rPr>
                <w:ins w:id="1539" w:author="David Conklin" w:date="2020-11-11T06:43:00Z"/>
              </w:rPr>
            </w:pPr>
            <w:ins w:id="1540" w:author="David Conklin" w:date="2020-11-11T06:43:00Z">
              <w:r>
                <w:t>36.3%</w:t>
              </w:r>
            </w:ins>
          </w:p>
        </w:tc>
        <w:tc>
          <w:tcPr>
            <w:tcW w:w="0" w:type="auto"/>
          </w:tcPr>
          <w:p w14:paraId="6A7F569C" w14:textId="77777777" w:rsidR="00B47F76" w:rsidRDefault="00B47F76" w:rsidP="00036F50">
            <w:pPr>
              <w:rPr>
                <w:ins w:id="1541" w:author="David Conklin" w:date="2020-11-11T06:43:00Z"/>
              </w:rPr>
            </w:pPr>
          </w:p>
        </w:tc>
        <w:tc>
          <w:tcPr>
            <w:tcW w:w="0" w:type="auto"/>
          </w:tcPr>
          <w:p w14:paraId="322A90A4" w14:textId="77777777" w:rsidR="00B47F76" w:rsidRDefault="00B47F76" w:rsidP="00036F50">
            <w:pPr>
              <w:rPr>
                <w:ins w:id="1542" w:author="David Conklin" w:date="2020-11-11T06:43:00Z"/>
              </w:rPr>
            </w:pPr>
          </w:p>
        </w:tc>
      </w:tr>
      <w:tr w:rsidR="00B47F76" w14:paraId="38D3FE64" w14:textId="77777777" w:rsidTr="00036F50">
        <w:trPr>
          <w:ins w:id="1543" w:author="David Conklin" w:date="2020-11-11T06:43:00Z"/>
        </w:trPr>
        <w:tc>
          <w:tcPr>
            <w:tcW w:w="0" w:type="auto"/>
          </w:tcPr>
          <w:p w14:paraId="41741386" w14:textId="77777777" w:rsidR="00B47F76" w:rsidRDefault="00B47F76" w:rsidP="00036F50">
            <w:pPr>
              <w:rPr>
                <w:ins w:id="1544" w:author="David Conklin" w:date="2020-11-11T06:43:00Z"/>
              </w:rPr>
            </w:pPr>
            <w:ins w:id="1545" w:author="David Conklin" w:date="2020-11-11T06:43:00Z">
              <w:r>
                <w:t>snow “evaporation”</w:t>
              </w:r>
            </w:ins>
          </w:p>
        </w:tc>
        <w:tc>
          <w:tcPr>
            <w:tcW w:w="0" w:type="auto"/>
          </w:tcPr>
          <w:p w14:paraId="1D1DCF74" w14:textId="77777777" w:rsidR="00B47F76" w:rsidRDefault="00B47F76" w:rsidP="00036F50">
            <w:pPr>
              <w:jc w:val="right"/>
              <w:rPr>
                <w:ins w:id="1546" w:author="David Conklin" w:date="2020-11-11T06:43:00Z"/>
              </w:rPr>
            </w:pPr>
            <w:ins w:id="1547" w:author="David Conklin" w:date="2020-11-11T06:43:00Z">
              <w:r>
                <w:t>83</w:t>
              </w:r>
            </w:ins>
          </w:p>
        </w:tc>
        <w:tc>
          <w:tcPr>
            <w:tcW w:w="0" w:type="auto"/>
          </w:tcPr>
          <w:p w14:paraId="1BAC4B77" w14:textId="77777777" w:rsidR="00B47F76" w:rsidRDefault="00B47F76" w:rsidP="00036F50">
            <w:pPr>
              <w:rPr>
                <w:ins w:id="1548" w:author="David Conklin" w:date="2020-11-11T06:43:00Z"/>
              </w:rPr>
            </w:pPr>
            <w:ins w:id="1549" w:author="David Conklin" w:date="2020-11-11T06:43:00Z">
              <w:r>
                <w:t>4.4%</w:t>
              </w:r>
            </w:ins>
          </w:p>
        </w:tc>
        <w:tc>
          <w:tcPr>
            <w:tcW w:w="0" w:type="auto"/>
          </w:tcPr>
          <w:p w14:paraId="3BD7E228" w14:textId="77777777" w:rsidR="00B47F76" w:rsidRDefault="00B47F76" w:rsidP="00036F50">
            <w:pPr>
              <w:rPr>
                <w:ins w:id="1550" w:author="David Conklin" w:date="2020-11-11T06:43:00Z"/>
              </w:rPr>
            </w:pPr>
          </w:p>
        </w:tc>
        <w:tc>
          <w:tcPr>
            <w:tcW w:w="0" w:type="auto"/>
          </w:tcPr>
          <w:p w14:paraId="640BEEC6" w14:textId="77777777" w:rsidR="00B47F76" w:rsidRDefault="00B47F76" w:rsidP="00036F50">
            <w:pPr>
              <w:rPr>
                <w:ins w:id="1551" w:author="David Conklin" w:date="2020-11-11T06:43:00Z"/>
              </w:rPr>
            </w:pPr>
          </w:p>
        </w:tc>
      </w:tr>
      <w:tr w:rsidR="00B47F76" w14:paraId="1245F3E5" w14:textId="77777777" w:rsidTr="00036F50">
        <w:trPr>
          <w:ins w:id="1552" w:author="David Conklin" w:date="2020-11-11T06:43:00Z"/>
        </w:trPr>
        <w:tc>
          <w:tcPr>
            <w:tcW w:w="0" w:type="auto"/>
          </w:tcPr>
          <w:p w14:paraId="37D321B6" w14:textId="77777777" w:rsidR="00B47F76" w:rsidRDefault="00B47F76" w:rsidP="00036F50">
            <w:pPr>
              <w:rPr>
                <w:ins w:id="1553" w:author="David Conklin" w:date="2020-11-11T06:43:00Z"/>
              </w:rPr>
            </w:pPr>
            <w:ins w:id="1554" w:author="David Conklin" w:date="2020-11-11T06:43:00Z">
              <w:r>
                <w:t>piped out</w:t>
              </w:r>
            </w:ins>
          </w:p>
        </w:tc>
        <w:tc>
          <w:tcPr>
            <w:tcW w:w="0" w:type="auto"/>
          </w:tcPr>
          <w:p w14:paraId="39C125B9" w14:textId="77777777" w:rsidR="00B47F76" w:rsidRDefault="00B47F76" w:rsidP="00036F50">
            <w:pPr>
              <w:jc w:val="right"/>
              <w:rPr>
                <w:ins w:id="1555" w:author="David Conklin" w:date="2020-11-11T06:43:00Z"/>
              </w:rPr>
            </w:pPr>
            <w:ins w:id="1556" w:author="David Conklin" w:date="2020-11-11T06:43:00Z">
              <w:r>
                <w:t>8</w:t>
              </w:r>
            </w:ins>
          </w:p>
        </w:tc>
        <w:tc>
          <w:tcPr>
            <w:tcW w:w="0" w:type="auto"/>
          </w:tcPr>
          <w:p w14:paraId="41D1058B" w14:textId="77777777" w:rsidR="00B47F76" w:rsidRDefault="00B47F76" w:rsidP="00036F50">
            <w:pPr>
              <w:rPr>
                <w:ins w:id="1557" w:author="David Conklin" w:date="2020-11-11T06:43:00Z"/>
              </w:rPr>
            </w:pPr>
            <w:ins w:id="1558" w:author="David Conklin" w:date="2020-11-11T06:43:00Z">
              <w:r>
                <w:t>0.4%</w:t>
              </w:r>
            </w:ins>
          </w:p>
        </w:tc>
        <w:tc>
          <w:tcPr>
            <w:tcW w:w="0" w:type="auto"/>
          </w:tcPr>
          <w:p w14:paraId="0ACE8F73" w14:textId="77777777" w:rsidR="00B47F76" w:rsidRDefault="00B47F76" w:rsidP="00036F50">
            <w:pPr>
              <w:rPr>
                <w:ins w:id="1559" w:author="David Conklin" w:date="2020-11-11T06:43:00Z"/>
              </w:rPr>
            </w:pPr>
          </w:p>
        </w:tc>
        <w:tc>
          <w:tcPr>
            <w:tcW w:w="0" w:type="auto"/>
          </w:tcPr>
          <w:p w14:paraId="3161DC1C" w14:textId="77777777" w:rsidR="00B47F76" w:rsidRDefault="00B47F76" w:rsidP="00036F50">
            <w:pPr>
              <w:rPr>
                <w:ins w:id="1560" w:author="David Conklin" w:date="2020-11-11T06:43:00Z"/>
              </w:rPr>
            </w:pPr>
          </w:p>
        </w:tc>
      </w:tr>
      <w:tr w:rsidR="00B47F76" w14:paraId="1A44680C" w14:textId="77777777" w:rsidTr="00036F50">
        <w:trPr>
          <w:ins w:id="1561" w:author="David Conklin" w:date="2020-11-11T06:43:00Z"/>
        </w:trPr>
        <w:tc>
          <w:tcPr>
            <w:tcW w:w="0" w:type="auto"/>
          </w:tcPr>
          <w:p w14:paraId="20AA43E0" w14:textId="77777777" w:rsidR="00B47F76" w:rsidRDefault="00B47F76" w:rsidP="00036F50">
            <w:pPr>
              <w:jc w:val="right"/>
              <w:rPr>
                <w:ins w:id="1562" w:author="David Conklin" w:date="2020-11-11T06:43:00Z"/>
              </w:rPr>
            </w:pPr>
            <w:ins w:id="1563" w:author="David Conklin" w:date="2020-11-11T06:43:00Z">
              <w:r>
                <w:t>total out</w:t>
              </w:r>
            </w:ins>
          </w:p>
        </w:tc>
        <w:tc>
          <w:tcPr>
            <w:tcW w:w="0" w:type="auto"/>
          </w:tcPr>
          <w:p w14:paraId="3EFABE3E" w14:textId="77777777" w:rsidR="00B47F76" w:rsidRDefault="00B47F76" w:rsidP="00036F50">
            <w:pPr>
              <w:jc w:val="right"/>
              <w:rPr>
                <w:ins w:id="1564" w:author="David Conklin" w:date="2020-11-11T06:43:00Z"/>
              </w:rPr>
            </w:pPr>
            <w:ins w:id="1565" w:author="David Conklin" w:date="2020-11-11T06:43:00Z">
              <w:r>
                <w:t>2213</w:t>
              </w:r>
            </w:ins>
          </w:p>
        </w:tc>
        <w:tc>
          <w:tcPr>
            <w:tcW w:w="0" w:type="auto"/>
          </w:tcPr>
          <w:p w14:paraId="34613082" w14:textId="77777777" w:rsidR="00B47F76" w:rsidRDefault="00B47F76" w:rsidP="00036F50">
            <w:pPr>
              <w:rPr>
                <w:ins w:id="1566" w:author="David Conklin" w:date="2020-11-11T06:43:00Z"/>
              </w:rPr>
            </w:pPr>
            <w:ins w:id="1567" w:author="David Conklin" w:date="2020-11-11T06:43:00Z">
              <w:r>
                <w:t>116.4%</w:t>
              </w:r>
            </w:ins>
          </w:p>
        </w:tc>
        <w:tc>
          <w:tcPr>
            <w:tcW w:w="0" w:type="auto"/>
          </w:tcPr>
          <w:p w14:paraId="0F8EB8DB" w14:textId="77777777" w:rsidR="00B47F76" w:rsidRDefault="00B47F76" w:rsidP="00036F50">
            <w:pPr>
              <w:rPr>
                <w:ins w:id="1568" w:author="David Conklin" w:date="2020-11-11T06:43:00Z"/>
              </w:rPr>
            </w:pPr>
          </w:p>
        </w:tc>
        <w:tc>
          <w:tcPr>
            <w:tcW w:w="0" w:type="auto"/>
          </w:tcPr>
          <w:p w14:paraId="715663ED" w14:textId="77777777" w:rsidR="00B47F76" w:rsidRDefault="00B47F76" w:rsidP="00036F50">
            <w:pPr>
              <w:rPr>
                <w:ins w:id="1569" w:author="David Conklin" w:date="2020-11-11T06:43:00Z"/>
              </w:rPr>
            </w:pPr>
          </w:p>
        </w:tc>
      </w:tr>
    </w:tbl>
    <w:p w14:paraId="4D584C08" w14:textId="77777777" w:rsidR="00B47F76" w:rsidRDefault="00B47F76" w:rsidP="00B47F76">
      <w:pPr>
        <w:rPr>
          <w:ins w:id="1570" w:author="David Conklin" w:date="2020-11-11T06:43:00Z"/>
        </w:rPr>
      </w:pPr>
    </w:p>
    <w:p w14:paraId="4F69A72C" w14:textId="6B066388" w:rsidR="00B47F76" w:rsidRDefault="00010FCE" w:rsidP="00B47F76">
      <w:pPr>
        <w:rPr>
          <w:ins w:id="1571" w:author="David Conklin" w:date="2020-11-11T06:57:00Z"/>
        </w:rPr>
      </w:pPr>
      <w:ins w:id="1572" w:author="David Conklin" w:date="2020-11-11T06:56:00Z">
        <w:r>
          <w:lastRenderedPageBreak/>
          <w:t>The monthly flows and stream temperatures for 2010-18 at the USGS gage location close</w:t>
        </w:r>
      </w:ins>
      <w:ins w:id="1573" w:author="David Conklin" w:date="2020-11-11T06:57:00Z">
        <w:r>
          <w:t>st to the confluence of the McKenzie and the Willamette are graphed below.</w:t>
        </w:r>
      </w:ins>
      <w:ins w:id="1574" w:author="David Conklin" w:date="2020-11-11T07:07:00Z">
        <w:r w:rsidR="009F1ED9">
          <w:t xml:space="preserve">  Simulation skill grades for these two data streams are G to VG</w:t>
        </w:r>
      </w:ins>
      <w:ins w:id="1575" w:author="David Conklin" w:date="2020-11-11T07:08:00Z">
        <w:r w:rsidR="009F1ED9">
          <w:t>.</w:t>
        </w:r>
      </w:ins>
    </w:p>
    <w:p w14:paraId="44083944" w14:textId="77777777" w:rsidR="00010FCE" w:rsidRDefault="00010FCE" w:rsidP="00B47F76">
      <w:pPr>
        <w:rPr>
          <w:ins w:id="1576" w:author="David Conklin" w:date="2020-11-11T06:43:00Z"/>
        </w:rPr>
      </w:pPr>
    </w:p>
    <w:p w14:paraId="57DF6781" w14:textId="0D1F9D51" w:rsidR="003B76A2" w:rsidRDefault="00B47F76" w:rsidP="00535731">
      <w:pPr>
        <w:rPr>
          <w:ins w:id="1577" w:author="David Conklin" w:date="2020-11-11T06:49:00Z"/>
        </w:rPr>
      </w:pPr>
      <w:ins w:id="1578"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1579" w:author="David Conklin" w:date="2020-11-11T05:22:00Z"/>
        </w:rPr>
      </w:pPr>
    </w:p>
    <w:p w14:paraId="2B592528" w14:textId="0A89ACF7" w:rsidR="0027285C" w:rsidRDefault="00AE7826" w:rsidP="002854B5">
      <w:pPr>
        <w:rPr>
          <w:ins w:id="1580" w:author="David Conklin" w:date="2020-11-11T06:57:00Z"/>
        </w:rPr>
      </w:pPr>
      <w:ins w:id="1581"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1582" w:author="David Conklin" w:date="2020-11-11T06:58:00Z"/>
        </w:rPr>
      </w:pPr>
      <w:ins w:id="1583"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1584" w:name="_Toc55965344"/>
      <w:r>
        <w:t>Clackamas wetlands v. McKenzie wetlands</w:t>
      </w:r>
      <w:bookmarkEnd w:id="1584"/>
    </w:p>
    <w:p w14:paraId="067AD90B" w14:textId="5A34344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286383">
        <w:t xml:space="preserve">Figure </w:t>
      </w:r>
      <w:r w:rsidR="0028638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1CB1F82" w:rsidR="005C537E" w:rsidRDefault="005C537E" w:rsidP="005C537E">
      <w:pPr>
        <w:pStyle w:val="Caption"/>
      </w:pPr>
      <w:bookmarkStart w:id="1585" w:name="_Ref48286765"/>
      <w:bookmarkStart w:id="1586" w:name="_Toc53219841"/>
      <w:r>
        <w:t xml:space="preserve">Figure </w:t>
      </w:r>
      <w:fldSimple w:instr=" SEQ Figure \* ARABIC ">
        <w:r w:rsidR="00286383">
          <w:rPr>
            <w:noProof/>
          </w:rPr>
          <w:t>9</w:t>
        </w:r>
      </w:fldSimple>
      <w:bookmarkEnd w:id="1585"/>
      <w:r>
        <w:t>. Clackamas basin in CW3M screen capture</w:t>
      </w:r>
      <w:bookmarkEnd w:id="158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87" w:name="_Toc55965345"/>
      <w:r>
        <w:t>The Clackamas Basin</w:t>
      </w:r>
      <w:bookmarkEnd w:id="1587"/>
    </w:p>
    <w:p w14:paraId="4A96B042" w14:textId="77777777" w:rsidR="005C537E" w:rsidRPr="000E6A65" w:rsidRDefault="005C537E" w:rsidP="005C537E"/>
    <w:p w14:paraId="11F4A966" w14:textId="115C28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86383">
        <w:t xml:space="preserve">Figure </w:t>
      </w:r>
      <w:r w:rsidR="0028638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t>
      </w:r>
      <w:proofErr w:type="spellStart"/>
      <w:r>
        <w:t>Wetlands.xslx</w:t>
      </w:r>
      <w:proofErr w:type="spellEnd"/>
      <w:r>
        <w:t xml:space="preserve">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588" w:name="_Toc55965346"/>
      <w:r>
        <w:t>Directory structure and file names</w:t>
      </w:r>
      <w:bookmarkEnd w:id="1588"/>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r>
      <w:proofErr w:type="spellStart"/>
      <w:r>
        <w:t>SourceCode</w:t>
      </w:r>
      <w:proofErr w:type="spellEnd"/>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 xml:space="preserve">study area&gt; folders, e.g. </w:t>
      </w:r>
      <w:proofErr w:type="spellStart"/>
      <w:r w:rsidR="00B37892">
        <w:t>NSantiam</w:t>
      </w:r>
      <w:proofErr w:type="spellEnd"/>
      <w:r w:rsidR="00B37892">
        <w:t>,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r>
      <w:proofErr w:type="spellStart"/>
      <w:r>
        <w:t>GriddedRecentWeather</w:t>
      </w:r>
      <w:proofErr w:type="spellEnd"/>
      <w:r>
        <w:t xml:space="preserve"> folder</w:t>
      </w:r>
    </w:p>
    <w:p w14:paraId="4A898592" w14:textId="77777777" w:rsidR="00B37892" w:rsidRDefault="00B37892" w:rsidP="008567FC">
      <w:pPr>
        <w:pStyle w:val="Body"/>
      </w:pPr>
      <w:r>
        <w:tab/>
      </w:r>
      <w:r>
        <w:tab/>
      </w:r>
      <w:proofErr w:type="spellStart"/>
      <w:r>
        <w:t>MonthlyDataOnPRISMgrid</w:t>
      </w:r>
      <w:proofErr w:type="spellEnd"/>
      <w:r>
        <w:t xml:space="preserve">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r>
      <w:proofErr w:type="spellStart"/>
      <w:r>
        <w:t>RegressionTesting</w:t>
      </w:r>
      <w:proofErr w:type="spellEnd"/>
      <w:r>
        <w:t xml:space="preserve">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 xml:space="preserve">Individual study area folders hold folders and files specific to a single study area.  For example, here is what is in the </w:t>
      </w:r>
      <w:proofErr w:type="spellStart"/>
      <w:r>
        <w:t>NSantiam</w:t>
      </w:r>
      <w:proofErr w:type="spellEnd"/>
      <w:r>
        <w:t xml:space="preserve">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r>
      <w:proofErr w:type="spellStart"/>
      <w:r>
        <w:t>IDU_NSantiam.shp</w:t>
      </w:r>
      <w:proofErr w:type="spellEnd"/>
      <w:r>
        <w:t xml:space="preserve"> and associated files for the IDU layer</w:t>
      </w:r>
    </w:p>
    <w:p w14:paraId="1AF6AEF3" w14:textId="77777777" w:rsidR="00DB7E71" w:rsidRDefault="00DB7E71" w:rsidP="008567FC">
      <w:pPr>
        <w:pStyle w:val="Body"/>
      </w:pPr>
      <w:r>
        <w:tab/>
      </w:r>
      <w:r>
        <w:tab/>
      </w:r>
      <w:proofErr w:type="spellStart"/>
      <w:r>
        <w:t>HRU_NSantiam.shp</w:t>
      </w:r>
      <w:proofErr w:type="spellEnd"/>
      <w:r>
        <w:t xml:space="preserve"> and associated files for the HRU layer</w:t>
      </w:r>
    </w:p>
    <w:p w14:paraId="04A2581A" w14:textId="77777777" w:rsidR="00DB7E71" w:rsidRPr="008567FC" w:rsidRDefault="00DB7E71" w:rsidP="008567FC">
      <w:pPr>
        <w:pStyle w:val="Body"/>
      </w:pPr>
      <w:r>
        <w:tab/>
      </w:r>
      <w:r>
        <w:tab/>
      </w:r>
      <w:proofErr w:type="spellStart"/>
      <w:r>
        <w:t>Reach_NSantiam.shp</w:t>
      </w:r>
      <w:proofErr w:type="spellEnd"/>
      <w:r>
        <w:t xml:space="preserve"> and associated files for the Reach layer</w:t>
      </w:r>
    </w:p>
    <w:p w14:paraId="631A9D48" w14:textId="4414830B" w:rsidR="003410F4" w:rsidRDefault="003410F4" w:rsidP="003410F4">
      <w:pPr>
        <w:pStyle w:val="Heading1"/>
      </w:pPr>
      <w:bookmarkStart w:id="1589" w:name="_Toc55965347"/>
      <w:r>
        <w:lastRenderedPageBreak/>
        <w:t xml:space="preserve">Release </w:t>
      </w:r>
      <w:r w:rsidR="00E735F4">
        <w:t>Log</w:t>
      </w:r>
      <w:bookmarkEnd w:id="158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w:t>
      </w:r>
      <w:proofErr w:type="spellStart"/>
      <w:r>
        <w:t>Dalyrmple’s</w:t>
      </w:r>
      <w:proofErr w:type="spellEnd"/>
      <w:r>
        <w:t xml:space="preserve">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w:t>
      </w:r>
      <w:proofErr w:type="spellStart"/>
      <w:r>
        <w:t>Plahn</w:t>
      </w:r>
      <w:proofErr w:type="spellEnd"/>
      <w:r>
        <w:t xml:space="preserve">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xml:space="preserve">.  Add options for including </w:t>
      </w:r>
      <w:proofErr w:type="spellStart"/>
      <w:r>
        <w:t>leapdays</w:t>
      </w:r>
      <w:proofErr w:type="spellEnd"/>
      <w:r>
        <w:t xml:space="preserve">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w:t>
      </w:r>
      <w:proofErr w:type="spellStart"/>
      <w:r w:rsidR="00E42C86">
        <w:t>UpdateDGVMvegtype</w:t>
      </w:r>
      <w:proofErr w:type="spellEnd"/>
      <w:r w:rsidR="00E42C86">
        <w:t xml:space="preserve"> autonomous process.  Incorporate the version of HBV.csv used in INFEWS.  Add climate scenario 8, </w:t>
      </w:r>
      <w:proofErr w:type="spellStart"/>
      <w:r w:rsidR="00E42C86">
        <w:t>BaselineGridMultiyearFiles</w:t>
      </w:r>
      <w:proofErr w:type="spellEnd"/>
      <w:r w:rsidR="00E42C86">
        <w:t xml:space="preserve">.  Add logic for 5-column format for observation files which references the day number to 1/1/1900, to be used for observation files which include </w:t>
      </w:r>
      <w:proofErr w:type="spellStart"/>
      <w:r w:rsidR="00E42C86">
        <w:t>leapdays</w:t>
      </w:r>
      <w:proofErr w:type="spellEnd"/>
      <w:r w:rsidR="00E42C86">
        <w:t>.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w:t>
      </w:r>
      <w:proofErr w:type="spellStart"/>
      <w:r>
        <w:t>IGet</w:t>
      </w:r>
      <w:proofErr w:type="spellEnd"/>
      <w:r>
        <w:t xml:space="preserve">(), </w:t>
      </w:r>
      <w:proofErr w:type="spellStart"/>
      <w:r>
        <w:t>GetTimeIndex</w:t>
      </w:r>
      <w:proofErr w:type="spellEnd"/>
      <w:r>
        <w:t xml:space="preserve">(), and </w:t>
      </w:r>
      <w:proofErr w:type="spellStart"/>
      <w:r>
        <w:t>GetDailyWeatherfield</w:t>
      </w:r>
      <w:proofErr w:type="spellEnd"/>
      <w:r>
        <w:t xml:space="preserve">().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w:t>
      </w:r>
      <w:proofErr w:type="spellStart"/>
      <w:r>
        <w:t>GetJulianDay</w:t>
      </w:r>
      <w:proofErr w:type="spellEnd"/>
      <w:r>
        <w:t xml:space="preserve">() which was causing the 365dayBaseline scenario to crash in 2005.  The Baseline and 365dayBaseline scenarios are both working now, but </w:t>
      </w:r>
      <w:proofErr w:type="spellStart"/>
      <w:r>
        <w:t>precip</w:t>
      </w:r>
      <w:proofErr w:type="spellEnd"/>
      <w:r>
        <w:t xml:space="preserve"> from the multi-year v2metdata climate files used by Baseline is higher than </w:t>
      </w:r>
      <w:proofErr w:type="spellStart"/>
      <w:r>
        <w:t>precip</w:t>
      </w:r>
      <w:proofErr w:type="spellEnd"/>
      <w:r>
        <w:t xml:space="preserve">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proofErr w:type="spellStart"/>
      <w:r w:rsidRPr="00A06758">
        <w:rPr>
          <w:rFonts w:cs="Times New Roman"/>
          <w:color w:val="auto"/>
          <w:szCs w:val="24"/>
        </w:rPr>
        <w:t>BaselineGridMultiyearFiles</w:t>
      </w:r>
      <w:proofErr w:type="spellEnd"/>
      <w:r w:rsidRPr="00A06758">
        <w:rPr>
          <w:rFonts w:cs="Times New Roman"/>
          <w:color w:val="auto"/>
          <w:szCs w:val="24"/>
        </w:rPr>
        <w:t xml:space="preserve">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xml:space="preserve">; this fix was contributed by Maria Wright on the OUWIN project.  Comment out the </w:t>
      </w:r>
      <w:proofErr w:type="spellStart"/>
      <w:r w:rsidR="00BD5610">
        <w:rPr>
          <w:rFonts w:cs="Times New Roman"/>
          <w:szCs w:val="24"/>
        </w:rPr>
        <w:t>maxDaysInYear</w:t>
      </w:r>
      <w:proofErr w:type="spellEnd"/>
      <w:r w:rsidR="00BD5610">
        <w:rPr>
          <w:rFonts w:cs="Times New Roman"/>
          <w:szCs w:val="24"/>
        </w:rPr>
        <w:t xml:space="preserve">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 xml:space="preserve">First draft of stream temperature code based on </w:t>
      </w:r>
      <w:proofErr w:type="spellStart"/>
      <w:r w:rsidR="00FB6831">
        <w:rPr>
          <w:rFonts w:cs="Times New Roman"/>
          <w:szCs w:val="24"/>
        </w:rPr>
        <w:t>HeatSource</w:t>
      </w:r>
      <w:proofErr w:type="spellEnd"/>
      <w:r w:rsidR="00FB6831">
        <w:rPr>
          <w:rFonts w:cs="Times New Roman"/>
          <w:szCs w:val="24"/>
        </w:rPr>
        <w:t xml:space="preserve"> 7.0.</w:t>
      </w:r>
    </w:p>
    <w:p w14:paraId="6F5CEF82" w14:textId="77777777" w:rsidR="00864A13" w:rsidRDefault="00864A13" w:rsidP="00864A13">
      <w:pPr>
        <w:pStyle w:val="Body"/>
      </w:pPr>
    </w:p>
    <w:p w14:paraId="7840B9A7" w14:textId="77777777" w:rsidR="005F3D22" w:rsidRDefault="005F3D22" w:rsidP="005F3D22">
      <w:pPr>
        <w:pStyle w:val="Heading1"/>
      </w:pPr>
      <w:bookmarkStart w:id="1590" w:name="_Toc55965348"/>
      <w:r>
        <w:t>References</w:t>
      </w:r>
      <w:bookmarkEnd w:id="159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591"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1592" w:author="David Conklin" w:date="2020-11-09T17:11:00Z"/>
        </w:rPr>
      </w:pPr>
    </w:p>
    <w:p w14:paraId="03D6A26C" w14:textId="2A9ED653" w:rsidR="002F67CA" w:rsidRDefault="002F67CA">
      <w:pPr>
        <w:rPr>
          <w:ins w:id="1593" w:author="David Conklin" w:date="2020-11-09T17:29:00Z"/>
        </w:rPr>
      </w:pPr>
      <w:ins w:id="1594" w:author="David Conklin" w:date="2020-11-09T17:11:00Z">
        <w:r>
          <w:t>Conklin DR (2016).</w:t>
        </w:r>
      </w:ins>
      <w:ins w:id="1595" w:author="David Conklin" w:date="2020-11-09T17:12:00Z">
        <w:r>
          <w:t xml:space="preserve"> WW2100 HBV Parameter Calibration</w:t>
        </w:r>
      </w:ins>
      <w:ins w:id="1596" w:author="David Conklin" w:date="2020-11-09T17:23:00Z">
        <w:r w:rsidR="007F5C02">
          <w:t>, 9/15/2016</w:t>
        </w:r>
      </w:ins>
      <w:ins w:id="1597" w:author="David Conklin" w:date="2020-11-09T17:12:00Z">
        <w:r>
          <w:t>. Oregon Freshw</w:t>
        </w:r>
      </w:ins>
      <w:ins w:id="1598" w:author="David Conklin" w:date="2020-11-09T17:13:00Z">
        <w:r>
          <w:t>ater Simulations, u</w:t>
        </w:r>
      </w:ins>
      <w:ins w:id="1599" w:author="David Conklin" w:date="2020-11-09T17:12:00Z">
        <w:r>
          <w:t>npublished</w:t>
        </w:r>
      </w:ins>
      <w:ins w:id="1600" w:author="David Conklin" w:date="2020-11-09T17:13:00Z">
        <w:r>
          <w:t>.  In the CW3M repository at t</w:t>
        </w:r>
      </w:ins>
      <w:ins w:id="1601" w:author="David Conklin" w:date="2020-11-09T17:14:00Z">
        <w:r>
          <w:t>runk/DataCW3M/CW3MdigitalHandbook/WW2100 HBV Parameter Calibration.doc</w:t>
        </w:r>
      </w:ins>
      <w:ins w:id="1602" w:author="David Conklin" w:date="2020-11-09T17:15:00Z">
        <w:r>
          <w:t>x.</w:t>
        </w:r>
      </w:ins>
    </w:p>
    <w:p w14:paraId="2A90E706" w14:textId="13FBA5DA" w:rsidR="007F5C02" w:rsidRDefault="007F5C02">
      <w:pPr>
        <w:rPr>
          <w:ins w:id="1603" w:author="David Conklin" w:date="2020-11-09T17:29:00Z"/>
        </w:rPr>
      </w:pPr>
    </w:p>
    <w:p w14:paraId="3816596A" w14:textId="3F1C2DBF" w:rsidR="007F5C02" w:rsidRDefault="007F5C02">
      <w:ins w:id="1604" w:author="David Conklin" w:date="2020-11-09T17:29:00Z">
        <w:r>
          <w:t>Conklin DR (2019).</w:t>
        </w:r>
      </w:ins>
      <w:ins w:id="1605" w:author="David Conklin" w:date="2020-11-09T17:30:00Z">
        <w:r>
          <w:t xml:space="preserve"> OUWIN Chicken Creek Calibration, 8/29/2019. Oregon Freshwater Simulations, unpublished. </w:t>
        </w:r>
      </w:ins>
      <w:ins w:id="1606"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607" w:author="David Conklin" w:date="2020-11-09T15:32:00Z"/>
          <w:rStyle w:val="Hyperlink"/>
          <w:rFonts w:cstheme="minorHAnsi"/>
        </w:rPr>
      </w:pPr>
      <w:proofErr w:type="spellStart"/>
      <w:r w:rsidRPr="007E053D">
        <w:rPr>
          <w:rFonts w:cstheme="minorHAnsi"/>
          <w:color w:val="000000"/>
        </w:rPr>
        <w:t>Cowardin</w:t>
      </w:r>
      <w:proofErr w:type="spellEnd"/>
      <w:r w:rsidR="00F01A67">
        <w:rPr>
          <w:rFonts w:cstheme="minorHAnsi"/>
          <w:color w:val="000000"/>
        </w:rPr>
        <w:t xml:space="preserve"> LM and</w:t>
      </w:r>
      <w:r w:rsidRPr="007E053D">
        <w:rPr>
          <w:rFonts w:cstheme="minorHAnsi"/>
          <w:color w:val="000000"/>
        </w:rPr>
        <w:t xml:space="preserve"> </w:t>
      </w:r>
      <w:proofErr w:type="spellStart"/>
      <w:r w:rsidRPr="007E053D">
        <w:rPr>
          <w:rFonts w:cstheme="minorHAnsi"/>
          <w:color w:val="000000"/>
        </w:rPr>
        <w:t>Golet</w:t>
      </w:r>
      <w:proofErr w:type="spellEnd"/>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proofErr w:type="spellStart"/>
      <w:r w:rsidRPr="007E053D">
        <w:rPr>
          <w:rFonts w:cstheme="minorHAnsi"/>
          <w:color w:val="000000"/>
        </w:rPr>
        <w:t>Vegetatio</w:t>
      </w:r>
      <w:proofErr w:type="spellEnd"/>
      <w:r w:rsidRPr="007E053D">
        <w:rPr>
          <w:rFonts w:cstheme="minorHAnsi"/>
          <w:color w:val="000000"/>
        </w:rPr>
        <w:t xml:space="preserve">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608"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609" w:author="David Conklin" w:date="2020-11-09T15:34:00Z">
            <w:rPr>
              <w:rStyle w:val="Hyperlink"/>
              <w:rFonts w:cstheme="minorHAnsi"/>
            </w:rPr>
          </w:rPrChange>
        </w:rPr>
      </w:pPr>
      <w:ins w:id="1610" w:author="David Conklin" w:date="2020-11-09T15:32:00Z">
        <w:r w:rsidRPr="00B22A8A">
          <w:rPr>
            <w:rStyle w:val="Hyperlink"/>
            <w:rFonts w:cstheme="minorHAnsi"/>
            <w:color w:val="auto"/>
            <w:u w:val="none"/>
            <w:rPrChange w:id="1611" w:author="David Conklin" w:date="2020-11-09T15:34:00Z">
              <w:rPr>
                <w:rStyle w:val="Hyperlink"/>
                <w:rFonts w:cstheme="minorHAnsi"/>
              </w:rPr>
            </w:rPrChange>
          </w:rPr>
          <w:t xml:space="preserve">Jefferson A, Grant G, Rose T </w:t>
        </w:r>
      </w:ins>
      <w:ins w:id="1612" w:author="David Conklin" w:date="2020-11-09T15:33:00Z">
        <w:r w:rsidRPr="00B22A8A">
          <w:rPr>
            <w:rStyle w:val="Hyperlink"/>
            <w:rFonts w:cstheme="minorHAnsi"/>
            <w:color w:val="auto"/>
            <w:u w:val="none"/>
            <w:rPrChange w:id="1613" w:author="David Conklin" w:date="2020-11-09T15:34:00Z">
              <w:rPr>
                <w:rStyle w:val="Hyperlink"/>
                <w:rFonts w:cstheme="minorHAnsi"/>
              </w:rPr>
            </w:rPrChange>
          </w:rPr>
          <w:t xml:space="preserve">(2006). </w:t>
        </w:r>
      </w:ins>
      <w:ins w:id="1614" w:author="David Conklin" w:date="2020-11-09T15:35:00Z">
        <w:r>
          <w:rPr>
            <w:rStyle w:val="Hyperlink"/>
            <w:rFonts w:cstheme="minorHAnsi"/>
            <w:color w:val="auto"/>
            <w:u w:val="none"/>
          </w:rPr>
          <w:t xml:space="preserve">Influence of volcanic history on groundwater patterns on the west slope of the Oregon High Cascades. </w:t>
        </w:r>
      </w:ins>
      <w:ins w:id="1615" w:author="David Conklin" w:date="2020-11-09T15:33:00Z">
        <w:r w:rsidRPr="00B22A8A">
          <w:rPr>
            <w:rStyle w:val="Hyperlink"/>
            <w:rFonts w:cstheme="minorHAnsi"/>
            <w:color w:val="auto"/>
            <w:u w:val="none"/>
            <w:rPrChange w:id="1616" w:author="David Conklin" w:date="2020-11-09T15:34:00Z">
              <w:rPr>
                <w:rStyle w:val="Hyperlink"/>
                <w:rFonts w:cstheme="minorHAnsi"/>
              </w:rPr>
            </w:rPrChange>
          </w:rPr>
          <w:t xml:space="preserve">Water Resources Research 42:W12411. </w:t>
        </w:r>
      </w:ins>
      <w:ins w:id="1617" w:author="David Conklin" w:date="2020-11-09T15:36:00Z">
        <w:r>
          <w:rPr>
            <w:rStyle w:val="Hyperlink"/>
            <w:rFonts w:cstheme="minorHAnsi"/>
            <w:color w:val="auto"/>
            <w:u w:val="none"/>
          </w:rPr>
          <w:t xml:space="preserve"> </w:t>
        </w:r>
      </w:ins>
      <w:ins w:id="1618"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1619" w:author="David Conklin" w:date="2020-11-10T16:17:00Z"/>
          <w:rStyle w:val="Hyperlink"/>
          <w:rFonts w:cstheme="minorHAnsi"/>
        </w:rPr>
      </w:pPr>
    </w:p>
    <w:p w14:paraId="1D1355C3" w14:textId="77777777" w:rsidR="00B64193" w:rsidRPr="00320149" w:rsidRDefault="00B64193" w:rsidP="00B64193">
      <w:pPr>
        <w:pStyle w:val="NoSpacing"/>
        <w:rPr>
          <w:ins w:id="1620" w:author="David Conklin" w:date="2020-11-10T16:17:00Z"/>
          <w:rFonts w:asciiTheme="minorHAnsi" w:hAnsiTheme="minorHAnsi" w:cstheme="minorHAnsi"/>
          <w:sz w:val="22"/>
          <w:szCs w:val="22"/>
        </w:rPr>
      </w:pPr>
      <w:proofErr w:type="spellStart"/>
      <w:ins w:id="1621" w:author="David Conklin" w:date="2020-11-10T16:17:00Z">
        <w:r w:rsidRPr="00320149">
          <w:rPr>
            <w:rFonts w:asciiTheme="minorHAnsi" w:hAnsiTheme="minorHAnsi" w:cstheme="minorHAnsi"/>
            <w:sz w:val="22"/>
            <w:szCs w:val="22"/>
          </w:rPr>
          <w:lastRenderedPageBreak/>
          <w:t>Moriasi</w:t>
        </w:r>
        <w:proofErr w:type="spellEnd"/>
        <w:r w:rsidRPr="00320149">
          <w:rPr>
            <w:rFonts w:asciiTheme="minorHAnsi" w:hAnsiTheme="minorHAnsi" w:cstheme="minorHAnsi"/>
            <w:sz w:val="22"/>
            <w:szCs w:val="22"/>
          </w:rPr>
          <w:t xml:space="preserve"> DN, Arnold JG, Van Liew MW, </w:t>
        </w:r>
        <w:proofErr w:type="spellStart"/>
        <w:r w:rsidRPr="00320149">
          <w:rPr>
            <w:rFonts w:asciiTheme="minorHAnsi" w:hAnsiTheme="minorHAnsi" w:cstheme="minorHAnsi"/>
            <w:sz w:val="22"/>
            <w:szCs w:val="22"/>
          </w:rPr>
          <w:t>Bingner</w:t>
        </w:r>
        <w:proofErr w:type="spellEnd"/>
        <w:r w:rsidRPr="00320149">
          <w:rPr>
            <w:rFonts w:asciiTheme="minorHAnsi" w:hAnsiTheme="minorHAnsi" w:cstheme="minorHAnsi"/>
            <w:sz w:val="22"/>
            <w:szCs w:val="22"/>
          </w:rPr>
          <w:t xml:space="preserve"> RL, </w:t>
        </w:r>
        <w:proofErr w:type="spellStart"/>
        <w:r w:rsidRPr="00320149">
          <w:rPr>
            <w:rFonts w:asciiTheme="minorHAnsi" w:hAnsiTheme="minorHAnsi" w:cstheme="minorHAnsi"/>
            <w:sz w:val="22"/>
            <w:szCs w:val="22"/>
          </w:rPr>
          <w:t>Harmel</w:t>
        </w:r>
        <w:proofErr w:type="spellEnd"/>
        <w:r w:rsidRPr="00320149">
          <w:rPr>
            <w:rFonts w:asciiTheme="minorHAnsi" w:hAnsiTheme="minorHAnsi" w:cstheme="minorHAnsi"/>
            <w:sz w:val="22"/>
            <w:szCs w:val="22"/>
          </w:rPr>
          <w:t xml:space="preserve"> RD, and </w:t>
        </w:r>
        <w:proofErr w:type="spellStart"/>
        <w:r w:rsidRPr="00320149">
          <w:rPr>
            <w:rFonts w:asciiTheme="minorHAnsi" w:hAnsiTheme="minorHAnsi" w:cstheme="minorHAnsi"/>
            <w:sz w:val="22"/>
            <w:szCs w:val="22"/>
          </w:rPr>
          <w:t>Veith</w:t>
        </w:r>
        <w:proofErr w:type="spellEnd"/>
        <w:r w:rsidRPr="00320149">
          <w:rPr>
            <w:rFonts w:asciiTheme="minorHAnsi" w:hAnsiTheme="minorHAnsi" w:cstheme="minorHAnsi"/>
            <w:sz w:val="22"/>
            <w:szCs w:val="22"/>
          </w:rPr>
          <w:t xml:space="preserve">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1622" w:author="David Conklin" w:date="2020-11-10T16:17:00Z"/>
          <w:rFonts w:cstheme="minorHAnsi"/>
        </w:rPr>
      </w:pPr>
    </w:p>
    <w:p w14:paraId="37C048CC" w14:textId="77777777" w:rsidR="00B64193" w:rsidRPr="00320149" w:rsidRDefault="00B64193" w:rsidP="00B64193">
      <w:pPr>
        <w:rPr>
          <w:ins w:id="1623" w:author="David Conklin" w:date="2020-11-10T16:17:00Z"/>
          <w:rFonts w:cstheme="minorHAnsi"/>
        </w:rPr>
      </w:pPr>
      <w:proofErr w:type="spellStart"/>
      <w:ins w:id="1624" w:author="David Conklin" w:date="2020-11-10T16:17:00Z">
        <w:r w:rsidRPr="00320149">
          <w:rPr>
            <w:rFonts w:cstheme="minorHAnsi"/>
          </w:rPr>
          <w:t>Moriasi</w:t>
        </w:r>
        <w:proofErr w:type="spellEnd"/>
        <w:r w:rsidRPr="00320149">
          <w:rPr>
            <w:rFonts w:cstheme="minorHAnsi"/>
          </w:rPr>
          <w:t xml:space="preserve"> DN, Gitau MW, Pai N, </w:t>
        </w:r>
        <w:proofErr w:type="spellStart"/>
        <w:r w:rsidRPr="00320149">
          <w:rPr>
            <w:rFonts w:cstheme="minorHAnsi"/>
          </w:rPr>
          <w:t>Daggupati</w:t>
        </w:r>
        <w:proofErr w:type="spellEnd"/>
        <w:r w:rsidRPr="00320149">
          <w:rPr>
            <w:rFonts w:cstheme="minorHAnsi"/>
          </w:rPr>
          <w:t xml:space="preserve"> P (2015).  Hydrologic and Water Quality Models: Performance Measures and Evaluation Criteria.  Transactions of the ASABE, 58(6): 1763-1785.</w:t>
        </w:r>
      </w:ins>
    </w:p>
    <w:p w14:paraId="66B583FD" w14:textId="77777777" w:rsidR="00B64193" w:rsidRPr="00320149" w:rsidRDefault="00B64193" w:rsidP="00B64193">
      <w:pPr>
        <w:rPr>
          <w:ins w:id="1625"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proofErr w:type="spellStart"/>
      <w:r>
        <w:rPr>
          <w:rStyle w:val="Hyperlink"/>
          <w:rFonts w:cstheme="minorHAnsi"/>
          <w:color w:val="auto"/>
          <w:u w:val="none"/>
        </w:rPr>
        <w:t>Poiani</w:t>
      </w:r>
      <w:proofErr w:type="spellEnd"/>
      <w:r>
        <w:rPr>
          <w:rStyle w:val="Hyperlink"/>
          <w:rFonts w:cstheme="minorHAnsi"/>
          <w:color w:val="auto"/>
          <w:u w:val="none"/>
        </w:rPr>
        <w:t xml:space="preserve">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proofErr w:type="spellStart"/>
      <w:r>
        <w:rPr>
          <w:rFonts w:cstheme="minorHAnsi"/>
          <w:color w:val="000000"/>
        </w:rPr>
        <w:t>Zaret</w:t>
      </w:r>
      <w:proofErr w:type="spellEnd"/>
      <w:r>
        <w:rPr>
          <w:rFonts w:cstheme="minorHAnsi"/>
          <w:color w:val="000000"/>
        </w:rPr>
        <w:t xml:space="preserve"> K (2020). Flood Attenuation Benefits of Wetlands In the Tualatin Basin. </w:t>
      </w:r>
      <w:proofErr w:type="spellStart"/>
      <w:r>
        <w:rPr>
          <w:rFonts w:cstheme="minorHAnsi"/>
          <w:color w:val="000000"/>
        </w:rPr>
        <w:t>MMTWetlands</w:t>
      </w:r>
      <w:proofErr w:type="spellEnd"/>
      <w:r>
        <w:rPr>
          <w:rFonts w:cstheme="minorHAnsi"/>
          <w:color w:val="000000"/>
        </w:rPr>
        <w:t xml:space="preserve">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26" w:name="_Toc55965349"/>
      <w:r>
        <w:rPr>
          <w:rFonts w:eastAsiaTheme="minorHAnsi"/>
        </w:rPr>
        <w:t>Acronyms</w:t>
      </w:r>
      <w:r w:rsidR="009D540F">
        <w:rPr>
          <w:rFonts w:eastAsiaTheme="minorHAnsi"/>
        </w:rPr>
        <w:t xml:space="preserve"> and Abbreviations</w:t>
      </w:r>
      <w:bookmarkEnd w:id="1626"/>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proofErr w:type="spellStart"/>
      <w:r w:rsidRPr="00A06758">
        <w:rPr>
          <w:b/>
          <w:bCs/>
        </w:rPr>
        <w:t>gridMET</w:t>
      </w:r>
      <w:proofErr w:type="spellEnd"/>
      <w:r>
        <w:t xml:space="preserve"> – “</w:t>
      </w:r>
      <w:proofErr w:type="spellStart"/>
      <w:r>
        <w:rPr>
          <w:rFonts w:ascii="Muli" w:hAnsi="Muli"/>
          <w:color w:val="666666"/>
        </w:rPr>
        <w:t>gridMET</w:t>
      </w:r>
      <w:proofErr w:type="spellEnd"/>
      <w:r>
        <w:rPr>
          <w:rFonts w:ascii="Muli" w:hAnsi="Muli"/>
          <w:color w:val="666666"/>
        </w:rPr>
        <w:t xml:space="preserve">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C1A32" w14:textId="77777777" w:rsidR="00057CFD" w:rsidRDefault="00057CFD" w:rsidP="00064E77">
      <w:r>
        <w:separator/>
      </w:r>
    </w:p>
  </w:endnote>
  <w:endnote w:type="continuationSeparator" w:id="0">
    <w:p w14:paraId="5B9A1288" w14:textId="77777777" w:rsidR="00057CFD" w:rsidRDefault="00057CF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2B6EA4" w:rsidRDefault="002B6E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B6EA4" w:rsidRDefault="002B6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93558" w14:textId="77777777" w:rsidR="00057CFD" w:rsidRDefault="00057CFD" w:rsidP="00064E77">
      <w:r>
        <w:separator/>
      </w:r>
    </w:p>
  </w:footnote>
  <w:footnote w:type="continuationSeparator" w:id="0">
    <w:p w14:paraId="67721722" w14:textId="77777777" w:rsidR="00057CFD" w:rsidRDefault="00057CFD"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411C"/>
    <w:rsid w:val="001B4B07"/>
    <w:rsid w:val="001B6B33"/>
    <w:rsid w:val="001C0FE8"/>
    <w:rsid w:val="001C227C"/>
    <w:rsid w:val="001C68ED"/>
    <w:rsid w:val="001D673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F21D3"/>
    <w:rsid w:val="003F360E"/>
    <w:rsid w:val="003F363E"/>
    <w:rsid w:val="003F72F2"/>
    <w:rsid w:val="00403174"/>
    <w:rsid w:val="00406032"/>
    <w:rsid w:val="004061C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4F7B84"/>
    <w:rsid w:val="0050511E"/>
    <w:rsid w:val="005107A7"/>
    <w:rsid w:val="00525BEB"/>
    <w:rsid w:val="005271A6"/>
    <w:rsid w:val="00527425"/>
    <w:rsid w:val="00531AC5"/>
    <w:rsid w:val="005343D4"/>
    <w:rsid w:val="00535731"/>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D4F10"/>
    <w:rsid w:val="005F3164"/>
    <w:rsid w:val="005F3D22"/>
    <w:rsid w:val="005F46C8"/>
    <w:rsid w:val="005F629F"/>
    <w:rsid w:val="005F7F6C"/>
    <w:rsid w:val="006076FE"/>
    <w:rsid w:val="006200EB"/>
    <w:rsid w:val="006313A1"/>
    <w:rsid w:val="00632DCA"/>
    <w:rsid w:val="0064217D"/>
    <w:rsid w:val="00645753"/>
    <w:rsid w:val="00647F96"/>
    <w:rsid w:val="00655BC7"/>
    <w:rsid w:val="006569CE"/>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39C"/>
    <w:rsid w:val="009F16B9"/>
    <w:rsid w:val="009F1ED9"/>
    <w:rsid w:val="009F6E43"/>
    <w:rsid w:val="00A06758"/>
    <w:rsid w:val="00A0759A"/>
    <w:rsid w:val="00A112B7"/>
    <w:rsid w:val="00A20B4A"/>
    <w:rsid w:val="00A20FF9"/>
    <w:rsid w:val="00A21124"/>
    <w:rsid w:val="00A24D01"/>
    <w:rsid w:val="00A35AEA"/>
    <w:rsid w:val="00A37865"/>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47F76"/>
    <w:rsid w:val="00B5577C"/>
    <w:rsid w:val="00B62984"/>
    <w:rsid w:val="00B64193"/>
    <w:rsid w:val="00B65B7C"/>
    <w:rsid w:val="00B707C3"/>
    <w:rsid w:val="00B70EF0"/>
    <w:rsid w:val="00B764D6"/>
    <w:rsid w:val="00B76B73"/>
    <w:rsid w:val="00B879F8"/>
    <w:rsid w:val="00B912FF"/>
    <w:rsid w:val="00B91F45"/>
    <w:rsid w:val="00B939DE"/>
    <w:rsid w:val="00BA7163"/>
    <w:rsid w:val="00BB1179"/>
    <w:rsid w:val="00BD0A05"/>
    <w:rsid w:val="00BD0F8C"/>
    <w:rsid w:val="00BD5610"/>
    <w:rsid w:val="00BD69AE"/>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53470</TotalTime>
  <Pages>50</Pages>
  <Words>16042</Words>
  <Characters>91442</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268</cp:revision>
  <cp:lastPrinted>2020-11-09T15:34:00Z</cp:lastPrinted>
  <dcterms:created xsi:type="dcterms:W3CDTF">2018-11-09T13:56:00Z</dcterms:created>
  <dcterms:modified xsi:type="dcterms:W3CDTF">2020-11-11T22:46:00Z</dcterms:modified>
</cp:coreProperties>
</file>