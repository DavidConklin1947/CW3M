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26A544A9" w:rsidR="00064E77" w:rsidRPr="00064E77" w:rsidRDefault="007B1928" w:rsidP="00064E77">
      <w:pPr>
        <w:pStyle w:val="Subtitle"/>
      </w:pPr>
      <w:r>
        <w:t>10/</w:t>
      </w:r>
      <w:ins w:id="0" w:author="David Conklin" w:date="2020-10-27T16:21:00Z">
        <w:r w:rsidR="003F72F2">
          <w:t>2</w:t>
        </w:r>
      </w:ins>
      <w:ins w:id="1" w:author="David Conklin" w:date="2020-10-27T20:46:00Z">
        <w:r w:rsidR="00B70EF0">
          <w:t>7</w:t>
        </w:r>
      </w:ins>
      <w:del w:id="2" w:author="David Conklin" w:date="2020-10-27T16:21:00Z">
        <w:r w:rsidDel="003F72F2">
          <w:delText>10</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FCBB3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7B1928">
        <w:rPr>
          <w:rStyle w:val="Hyperlink"/>
          <w:color w:val="auto"/>
        </w:rPr>
        <w:t>9/12</w:t>
      </w:r>
      <w:r w:rsidR="00176FFA">
        <w:rPr>
          <w:rStyle w:val="Hyperlink"/>
          <w:color w:val="auto"/>
        </w:rPr>
        <w:t>/20</w:t>
      </w:r>
      <w:r w:rsidRPr="00DE1B0B">
        <w:rPr>
          <w:rStyle w:val="Hyperlink"/>
          <w:color w:val="auto"/>
        </w:rPr>
        <w:t xml:space="preserve"> version</w:t>
      </w:r>
    </w:p>
    <w:p w14:paraId="2D6C9C08" w14:textId="41DA4DD1" w:rsidR="004A0118" w:rsidRPr="00A8214A" w:rsidRDefault="00A928D9">
      <w:pPr>
        <w:rPr>
          <w:rStyle w:val="Hyperlink"/>
          <w:color w:val="auto"/>
          <w:u w:val="none"/>
        </w:rPr>
      </w:pPr>
      <w:r w:rsidRPr="00A8214A">
        <w:rPr>
          <w:rStyle w:val="Hyperlink"/>
          <w:color w:val="auto"/>
          <w:u w:val="none"/>
        </w:rPr>
        <w:t xml:space="preserve">- </w:t>
      </w:r>
      <w:r w:rsidR="006A13B7">
        <w:rPr>
          <w:rStyle w:val="Hyperlink"/>
          <w:color w:val="auto"/>
          <w:u w:val="none"/>
        </w:rPr>
        <w:t>Added detail to the “Estimating the rate of flow in a stream reach” section, and renamed it as “Estimating the rate of flow and surface area of a stream reach”.</w:t>
      </w:r>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76C233B1" w14:textId="263D2F09" w:rsidR="006A13B7" w:rsidRDefault="005B5E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219774" w:history="1">
            <w:r w:rsidR="006A13B7" w:rsidRPr="00885EEF">
              <w:rPr>
                <w:rStyle w:val="Hyperlink"/>
                <w:noProof/>
              </w:rPr>
              <w:t>What is a digital handbook?</w:t>
            </w:r>
            <w:r w:rsidR="006A13B7">
              <w:rPr>
                <w:noProof/>
                <w:webHidden/>
              </w:rPr>
              <w:tab/>
            </w:r>
            <w:r w:rsidR="006A13B7">
              <w:rPr>
                <w:noProof/>
                <w:webHidden/>
              </w:rPr>
              <w:fldChar w:fldCharType="begin"/>
            </w:r>
            <w:r w:rsidR="006A13B7">
              <w:rPr>
                <w:noProof/>
                <w:webHidden/>
              </w:rPr>
              <w:instrText xml:space="preserve"> PAGEREF _Toc53219774 \h </w:instrText>
            </w:r>
            <w:r w:rsidR="006A13B7">
              <w:rPr>
                <w:noProof/>
                <w:webHidden/>
              </w:rPr>
            </w:r>
            <w:r w:rsidR="006A13B7">
              <w:rPr>
                <w:noProof/>
                <w:webHidden/>
              </w:rPr>
              <w:fldChar w:fldCharType="separate"/>
            </w:r>
            <w:r w:rsidR="006A13B7">
              <w:rPr>
                <w:noProof/>
                <w:webHidden/>
              </w:rPr>
              <w:t>4</w:t>
            </w:r>
            <w:r w:rsidR="006A13B7">
              <w:rPr>
                <w:noProof/>
                <w:webHidden/>
              </w:rPr>
              <w:fldChar w:fldCharType="end"/>
            </w:r>
          </w:hyperlink>
        </w:p>
        <w:p w14:paraId="1345F202" w14:textId="25009AB7" w:rsidR="006A13B7" w:rsidRDefault="006A13B7">
          <w:pPr>
            <w:pStyle w:val="TOC1"/>
            <w:tabs>
              <w:tab w:val="right" w:leader="dot" w:pos="9350"/>
            </w:tabs>
            <w:rPr>
              <w:rFonts w:eastAsiaTheme="minorEastAsia"/>
              <w:noProof/>
            </w:rPr>
          </w:pPr>
          <w:hyperlink w:anchor="_Toc53219775" w:history="1">
            <w:r w:rsidRPr="00885EEF">
              <w:rPr>
                <w:rStyle w:val="Hyperlink"/>
                <w:noProof/>
              </w:rPr>
              <w:t>CW3M concept</w:t>
            </w:r>
            <w:r>
              <w:rPr>
                <w:noProof/>
                <w:webHidden/>
              </w:rPr>
              <w:tab/>
            </w:r>
            <w:r>
              <w:rPr>
                <w:noProof/>
                <w:webHidden/>
              </w:rPr>
              <w:fldChar w:fldCharType="begin"/>
            </w:r>
            <w:r>
              <w:rPr>
                <w:noProof/>
                <w:webHidden/>
              </w:rPr>
              <w:instrText xml:space="preserve"> PAGEREF _Toc53219775 \h </w:instrText>
            </w:r>
            <w:r>
              <w:rPr>
                <w:noProof/>
                <w:webHidden/>
              </w:rPr>
            </w:r>
            <w:r>
              <w:rPr>
                <w:noProof/>
                <w:webHidden/>
              </w:rPr>
              <w:fldChar w:fldCharType="separate"/>
            </w:r>
            <w:r>
              <w:rPr>
                <w:noProof/>
                <w:webHidden/>
              </w:rPr>
              <w:t>4</w:t>
            </w:r>
            <w:r>
              <w:rPr>
                <w:noProof/>
                <w:webHidden/>
              </w:rPr>
              <w:fldChar w:fldCharType="end"/>
            </w:r>
          </w:hyperlink>
        </w:p>
        <w:p w14:paraId="7D61EEFF" w14:textId="0D0431F9" w:rsidR="006A13B7" w:rsidRDefault="006A13B7">
          <w:pPr>
            <w:pStyle w:val="TOC2"/>
            <w:tabs>
              <w:tab w:val="right" w:leader="dot" w:pos="9350"/>
            </w:tabs>
            <w:rPr>
              <w:rFonts w:eastAsiaTheme="minorEastAsia"/>
              <w:noProof/>
            </w:rPr>
          </w:pPr>
          <w:hyperlink w:anchor="_Toc53219776" w:history="1">
            <w:r w:rsidRPr="00885EEF">
              <w:rPr>
                <w:rStyle w:val="Hyperlink"/>
                <w:noProof/>
              </w:rPr>
              <w:t>A different kind of community model</w:t>
            </w:r>
            <w:r>
              <w:rPr>
                <w:noProof/>
                <w:webHidden/>
              </w:rPr>
              <w:tab/>
            </w:r>
            <w:r>
              <w:rPr>
                <w:noProof/>
                <w:webHidden/>
              </w:rPr>
              <w:fldChar w:fldCharType="begin"/>
            </w:r>
            <w:r>
              <w:rPr>
                <w:noProof/>
                <w:webHidden/>
              </w:rPr>
              <w:instrText xml:space="preserve"> PAGEREF _Toc53219776 \h </w:instrText>
            </w:r>
            <w:r>
              <w:rPr>
                <w:noProof/>
                <w:webHidden/>
              </w:rPr>
            </w:r>
            <w:r>
              <w:rPr>
                <w:noProof/>
                <w:webHidden/>
              </w:rPr>
              <w:fldChar w:fldCharType="separate"/>
            </w:r>
            <w:r>
              <w:rPr>
                <w:noProof/>
                <w:webHidden/>
              </w:rPr>
              <w:t>4</w:t>
            </w:r>
            <w:r>
              <w:rPr>
                <w:noProof/>
                <w:webHidden/>
              </w:rPr>
              <w:fldChar w:fldCharType="end"/>
            </w:r>
          </w:hyperlink>
        </w:p>
        <w:p w14:paraId="311A9649" w14:textId="0630921E" w:rsidR="006A13B7" w:rsidRDefault="006A13B7">
          <w:pPr>
            <w:pStyle w:val="TOC2"/>
            <w:tabs>
              <w:tab w:val="right" w:leader="dot" w:pos="9350"/>
            </w:tabs>
            <w:rPr>
              <w:rFonts w:eastAsiaTheme="minorEastAsia"/>
              <w:noProof/>
            </w:rPr>
          </w:pPr>
          <w:hyperlink w:anchor="_Toc53219777" w:history="1">
            <w:r w:rsidRPr="00885EEF">
              <w:rPr>
                <w:rStyle w:val="Hyperlink"/>
                <w:noProof/>
              </w:rPr>
              <w:t>What CW3M is for</w:t>
            </w:r>
            <w:r>
              <w:rPr>
                <w:noProof/>
                <w:webHidden/>
              </w:rPr>
              <w:tab/>
            </w:r>
            <w:r>
              <w:rPr>
                <w:noProof/>
                <w:webHidden/>
              </w:rPr>
              <w:fldChar w:fldCharType="begin"/>
            </w:r>
            <w:r>
              <w:rPr>
                <w:noProof/>
                <w:webHidden/>
              </w:rPr>
              <w:instrText xml:space="preserve"> PAGEREF _Toc53219777 \h </w:instrText>
            </w:r>
            <w:r>
              <w:rPr>
                <w:noProof/>
                <w:webHidden/>
              </w:rPr>
            </w:r>
            <w:r>
              <w:rPr>
                <w:noProof/>
                <w:webHidden/>
              </w:rPr>
              <w:fldChar w:fldCharType="separate"/>
            </w:r>
            <w:r>
              <w:rPr>
                <w:noProof/>
                <w:webHidden/>
              </w:rPr>
              <w:t>4</w:t>
            </w:r>
            <w:r>
              <w:rPr>
                <w:noProof/>
                <w:webHidden/>
              </w:rPr>
              <w:fldChar w:fldCharType="end"/>
            </w:r>
          </w:hyperlink>
        </w:p>
        <w:p w14:paraId="64044CDA" w14:textId="09AB7625" w:rsidR="006A13B7" w:rsidRDefault="006A13B7">
          <w:pPr>
            <w:pStyle w:val="TOC2"/>
            <w:tabs>
              <w:tab w:val="right" w:leader="dot" w:pos="9350"/>
            </w:tabs>
            <w:rPr>
              <w:rFonts w:eastAsiaTheme="minorEastAsia"/>
              <w:noProof/>
            </w:rPr>
          </w:pPr>
          <w:hyperlink w:anchor="_Toc53219778" w:history="1">
            <w:r w:rsidRPr="00885EEF">
              <w:rPr>
                <w:rStyle w:val="Hyperlink"/>
                <w:noProof/>
              </w:rPr>
              <w:t>Management and maintenance</w:t>
            </w:r>
            <w:r>
              <w:rPr>
                <w:noProof/>
                <w:webHidden/>
              </w:rPr>
              <w:tab/>
            </w:r>
            <w:r>
              <w:rPr>
                <w:noProof/>
                <w:webHidden/>
              </w:rPr>
              <w:fldChar w:fldCharType="begin"/>
            </w:r>
            <w:r>
              <w:rPr>
                <w:noProof/>
                <w:webHidden/>
              </w:rPr>
              <w:instrText xml:space="preserve"> PAGEREF _Toc53219778 \h </w:instrText>
            </w:r>
            <w:r>
              <w:rPr>
                <w:noProof/>
                <w:webHidden/>
              </w:rPr>
            </w:r>
            <w:r>
              <w:rPr>
                <w:noProof/>
                <w:webHidden/>
              </w:rPr>
              <w:fldChar w:fldCharType="separate"/>
            </w:r>
            <w:r>
              <w:rPr>
                <w:noProof/>
                <w:webHidden/>
              </w:rPr>
              <w:t>5</w:t>
            </w:r>
            <w:r>
              <w:rPr>
                <w:noProof/>
                <w:webHidden/>
              </w:rPr>
              <w:fldChar w:fldCharType="end"/>
            </w:r>
          </w:hyperlink>
        </w:p>
        <w:p w14:paraId="14053B56" w14:textId="75D0C5CF" w:rsidR="006A13B7" w:rsidRDefault="006A13B7">
          <w:pPr>
            <w:pStyle w:val="TOC1"/>
            <w:tabs>
              <w:tab w:val="right" w:leader="dot" w:pos="9350"/>
            </w:tabs>
            <w:rPr>
              <w:rFonts w:eastAsiaTheme="minorEastAsia"/>
              <w:noProof/>
            </w:rPr>
          </w:pPr>
          <w:hyperlink w:anchor="_Toc53219779" w:history="1">
            <w:r w:rsidRPr="00885EEF">
              <w:rPr>
                <w:rStyle w:val="Hyperlink"/>
                <w:noProof/>
              </w:rPr>
              <w:t>Study areas</w:t>
            </w:r>
            <w:r>
              <w:rPr>
                <w:noProof/>
                <w:webHidden/>
              </w:rPr>
              <w:tab/>
            </w:r>
            <w:r>
              <w:rPr>
                <w:noProof/>
                <w:webHidden/>
              </w:rPr>
              <w:fldChar w:fldCharType="begin"/>
            </w:r>
            <w:r>
              <w:rPr>
                <w:noProof/>
                <w:webHidden/>
              </w:rPr>
              <w:instrText xml:space="preserve"> PAGEREF _Toc53219779 \h </w:instrText>
            </w:r>
            <w:r>
              <w:rPr>
                <w:noProof/>
                <w:webHidden/>
              </w:rPr>
            </w:r>
            <w:r>
              <w:rPr>
                <w:noProof/>
                <w:webHidden/>
              </w:rPr>
              <w:fldChar w:fldCharType="separate"/>
            </w:r>
            <w:r>
              <w:rPr>
                <w:noProof/>
                <w:webHidden/>
              </w:rPr>
              <w:t>5</w:t>
            </w:r>
            <w:r>
              <w:rPr>
                <w:noProof/>
                <w:webHidden/>
              </w:rPr>
              <w:fldChar w:fldCharType="end"/>
            </w:r>
          </w:hyperlink>
        </w:p>
        <w:p w14:paraId="27C21A8D" w14:textId="6C532795" w:rsidR="006A13B7" w:rsidRDefault="006A13B7">
          <w:pPr>
            <w:pStyle w:val="TOC2"/>
            <w:tabs>
              <w:tab w:val="right" w:leader="dot" w:pos="9350"/>
            </w:tabs>
            <w:rPr>
              <w:rFonts w:eastAsiaTheme="minorEastAsia"/>
              <w:noProof/>
            </w:rPr>
          </w:pPr>
          <w:hyperlink w:anchor="_Toc53219780" w:history="1">
            <w:r w:rsidRPr="00885EEF">
              <w:rPr>
                <w:rStyle w:val="Hyperlink"/>
                <w:noProof/>
              </w:rPr>
              <w:t>DataCW3M directory structure</w:t>
            </w:r>
            <w:r>
              <w:rPr>
                <w:noProof/>
                <w:webHidden/>
              </w:rPr>
              <w:tab/>
            </w:r>
            <w:r>
              <w:rPr>
                <w:noProof/>
                <w:webHidden/>
              </w:rPr>
              <w:fldChar w:fldCharType="begin"/>
            </w:r>
            <w:r>
              <w:rPr>
                <w:noProof/>
                <w:webHidden/>
              </w:rPr>
              <w:instrText xml:space="preserve"> PAGEREF _Toc53219780 \h </w:instrText>
            </w:r>
            <w:r>
              <w:rPr>
                <w:noProof/>
                <w:webHidden/>
              </w:rPr>
            </w:r>
            <w:r>
              <w:rPr>
                <w:noProof/>
                <w:webHidden/>
              </w:rPr>
              <w:fldChar w:fldCharType="separate"/>
            </w:r>
            <w:r>
              <w:rPr>
                <w:noProof/>
                <w:webHidden/>
              </w:rPr>
              <w:t>5</w:t>
            </w:r>
            <w:r>
              <w:rPr>
                <w:noProof/>
                <w:webHidden/>
              </w:rPr>
              <w:fldChar w:fldCharType="end"/>
            </w:r>
          </w:hyperlink>
        </w:p>
        <w:p w14:paraId="5C815190" w14:textId="5891FBB4" w:rsidR="006A13B7" w:rsidRDefault="006A13B7">
          <w:pPr>
            <w:pStyle w:val="TOC2"/>
            <w:tabs>
              <w:tab w:val="right" w:leader="dot" w:pos="9350"/>
            </w:tabs>
            <w:rPr>
              <w:rFonts w:eastAsiaTheme="minorEastAsia"/>
              <w:noProof/>
            </w:rPr>
          </w:pPr>
          <w:hyperlink w:anchor="_Toc53219781" w:history="1">
            <w:r w:rsidRPr="00885EEF">
              <w:rPr>
                <w:rStyle w:val="Hyperlink"/>
                <w:noProof/>
              </w:rPr>
              <w:t>DataCW3M\ScenarioData directory structure</w:t>
            </w:r>
            <w:r>
              <w:rPr>
                <w:noProof/>
                <w:webHidden/>
              </w:rPr>
              <w:tab/>
            </w:r>
            <w:r>
              <w:rPr>
                <w:noProof/>
                <w:webHidden/>
              </w:rPr>
              <w:fldChar w:fldCharType="begin"/>
            </w:r>
            <w:r>
              <w:rPr>
                <w:noProof/>
                <w:webHidden/>
              </w:rPr>
              <w:instrText xml:space="preserve"> PAGEREF _Toc53219781 \h </w:instrText>
            </w:r>
            <w:r>
              <w:rPr>
                <w:noProof/>
                <w:webHidden/>
              </w:rPr>
            </w:r>
            <w:r>
              <w:rPr>
                <w:noProof/>
                <w:webHidden/>
              </w:rPr>
              <w:fldChar w:fldCharType="separate"/>
            </w:r>
            <w:r>
              <w:rPr>
                <w:noProof/>
                <w:webHidden/>
              </w:rPr>
              <w:t>6</w:t>
            </w:r>
            <w:r>
              <w:rPr>
                <w:noProof/>
                <w:webHidden/>
              </w:rPr>
              <w:fldChar w:fldCharType="end"/>
            </w:r>
          </w:hyperlink>
        </w:p>
        <w:p w14:paraId="6822DFF2" w14:textId="5AEC6E5B" w:rsidR="006A13B7" w:rsidRDefault="006A13B7">
          <w:pPr>
            <w:pStyle w:val="TOC2"/>
            <w:tabs>
              <w:tab w:val="right" w:leader="dot" w:pos="9350"/>
            </w:tabs>
            <w:rPr>
              <w:rFonts w:eastAsiaTheme="minorEastAsia"/>
              <w:noProof/>
            </w:rPr>
          </w:pPr>
          <w:hyperlink w:anchor="_Toc53219782" w:history="1">
            <w:r w:rsidRPr="00885EEF">
              <w:rPr>
                <w:rStyle w:val="Hyperlink"/>
                <w:noProof/>
              </w:rPr>
              <w:t>DataCW3M\ScenarioData\&lt;scenario&gt; folder contents</w:t>
            </w:r>
            <w:r>
              <w:rPr>
                <w:noProof/>
                <w:webHidden/>
              </w:rPr>
              <w:tab/>
            </w:r>
            <w:r>
              <w:rPr>
                <w:noProof/>
                <w:webHidden/>
              </w:rPr>
              <w:fldChar w:fldCharType="begin"/>
            </w:r>
            <w:r>
              <w:rPr>
                <w:noProof/>
                <w:webHidden/>
              </w:rPr>
              <w:instrText xml:space="preserve"> PAGEREF _Toc53219782 \h </w:instrText>
            </w:r>
            <w:r>
              <w:rPr>
                <w:noProof/>
                <w:webHidden/>
              </w:rPr>
            </w:r>
            <w:r>
              <w:rPr>
                <w:noProof/>
                <w:webHidden/>
              </w:rPr>
              <w:fldChar w:fldCharType="separate"/>
            </w:r>
            <w:r>
              <w:rPr>
                <w:noProof/>
                <w:webHidden/>
              </w:rPr>
              <w:t>7</w:t>
            </w:r>
            <w:r>
              <w:rPr>
                <w:noProof/>
                <w:webHidden/>
              </w:rPr>
              <w:fldChar w:fldCharType="end"/>
            </w:r>
          </w:hyperlink>
        </w:p>
        <w:p w14:paraId="1CF63091" w14:textId="243118A3" w:rsidR="006A13B7" w:rsidRDefault="006A13B7">
          <w:pPr>
            <w:pStyle w:val="TOC2"/>
            <w:tabs>
              <w:tab w:val="right" w:leader="dot" w:pos="9350"/>
            </w:tabs>
            <w:rPr>
              <w:rFonts w:eastAsiaTheme="minorEastAsia"/>
              <w:noProof/>
            </w:rPr>
          </w:pPr>
          <w:hyperlink w:anchor="_Toc53219783" w:history="1">
            <w:r w:rsidRPr="00885EEF">
              <w:rPr>
                <w:rStyle w:val="Hyperlink"/>
                <w:noProof/>
              </w:rPr>
              <w:t>DataCW3M\&lt;study area&gt; folder contents</w:t>
            </w:r>
            <w:r>
              <w:rPr>
                <w:noProof/>
                <w:webHidden/>
              </w:rPr>
              <w:tab/>
            </w:r>
            <w:r>
              <w:rPr>
                <w:noProof/>
                <w:webHidden/>
              </w:rPr>
              <w:fldChar w:fldCharType="begin"/>
            </w:r>
            <w:r>
              <w:rPr>
                <w:noProof/>
                <w:webHidden/>
              </w:rPr>
              <w:instrText xml:space="preserve"> PAGEREF _Toc53219783 \h </w:instrText>
            </w:r>
            <w:r>
              <w:rPr>
                <w:noProof/>
                <w:webHidden/>
              </w:rPr>
            </w:r>
            <w:r>
              <w:rPr>
                <w:noProof/>
                <w:webHidden/>
              </w:rPr>
              <w:fldChar w:fldCharType="separate"/>
            </w:r>
            <w:r>
              <w:rPr>
                <w:noProof/>
                <w:webHidden/>
              </w:rPr>
              <w:t>7</w:t>
            </w:r>
            <w:r>
              <w:rPr>
                <w:noProof/>
                <w:webHidden/>
              </w:rPr>
              <w:fldChar w:fldCharType="end"/>
            </w:r>
          </w:hyperlink>
        </w:p>
        <w:p w14:paraId="2BB1E280" w14:textId="261F4593" w:rsidR="006A13B7" w:rsidRDefault="006A13B7">
          <w:pPr>
            <w:pStyle w:val="TOC1"/>
            <w:tabs>
              <w:tab w:val="right" w:leader="dot" w:pos="9350"/>
            </w:tabs>
            <w:rPr>
              <w:rFonts w:eastAsiaTheme="minorEastAsia"/>
              <w:noProof/>
            </w:rPr>
          </w:pPr>
          <w:hyperlink w:anchor="_Toc53219784" w:history="1">
            <w:r w:rsidRPr="00885EEF">
              <w:rPr>
                <w:rStyle w:val="Hyperlink"/>
                <w:noProof/>
              </w:rPr>
              <w:t>Calendar conventions</w:t>
            </w:r>
            <w:r>
              <w:rPr>
                <w:noProof/>
                <w:webHidden/>
              </w:rPr>
              <w:tab/>
            </w:r>
            <w:r>
              <w:rPr>
                <w:noProof/>
                <w:webHidden/>
              </w:rPr>
              <w:fldChar w:fldCharType="begin"/>
            </w:r>
            <w:r>
              <w:rPr>
                <w:noProof/>
                <w:webHidden/>
              </w:rPr>
              <w:instrText xml:space="preserve"> PAGEREF _Toc53219784 \h </w:instrText>
            </w:r>
            <w:r>
              <w:rPr>
                <w:noProof/>
                <w:webHidden/>
              </w:rPr>
            </w:r>
            <w:r>
              <w:rPr>
                <w:noProof/>
                <w:webHidden/>
              </w:rPr>
              <w:fldChar w:fldCharType="separate"/>
            </w:r>
            <w:r>
              <w:rPr>
                <w:noProof/>
                <w:webHidden/>
              </w:rPr>
              <w:t>13</w:t>
            </w:r>
            <w:r>
              <w:rPr>
                <w:noProof/>
                <w:webHidden/>
              </w:rPr>
              <w:fldChar w:fldCharType="end"/>
            </w:r>
          </w:hyperlink>
        </w:p>
        <w:p w14:paraId="624B0856" w14:textId="25CA0794" w:rsidR="006A13B7" w:rsidRDefault="006A13B7">
          <w:pPr>
            <w:pStyle w:val="TOC2"/>
            <w:tabs>
              <w:tab w:val="right" w:leader="dot" w:pos="9350"/>
            </w:tabs>
            <w:rPr>
              <w:rFonts w:eastAsiaTheme="minorEastAsia"/>
              <w:noProof/>
            </w:rPr>
          </w:pPr>
          <w:hyperlink w:anchor="_Toc53219785" w:history="1">
            <w:r w:rsidRPr="00885EEF">
              <w:rPr>
                <w:rStyle w:val="Hyperlink"/>
                <w:noProof/>
              </w:rPr>
              <w:t>Water years</w:t>
            </w:r>
            <w:r>
              <w:rPr>
                <w:noProof/>
                <w:webHidden/>
              </w:rPr>
              <w:tab/>
            </w:r>
            <w:r>
              <w:rPr>
                <w:noProof/>
                <w:webHidden/>
              </w:rPr>
              <w:fldChar w:fldCharType="begin"/>
            </w:r>
            <w:r>
              <w:rPr>
                <w:noProof/>
                <w:webHidden/>
              </w:rPr>
              <w:instrText xml:space="preserve"> PAGEREF _Toc53219785 \h </w:instrText>
            </w:r>
            <w:r>
              <w:rPr>
                <w:noProof/>
                <w:webHidden/>
              </w:rPr>
            </w:r>
            <w:r>
              <w:rPr>
                <w:noProof/>
                <w:webHidden/>
              </w:rPr>
              <w:fldChar w:fldCharType="separate"/>
            </w:r>
            <w:r>
              <w:rPr>
                <w:noProof/>
                <w:webHidden/>
              </w:rPr>
              <w:t>13</w:t>
            </w:r>
            <w:r>
              <w:rPr>
                <w:noProof/>
                <w:webHidden/>
              </w:rPr>
              <w:fldChar w:fldCharType="end"/>
            </w:r>
          </w:hyperlink>
        </w:p>
        <w:p w14:paraId="738BC227" w14:textId="686C0242" w:rsidR="006A13B7" w:rsidRDefault="006A13B7">
          <w:pPr>
            <w:pStyle w:val="TOC1"/>
            <w:tabs>
              <w:tab w:val="right" w:leader="dot" w:pos="9350"/>
            </w:tabs>
            <w:rPr>
              <w:rFonts w:eastAsiaTheme="minorEastAsia"/>
              <w:noProof/>
            </w:rPr>
          </w:pPr>
          <w:hyperlink w:anchor="_Toc53219786" w:history="1">
            <w:r w:rsidRPr="00885EEF">
              <w:rPr>
                <w:rStyle w:val="Hyperlink"/>
                <w:noProof/>
              </w:rPr>
              <w:t>Climate data</w:t>
            </w:r>
            <w:r>
              <w:rPr>
                <w:noProof/>
                <w:webHidden/>
              </w:rPr>
              <w:tab/>
            </w:r>
            <w:r>
              <w:rPr>
                <w:noProof/>
                <w:webHidden/>
              </w:rPr>
              <w:fldChar w:fldCharType="begin"/>
            </w:r>
            <w:r>
              <w:rPr>
                <w:noProof/>
                <w:webHidden/>
              </w:rPr>
              <w:instrText xml:space="preserve"> PAGEREF _Toc53219786 \h </w:instrText>
            </w:r>
            <w:r>
              <w:rPr>
                <w:noProof/>
                <w:webHidden/>
              </w:rPr>
            </w:r>
            <w:r>
              <w:rPr>
                <w:noProof/>
                <w:webHidden/>
              </w:rPr>
              <w:fldChar w:fldCharType="separate"/>
            </w:r>
            <w:r>
              <w:rPr>
                <w:noProof/>
                <w:webHidden/>
              </w:rPr>
              <w:t>13</w:t>
            </w:r>
            <w:r>
              <w:rPr>
                <w:noProof/>
                <w:webHidden/>
              </w:rPr>
              <w:fldChar w:fldCharType="end"/>
            </w:r>
          </w:hyperlink>
        </w:p>
        <w:p w14:paraId="53A4361F" w14:textId="5339EFAC" w:rsidR="006A13B7" w:rsidRDefault="006A13B7">
          <w:pPr>
            <w:pStyle w:val="TOC2"/>
            <w:tabs>
              <w:tab w:val="right" w:leader="dot" w:pos="9350"/>
            </w:tabs>
            <w:rPr>
              <w:rFonts w:eastAsiaTheme="minorEastAsia"/>
              <w:noProof/>
            </w:rPr>
          </w:pPr>
          <w:hyperlink w:anchor="_Toc53219787" w:history="1">
            <w:r w:rsidRPr="00885EEF">
              <w:rPr>
                <w:rStyle w:val="Hyperlink"/>
                <w:noProof/>
              </w:rPr>
              <w:t>Numbered climate scenarios in the model</w:t>
            </w:r>
            <w:r>
              <w:rPr>
                <w:noProof/>
                <w:webHidden/>
              </w:rPr>
              <w:tab/>
            </w:r>
            <w:r>
              <w:rPr>
                <w:noProof/>
                <w:webHidden/>
              </w:rPr>
              <w:fldChar w:fldCharType="begin"/>
            </w:r>
            <w:r>
              <w:rPr>
                <w:noProof/>
                <w:webHidden/>
              </w:rPr>
              <w:instrText xml:space="preserve"> PAGEREF _Toc53219787 \h </w:instrText>
            </w:r>
            <w:r>
              <w:rPr>
                <w:noProof/>
                <w:webHidden/>
              </w:rPr>
            </w:r>
            <w:r>
              <w:rPr>
                <w:noProof/>
                <w:webHidden/>
              </w:rPr>
              <w:fldChar w:fldCharType="separate"/>
            </w:r>
            <w:r>
              <w:rPr>
                <w:noProof/>
                <w:webHidden/>
              </w:rPr>
              <w:t>13</w:t>
            </w:r>
            <w:r>
              <w:rPr>
                <w:noProof/>
                <w:webHidden/>
              </w:rPr>
              <w:fldChar w:fldCharType="end"/>
            </w:r>
          </w:hyperlink>
        </w:p>
        <w:p w14:paraId="5DBD2916" w14:textId="67910805" w:rsidR="006A13B7" w:rsidRDefault="006A13B7">
          <w:pPr>
            <w:pStyle w:val="TOC2"/>
            <w:tabs>
              <w:tab w:val="right" w:leader="dot" w:pos="9350"/>
            </w:tabs>
            <w:rPr>
              <w:rFonts w:eastAsiaTheme="minorEastAsia"/>
              <w:noProof/>
            </w:rPr>
          </w:pPr>
          <w:hyperlink w:anchor="_Toc53219788" w:history="1">
            <w:r w:rsidRPr="00885EEF">
              <w:rPr>
                <w:rStyle w:val="Hyperlink"/>
                <w:noProof/>
              </w:rPr>
              <w:t>Monthly and seasonal weather data</w:t>
            </w:r>
            <w:r>
              <w:rPr>
                <w:noProof/>
                <w:webHidden/>
              </w:rPr>
              <w:tab/>
            </w:r>
            <w:r>
              <w:rPr>
                <w:noProof/>
                <w:webHidden/>
              </w:rPr>
              <w:fldChar w:fldCharType="begin"/>
            </w:r>
            <w:r>
              <w:rPr>
                <w:noProof/>
                <w:webHidden/>
              </w:rPr>
              <w:instrText xml:space="preserve"> PAGEREF _Toc53219788 \h </w:instrText>
            </w:r>
            <w:r>
              <w:rPr>
                <w:noProof/>
                <w:webHidden/>
              </w:rPr>
            </w:r>
            <w:r>
              <w:rPr>
                <w:noProof/>
                <w:webHidden/>
              </w:rPr>
              <w:fldChar w:fldCharType="separate"/>
            </w:r>
            <w:r>
              <w:rPr>
                <w:noProof/>
                <w:webHidden/>
              </w:rPr>
              <w:t>14</w:t>
            </w:r>
            <w:r>
              <w:rPr>
                <w:noProof/>
                <w:webHidden/>
              </w:rPr>
              <w:fldChar w:fldCharType="end"/>
            </w:r>
          </w:hyperlink>
        </w:p>
        <w:p w14:paraId="3CDE2B6D" w14:textId="153098B8" w:rsidR="006A13B7" w:rsidRDefault="006A13B7">
          <w:pPr>
            <w:pStyle w:val="TOC2"/>
            <w:tabs>
              <w:tab w:val="right" w:leader="dot" w:pos="9350"/>
            </w:tabs>
            <w:rPr>
              <w:rFonts w:eastAsiaTheme="minorEastAsia"/>
              <w:noProof/>
            </w:rPr>
          </w:pPr>
          <w:hyperlink w:anchor="_Toc53219789" w:history="1">
            <w:r w:rsidRPr="00885EEF">
              <w:rPr>
                <w:rStyle w:val="Hyperlink"/>
                <w:noProof/>
              </w:rPr>
              <w:t>Climate data grids</w:t>
            </w:r>
            <w:r>
              <w:rPr>
                <w:noProof/>
                <w:webHidden/>
              </w:rPr>
              <w:tab/>
            </w:r>
            <w:r>
              <w:rPr>
                <w:noProof/>
                <w:webHidden/>
              </w:rPr>
              <w:fldChar w:fldCharType="begin"/>
            </w:r>
            <w:r>
              <w:rPr>
                <w:noProof/>
                <w:webHidden/>
              </w:rPr>
              <w:instrText xml:space="preserve"> PAGEREF _Toc53219789 \h </w:instrText>
            </w:r>
            <w:r>
              <w:rPr>
                <w:noProof/>
                <w:webHidden/>
              </w:rPr>
            </w:r>
            <w:r>
              <w:rPr>
                <w:noProof/>
                <w:webHidden/>
              </w:rPr>
              <w:fldChar w:fldCharType="separate"/>
            </w:r>
            <w:r>
              <w:rPr>
                <w:noProof/>
                <w:webHidden/>
              </w:rPr>
              <w:t>15</w:t>
            </w:r>
            <w:r>
              <w:rPr>
                <w:noProof/>
                <w:webHidden/>
              </w:rPr>
              <w:fldChar w:fldCharType="end"/>
            </w:r>
          </w:hyperlink>
        </w:p>
        <w:p w14:paraId="3234C6CC" w14:textId="6654D415" w:rsidR="006A13B7" w:rsidRDefault="006A13B7">
          <w:pPr>
            <w:pStyle w:val="TOC3"/>
            <w:tabs>
              <w:tab w:val="right" w:leader="dot" w:pos="9350"/>
            </w:tabs>
            <w:rPr>
              <w:rFonts w:eastAsiaTheme="minorEastAsia"/>
              <w:noProof/>
            </w:rPr>
          </w:pPr>
          <w:hyperlink w:anchor="_Toc53219790" w:history="1">
            <w:r w:rsidRPr="00885EEF">
              <w:rPr>
                <w:rStyle w:val="Hyperlink"/>
                <w:noProof/>
              </w:rPr>
              <w:t>The WW2100 climate grid</w:t>
            </w:r>
            <w:r>
              <w:rPr>
                <w:noProof/>
                <w:webHidden/>
              </w:rPr>
              <w:tab/>
            </w:r>
            <w:r>
              <w:rPr>
                <w:noProof/>
                <w:webHidden/>
              </w:rPr>
              <w:fldChar w:fldCharType="begin"/>
            </w:r>
            <w:r>
              <w:rPr>
                <w:noProof/>
                <w:webHidden/>
              </w:rPr>
              <w:instrText xml:space="preserve"> PAGEREF _Toc53219790 \h </w:instrText>
            </w:r>
            <w:r>
              <w:rPr>
                <w:noProof/>
                <w:webHidden/>
              </w:rPr>
            </w:r>
            <w:r>
              <w:rPr>
                <w:noProof/>
                <w:webHidden/>
              </w:rPr>
              <w:fldChar w:fldCharType="separate"/>
            </w:r>
            <w:r>
              <w:rPr>
                <w:noProof/>
                <w:webHidden/>
              </w:rPr>
              <w:t>15</w:t>
            </w:r>
            <w:r>
              <w:rPr>
                <w:noProof/>
                <w:webHidden/>
              </w:rPr>
              <w:fldChar w:fldCharType="end"/>
            </w:r>
          </w:hyperlink>
        </w:p>
        <w:p w14:paraId="2DBB3D8D" w14:textId="79F79218" w:rsidR="006A13B7" w:rsidRDefault="006A13B7">
          <w:pPr>
            <w:pStyle w:val="TOC3"/>
            <w:tabs>
              <w:tab w:val="right" w:leader="dot" w:pos="9350"/>
            </w:tabs>
            <w:rPr>
              <w:rFonts w:eastAsiaTheme="minorEastAsia"/>
              <w:noProof/>
            </w:rPr>
          </w:pPr>
          <w:hyperlink w:anchor="_Toc53219791" w:history="1">
            <w:r w:rsidRPr="00885EEF">
              <w:rPr>
                <w:rStyle w:val="Hyperlink"/>
                <w:noProof/>
              </w:rPr>
              <w:t>The v2 climate grid</w:t>
            </w:r>
            <w:r>
              <w:rPr>
                <w:noProof/>
                <w:webHidden/>
              </w:rPr>
              <w:tab/>
            </w:r>
            <w:r>
              <w:rPr>
                <w:noProof/>
                <w:webHidden/>
              </w:rPr>
              <w:fldChar w:fldCharType="begin"/>
            </w:r>
            <w:r>
              <w:rPr>
                <w:noProof/>
                <w:webHidden/>
              </w:rPr>
              <w:instrText xml:space="preserve"> PAGEREF _Toc53219791 \h </w:instrText>
            </w:r>
            <w:r>
              <w:rPr>
                <w:noProof/>
                <w:webHidden/>
              </w:rPr>
            </w:r>
            <w:r>
              <w:rPr>
                <w:noProof/>
                <w:webHidden/>
              </w:rPr>
              <w:fldChar w:fldCharType="separate"/>
            </w:r>
            <w:r>
              <w:rPr>
                <w:noProof/>
                <w:webHidden/>
              </w:rPr>
              <w:t>16</w:t>
            </w:r>
            <w:r>
              <w:rPr>
                <w:noProof/>
                <w:webHidden/>
              </w:rPr>
              <w:fldChar w:fldCharType="end"/>
            </w:r>
          </w:hyperlink>
        </w:p>
        <w:p w14:paraId="033521F8" w14:textId="6485885F" w:rsidR="006A13B7" w:rsidRDefault="006A13B7">
          <w:pPr>
            <w:pStyle w:val="TOC2"/>
            <w:tabs>
              <w:tab w:val="right" w:leader="dot" w:pos="9350"/>
            </w:tabs>
            <w:rPr>
              <w:rFonts w:eastAsiaTheme="minorEastAsia"/>
              <w:noProof/>
            </w:rPr>
          </w:pPr>
          <w:hyperlink w:anchor="_Toc53219792" w:history="1">
            <w:r w:rsidRPr="00885EEF">
              <w:rPr>
                <w:rStyle w:val="Hyperlink"/>
                <w:noProof/>
              </w:rPr>
              <w:t>How climate data is looked up</w:t>
            </w:r>
            <w:r>
              <w:rPr>
                <w:noProof/>
                <w:webHidden/>
              </w:rPr>
              <w:tab/>
            </w:r>
            <w:r>
              <w:rPr>
                <w:noProof/>
                <w:webHidden/>
              </w:rPr>
              <w:fldChar w:fldCharType="begin"/>
            </w:r>
            <w:r>
              <w:rPr>
                <w:noProof/>
                <w:webHidden/>
              </w:rPr>
              <w:instrText xml:space="preserve"> PAGEREF _Toc53219792 \h </w:instrText>
            </w:r>
            <w:r>
              <w:rPr>
                <w:noProof/>
                <w:webHidden/>
              </w:rPr>
            </w:r>
            <w:r>
              <w:rPr>
                <w:noProof/>
                <w:webHidden/>
              </w:rPr>
              <w:fldChar w:fldCharType="separate"/>
            </w:r>
            <w:r>
              <w:rPr>
                <w:noProof/>
                <w:webHidden/>
              </w:rPr>
              <w:t>16</w:t>
            </w:r>
            <w:r>
              <w:rPr>
                <w:noProof/>
                <w:webHidden/>
              </w:rPr>
              <w:fldChar w:fldCharType="end"/>
            </w:r>
          </w:hyperlink>
        </w:p>
        <w:p w14:paraId="2864CF1B" w14:textId="23F43785" w:rsidR="006A13B7" w:rsidRDefault="006A13B7">
          <w:pPr>
            <w:pStyle w:val="TOC2"/>
            <w:tabs>
              <w:tab w:val="right" w:leader="dot" w:pos="9350"/>
            </w:tabs>
            <w:rPr>
              <w:rFonts w:eastAsiaTheme="minorEastAsia"/>
              <w:noProof/>
            </w:rPr>
          </w:pPr>
          <w:hyperlink w:anchor="_Toc53219793" w:history="1">
            <w:r w:rsidRPr="00885EEF">
              <w:rPr>
                <w:rStyle w:val="Hyperlink"/>
                <w:noProof/>
              </w:rPr>
              <w:t>What is in a climate dataset</w:t>
            </w:r>
            <w:r>
              <w:rPr>
                <w:noProof/>
                <w:webHidden/>
              </w:rPr>
              <w:tab/>
            </w:r>
            <w:r>
              <w:rPr>
                <w:noProof/>
                <w:webHidden/>
              </w:rPr>
              <w:fldChar w:fldCharType="begin"/>
            </w:r>
            <w:r>
              <w:rPr>
                <w:noProof/>
                <w:webHidden/>
              </w:rPr>
              <w:instrText xml:space="preserve"> PAGEREF _Toc53219793 \h </w:instrText>
            </w:r>
            <w:r>
              <w:rPr>
                <w:noProof/>
                <w:webHidden/>
              </w:rPr>
            </w:r>
            <w:r>
              <w:rPr>
                <w:noProof/>
                <w:webHidden/>
              </w:rPr>
              <w:fldChar w:fldCharType="separate"/>
            </w:r>
            <w:r>
              <w:rPr>
                <w:noProof/>
                <w:webHidden/>
              </w:rPr>
              <w:t>16</w:t>
            </w:r>
            <w:r>
              <w:rPr>
                <w:noProof/>
                <w:webHidden/>
              </w:rPr>
              <w:fldChar w:fldCharType="end"/>
            </w:r>
          </w:hyperlink>
        </w:p>
        <w:p w14:paraId="3E6A1880" w14:textId="3CAC5BD8" w:rsidR="006A13B7" w:rsidRDefault="006A13B7">
          <w:pPr>
            <w:pStyle w:val="TOC1"/>
            <w:tabs>
              <w:tab w:val="right" w:leader="dot" w:pos="9350"/>
            </w:tabs>
            <w:rPr>
              <w:rFonts w:eastAsiaTheme="minorEastAsia"/>
              <w:noProof/>
            </w:rPr>
          </w:pPr>
          <w:hyperlink w:anchor="_Toc53219794" w:history="1">
            <w:r w:rsidRPr="00885EEF">
              <w:rPr>
                <w:rStyle w:val="Hyperlink"/>
                <w:noProof/>
              </w:rPr>
              <w:t>Water rights</w:t>
            </w:r>
            <w:r>
              <w:rPr>
                <w:noProof/>
                <w:webHidden/>
              </w:rPr>
              <w:tab/>
            </w:r>
            <w:r>
              <w:rPr>
                <w:noProof/>
                <w:webHidden/>
              </w:rPr>
              <w:fldChar w:fldCharType="begin"/>
            </w:r>
            <w:r>
              <w:rPr>
                <w:noProof/>
                <w:webHidden/>
              </w:rPr>
              <w:instrText xml:space="preserve"> PAGEREF _Toc53219794 \h </w:instrText>
            </w:r>
            <w:r>
              <w:rPr>
                <w:noProof/>
                <w:webHidden/>
              </w:rPr>
            </w:r>
            <w:r>
              <w:rPr>
                <w:noProof/>
                <w:webHidden/>
              </w:rPr>
              <w:fldChar w:fldCharType="separate"/>
            </w:r>
            <w:r>
              <w:rPr>
                <w:noProof/>
                <w:webHidden/>
              </w:rPr>
              <w:t>17</w:t>
            </w:r>
            <w:r>
              <w:rPr>
                <w:noProof/>
                <w:webHidden/>
              </w:rPr>
              <w:fldChar w:fldCharType="end"/>
            </w:r>
          </w:hyperlink>
        </w:p>
        <w:p w14:paraId="073AC13E" w14:textId="70A543B8" w:rsidR="006A13B7" w:rsidRDefault="006A13B7">
          <w:pPr>
            <w:pStyle w:val="TOC2"/>
            <w:tabs>
              <w:tab w:val="right" w:leader="dot" w:pos="9350"/>
            </w:tabs>
            <w:rPr>
              <w:rFonts w:eastAsiaTheme="minorEastAsia"/>
              <w:noProof/>
            </w:rPr>
          </w:pPr>
          <w:hyperlink w:anchor="_Toc53219795" w:history="1">
            <w:r w:rsidRPr="00885EEF">
              <w:rPr>
                <w:rStyle w:val="Hyperlink"/>
                <w:noProof/>
              </w:rPr>
              <w:t>Water rights data</w:t>
            </w:r>
            <w:r>
              <w:rPr>
                <w:noProof/>
                <w:webHidden/>
              </w:rPr>
              <w:tab/>
            </w:r>
            <w:r>
              <w:rPr>
                <w:noProof/>
                <w:webHidden/>
              </w:rPr>
              <w:fldChar w:fldCharType="begin"/>
            </w:r>
            <w:r>
              <w:rPr>
                <w:noProof/>
                <w:webHidden/>
              </w:rPr>
              <w:instrText xml:space="preserve"> PAGEREF _Toc53219795 \h </w:instrText>
            </w:r>
            <w:r>
              <w:rPr>
                <w:noProof/>
                <w:webHidden/>
              </w:rPr>
            </w:r>
            <w:r>
              <w:rPr>
                <w:noProof/>
                <w:webHidden/>
              </w:rPr>
              <w:fldChar w:fldCharType="separate"/>
            </w:r>
            <w:r>
              <w:rPr>
                <w:noProof/>
                <w:webHidden/>
              </w:rPr>
              <w:t>17</w:t>
            </w:r>
            <w:r>
              <w:rPr>
                <w:noProof/>
                <w:webHidden/>
              </w:rPr>
              <w:fldChar w:fldCharType="end"/>
            </w:r>
          </w:hyperlink>
        </w:p>
        <w:p w14:paraId="741419B9" w14:textId="420BF7EF" w:rsidR="006A13B7" w:rsidRDefault="006A13B7">
          <w:pPr>
            <w:pStyle w:val="TOC2"/>
            <w:tabs>
              <w:tab w:val="right" w:leader="dot" w:pos="9350"/>
            </w:tabs>
            <w:rPr>
              <w:rFonts w:eastAsiaTheme="minorEastAsia"/>
              <w:noProof/>
            </w:rPr>
          </w:pPr>
          <w:hyperlink w:anchor="_Toc53219796" w:history="1">
            <w:r w:rsidRPr="00885EEF">
              <w:rPr>
                <w:rStyle w:val="Hyperlink"/>
                <w:noProof/>
              </w:rPr>
              <w:t>The wr_pods.csv file</w:t>
            </w:r>
            <w:r>
              <w:rPr>
                <w:noProof/>
                <w:webHidden/>
              </w:rPr>
              <w:tab/>
            </w:r>
            <w:r>
              <w:rPr>
                <w:noProof/>
                <w:webHidden/>
              </w:rPr>
              <w:fldChar w:fldCharType="begin"/>
            </w:r>
            <w:r>
              <w:rPr>
                <w:noProof/>
                <w:webHidden/>
              </w:rPr>
              <w:instrText xml:space="preserve"> PAGEREF _Toc53219796 \h </w:instrText>
            </w:r>
            <w:r>
              <w:rPr>
                <w:noProof/>
                <w:webHidden/>
              </w:rPr>
            </w:r>
            <w:r>
              <w:rPr>
                <w:noProof/>
                <w:webHidden/>
              </w:rPr>
              <w:fldChar w:fldCharType="separate"/>
            </w:r>
            <w:r>
              <w:rPr>
                <w:noProof/>
                <w:webHidden/>
              </w:rPr>
              <w:t>18</w:t>
            </w:r>
            <w:r>
              <w:rPr>
                <w:noProof/>
                <w:webHidden/>
              </w:rPr>
              <w:fldChar w:fldCharType="end"/>
            </w:r>
          </w:hyperlink>
        </w:p>
        <w:p w14:paraId="422BC2DF" w14:textId="369BF4CE" w:rsidR="006A13B7" w:rsidRDefault="006A13B7">
          <w:pPr>
            <w:pStyle w:val="TOC2"/>
            <w:tabs>
              <w:tab w:val="right" w:leader="dot" w:pos="9350"/>
            </w:tabs>
            <w:rPr>
              <w:rFonts w:eastAsiaTheme="minorEastAsia"/>
              <w:noProof/>
            </w:rPr>
          </w:pPr>
          <w:hyperlink w:anchor="_Toc53219797" w:history="1">
            <w:r w:rsidRPr="00885EEF">
              <w:rPr>
                <w:rStyle w:val="Hyperlink"/>
                <w:noProof/>
              </w:rPr>
              <w:t>The wr_pous.csv file</w:t>
            </w:r>
            <w:r>
              <w:rPr>
                <w:noProof/>
                <w:webHidden/>
              </w:rPr>
              <w:tab/>
            </w:r>
            <w:r>
              <w:rPr>
                <w:noProof/>
                <w:webHidden/>
              </w:rPr>
              <w:fldChar w:fldCharType="begin"/>
            </w:r>
            <w:r>
              <w:rPr>
                <w:noProof/>
                <w:webHidden/>
              </w:rPr>
              <w:instrText xml:space="preserve"> PAGEREF _Toc53219797 \h </w:instrText>
            </w:r>
            <w:r>
              <w:rPr>
                <w:noProof/>
                <w:webHidden/>
              </w:rPr>
            </w:r>
            <w:r>
              <w:rPr>
                <w:noProof/>
                <w:webHidden/>
              </w:rPr>
              <w:fldChar w:fldCharType="separate"/>
            </w:r>
            <w:r>
              <w:rPr>
                <w:noProof/>
                <w:webHidden/>
              </w:rPr>
              <w:t>18</w:t>
            </w:r>
            <w:r>
              <w:rPr>
                <w:noProof/>
                <w:webHidden/>
              </w:rPr>
              <w:fldChar w:fldCharType="end"/>
            </w:r>
          </w:hyperlink>
        </w:p>
        <w:p w14:paraId="23DFB7CF" w14:textId="348DBC23" w:rsidR="006A13B7" w:rsidRDefault="006A13B7">
          <w:pPr>
            <w:pStyle w:val="TOC2"/>
            <w:tabs>
              <w:tab w:val="right" w:leader="dot" w:pos="9350"/>
            </w:tabs>
            <w:rPr>
              <w:rFonts w:eastAsiaTheme="minorEastAsia"/>
              <w:noProof/>
            </w:rPr>
          </w:pPr>
          <w:hyperlink w:anchor="_Toc53219798" w:history="1">
            <w:r w:rsidRPr="00885EEF">
              <w:rPr>
                <w:rStyle w:val="Hyperlink"/>
                <w:noProof/>
              </w:rPr>
              <w:t>Adding a water right</w:t>
            </w:r>
            <w:r>
              <w:rPr>
                <w:noProof/>
                <w:webHidden/>
              </w:rPr>
              <w:tab/>
            </w:r>
            <w:r>
              <w:rPr>
                <w:noProof/>
                <w:webHidden/>
              </w:rPr>
              <w:fldChar w:fldCharType="begin"/>
            </w:r>
            <w:r>
              <w:rPr>
                <w:noProof/>
                <w:webHidden/>
              </w:rPr>
              <w:instrText xml:space="preserve"> PAGEREF _Toc53219798 \h </w:instrText>
            </w:r>
            <w:r>
              <w:rPr>
                <w:noProof/>
                <w:webHidden/>
              </w:rPr>
            </w:r>
            <w:r>
              <w:rPr>
                <w:noProof/>
                <w:webHidden/>
              </w:rPr>
              <w:fldChar w:fldCharType="separate"/>
            </w:r>
            <w:r>
              <w:rPr>
                <w:noProof/>
                <w:webHidden/>
              </w:rPr>
              <w:t>19</w:t>
            </w:r>
            <w:r>
              <w:rPr>
                <w:noProof/>
                <w:webHidden/>
              </w:rPr>
              <w:fldChar w:fldCharType="end"/>
            </w:r>
          </w:hyperlink>
        </w:p>
        <w:p w14:paraId="589B4F06" w14:textId="7799677A" w:rsidR="006A13B7" w:rsidRDefault="006A13B7">
          <w:pPr>
            <w:pStyle w:val="TOC1"/>
            <w:tabs>
              <w:tab w:val="right" w:leader="dot" w:pos="9350"/>
            </w:tabs>
            <w:rPr>
              <w:rFonts w:eastAsiaTheme="minorEastAsia"/>
              <w:noProof/>
            </w:rPr>
          </w:pPr>
          <w:hyperlink w:anchor="_Toc53219799" w:history="1">
            <w:r w:rsidRPr="00885EEF">
              <w:rPr>
                <w:rStyle w:val="Hyperlink"/>
                <w:noProof/>
              </w:rPr>
              <w:t>Stream flow and stream temperature</w:t>
            </w:r>
            <w:r>
              <w:rPr>
                <w:noProof/>
                <w:webHidden/>
              </w:rPr>
              <w:tab/>
            </w:r>
            <w:r>
              <w:rPr>
                <w:noProof/>
                <w:webHidden/>
              </w:rPr>
              <w:fldChar w:fldCharType="begin"/>
            </w:r>
            <w:r>
              <w:rPr>
                <w:noProof/>
                <w:webHidden/>
              </w:rPr>
              <w:instrText xml:space="preserve"> PAGEREF _Toc53219799 \h </w:instrText>
            </w:r>
            <w:r>
              <w:rPr>
                <w:noProof/>
                <w:webHidden/>
              </w:rPr>
            </w:r>
            <w:r>
              <w:rPr>
                <w:noProof/>
                <w:webHidden/>
              </w:rPr>
              <w:fldChar w:fldCharType="separate"/>
            </w:r>
            <w:r>
              <w:rPr>
                <w:noProof/>
                <w:webHidden/>
              </w:rPr>
              <w:t>20</w:t>
            </w:r>
            <w:r>
              <w:rPr>
                <w:noProof/>
                <w:webHidden/>
              </w:rPr>
              <w:fldChar w:fldCharType="end"/>
            </w:r>
          </w:hyperlink>
        </w:p>
        <w:p w14:paraId="59337650" w14:textId="2111DCBA" w:rsidR="006A13B7" w:rsidRDefault="006A13B7">
          <w:pPr>
            <w:pStyle w:val="TOC2"/>
            <w:tabs>
              <w:tab w:val="right" w:leader="dot" w:pos="9350"/>
            </w:tabs>
            <w:rPr>
              <w:rFonts w:eastAsiaTheme="minorEastAsia"/>
              <w:noProof/>
            </w:rPr>
          </w:pPr>
          <w:hyperlink w:anchor="_Toc53219800" w:history="1">
            <w:r w:rsidRPr="00885EEF">
              <w:rPr>
                <w:rStyle w:val="Hyperlink"/>
                <w:noProof/>
              </w:rPr>
              <w:t>Water parcels</w:t>
            </w:r>
            <w:r>
              <w:rPr>
                <w:noProof/>
                <w:webHidden/>
              </w:rPr>
              <w:tab/>
            </w:r>
            <w:r>
              <w:rPr>
                <w:noProof/>
                <w:webHidden/>
              </w:rPr>
              <w:fldChar w:fldCharType="begin"/>
            </w:r>
            <w:r>
              <w:rPr>
                <w:noProof/>
                <w:webHidden/>
              </w:rPr>
              <w:instrText xml:space="preserve"> PAGEREF _Toc53219800 \h </w:instrText>
            </w:r>
            <w:r>
              <w:rPr>
                <w:noProof/>
                <w:webHidden/>
              </w:rPr>
            </w:r>
            <w:r>
              <w:rPr>
                <w:noProof/>
                <w:webHidden/>
              </w:rPr>
              <w:fldChar w:fldCharType="separate"/>
            </w:r>
            <w:r>
              <w:rPr>
                <w:noProof/>
                <w:webHidden/>
              </w:rPr>
              <w:t>20</w:t>
            </w:r>
            <w:r>
              <w:rPr>
                <w:noProof/>
                <w:webHidden/>
              </w:rPr>
              <w:fldChar w:fldCharType="end"/>
            </w:r>
          </w:hyperlink>
        </w:p>
        <w:p w14:paraId="264ED2CD" w14:textId="3530208B" w:rsidR="006A13B7" w:rsidRDefault="006A13B7">
          <w:pPr>
            <w:pStyle w:val="TOC2"/>
            <w:tabs>
              <w:tab w:val="right" w:leader="dot" w:pos="9350"/>
            </w:tabs>
            <w:rPr>
              <w:rFonts w:eastAsiaTheme="minorEastAsia"/>
              <w:noProof/>
            </w:rPr>
          </w:pPr>
          <w:hyperlink w:anchor="_Toc53219801" w:history="1">
            <w:r w:rsidRPr="00885EEF">
              <w:rPr>
                <w:rStyle w:val="Hyperlink"/>
                <w:noProof/>
              </w:rPr>
              <w:t>Daily water mass and energy balance</w:t>
            </w:r>
            <w:r>
              <w:rPr>
                <w:noProof/>
                <w:webHidden/>
              </w:rPr>
              <w:tab/>
            </w:r>
            <w:r>
              <w:rPr>
                <w:noProof/>
                <w:webHidden/>
              </w:rPr>
              <w:fldChar w:fldCharType="begin"/>
            </w:r>
            <w:r>
              <w:rPr>
                <w:noProof/>
                <w:webHidden/>
              </w:rPr>
              <w:instrText xml:space="preserve"> PAGEREF _Toc53219801 \h </w:instrText>
            </w:r>
            <w:r>
              <w:rPr>
                <w:noProof/>
                <w:webHidden/>
              </w:rPr>
            </w:r>
            <w:r>
              <w:rPr>
                <w:noProof/>
                <w:webHidden/>
              </w:rPr>
              <w:fldChar w:fldCharType="separate"/>
            </w:r>
            <w:r>
              <w:rPr>
                <w:noProof/>
                <w:webHidden/>
              </w:rPr>
              <w:t>20</w:t>
            </w:r>
            <w:r>
              <w:rPr>
                <w:noProof/>
                <w:webHidden/>
              </w:rPr>
              <w:fldChar w:fldCharType="end"/>
            </w:r>
          </w:hyperlink>
        </w:p>
        <w:p w14:paraId="38F9BFFD" w14:textId="540A19BB" w:rsidR="006A13B7" w:rsidRDefault="006A13B7">
          <w:pPr>
            <w:pStyle w:val="TOC2"/>
            <w:tabs>
              <w:tab w:val="right" w:leader="dot" w:pos="9350"/>
            </w:tabs>
            <w:rPr>
              <w:rFonts w:eastAsiaTheme="minorEastAsia"/>
              <w:noProof/>
            </w:rPr>
          </w:pPr>
          <w:hyperlink w:anchor="_Toc53219802" w:history="1">
            <w:r w:rsidRPr="00885EEF">
              <w:rPr>
                <w:rStyle w:val="Hyperlink"/>
                <w:noProof/>
              </w:rPr>
              <w:t>Estimating the rate of flow and surface area in a stream reach</w:t>
            </w:r>
            <w:r>
              <w:rPr>
                <w:noProof/>
                <w:webHidden/>
              </w:rPr>
              <w:tab/>
            </w:r>
            <w:r>
              <w:rPr>
                <w:noProof/>
                <w:webHidden/>
              </w:rPr>
              <w:fldChar w:fldCharType="begin"/>
            </w:r>
            <w:r>
              <w:rPr>
                <w:noProof/>
                <w:webHidden/>
              </w:rPr>
              <w:instrText xml:space="preserve"> PAGEREF _Toc53219802 \h </w:instrText>
            </w:r>
            <w:r>
              <w:rPr>
                <w:noProof/>
                <w:webHidden/>
              </w:rPr>
            </w:r>
            <w:r>
              <w:rPr>
                <w:noProof/>
                <w:webHidden/>
              </w:rPr>
              <w:fldChar w:fldCharType="separate"/>
            </w:r>
            <w:r>
              <w:rPr>
                <w:noProof/>
                <w:webHidden/>
              </w:rPr>
              <w:t>21</w:t>
            </w:r>
            <w:r>
              <w:rPr>
                <w:noProof/>
                <w:webHidden/>
              </w:rPr>
              <w:fldChar w:fldCharType="end"/>
            </w:r>
          </w:hyperlink>
        </w:p>
        <w:p w14:paraId="60472B9E" w14:textId="310D48FB" w:rsidR="006A13B7" w:rsidRDefault="006A13B7">
          <w:pPr>
            <w:pStyle w:val="TOC2"/>
            <w:tabs>
              <w:tab w:val="right" w:leader="dot" w:pos="9350"/>
            </w:tabs>
            <w:rPr>
              <w:rFonts w:eastAsiaTheme="minorEastAsia"/>
              <w:noProof/>
            </w:rPr>
          </w:pPr>
          <w:hyperlink w:anchor="_Toc53219803" w:history="1">
            <w:r w:rsidRPr="00885EEF">
              <w:rPr>
                <w:rStyle w:val="Hyperlink"/>
                <w:noProof/>
              </w:rPr>
              <w:t>Water temperature from thermal energy</w:t>
            </w:r>
            <w:r>
              <w:rPr>
                <w:noProof/>
                <w:webHidden/>
              </w:rPr>
              <w:tab/>
            </w:r>
            <w:r>
              <w:rPr>
                <w:noProof/>
                <w:webHidden/>
              </w:rPr>
              <w:fldChar w:fldCharType="begin"/>
            </w:r>
            <w:r>
              <w:rPr>
                <w:noProof/>
                <w:webHidden/>
              </w:rPr>
              <w:instrText xml:space="preserve"> PAGEREF _Toc53219803 \h </w:instrText>
            </w:r>
            <w:r>
              <w:rPr>
                <w:noProof/>
                <w:webHidden/>
              </w:rPr>
            </w:r>
            <w:r>
              <w:rPr>
                <w:noProof/>
                <w:webHidden/>
              </w:rPr>
              <w:fldChar w:fldCharType="separate"/>
            </w:r>
            <w:r>
              <w:rPr>
                <w:noProof/>
                <w:webHidden/>
              </w:rPr>
              <w:t>22</w:t>
            </w:r>
            <w:r>
              <w:rPr>
                <w:noProof/>
                <w:webHidden/>
              </w:rPr>
              <w:fldChar w:fldCharType="end"/>
            </w:r>
          </w:hyperlink>
        </w:p>
        <w:p w14:paraId="25613D05" w14:textId="318510C9" w:rsidR="006A13B7" w:rsidRDefault="006A13B7">
          <w:pPr>
            <w:pStyle w:val="TOC2"/>
            <w:tabs>
              <w:tab w:val="right" w:leader="dot" w:pos="9350"/>
            </w:tabs>
            <w:rPr>
              <w:rFonts w:eastAsiaTheme="minorEastAsia"/>
              <w:noProof/>
            </w:rPr>
          </w:pPr>
          <w:hyperlink w:anchor="_Toc53219804" w:history="1">
            <w:r w:rsidRPr="00885EEF">
              <w:rPr>
                <w:rStyle w:val="Hyperlink"/>
                <w:noProof/>
              </w:rPr>
              <w:t>Initial conditions for Flow: the IC file</w:t>
            </w:r>
            <w:r>
              <w:rPr>
                <w:noProof/>
                <w:webHidden/>
              </w:rPr>
              <w:tab/>
            </w:r>
            <w:r>
              <w:rPr>
                <w:noProof/>
                <w:webHidden/>
              </w:rPr>
              <w:fldChar w:fldCharType="begin"/>
            </w:r>
            <w:r>
              <w:rPr>
                <w:noProof/>
                <w:webHidden/>
              </w:rPr>
              <w:instrText xml:space="preserve"> PAGEREF _Toc53219804 \h </w:instrText>
            </w:r>
            <w:r>
              <w:rPr>
                <w:noProof/>
                <w:webHidden/>
              </w:rPr>
            </w:r>
            <w:r>
              <w:rPr>
                <w:noProof/>
                <w:webHidden/>
              </w:rPr>
              <w:fldChar w:fldCharType="separate"/>
            </w:r>
            <w:r>
              <w:rPr>
                <w:noProof/>
                <w:webHidden/>
              </w:rPr>
              <w:t>22</w:t>
            </w:r>
            <w:r>
              <w:rPr>
                <w:noProof/>
                <w:webHidden/>
              </w:rPr>
              <w:fldChar w:fldCharType="end"/>
            </w:r>
          </w:hyperlink>
        </w:p>
        <w:p w14:paraId="1E6E9C85" w14:textId="07B3F2B5" w:rsidR="006A13B7" w:rsidRDefault="006A13B7">
          <w:pPr>
            <w:pStyle w:val="TOC2"/>
            <w:tabs>
              <w:tab w:val="right" w:leader="dot" w:pos="9350"/>
            </w:tabs>
            <w:rPr>
              <w:rFonts w:eastAsiaTheme="minorEastAsia"/>
              <w:noProof/>
            </w:rPr>
          </w:pPr>
          <w:hyperlink w:anchor="_Toc53219805" w:history="1">
            <w:r w:rsidRPr="00885EEF">
              <w:rPr>
                <w:rStyle w:val="Hyperlink"/>
                <w:noProof/>
              </w:rPr>
              <w:t>Boundary conditions for stream water temperature</w:t>
            </w:r>
            <w:r>
              <w:rPr>
                <w:noProof/>
                <w:webHidden/>
              </w:rPr>
              <w:tab/>
            </w:r>
            <w:r>
              <w:rPr>
                <w:noProof/>
                <w:webHidden/>
              </w:rPr>
              <w:fldChar w:fldCharType="begin"/>
            </w:r>
            <w:r>
              <w:rPr>
                <w:noProof/>
                <w:webHidden/>
              </w:rPr>
              <w:instrText xml:space="preserve"> PAGEREF _Toc53219805 \h </w:instrText>
            </w:r>
            <w:r>
              <w:rPr>
                <w:noProof/>
                <w:webHidden/>
              </w:rPr>
            </w:r>
            <w:r>
              <w:rPr>
                <w:noProof/>
                <w:webHidden/>
              </w:rPr>
              <w:fldChar w:fldCharType="separate"/>
            </w:r>
            <w:r>
              <w:rPr>
                <w:noProof/>
                <w:webHidden/>
              </w:rPr>
              <w:t>22</w:t>
            </w:r>
            <w:r>
              <w:rPr>
                <w:noProof/>
                <w:webHidden/>
              </w:rPr>
              <w:fldChar w:fldCharType="end"/>
            </w:r>
          </w:hyperlink>
        </w:p>
        <w:p w14:paraId="14775A88" w14:textId="187116B5" w:rsidR="006A13B7" w:rsidRDefault="006A13B7">
          <w:pPr>
            <w:pStyle w:val="TOC2"/>
            <w:tabs>
              <w:tab w:val="right" w:leader="dot" w:pos="9350"/>
            </w:tabs>
            <w:rPr>
              <w:rFonts w:eastAsiaTheme="minorEastAsia"/>
              <w:noProof/>
            </w:rPr>
          </w:pPr>
          <w:hyperlink w:anchor="_Toc53219806" w:history="1">
            <w:r w:rsidRPr="00885EEF">
              <w:rPr>
                <w:rStyle w:val="Hyperlink"/>
                <w:noProof/>
              </w:rPr>
              <w:t>Thermal stratification in reservoirs</w:t>
            </w:r>
            <w:r>
              <w:rPr>
                <w:noProof/>
                <w:webHidden/>
              </w:rPr>
              <w:tab/>
            </w:r>
            <w:r>
              <w:rPr>
                <w:noProof/>
                <w:webHidden/>
              </w:rPr>
              <w:fldChar w:fldCharType="begin"/>
            </w:r>
            <w:r>
              <w:rPr>
                <w:noProof/>
                <w:webHidden/>
              </w:rPr>
              <w:instrText xml:space="preserve"> PAGEREF _Toc53219806 \h </w:instrText>
            </w:r>
            <w:r>
              <w:rPr>
                <w:noProof/>
                <w:webHidden/>
              </w:rPr>
            </w:r>
            <w:r>
              <w:rPr>
                <w:noProof/>
                <w:webHidden/>
              </w:rPr>
              <w:fldChar w:fldCharType="separate"/>
            </w:r>
            <w:r>
              <w:rPr>
                <w:noProof/>
                <w:webHidden/>
              </w:rPr>
              <w:t>23</w:t>
            </w:r>
            <w:r>
              <w:rPr>
                <w:noProof/>
                <w:webHidden/>
              </w:rPr>
              <w:fldChar w:fldCharType="end"/>
            </w:r>
          </w:hyperlink>
        </w:p>
        <w:p w14:paraId="41D8E06F" w14:textId="262A3BA3" w:rsidR="006A13B7" w:rsidRDefault="006A13B7">
          <w:pPr>
            <w:pStyle w:val="TOC2"/>
            <w:tabs>
              <w:tab w:val="right" w:leader="dot" w:pos="9350"/>
            </w:tabs>
            <w:rPr>
              <w:rFonts w:eastAsiaTheme="minorEastAsia"/>
              <w:noProof/>
            </w:rPr>
          </w:pPr>
          <w:hyperlink w:anchor="_Toc53219807" w:history="1">
            <w:r w:rsidRPr="00885EEF">
              <w:rPr>
                <w:rStyle w:val="Hyperlink"/>
                <w:noProof/>
              </w:rPr>
              <w:t>Thermal loading</w:t>
            </w:r>
            <w:r>
              <w:rPr>
                <w:noProof/>
                <w:webHidden/>
              </w:rPr>
              <w:tab/>
            </w:r>
            <w:r>
              <w:rPr>
                <w:noProof/>
                <w:webHidden/>
              </w:rPr>
              <w:fldChar w:fldCharType="begin"/>
            </w:r>
            <w:r>
              <w:rPr>
                <w:noProof/>
                <w:webHidden/>
              </w:rPr>
              <w:instrText xml:space="preserve"> PAGEREF _Toc53219807 \h </w:instrText>
            </w:r>
            <w:r>
              <w:rPr>
                <w:noProof/>
                <w:webHidden/>
              </w:rPr>
            </w:r>
            <w:r>
              <w:rPr>
                <w:noProof/>
                <w:webHidden/>
              </w:rPr>
              <w:fldChar w:fldCharType="separate"/>
            </w:r>
            <w:r>
              <w:rPr>
                <w:noProof/>
                <w:webHidden/>
              </w:rPr>
              <w:t>23</w:t>
            </w:r>
            <w:r>
              <w:rPr>
                <w:noProof/>
                <w:webHidden/>
              </w:rPr>
              <w:fldChar w:fldCharType="end"/>
            </w:r>
          </w:hyperlink>
        </w:p>
        <w:p w14:paraId="3826D1AD" w14:textId="53625D48" w:rsidR="006A13B7" w:rsidRDefault="006A13B7">
          <w:pPr>
            <w:pStyle w:val="TOC1"/>
            <w:tabs>
              <w:tab w:val="right" w:leader="dot" w:pos="9350"/>
            </w:tabs>
            <w:rPr>
              <w:rFonts w:eastAsiaTheme="minorEastAsia"/>
              <w:noProof/>
            </w:rPr>
          </w:pPr>
          <w:hyperlink w:anchor="_Toc53219808" w:history="1">
            <w:r w:rsidRPr="00885EE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_Toc53219808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14:paraId="44469B09" w14:textId="19A76B02" w:rsidR="006A13B7" w:rsidRDefault="006A13B7">
          <w:pPr>
            <w:pStyle w:val="TOC1"/>
            <w:tabs>
              <w:tab w:val="right" w:leader="dot" w:pos="9350"/>
            </w:tabs>
            <w:rPr>
              <w:rFonts w:eastAsiaTheme="minorEastAsia"/>
              <w:noProof/>
            </w:rPr>
          </w:pPr>
          <w:hyperlink w:anchor="_Toc53219809" w:history="1">
            <w:r w:rsidRPr="00885EEF">
              <w:rPr>
                <w:rStyle w:val="Hyperlink"/>
                <w:noProof/>
              </w:rPr>
              <w:t>North Santiam study area</w:t>
            </w:r>
            <w:r>
              <w:rPr>
                <w:noProof/>
                <w:webHidden/>
              </w:rPr>
              <w:tab/>
            </w:r>
            <w:r>
              <w:rPr>
                <w:noProof/>
                <w:webHidden/>
              </w:rPr>
              <w:fldChar w:fldCharType="begin"/>
            </w:r>
            <w:r>
              <w:rPr>
                <w:noProof/>
                <w:webHidden/>
              </w:rPr>
              <w:instrText xml:space="preserve"> PAGEREF _Toc53219809 \h </w:instrText>
            </w:r>
            <w:r>
              <w:rPr>
                <w:noProof/>
                <w:webHidden/>
              </w:rPr>
            </w:r>
            <w:r>
              <w:rPr>
                <w:noProof/>
                <w:webHidden/>
              </w:rPr>
              <w:fldChar w:fldCharType="separate"/>
            </w:r>
            <w:r>
              <w:rPr>
                <w:noProof/>
                <w:webHidden/>
              </w:rPr>
              <w:t>26</w:t>
            </w:r>
            <w:r>
              <w:rPr>
                <w:noProof/>
                <w:webHidden/>
              </w:rPr>
              <w:fldChar w:fldCharType="end"/>
            </w:r>
          </w:hyperlink>
        </w:p>
        <w:p w14:paraId="63B68328" w14:textId="497B2C21" w:rsidR="006A13B7" w:rsidRDefault="006A13B7">
          <w:pPr>
            <w:pStyle w:val="TOC2"/>
            <w:tabs>
              <w:tab w:val="right" w:leader="dot" w:pos="9350"/>
            </w:tabs>
            <w:rPr>
              <w:rFonts w:eastAsiaTheme="minorEastAsia"/>
              <w:noProof/>
            </w:rPr>
          </w:pPr>
          <w:hyperlink w:anchor="_Toc53219810" w:history="1">
            <w:r w:rsidRPr="00885EE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_Toc53219810 \h </w:instrText>
            </w:r>
            <w:r>
              <w:rPr>
                <w:noProof/>
                <w:webHidden/>
              </w:rPr>
            </w:r>
            <w:r>
              <w:rPr>
                <w:noProof/>
                <w:webHidden/>
              </w:rPr>
              <w:fldChar w:fldCharType="separate"/>
            </w:r>
            <w:r>
              <w:rPr>
                <w:noProof/>
                <w:webHidden/>
              </w:rPr>
              <w:t>26</w:t>
            </w:r>
            <w:r>
              <w:rPr>
                <w:noProof/>
                <w:webHidden/>
              </w:rPr>
              <w:fldChar w:fldCharType="end"/>
            </w:r>
          </w:hyperlink>
        </w:p>
        <w:p w14:paraId="6BD27C08" w14:textId="6944B38C" w:rsidR="006A13B7" w:rsidRDefault="006A13B7">
          <w:pPr>
            <w:pStyle w:val="TOC2"/>
            <w:tabs>
              <w:tab w:val="right" w:leader="dot" w:pos="9350"/>
            </w:tabs>
            <w:rPr>
              <w:rFonts w:eastAsiaTheme="minorEastAsia"/>
              <w:noProof/>
            </w:rPr>
          </w:pPr>
          <w:hyperlink w:anchor="_Toc53219811" w:history="1">
            <w:r w:rsidRPr="00885EEF">
              <w:rPr>
                <w:rStyle w:val="Hyperlink"/>
                <w:noProof/>
              </w:rPr>
              <w:t>Municipal water rights</w:t>
            </w:r>
            <w:r>
              <w:rPr>
                <w:noProof/>
                <w:webHidden/>
              </w:rPr>
              <w:tab/>
            </w:r>
            <w:r>
              <w:rPr>
                <w:noProof/>
                <w:webHidden/>
              </w:rPr>
              <w:fldChar w:fldCharType="begin"/>
            </w:r>
            <w:r>
              <w:rPr>
                <w:noProof/>
                <w:webHidden/>
              </w:rPr>
              <w:instrText xml:space="preserve"> PAGEREF _Toc53219811 \h </w:instrText>
            </w:r>
            <w:r>
              <w:rPr>
                <w:noProof/>
                <w:webHidden/>
              </w:rPr>
            </w:r>
            <w:r>
              <w:rPr>
                <w:noProof/>
                <w:webHidden/>
              </w:rPr>
              <w:fldChar w:fldCharType="separate"/>
            </w:r>
            <w:r>
              <w:rPr>
                <w:noProof/>
                <w:webHidden/>
              </w:rPr>
              <w:t>28</w:t>
            </w:r>
            <w:r>
              <w:rPr>
                <w:noProof/>
                <w:webHidden/>
              </w:rPr>
              <w:fldChar w:fldCharType="end"/>
            </w:r>
          </w:hyperlink>
        </w:p>
        <w:p w14:paraId="04ED2B55" w14:textId="7613FB74" w:rsidR="006A13B7" w:rsidRDefault="006A13B7">
          <w:pPr>
            <w:pStyle w:val="TOC1"/>
            <w:tabs>
              <w:tab w:val="right" w:leader="dot" w:pos="9350"/>
            </w:tabs>
            <w:rPr>
              <w:rFonts w:eastAsiaTheme="minorEastAsia"/>
              <w:noProof/>
            </w:rPr>
          </w:pPr>
          <w:hyperlink w:anchor="_Toc53219812" w:history="1">
            <w:r w:rsidRPr="00885EEF">
              <w:rPr>
                <w:rStyle w:val="Hyperlink"/>
                <w:noProof/>
              </w:rPr>
              <w:t>McKenzie Basin Wetlands Study</w:t>
            </w:r>
            <w:r>
              <w:rPr>
                <w:noProof/>
                <w:webHidden/>
              </w:rPr>
              <w:tab/>
            </w:r>
            <w:r>
              <w:rPr>
                <w:noProof/>
                <w:webHidden/>
              </w:rPr>
              <w:fldChar w:fldCharType="begin"/>
            </w:r>
            <w:r>
              <w:rPr>
                <w:noProof/>
                <w:webHidden/>
              </w:rPr>
              <w:instrText xml:space="preserve"> PAGEREF _Toc53219812 \h </w:instrText>
            </w:r>
            <w:r>
              <w:rPr>
                <w:noProof/>
                <w:webHidden/>
              </w:rPr>
            </w:r>
            <w:r>
              <w:rPr>
                <w:noProof/>
                <w:webHidden/>
              </w:rPr>
              <w:fldChar w:fldCharType="separate"/>
            </w:r>
            <w:r>
              <w:rPr>
                <w:noProof/>
                <w:webHidden/>
              </w:rPr>
              <w:t>28</w:t>
            </w:r>
            <w:r>
              <w:rPr>
                <w:noProof/>
                <w:webHidden/>
              </w:rPr>
              <w:fldChar w:fldCharType="end"/>
            </w:r>
          </w:hyperlink>
        </w:p>
        <w:p w14:paraId="19A40910" w14:textId="1F4234FF" w:rsidR="006A13B7" w:rsidRDefault="006A13B7">
          <w:pPr>
            <w:pStyle w:val="TOC2"/>
            <w:tabs>
              <w:tab w:val="right" w:leader="dot" w:pos="9350"/>
            </w:tabs>
            <w:rPr>
              <w:rFonts w:eastAsiaTheme="minorEastAsia"/>
              <w:noProof/>
            </w:rPr>
          </w:pPr>
          <w:hyperlink w:anchor="_Toc53219813" w:history="1">
            <w:r w:rsidRPr="00885EEF">
              <w:rPr>
                <w:rStyle w:val="Hyperlink"/>
                <w:noProof/>
              </w:rPr>
              <w:t>Project Overview</w:t>
            </w:r>
            <w:r>
              <w:rPr>
                <w:noProof/>
                <w:webHidden/>
              </w:rPr>
              <w:tab/>
            </w:r>
            <w:r>
              <w:rPr>
                <w:noProof/>
                <w:webHidden/>
              </w:rPr>
              <w:fldChar w:fldCharType="begin"/>
            </w:r>
            <w:r>
              <w:rPr>
                <w:noProof/>
                <w:webHidden/>
              </w:rPr>
              <w:instrText xml:space="preserve"> PAGEREF _Toc53219813 \h </w:instrText>
            </w:r>
            <w:r>
              <w:rPr>
                <w:noProof/>
                <w:webHidden/>
              </w:rPr>
            </w:r>
            <w:r>
              <w:rPr>
                <w:noProof/>
                <w:webHidden/>
              </w:rPr>
              <w:fldChar w:fldCharType="separate"/>
            </w:r>
            <w:r>
              <w:rPr>
                <w:noProof/>
                <w:webHidden/>
              </w:rPr>
              <w:t>28</w:t>
            </w:r>
            <w:r>
              <w:rPr>
                <w:noProof/>
                <w:webHidden/>
              </w:rPr>
              <w:fldChar w:fldCharType="end"/>
            </w:r>
          </w:hyperlink>
        </w:p>
        <w:p w14:paraId="44FC7298" w14:textId="401206C9" w:rsidR="006A13B7" w:rsidRDefault="006A13B7">
          <w:pPr>
            <w:pStyle w:val="TOC2"/>
            <w:tabs>
              <w:tab w:val="right" w:leader="dot" w:pos="9350"/>
            </w:tabs>
            <w:rPr>
              <w:rFonts w:eastAsiaTheme="minorEastAsia"/>
              <w:noProof/>
            </w:rPr>
          </w:pPr>
          <w:hyperlink w:anchor="_Toc53219814" w:history="1">
            <w:r w:rsidRPr="00885EEF">
              <w:rPr>
                <w:rStyle w:val="Hyperlink"/>
                <w:noProof/>
              </w:rPr>
              <w:t>Model and Simulation Overview</w:t>
            </w:r>
            <w:r>
              <w:rPr>
                <w:noProof/>
                <w:webHidden/>
              </w:rPr>
              <w:tab/>
            </w:r>
            <w:r>
              <w:rPr>
                <w:noProof/>
                <w:webHidden/>
              </w:rPr>
              <w:fldChar w:fldCharType="begin"/>
            </w:r>
            <w:r>
              <w:rPr>
                <w:noProof/>
                <w:webHidden/>
              </w:rPr>
              <w:instrText xml:space="preserve"> PAGEREF _Toc53219814 \h </w:instrText>
            </w:r>
            <w:r>
              <w:rPr>
                <w:noProof/>
                <w:webHidden/>
              </w:rPr>
            </w:r>
            <w:r>
              <w:rPr>
                <w:noProof/>
                <w:webHidden/>
              </w:rPr>
              <w:fldChar w:fldCharType="separate"/>
            </w:r>
            <w:r>
              <w:rPr>
                <w:noProof/>
                <w:webHidden/>
              </w:rPr>
              <w:t>30</w:t>
            </w:r>
            <w:r>
              <w:rPr>
                <w:noProof/>
                <w:webHidden/>
              </w:rPr>
              <w:fldChar w:fldCharType="end"/>
            </w:r>
          </w:hyperlink>
        </w:p>
        <w:p w14:paraId="23C50B82" w14:textId="1D9D9151" w:rsidR="006A13B7" w:rsidRDefault="006A13B7">
          <w:pPr>
            <w:pStyle w:val="TOC2"/>
            <w:tabs>
              <w:tab w:val="right" w:leader="dot" w:pos="9350"/>
            </w:tabs>
            <w:rPr>
              <w:rFonts w:eastAsiaTheme="minorEastAsia"/>
              <w:noProof/>
            </w:rPr>
          </w:pPr>
          <w:hyperlink w:anchor="_Toc53219815" w:history="1">
            <w:r w:rsidRPr="00885EE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_Toc53219815 \h </w:instrText>
            </w:r>
            <w:r>
              <w:rPr>
                <w:noProof/>
                <w:webHidden/>
              </w:rPr>
            </w:r>
            <w:r>
              <w:rPr>
                <w:noProof/>
                <w:webHidden/>
              </w:rPr>
              <w:fldChar w:fldCharType="separate"/>
            </w:r>
            <w:r>
              <w:rPr>
                <w:noProof/>
                <w:webHidden/>
              </w:rPr>
              <w:t>31</w:t>
            </w:r>
            <w:r>
              <w:rPr>
                <w:noProof/>
                <w:webHidden/>
              </w:rPr>
              <w:fldChar w:fldCharType="end"/>
            </w:r>
          </w:hyperlink>
        </w:p>
        <w:p w14:paraId="59574F58" w14:textId="621EB2B6" w:rsidR="006A13B7" w:rsidRDefault="006A13B7">
          <w:pPr>
            <w:pStyle w:val="TOC2"/>
            <w:tabs>
              <w:tab w:val="right" w:leader="dot" w:pos="9350"/>
            </w:tabs>
            <w:rPr>
              <w:rFonts w:eastAsiaTheme="minorEastAsia"/>
              <w:noProof/>
            </w:rPr>
          </w:pPr>
          <w:hyperlink w:anchor="_Toc53219816" w:history="1">
            <w:r w:rsidRPr="00885EEF">
              <w:rPr>
                <w:rStyle w:val="Hyperlink"/>
                <w:noProof/>
              </w:rPr>
              <w:t>Data changes for better representation of wetlands</w:t>
            </w:r>
            <w:r>
              <w:rPr>
                <w:noProof/>
                <w:webHidden/>
              </w:rPr>
              <w:tab/>
            </w:r>
            <w:r>
              <w:rPr>
                <w:noProof/>
                <w:webHidden/>
              </w:rPr>
              <w:fldChar w:fldCharType="begin"/>
            </w:r>
            <w:r>
              <w:rPr>
                <w:noProof/>
                <w:webHidden/>
              </w:rPr>
              <w:instrText xml:space="preserve"> PAGEREF _Toc53219816 \h </w:instrText>
            </w:r>
            <w:r>
              <w:rPr>
                <w:noProof/>
                <w:webHidden/>
              </w:rPr>
            </w:r>
            <w:r>
              <w:rPr>
                <w:noProof/>
                <w:webHidden/>
              </w:rPr>
              <w:fldChar w:fldCharType="separate"/>
            </w:r>
            <w:r>
              <w:rPr>
                <w:noProof/>
                <w:webHidden/>
              </w:rPr>
              <w:t>31</w:t>
            </w:r>
            <w:r>
              <w:rPr>
                <w:noProof/>
                <w:webHidden/>
              </w:rPr>
              <w:fldChar w:fldCharType="end"/>
            </w:r>
          </w:hyperlink>
        </w:p>
        <w:p w14:paraId="058BCA00" w14:textId="41B5921C" w:rsidR="006A13B7" w:rsidRDefault="006A13B7">
          <w:pPr>
            <w:pStyle w:val="TOC2"/>
            <w:tabs>
              <w:tab w:val="right" w:leader="dot" w:pos="9350"/>
            </w:tabs>
            <w:rPr>
              <w:rFonts w:eastAsiaTheme="minorEastAsia"/>
              <w:noProof/>
            </w:rPr>
          </w:pPr>
          <w:hyperlink w:anchor="_Toc53219817" w:history="1">
            <w:r w:rsidRPr="00885EEF">
              <w:rPr>
                <w:rStyle w:val="Hyperlink"/>
                <w:noProof/>
              </w:rPr>
              <w:t>Projection, Calendar, and Units</w:t>
            </w:r>
            <w:r>
              <w:rPr>
                <w:noProof/>
                <w:webHidden/>
              </w:rPr>
              <w:tab/>
            </w:r>
            <w:r>
              <w:rPr>
                <w:noProof/>
                <w:webHidden/>
              </w:rPr>
              <w:fldChar w:fldCharType="begin"/>
            </w:r>
            <w:r>
              <w:rPr>
                <w:noProof/>
                <w:webHidden/>
              </w:rPr>
              <w:instrText xml:space="preserve"> PAGEREF _Toc53219817 \h </w:instrText>
            </w:r>
            <w:r>
              <w:rPr>
                <w:noProof/>
                <w:webHidden/>
              </w:rPr>
            </w:r>
            <w:r>
              <w:rPr>
                <w:noProof/>
                <w:webHidden/>
              </w:rPr>
              <w:fldChar w:fldCharType="separate"/>
            </w:r>
            <w:r>
              <w:rPr>
                <w:noProof/>
                <w:webHidden/>
              </w:rPr>
              <w:t>32</w:t>
            </w:r>
            <w:r>
              <w:rPr>
                <w:noProof/>
                <w:webHidden/>
              </w:rPr>
              <w:fldChar w:fldCharType="end"/>
            </w:r>
          </w:hyperlink>
        </w:p>
        <w:p w14:paraId="5ED10C1C" w14:textId="2FFF8FD9" w:rsidR="006A13B7" w:rsidRDefault="006A13B7">
          <w:pPr>
            <w:pStyle w:val="TOC2"/>
            <w:tabs>
              <w:tab w:val="right" w:leader="dot" w:pos="9350"/>
            </w:tabs>
            <w:rPr>
              <w:rFonts w:eastAsiaTheme="minorEastAsia"/>
              <w:noProof/>
            </w:rPr>
          </w:pPr>
          <w:hyperlink w:anchor="_Toc53219818" w:history="1">
            <w:r w:rsidRPr="00885EEF">
              <w:rPr>
                <w:rStyle w:val="Hyperlink"/>
                <w:noProof/>
              </w:rPr>
              <w:t>Simulation of changes in wetlands over time</w:t>
            </w:r>
            <w:r>
              <w:rPr>
                <w:noProof/>
                <w:webHidden/>
              </w:rPr>
              <w:tab/>
            </w:r>
            <w:r>
              <w:rPr>
                <w:noProof/>
                <w:webHidden/>
              </w:rPr>
              <w:fldChar w:fldCharType="begin"/>
            </w:r>
            <w:r>
              <w:rPr>
                <w:noProof/>
                <w:webHidden/>
              </w:rPr>
              <w:instrText xml:space="preserve"> PAGEREF _Toc53219818 \h </w:instrText>
            </w:r>
            <w:r>
              <w:rPr>
                <w:noProof/>
                <w:webHidden/>
              </w:rPr>
            </w:r>
            <w:r>
              <w:rPr>
                <w:noProof/>
                <w:webHidden/>
              </w:rPr>
              <w:fldChar w:fldCharType="separate"/>
            </w:r>
            <w:r>
              <w:rPr>
                <w:noProof/>
                <w:webHidden/>
              </w:rPr>
              <w:t>32</w:t>
            </w:r>
            <w:r>
              <w:rPr>
                <w:noProof/>
                <w:webHidden/>
              </w:rPr>
              <w:fldChar w:fldCharType="end"/>
            </w:r>
          </w:hyperlink>
        </w:p>
        <w:p w14:paraId="14CA6B29" w14:textId="7FA112EA" w:rsidR="006A13B7" w:rsidRDefault="006A13B7">
          <w:pPr>
            <w:pStyle w:val="TOC2"/>
            <w:tabs>
              <w:tab w:val="right" w:leader="dot" w:pos="9350"/>
            </w:tabs>
            <w:rPr>
              <w:rFonts w:eastAsiaTheme="minorEastAsia"/>
              <w:noProof/>
            </w:rPr>
          </w:pPr>
          <w:hyperlink w:anchor="_Toc53219819" w:history="1">
            <w:r w:rsidRPr="00885EEF">
              <w:rPr>
                <w:rStyle w:val="Hyperlink"/>
                <w:noProof/>
              </w:rPr>
              <w:t>How wetlands are represented in the model</w:t>
            </w:r>
            <w:r>
              <w:rPr>
                <w:noProof/>
                <w:webHidden/>
              </w:rPr>
              <w:tab/>
            </w:r>
            <w:r>
              <w:rPr>
                <w:noProof/>
                <w:webHidden/>
              </w:rPr>
              <w:fldChar w:fldCharType="begin"/>
            </w:r>
            <w:r>
              <w:rPr>
                <w:noProof/>
                <w:webHidden/>
              </w:rPr>
              <w:instrText xml:space="preserve"> PAGEREF _Toc53219819 \h </w:instrText>
            </w:r>
            <w:r>
              <w:rPr>
                <w:noProof/>
                <w:webHidden/>
              </w:rPr>
            </w:r>
            <w:r>
              <w:rPr>
                <w:noProof/>
                <w:webHidden/>
              </w:rPr>
              <w:fldChar w:fldCharType="separate"/>
            </w:r>
            <w:r>
              <w:rPr>
                <w:noProof/>
                <w:webHidden/>
              </w:rPr>
              <w:t>32</w:t>
            </w:r>
            <w:r>
              <w:rPr>
                <w:noProof/>
                <w:webHidden/>
              </w:rPr>
              <w:fldChar w:fldCharType="end"/>
            </w:r>
          </w:hyperlink>
        </w:p>
        <w:p w14:paraId="347DC755" w14:textId="7D759494" w:rsidR="006A13B7" w:rsidRDefault="006A13B7">
          <w:pPr>
            <w:pStyle w:val="TOC2"/>
            <w:tabs>
              <w:tab w:val="right" w:leader="dot" w:pos="9350"/>
            </w:tabs>
            <w:rPr>
              <w:rFonts w:eastAsiaTheme="minorEastAsia"/>
              <w:noProof/>
            </w:rPr>
          </w:pPr>
          <w:hyperlink w:anchor="_Toc53219820" w:history="1">
            <w:r w:rsidRPr="00885EEF">
              <w:rPr>
                <w:rStyle w:val="Hyperlink"/>
                <w:noProof/>
              </w:rPr>
              <w:t>Attributes of interest in the wetlands study</w:t>
            </w:r>
            <w:r>
              <w:rPr>
                <w:noProof/>
                <w:webHidden/>
              </w:rPr>
              <w:tab/>
            </w:r>
            <w:r>
              <w:rPr>
                <w:noProof/>
                <w:webHidden/>
              </w:rPr>
              <w:fldChar w:fldCharType="begin"/>
            </w:r>
            <w:r>
              <w:rPr>
                <w:noProof/>
                <w:webHidden/>
              </w:rPr>
              <w:instrText xml:space="preserve"> PAGEREF _Toc53219820 \h </w:instrText>
            </w:r>
            <w:r>
              <w:rPr>
                <w:noProof/>
                <w:webHidden/>
              </w:rPr>
            </w:r>
            <w:r>
              <w:rPr>
                <w:noProof/>
                <w:webHidden/>
              </w:rPr>
              <w:fldChar w:fldCharType="separate"/>
            </w:r>
            <w:r>
              <w:rPr>
                <w:noProof/>
                <w:webHidden/>
              </w:rPr>
              <w:t>34</w:t>
            </w:r>
            <w:r>
              <w:rPr>
                <w:noProof/>
                <w:webHidden/>
              </w:rPr>
              <w:fldChar w:fldCharType="end"/>
            </w:r>
          </w:hyperlink>
        </w:p>
        <w:p w14:paraId="5854CDA3" w14:textId="6319C881" w:rsidR="006A13B7" w:rsidRDefault="006A13B7">
          <w:pPr>
            <w:pStyle w:val="TOC2"/>
            <w:tabs>
              <w:tab w:val="right" w:leader="dot" w:pos="9350"/>
            </w:tabs>
            <w:rPr>
              <w:rFonts w:eastAsiaTheme="minorEastAsia"/>
              <w:noProof/>
            </w:rPr>
          </w:pPr>
          <w:hyperlink w:anchor="_Toc53219821" w:history="1">
            <w:r w:rsidRPr="00885EEF">
              <w:rPr>
                <w:rStyle w:val="Hyperlink"/>
                <w:noProof/>
              </w:rPr>
              <w:t>A WETNESS attribute</w:t>
            </w:r>
            <w:r>
              <w:rPr>
                <w:noProof/>
                <w:webHidden/>
              </w:rPr>
              <w:tab/>
            </w:r>
            <w:r>
              <w:rPr>
                <w:noProof/>
                <w:webHidden/>
              </w:rPr>
              <w:fldChar w:fldCharType="begin"/>
            </w:r>
            <w:r>
              <w:rPr>
                <w:noProof/>
                <w:webHidden/>
              </w:rPr>
              <w:instrText xml:space="preserve"> PAGEREF _Toc53219821 \h </w:instrText>
            </w:r>
            <w:r>
              <w:rPr>
                <w:noProof/>
                <w:webHidden/>
              </w:rPr>
            </w:r>
            <w:r>
              <w:rPr>
                <w:noProof/>
                <w:webHidden/>
              </w:rPr>
              <w:fldChar w:fldCharType="separate"/>
            </w:r>
            <w:r>
              <w:rPr>
                <w:noProof/>
                <w:webHidden/>
              </w:rPr>
              <w:t>34</w:t>
            </w:r>
            <w:r>
              <w:rPr>
                <w:noProof/>
                <w:webHidden/>
              </w:rPr>
              <w:fldChar w:fldCharType="end"/>
            </w:r>
          </w:hyperlink>
        </w:p>
        <w:p w14:paraId="4861C42D" w14:textId="748755F4" w:rsidR="006A13B7" w:rsidRDefault="006A13B7">
          <w:pPr>
            <w:pStyle w:val="TOC2"/>
            <w:tabs>
              <w:tab w:val="right" w:leader="dot" w:pos="9350"/>
            </w:tabs>
            <w:rPr>
              <w:rFonts w:eastAsiaTheme="minorEastAsia"/>
              <w:noProof/>
            </w:rPr>
          </w:pPr>
          <w:hyperlink w:anchor="_Toc53219822" w:history="1">
            <w:r w:rsidRPr="00885EE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_Toc53219822 \h </w:instrText>
            </w:r>
            <w:r>
              <w:rPr>
                <w:noProof/>
                <w:webHidden/>
              </w:rPr>
            </w:r>
            <w:r>
              <w:rPr>
                <w:noProof/>
                <w:webHidden/>
              </w:rPr>
              <w:fldChar w:fldCharType="separate"/>
            </w:r>
            <w:r>
              <w:rPr>
                <w:noProof/>
                <w:webHidden/>
              </w:rPr>
              <w:t>35</w:t>
            </w:r>
            <w:r>
              <w:rPr>
                <w:noProof/>
                <w:webHidden/>
              </w:rPr>
              <w:fldChar w:fldCharType="end"/>
            </w:r>
          </w:hyperlink>
        </w:p>
        <w:p w14:paraId="69AFC3A5" w14:textId="42869C13" w:rsidR="006A13B7" w:rsidRDefault="006A13B7">
          <w:pPr>
            <w:pStyle w:val="TOC3"/>
            <w:tabs>
              <w:tab w:val="right" w:leader="dot" w:pos="9350"/>
            </w:tabs>
            <w:rPr>
              <w:rFonts w:eastAsiaTheme="minorEastAsia"/>
              <w:noProof/>
            </w:rPr>
          </w:pPr>
          <w:hyperlink w:anchor="_Toc53219823" w:history="1">
            <w:r w:rsidRPr="00885EEF">
              <w:rPr>
                <w:rStyle w:val="Hyperlink"/>
                <w:noProof/>
              </w:rPr>
              <w:t>Wetland IDU parameters</w:t>
            </w:r>
            <w:r>
              <w:rPr>
                <w:noProof/>
                <w:webHidden/>
              </w:rPr>
              <w:tab/>
            </w:r>
            <w:r>
              <w:rPr>
                <w:noProof/>
                <w:webHidden/>
              </w:rPr>
              <w:fldChar w:fldCharType="begin"/>
            </w:r>
            <w:r>
              <w:rPr>
                <w:noProof/>
                <w:webHidden/>
              </w:rPr>
              <w:instrText xml:space="preserve"> PAGEREF _Toc53219823 \h </w:instrText>
            </w:r>
            <w:r>
              <w:rPr>
                <w:noProof/>
                <w:webHidden/>
              </w:rPr>
            </w:r>
            <w:r>
              <w:rPr>
                <w:noProof/>
                <w:webHidden/>
              </w:rPr>
              <w:fldChar w:fldCharType="separate"/>
            </w:r>
            <w:r>
              <w:rPr>
                <w:noProof/>
                <w:webHidden/>
              </w:rPr>
              <w:t>35</w:t>
            </w:r>
            <w:r>
              <w:rPr>
                <w:noProof/>
                <w:webHidden/>
              </w:rPr>
              <w:fldChar w:fldCharType="end"/>
            </w:r>
          </w:hyperlink>
        </w:p>
        <w:p w14:paraId="16F16DDB" w14:textId="60C84233" w:rsidR="006A13B7" w:rsidRDefault="006A13B7">
          <w:pPr>
            <w:pStyle w:val="TOC3"/>
            <w:tabs>
              <w:tab w:val="right" w:leader="dot" w:pos="9350"/>
            </w:tabs>
            <w:rPr>
              <w:rFonts w:eastAsiaTheme="minorEastAsia"/>
              <w:noProof/>
            </w:rPr>
          </w:pPr>
          <w:hyperlink w:anchor="_Toc53219824" w:history="1">
            <w:r w:rsidRPr="00885EEF">
              <w:rPr>
                <w:rStyle w:val="Hyperlink"/>
                <w:noProof/>
              </w:rPr>
              <w:t>Reach parameters</w:t>
            </w:r>
            <w:r>
              <w:rPr>
                <w:noProof/>
                <w:webHidden/>
              </w:rPr>
              <w:tab/>
            </w:r>
            <w:r>
              <w:rPr>
                <w:noProof/>
                <w:webHidden/>
              </w:rPr>
              <w:fldChar w:fldCharType="begin"/>
            </w:r>
            <w:r>
              <w:rPr>
                <w:noProof/>
                <w:webHidden/>
              </w:rPr>
              <w:instrText xml:space="preserve"> PAGEREF _Toc53219824 \h </w:instrText>
            </w:r>
            <w:r>
              <w:rPr>
                <w:noProof/>
                <w:webHidden/>
              </w:rPr>
            </w:r>
            <w:r>
              <w:rPr>
                <w:noProof/>
                <w:webHidden/>
              </w:rPr>
              <w:fldChar w:fldCharType="separate"/>
            </w:r>
            <w:r>
              <w:rPr>
                <w:noProof/>
                <w:webHidden/>
              </w:rPr>
              <w:t>35</w:t>
            </w:r>
            <w:r>
              <w:rPr>
                <w:noProof/>
                <w:webHidden/>
              </w:rPr>
              <w:fldChar w:fldCharType="end"/>
            </w:r>
          </w:hyperlink>
        </w:p>
        <w:p w14:paraId="47102707" w14:textId="4F130BD4" w:rsidR="006A13B7" w:rsidRDefault="006A13B7">
          <w:pPr>
            <w:pStyle w:val="TOC2"/>
            <w:tabs>
              <w:tab w:val="right" w:leader="dot" w:pos="9350"/>
            </w:tabs>
            <w:rPr>
              <w:rFonts w:eastAsiaTheme="minorEastAsia"/>
              <w:noProof/>
            </w:rPr>
          </w:pPr>
          <w:hyperlink w:anchor="_Toc53219825" w:history="1">
            <w:r w:rsidRPr="00885EEF">
              <w:rPr>
                <w:rStyle w:val="Hyperlink"/>
                <w:noProof/>
              </w:rPr>
              <w:t>Loss (or gain) of wetlands</w:t>
            </w:r>
            <w:r>
              <w:rPr>
                <w:noProof/>
                <w:webHidden/>
              </w:rPr>
              <w:tab/>
            </w:r>
            <w:r>
              <w:rPr>
                <w:noProof/>
                <w:webHidden/>
              </w:rPr>
              <w:fldChar w:fldCharType="begin"/>
            </w:r>
            <w:r>
              <w:rPr>
                <w:noProof/>
                <w:webHidden/>
              </w:rPr>
              <w:instrText xml:space="preserve"> PAGEREF _Toc53219825 \h </w:instrText>
            </w:r>
            <w:r>
              <w:rPr>
                <w:noProof/>
                <w:webHidden/>
              </w:rPr>
            </w:r>
            <w:r>
              <w:rPr>
                <w:noProof/>
                <w:webHidden/>
              </w:rPr>
              <w:fldChar w:fldCharType="separate"/>
            </w:r>
            <w:r>
              <w:rPr>
                <w:noProof/>
                <w:webHidden/>
              </w:rPr>
              <w:t>36</w:t>
            </w:r>
            <w:r>
              <w:rPr>
                <w:noProof/>
                <w:webHidden/>
              </w:rPr>
              <w:fldChar w:fldCharType="end"/>
            </w:r>
          </w:hyperlink>
        </w:p>
        <w:p w14:paraId="51B6016C" w14:textId="4E27F28F" w:rsidR="006A13B7" w:rsidRDefault="006A13B7">
          <w:pPr>
            <w:pStyle w:val="TOC2"/>
            <w:tabs>
              <w:tab w:val="right" w:leader="dot" w:pos="9350"/>
            </w:tabs>
            <w:rPr>
              <w:rFonts w:eastAsiaTheme="minorEastAsia"/>
              <w:noProof/>
            </w:rPr>
          </w:pPr>
          <w:hyperlink w:anchor="_Toc53219826" w:history="1">
            <w:r w:rsidRPr="00885EEF">
              <w:rPr>
                <w:rStyle w:val="Hyperlink"/>
                <w:noProof/>
              </w:rPr>
              <w:t>Reality check</w:t>
            </w:r>
            <w:r>
              <w:rPr>
                <w:noProof/>
                <w:webHidden/>
              </w:rPr>
              <w:tab/>
            </w:r>
            <w:r>
              <w:rPr>
                <w:noProof/>
                <w:webHidden/>
              </w:rPr>
              <w:fldChar w:fldCharType="begin"/>
            </w:r>
            <w:r>
              <w:rPr>
                <w:noProof/>
                <w:webHidden/>
              </w:rPr>
              <w:instrText xml:space="preserve"> PAGEREF _Toc53219826 \h </w:instrText>
            </w:r>
            <w:r>
              <w:rPr>
                <w:noProof/>
                <w:webHidden/>
              </w:rPr>
            </w:r>
            <w:r>
              <w:rPr>
                <w:noProof/>
                <w:webHidden/>
              </w:rPr>
              <w:fldChar w:fldCharType="separate"/>
            </w:r>
            <w:r>
              <w:rPr>
                <w:noProof/>
                <w:webHidden/>
              </w:rPr>
              <w:t>36</w:t>
            </w:r>
            <w:r>
              <w:rPr>
                <w:noProof/>
                <w:webHidden/>
              </w:rPr>
              <w:fldChar w:fldCharType="end"/>
            </w:r>
          </w:hyperlink>
        </w:p>
        <w:p w14:paraId="4E6169D2" w14:textId="2AEAE923" w:rsidR="006A13B7" w:rsidRDefault="006A13B7">
          <w:pPr>
            <w:pStyle w:val="TOC2"/>
            <w:tabs>
              <w:tab w:val="right" w:leader="dot" w:pos="9350"/>
            </w:tabs>
            <w:rPr>
              <w:rFonts w:eastAsiaTheme="minorEastAsia"/>
              <w:noProof/>
            </w:rPr>
          </w:pPr>
          <w:hyperlink w:anchor="_Toc53219827" w:history="1">
            <w:r w:rsidRPr="00885EEF">
              <w:rPr>
                <w:rStyle w:val="Hyperlink"/>
                <w:noProof/>
              </w:rPr>
              <w:t>Clackamas wetlands v. McKenzie wetlands</w:t>
            </w:r>
            <w:r>
              <w:rPr>
                <w:noProof/>
                <w:webHidden/>
              </w:rPr>
              <w:tab/>
            </w:r>
            <w:r>
              <w:rPr>
                <w:noProof/>
                <w:webHidden/>
              </w:rPr>
              <w:fldChar w:fldCharType="begin"/>
            </w:r>
            <w:r>
              <w:rPr>
                <w:noProof/>
                <w:webHidden/>
              </w:rPr>
              <w:instrText xml:space="preserve"> PAGEREF _Toc53219827 \h </w:instrText>
            </w:r>
            <w:r>
              <w:rPr>
                <w:noProof/>
                <w:webHidden/>
              </w:rPr>
            </w:r>
            <w:r>
              <w:rPr>
                <w:noProof/>
                <w:webHidden/>
              </w:rPr>
              <w:fldChar w:fldCharType="separate"/>
            </w:r>
            <w:r>
              <w:rPr>
                <w:noProof/>
                <w:webHidden/>
              </w:rPr>
              <w:t>36</w:t>
            </w:r>
            <w:r>
              <w:rPr>
                <w:noProof/>
                <w:webHidden/>
              </w:rPr>
              <w:fldChar w:fldCharType="end"/>
            </w:r>
          </w:hyperlink>
        </w:p>
        <w:p w14:paraId="0A25721D" w14:textId="5E4E33E3" w:rsidR="006A13B7" w:rsidRDefault="006A13B7">
          <w:pPr>
            <w:pStyle w:val="TOC1"/>
            <w:tabs>
              <w:tab w:val="right" w:leader="dot" w:pos="9350"/>
            </w:tabs>
            <w:rPr>
              <w:rFonts w:eastAsiaTheme="minorEastAsia"/>
              <w:noProof/>
            </w:rPr>
          </w:pPr>
          <w:hyperlink w:anchor="_Toc53219828" w:history="1">
            <w:r w:rsidRPr="00885EEF">
              <w:rPr>
                <w:rStyle w:val="Hyperlink"/>
                <w:noProof/>
              </w:rPr>
              <w:t>The Clackamas Basin</w:t>
            </w:r>
            <w:r>
              <w:rPr>
                <w:noProof/>
                <w:webHidden/>
              </w:rPr>
              <w:tab/>
            </w:r>
            <w:r>
              <w:rPr>
                <w:noProof/>
                <w:webHidden/>
              </w:rPr>
              <w:fldChar w:fldCharType="begin"/>
            </w:r>
            <w:r>
              <w:rPr>
                <w:noProof/>
                <w:webHidden/>
              </w:rPr>
              <w:instrText xml:space="preserve"> PAGEREF _Toc53219828 \h </w:instrText>
            </w:r>
            <w:r>
              <w:rPr>
                <w:noProof/>
                <w:webHidden/>
              </w:rPr>
            </w:r>
            <w:r>
              <w:rPr>
                <w:noProof/>
                <w:webHidden/>
              </w:rPr>
              <w:fldChar w:fldCharType="separate"/>
            </w:r>
            <w:r>
              <w:rPr>
                <w:noProof/>
                <w:webHidden/>
              </w:rPr>
              <w:t>37</w:t>
            </w:r>
            <w:r>
              <w:rPr>
                <w:noProof/>
                <w:webHidden/>
              </w:rPr>
              <w:fldChar w:fldCharType="end"/>
            </w:r>
          </w:hyperlink>
        </w:p>
        <w:p w14:paraId="59976753" w14:textId="27FA3238" w:rsidR="006A13B7" w:rsidRDefault="006A13B7">
          <w:pPr>
            <w:pStyle w:val="TOC1"/>
            <w:tabs>
              <w:tab w:val="right" w:leader="dot" w:pos="9350"/>
            </w:tabs>
            <w:rPr>
              <w:rFonts w:eastAsiaTheme="minorEastAsia"/>
              <w:noProof/>
            </w:rPr>
          </w:pPr>
          <w:hyperlink w:anchor="_Toc53219829" w:history="1">
            <w:r w:rsidRPr="00885EEF">
              <w:rPr>
                <w:rStyle w:val="Hyperlink"/>
                <w:noProof/>
              </w:rPr>
              <w:t>Directory structure and file names</w:t>
            </w:r>
            <w:r>
              <w:rPr>
                <w:noProof/>
                <w:webHidden/>
              </w:rPr>
              <w:tab/>
            </w:r>
            <w:r>
              <w:rPr>
                <w:noProof/>
                <w:webHidden/>
              </w:rPr>
              <w:fldChar w:fldCharType="begin"/>
            </w:r>
            <w:r>
              <w:rPr>
                <w:noProof/>
                <w:webHidden/>
              </w:rPr>
              <w:instrText xml:space="preserve"> PAGEREF _Toc53219829 \h </w:instrText>
            </w:r>
            <w:r>
              <w:rPr>
                <w:noProof/>
                <w:webHidden/>
              </w:rPr>
            </w:r>
            <w:r>
              <w:rPr>
                <w:noProof/>
                <w:webHidden/>
              </w:rPr>
              <w:fldChar w:fldCharType="separate"/>
            </w:r>
            <w:r>
              <w:rPr>
                <w:noProof/>
                <w:webHidden/>
              </w:rPr>
              <w:t>38</w:t>
            </w:r>
            <w:r>
              <w:rPr>
                <w:noProof/>
                <w:webHidden/>
              </w:rPr>
              <w:fldChar w:fldCharType="end"/>
            </w:r>
          </w:hyperlink>
        </w:p>
        <w:p w14:paraId="2063BC1D" w14:textId="3AB1401B" w:rsidR="006A13B7" w:rsidRDefault="006A13B7">
          <w:pPr>
            <w:pStyle w:val="TOC1"/>
            <w:tabs>
              <w:tab w:val="right" w:leader="dot" w:pos="9350"/>
            </w:tabs>
            <w:rPr>
              <w:rFonts w:eastAsiaTheme="minorEastAsia"/>
              <w:noProof/>
            </w:rPr>
          </w:pPr>
          <w:hyperlink w:anchor="_Toc53219830" w:history="1">
            <w:r w:rsidRPr="00885EEF">
              <w:rPr>
                <w:rStyle w:val="Hyperlink"/>
                <w:noProof/>
              </w:rPr>
              <w:t>Release Log</w:t>
            </w:r>
            <w:r>
              <w:rPr>
                <w:noProof/>
                <w:webHidden/>
              </w:rPr>
              <w:tab/>
            </w:r>
            <w:r>
              <w:rPr>
                <w:noProof/>
                <w:webHidden/>
              </w:rPr>
              <w:fldChar w:fldCharType="begin"/>
            </w:r>
            <w:r>
              <w:rPr>
                <w:noProof/>
                <w:webHidden/>
              </w:rPr>
              <w:instrText xml:space="preserve"> PAGEREF _Toc53219830 \h </w:instrText>
            </w:r>
            <w:r>
              <w:rPr>
                <w:noProof/>
                <w:webHidden/>
              </w:rPr>
            </w:r>
            <w:r>
              <w:rPr>
                <w:noProof/>
                <w:webHidden/>
              </w:rPr>
              <w:fldChar w:fldCharType="separate"/>
            </w:r>
            <w:r>
              <w:rPr>
                <w:noProof/>
                <w:webHidden/>
              </w:rPr>
              <w:t>39</w:t>
            </w:r>
            <w:r>
              <w:rPr>
                <w:noProof/>
                <w:webHidden/>
              </w:rPr>
              <w:fldChar w:fldCharType="end"/>
            </w:r>
          </w:hyperlink>
        </w:p>
        <w:p w14:paraId="2D3459A9" w14:textId="6E58B90C" w:rsidR="006A13B7" w:rsidRDefault="006A13B7">
          <w:pPr>
            <w:pStyle w:val="TOC1"/>
            <w:tabs>
              <w:tab w:val="right" w:leader="dot" w:pos="9350"/>
            </w:tabs>
            <w:rPr>
              <w:rFonts w:eastAsiaTheme="minorEastAsia"/>
              <w:noProof/>
            </w:rPr>
          </w:pPr>
          <w:hyperlink w:anchor="_Toc53219831" w:history="1">
            <w:r w:rsidRPr="00885EEF">
              <w:rPr>
                <w:rStyle w:val="Hyperlink"/>
                <w:noProof/>
              </w:rPr>
              <w:t>References</w:t>
            </w:r>
            <w:r>
              <w:rPr>
                <w:noProof/>
                <w:webHidden/>
              </w:rPr>
              <w:tab/>
            </w:r>
            <w:r>
              <w:rPr>
                <w:noProof/>
                <w:webHidden/>
              </w:rPr>
              <w:fldChar w:fldCharType="begin"/>
            </w:r>
            <w:r>
              <w:rPr>
                <w:noProof/>
                <w:webHidden/>
              </w:rPr>
              <w:instrText xml:space="preserve"> PAGEREF _Toc53219831 \h </w:instrText>
            </w:r>
            <w:r>
              <w:rPr>
                <w:noProof/>
                <w:webHidden/>
              </w:rPr>
            </w:r>
            <w:r>
              <w:rPr>
                <w:noProof/>
                <w:webHidden/>
              </w:rPr>
              <w:fldChar w:fldCharType="separate"/>
            </w:r>
            <w:r>
              <w:rPr>
                <w:noProof/>
                <w:webHidden/>
              </w:rPr>
              <w:t>41</w:t>
            </w:r>
            <w:r>
              <w:rPr>
                <w:noProof/>
                <w:webHidden/>
              </w:rPr>
              <w:fldChar w:fldCharType="end"/>
            </w:r>
          </w:hyperlink>
        </w:p>
        <w:p w14:paraId="4C6079EB" w14:textId="1EE83016" w:rsidR="006A13B7" w:rsidRDefault="006A13B7">
          <w:pPr>
            <w:pStyle w:val="TOC1"/>
            <w:tabs>
              <w:tab w:val="right" w:leader="dot" w:pos="9350"/>
            </w:tabs>
            <w:rPr>
              <w:rFonts w:eastAsiaTheme="minorEastAsia"/>
              <w:noProof/>
            </w:rPr>
          </w:pPr>
          <w:hyperlink w:anchor="_Toc53219832" w:history="1">
            <w:r w:rsidRPr="00885EEF">
              <w:rPr>
                <w:rStyle w:val="Hyperlink"/>
                <w:noProof/>
              </w:rPr>
              <w:t>Acronyms and Abbreviations</w:t>
            </w:r>
            <w:r>
              <w:rPr>
                <w:noProof/>
                <w:webHidden/>
              </w:rPr>
              <w:tab/>
            </w:r>
            <w:r>
              <w:rPr>
                <w:noProof/>
                <w:webHidden/>
              </w:rPr>
              <w:fldChar w:fldCharType="begin"/>
            </w:r>
            <w:r>
              <w:rPr>
                <w:noProof/>
                <w:webHidden/>
              </w:rPr>
              <w:instrText xml:space="preserve"> PAGEREF _Toc53219832 \h </w:instrText>
            </w:r>
            <w:r>
              <w:rPr>
                <w:noProof/>
                <w:webHidden/>
              </w:rPr>
            </w:r>
            <w:r>
              <w:rPr>
                <w:noProof/>
                <w:webHidden/>
              </w:rPr>
              <w:fldChar w:fldCharType="separate"/>
            </w:r>
            <w:r>
              <w:rPr>
                <w:noProof/>
                <w:webHidden/>
              </w:rPr>
              <w:t>41</w:t>
            </w:r>
            <w:r>
              <w:rPr>
                <w:noProof/>
                <w:webHidden/>
              </w:rPr>
              <w:fldChar w:fldCharType="end"/>
            </w:r>
          </w:hyperlink>
        </w:p>
        <w:p w14:paraId="11128E90" w14:textId="77777777" w:rsidR="007B1928" w:rsidRDefault="005B5E46">
          <w:pPr>
            <w:rPr>
              <w:b/>
              <w:bCs/>
              <w:noProof/>
            </w:rPr>
          </w:pPr>
          <w:r>
            <w:rPr>
              <w:b/>
              <w:bCs/>
              <w:noProof/>
            </w:rPr>
            <w:lastRenderedPageBreak/>
            <w:fldChar w:fldCharType="end"/>
          </w:r>
        </w:p>
      </w:sdtContent>
    </w:sdt>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111D5C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A13B7">
          <w:rPr>
            <w:noProof/>
            <w:webHidden/>
          </w:rPr>
          <w:t>7</w:t>
        </w:r>
        <w:r w:rsidR="006A13B7">
          <w:rPr>
            <w:noProof/>
            <w:webHidden/>
          </w:rPr>
          <w:fldChar w:fldCharType="end"/>
        </w:r>
      </w:hyperlink>
    </w:p>
    <w:p w14:paraId="4268C92E" w14:textId="7C0BF082" w:rsidR="006A13B7" w:rsidRDefault="006A13B7">
      <w:pPr>
        <w:pStyle w:val="TableofFigures"/>
        <w:tabs>
          <w:tab w:val="right" w:leader="dot" w:pos="9350"/>
        </w:tabs>
        <w:rPr>
          <w:rFonts w:eastAsiaTheme="minorEastAsia"/>
          <w:noProof/>
        </w:rPr>
      </w:pPr>
      <w:hyperlink w:anchor="_Toc53219834" w:history="1">
        <w:r w:rsidRPr="0096697D">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_Toc53219834 \h </w:instrText>
        </w:r>
        <w:r>
          <w:rPr>
            <w:noProof/>
            <w:webHidden/>
          </w:rPr>
        </w:r>
        <w:r>
          <w:rPr>
            <w:noProof/>
            <w:webHidden/>
          </w:rPr>
          <w:fldChar w:fldCharType="separate"/>
        </w:r>
        <w:r>
          <w:rPr>
            <w:noProof/>
            <w:webHidden/>
          </w:rPr>
          <w:t>8</w:t>
        </w:r>
        <w:r>
          <w:rPr>
            <w:noProof/>
            <w:webHidden/>
          </w:rPr>
          <w:fldChar w:fldCharType="end"/>
        </w:r>
      </w:hyperlink>
    </w:p>
    <w:p w14:paraId="48FAB7CA" w14:textId="65FD5B6C" w:rsidR="006A13B7" w:rsidRDefault="006A13B7">
      <w:pPr>
        <w:pStyle w:val="TableofFigures"/>
        <w:tabs>
          <w:tab w:val="right" w:leader="dot" w:pos="9350"/>
        </w:tabs>
        <w:rPr>
          <w:rFonts w:eastAsiaTheme="minorEastAsia"/>
          <w:noProof/>
        </w:rPr>
      </w:pPr>
      <w:hyperlink w:anchor="_Toc53219835" w:history="1">
        <w:r w:rsidRPr="0096697D">
          <w:rPr>
            <w:rStyle w:val="Hyperlink"/>
            <w:noProof/>
          </w:rPr>
          <w:t>Figure 3. North Santiam watershed study area.</w:t>
        </w:r>
        <w:r>
          <w:rPr>
            <w:noProof/>
            <w:webHidden/>
          </w:rPr>
          <w:tab/>
        </w:r>
        <w:r>
          <w:rPr>
            <w:noProof/>
            <w:webHidden/>
          </w:rPr>
          <w:fldChar w:fldCharType="begin"/>
        </w:r>
        <w:r>
          <w:rPr>
            <w:noProof/>
            <w:webHidden/>
          </w:rPr>
          <w:instrText xml:space="preserve"> PAGEREF _Toc53219835 \h </w:instrText>
        </w:r>
        <w:r>
          <w:rPr>
            <w:noProof/>
            <w:webHidden/>
          </w:rPr>
        </w:r>
        <w:r>
          <w:rPr>
            <w:noProof/>
            <w:webHidden/>
          </w:rPr>
          <w:fldChar w:fldCharType="separate"/>
        </w:r>
        <w:r>
          <w:rPr>
            <w:noProof/>
            <w:webHidden/>
          </w:rPr>
          <w:t>9</w:t>
        </w:r>
        <w:r>
          <w:rPr>
            <w:noProof/>
            <w:webHidden/>
          </w:rPr>
          <w:fldChar w:fldCharType="end"/>
        </w:r>
      </w:hyperlink>
    </w:p>
    <w:p w14:paraId="556989A9" w14:textId="4A23E4BD" w:rsidR="006A13B7" w:rsidRDefault="006A13B7">
      <w:pPr>
        <w:pStyle w:val="TableofFigures"/>
        <w:tabs>
          <w:tab w:val="right" w:leader="dot" w:pos="9350"/>
        </w:tabs>
        <w:rPr>
          <w:rFonts w:eastAsiaTheme="minorEastAsia"/>
          <w:noProof/>
        </w:rPr>
      </w:pPr>
      <w:hyperlink w:anchor="_Toc53219836" w:history="1">
        <w:r w:rsidRPr="0096697D">
          <w:rPr>
            <w:rStyle w:val="Hyperlink"/>
            <w:noProof/>
          </w:rPr>
          <w:t>Figure 4. Upper Willamette study area.</w:t>
        </w:r>
        <w:r>
          <w:rPr>
            <w:noProof/>
            <w:webHidden/>
          </w:rPr>
          <w:tab/>
        </w:r>
        <w:r>
          <w:rPr>
            <w:noProof/>
            <w:webHidden/>
          </w:rPr>
          <w:fldChar w:fldCharType="begin"/>
        </w:r>
        <w:r>
          <w:rPr>
            <w:noProof/>
            <w:webHidden/>
          </w:rPr>
          <w:instrText xml:space="preserve"> PAGEREF _Toc53219836 \h </w:instrText>
        </w:r>
        <w:r>
          <w:rPr>
            <w:noProof/>
            <w:webHidden/>
          </w:rPr>
        </w:r>
        <w:r>
          <w:rPr>
            <w:noProof/>
            <w:webHidden/>
          </w:rPr>
          <w:fldChar w:fldCharType="separate"/>
        </w:r>
        <w:r>
          <w:rPr>
            <w:noProof/>
            <w:webHidden/>
          </w:rPr>
          <w:t>10</w:t>
        </w:r>
        <w:r>
          <w:rPr>
            <w:noProof/>
            <w:webHidden/>
          </w:rPr>
          <w:fldChar w:fldCharType="end"/>
        </w:r>
      </w:hyperlink>
    </w:p>
    <w:p w14:paraId="4CD30AF6" w14:textId="4E0B7105" w:rsidR="006A13B7" w:rsidRDefault="006A13B7">
      <w:pPr>
        <w:pStyle w:val="TableofFigures"/>
        <w:tabs>
          <w:tab w:val="right" w:leader="dot" w:pos="9350"/>
        </w:tabs>
        <w:rPr>
          <w:rFonts w:eastAsiaTheme="minorEastAsia"/>
          <w:noProof/>
        </w:rPr>
      </w:pPr>
      <w:hyperlink w:anchor="_Toc53219837" w:history="1">
        <w:r w:rsidRPr="0096697D">
          <w:rPr>
            <w:rStyle w:val="Hyperlink"/>
            <w:noProof/>
          </w:rPr>
          <w:t>Figure 5. Chicken Creek watershed study area.</w:t>
        </w:r>
        <w:r>
          <w:rPr>
            <w:noProof/>
            <w:webHidden/>
          </w:rPr>
          <w:tab/>
        </w:r>
        <w:r>
          <w:rPr>
            <w:noProof/>
            <w:webHidden/>
          </w:rPr>
          <w:fldChar w:fldCharType="begin"/>
        </w:r>
        <w:r>
          <w:rPr>
            <w:noProof/>
            <w:webHidden/>
          </w:rPr>
          <w:instrText xml:space="preserve"> PAGEREF _Toc53219837 \h </w:instrText>
        </w:r>
        <w:r>
          <w:rPr>
            <w:noProof/>
            <w:webHidden/>
          </w:rPr>
        </w:r>
        <w:r>
          <w:rPr>
            <w:noProof/>
            <w:webHidden/>
          </w:rPr>
          <w:fldChar w:fldCharType="separate"/>
        </w:r>
        <w:r>
          <w:rPr>
            <w:noProof/>
            <w:webHidden/>
          </w:rPr>
          <w:t>11</w:t>
        </w:r>
        <w:r>
          <w:rPr>
            <w:noProof/>
            <w:webHidden/>
          </w:rPr>
          <w:fldChar w:fldCharType="end"/>
        </w:r>
      </w:hyperlink>
    </w:p>
    <w:p w14:paraId="57584ECA" w14:textId="5DA76C23" w:rsidR="006A13B7" w:rsidRDefault="006A13B7">
      <w:pPr>
        <w:pStyle w:val="TableofFigures"/>
        <w:tabs>
          <w:tab w:val="right" w:leader="dot" w:pos="9350"/>
        </w:tabs>
        <w:rPr>
          <w:rFonts w:eastAsiaTheme="minorEastAsia"/>
          <w:noProof/>
        </w:rPr>
      </w:pPr>
      <w:hyperlink w:anchor="_Toc53219838" w:history="1">
        <w:r w:rsidRPr="0096697D">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_Toc53219838 \h </w:instrText>
        </w:r>
        <w:r>
          <w:rPr>
            <w:noProof/>
            <w:webHidden/>
          </w:rPr>
        </w:r>
        <w:r>
          <w:rPr>
            <w:noProof/>
            <w:webHidden/>
          </w:rPr>
          <w:fldChar w:fldCharType="separate"/>
        </w:r>
        <w:r>
          <w:rPr>
            <w:noProof/>
            <w:webHidden/>
          </w:rPr>
          <w:t>27</w:t>
        </w:r>
        <w:r>
          <w:rPr>
            <w:noProof/>
            <w:webHidden/>
          </w:rPr>
          <w:fldChar w:fldCharType="end"/>
        </w:r>
      </w:hyperlink>
    </w:p>
    <w:p w14:paraId="71D389E6" w14:textId="7D008EBE" w:rsidR="006A13B7" w:rsidRDefault="006A13B7">
      <w:pPr>
        <w:pStyle w:val="TableofFigures"/>
        <w:tabs>
          <w:tab w:val="right" w:leader="dot" w:pos="9350"/>
        </w:tabs>
        <w:rPr>
          <w:rFonts w:eastAsiaTheme="minorEastAsia"/>
          <w:noProof/>
        </w:rPr>
      </w:pPr>
      <w:hyperlink w:anchor="_Toc53219839" w:history="1">
        <w:r w:rsidRPr="0096697D">
          <w:rPr>
            <w:rStyle w:val="Hyperlink"/>
            <w:noProof/>
          </w:rPr>
          <w:t>Figure 7. McKenzie basin in CW3M screen capture</w:t>
        </w:r>
        <w:r>
          <w:rPr>
            <w:noProof/>
            <w:webHidden/>
          </w:rPr>
          <w:tab/>
        </w:r>
        <w:r>
          <w:rPr>
            <w:noProof/>
            <w:webHidden/>
          </w:rPr>
          <w:fldChar w:fldCharType="begin"/>
        </w:r>
        <w:r>
          <w:rPr>
            <w:noProof/>
            <w:webHidden/>
          </w:rPr>
          <w:instrText xml:space="preserve"> PAGEREF _Toc53219839 \h </w:instrText>
        </w:r>
        <w:r>
          <w:rPr>
            <w:noProof/>
            <w:webHidden/>
          </w:rPr>
        </w:r>
        <w:r>
          <w:rPr>
            <w:noProof/>
            <w:webHidden/>
          </w:rPr>
          <w:fldChar w:fldCharType="separate"/>
        </w:r>
        <w:r>
          <w:rPr>
            <w:noProof/>
            <w:webHidden/>
          </w:rPr>
          <w:t>29</w:t>
        </w:r>
        <w:r>
          <w:rPr>
            <w:noProof/>
            <w:webHidden/>
          </w:rPr>
          <w:fldChar w:fldCharType="end"/>
        </w:r>
      </w:hyperlink>
    </w:p>
    <w:p w14:paraId="5B5E39AF" w14:textId="658DED07" w:rsidR="006A13B7" w:rsidRDefault="006A13B7">
      <w:pPr>
        <w:pStyle w:val="TableofFigures"/>
        <w:tabs>
          <w:tab w:val="right" w:leader="dot" w:pos="9350"/>
        </w:tabs>
        <w:rPr>
          <w:rFonts w:eastAsiaTheme="minorEastAsia"/>
          <w:noProof/>
        </w:rPr>
      </w:pPr>
      <w:hyperlink w:anchor="_Toc53219840" w:history="1">
        <w:r w:rsidRPr="0096697D">
          <w:rPr>
            <w:rStyle w:val="Hyperlink"/>
            <w:noProof/>
          </w:rPr>
          <w:t>Figure 8. Wetlands in the lower McKenzie basin, with their WETL_ID attribute values</w:t>
        </w:r>
        <w:r>
          <w:rPr>
            <w:noProof/>
            <w:webHidden/>
          </w:rPr>
          <w:tab/>
        </w:r>
        <w:r>
          <w:rPr>
            <w:noProof/>
            <w:webHidden/>
          </w:rPr>
          <w:fldChar w:fldCharType="begin"/>
        </w:r>
        <w:r>
          <w:rPr>
            <w:noProof/>
            <w:webHidden/>
          </w:rPr>
          <w:instrText xml:space="preserve"> PAGEREF _Toc53219840 \h </w:instrText>
        </w:r>
        <w:r>
          <w:rPr>
            <w:noProof/>
            <w:webHidden/>
          </w:rPr>
        </w:r>
        <w:r>
          <w:rPr>
            <w:noProof/>
            <w:webHidden/>
          </w:rPr>
          <w:fldChar w:fldCharType="separate"/>
        </w:r>
        <w:r>
          <w:rPr>
            <w:noProof/>
            <w:webHidden/>
          </w:rPr>
          <w:t>29</w:t>
        </w:r>
        <w:r>
          <w:rPr>
            <w:noProof/>
            <w:webHidden/>
          </w:rPr>
          <w:fldChar w:fldCharType="end"/>
        </w:r>
      </w:hyperlink>
    </w:p>
    <w:p w14:paraId="48D7D59A" w14:textId="6C55C6CA" w:rsidR="006A13B7" w:rsidRDefault="006A13B7">
      <w:pPr>
        <w:pStyle w:val="TableofFigures"/>
        <w:tabs>
          <w:tab w:val="right" w:leader="dot" w:pos="9350"/>
        </w:tabs>
        <w:rPr>
          <w:rFonts w:eastAsiaTheme="minorEastAsia"/>
          <w:noProof/>
        </w:rPr>
      </w:pPr>
      <w:hyperlink w:anchor="_Toc53219841" w:history="1">
        <w:r w:rsidRPr="0096697D">
          <w:rPr>
            <w:rStyle w:val="Hyperlink"/>
            <w:noProof/>
          </w:rPr>
          <w:t>Figure 9. Clackamas basin in CW3M screen capture</w:t>
        </w:r>
        <w:r>
          <w:rPr>
            <w:noProof/>
            <w:webHidden/>
          </w:rPr>
          <w:tab/>
        </w:r>
        <w:r>
          <w:rPr>
            <w:noProof/>
            <w:webHidden/>
          </w:rPr>
          <w:fldChar w:fldCharType="begin"/>
        </w:r>
        <w:r>
          <w:rPr>
            <w:noProof/>
            <w:webHidden/>
          </w:rPr>
          <w:instrText xml:space="preserve"> PAGEREF _Toc53219841 \h </w:instrText>
        </w:r>
        <w:r>
          <w:rPr>
            <w:noProof/>
            <w:webHidden/>
          </w:rPr>
        </w:r>
        <w:r>
          <w:rPr>
            <w:noProof/>
            <w:webHidden/>
          </w:rPr>
          <w:fldChar w:fldCharType="separate"/>
        </w:r>
        <w:r>
          <w:rPr>
            <w:noProof/>
            <w:webHidden/>
          </w:rPr>
          <w:t>36</w:t>
        </w:r>
        <w:r>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 w:name="_Toc53219774"/>
      <w:r>
        <w:t>What is a digital handbook?</w:t>
      </w:r>
      <w:bookmarkEnd w:id="3"/>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 w:name="_Toc53219775"/>
      <w:r>
        <w:t>CW3M c</w:t>
      </w:r>
      <w:r w:rsidR="00C70B81">
        <w:t>oncept</w:t>
      </w:r>
      <w:bookmarkEnd w:id="4"/>
      <w:r>
        <w:t xml:space="preserve"> </w:t>
      </w:r>
    </w:p>
    <w:p w14:paraId="7E41CEB8" w14:textId="77777777" w:rsidR="000D6396" w:rsidRDefault="000D6396" w:rsidP="00A43D30"/>
    <w:p w14:paraId="3DA45CFC" w14:textId="77777777" w:rsidR="000D6396" w:rsidRDefault="00C46F0A" w:rsidP="00C46F0A">
      <w:pPr>
        <w:pStyle w:val="Heading2"/>
      </w:pPr>
      <w:bookmarkStart w:id="5" w:name="_Toc53219776"/>
      <w:r>
        <w:t>A different kind of community model</w:t>
      </w:r>
      <w:bookmarkEnd w:id="5"/>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 w:name="_Toc53219777"/>
      <w:r>
        <w:t>What CW3M is for</w:t>
      </w:r>
      <w:bookmarkEnd w:id="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lastRenderedPageBreak/>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 w:name="_Toc53219778"/>
      <w:r>
        <w:t>Management and maintenance</w:t>
      </w:r>
      <w:bookmarkEnd w:id="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8" w:name="_Toc53219779"/>
      <w:r>
        <w:t>Study areas</w:t>
      </w:r>
      <w:bookmarkEnd w:id="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3D9BD7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933943">
        <w:t xml:space="preserve">Figure </w:t>
      </w:r>
      <w:r w:rsidR="00933943">
        <w:rPr>
          <w:noProof/>
        </w:rPr>
        <w:t>1</w:t>
      </w:r>
      <w:r w:rsidR="00064E77">
        <w:fldChar w:fldCharType="end"/>
      </w:r>
      <w:r w:rsidR="00064E77">
        <w:t>)</w:t>
      </w:r>
    </w:p>
    <w:p w14:paraId="03CAE907" w14:textId="45B170D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933943">
        <w:t xml:space="preserve">Figure </w:t>
      </w:r>
      <w:r w:rsidR="00933943">
        <w:rPr>
          <w:noProof/>
        </w:rPr>
        <w:t>2</w:t>
      </w:r>
      <w:r w:rsidR="00064E77">
        <w:fldChar w:fldCharType="end"/>
      </w:r>
      <w:r w:rsidR="00064E77">
        <w:t>)</w:t>
      </w:r>
    </w:p>
    <w:p w14:paraId="1A5A767B" w14:textId="7FAE018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933943">
        <w:t xml:space="preserve">Figure </w:t>
      </w:r>
      <w:r w:rsidR="00933943">
        <w:rPr>
          <w:noProof/>
        </w:rPr>
        <w:t>5</w:t>
      </w:r>
      <w:r w:rsidR="00893F4B">
        <w:fldChar w:fldCharType="end"/>
      </w:r>
      <w:r>
        <w:t>)</w:t>
      </w:r>
    </w:p>
    <w:p w14:paraId="1B80045C" w14:textId="490E5545"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933943">
        <w:t xml:space="preserve">Figure </w:t>
      </w:r>
      <w:r w:rsidR="00933943">
        <w:rPr>
          <w:noProof/>
        </w:rPr>
        <w:t>3</w:t>
      </w:r>
      <w:r w:rsidR="00064E77">
        <w:fldChar w:fldCharType="end"/>
      </w:r>
      <w:r w:rsidR="00064E77">
        <w:t>)</w:t>
      </w:r>
    </w:p>
    <w:p w14:paraId="1933EF54" w14:textId="792C352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933943">
        <w:t xml:space="preserve">Figure </w:t>
      </w:r>
      <w:r w:rsidR="0093394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9" w:name="_Toc53219780"/>
      <w:r>
        <w:t>Data</w:t>
      </w:r>
      <w:r w:rsidR="00A92F06">
        <w:t>CW3M</w:t>
      </w:r>
      <w:r>
        <w:t xml:space="preserve"> directory structure</w:t>
      </w:r>
      <w:bookmarkEnd w:id="9"/>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w:t>
      </w:r>
      <w:r w:rsidR="00403174">
        <w:lastRenderedPageBreak/>
        <w:t xml:space="preserve">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0" w:name="_Toc53219781"/>
      <w:r>
        <w:t>DataCW3M\ScenarioData directory structure</w:t>
      </w:r>
      <w:bookmarkEnd w:id="1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1" w:name="_Toc53219782"/>
      <w:r>
        <w:t>DataCW3M\ScenarioData\&lt;scenario&gt; folder contents</w:t>
      </w:r>
      <w:bookmarkEnd w:id="1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2" w:name="_Toc53219783"/>
      <w:r>
        <w:t>DataCW3M\&lt;study area&gt; folder contents</w:t>
      </w:r>
      <w:bookmarkEnd w:id="1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8BAA8A2" w:rsidR="00D37681" w:rsidRDefault="00D37681" w:rsidP="00D37681">
      <w:pPr>
        <w:pStyle w:val="Caption"/>
      </w:pPr>
      <w:bookmarkStart w:id="13" w:name="_Ref529607484"/>
      <w:bookmarkStart w:id="1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1</w:t>
      </w:r>
      <w:r w:rsidR="006C64CF">
        <w:rPr>
          <w:noProof/>
        </w:rPr>
        <w:fldChar w:fldCharType="end"/>
      </w:r>
      <w:bookmarkEnd w:id="13"/>
      <w:r>
        <w:t xml:space="preserve">. Willamette River basin study area; embedded study areas are </w:t>
      </w:r>
      <w:r w:rsidR="0005603B">
        <w:t>colored</w:t>
      </w:r>
      <w:r w:rsidR="0097392C">
        <w:t xml:space="preserve"> other than gray.  The 2 lighter blues together make up the upper Willamette basin study area.</w:t>
      </w:r>
      <w:bookmarkEnd w:id="1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A466F55" w:rsidR="00D37681" w:rsidRDefault="00D37681" w:rsidP="00D37681">
      <w:pPr>
        <w:pStyle w:val="Caption"/>
      </w:pPr>
      <w:bookmarkStart w:id="15" w:name="_Ref529607514"/>
      <w:bookmarkStart w:id="1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2</w:t>
      </w:r>
      <w:r w:rsidR="006C64CF">
        <w:rPr>
          <w:noProof/>
        </w:rPr>
        <w:fldChar w:fldCharType="end"/>
      </w:r>
      <w:bookmarkEnd w:id="15"/>
      <w:r>
        <w:t>. Tualatin basin study area; Chicken Creek watershed is highlighted.</w:t>
      </w:r>
      <w:bookmarkEnd w:id="1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F9D1CF4" w:rsidR="00D37681" w:rsidRDefault="00064E77" w:rsidP="00064E77">
      <w:pPr>
        <w:pStyle w:val="Caption"/>
      </w:pPr>
      <w:bookmarkStart w:id="17" w:name="_Ref529607587"/>
      <w:bookmarkStart w:id="1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3</w:t>
      </w:r>
      <w:r w:rsidR="006C64CF">
        <w:rPr>
          <w:noProof/>
        </w:rPr>
        <w:fldChar w:fldCharType="end"/>
      </w:r>
      <w:bookmarkEnd w:id="17"/>
      <w:r>
        <w:t>. North Santiam watershed study area.</w:t>
      </w:r>
      <w:bookmarkEnd w:id="1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D4E7C4" w:rsidR="00C70B81" w:rsidRDefault="00064E77" w:rsidP="00064E77">
      <w:pPr>
        <w:pStyle w:val="Caption"/>
      </w:pPr>
      <w:bookmarkStart w:id="19" w:name="_Ref529607628"/>
      <w:bookmarkStart w:id="2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4</w:t>
      </w:r>
      <w:r w:rsidR="006C64CF">
        <w:rPr>
          <w:noProof/>
        </w:rPr>
        <w:fldChar w:fldCharType="end"/>
      </w:r>
      <w:bookmarkEnd w:id="19"/>
      <w:r>
        <w:t>. Upper Willamette study area.</w:t>
      </w:r>
      <w:bookmarkEnd w:id="2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B2C8E49" w:rsidR="00E66BC2" w:rsidRDefault="006F30D2" w:rsidP="006F30D2">
      <w:pPr>
        <w:pStyle w:val="Caption"/>
      </w:pPr>
      <w:bookmarkStart w:id="21" w:name="_Ref529611388"/>
      <w:bookmarkStart w:id="2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5</w:t>
      </w:r>
      <w:r w:rsidR="006C64CF">
        <w:rPr>
          <w:noProof/>
        </w:rPr>
        <w:fldChar w:fldCharType="end"/>
      </w:r>
      <w:bookmarkEnd w:id="21"/>
      <w:r>
        <w:t>. Chicken Creek watershed study area.</w:t>
      </w:r>
      <w:bookmarkEnd w:id="2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3" w:name="_Toc53219784"/>
      <w:r>
        <w:t>Calendar conventions</w:t>
      </w:r>
      <w:bookmarkEnd w:id="2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4" w:name="_Toc53219785"/>
      <w:r>
        <w:t>Water years</w:t>
      </w:r>
      <w:bookmarkEnd w:id="2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5" w:name="_Toc53219786"/>
      <w:r>
        <w:t>Climate data</w:t>
      </w:r>
      <w:bookmarkEnd w:id="25"/>
    </w:p>
    <w:p w14:paraId="4E201698" w14:textId="77777777" w:rsidR="00CB152A" w:rsidRPr="00A06758" w:rsidRDefault="00CB152A" w:rsidP="00A06758"/>
    <w:p w14:paraId="400F9551" w14:textId="77777777" w:rsidR="00CB152A" w:rsidRDefault="00CB152A" w:rsidP="00CB152A">
      <w:pPr>
        <w:pStyle w:val="Heading2"/>
      </w:pPr>
      <w:bookmarkStart w:id="26" w:name="_Toc2858729"/>
      <w:bookmarkStart w:id="27" w:name="_Toc53219787"/>
      <w:r>
        <w:t>Numbered climate scenarios in the model</w:t>
      </w:r>
      <w:bookmarkEnd w:id="26"/>
      <w:bookmarkEnd w:id="27"/>
    </w:p>
    <w:p w14:paraId="30E024EF" w14:textId="77777777" w:rsidR="00823D41" w:rsidRDefault="00823D41" w:rsidP="00823D41">
      <w:pPr>
        <w:pStyle w:val="Body"/>
      </w:pPr>
    </w:p>
    <w:p w14:paraId="21F5BCDE" w14:textId="71900F52" w:rsidR="00823D41" w:rsidRDefault="00823D41" w:rsidP="00823D41">
      <w:pPr>
        <w:pStyle w:val="Body"/>
      </w:pPr>
      <w:r>
        <w:t xml:space="preserve">The Flow.xml file contains a numbered list of climate datasets available within the model.  As of </w:t>
      </w:r>
      <w:ins w:id="28" w:author="David Conklin" w:date="2020-10-27T16:23:00Z">
        <w:r w:rsidR="00D37188">
          <w:t>October 2020</w:t>
        </w:r>
      </w:ins>
      <w:del w:id="29" w:author="David Conklin" w:date="2020-10-27T16:23:00Z">
        <w:r w:rsidDel="00D37188">
          <w:delText>April 2019</w:delText>
        </w:r>
      </w:del>
      <w:r>
        <w:t xml:space="preserve">, the list has </w:t>
      </w:r>
      <w:ins w:id="30" w:author="David Conklin" w:date="2020-10-27T16:24:00Z">
        <w:r w:rsidR="00D37188">
          <w:t>13</w:t>
        </w:r>
      </w:ins>
      <w:del w:id="31" w:author="David Conklin" w:date="2020-10-27T16:24:00Z">
        <w:r w:rsidDel="00D37188">
          <w:delText>9</w:delText>
        </w:r>
      </w:del>
      <w:r>
        <w:t xml:space="preserve"> entries which are consistent with the corresponding lists in the WW2100, OUWIN, and CW3M projects.  </w:t>
      </w:r>
      <w:r>
        <w:fldChar w:fldCharType="begin"/>
      </w:r>
      <w:r>
        <w:instrText xml:space="preserve"> REF _Ref6032062 \h </w:instrText>
      </w:r>
      <w:r>
        <w:fldChar w:fldCharType="separate"/>
      </w:r>
      <w:r w:rsidR="00933943">
        <w:t xml:space="preserve">Table </w:t>
      </w:r>
      <w:r>
        <w:fldChar w:fldCharType="end"/>
      </w:r>
      <w:ins w:id="32" w:author="David Conklin" w:date="2020-10-27T16:24:00Z">
        <w:r w:rsidR="00D37188">
          <w:t xml:space="preserve">1 </w:t>
        </w:r>
      </w:ins>
      <w:del w:id="33" w:author="David Conklin" w:date="2020-10-27T16:24:00Z">
        <w:r w:rsidDel="00D37188">
          <w:delText xml:space="preserve"> </w:delText>
        </w:r>
      </w:del>
      <w:r>
        <w:t>identifies the numbered climate scenarios.</w:t>
      </w:r>
    </w:p>
    <w:p w14:paraId="6B5B5488" w14:textId="6FF46E3F" w:rsidR="00823D41" w:rsidDel="00D37188" w:rsidRDefault="00823D41" w:rsidP="00823D41">
      <w:pPr>
        <w:pStyle w:val="Body"/>
        <w:rPr>
          <w:del w:id="34" w:author="David Conklin" w:date="2020-10-27T16:24:00Z"/>
        </w:rPr>
      </w:pPr>
      <w:del w:id="35" w:author="David Conklin" w:date="2020-10-27T16:24:00Z">
        <w:r w:rsidDel="00D37188">
          <w:delText xml:space="preserve">We expect to add additional climate datasets to the list, drawn from </w:delText>
        </w:r>
        <w:r w:rsidDel="00D37188">
          <w:fldChar w:fldCharType="begin"/>
        </w:r>
        <w:r w:rsidDel="00D37188">
          <w:delInstrText xml:space="preserve"> REF _Ref520784144 \h </w:delInstrText>
        </w:r>
        <w:r w:rsidDel="00D37188">
          <w:fldChar w:fldCharType="separate"/>
        </w:r>
        <w:r w:rsidR="00933943" w:rsidDel="00D37188">
          <w:rPr>
            <w:b/>
            <w:bCs/>
          </w:rPr>
          <w:delText>Error! Reference source not found.</w:delText>
        </w:r>
        <w:r w:rsidDel="00D37188">
          <w:fldChar w:fldCharType="end"/>
        </w:r>
        <w:r w:rsidDel="00D37188">
          <w:delText>, when the data has been converted from gridded form to the IDU-centric form preferred in the INFEWS model.</w:delText>
        </w:r>
      </w:del>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6" w:name="_Ref6032062"/>
      <w:bookmarkStart w:id="37" w:name="_Ref6033311"/>
      <w:bookmarkStart w:id="38" w:name="_Toc6121576"/>
      <w:r>
        <w:t xml:space="preserve">Table </w:t>
      </w:r>
      <w:bookmarkEnd w:id="36"/>
      <w:r>
        <w:t>1. Numbered climate scenarios</w:t>
      </w:r>
      <w:bookmarkEnd w:id="37"/>
      <w:bookmarkEnd w:id="38"/>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9" w:name="_Toc7759621"/>
      <w:bookmarkStart w:id="40" w:name="_Toc53219788"/>
      <w:r>
        <w:t>Monthly and seasonal weather data</w:t>
      </w:r>
      <w:bookmarkEnd w:id="39"/>
      <w:bookmarkEnd w:id="40"/>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1" w:name="_Toc53219789"/>
      <w:r>
        <w:t>Climate data grid</w:t>
      </w:r>
      <w:r w:rsidR="009F132A">
        <w:t>s</w:t>
      </w:r>
      <w:bookmarkEnd w:id="4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ins w:id="42" w:author="David Conklin" w:date="2020-10-27T16:26:00Z">
        <w:r w:rsidR="00E80ACF">
          <w:rPr>
            <w:rFonts w:ascii="Times New Roman" w:hAnsi="Times New Roman" w:cs="Times New Roman"/>
            <w:sz w:val="24"/>
            <w:szCs w:val="24"/>
          </w:rPr>
          <w:t xml:space="preserve">of </w:t>
        </w:r>
      </w:ins>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3" w:name="_Toc53219790"/>
      <w:r>
        <w:t>The WW2100 climate grid</w:t>
      </w:r>
      <w:bookmarkEnd w:id="4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4" w:name="_Toc53219791"/>
      <w:r>
        <w:t>The v2 climate grid</w:t>
      </w:r>
      <w:bookmarkEnd w:id="4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5" w:name="_Toc53219792"/>
      <w:r>
        <w:t>How climate data is looked up</w:t>
      </w:r>
      <w:bookmarkEnd w:id="4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rPr>
          <w:ins w:id="46" w:author="David Conklin" w:date="2020-10-27T17:53:00Z"/>
        </w:rPr>
      </w:pPr>
      <w:r>
        <w:t>FlowModel::InitClimateMeanValues(), called in InitRun(), but only when yearsToRun = 0.</w:t>
      </w:r>
    </w:p>
    <w:p w14:paraId="428E9D2D" w14:textId="6936E5C1" w:rsidR="004551D7" w:rsidRDefault="004551D7" w:rsidP="00E0306D">
      <w:pPr>
        <w:pStyle w:val="Body"/>
      </w:pPr>
      <w:ins w:id="47" w:author="David Conklin" w:date="2020-10-27T17:53:00Z">
        <w:r>
          <w:t>FlowModel::InitGridIndex(), called in InitRun(), but only</w:t>
        </w:r>
      </w:ins>
      <w:ins w:id="48" w:author="David Conklin" w:date="2020-10-27T17:54:00Z">
        <w:r>
          <w:t xml:space="preserve"> yearsToRun = 0.</w:t>
        </w:r>
      </w:ins>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9" w:name="_Toc53219793"/>
      <w:r>
        <w:t>What is in a climate dataset</w:t>
      </w:r>
      <w:bookmarkEnd w:id="4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ins w:id="50" w:author="David Conklin" w:date="2020-10-27T16:30:00Z">
        <w:r w:rsidR="00E80ACF">
          <w:t xml:space="preserve"> or calculated.</w:t>
        </w:r>
      </w:ins>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1" w:name="_Toc53219794"/>
      <w:r>
        <w:t>Water rights</w:t>
      </w:r>
      <w:bookmarkEnd w:id="51"/>
    </w:p>
    <w:p w14:paraId="7ECEE8A5" w14:textId="77777777" w:rsidR="00D35AF7" w:rsidRDefault="00D35AF7" w:rsidP="00D35AF7">
      <w:pPr>
        <w:pStyle w:val="Heading2"/>
      </w:pPr>
      <w:bookmarkStart w:id="52" w:name="_Toc53219795"/>
      <w:r>
        <w:t>Water rights data</w:t>
      </w:r>
      <w:bookmarkEnd w:id="5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3" w:name="_Toc53219796"/>
      <w:r>
        <w:lastRenderedPageBreak/>
        <w:t>The wr_pods.csv file</w:t>
      </w:r>
      <w:bookmarkEnd w:id="5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4" w:name="_Toc53219797"/>
      <w:r>
        <w:t>The wr_pous.csv file</w:t>
      </w:r>
      <w:bookmarkEnd w:id="5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5" w:name="_Toc53219798"/>
      <w:r>
        <w:t>Adding a water right</w:t>
      </w:r>
      <w:bookmarkEnd w:id="5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6" w:name="_Toc53219799"/>
      <w:r>
        <w:lastRenderedPageBreak/>
        <w:t>Stream flow and stream temperature</w:t>
      </w:r>
      <w:bookmarkEnd w:id="56"/>
    </w:p>
    <w:p w14:paraId="224B0981" w14:textId="77777777" w:rsidR="008C7362" w:rsidRDefault="008C7362" w:rsidP="008C7362">
      <w:pPr>
        <w:pStyle w:val="Heading2"/>
        <w:rPr>
          <w:ins w:id="57" w:author="David Conklin" w:date="2020-10-27T20:36:00Z"/>
        </w:rPr>
      </w:pPr>
      <w:bookmarkStart w:id="58" w:name="_Toc53219800"/>
      <w:bookmarkStart w:id="59" w:name="_Toc50800503"/>
      <w:bookmarkStart w:id="60" w:name="_Toc54090937"/>
      <w:ins w:id="61" w:author="David Conklin" w:date="2020-10-27T20:36:00Z">
        <w:r>
          <w:t>Water parcels</w:t>
        </w:r>
        <w:bookmarkEnd w:id="59"/>
        <w:bookmarkEnd w:id="60"/>
      </w:ins>
    </w:p>
    <w:p w14:paraId="33B86A1D" w14:textId="77777777" w:rsidR="008C7362" w:rsidRDefault="008C7362" w:rsidP="008C7362">
      <w:pPr>
        <w:rPr>
          <w:ins w:id="62" w:author="David Conklin" w:date="2020-10-27T20:36:00Z"/>
        </w:rPr>
      </w:pPr>
      <w:ins w:id="63" w:author="David Conklin" w:date="2020-10-27T20:36:00Z">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ins>
    </w:p>
    <w:p w14:paraId="44CBA29E" w14:textId="77777777" w:rsidR="008C7362" w:rsidRDefault="008C7362" w:rsidP="008C7362">
      <w:pPr>
        <w:rPr>
          <w:ins w:id="64" w:author="David Conklin" w:date="2020-10-27T20:36:00Z"/>
        </w:rPr>
      </w:pPr>
      <w:ins w:id="65" w:author="David Conklin" w:date="2020-10-27T20:36:00Z">
        <w:r>
          <w:tab/>
        </w:r>
        <w:r>
          <w:tab/>
          <w:t>volume, expressed in units of cubic meters</w:t>
        </w:r>
      </w:ins>
    </w:p>
    <w:p w14:paraId="532A5732" w14:textId="77777777" w:rsidR="008C7362" w:rsidRPr="002D2159" w:rsidRDefault="008C7362" w:rsidP="008C7362">
      <w:pPr>
        <w:rPr>
          <w:ins w:id="66" w:author="David Conklin" w:date="2020-10-27T20:36:00Z"/>
        </w:rPr>
      </w:pPr>
      <w:ins w:id="67" w:author="David Conklin" w:date="2020-10-27T20:36:00Z">
        <w:r>
          <w:tab/>
        </w:r>
        <w:r>
          <w:tab/>
          <w:t>temperature, deg C</w:t>
        </w:r>
      </w:ins>
    </w:p>
    <w:p w14:paraId="1A60042A" w14:textId="77777777" w:rsidR="008C7362" w:rsidRDefault="008C7362" w:rsidP="008C7362">
      <w:pPr>
        <w:rPr>
          <w:ins w:id="68" w:author="David Conklin" w:date="2020-10-27T20:36:00Z"/>
        </w:rPr>
      </w:pPr>
      <w:ins w:id="69" w:author="David Conklin" w:date="2020-10-27T20:36:00Z">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ins>
    </w:p>
    <w:p w14:paraId="708C816B" w14:textId="77777777" w:rsidR="008C7362" w:rsidRDefault="008C7362" w:rsidP="008C7362">
      <w:pPr>
        <w:rPr>
          <w:ins w:id="70" w:author="David Conklin" w:date="2020-10-27T20:36:00Z"/>
        </w:rPr>
      </w:pPr>
      <w:ins w:id="71" w:author="David Conklin" w:date="2020-10-27T20:36:00Z">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ins>
    </w:p>
    <w:p w14:paraId="71693C51" w14:textId="632549D7" w:rsidR="002D2159" w:rsidDel="008C7362" w:rsidRDefault="002D2159" w:rsidP="007B1928">
      <w:pPr>
        <w:pStyle w:val="Heading2"/>
        <w:rPr>
          <w:del w:id="72" w:author="David Conklin" w:date="2020-10-27T20:36:00Z"/>
        </w:rPr>
      </w:pPr>
      <w:del w:id="73" w:author="David Conklin" w:date="2020-10-27T20:36:00Z">
        <w:r w:rsidDel="008C7362">
          <w:delText>Water parcels</w:delText>
        </w:r>
        <w:bookmarkEnd w:id="58"/>
      </w:del>
    </w:p>
    <w:p w14:paraId="6D3BD2DA" w14:textId="60708A1E" w:rsidR="002D2159" w:rsidDel="008C7362" w:rsidRDefault="002D2159" w:rsidP="002D2159">
      <w:pPr>
        <w:rPr>
          <w:del w:id="74" w:author="David Conklin" w:date="2020-10-27T20:36:00Z"/>
        </w:rPr>
      </w:pPr>
      <w:del w:id="75" w:author="David Conklin" w:date="2020-10-27T20:36:00Z">
        <w:r w:rsidDel="008C7362">
          <w:tab/>
          <w:delText>Water flows continuously.  Digital computers use discrete quantities to represent, approximately, the continuous elements and properties of the real world.  CW3M accounts for the water on a landscape as “parcels”</w:delText>
        </w:r>
        <w:r w:rsidR="00173147" w:rsidDel="008C7362">
          <w:delText>, represented in the C++ code as objects of the class WaterParcel.  The properties of a water parcel, represented in C++ as members of the WaterParcel class, are</w:delText>
        </w:r>
      </w:del>
    </w:p>
    <w:p w14:paraId="2B14F6E6" w14:textId="7682BB40" w:rsidR="00173147" w:rsidDel="008C7362" w:rsidRDefault="00173147" w:rsidP="002D2159">
      <w:pPr>
        <w:rPr>
          <w:del w:id="76" w:author="David Conklin" w:date="2020-10-27T20:36:00Z"/>
        </w:rPr>
      </w:pPr>
      <w:del w:id="77" w:author="David Conklin" w:date="2020-10-27T20:36:00Z">
        <w:r w:rsidDel="008C7362">
          <w:tab/>
        </w:r>
        <w:r w:rsidDel="008C7362">
          <w:tab/>
          <w:delText>volume, expressed in units of cubic meters</w:delText>
        </w:r>
      </w:del>
    </w:p>
    <w:p w14:paraId="5E509937" w14:textId="0CA8F8A9" w:rsidR="00173147" w:rsidRPr="002D2159" w:rsidDel="008C7362" w:rsidRDefault="00173147">
      <w:pPr>
        <w:rPr>
          <w:del w:id="78" w:author="David Conklin" w:date="2020-10-27T20:36:00Z"/>
        </w:rPr>
      </w:pPr>
      <w:del w:id="79" w:author="David Conklin" w:date="2020-10-27T20:36:00Z">
        <w:r w:rsidDel="008C7362">
          <w:tab/>
        </w:r>
        <w:r w:rsidDel="008C7362">
          <w:tab/>
        </w:r>
        <w:r w:rsidR="00906BBF" w:rsidDel="008C7362">
          <w:delText xml:space="preserve">thermal </w:delText>
        </w:r>
        <w:r w:rsidDel="008C7362">
          <w:delText>energy, expressed in units of kJ</w:delText>
        </w:r>
        <w:r w:rsidR="00906BBF" w:rsidDel="008C7362">
          <w:delText xml:space="preserve">, relative to 0 </w:delText>
        </w:r>
        <w:r w:rsidR="00933943" w:rsidDel="008C7362">
          <w:delText xml:space="preserve">for liquid water </w:delText>
        </w:r>
        <w:r w:rsidR="00906BBF" w:rsidDel="008C7362">
          <w:delText xml:space="preserve">at </w:delText>
        </w:r>
        <w:r w:rsidR="00933943" w:rsidDel="008C7362">
          <w:delText>0 deg C</w:delText>
        </w:r>
      </w:del>
    </w:p>
    <w:p w14:paraId="5512ADA5" w14:textId="4B2F5BEE" w:rsidR="00906BBF" w:rsidDel="008C7362" w:rsidRDefault="00173147" w:rsidP="00A06758">
      <w:pPr>
        <w:rPr>
          <w:del w:id="80" w:author="David Conklin" w:date="2020-10-27T20:36:00Z"/>
        </w:rPr>
      </w:pPr>
      <w:del w:id="81" w:author="David Conklin" w:date="2020-10-27T20:36:00Z">
        <w:r w:rsidDel="008C7362">
          <w:delTex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delText>
        </w:r>
        <w:r w:rsidR="00906BBF" w:rsidDel="008C7362">
          <w:delText xml:space="preserve">  </w:delText>
        </w:r>
        <w:r w:rsidR="00933943" w:rsidDel="008C7362">
          <w:delText>In the future, t</w:delText>
        </w:r>
        <w:r w:rsidR="00906BBF" w:rsidDel="008C7362">
          <w:delText xml:space="preserve">he WaterParcel class </w:delText>
        </w:r>
        <w:r w:rsidR="00933943" w:rsidDel="008C7362">
          <w:delText>could</w:delText>
        </w:r>
        <w:r w:rsidR="00906BBF" w:rsidDel="008C7362">
          <w:delText xml:space="preserve"> be extended to include other properties, such as sediment load and dissolved pollutants</w:delText>
        </w:r>
        <w:r w:rsidR="00933943" w:rsidDel="008C7362">
          <w:delText>.</w:delText>
        </w:r>
      </w:del>
    </w:p>
    <w:p w14:paraId="489C648A" w14:textId="03F67DF6" w:rsidR="00906BBF" w:rsidDel="008C7362" w:rsidRDefault="00906BBF" w:rsidP="00A06758">
      <w:pPr>
        <w:rPr>
          <w:del w:id="82" w:author="David Conklin" w:date="2020-10-27T20:36:00Z"/>
        </w:rPr>
      </w:pPr>
      <w:del w:id="83" w:author="David Conklin" w:date="2020-10-27T20:36:00Z">
        <w:r w:rsidDel="008C7362">
          <w:tab/>
          <w:delText xml:space="preserve">In CW3M, spatial units have water parcels associated with them.  Each subreach in the stream network has a parcel of water in it, whose properties change from one daily timestep to the next.  </w:delText>
        </w:r>
        <w:r w:rsidR="009123A7" w:rsidDel="008C7362">
          <w:delText>The</w:delText>
        </w:r>
        <w:r w:rsidDel="008C7362">
          <w:delText xml:space="preserve"> total volume of a reach is the sum of the subreach volumes, and the total thermal energy</w:delText>
        </w:r>
        <w:r w:rsidR="002971E8" w:rsidDel="008C7362">
          <w:delText xml:space="preserve"> is the sum of the subreach thermal energies.  </w:delText>
        </w:r>
        <w:r w:rsidDel="008C7362">
          <w:delText>Landscape polygons (“IDUs”) and bodies of water also have associated water parcels.</w:delText>
        </w:r>
      </w:del>
    </w:p>
    <w:p w14:paraId="32C9D48E" w14:textId="77777777" w:rsidR="002971E8" w:rsidRDefault="002971E8" w:rsidP="004F2098">
      <w:pPr>
        <w:pStyle w:val="Body"/>
      </w:pPr>
    </w:p>
    <w:p w14:paraId="03EC1DF0" w14:textId="77777777" w:rsidR="00B20483" w:rsidRDefault="002971E8" w:rsidP="007B1928">
      <w:pPr>
        <w:pStyle w:val="Heading2"/>
      </w:pPr>
      <w:bookmarkStart w:id="84" w:name="_Toc53219801"/>
      <w:r>
        <w:t>Daily water mass and energy balance</w:t>
      </w:r>
      <w:bookmarkEnd w:id="8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pPr>
        <w:rPr>
          <w:ins w:id="85" w:author="David Conklin" w:date="2020-10-27T20:38:00Z"/>
        </w:rPr>
      </w:pPr>
      <w:ins w:id="86" w:author="David Conklin" w:date="2020-10-27T20:38:00Z">
        <w:r>
          <w:tab/>
          <w:t>CW3M estimates the properties of water parcels at a daily timestep.  The basic equation for daily subreach volume is straightforward</w:t>
        </w:r>
      </w:ins>
    </w:p>
    <w:p w14:paraId="64937A6D" w14:textId="77777777" w:rsidR="008C7362" w:rsidRPr="007063A9" w:rsidRDefault="008C7362" w:rsidP="008C7362">
      <w:pPr>
        <w:rPr>
          <w:ins w:id="87" w:author="David Conklin" w:date="2020-10-27T20:38:00Z"/>
          <w:rFonts w:ascii="Times New Roman" w:hAnsi="Times New Roman" w:cs="Times New Roman"/>
          <w:vertAlign w:val="subscript"/>
        </w:rPr>
      </w:pPr>
      <w:ins w:id="88" w:author="David Conklin" w:date="2020-10-27T20:38:00Z">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ins>
    </w:p>
    <w:p w14:paraId="08CCA63B" w14:textId="77777777" w:rsidR="008C7362" w:rsidRPr="009123A7" w:rsidRDefault="008C7362" w:rsidP="008C7362">
      <w:pPr>
        <w:rPr>
          <w:ins w:id="89" w:author="David Conklin" w:date="2020-10-27T20:38:00Z"/>
        </w:rPr>
      </w:pPr>
      <w:ins w:id="90" w:author="David Conklin" w:date="2020-10-27T20:38:00Z">
        <w:r>
          <w:t>where (all quantities in m</w:t>
        </w:r>
        <w:r>
          <w:rPr>
            <w:vertAlign w:val="superscript"/>
          </w:rPr>
          <w:t>3</w:t>
        </w:r>
        <w:r>
          <w:t>)</w:t>
        </w:r>
      </w:ins>
    </w:p>
    <w:p w14:paraId="2E11D7DD" w14:textId="77777777" w:rsidR="008C7362" w:rsidRPr="00964277" w:rsidRDefault="008C7362" w:rsidP="008C7362">
      <w:pPr>
        <w:ind w:left="720"/>
        <w:rPr>
          <w:ins w:id="91" w:author="David Conklin" w:date="2020-10-27T20:38:00Z"/>
          <w:rFonts w:ascii="Times New Roman" w:hAnsi="Times New Roman" w:cs="Times New Roman"/>
        </w:rPr>
      </w:pPr>
      <w:ins w:id="92"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ins>
    </w:p>
    <w:p w14:paraId="7D92F620" w14:textId="77777777" w:rsidR="008C7362" w:rsidRPr="00964277" w:rsidRDefault="008C7362" w:rsidP="008C7362">
      <w:pPr>
        <w:ind w:left="720"/>
        <w:rPr>
          <w:ins w:id="93" w:author="David Conklin" w:date="2020-10-27T20:38:00Z"/>
          <w:rFonts w:ascii="Times New Roman" w:hAnsi="Times New Roman" w:cs="Times New Roman"/>
        </w:rPr>
      </w:pPr>
      <w:ins w:id="94"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ins>
    </w:p>
    <w:p w14:paraId="09F91659" w14:textId="77777777" w:rsidR="008C7362" w:rsidRPr="00964277" w:rsidRDefault="008C7362" w:rsidP="008C7362">
      <w:pPr>
        <w:ind w:left="720"/>
        <w:rPr>
          <w:ins w:id="95" w:author="David Conklin" w:date="2020-10-27T20:38:00Z"/>
          <w:rFonts w:ascii="Times New Roman" w:hAnsi="Times New Roman" w:cs="Times New Roman"/>
        </w:rPr>
      </w:pPr>
      <w:ins w:id="96"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ins>
    </w:p>
    <w:p w14:paraId="33DB1D63" w14:textId="77777777" w:rsidR="008C7362" w:rsidRPr="00964277" w:rsidRDefault="008C7362" w:rsidP="008C7362">
      <w:pPr>
        <w:ind w:left="1440" w:hanging="720"/>
        <w:rPr>
          <w:ins w:id="97" w:author="David Conklin" w:date="2020-10-27T20:38:00Z"/>
          <w:rFonts w:ascii="Times New Roman" w:hAnsi="Times New Roman" w:cs="Times New Roman"/>
        </w:rPr>
      </w:pPr>
      <w:ins w:id="98"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ins>
    </w:p>
    <w:p w14:paraId="78033C9F" w14:textId="77777777" w:rsidR="008C7362" w:rsidRPr="00964277" w:rsidRDefault="008C7362" w:rsidP="008C7362">
      <w:pPr>
        <w:ind w:left="1440" w:hanging="720"/>
        <w:rPr>
          <w:ins w:id="99" w:author="David Conklin" w:date="2020-10-27T20:38:00Z"/>
          <w:rFonts w:ascii="Times New Roman" w:hAnsi="Times New Roman" w:cs="Times New Roman"/>
        </w:rPr>
      </w:pPr>
      <w:ins w:id="100"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ins>
    </w:p>
    <w:p w14:paraId="2F39A1EA" w14:textId="77777777" w:rsidR="008C7362" w:rsidRDefault="008C7362" w:rsidP="008C7362">
      <w:pPr>
        <w:ind w:left="1440" w:hanging="720"/>
        <w:rPr>
          <w:ins w:id="101" w:author="David Conklin" w:date="2020-10-27T20:38:00Z"/>
          <w:rFonts w:ascii="Times New Roman" w:hAnsi="Times New Roman" w:cs="Times New Roman"/>
        </w:rPr>
      </w:pPr>
      <w:ins w:id="102" w:author="David Conklin" w:date="2020-10-27T20:38:00Z">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ins>
    </w:p>
    <w:p w14:paraId="5105551D" w14:textId="77777777" w:rsidR="008C7362" w:rsidRPr="007063A9" w:rsidRDefault="008C7362" w:rsidP="008C7362">
      <w:pPr>
        <w:ind w:left="1440" w:hanging="720"/>
        <w:rPr>
          <w:ins w:id="103" w:author="David Conklin" w:date="2020-10-27T20:38:00Z"/>
          <w:rFonts w:ascii="Times New Roman" w:hAnsi="Times New Roman" w:cs="Times New Roman"/>
        </w:rPr>
      </w:pPr>
      <w:ins w:id="104" w:author="David Conklin" w:date="2020-10-27T20:38:00Z">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ins>
    </w:p>
    <w:p w14:paraId="549F21D6" w14:textId="77777777" w:rsidR="008C7362" w:rsidRDefault="008C7362" w:rsidP="008C7362">
      <w:pPr>
        <w:ind w:left="720" w:hanging="720"/>
        <w:rPr>
          <w:ins w:id="105" w:author="David Conklin" w:date="2020-10-27T20:38:00Z"/>
        </w:rPr>
      </w:pPr>
    </w:p>
    <w:p w14:paraId="77E1E295" w14:textId="77777777" w:rsidR="008C7362" w:rsidRPr="00A06758" w:rsidRDefault="008C7362" w:rsidP="008C7362">
      <w:pPr>
        <w:ind w:left="720" w:hanging="720"/>
        <w:rPr>
          <w:ins w:id="106" w:author="David Conklin" w:date="2020-10-27T20:38:00Z"/>
        </w:rPr>
      </w:pPr>
      <w:ins w:id="107" w:author="David Conklin" w:date="2020-10-27T20:38:00Z">
        <w:r>
          <w:tab/>
          <w:t>The equation for subreach thermal energy has additional terms</w:t>
        </w:r>
      </w:ins>
    </w:p>
    <w:p w14:paraId="2FBE7826" w14:textId="77777777" w:rsidR="008C7362" w:rsidRPr="007063A9" w:rsidRDefault="008C7362" w:rsidP="008C7362">
      <w:pPr>
        <w:pStyle w:val="Body"/>
        <w:rPr>
          <w:ins w:id="108" w:author="David Conklin" w:date="2020-10-27T20:38:00Z"/>
          <w:sz w:val="22"/>
          <w:vertAlign w:val="subscript"/>
        </w:rPr>
      </w:pPr>
      <w:ins w:id="109" w:author="David Conklin" w:date="2020-10-27T20:38:00Z">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ins>
    </w:p>
    <w:p w14:paraId="391413C2" w14:textId="77777777" w:rsidR="008C7362" w:rsidRDefault="008C7362" w:rsidP="008C7362">
      <w:pPr>
        <w:rPr>
          <w:ins w:id="110" w:author="David Conklin" w:date="2020-10-27T20:38:00Z"/>
        </w:rPr>
      </w:pPr>
      <w:ins w:id="111" w:author="David Conklin" w:date="2020-10-27T20:38:00Z">
        <w:r>
          <w:t>where (all quantities in kJ)</w:t>
        </w:r>
      </w:ins>
    </w:p>
    <w:p w14:paraId="5246DE08" w14:textId="77777777" w:rsidR="008C7362" w:rsidRPr="00964277" w:rsidRDefault="008C7362" w:rsidP="008C7362">
      <w:pPr>
        <w:pStyle w:val="Body"/>
        <w:ind w:left="720"/>
        <w:rPr>
          <w:ins w:id="112" w:author="David Conklin" w:date="2020-10-27T20:38:00Z"/>
          <w:sz w:val="22"/>
        </w:rPr>
      </w:pPr>
      <w:ins w:id="113" w:author="David Conklin" w:date="2020-10-27T20:38:00Z">
        <w:r w:rsidRPr="00964277">
          <w:rPr>
            <w:sz w:val="22"/>
          </w:rPr>
          <w:t>E</w:t>
        </w:r>
        <w:r w:rsidRPr="00964277">
          <w:rPr>
            <w:sz w:val="22"/>
            <w:vertAlign w:val="subscript"/>
          </w:rPr>
          <w:t>t</w:t>
        </w:r>
        <w:r w:rsidRPr="00964277">
          <w:rPr>
            <w:sz w:val="22"/>
          </w:rPr>
          <w:t xml:space="preserve"> = thermal energy in day t</w:t>
        </w:r>
      </w:ins>
    </w:p>
    <w:p w14:paraId="03C0A99C" w14:textId="77777777" w:rsidR="008C7362" w:rsidRPr="00964277" w:rsidRDefault="008C7362" w:rsidP="008C7362">
      <w:pPr>
        <w:pStyle w:val="Body"/>
        <w:ind w:left="720"/>
        <w:rPr>
          <w:ins w:id="114" w:author="David Conklin" w:date="2020-10-27T20:38:00Z"/>
          <w:sz w:val="22"/>
        </w:rPr>
      </w:pPr>
      <w:ins w:id="115" w:author="David Conklin" w:date="2020-10-27T20:38:00Z">
        <w:r w:rsidRPr="00964277">
          <w:rPr>
            <w:sz w:val="22"/>
          </w:rPr>
          <w:t>E</w:t>
        </w:r>
        <w:r w:rsidRPr="00964277">
          <w:rPr>
            <w:sz w:val="22"/>
            <w:vertAlign w:val="subscript"/>
          </w:rPr>
          <w:t>t-1</w:t>
        </w:r>
        <w:r w:rsidRPr="00964277">
          <w:rPr>
            <w:sz w:val="22"/>
          </w:rPr>
          <w:t xml:space="preserve"> = thermal energy in the previous day</w:t>
        </w:r>
      </w:ins>
    </w:p>
    <w:p w14:paraId="11376AD7" w14:textId="77777777" w:rsidR="008C7362" w:rsidRPr="00964277" w:rsidRDefault="008C7362" w:rsidP="008C7362">
      <w:pPr>
        <w:pStyle w:val="Body"/>
        <w:ind w:left="720"/>
        <w:rPr>
          <w:ins w:id="116" w:author="David Conklin" w:date="2020-10-27T20:38:00Z"/>
          <w:sz w:val="22"/>
        </w:rPr>
      </w:pPr>
      <w:ins w:id="117" w:author="David Conklin" w:date="2020-10-27T20:38:00Z">
        <w:r w:rsidRPr="00964277">
          <w:rPr>
            <w:sz w:val="22"/>
          </w:rPr>
          <w:t>E</w:t>
        </w:r>
        <w:r w:rsidRPr="00964277">
          <w:rPr>
            <w:sz w:val="22"/>
            <w:vertAlign w:val="subscript"/>
          </w:rPr>
          <w:t>up</w:t>
        </w:r>
        <w:r w:rsidRPr="00964277">
          <w:rPr>
            <w:sz w:val="22"/>
          </w:rPr>
          <w:t xml:space="preserve"> = thermal energy in the water flowing in from upstream </w:t>
        </w:r>
      </w:ins>
    </w:p>
    <w:p w14:paraId="160A712E" w14:textId="77777777" w:rsidR="008C7362" w:rsidRPr="00964277" w:rsidRDefault="008C7362" w:rsidP="008C7362">
      <w:pPr>
        <w:pStyle w:val="Body"/>
        <w:ind w:left="1440" w:hanging="720"/>
        <w:rPr>
          <w:ins w:id="118" w:author="David Conklin" w:date="2020-10-27T20:38:00Z"/>
          <w:sz w:val="22"/>
        </w:rPr>
      </w:pPr>
      <w:ins w:id="119" w:author="David Conklin" w:date="2020-10-27T20:38:00Z">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ins>
    </w:p>
    <w:p w14:paraId="29A4B898" w14:textId="77777777" w:rsidR="008C7362" w:rsidRPr="00964277" w:rsidRDefault="008C7362" w:rsidP="008C7362">
      <w:pPr>
        <w:pStyle w:val="Body"/>
        <w:ind w:left="720"/>
        <w:rPr>
          <w:ins w:id="120" w:author="David Conklin" w:date="2020-10-27T20:38:00Z"/>
          <w:sz w:val="22"/>
        </w:rPr>
      </w:pPr>
      <w:ins w:id="121" w:author="David Conklin" w:date="2020-10-27T20:38:00Z">
        <w:r w:rsidRPr="00964277">
          <w:rPr>
            <w:sz w:val="22"/>
          </w:rPr>
          <w:t>E</w:t>
        </w:r>
        <w:r w:rsidRPr="00964277">
          <w:rPr>
            <w:sz w:val="22"/>
            <w:vertAlign w:val="subscript"/>
          </w:rPr>
          <w:t>down</w:t>
        </w:r>
        <w:r w:rsidRPr="00964277">
          <w:rPr>
            <w:sz w:val="22"/>
          </w:rPr>
          <w:t xml:space="preserve"> = thermal energy leaving in water flowing out of the reach</w:t>
        </w:r>
      </w:ins>
    </w:p>
    <w:p w14:paraId="2F4A729E" w14:textId="77777777" w:rsidR="008C7362" w:rsidRPr="00964277" w:rsidRDefault="008C7362" w:rsidP="008C7362">
      <w:pPr>
        <w:pStyle w:val="Body"/>
        <w:ind w:left="720"/>
        <w:rPr>
          <w:ins w:id="122" w:author="David Conklin" w:date="2020-10-27T20:38:00Z"/>
          <w:sz w:val="22"/>
        </w:rPr>
      </w:pPr>
      <w:ins w:id="123" w:author="David Conklin" w:date="2020-10-27T20:38:00Z">
        <w:r w:rsidRPr="00964277">
          <w:rPr>
            <w:sz w:val="22"/>
          </w:rPr>
          <w:lastRenderedPageBreak/>
          <w:t>E</w:t>
        </w:r>
        <w:r w:rsidRPr="00964277">
          <w:rPr>
            <w:sz w:val="22"/>
            <w:vertAlign w:val="subscript"/>
          </w:rPr>
          <w:t>SW</w:t>
        </w:r>
        <w:r w:rsidRPr="00964277">
          <w:rPr>
            <w:sz w:val="22"/>
          </w:rPr>
          <w:t xml:space="preserve"> = incoming shortwave solar radiation </w:t>
        </w:r>
      </w:ins>
    </w:p>
    <w:p w14:paraId="561BD13E" w14:textId="77777777" w:rsidR="008C7362" w:rsidRPr="00964277" w:rsidRDefault="008C7362" w:rsidP="008C7362">
      <w:pPr>
        <w:pStyle w:val="Body"/>
        <w:ind w:left="720"/>
        <w:rPr>
          <w:ins w:id="124" w:author="David Conklin" w:date="2020-10-27T20:38:00Z"/>
          <w:sz w:val="22"/>
        </w:rPr>
      </w:pPr>
      <w:ins w:id="125" w:author="David Conklin" w:date="2020-10-27T20:38:00Z">
        <w:r w:rsidRPr="00964277">
          <w:rPr>
            <w:sz w:val="22"/>
          </w:rPr>
          <w:t>E</w:t>
        </w:r>
        <w:r w:rsidRPr="00964277">
          <w:rPr>
            <w:sz w:val="22"/>
            <w:vertAlign w:val="subscript"/>
          </w:rPr>
          <w:t>LW</w:t>
        </w:r>
        <w:r w:rsidRPr="00964277">
          <w:rPr>
            <w:sz w:val="22"/>
          </w:rPr>
          <w:t xml:space="preserve"> = outgoing longwave radiation </w:t>
        </w:r>
      </w:ins>
    </w:p>
    <w:p w14:paraId="04371A0F" w14:textId="77777777" w:rsidR="008C7362" w:rsidRDefault="008C7362" w:rsidP="008C7362">
      <w:pPr>
        <w:pStyle w:val="Body"/>
        <w:ind w:left="720"/>
        <w:rPr>
          <w:ins w:id="126" w:author="David Conklin" w:date="2020-10-27T20:38:00Z"/>
          <w:sz w:val="22"/>
        </w:rPr>
      </w:pPr>
      <w:ins w:id="127" w:author="David Conklin" w:date="2020-10-27T20:38:00Z">
        <w:r w:rsidRPr="00964277">
          <w:rPr>
            <w:sz w:val="22"/>
          </w:rPr>
          <w:t>E</w:t>
        </w:r>
        <w:r w:rsidRPr="00964277">
          <w:rPr>
            <w:sz w:val="22"/>
            <w:vertAlign w:val="subscript"/>
          </w:rPr>
          <w:t>evap</w:t>
        </w:r>
        <w:r w:rsidRPr="00964277">
          <w:rPr>
            <w:sz w:val="22"/>
          </w:rPr>
          <w:t xml:space="preserve"> = energy carried away from the reach through evaporation </w:t>
        </w:r>
      </w:ins>
    </w:p>
    <w:p w14:paraId="50EF5F74" w14:textId="77777777" w:rsidR="008C7362" w:rsidRPr="007063A9" w:rsidRDefault="008C7362" w:rsidP="008C7362">
      <w:pPr>
        <w:pStyle w:val="Body"/>
        <w:ind w:left="720"/>
        <w:rPr>
          <w:ins w:id="128" w:author="David Conklin" w:date="2020-10-27T20:38:00Z"/>
          <w:sz w:val="22"/>
        </w:rPr>
      </w:pPr>
      <w:ins w:id="129" w:author="David Conklin" w:date="2020-10-27T20:38:00Z">
        <w:r>
          <w:rPr>
            <w:sz w:val="22"/>
          </w:rPr>
          <w:t>E</w:t>
        </w:r>
        <w:r>
          <w:rPr>
            <w:sz w:val="22"/>
            <w:vertAlign w:val="subscript"/>
          </w:rPr>
          <w:t>prcp</w:t>
        </w:r>
        <w:r>
          <w:rPr>
            <w:sz w:val="22"/>
          </w:rPr>
          <w:t xml:space="preserve"> = energy entering via precipitation</w:t>
        </w:r>
      </w:ins>
    </w:p>
    <w:p w14:paraId="120ECA75" w14:textId="04974F7E" w:rsidR="002971E8" w:rsidDel="008C7362" w:rsidRDefault="002971E8" w:rsidP="002971E8">
      <w:pPr>
        <w:rPr>
          <w:del w:id="130" w:author="David Conklin" w:date="2020-10-27T20:38:00Z"/>
        </w:rPr>
      </w:pPr>
      <w:del w:id="131" w:author="David Conklin" w:date="2020-10-27T20:38:00Z">
        <w:r w:rsidDel="008C7362">
          <w:tab/>
          <w:delText>CW3M estimates the properties of water parcels at a daily timestep.</w:delText>
        </w:r>
        <w:r w:rsidR="00382B0B" w:rsidDel="008C7362">
          <w:delText xml:space="preserve">  The basic equation for </w:delText>
        </w:r>
        <w:r w:rsidR="009123A7" w:rsidDel="008C7362">
          <w:delText xml:space="preserve">daily </w:delText>
        </w:r>
        <w:r w:rsidR="00382B0B" w:rsidDel="008C7362">
          <w:delText>subreach volume is straightforward</w:delText>
        </w:r>
      </w:del>
    </w:p>
    <w:p w14:paraId="5C7996C9" w14:textId="68270B99" w:rsidR="00382B0B" w:rsidRPr="007B1928" w:rsidDel="008C7362" w:rsidRDefault="00382B0B" w:rsidP="002971E8">
      <w:pPr>
        <w:rPr>
          <w:del w:id="132" w:author="David Conklin" w:date="2020-10-27T20:38:00Z"/>
          <w:rFonts w:ascii="Times New Roman" w:hAnsi="Times New Roman" w:cs="Times New Roman"/>
          <w:vertAlign w:val="subscript"/>
        </w:rPr>
      </w:pPr>
      <w:del w:id="133" w:author="David Conklin" w:date="2020-10-27T20:38:00Z">
        <w:r w:rsidRPr="007B1928" w:rsidDel="008C7362">
          <w:rPr>
            <w:rFonts w:ascii="Times New Roman" w:hAnsi="Times New Roman" w:cs="Times New Roman"/>
          </w:rPr>
          <w:tab/>
        </w:r>
        <w:r w:rsidRPr="007B1928" w:rsidDel="008C7362">
          <w:rPr>
            <w:rFonts w:ascii="Times New Roman" w:hAnsi="Times New Roman" w:cs="Times New Roman"/>
          </w:rPr>
          <w:tab/>
          <w:delText>V</w:delText>
        </w:r>
        <w:r w:rsidRPr="007B1928" w:rsidDel="008C7362">
          <w:rPr>
            <w:rFonts w:ascii="Times New Roman" w:hAnsi="Times New Roman" w:cs="Times New Roman"/>
            <w:vertAlign w:val="subscript"/>
          </w:rPr>
          <w:delText>t</w:delText>
        </w:r>
        <w:r w:rsidRPr="007B1928" w:rsidDel="008C7362">
          <w:rPr>
            <w:rFonts w:ascii="Times New Roman" w:hAnsi="Times New Roman" w:cs="Times New Roman"/>
          </w:rPr>
          <w:delText xml:space="preserve"> = V</w:delText>
        </w:r>
        <w:r w:rsidRPr="007B1928" w:rsidDel="008C7362">
          <w:rPr>
            <w:rFonts w:ascii="Times New Roman" w:hAnsi="Times New Roman" w:cs="Times New Roman"/>
            <w:vertAlign w:val="subscript"/>
          </w:rPr>
          <w:delText>t-1</w:delText>
        </w:r>
        <w:r w:rsidRPr="007B1928" w:rsidDel="008C7362">
          <w:rPr>
            <w:rFonts w:ascii="Times New Roman" w:hAnsi="Times New Roman" w:cs="Times New Roman"/>
          </w:rPr>
          <w:delText xml:space="preserve"> + V</w:delText>
        </w:r>
        <w:r w:rsidRPr="007B1928" w:rsidDel="008C7362">
          <w:rPr>
            <w:rFonts w:ascii="Times New Roman" w:hAnsi="Times New Roman" w:cs="Times New Roman"/>
            <w:vertAlign w:val="subscript"/>
          </w:rPr>
          <w:delText>up</w:delText>
        </w:r>
        <w:r w:rsidRPr="007B1928" w:rsidDel="008C7362">
          <w:rPr>
            <w:rFonts w:ascii="Times New Roman" w:hAnsi="Times New Roman" w:cs="Times New Roman"/>
          </w:rPr>
          <w:delText xml:space="preserve"> + V</w:delText>
        </w:r>
        <w:r w:rsidRPr="007B1928" w:rsidDel="008C7362">
          <w:rPr>
            <w:rFonts w:ascii="Times New Roman" w:hAnsi="Times New Roman" w:cs="Times New Roman"/>
            <w:vertAlign w:val="subscript"/>
          </w:rPr>
          <w:delText>lateral</w:delText>
        </w:r>
        <w:r w:rsidRPr="007B1928" w:rsidDel="008C7362">
          <w:rPr>
            <w:rFonts w:ascii="Times New Roman" w:hAnsi="Times New Roman" w:cs="Times New Roman"/>
          </w:rPr>
          <w:delText xml:space="preserve"> - V</w:delText>
        </w:r>
        <w:r w:rsidRPr="007B1928" w:rsidDel="008C7362">
          <w:rPr>
            <w:rFonts w:ascii="Times New Roman" w:hAnsi="Times New Roman" w:cs="Times New Roman"/>
            <w:vertAlign w:val="subscript"/>
          </w:rPr>
          <w:delText>down</w:delText>
        </w:r>
        <w:r w:rsidR="007E51F7" w:rsidRPr="007B1928" w:rsidDel="008C7362">
          <w:rPr>
            <w:rFonts w:ascii="Times New Roman" w:hAnsi="Times New Roman" w:cs="Times New Roman"/>
          </w:rPr>
          <w:delText xml:space="preserve"> - V</w:delText>
        </w:r>
        <w:r w:rsidR="007E51F7" w:rsidRPr="007B1928" w:rsidDel="008C7362">
          <w:rPr>
            <w:rFonts w:ascii="Times New Roman" w:hAnsi="Times New Roman" w:cs="Times New Roman"/>
            <w:vertAlign w:val="subscript"/>
          </w:rPr>
          <w:delText>evap</w:delText>
        </w:r>
      </w:del>
    </w:p>
    <w:p w14:paraId="3F9A8445" w14:textId="07061C16" w:rsidR="00382B0B" w:rsidRPr="009123A7" w:rsidDel="008C7362" w:rsidRDefault="00382B0B" w:rsidP="002971E8">
      <w:pPr>
        <w:rPr>
          <w:del w:id="134" w:author="David Conklin" w:date="2020-10-27T20:38:00Z"/>
        </w:rPr>
      </w:pPr>
      <w:del w:id="135" w:author="David Conklin" w:date="2020-10-27T20:38:00Z">
        <w:r w:rsidDel="008C7362">
          <w:delText>where</w:delText>
        </w:r>
        <w:r w:rsidR="009123A7" w:rsidDel="008C7362">
          <w:delText xml:space="preserve"> (all quantities in m</w:delText>
        </w:r>
        <w:r w:rsidR="009123A7" w:rsidDel="008C7362">
          <w:rPr>
            <w:vertAlign w:val="superscript"/>
          </w:rPr>
          <w:delText>3</w:delText>
        </w:r>
        <w:r w:rsidR="009123A7" w:rsidDel="008C7362">
          <w:delText>)</w:delText>
        </w:r>
      </w:del>
    </w:p>
    <w:p w14:paraId="25D13072" w14:textId="0353308B" w:rsidR="00382B0B" w:rsidRPr="007B1928" w:rsidDel="008C7362" w:rsidRDefault="00382B0B" w:rsidP="007B1928">
      <w:pPr>
        <w:ind w:left="720"/>
        <w:rPr>
          <w:del w:id="136" w:author="David Conklin" w:date="2020-10-27T20:38:00Z"/>
          <w:rFonts w:ascii="Times New Roman" w:hAnsi="Times New Roman" w:cs="Times New Roman"/>
        </w:rPr>
      </w:pPr>
      <w:del w:id="137"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t</w:delText>
        </w:r>
        <w:r w:rsidRPr="007B1928" w:rsidDel="008C7362">
          <w:rPr>
            <w:rFonts w:ascii="Times New Roman" w:hAnsi="Times New Roman" w:cs="Times New Roman"/>
          </w:rPr>
          <w:delText xml:space="preserve"> = volume in day t</w:delText>
        </w:r>
      </w:del>
    </w:p>
    <w:p w14:paraId="653C5609" w14:textId="49122D4E" w:rsidR="00382B0B" w:rsidRPr="007B1928" w:rsidDel="008C7362" w:rsidRDefault="00382B0B" w:rsidP="007B1928">
      <w:pPr>
        <w:ind w:left="720"/>
        <w:rPr>
          <w:del w:id="138" w:author="David Conklin" w:date="2020-10-27T20:38:00Z"/>
          <w:rFonts w:ascii="Times New Roman" w:hAnsi="Times New Roman" w:cs="Times New Roman"/>
        </w:rPr>
      </w:pPr>
      <w:del w:id="139"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t-1</w:delText>
        </w:r>
        <w:r w:rsidRPr="007B1928" w:rsidDel="008C7362">
          <w:rPr>
            <w:rFonts w:ascii="Times New Roman" w:hAnsi="Times New Roman" w:cs="Times New Roman"/>
          </w:rPr>
          <w:delText xml:space="preserve"> = volume in the </w:delText>
        </w:r>
        <w:r w:rsidR="009123A7" w:rsidRPr="007B1928" w:rsidDel="008C7362">
          <w:rPr>
            <w:rFonts w:ascii="Times New Roman" w:hAnsi="Times New Roman" w:cs="Times New Roman"/>
          </w:rPr>
          <w:delText>previous day</w:delText>
        </w:r>
      </w:del>
    </w:p>
    <w:p w14:paraId="56BD8231" w14:textId="772F6952" w:rsidR="00382B0B" w:rsidRPr="007B1928" w:rsidDel="008C7362" w:rsidRDefault="00382B0B" w:rsidP="007B1928">
      <w:pPr>
        <w:ind w:left="720"/>
        <w:rPr>
          <w:del w:id="140" w:author="David Conklin" w:date="2020-10-27T20:38:00Z"/>
          <w:rFonts w:ascii="Times New Roman" w:hAnsi="Times New Roman" w:cs="Times New Roman"/>
        </w:rPr>
      </w:pPr>
      <w:del w:id="141"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up</w:delText>
        </w:r>
        <w:r w:rsidRPr="007B1928" w:rsidDel="008C7362">
          <w:rPr>
            <w:rFonts w:ascii="Times New Roman" w:hAnsi="Times New Roman" w:cs="Times New Roman"/>
          </w:rPr>
          <w:delText xml:space="preserve"> = volume flowing in from upstream</w:delText>
        </w:r>
      </w:del>
    </w:p>
    <w:p w14:paraId="3F38735C" w14:textId="7F5BDA3F" w:rsidR="00382B0B" w:rsidRPr="007B1928" w:rsidDel="008C7362" w:rsidRDefault="00382B0B" w:rsidP="007B1928">
      <w:pPr>
        <w:ind w:left="1440" w:hanging="720"/>
        <w:rPr>
          <w:del w:id="142" w:author="David Conklin" w:date="2020-10-27T20:38:00Z"/>
          <w:rFonts w:ascii="Times New Roman" w:hAnsi="Times New Roman" w:cs="Times New Roman"/>
        </w:rPr>
      </w:pPr>
      <w:del w:id="143"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lateral</w:delText>
        </w:r>
        <w:r w:rsidRPr="007B1928" w:rsidDel="008C7362">
          <w:rPr>
            <w:rFonts w:ascii="Times New Roman" w:hAnsi="Times New Roman" w:cs="Times New Roman"/>
          </w:rPr>
          <w:delText xml:space="preserve"> = volume entering (+) or leaving (-) the subreach through the stream banks or streambed, or from withdrawals for irrigation or municipal use, or discharges from municipal points of central discharge</w:delText>
        </w:r>
      </w:del>
    </w:p>
    <w:p w14:paraId="73AE56ED" w14:textId="47921E13" w:rsidR="00382B0B" w:rsidRPr="007B1928" w:rsidDel="008C7362" w:rsidRDefault="00382B0B" w:rsidP="007B1928">
      <w:pPr>
        <w:ind w:left="1440" w:hanging="720"/>
        <w:rPr>
          <w:del w:id="144" w:author="David Conklin" w:date="2020-10-27T20:38:00Z"/>
          <w:rFonts w:ascii="Times New Roman" w:hAnsi="Times New Roman" w:cs="Times New Roman"/>
        </w:rPr>
      </w:pPr>
      <w:del w:id="145"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down</w:delText>
        </w:r>
        <w:r w:rsidR="009123A7" w:rsidRPr="007B1928" w:rsidDel="008C7362">
          <w:rPr>
            <w:rFonts w:ascii="Times New Roman" w:hAnsi="Times New Roman" w:cs="Times New Roman"/>
          </w:rPr>
          <w:delText xml:space="preserve"> = volume flowing out to downstream</w:delText>
        </w:r>
      </w:del>
    </w:p>
    <w:p w14:paraId="0249BF62" w14:textId="7430D982" w:rsidR="007E51F7" w:rsidRPr="007B1928" w:rsidDel="008C7362" w:rsidRDefault="007E51F7" w:rsidP="007B1928">
      <w:pPr>
        <w:ind w:left="1440" w:hanging="720"/>
        <w:rPr>
          <w:del w:id="146" w:author="David Conklin" w:date="2020-10-27T20:38:00Z"/>
          <w:rFonts w:ascii="Times New Roman" w:hAnsi="Times New Roman" w:cs="Times New Roman"/>
        </w:rPr>
      </w:pPr>
      <w:del w:id="147" w:author="David Conklin" w:date="2020-10-27T20:38:00Z">
        <w:r w:rsidRPr="007B1928" w:rsidDel="008C7362">
          <w:rPr>
            <w:rFonts w:ascii="Times New Roman" w:hAnsi="Times New Roman" w:cs="Times New Roman"/>
          </w:rPr>
          <w:delText>V</w:delText>
        </w:r>
        <w:r w:rsidRPr="007B1928" w:rsidDel="008C7362">
          <w:rPr>
            <w:rFonts w:ascii="Times New Roman" w:hAnsi="Times New Roman" w:cs="Times New Roman"/>
            <w:vertAlign w:val="subscript"/>
          </w:rPr>
          <w:delText>evap</w:delText>
        </w:r>
        <w:r w:rsidRPr="007B1928" w:rsidDel="008C7362">
          <w:rPr>
            <w:rFonts w:ascii="Times New Roman" w:hAnsi="Times New Roman" w:cs="Times New Roman"/>
          </w:rPr>
          <w:delText xml:space="preserve"> = volume lost to evaporation</w:delText>
        </w:r>
      </w:del>
    </w:p>
    <w:p w14:paraId="623FBAB0" w14:textId="11154498" w:rsidR="009123A7" w:rsidDel="008C7362" w:rsidRDefault="009123A7" w:rsidP="00382B0B">
      <w:pPr>
        <w:ind w:left="720" w:hanging="720"/>
        <w:rPr>
          <w:del w:id="148" w:author="David Conklin" w:date="2020-10-27T20:38:00Z"/>
        </w:rPr>
      </w:pPr>
    </w:p>
    <w:p w14:paraId="41E9D299" w14:textId="14916E64" w:rsidR="009123A7" w:rsidRPr="00A06758" w:rsidDel="008C7362" w:rsidRDefault="009123A7" w:rsidP="00A06758">
      <w:pPr>
        <w:ind w:left="720" w:hanging="720"/>
        <w:rPr>
          <w:del w:id="149" w:author="David Conklin" w:date="2020-10-27T20:38:00Z"/>
        </w:rPr>
      </w:pPr>
      <w:del w:id="150" w:author="David Conklin" w:date="2020-10-27T20:38:00Z">
        <w:r w:rsidDel="008C7362">
          <w:tab/>
          <w:delText>The equation for subreach thermal energy has additional terms</w:delText>
        </w:r>
      </w:del>
    </w:p>
    <w:p w14:paraId="42410E33" w14:textId="78793483" w:rsidR="00485E18" w:rsidRPr="007B1928" w:rsidDel="008C7362" w:rsidRDefault="00485E18" w:rsidP="00A06758">
      <w:pPr>
        <w:pStyle w:val="Body"/>
        <w:rPr>
          <w:del w:id="151" w:author="David Conklin" w:date="2020-10-27T20:38:00Z"/>
          <w:sz w:val="22"/>
        </w:rPr>
      </w:pPr>
      <w:del w:id="152" w:author="David Conklin" w:date="2020-10-27T20:38:00Z">
        <w:r w:rsidRPr="007B1928" w:rsidDel="008C7362">
          <w:rPr>
            <w:sz w:val="22"/>
          </w:rPr>
          <w:tab/>
        </w:r>
        <w:r w:rsidRPr="007B1928" w:rsidDel="008C7362">
          <w:rPr>
            <w:sz w:val="22"/>
          </w:rPr>
          <w:tab/>
        </w:r>
        <w:r w:rsidR="004C2384" w:rsidRPr="007B1928" w:rsidDel="008C7362">
          <w:rPr>
            <w:sz w:val="22"/>
          </w:rPr>
          <w:delText>E</w:delText>
        </w:r>
        <w:r w:rsidR="004C2384" w:rsidRPr="007B1928" w:rsidDel="008C7362">
          <w:rPr>
            <w:sz w:val="22"/>
            <w:vertAlign w:val="subscript"/>
          </w:rPr>
          <w:delText>t</w:delText>
        </w:r>
        <w:r w:rsidRPr="007B1928" w:rsidDel="008C7362">
          <w:rPr>
            <w:sz w:val="22"/>
          </w:rPr>
          <w:delText xml:space="preserve"> = </w:delText>
        </w:r>
        <w:r w:rsidR="004C2384" w:rsidRPr="007B1928" w:rsidDel="008C7362">
          <w:rPr>
            <w:sz w:val="22"/>
          </w:rPr>
          <w:delText>E</w:delText>
        </w:r>
        <w:r w:rsidR="004C2384" w:rsidRPr="007B1928" w:rsidDel="008C7362">
          <w:rPr>
            <w:sz w:val="22"/>
            <w:vertAlign w:val="subscript"/>
          </w:rPr>
          <w:delText>t-1</w:delText>
        </w:r>
        <w:r w:rsidRPr="007B1928" w:rsidDel="008C7362">
          <w:rPr>
            <w:sz w:val="22"/>
          </w:rPr>
          <w:delText xml:space="preserve"> + </w:delText>
        </w:r>
        <w:r w:rsidR="004C2384" w:rsidRPr="007B1928" w:rsidDel="008C7362">
          <w:rPr>
            <w:sz w:val="22"/>
          </w:rPr>
          <w:delText>E</w:delText>
        </w:r>
        <w:r w:rsidR="004C2384" w:rsidRPr="007B1928" w:rsidDel="008C7362">
          <w:rPr>
            <w:sz w:val="22"/>
            <w:vertAlign w:val="subscript"/>
          </w:rPr>
          <w:delText>up</w:delText>
        </w:r>
        <w:r w:rsidR="004C2384" w:rsidRPr="007B1928" w:rsidDel="008C7362">
          <w:rPr>
            <w:sz w:val="22"/>
          </w:rPr>
          <w:delText xml:space="preserve"> + E</w:delText>
        </w:r>
        <w:r w:rsidR="004C2384" w:rsidRPr="007B1928" w:rsidDel="008C7362">
          <w:rPr>
            <w:sz w:val="22"/>
            <w:vertAlign w:val="subscript"/>
          </w:rPr>
          <w:delText>lateral</w:delText>
        </w:r>
        <w:r w:rsidR="004C2384" w:rsidRPr="007B1928" w:rsidDel="008C7362">
          <w:rPr>
            <w:sz w:val="22"/>
          </w:rPr>
          <w:delText xml:space="preserve"> – E</w:delText>
        </w:r>
        <w:r w:rsidR="004C2384" w:rsidRPr="007B1928" w:rsidDel="008C7362">
          <w:rPr>
            <w:sz w:val="22"/>
            <w:vertAlign w:val="subscript"/>
          </w:rPr>
          <w:delText>down</w:delText>
        </w:r>
        <w:r w:rsidR="004C2384" w:rsidRPr="007B1928" w:rsidDel="008C7362">
          <w:rPr>
            <w:sz w:val="22"/>
          </w:rPr>
          <w:delText xml:space="preserve"> + E</w:delText>
        </w:r>
        <w:r w:rsidR="004C2384" w:rsidRPr="007B1928" w:rsidDel="008C7362">
          <w:rPr>
            <w:sz w:val="22"/>
            <w:vertAlign w:val="subscript"/>
          </w:rPr>
          <w:delText>SW</w:delText>
        </w:r>
        <w:r w:rsidR="004C2384" w:rsidRPr="007B1928" w:rsidDel="008C7362">
          <w:rPr>
            <w:sz w:val="22"/>
          </w:rPr>
          <w:delText xml:space="preserve"> – E</w:delText>
        </w:r>
        <w:r w:rsidR="004C2384" w:rsidRPr="007B1928" w:rsidDel="008C7362">
          <w:rPr>
            <w:sz w:val="22"/>
            <w:vertAlign w:val="subscript"/>
          </w:rPr>
          <w:delText>LW</w:delText>
        </w:r>
        <w:r w:rsidR="004C2384" w:rsidRPr="007B1928" w:rsidDel="008C7362">
          <w:rPr>
            <w:sz w:val="22"/>
          </w:rPr>
          <w:delText xml:space="preserve"> - E</w:delText>
        </w:r>
        <w:r w:rsidR="004C2384" w:rsidRPr="007B1928" w:rsidDel="008C7362">
          <w:rPr>
            <w:sz w:val="22"/>
            <w:vertAlign w:val="subscript"/>
          </w:rPr>
          <w:delText>evap</w:delText>
        </w:r>
      </w:del>
    </w:p>
    <w:p w14:paraId="54CA9377" w14:textId="3AFCF80B" w:rsidR="004C2384" w:rsidDel="008C7362" w:rsidRDefault="004C2384" w:rsidP="00485E18">
      <w:pPr>
        <w:rPr>
          <w:del w:id="153" w:author="David Conklin" w:date="2020-10-27T20:38:00Z"/>
        </w:rPr>
      </w:pPr>
      <w:del w:id="154" w:author="David Conklin" w:date="2020-10-27T20:38:00Z">
        <w:r w:rsidDel="008C7362">
          <w:delText>where</w:delText>
        </w:r>
        <w:r w:rsidR="009123A7" w:rsidDel="008C7362">
          <w:delText xml:space="preserve"> (all quantities in kJ)</w:delText>
        </w:r>
      </w:del>
    </w:p>
    <w:p w14:paraId="7A882D5E" w14:textId="3F33D80E" w:rsidR="009123A7" w:rsidRPr="007B1928" w:rsidDel="008C7362" w:rsidRDefault="004C2384" w:rsidP="007B1928">
      <w:pPr>
        <w:pStyle w:val="Body"/>
        <w:ind w:left="720"/>
        <w:rPr>
          <w:del w:id="155" w:author="David Conklin" w:date="2020-10-27T20:38:00Z"/>
          <w:sz w:val="22"/>
        </w:rPr>
      </w:pPr>
      <w:del w:id="156" w:author="David Conklin" w:date="2020-10-27T20:38:00Z">
        <w:r w:rsidRPr="007B1928" w:rsidDel="008C7362">
          <w:rPr>
            <w:sz w:val="22"/>
          </w:rPr>
          <w:delText>E</w:delText>
        </w:r>
        <w:r w:rsidRPr="007B1928" w:rsidDel="008C7362">
          <w:rPr>
            <w:sz w:val="22"/>
            <w:vertAlign w:val="subscript"/>
          </w:rPr>
          <w:delText>t</w:delText>
        </w:r>
        <w:r w:rsidRPr="007B1928" w:rsidDel="008C7362">
          <w:rPr>
            <w:sz w:val="22"/>
          </w:rPr>
          <w:delText xml:space="preserve"> = thermal energy </w:delText>
        </w:r>
        <w:r w:rsidR="009123A7" w:rsidRPr="007B1928" w:rsidDel="008C7362">
          <w:rPr>
            <w:sz w:val="22"/>
          </w:rPr>
          <w:delText>in day t</w:delText>
        </w:r>
      </w:del>
    </w:p>
    <w:p w14:paraId="554179FD" w14:textId="574AD0CA" w:rsidR="004C2384" w:rsidRPr="007B1928" w:rsidDel="008C7362" w:rsidRDefault="004C2384" w:rsidP="007B1928">
      <w:pPr>
        <w:pStyle w:val="Body"/>
        <w:ind w:left="720"/>
        <w:rPr>
          <w:del w:id="157" w:author="David Conklin" w:date="2020-10-27T20:38:00Z"/>
          <w:sz w:val="22"/>
        </w:rPr>
      </w:pPr>
      <w:del w:id="158" w:author="David Conklin" w:date="2020-10-27T20:38:00Z">
        <w:r w:rsidRPr="007B1928" w:rsidDel="008C7362">
          <w:rPr>
            <w:sz w:val="22"/>
          </w:rPr>
          <w:delText>E</w:delText>
        </w:r>
        <w:r w:rsidRPr="007B1928" w:rsidDel="008C7362">
          <w:rPr>
            <w:sz w:val="22"/>
            <w:vertAlign w:val="subscript"/>
          </w:rPr>
          <w:delText>t-1</w:delText>
        </w:r>
        <w:r w:rsidRPr="007B1928" w:rsidDel="008C7362">
          <w:rPr>
            <w:sz w:val="22"/>
          </w:rPr>
          <w:delText xml:space="preserve"> = thermal energy </w:delText>
        </w:r>
        <w:r w:rsidR="009123A7" w:rsidRPr="007B1928" w:rsidDel="008C7362">
          <w:rPr>
            <w:sz w:val="22"/>
          </w:rPr>
          <w:delText>in the previous day</w:delText>
        </w:r>
      </w:del>
    </w:p>
    <w:p w14:paraId="4BF1CF14" w14:textId="3110287E" w:rsidR="00967B0D" w:rsidRPr="007B1928" w:rsidDel="008C7362" w:rsidRDefault="00967B0D" w:rsidP="007B1928">
      <w:pPr>
        <w:pStyle w:val="Body"/>
        <w:ind w:left="720"/>
        <w:rPr>
          <w:del w:id="159" w:author="David Conklin" w:date="2020-10-27T20:38:00Z"/>
          <w:sz w:val="22"/>
        </w:rPr>
      </w:pPr>
      <w:del w:id="160" w:author="David Conklin" w:date="2020-10-27T20:38:00Z">
        <w:r w:rsidRPr="007B1928" w:rsidDel="008C7362">
          <w:rPr>
            <w:sz w:val="22"/>
          </w:rPr>
          <w:delText>E</w:delText>
        </w:r>
        <w:r w:rsidRPr="007B1928" w:rsidDel="008C7362">
          <w:rPr>
            <w:sz w:val="22"/>
            <w:vertAlign w:val="subscript"/>
          </w:rPr>
          <w:delText>up</w:delText>
        </w:r>
        <w:r w:rsidRPr="007B1928" w:rsidDel="008C7362">
          <w:rPr>
            <w:sz w:val="22"/>
          </w:rPr>
          <w:delText xml:space="preserve"> = thermal energy in the water flowing </w:delText>
        </w:r>
        <w:r w:rsidR="009123A7" w:rsidRPr="007B1928" w:rsidDel="008C7362">
          <w:rPr>
            <w:sz w:val="22"/>
          </w:rPr>
          <w:delText xml:space="preserve">in </w:delText>
        </w:r>
        <w:r w:rsidRPr="007B1928" w:rsidDel="008C7362">
          <w:rPr>
            <w:sz w:val="22"/>
          </w:rPr>
          <w:delText xml:space="preserve">from upstream </w:delText>
        </w:r>
      </w:del>
    </w:p>
    <w:p w14:paraId="16A208E3" w14:textId="651D5D17" w:rsidR="00E675D5" w:rsidRPr="007B1928" w:rsidDel="008C7362" w:rsidRDefault="00967B0D" w:rsidP="007B1928">
      <w:pPr>
        <w:pStyle w:val="Body"/>
        <w:ind w:left="1440" w:hanging="720"/>
        <w:rPr>
          <w:del w:id="161" w:author="David Conklin" w:date="2020-10-27T20:38:00Z"/>
          <w:sz w:val="22"/>
        </w:rPr>
      </w:pPr>
      <w:del w:id="162" w:author="David Conklin" w:date="2020-10-27T20:38:00Z">
        <w:r w:rsidRPr="007B1928" w:rsidDel="008C7362">
          <w:rPr>
            <w:sz w:val="22"/>
          </w:rPr>
          <w:delText>E</w:delText>
        </w:r>
        <w:r w:rsidRPr="007B1928" w:rsidDel="008C7362">
          <w:rPr>
            <w:sz w:val="22"/>
            <w:vertAlign w:val="subscript"/>
          </w:rPr>
          <w:delText>lateral</w:delText>
        </w:r>
        <w:r w:rsidRPr="007B1928" w:rsidDel="008C7362">
          <w:rPr>
            <w:sz w:val="22"/>
          </w:rPr>
          <w:delText xml:space="preserve"> = thermal energy entering or leaving</w:delText>
        </w:r>
        <w:r w:rsidR="00E675D5" w:rsidRPr="007B1928" w:rsidDel="008C7362">
          <w:rPr>
            <w:sz w:val="22"/>
          </w:rPr>
          <w:delText xml:space="preserve"> in water from stream banks, withdrawals for</w:delText>
        </w:r>
        <w:r w:rsidR="007E51F7" w:rsidRPr="007B1928" w:rsidDel="008C7362">
          <w:rPr>
            <w:sz w:val="22"/>
          </w:rPr>
          <w:delText xml:space="preserve"> </w:delText>
        </w:r>
        <w:r w:rsidR="00E675D5" w:rsidRPr="007B1928" w:rsidDel="008C7362">
          <w:rPr>
            <w:sz w:val="22"/>
          </w:rPr>
          <w:delText xml:space="preserve">irrigation or municipal use, groundwater exchange, etc. </w:delText>
        </w:r>
      </w:del>
    </w:p>
    <w:p w14:paraId="613B9F0A" w14:textId="120DD46F" w:rsidR="00967B0D" w:rsidRPr="007B1928" w:rsidDel="008C7362" w:rsidRDefault="00967B0D" w:rsidP="007B1928">
      <w:pPr>
        <w:pStyle w:val="Body"/>
        <w:ind w:left="720"/>
        <w:rPr>
          <w:del w:id="163" w:author="David Conklin" w:date="2020-10-27T20:38:00Z"/>
          <w:sz w:val="22"/>
        </w:rPr>
      </w:pPr>
      <w:del w:id="164" w:author="David Conklin" w:date="2020-10-27T20:38:00Z">
        <w:r w:rsidRPr="007B1928" w:rsidDel="008C7362">
          <w:rPr>
            <w:sz w:val="22"/>
          </w:rPr>
          <w:delText>E</w:delText>
        </w:r>
        <w:r w:rsidRPr="007B1928" w:rsidDel="008C7362">
          <w:rPr>
            <w:sz w:val="22"/>
            <w:vertAlign w:val="subscript"/>
          </w:rPr>
          <w:delText>down</w:delText>
        </w:r>
        <w:r w:rsidRPr="007B1928" w:rsidDel="008C7362">
          <w:rPr>
            <w:sz w:val="22"/>
          </w:rPr>
          <w:delText xml:space="preserve"> = thermal energy leaving in water flowing out of the reach</w:delText>
        </w:r>
      </w:del>
    </w:p>
    <w:p w14:paraId="475133C6" w14:textId="440525C8" w:rsidR="00967B0D" w:rsidRPr="007B1928" w:rsidDel="008C7362" w:rsidRDefault="00967B0D" w:rsidP="007B1928">
      <w:pPr>
        <w:pStyle w:val="Body"/>
        <w:ind w:left="720"/>
        <w:rPr>
          <w:del w:id="165" w:author="David Conklin" w:date="2020-10-27T20:38:00Z"/>
          <w:sz w:val="22"/>
        </w:rPr>
      </w:pPr>
      <w:del w:id="166" w:author="David Conklin" w:date="2020-10-27T20:38:00Z">
        <w:r w:rsidRPr="007B1928" w:rsidDel="008C7362">
          <w:rPr>
            <w:sz w:val="22"/>
          </w:rPr>
          <w:delText>E</w:delText>
        </w:r>
        <w:r w:rsidRPr="007B1928" w:rsidDel="008C7362">
          <w:rPr>
            <w:sz w:val="22"/>
            <w:vertAlign w:val="subscript"/>
          </w:rPr>
          <w:delText>SW</w:delText>
        </w:r>
        <w:r w:rsidRPr="007B1928" w:rsidDel="008C7362">
          <w:rPr>
            <w:sz w:val="22"/>
          </w:rPr>
          <w:delText xml:space="preserve"> = incoming shortwave solar radiation </w:delText>
        </w:r>
      </w:del>
    </w:p>
    <w:p w14:paraId="113C1769" w14:textId="727D8383" w:rsidR="00967B0D" w:rsidRPr="007B1928" w:rsidDel="008C7362" w:rsidRDefault="00967B0D" w:rsidP="007B1928">
      <w:pPr>
        <w:pStyle w:val="Body"/>
        <w:ind w:left="720"/>
        <w:rPr>
          <w:del w:id="167" w:author="David Conklin" w:date="2020-10-27T20:38:00Z"/>
          <w:sz w:val="22"/>
        </w:rPr>
      </w:pPr>
      <w:del w:id="168" w:author="David Conklin" w:date="2020-10-27T20:38:00Z">
        <w:r w:rsidRPr="007B1928" w:rsidDel="008C7362">
          <w:rPr>
            <w:sz w:val="22"/>
          </w:rPr>
          <w:delText>E</w:delText>
        </w:r>
        <w:r w:rsidRPr="007B1928" w:rsidDel="008C7362">
          <w:rPr>
            <w:sz w:val="22"/>
            <w:vertAlign w:val="subscript"/>
          </w:rPr>
          <w:delText>LW</w:delText>
        </w:r>
        <w:r w:rsidRPr="007B1928" w:rsidDel="008C7362">
          <w:rPr>
            <w:sz w:val="22"/>
          </w:rPr>
          <w:delText xml:space="preserve"> = outgoing longwave radiation </w:delText>
        </w:r>
      </w:del>
    </w:p>
    <w:p w14:paraId="495AE0E0" w14:textId="02629738" w:rsidR="00967B0D" w:rsidRPr="007B1928" w:rsidDel="008C7362" w:rsidRDefault="00967B0D" w:rsidP="007B1928">
      <w:pPr>
        <w:pStyle w:val="Body"/>
        <w:ind w:left="720"/>
        <w:rPr>
          <w:del w:id="169" w:author="David Conklin" w:date="2020-10-27T20:38:00Z"/>
          <w:sz w:val="22"/>
        </w:rPr>
      </w:pPr>
      <w:del w:id="170" w:author="David Conklin" w:date="2020-10-27T20:38:00Z">
        <w:r w:rsidRPr="007B1928" w:rsidDel="008C7362">
          <w:rPr>
            <w:sz w:val="22"/>
          </w:rPr>
          <w:delText>E</w:delText>
        </w:r>
        <w:r w:rsidRPr="007B1928" w:rsidDel="008C7362">
          <w:rPr>
            <w:sz w:val="22"/>
            <w:vertAlign w:val="subscript"/>
          </w:rPr>
          <w:delText>evap</w:delText>
        </w:r>
        <w:r w:rsidRPr="007B1928" w:rsidDel="008C7362">
          <w:rPr>
            <w:sz w:val="22"/>
          </w:rPr>
          <w:delText xml:space="preserve"> = energy carried away from the reach through evaporation </w:delText>
        </w:r>
      </w:del>
    </w:p>
    <w:p w14:paraId="3E71C106" w14:textId="77777777" w:rsidR="007E51F7" w:rsidRDefault="007E51F7" w:rsidP="004C2384">
      <w:pPr>
        <w:pStyle w:val="Body"/>
      </w:pPr>
    </w:p>
    <w:p w14:paraId="2D06E03E" w14:textId="77777777" w:rsidR="00967B0D" w:rsidDel="008C7362" w:rsidRDefault="00D139AA" w:rsidP="00A06758">
      <w:pPr>
        <w:rPr>
          <w:del w:id="171" w:author="David Conklin" w:date="2020-10-27T20:39:00Z"/>
        </w:rPr>
      </w:pPr>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3AA14264" w14:textId="77777777" w:rsidR="008C7362" w:rsidRDefault="008C7362" w:rsidP="008C7362">
      <w:pPr>
        <w:rPr>
          <w:ins w:id="172" w:author="David Conklin" w:date="2020-10-27T20:39:00Z"/>
        </w:rPr>
      </w:pPr>
      <w:ins w:id="173" w:author="David Conklin" w:date="2020-10-27T20:39:00Z">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ins>
    </w:p>
    <w:p w14:paraId="577CCF58" w14:textId="77777777" w:rsidR="008C7362" w:rsidRDefault="008C7362" w:rsidP="008C7362">
      <w:pPr>
        <w:rPr>
          <w:ins w:id="174" w:author="David Conklin" w:date="2020-10-27T20:39:00Z"/>
        </w:rPr>
      </w:pPr>
      <w:ins w:id="175" w:author="David Conklin" w:date="2020-10-27T20:39:00Z">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ins>
    </w:p>
    <w:p w14:paraId="46F39019" w14:textId="61C32854" w:rsidR="007E51F7" w:rsidDel="008C7362" w:rsidRDefault="007E51F7" w:rsidP="00A06758">
      <w:pPr>
        <w:rPr>
          <w:del w:id="176" w:author="David Conklin" w:date="2020-10-27T20:39:00Z"/>
        </w:rPr>
      </w:pPr>
      <w:del w:id="177" w:author="David Conklin" w:date="2020-10-27T20:39:00Z">
        <w:r w:rsidDel="008C7362">
          <w:tab/>
          <w:delText>Thermal energy density (i.e. temperature) affects the rate of evaporation and the outgoing longwave radiation.  As a result, the mass and energy balance calculations are interrelated;</w:delText>
        </w:r>
      </w:del>
    </w:p>
    <w:p w14:paraId="08EBED6C" w14:textId="6845036C" w:rsidR="00F30940" w:rsidDel="008C7362" w:rsidRDefault="00F30940" w:rsidP="00684B5F">
      <w:pPr>
        <w:rPr>
          <w:del w:id="178" w:author="David Conklin" w:date="2020-10-27T20:39:00Z"/>
        </w:rPr>
      </w:pPr>
      <w:del w:id="179" w:author="David Conklin" w:date="2020-10-27T20:39:00Z">
        <w:r w:rsidDel="008C7362">
          <w:delText>The estimate of thermal energy is made in the same subroutine which calculates the flow in the reach, so that the flow to downstream can be corrected for the loss of water to the atmosphere by evaporation.</w:delText>
        </w:r>
      </w:del>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80" w:name="_Toc53219802"/>
      <w:r>
        <w:t>Estimating the rate of flow</w:t>
      </w:r>
      <w:r w:rsidR="006A13B7">
        <w:t xml:space="preserve"> </w:t>
      </w:r>
      <w:r>
        <w:t>in a stream reach</w:t>
      </w:r>
      <w:bookmarkEnd w:id="180"/>
    </w:p>
    <w:p w14:paraId="1E36988C" w14:textId="178BA573" w:rsidR="00933943" w:rsidDel="008C7362" w:rsidRDefault="00933943" w:rsidP="00933943">
      <w:pPr>
        <w:ind w:firstLine="720"/>
        <w:rPr>
          <w:del w:id="181" w:author="David Conklin" w:date="2020-10-27T20:41:00Z"/>
        </w:rPr>
      </w:pPr>
      <w:r>
        <w:t>CW3M uses a kinematic wave algorithm to estimate the average daily flow rate in each subreach and reach.  Each reach is represented as an ordered set of</w:t>
      </w:r>
      <w:del w:id="182" w:author="David Conklin" w:date="2020-10-27T20:40:00Z">
        <w:r w:rsidDel="008C7362">
          <w:delText xml:space="preserve"> equal length</w:delText>
        </w:r>
      </w:del>
      <w:r>
        <w:t xml:space="preserve"> subreaches.  </w:t>
      </w:r>
      <w:del w:id="183" w:author="David Conklin" w:date="2020-10-27T20:41:00Z">
        <w:r w:rsidDel="008C7362">
          <w:delText xml:space="preserve">The maximum subnode length is specified in meters in the Flow XML file in the </w:delText>
        </w:r>
        <w:r w:rsidRPr="00A06758" w:rsidDel="008C7362">
          <w:rPr>
            <w:i/>
            <w:iCs/>
          </w:rPr>
          <w:delText>subnode_length</w:delText>
        </w:r>
        <w:r w:rsidDel="008C7362">
          <w:delText xml:space="preserve"> field of the &lt;streams&gt; block.  Reaches shorter than the specified subnode length consist of a single subreach.  Reaches longer than the specified subnode length are divided into subreaches of equal length, where the number of subreaches is chosen so as to make it as small as possible while keeping the subreach length less than or equal to the specified value of subnode length.</w:delText>
        </w:r>
      </w:del>
    </w:p>
    <w:p w14:paraId="2F86EAC2" w14:textId="0B9941A3" w:rsidR="00933943" w:rsidRDefault="00933943" w:rsidP="008C7362">
      <w:pPr>
        <w:ind w:firstLine="720"/>
        <w:pPrChange w:id="184" w:author="David Conklin" w:date="2020-10-27T20:41:00Z">
          <w:pPr>
            <w:ind w:firstLine="720"/>
          </w:pPr>
        </w:pPrChange>
      </w:pPr>
      <w:r>
        <w:t>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rPr>
          <w:ins w:id="185" w:author="David Conklin" w:date="2020-10-27T20:44: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ins w:id="186" w:author="David Conklin" w:date="2020-10-27T20:43:00Z">
        <w:r w:rsidR="008C7362">
          <w:t xml:space="preserve">“Manning </w:t>
        </w:r>
      </w:ins>
      <w:r w:rsidR="009236BE">
        <w:t>depth</w:t>
      </w:r>
      <w:ins w:id="187" w:author="David Conklin" w:date="2020-10-27T20:43:00Z">
        <w:r w:rsidR="008C7362">
          <w:t>”</w:t>
        </w:r>
      </w:ins>
      <w:r w:rsidR="009236BE">
        <w:t xml:space="preserve"> of the stream. </w:t>
      </w:r>
    </w:p>
    <w:p w14:paraId="543206C7" w14:textId="77777777" w:rsidR="008C7362" w:rsidRDefault="008C7362" w:rsidP="00933943">
      <w:pPr>
        <w:ind w:firstLine="720"/>
        <w:rPr>
          <w:ins w:id="188" w:author="David Conklin" w:date="2020-10-27T20:44:00Z"/>
        </w:rPr>
      </w:pPr>
    </w:p>
    <w:p w14:paraId="56589349" w14:textId="77777777" w:rsidR="008C7362" w:rsidRDefault="008C7362" w:rsidP="00933943">
      <w:pPr>
        <w:ind w:firstLine="720"/>
        <w:rPr>
          <w:ins w:id="189" w:author="David Conklin" w:date="2020-10-27T20:44:00Z"/>
        </w:rPr>
      </w:pPr>
    </w:p>
    <w:p w14:paraId="1177B77A" w14:textId="1E3AF1BD" w:rsidR="007B1928" w:rsidRPr="008C7362" w:rsidRDefault="009236BE" w:rsidP="00933943">
      <w:pPr>
        <w:ind w:firstLine="720"/>
        <w:rPr>
          <w:color w:val="FF0000"/>
          <w:rPrChange w:id="190" w:author="David Conklin" w:date="2020-10-27T20:44:00Z">
            <w:rPr/>
          </w:rPrChange>
        </w:rPr>
      </w:pPr>
      <w:r w:rsidRPr="008C7362">
        <w:rPr>
          <w:color w:val="FF0000"/>
          <w:rPrChange w:id="191" w:author="David Conklin" w:date="2020-10-27T20:44:00Z">
            <w:rPr/>
          </w:rPrChange>
        </w:rPr>
        <w:t xml:space="preserve"> Then that depth is used </w:t>
      </w:r>
      <w:r w:rsidR="00067529" w:rsidRPr="008C7362">
        <w:rPr>
          <w:color w:val="FF0000"/>
          <w:rPrChange w:id="192" w:author="David Conklin" w:date="2020-10-27T20:44:00Z">
            <w:rPr/>
          </w:rPrChange>
        </w:rPr>
        <w:t xml:space="preserve">together with the length of the subreach and the current day’s upstream and lateral inflows to calculate </w:t>
      </w:r>
      <w:r w:rsidRPr="008C7362">
        <w:rPr>
          <w:color w:val="FF0000"/>
          <w:rPrChange w:id="193" w:author="David Conklin" w:date="2020-10-27T20:44:00Z">
            <w:rPr/>
          </w:rPrChange>
        </w:rPr>
        <w:t>the current day’s outflow rate</w:t>
      </w:r>
      <w:r w:rsidR="00067529" w:rsidRPr="008C7362">
        <w:rPr>
          <w:color w:val="FF0000"/>
          <w:rPrChange w:id="194" w:author="David Conklin" w:date="2020-10-27T20:44:00Z">
            <w:rPr/>
          </w:rPrChange>
        </w:rPr>
        <w:t xml:space="preserve">.  </w:t>
      </w:r>
    </w:p>
    <w:p w14:paraId="623B7768" w14:textId="498CA2C2" w:rsidR="00067529" w:rsidRPr="008C7362" w:rsidRDefault="00067529" w:rsidP="00933943">
      <w:pPr>
        <w:ind w:firstLine="720"/>
        <w:rPr>
          <w:color w:val="FF0000"/>
          <w:rPrChange w:id="195" w:author="David Conklin" w:date="2020-10-27T20:45:00Z">
            <w:rPr/>
          </w:rPrChange>
        </w:rPr>
      </w:pPr>
      <w:r w:rsidRPr="008C7362">
        <w:rPr>
          <w:color w:val="FF0000"/>
          <w:rPrChange w:id="196" w:author="David Conklin" w:date="2020-10-27T20:45:00Z">
            <w:rPr/>
          </w:rPrChange>
        </w:rPr>
        <w:t>The daily outflow rate is subsequently used in a</w:t>
      </w:r>
      <w:r w:rsidR="00263AF4" w:rsidRPr="008C7362">
        <w:rPr>
          <w:color w:val="FF0000"/>
          <w:rPrChange w:id="197" w:author="David Conklin" w:date="2020-10-27T20:45:00Z">
            <w:rPr/>
          </w:rPrChange>
        </w:rPr>
        <w:t xml:space="preserve"> second call to</w:t>
      </w:r>
      <w:r w:rsidRPr="008C7362">
        <w:rPr>
          <w:color w:val="FF0000"/>
          <w:rPrChange w:id="198" w:author="David Conklin" w:date="2020-10-27T20:45:00Z">
            <w:rPr/>
          </w:rPrChange>
        </w:rPr>
        <w:t xml:space="preserve"> </w:t>
      </w:r>
      <w:r w:rsidRPr="008C7362">
        <w:rPr>
          <w:i/>
          <w:iCs/>
          <w:color w:val="FF0000"/>
          <w:rPrChange w:id="199" w:author="David Conklin" w:date="2020-10-27T20:45:00Z">
            <w:rPr>
              <w:i/>
              <w:iCs/>
            </w:rPr>
          </w:rPrChange>
        </w:rPr>
        <w:t>Ge</w:t>
      </w:r>
      <w:r w:rsidR="00263AF4" w:rsidRPr="008C7362">
        <w:rPr>
          <w:i/>
          <w:iCs/>
          <w:color w:val="FF0000"/>
          <w:rPrChange w:id="200" w:author="David Conklin" w:date="2020-10-27T20:45:00Z">
            <w:rPr>
              <w:i/>
              <w:iCs/>
            </w:rPr>
          </w:rPrChange>
        </w:rPr>
        <w:t>Manning</w:t>
      </w:r>
      <w:r w:rsidRPr="008C7362">
        <w:rPr>
          <w:i/>
          <w:iCs/>
          <w:color w:val="FF0000"/>
          <w:rPrChange w:id="201" w:author="David Conklin" w:date="2020-10-27T20:45:00Z">
            <w:rPr>
              <w:i/>
              <w:iCs/>
            </w:rPr>
          </w:rPrChange>
        </w:rPr>
        <w:t>tDepthFromQ()</w:t>
      </w:r>
      <w:r w:rsidRPr="008C7362">
        <w:rPr>
          <w:color w:val="FF0000"/>
          <w:rPrChange w:id="202" w:author="David Conklin" w:date="2020-10-27T20:45:00Z">
            <w:rPr/>
          </w:rPrChange>
        </w:rPr>
        <w:t xml:space="preserve"> to calculate a new </w:t>
      </w:r>
      <w:r w:rsidR="00176B6C" w:rsidRPr="008C7362">
        <w:rPr>
          <w:color w:val="FF0000"/>
          <w:rPrChange w:id="203" w:author="David Conklin" w:date="2020-10-27T20:45:00Z">
            <w:rPr/>
          </w:rPrChange>
        </w:rPr>
        <w:t xml:space="preserve">depth for the water in the reach, making use of the slope of the subreach and parameterized values for Manning’s n and </w:t>
      </w:r>
      <w:r w:rsidR="005729DB" w:rsidRPr="008C7362">
        <w:rPr>
          <w:color w:val="FF0000"/>
          <w:rPrChange w:id="204" w:author="David Conklin" w:date="2020-10-27T20:45:00Z">
            <w:rPr/>
          </w:rPrChange>
        </w:rPr>
        <w:t xml:space="preserve">the </w:t>
      </w:r>
      <w:r w:rsidR="00176B6C" w:rsidRPr="008C7362">
        <w:rPr>
          <w:color w:val="FF0000"/>
          <w:rPrChange w:id="205" w:author="David Conklin" w:date="2020-10-27T20:45:00Z">
            <w:rPr/>
          </w:rPrChange>
        </w:rPr>
        <w:t>width</w:t>
      </w:r>
      <w:r w:rsidR="005729DB" w:rsidRPr="008C7362">
        <w:rPr>
          <w:color w:val="FF0000"/>
          <w:rPrChange w:id="206" w:author="David Conklin" w:date="2020-10-27T20:45:00Z">
            <w:rPr/>
          </w:rPrChange>
        </w:rPr>
        <w:t>-</w:t>
      </w:r>
      <w:r w:rsidR="00176B6C" w:rsidRPr="008C7362">
        <w:rPr>
          <w:color w:val="FF0000"/>
          <w:rPrChange w:id="207" w:author="David Conklin" w:date="2020-10-27T20:45:00Z">
            <w:rPr/>
          </w:rPrChange>
        </w:rPr>
        <w:t>to</w:t>
      </w:r>
      <w:r w:rsidR="005729DB" w:rsidRPr="008C7362">
        <w:rPr>
          <w:color w:val="FF0000"/>
          <w:rPrChange w:id="208" w:author="David Conklin" w:date="2020-10-27T20:45:00Z">
            <w:rPr/>
          </w:rPrChange>
        </w:rPr>
        <w:t>-</w:t>
      </w:r>
      <w:r w:rsidR="00176B6C" w:rsidRPr="008C7362">
        <w:rPr>
          <w:color w:val="FF0000"/>
          <w:rPrChange w:id="209" w:author="David Conklin" w:date="2020-10-27T20:45:00Z">
            <w:rPr/>
          </w:rPrChange>
        </w:rPr>
        <w:t>depth ratio.  The value in the source code for Manning’s n is 0.3; the default value for the width</w:t>
      </w:r>
      <w:r w:rsidR="005729DB" w:rsidRPr="008C7362">
        <w:rPr>
          <w:color w:val="FF0000"/>
          <w:rPrChange w:id="210" w:author="David Conklin" w:date="2020-10-27T20:45:00Z">
            <w:rPr/>
          </w:rPrChange>
        </w:rPr>
        <w:t>-</w:t>
      </w:r>
      <w:r w:rsidR="00176B6C" w:rsidRPr="008C7362">
        <w:rPr>
          <w:color w:val="FF0000"/>
          <w:rPrChange w:id="211" w:author="David Conklin" w:date="2020-10-27T20:45:00Z">
            <w:rPr/>
          </w:rPrChange>
        </w:rPr>
        <w:t>to</w:t>
      </w:r>
      <w:r w:rsidR="005729DB" w:rsidRPr="008C7362">
        <w:rPr>
          <w:color w:val="FF0000"/>
          <w:rPrChange w:id="212" w:author="David Conklin" w:date="2020-10-27T20:45:00Z">
            <w:rPr/>
          </w:rPrChange>
        </w:rPr>
        <w:t>-</w:t>
      </w:r>
      <w:r w:rsidR="00176B6C" w:rsidRPr="008C7362">
        <w:rPr>
          <w:color w:val="FF0000"/>
          <w:rPrChange w:id="213" w:author="David Conklin" w:date="2020-10-27T20:45:00Z">
            <w:rPr/>
          </w:rPrChange>
        </w:rPr>
        <w:t>depth ratio is 10.  The value of the width</w:t>
      </w:r>
      <w:r w:rsidR="005729DB" w:rsidRPr="008C7362">
        <w:rPr>
          <w:color w:val="FF0000"/>
          <w:rPrChange w:id="214" w:author="David Conklin" w:date="2020-10-27T20:45:00Z">
            <w:rPr/>
          </w:rPrChange>
        </w:rPr>
        <w:t>-</w:t>
      </w:r>
      <w:r w:rsidR="00176B6C" w:rsidRPr="008C7362">
        <w:rPr>
          <w:color w:val="FF0000"/>
          <w:rPrChange w:id="215" w:author="David Conklin" w:date="2020-10-27T20:45:00Z">
            <w:rPr/>
          </w:rPrChange>
        </w:rPr>
        <w:t>to</w:t>
      </w:r>
      <w:r w:rsidR="005729DB" w:rsidRPr="008C7362">
        <w:rPr>
          <w:color w:val="FF0000"/>
          <w:rPrChange w:id="216" w:author="David Conklin" w:date="2020-10-27T20:45:00Z">
            <w:rPr/>
          </w:rPrChange>
        </w:rPr>
        <w:t>-</w:t>
      </w:r>
      <w:r w:rsidR="00176B6C" w:rsidRPr="008C7362">
        <w:rPr>
          <w:color w:val="FF0000"/>
          <w:rPrChange w:id="217" w:author="David Conklin" w:date="2020-10-27T20:45:00Z">
            <w:rPr/>
          </w:rPrChange>
        </w:rPr>
        <w:t>depth ratio may be spec</w:t>
      </w:r>
      <w:r w:rsidR="00732D7E" w:rsidRPr="008C7362">
        <w:rPr>
          <w:color w:val="FF0000"/>
          <w:rPrChange w:id="218" w:author="David Conklin" w:date="2020-10-27T20:45:00Z">
            <w:rPr/>
          </w:rPrChange>
        </w:rPr>
        <w:t>ified explicitly in the &lt;streams&gt; block of the Flow XML input file (e.g. wd_ratio = “</w:t>
      </w:r>
      <w:r w:rsidR="005729DB" w:rsidRPr="008C7362">
        <w:rPr>
          <w:color w:val="FF0000"/>
          <w:rPrChange w:id="219" w:author="David Conklin" w:date="2020-10-27T20:45:00Z">
            <w:rPr/>
          </w:rPrChange>
        </w:rPr>
        <w:t>10</w:t>
      </w:r>
      <w:r w:rsidR="00732D7E" w:rsidRPr="008C7362">
        <w:rPr>
          <w:color w:val="FF0000"/>
          <w:rPrChange w:id="220" w:author="David Conklin" w:date="2020-10-27T20:45:00Z">
            <w:rPr/>
          </w:rPrChange>
        </w:rPr>
        <w:t>”).</w:t>
      </w:r>
      <w:r w:rsidR="00771FED" w:rsidRPr="008C7362">
        <w:rPr>
          <w:color w:val="FF0000"/>
          <w:rPrChange w:id="221" w:author="David Conklin" w:date="2020-10-27T20:45:00Z">
            <w:rPr/>
          </w:rPrChange>
        </w:rPr>
        <w:t xml:space="preserve">  The width-to-depth ratio is used in the </w:t>
      </w:r>
      <w:r w:rsidR="00771FED" w:rsidRPr="008C7362">
        <w:rPr>
          <w:i/>
          <w:iCs/>
          <w:color w:val="FF0000"/>
          <w:rPrChange w:id="222" w:author="David Conklin" w:date="2020-10-27T20:45:00Z">
            <w:rPr>
              <w:i/>
              <w:iCs/>
            </w:rPr>
          </w:rPrChange>
        </w:rPr>
        <w:t>Get</w:t>
      </w:r>
      <w:r w:rsidR="00263AF4" w:rsidRPr="008C7362">
        <w:rPr>
          <w:i/>
          <w:iCs/>
          <w:color w:val="FF0000"/>
          <w:rPrChange w:id="223" w:author="David Conklin" w:date="2020-10-27T20:45:00Z">
            <w:rPr>
              <w:i/>
              <w:iCs/>
            </w:rPr>
          </w:rPrChange>
        </w:rPr>
        <w:t>Manning</w:t>
      </w:r>
      <w:r w:rsidR="00771FED" w:rsidRPr="008C7362">
        <w:rPr>
          <w:i/>
          <w:iCs/>
          <w:color w:val="FF0000"/>
          <w:rPrChange w:id="224" w:author="David Conklin" w:date="2020-10-27T20:45:00Z">
            <w:rPr>
              <w:i/>
              <w:iCs/>
            </w:rPr>
          </w:rPrChange>
        </w:rPr>
        <w:t>DepthFromQ()</w:t>
      </w:r>
      <w:r w:rsidR="00771FED" w:rsidRPr="008C7362">
        <w:rPr>
          <w:color w:val="FF0000"/>
          <w:rPrChange w:id="225" w:author="David Conklin" w:date="2020-10-27T20:45:00Z">
            <w:rPr/>
          </w:rPrChange>
        </w:rPr>
        <w:t xml:space="preserve"> function to take into account the shape of the of the channel cross-section.</w:t>
      </w:r>
    </w:p>
    <w:p w14:paraId="7F73C199" w14:textId="6AF7D79E" w:rsidR="0010247C" w:rsidRPr="008C7362" w:rsidRDefault="005729DB">
      <w:pPr>
        <w:ind w:firstLine="720"/>
        <w:rPr>
          <w:color w:val="FF0000"/>
          <w:rPrChange w:id="226" w:author="David Conklin" w:date="2020-10-27T20:45:00Z">
            <w:rPr/>
          </w:rPrChange>
        </w:rPr>
      </w:pPr>
      <w:r w:rsidRPr="008C7362">
        <w:rPr>
          <w:color w:val="FF0000"/>
          <w:rPrChange w:id="227" w:author="David Conklin" w:date="2020-10-27T20:45:00Z">
            <w:rPr/>
          </w:rPrChange>
        </w:rPr>
        <w:lastRenderedPageBreak/>
        <w:t xml:space="preserve">Note that there are two ways to calculate the width of the subreach.  Both ways use the depth from the </w:t>
      </w:r>
      <w:r w:rsidRPr="008C7362">
        <w:rPr>
          <w:i/>
          <w:iCs/>
          <w:color w:val="FF0000"/>
          <w:rPrChange w:id="228" w:author="David Conklin" w:date="2020-10-27T20:45:00Z">
            <w:rPr>
              <w:i/>
              <w:iCs/>
            </w:rPr>
          </w:rPrChange>
        </w:rPr>
        <w:t>GetDepthFromQ()</w:t>
      </w:r>
      <w:r w:rsidRPr="008C7362">
        <w:rPr>
          <w:color w:val="FF0000"/>
          <w:rPrChange w:id="229" w:author="David Conklin" w:date="2020-10-27T20:45:00Z">
            <w:rPr/>
          </w:rPrChange>
        </w:rPr>
        <w:t xml:space="preserve"> function.  The simple</w:t>
      </w:r>
      <w:r w:rsidR="00771FED" w:rsidRPr="008C7362">
        <w:rPr>
          <w:color w:val="FF0000"/>
          <w:rPrChange w:id="230" w:author="David Conklin" w:date="2020-10-27T20:45:00Z">
            <w:rPr/>
          </w:rPrChange>
        </w:rPr>
        <w:t>r</w:t>
      </w:r>
      <w:r w:rsidRPr="008C7362">
        <w:rPr>
          <w:color w:val="FF0000"/>
          <w:rPrChange w:id="231" w:author="David Conklin" w:date="2020-10-27T20:45:00Z">
            <w:rPr/>
          </w:rPrChange>
        </w:rPr>
        <w:t xml:space="preserve"> way is to multiply the depth by the </w:t>
      </w:r>
      <w:r w:rsidR="008505BB" w:rsidRPr="008C7362">
        <w:rPr>
          <w:color w:val="FF0000"/>
          <w:rPrChange w:id="232" w:author="David Conklin" w:date="2020-10-27T20:45:00Z">
            <w:rPr/>
          </w:rPrChange>
        </w:rPr>
        <w:t xml:space="preserve">parameterized </w:t>
      </w:r>
      <w:r w:rsidRPr="008C7362">
        <w:rPr>
          <w:color w:val="FF0000"/>
          <w:rPrChange w:id="233" w:author="David Conklin" w:date="2020-10-27T20:45:00Z">
            <w:rPr/>
          </w:rPrChange>
        </w:rPr>
        <w:t>width-to-depth ratio</w:t>
      </w:r>
      <w:r w:rsidR="00771FED" w:rsidRPr="008C7362">
        <w:rPr>
          <w:color w:val="FF0000"/>
          <w:rPrChange w:id="234" w:author="David Conklin" w:date="2020-10-27T20:45:00Z">
            <w:rPr/>
          </w:rPrChange>
        </w:rPr>
        <w:t xml:space="preserve">.   The other way is to use that depth, together with the length of the subreach and the volume of water in the subreach to calculate the width.   </w:t>
      </w:r>
      <w:r w:rsidR="0010247C" w:rsidRPr="008C7362">
        <w:rPr>
          <w:color w:val="FF0000"/>
          <w:rPrChange w:id="235" w:author="David Conklin" w:date="2020-10-27T20:45:00Z">
            <w:rPr/>
          </w:rPrChange>
        </w:rPr>
        <w:t xml:space="preserve">The </w:t>
      </w:r>
      <w:r w:rsidR="0010247C" w:rsidRPr="008C7362">
        <w:rPr>
          <w:i/>
          <w:iCs/>
          <w:color w:val="FF0000"/>
          <w:rPrChange w:id="236" w:author="David Conklin" w:date="2020-10-27T20:45:00Z">
            <w:rPr>
              <w:i/>
              <w:iCs/>
            </w:rPr>
          </w:rPrChange>
        </w:rPr>
        <w:t xml:space="preserve">SetSubreachGeometry() </w:t>
      </w:r>
      <w:r w:rsidR="0010247C" w:rsidRPr="008C7362">
        <w:rPr>
          <w:color w:val="FF0000"/>
          <w:rPrChange w:id="237" w:author="David Conklin" w:date="2020-10-27T20:45:00Z">
            <w:rPr/>
          </w:rPrChange>
        </w:rPr>
        <w:t xml:space="preserve">function uses the second way, which results in a width which is consistent with the length, depth, and volume, but is generally </w:t>
      </w:r>
      <w:r w:rsidR="0010247C" w:rsidRPr="008C7362">
        <w:rPr>
          <w:i/>
          <w:iCs/>
          <w:color w:val="FF0000"/>
          <w:rPrChange w:id="238" w:author="David Conklin" w:date="2020-10-27T20:45:00Z">
            <w:rPr>
              <w:i/>
              <w:iCs/>
            </w:rPr>
          </w:rPrChange>
        </w:rPr>
        <w:t>not</w:t>
      </w:r>
      <w:r w:rsidR="0010247C" w:rsidRPr="008C7362">
        <w:rPr>
          <w:color w:val="FF0000"/>
          <w:rPrChange w:id="239" w:author="David Conklin" w:date="2020-10-27T20:45:00Z">
            <w:rPr/>
          </w:rPrChange>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8C7362" w:rsidRDefault="00933943" w:rsidP="00933943">
      <w:pPr>
        <w:ind w:firstLine="720"/>
        <w:rPr>
          <w:color w:val="FF0000"/>
          <w:rPrChange w:id="240" w:author="David Conklin" w:date="2020-10-27T20:45:00Z">
            <w:rPr/>
          </w:rPrChange>
        </w:rPr>
      </w:pPr>
      <w:r w:rsidRPr="008C7362">
        <w:rPr>
          <w:color w:val="FF0000"/>
          <w:rPrChange w:id="241" w:author="David Conklin" w:date="2020-10-27T20:45:00Z">
            <w:rPr/>
          </w:rPrChange>
        </w:rPr>
        <w:t>As implemented</w:t>
      </w:r>
      <w:r w:rsidRPr="008C7362">
        <w:rPr>
          <w:i/>
          <w:iCs/>
          <w:color w:val="FF0000"/>
          <w:rPrChange w:id="242" w:author="David Conklin" w:date="2020-10-27T20:45:00Z">
            <w:rPr>
              <w:i/>
              <w:iCs/>
            </w:rPr>
          </w:rPrChange>
        </w:rPr>
        <w:t>,</w:t>
      </w:r>
      <w:r w:rsidRPr="008C7362">
        <w:rPr>
          <w:color w:val="FF0000"/>
          <w:rPrChange w:id="243" w:author="David Conklin" w:date="2020-10-27T20:45:00Z">
            <w:rPr/>
          </w:rPrChange>
        </w:rPr>
        <w:t xml:space="preserve"> </w:t>
      </w:r>
      <w:r w:rsidR="008110C5" w:rsidRPr="008C7362">
        <w:rPr>
          <w:i/>
          <w:iCs/>
          <w:color w:val="FF0000"/>
          <w:rPrChange w:id="244" w:author="David Conklin" w:date="2020-10-27T20:45:00Z">
            <w:rPr>
              <w:i/>
              <w:iCs/>
            </w:rPr>
          </w:rPrChange>
        </w:rPr>
        <w:t>KinematicWave()</w:t>
      </w:r>
      <w:r w:rsidRPr="008C7362">
        <w:rPr>
          <w:color w:val="FF0000"/>
          <w:rPrChange w:id="245" w:author="David Conklin" w:date="2020-10-27T20:45:00Z">
            <w:rPr/>
          </w:rPrChange>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r>
        <w:t>Estimating the surface area of the water in a subreach</w:t>
      </w:r>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246" w:name="_Toc53219803"/>
      <w:r>
        <w:t>Water temperature from thermal energy</w:t>
      </w:r>
      <w:bookmarkEnd w:id="24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247" w:name="_Toc53219804"/>
      <w:r>
        <w:t>Initial conditions for Flow: the IC file</w:t>
      </w:r>
      <w:bookmarkEnd w:id="247"/>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248" w:name="_Toc53219805"/>
      <w:r>
        <w:t>Boundary conditions for stream water temperature</w:t>
      </w:r>
      <w:bookmarkEnd w:id="248"/>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249" w:name="_Toc53219806"/>
      <w:r>
        <w:t>Thermal stratification in reservoirs</w:t>
      </w:r>
      <w:bookmarkEnd w:id="24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250" w:name="_Toc53219807"/>
      <w:r>
        <w:t>Thermal loading</w:t>
      </w:r>
      <w:bookmarkEnd w:id="25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251" w:name="_Toc53219808"/>
      <w:r>
        <w:lastRenderedPageBreak/>
        <w:t>Creating a new study area</w:t>
      </w:r>
      <w:r w:rsidR="00A55502">
        <w:t xml:space="preserve"> from a watershed within the WRB</w:t>
      </w:r>
      <w:bookmarkEnd w:id="25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3D931B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933943">
        <w:t xml:space="preserve">Figure </w:t>
      </w:r>
      <w:r w:rsidR="0093394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6C79FEBA"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ins w:id="252" w:author="David Conklin" w:date="2020-10-27T16:18:00Z">
        <w:r w:rsidR="003F72F2">
          <w:t>used</w:t>
        </w:r>
      </w:ins>
      <w:del w:id="253" w:author="David Conklin" w:date="2020-10-27T16:18:00Z">
        <w:r w:rsidR="00054B41" w:rsidDel="003F72F2">
          <w:delText>originally identifed for us</w:delText>
        </w:r>
        <w:r w:rsidR="00971FD7" w:rsidDel="003F72F2">
          <w:delText>e</w:delText>
        </w:r>
      </w:del>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254" w:name="_Toc53219809"/>
      <w:r>
        <w:t>North Santiam study area</w:t>
      </w:r>
      <w:bookmarkEnd w:id="254"/>
    </w:p>
    <w:p w14:paraId="24DE991F" w14:textId="77777777" w:rsidR="000C5A18" w:rsidRDefault="000C5A18" w:rsidP="000C5A18"/>
    <w:p w14:paraId="0AA4F828" w14:textId="611496E5"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933943">
        <w:t xml:space="preserve">Figure </w:t>
      </w:r>
      <w:r w:rsidR="0093394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55" w:name="_Toc53219810"/>
      <w:r>
        <w:rPr>
          <w:rFonts w:eastAsia="Times New Roman"/>
        </w:rPr>
        <w:t>Instream water rights</w:t>
      </w:r>
      <w:bookmarkEnd w:id="25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1B1D5B3B" w:rsidR="00AE364B" w:rsidRDefault="005C1A69" w:rsidP="005C1A69">
      <w:pPr>
        <w:pStyle w:val="Caption"/>
      </w:pPr>
      <w:bookmarkStart w:id="25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933943">
        <w:rPr>
          <w:noProof/>
        </w:rPr>
        <w:t>6</w:t>
      </w:r>
      <w:r w:rsidR="000B183E">
        <w:rPr>
          <w:noProof/>
        </w:rPr>
        <w:fldChar w:fldCharType="end"/>
      </w:r>
      <w:r>
        <w:t xml:space="preserve">. Instream water rights in </w:t>
      </w:r>
      <w:r w:rsidR="00077987">
        <w:t>the North Santiam watershed</w:t>
      </w:r>
      <w:bookmarkEnd w:id="256"/>
    </w:p>
    <w:p w14:paraId="0FD5899C" w14:textId="77777777" w:rsidR="0092040E" w:rsidRDefault="0092040E" w:rsidP="0092040E"/>
    <w:p w14:paraId="0E0CDFE5" w14:textId="77777777" w:rsidR="00B91F45" w:rsidRDefault="00B47486" w:rsidP="00B91F45">
      <w:pPr>
        <w:pStyle w:val="Heading2"/>
      </w:pPr>
      <w:bookmarkStart w:id="257" w:name="_Toc53219811"/>
      <w:r>
        <w:t xml:space="preserve">Municipal </w:t>
      </w:r>
      <w:r w:rsidR="00057A5D">
        <w:t>w</w:t>
      </w:r>
      <w:r>
        <w:t xml:space="preserve">ater </w:t>
      </w:r>
      <w:r w:rsidR="00D97755">
        <w:t>r</w:t>
      </w:r>
      <w:r>
        <w:t>ights</w:t>
      </w:r>
      <w:bookmarkEnd w:id="25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58" w:name="_Toc53219812"/>
      <w:r>
        <w:t>McKenzie Basin Wetlands Study</w:t>
      </w:r>
      <w:bookmarkEnd w:id="258"/>
    </w:p>
    <w:p w14:paraId="79498AD8" w14:textId="77777777" w:rsidR="00736461" w:rsidRPr="00D97CDA" w:rsidRDefault="00736461" w:rsidP="00A8214A"/>
    <w:p w14:paraId="2403DDA0" w14:textId="063D759E" w:rsidR="00275338" w:rsidRDefault="003613A1" w:rsidP="00A8214A">
      <w:pPr>
        <w:pStyle w:val="Heading2"/>
      </w:pPr>
      <w:bookmarkStart w:id="259" w:name="_Toc53219813"/>
      <w:r>
        <w:t xml:space="preserve">Project </w:t>
      </w:r>
      <w:r w:rsidR="00DC262D">
        <w:t>Overview</w:t>
      </w:r>
      <w:bookmarkEnd w:id="259"/>
    </w:p>
    <w:p w14:paraId="6C66CC56" w14:textId="0DA8D7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933943">
        <w:t xml:space="preserve">Figure </w:t>
      </w:r>
      <w:r w:rsidR="0093394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76F0138" w:rsidR="00275338" w:rsidRDefault="009767A5" w:rsidP="00A8214A">
      <w:pPr>
        <w:pStyle w:val="Caption"/>
      </w:pPr>
      <w:bookmarkStart w:id="260" w:name="_Ref48282850"/>
      <w:bookmarkStart w:id="261" w:name="_Toc53219839"/>
      <w:r>
        <w:t xml:space="preserve">Figure </w:t>
      </w:r>
      <w:fldSimple w:instr=" SEQ Figure \* ARABIC ">
        <w:r w:rsidR="00933943">
          <w:rPr>
            <w:noProof/>
          </w:rPr>
          <w:t>7</w:t>
        </w:r>
      </w:fldSimple>
      <w:bookmarkEnd w:id="260"/>
      <w:r>
        <w:t>. McKenzie basin in CW3M screen capture</w:t>
      </w:r>
      <w:bookmarkEnd w:id="26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A3CCEE0" w:rsidR="004D33B7" w:rsidRDefault="009767A5" w:rsidP="00A8214A">
      <w:pPr>
        <w:pStyle w:val="Caption"/>
      </w:pPr>
      <w:bookmarkStart w:id="262" w:name="_Ref48282776"/>
      <w:bookmarkStart w:id="263" w:name="_Ref48282732"/>
      <w:bookmarkStart w:id="264" w:name="_Toc53219840"/>
      <w:r>
        <w:t xml:space="preserve">Figure </w:t>
      </w:r>
      <w:fldSimple w:instr=" SEQ Figure \* ARABIC ">
        <w:r w:rsidR="00933943">
          <w:rPr>
            <w:noProof/>
          </w:rPr>
          <w:t>8</w:t>
        </w:r>
      </w:fldSimple>
      <w:bookmarkEnd w:id="262"/>
      <w:r>
        <w:t>. Wetlands in the lower McKenzie basin, with their WETL_ID attribute values</w:t>
      </w:r>
      <w:bookmarkEnd w:id="263"/>
      <w:bookmarkEnd w:id="264"/>
    </w:p>
    <w:p w14:paraId="364BDC9E" w14:textId="77777777" w:rsidR="004D33B7" w:rsidRDefault="004D33B7" w:rsidP="00275338"/>
    <w:p w14:paraId="6EF95807" w14:textId="5E566C26" w:rsidR="003613A1" w:rsidRDefault="003613A1" w:rsidP="00A8214A">
      <w:pPr>
        <w:pStyle w:val="Heading2"/>
      </w:pPr>
      <w:bookmarkStart w:id="265" w:name="_Toc53219814"/>
      <w:r>
        <w:t>Model and Simulation Overview</w:t>
      </w:r>
      <w:bookmarkEnd w:id="26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66" w:name="_Toc53219815"/>
      <w:r>
        <w:t>McKenzie wetlands in the initial versions of the IDU, HRU, and Reach data layers</w:t>
      </w:r>
      <w:bookmarkEnd w:id="266"/>
    </w:p>
    <w:p w14:paraId="79661602" w14:textId="25D0D4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933943">
        <w:t xml:space="preserve">Figure </w:t>
      </w:r>
      <w:r w:rsidR="0093394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67" w:name="_Toc49175988"/>
      <w:bookmarkStart w:id="268" w:name="_Toc53219816"/>
      <w:r>
        <w:t>Data changes for better representation of wetlands</w:t>
      </w:r>
      <w:bookmarkEnd w:id="267"/>
      <w:bookmarkEnd w:id="26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69" w:name="_Toc53219817"/>
      <w:r>
        <w:t xml:space="preserve">Projection, </w:t>
      </w:r>
      <w:r w:rsidR="006F174A">
        <w:t>Calendar</w:t>
      </w:r>
      <w:r>
        <w:t>,</w:t>
      </w:r>
      <w:r w:rsidR="006F174A">
        <w:t xml:space="preserve"> and </w:t>
      </w:r>
      <w:r w:rsidR="009D540F">
        <w:t>Units</w:t>
      </w:r>
      <w:bookmarkEnd w:id="26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270" w:name="_Toc53219818"/>
      <w:r>
        <w:t>Simulation of changes in wetlands over time</w:t>
      </w:r>
      <w:bookmarkEnd w:id="27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71" w:name="_Toc53219819"/>
      <w:r>
        <w:t xml:space="preserve">How wetlands </w:t>
      </w:r>
      <w:r w:rsidR="000806A1">
        <w:t>are</w:t>
      </w:r>
      <w:r>
        <w:t xml:space="preserve"> represented</w:t>
      </w:r>
      <w:r w:rsidR="006D6388">
        <w:t xml:space="preserve"> in the model</w:t>
      </w:r>
      <w:bookmarkEnd w:id="27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272" w:name="_Toc53219820"/>
      <w:r>
        <w:t>Attributes of interest in the wetlands study</w:t>
      </w:r>
      <w:bookmarkEnd w:id="27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73" w:name="_Toc53219821"/>
      <w:r>
        <w:t>A WETNESS attribute</w:t>
      </w:r>
      <w:bookmarkEnd w:id="27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274" w:name="_Toc53219822"/>
      <w:r>
        <w:t>Calculating the exchange of water between the wetland and the reach</w:t>
      </w:r>
      <w:bookmarkEnd w:id="274"/>
    </w:p>
    <w:p w14:paraId="71419F3E" w14:textId="001ADEBC" w:rsidR="00871F69" w:rsidRDefault="00871F69" w:rsidP="00871F69">
      <w:pPr>
        <w:pStyle w:val="Heading3"/>
      </w:pPr>
      <w:bookmarkStart w:id="275" w:name="_Toc53219823"/>
      <w:r>
        <w:t xml:space="preserve">Wetland </w:t>
      </w:r>
      <w:r w:rsidR="007A55EC">
        <w:t xml:space="preserve">IDU </w:t>
      </w:r>
      <w:r>
        <w:t>parameters</w:t>
      </w:r>
      <w:bookmarkEnd w:id="27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276" w:name="_Toc53219824"/>
      <w:r>
        <w:t>Reach parameters</w:t>
      </w:r>
      <w:bookmarkEnd w:id="27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277" w:name="_Toc53219825"/>
      <w:r>
        <w:t>Loss (or gain) of wetlands</w:t>
      </w:r>
      <w:bookmarkEnd w:id="27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78" w:name="_Toc53219826"/>
      <w:r>
        <w:t>Reality check</w:t>
      </w:r>
      <w:bookmarkEnd w:id="27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279" w:name="_Toc53219827"/>
      <w:r>
        <w:t>Clackamas wetlands v. McKenzie wetlands</w:t>
      </w:r>
      <w:bookmarkEnd w:id="279"/>
    </w:p>
    <w:p w14:paraId="067AD90B" w14:textId="4CFD0236"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933943">
        <w:t xml:space="preserve">Figure </w:t>
      </w:r>
      <w:r w:rsidR="0093394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DBAFE17" w:rsidR="005C537E" w:rsidRDefault="005C537E" w:rsidP="005C537E">
      <w:pPr>
        <w:pStyle w:val="Caption"/>
      </w:pPr>
      <w:bookmarkStart w:id="280" w:name="_Ref48286765"/>
      <w:bookmarkStart w:id="281" w:name="_Toc53219841"/>
      <w:r>
        <w:t xml:space="preserve">Figure </w:t>
      </w:r>
      <w:fldSimple w:instr=" SEQ Figure \* ARABIC ">
        <w:r w:rsidR="00933943">
          <w:rPr>
            <w:noProof/>
          </w:rPr>
          <w:t>9</w:t>
        </w:r>
      </w:fldSimple>
      <w:bookmarkEnd w:id="280"/>
      <w:r>
        <w:t>. Clackamas basin in CW3M screen capture</w:t>
      </w:r>
      <w:bookmarkEnd w:id="28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82" w:name="_Toc53219828"/>
      <w:r>
        <w:t>The Clackamas Basin</w:t>
      </w:r>
      <w:bookmarkEnd w:id="282"/>
    </w:p>
    <w:p w14:paraId="4A96B042" w14:textId="77777777" w:rsidR="005C537E" w:rsidRPr="000E6A65" w:rsidRDefault="005C537E" w:rsidP="005C537E"/>
    <w:p w14:paraId="11F4A966" w14:textId="70396F93"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933943">
        <w:t xml:space="preserve">Figure </w:t>
      </w:r>
      <w:r w:rsidR="0093394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83" w:name="_Toc53219829"/>
      <w:r>
        <w:t>Directory structure and file names</w:t>
      </w:r>
      <w:bookmarkEnd w:id="28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84" w:name="_Toc53219830"/>
      <w:r>
        <w:lastRenderedPageBreak/>
        <w:t xml:space="preserve">Release </w:t>
      </w:r>
      <w:r w:rsidR="00E735F4">
        <w:t>Log</w:t>
      </w:r>
      <w:bookmarkEnd w:id="28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285" w:name="_Toc53219831"/>
      <w:r>
        <w:t>References</w:t>
      </w:r>
      <w:bookmarkEnd w:id="28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9"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0"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1" w:history="1">
        <w:r w:rsidRPr="007E2AF3">
          <w:rPr>
            <w:rStyle w:val="Hyperlink"/>
            <w:rFonts w:cstheme="minorHAnsi"/>
          </w:rPr>
          <w:t>https://doi.org/10.1029/2018WR024236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2"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86" w:name="_Toc53219832"/>
      <w:r>
        <w:rPr>
          <w:rFonts w:eastAsiaTheme="minorHAnsi"/>
        </w:rPr>
        <w:t>Acronyms</w:t>
      </w:r>
      <w:r w:rsidR="009D540F">
        <w:rPr>
          <w:rFonts w:eastAsiaTheme="minorHAnsi"/>
        </w:rPr>
        <w:t xml:space="preserve"> and Abbreviations</w:t>
      </w:r>
      <w:bookmarkEnd w:id="28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lastRenderedPageBreak/>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E47BE" w14:textId="77777777" w:rsidR="005B34F6" w:rsidRDefault="005B34F6" w:rsidP="00064E77">
      <w:r>
        <w:separator/>
      </w:r>
    </w:p>
  </w:endnote>
  <w:endnote w:type="continuationSeparator" w:id="0">
    <w:p w14:paraId="1956A141" w14:textId="77777777" w:rsidR="005B34F6" w:rsidRDefault="005B34F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37188" w:rsidRDefault="00D371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37188" w:rsidRDefault="00D37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8B9CB" w14:textId="77777777" w:rsidR="005B34F6" w:rsidRDefault="005B34F6" w:rsidP="00064E77">
      <w:r>
        <w:separator/>
      </w:r>
    </w:p>
  </w:footnote>
  <w:footnote w:type="continuationSeparator" w:id="0">
    <w:p w14:paraId="609EBC56" w14:textId="77777777" w:rsidR="005B34F6" w:rsidRDefault="005B34F6"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3AF4"/>
    <w:rsid w:val="00264293"/>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3F72F2"/>
    <w:rsid w:val="00403174"/>
    <w:rsid w:val="00406032"/>
    <w:rsid w:val="00407672"/>
    <w:rsid w:val="004107FB"/>
    <w:rsid w:val="004111AF"/>
    <w:rsid w:val="00411AA2"/>
    <w:rsid w:val="00415923"/>
    <w:rsid w:val="004168B8"/>
    <w:rsid w:val="0042756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A2A0B"/>
    <w:rsid w:val="005A6F58"/>
    <w:rsid w:val="005B34F6"/>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6461"/>
    <w:rsid w:val="00742BBC"/>
    <w:rsid w:val="007441D2"/>
    <w:rsid w:val="00751211"/>
    <w:rsid w:val="007512E5"/>
    <w:rsid w:val="007534A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C7362"/>
    <w:rsid w:val="008E4511"/>
    <w:rsid w:val="008E6C13"/>
    <w:rsid w:val="008E7929"/>
    <w:rsid w:val="008F3962"/>
    <w:rsid w:val="008F7342"/>
    <w:rsid w:val="0090110A"/>
    <w:rsid w:val="00906BBF"/>
    <w:rsid w:val="00906CF9"/>
    <w:rsid w:val="00906F5B"/>
    <w:rsid w:val="009123A7"/>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0EF0"/>
    <w:rsid w:val="00B764D6"/>
    <w:rsid w:val="00B76B73"/>
    <w:rsid w:val="00B879F8"/>
    <w:rsid w:val="00B91F45"/>
    <w:rsid w:val="00B939DE"/>
    <w:rsid w:val="00BA7163"/>
    <w:rsid w:val="00BB1179"/>
    <w:rsid w:val="00BD0A05"/>
    <w:rsid w:val="00BD0F8C"/>
    <w:rsid w:val="00BD5610"/>
    <w:rsid w:val="00BD69AE"/>
    <w:rsid w:val="00BE0D88"/>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0ACF"/>
    <w:rsid w:val="00E82496"/>
    <w:rsid w:val="00E85A4D"/>
    <w:rsid w:val="00E90646"/>
    <w:rsid w:val="00E91BC9"/>
    <w:rsid w:val="00E965AC"/>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29/2018WR024236"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climatologylab.org/gridmet.html" TargetMode="External"/><Relationship Id="rId10" Type="http://schemas.openxmlformats.org/officeDocument/2006/relationships/image" Target="media/image2.JPG"/><Relationship Id="rId19" Type="http://schemas.openxmlformats.org/officeDocument/2006/relationships/hyperlink" Target="https://www.oregon.gov/deq/FilterDocs/heatsourcemanual.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www.jstor.com/stable/194183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49934</TotalTime>
  <Pages>42</Pages>
  <Words>14516</Words>
  <Characters>82742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225</cp:revision>
  <cp:lastPrinted>2020-09-12T00:49:00Z</cp:lastPrinted>
  <dcterms:created xsi:type="dcterms:W3CDTF">2018-11-09T13:56:00Z</dcterms:created>
  <dcterms:modified xsi:type="dcterms:W3CDTF">2020-10-28T03:46:00Z</dcterms:modified>
</cp:coreProperties>
</file>