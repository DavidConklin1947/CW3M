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7468A863"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7T09:16:00Z">
            <w:r w:rsidR="00480065">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76D119C7"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7T09:16:00Z">
            <w:r w:rsidR="00480065">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255386B2"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7T09:16:00Z">
            <w:r w:rsidR="00480065">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47020022"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7T09:16:00Z">
            <w:r w:rsidR="00480065">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54ACB842"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7T09:16:00Z">
            <w:r w:rsidR="00480065">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19BAA70F"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7T09:16:00Z">
            <w:r w:rsidR="00480065">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418D8855"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7T09:16:00Z">
            <w:r w:rsidR="00480065">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BDCAA74"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7T09:16:00Z">
            <w:r w:rsidR="00480065">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1CE50F36"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7T09:16:00Z">
            <w:r w:rsidR="00480065">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047832B9"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7T09:16:00Z">
            <w:r w:rsidR="00480065">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05B48E6C"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7T09:16:00Z">
            <w:r w:rsidR="00480065">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796F5CE7"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7T09:16:00Z">
            <w:r w:rsidR="00480065">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41ED84D5"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7T09:16:00Z">
            <w:r w:rsidR="00480065">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3BE5EFBA"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7T09:16:00Z">
            <w:r w:rsidR="00480065">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2033B47B"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7T09:16:00Z">
            <w:r w:rsidR="00480065">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67192FA"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7T09:16:00Z">
            <w:r w:rsidR="00480065">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1C763DB9"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7T09:16:00Z">
            <w:r w:rsidR="00480065">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1F5B70A5"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7T09:16:00Z">
            <w:r w:rsidR="00480065">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3A0D3920"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7T09:16:00Z">
            <w:r w:rsidR="00480065">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6C122932"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7T09:16:00Z">
            <w:r w:rsidR="00480065">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530A7E73"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7T09:16:00Z">
            <w:r w:rsidR="00480065">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62A394DA"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7T09:16:00Z">
            <w:r w:rsidR="00480065">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5F450D39"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7T09:16:00Z">
            <w:r w:rsidR="00480065">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1DC54509"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7T09:16:00Z">
            <w:r w:rsidR="00480065">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07F08B3F"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7T09:16:00Z">
            <w:r w:rsidR="00480065">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438F71BB"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7T09:16:00Z">
            <w:r w:rsidR="00480065">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4D7A5EF6"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7T09:16:00Z">
            <w:r w:rsidR="00480065">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2AF9153D"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7T09:16:00Z">
            <w:r w:rsidR="00480065">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0138670A"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7T09:16:00Z">
            <w:r w:rsidR="00480065">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7E83D9CE"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7T09:16:00Z">
            <w:r w:rsidR="00480065">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10A4B774"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7T09:16:00Z">
            <w:r w:rsidR="00480065">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20FAF672"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7T09:16:00Z">
            <w:r w:rsidR="00480065">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17FDA322"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7T09:16:00Z">
            <w:r w:rsidR="00480065">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487AF99C"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7T09:16:00Z">
            <w:r w:rsidR="00480065">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53982B9F"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7T09:16:00Z">
            <w:r w:rsidR="00480065">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778E8AED"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7T09:16:00Z">
            <w:r w:rsidR="00480065">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3E847C16"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7T09:16:00Z">
            <w:r w:rsidR="00480065">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3BC99034"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7T09:16:00Z">
            <w:r w:rsidR="00480065">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30BB10D1"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7T09:16:00Z">
            <w:r w:rsidR="00480065">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5402B9FF"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7T09:16:00Z">
            <w:r w:rsidR="00480065">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14B7FD79"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7T09:16:00Z">
            <w:r w:rsidR="00480065">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67302E5B"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7T09:16:00Z">
            <w:r w:rsidR="00480065">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4CD7DE04"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7T09:16:00Z">
            <w:r w:rsidR="00480065">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46924B59"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7T09:16:00Z">
            <w:r w:rsidR="00480065">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3385D897"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7T09:16:00Z">
            <w:r w:rsidR="00480065">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28D4DB68"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7T09:16:00Z">
            <w:r w:rsidR="00480065">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426C5D5B"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7T09:16:00Z">
            <w:r w:rsidR="00480065">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69CF7E6F"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7T09:16:00Z">
            <w:r w:rsidR="00480065">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21429052"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7T09:16:00Z">
            <w:r w:rsidR="00480065">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C3A6521"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7T09:16:00Z">
            <w:r w:rsidR="00480065">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7920C0CD"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7T09:16:00Z">
            <w:r w:rsidR="00480065">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7EE960F0"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7T09:16:00Z">
            <w:r w:rsidR="00480065">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5052F898"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7T09:16:00Z">
            <w:r w:rsidR="00480065">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1B7C621D"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7T09:16:00Z">
            <w:r w:rsidR="00480065">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02D2472F"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7T09:16:00Z">
            <w:r w:rsidR="00480065">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4CCD65FE"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7T09:16:00Z">
            <w:r w:rsidR="00480065">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58D6658C"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7T09:16:00Z">
            <w:r w:rsidR="00480065">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63A149BA"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7T09:16:00Z">
            <w:r w:rsidR="00480065">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4A913509"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7T09:16:00Z">
            <w:r w:rsidR="00480065">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585C0BE8"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7T09:16:00Z">
            <w:r w:rsidR="00480065">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1AB90BF2"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7T09:16:00Z">
            <w:r w:rsidR="00480065">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129876B9"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7T09:16:00Z">
            <w:r w:rsidR="00480065">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A243F18"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7T09:16:00Z">
            <w:r w:rsidR="00480065">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39EC2D09"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7T09:16:00Z">
            <w:r w:rsidR="00480065">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772E8BED"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7T09:16:00Z">
            <w:r w:rsidR="00480065">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514A1772"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7T09:16:00Z">
            <w:r w:rsidR="00480065">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197CE469"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7T09:16:00Z">
            <w:r w:rsidR="00480065">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046F2D3C"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7T09:16:00Z">
            <w:r w:rsidR="00480065">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4B7D1FB7"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7T09:16:00Z">
            <w:r w:rsidR="00480065">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39F9B80E"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7T09:16:00Z">
            <w:r w:rsidR="00480065">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517C5761"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7T09:16:00Z">
            <w:r w:rsidR="00480065">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38644AD7"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7T09:16:00Z">
            <w:r w:rsidR="00480065">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2EC4A723"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7T09:16:00Z">
            <w:r w:rsidR="00480065">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1D1FDC7D"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7T09:16:00Z">
            <w:r w:rsidR="00480065">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2B8AD807"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7T09:16:00Z">
            <w:r w:rsidR="00480065">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58EFE576"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7T09:16:00Z">
            <w:r w:rsidR="00480065">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4BA4065A"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7T09:16:00Z">
            <w:r w:rsidR="00480065">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54ACF66C"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7T09:16:00Z">
            <w:r w:rsidR="00480065">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7A999E5D"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7T09:16:00Z">
            <w:r w:rsidR="00480065">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0367C94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7T09:16:00Z">
            <w:r w:rsidR="00480065">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15B4D9B9"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7T09:16:00Z">
            <w:r w:rsidR="00480065">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6DB8B7C3"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7T09:16:00Z">
            <w:r w:rsidR="00480065">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4B4BA3C3"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7T09:16:00Z">
            <w:r w:rsidR="00480065">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49DB5522"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7T09:16:00Z">
            <w:r w:rsidR="00480065">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72675A5B"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7T09:16:00Z">
            <w:r w:rsidR="00480065">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2C60162D"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7T09:16:00Z">
            <w:r w:rsidR="00480065">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0B7FF778"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7T09:16:00Z">
            <w:r w:rsidR="00480065">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4E44F7BA"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7T09:16:00Z">
            <w:r w:rsidR="00480065">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2B9F74AA"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7T09:16:00Z">
            <w:r w:rsidR="00480065">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297DA531"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7T09:16:00Z">
            <w:r w:rsidR="00480065">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60391645"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7T09:16:00Z">
            <w:r w:rsidR="00480065">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006D44B7"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7T09:16:00Z">
            <w:r w:rsidR="00480065">
              <w:rPr>
                <w:noProof/>
                <w:webHidden/>
              </w:rPr>
              <w:t>65</w:t>
            </w:r>
          </w:ins>
          <w:ins w:id="385" w:author="David Conklin" w:date="2022-03-24T09:02:00Z">
            <w:r>
              <w:rPr>
                <w:noProof/>
                <w:webHidden/>
              </w:rPr>
              <w:fldChar w:fldCharType="end"/>
            </w:r>
            <w:r w:rsidRPr="00A85D07">
              <w:rPr>
                <w:rStyle w:val="Hyperlink"/>
                <w:noProof/>
              </w:rPr>
              <w:fldChar w:fldCharType="end"/>
            </w:r>
          </w:ins>
        </w:p>
        <w:p w14:paraId="40F7EC69" w14:textId="2A34F17D"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7T09:16:00Z">
            <w:r w:rsidR="00480065">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2CFB10A2"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7T09:16:00Z">
            <w:r w:rsidR="00480065">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12BBB15C"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7T09:16:00Z">
            <w:r w:rsidR="00480065">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3A57F62C"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7T09:16:00Z">
            <w:r w:rsidR="00480065">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1DBC22CF"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7T09:16:00Z">
            <w:r w:rsidR="00480065">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165F6389"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7T09:16:00Z">
            <w:r w:rsidR="00480065">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406D5AF8"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7T09:16:00Z">
            <w:r w:rsidR="00480065">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62490A68"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7T09:16:00Z">
            <w:r w:rsidR="00480065">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3B88489B"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7T09:16:00Z">
            <w:r w:rsidR="00480065">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644B9B1D"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7T09:16:00Z">
            <w:r w:rsidR="00480065">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3757E618"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7T09:16:00Z">
            <w:r w:rsidR="00480065">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533E069B"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7T09:16:00Z">
            <w:r w:rsidR="00480065">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71100B71"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7T09:16:00Z">
            <w:r w:rsidR="00480065">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36CC6085"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7T09:16:00Z">
            <w:r w:rsidR="00480065">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5B734A2E"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7T09:16:00Z">
            <w:r w:rsidR="00480065">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00333833"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7T09:16:00Z">
            <w:r w:rsidR="00480065">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39548DEA"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7T09:16:00Z">
            <w:r w:rsidR="00480065">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38DEA3C0"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7T09:16:00Z">
            <w:r w:rsidR="00480065">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45F353B4"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7T09:16:00Z">
            <w:r w:rsidR="00480065">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A70832C"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555C5E">
        <w:fldChar w:fldCharType="begin"/>
      </w:r>
      <w:r w:rsidR="00555C5E">
        <w:instrText xml:space="preserve"> HYPERLINK \l "_Toc87080447" </w:instrText>
      </w:r>
      <w:r w:rsidR="00555C5E">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07T09:16:00Z">
        <w:r w:rsidR="00480065">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555C5E">
        <w:rPr>
          <w:noProof/>
        </w:rPr>
        <w:fldChar w:fldCharType="end"/>
      </w:r>
    </w:p>
    <w:p w14:paraId="0E9D6233" w14:textId="70A39FC4" w:rsidR="009B1389" w:rsidRDefault="00555C5E">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07T09:16:00Z">
        <w:r w:rsidR="00480065">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2008B1E1" w:rsidR="009B1389" w:rsidRDefault="00555C5E">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07T09:16:00Z">
        <w:r w:rsidR="00480065">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02F45DE2" w:rsidR="009B1389" w:rsidRDefault="00555C5E">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07T09:16:00Z">
        <w:r w:rsidR="00480065">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03C5FE2D" w:rsidR="009B1389" w:rsidRDefault="00555C5E">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07T09:16:00Z">
        <w:r w:rsidR="00480065">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7695C6FF" w:rsidR="009B1389" w:rsidRDefault="00555C5E">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07T09:16:00Z">
        <w:r w:rsidR="00480065">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7F6F9F67" w:rsidR="009B1389" w:rsidRDefault="00555C5E">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07T09:16:00Z">
        <w:r w:rsidR="00480065">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41E07334" w:rsidR="009B1389" w:rsidRDefault="00555C5E">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07T09:16:00Z">
        <w:r w:rsidR="00480065">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3C194281" w:rsidR="009B1389" w:rsidRDefault="00555C5E">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07T09:16:00Z">
        <w:r w:rsidR="00480065">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4F7D9B99"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07T09:16:00Z">
        <w:r w:rsidR="00480065">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lastRenderedPageBreak/>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43AE64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480065">
        <w:t xml:space="preserve">Figure </w:t>
      </w:r>
      <w:r w:rsidR="00480065">
        <w:rPr>
          <w:noProof/>
        </w:rPr>
        <w:t>1</w:t>
      </w:r>
      <w:r w:rsidR="00064E77">
        <w:fldChar w:fldCharType="end"/>
      </w:r>
      <w:r w:rsidR="00064E77">
        <w:t>)</w:t>
      </w:r>
    </w:p>
    <w:p w14:paraId="03CAE907" w14:textId="53621B81"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480065">
        <w:t xml:space="preserve">Figure </w:t>
      </w:r>
      <w:r w:rsidR="00480065">
        <w:rPr>
          <w:noProof/>
        </w:rPr>
        <w:t>2</w:t>
      </w:r>
      <w:r w:rsidR="00064E77">
        <w:fldChar w:fldCharType="end"/>
      </w:r>
      <w:r w:rsidR="00064E77">
        <w:t>)</w:t>
      </w:r>
    </w:p>
    <w:p w14:paraId="1A5A767B" w14:textId="6EAD6F3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480065">
        <w:t xml:space="preserve">Figure </w:t>
      </w:r>
      <w:r w:rsidR="00480065">
        <w:rPr>
          <w:noProof/>
        </w:rPr>
        <w:t>5</w:t>
      </w:r>
      <w:r w:rsidR="00893F4B">
        <w:fldChar w:fldCharType="end"/>
      </w:r>
      <w:r>
        <w:t>)</w:t>
      </w:r>
    </w:p>
    <w:p w14:paraId="1B80045C" w14:textId="3C09F80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480065">
        <w:t xml:space="preserve">Figure </w:t>
      </w:r>
      <w:r w:rsidR="00480065">
        <w:rPr>
          <w:noProof/>
        </w:rPr>
        <w:t>3</w:t>
      </w:r>
      <w:r w:rsidR="00064E77">
        <w:fldChar w:fldCharType="end"/>
      </w:r>
      <w:r w:rsidR="00064E77">
        <w:t>)</w:t>
      </w:r>
    </w:p>
    <w:p w14:paraId="1933EF54" w14:textId="7495750A"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480065">
        <w:t xml:space="preserve">Figure </w:t>
      </w:r>
      <w:r w:rsidR="0048006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lastRenderedPageBreak/>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28593D3"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480065">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05B1892"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480065">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7545F05"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480065">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2180747"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480065">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559E6C08"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480065">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4EA03505"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07T09:16:00Z">
        <w:r w:rsidR="00480065">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98210A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480065">
        <w:t xml:space="preserve">Figure </w:t>
      </w:r>
      <w:r w:rsidR="0048006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3550BDF3"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480065">
        <w:t xml:space="preserve">Figure </w:t>
      </w:r>
      <w:r w:rsidR="0048006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CDC516D"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480065">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5EF28FD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480065">
        <w:t xml:space="preserve">Figure </w:t>
      </w:r>
      <w:r w:rsidR="0048006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5FC1A9D" w:rsidR="00275338" w:rsidRDefault="009767A5" w:rsidP="00A8214A">
      <w:pPr>
        <w:pStyle w:val="Caption"/>
      </w:pPr>
      <w:bookmarkStart w:id="926" w:name="_Ref48282850"/>
      <w:bookmarkStart w:id="927" w:name="_Toc87080453"/>
      <w:r>
        <w:t xml:space="preserve">Figure </w:t>
      </w:r>
      <w:r w:rsidR="00555C5E">
        <w:fldChar w:fldCharType="begin"/>
      </w:r>
      <w:r w:rsidR="00555C5E">
        <w:instrText xml:space="preserve"> SEQ Figure \* ARABIC </w:instrText>
      </w:r>
      <w:r w:rsidR="00555C5E">
        <w:fldChar w:fldCharType="separate"/>
      </w:r>
      <w:r w:rsidR="00480065">
        <w:rPr>
          <w:noProof/>
        </w:rPr>
        <w:t>7</w:t>
      </w:r>
      <w:r w:rsidR="00555C5E">
        <w:rPr>
          <w:noProof/>
        </w:rPr>
        <w:fldChar w:fldCharType="end"/>
      </w:r>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4D8DE45" w:rsidR="004D33B7" w:rsidRDefault="009767A5" w:rsidP="00A8214A">
      <w:pPr>
        <w:pStyle w:val="Caption"/>
      </w:pPr>
      <w:bookmarkStart w:id="928" w:name="_Ref48282776"/>
      <w:bookmarkStart w:id="929" w:name="_Ref48282732"/>
      <w:bookmarkStart w:id="930" w:name="_Toc87080454"/>
      <w:r>
        <w:t xml:space="preserve">Figure </w:t>
      </w:r>
      <w:r w:rsidR="00555C5E">
        <w:fldChar w:fldCharType="begin"/>
      </w:r>
      <w:r w:rsidR="00555C5E">
        <w:instrText xml:space="preserve"> SEQ Figure \* ARABIC </w:instrText>
      </w:r>
      <w:r w:rsidR="00555C5E">
        <w:fldChar w:fldCharType="separate"/>
      </w:r>
      <w:r w:rsidR="00480065">
        <w:rPr>
          <w:noProof/>
        </w:rPr>
        <w:t>8</w:t>
      </w:r>
      <w:r w:rsidR="00555C5E">
        <w:rPr>
          <w:noProof/>
        </w:rPr>
        <w:fldChar w:fldCharType="end"/>
      </w:r>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185F3D40"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480065">
        <w:t xml:space="preserve">Figure </w:t>
      </w:r>
      <w:r w:rsidR="0048006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6BA1984A" w:rsidR="00480065" w:rsidRDefault="000E7957" w:rsidP="00E5652B">
      <w:pPr>
        <w:rPr>
          <w:ins w:id="992" w:author="David Conklin" w:date="2022-04-07T09:14: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315C35C3" w14:textId="764028C7" w:rsidR="00480065" w:rsidRDefault="00480065" w:rsidP="00E5652B">
      <w:pPr>
        <w:rPr>
          <w:ins w:id="996" w:author="David Conklin" w:date="2022-04-07T09:14:00Z"/>
        </w:rPr>
      </w:pPr>
      <w:ins w:id="997" w:author="David Conklin" w:date="2022-04-07T09:14:00Z">
        <w:r>
          <w:tab/>
        </w:r>
        <w:r>
          <w:tab/>
        </w:r>
        <w:r>
          <w:tab/>
        </w:r>
        <w:r>
          <w:tab/>
        </w:r>
        <w:r>
          <w:tab/>
          <w:t>Calculate WE</w:t>
        </w:r>
      </w:ins>
      <w:ins w:id="998" w:author="David Conklin" w:date="2022-04-07T09:15:00Z">
        <w:r>
          <w:t>TNESS but not FLOODDEPTH</w:t>
        </w:r>
      </w:ins>
    </w:p>
    <w:p w14:paraId="6056E859" w14:textId="7D658825" w:rsidR="000E7957" w:rsidRDefault="00E80915" w:rsidP="00480065">
      <w:pPr>
        <w:ind w:left="2160" w:firstLine="720"/>
        <w:rPr>
          <w:ins w:id="999" w:author="David Conklin" w:date="2022-04-03T10:27:00Z"/>
        </w:rPr>
        <w:pPrChange w:id="1000" w:author="David Conklin" w:date="2022-04-07T09:14:00Z">
          <w:pPr/>
        </w:pPrChange>
      </w:pPr>
      <w:ins w:id="1001" w:author="David Conklin" w:date="2022-04-03T10:39:00Z">
        <w:r>
          <w:t xml:space="preserve"> ApplyDeltaArray()</w:t>
        </w:r>
      </w:ins>
      <w:ins w:id="1002" w:author="David Conklin" w:date="2022-04-03T10:24:00Z">
        <w:r w:rsidR="000E7957">
          <w:tab/>
        </w:r>
        <w:r w:rsidR="000E7957">
          <w:tab/>
        </w:r>
        <w:r w:rsidR="000E7957">
          <w:tab/>
        </w:r>
        <w:r w:rsidR="000E7957">
          <w:tab/>
        </w:r>
      </w:ins>
    </w:p>
    <w:p w14:paraId="2F495E5B" w14:textId="08736B57" w:rsidR="00C55C7C" w:rsidRDefault="00C55C7C" w:rsidP="00E5652B">
      <w:pPr>
        <w:rPr>
          <w:ins w:id="1003" w:author="David Conklin" w:date="2022-04-03T10:32:00Z"/>
        </w:rPr>
      </w:pPr>
      <w:ins w:id="1004" w:author="David Conklin" w:date="2022-04-03T10:27:00Z">
        <w:r>
          <w:tab/>
        </w:r>
        <w:r>
          <w:tab/>
        </w:r>
        <w:r>
          <w:tab/>
        </w:r>
        <w:r>
          <w:tab/>
        </w:r>
      </w:ins>
      <w:ins w:id="1005" w:author="David Conklin" w:date="2022-04-03T10:40:00Z">
        <w:r w:rsidR="00E80915">
          <w:t>[</w:t>
        </w:r>
      </w:ins>
      <w:ins w:id="1006" w:author="David Conklin" w:date="2022-04-03T10:27:00Z">
        <w:r>
          <w:t>EvapTrans::Step</w:t>
        </w:r>
      </w:ins>
      <w:ins w:id="1007" w:author="David Conklin" w:date="2022-04-03T10:40:00Z">
        <w:r w:rsidR="00E80915">
          <w:t>(); ApplyDeltaArray()]</w:t>
        </w:r>
      </w:ins>
      <w:ins w:id="1008" w:author="David Conklin" w:date="2022-04-03T10:32:00Z">
        <w:r w:rsidR="00BF0D33">
          <w:t xml:space="preserve"> x 3</w:t>
        </w:r>
      </w:ins>
    </w:p>
    <w:p w14:paraId="02487060" w14:textId="75C78442" w:rsidR="00BF0D33" w:rsidRDefault="00BF0D33" w:rsidP="00E5652B">
      <w:pPr>
        <w:rPr>
          <w:ins w:id="1009" w:author="David Conklin" w:date="2022-04-03T10:33:00Z"/>
        </w:rPr>
      </w:pPr>
      <w:ins w:id="1010" w:author="David Conklin" w:date="2022-04-03T10:32:00Z">
        <w:r>
          <w:tab/>
        </w:r>
        <w:r>
          <w:tab/>
        </w:r>
        <w:r>
          <w:tab/>
        </w:r>
        <w:r>
          <w:tab/>
          <w:t>RunAltWM</w:t>
        </w:r>
      </w:ins>
      <w:ins w:id="1011" w:author="David Conklin" w:date="2022-04-03T10:40:00Z">
        <w:r w:rsidR="00E80915">
          <w:t>(); ApplyDeltaArray()</w:t>
        </w:r>
      </w:ins>
    </w:p>
    <w:p w14:paraId="651D1F3E" w14:textId="38EA9CA3" w:rsidR="00BF0D33" w:rsidRDefault="00BF0D33" w:rsidP="00E5652B">
      <w:pPr>
        <w:rPr>
          <w:ins w:id="1012" w:author="David Conklin" w:date="2022-04-03T10:43:00Z"/>
        </w:rPr>
      </w:pPr>
      <w:ins w:id="1013" w:author="David Conklin" w:date="2022-04-03T10:33:00Z">
        <w:r>
          <w:tab/>
        </w:r>
        <w:r>
          <w:tab/>
        </w:r>
        <w:r>
          <w:tab/>
        </w:r>
        <w:r>
          <w:tab/>
        </w:r>
      </w:ins>
      <w:ins w:id="1014" w:author="David Conklin" w:date="2022-04-03T10:41:00Z">
        <w:r w:rsidR="00E80915">
          <w:t>[</w:t>
        </w:r>
      </w:ins>
      <w:ins w:id="1015" w:author="David Conklin" w:date="2022-04-03T10:33:00Z">
        <w:r>
          <w:t>Springs</w:t>
        </w:r>
      </w:ins>
      <w:ins w:id="1016" w:author="David Conklin" w:date="2022-04-03T10:40:00Z">
        <w:r w:rsidR="00E80915">
          <w:t>(); ApplyDeltaArray()</w:t>
        </w:r>
      </w:ins>
      <w:ins w:id="1017" w:author="David Conklin" w:date="2022-04-03T10:41:00Z">
        <w:r w:rsidR="00E80915">
          <w:t>] x ...</w:t>
        </w:r>
      </w:ins>
    </w:p>
    <w:p w14:paraId="1B87F66E" w14:textId="2DB007DE" w:rsidR="00E80915" w:rsidRDefault="00E80915" w:rsidP="00E5652B">
      <w:pPr>
        <w:rPr>
          <w:ins w:id="1018" w:author="David Conklin" w:date="2022-04-03T12:43:00Z"/>
        </w:rPr>
      </w:pPr>
      <w:ins w:id="1019" w:author="David Conklin" w:date="2022-04-03T10:43:00Z">
        <w:r>
          <w:tab/>
        </w:r>
        <w:r>
          <w:tab/>
        </w:r>
        <w:r>
          <w:tab/>
          <w:t xml:space="preserve">Add HRU fluxes to HRU </w:t>
        </w:r>
      </w:ins>
      <w:ins w:id="1020" w:author="David Conklin" w:date="2022-04-03T10:44:00Z">
        <w:r>
          <w:t xml:space="preserve">water </w:t>
        </w:r>
      </w:ins>
      <w:ins w:id="1021" w:author="David Conklin" w:date="2022-04-03T10:43:00Z">
        <w:r>
          <w:t>c</w:t>
        </w:r>
      </w:ins>
      <w:ins w:id="1022" w:author="David Conklin" w:date="2022-04-03T10:44:00Z">
        <w:r>
          <w:t>ompartments</w:t>
        </w:r>
      </w:ins>
    </w:p>
    <w:p w14:paraId="552A9F4C" w14:textId="3B374475" w:rsidR="006F6A80" w:rsidRDefault="006F6A80" w:rsidP="00E5652B">
      <w:pPr>
        <w:rPr>
          <w:ins w:id="1023" w:author="David Conklin" w:date="2022-04-03T08:31:00Z"/>
        </w:rPr>
      </w:pPr>
      <w:ins w:id="1024" w:author="David Conklin" w:date="2022-04-03T12:43:00Z">
        <w:r>
          <w:tab/>
        </w:r>
        <w:r>
          <w:tab/>
        </w:r>
        <w:r>
          <w:tab/>
        </w:r>
        <w:r>
          <w:tab/>
          <w:t>(all water compart</w:t>
        </w:r>
      </w:ins>
      <w:ins w:id="1025" w:author="David Conklin" w:date="2022-04-03T12:44:00Z">
        <w:r>
          <w:t>ments are &gt;= 0 here)</w:t>
        </w:r>
      </w:ins>
    </w:p>
    <w:p w14:paraId="1BC5370F" w14:textId="15A4815F" w:rsidR="00926787" w:rsidRDefault="00926787" w:rsidP="00E5652B">
      <w:pPr>
        <w:rPr>
          <w:ins w:id="1026" w:author="David Conklin" w:date="2022-04-03T08:33:00Z"/>
        </w:rPr>
      </w:pPr>
      <w:ins w:id="1027" w:author="David Conklin" w:date="2022-04-03T08:31:00Z">
        <w:r>
          <w:tab/>
        </w:r>
        <w:r>
          <w:tab/>
        </w:r>
        <w:r>
          <w:tab/>
          <w:t>ResetHRUfluxes()</w:t>
        </w:r>
      </w:ins>
    </w:p>
    <w:p w14:paraId="6303D12E" w14:textId="3B01DC4B" w:rsidR="00876B71" w:rsidRDefault="00876B71" w:rsidP="00E5652B">
      <w:pPr>
        <w:rPr>
          <w:ins w:id="1028" w:author="David Conklin" w:date="2022-04-07T08:58:00Z"/>
        </w:rPr>
      </w:pPr>
      <w:ins w:id="1029" w:author="David Conklin" w:date="2022-04-03T08:33:00Z">
        <w:r>
          <w:t>Update IDU</w:t>
        </w:r>
      </w:ins>
      <w:ins w:id="1030" w:author="David Conklin" w:date="2022-04-03T08:34:00Z">
        <w:r>
          <w:t xml:space="preserve"> and HRU attributes based on HRU</w:t>
        </w:r>
      </w:ins>
      <w:ins w:id="1031" w:author="David Conklin" w:date="2022-04-03T08:35:00Z">
        <w:r>
          <w:t xml:space="preserve"> water compartments.</w:t>
        </w:r>
      </w:ins>
    </w:p>
    <w:p w14:paraId="369E56DE" w14:textId="77777777" w:rsidR="007D1A33" w:rsidRDefault="007D1A33" w:rsidP="007D1A33">
      <w:pPr>
        <w:ind w:firstLine="720"/>
        <w:rPr>
          <w:ins w:id="1032" w:author="David Conklin" w:date="2022-04-07T09:02:00Z"/>
        </w:rPr>
      </w:pPr>
      <w:ins w:id="1033" w:author="David Conklin" w:date="2022-04-07T09:02:00Z">
        <w:r>
          <w:t>Copy HBV box values into</w:t>
        </w:r>
      </w:ins>
      <w:ins w:id="1034" w:author="David Conklin" w:date="2022-04-07T09:01:00Z">
        <w:r>
          <w:t xml:space="preserve"> HRU attributes </w:t>
        </w:r>
        <w:r>
          <w:t xml:space="preserve">HruSNOW_BOX, HruBOXSURF_M3, HruNAT_SOIL, </w:t>
        </w:r>
      </w:ins>
    </w:p>
    <w:p w14:paraId="42358928" w14:textId="28089EE3" w:rsidR="007D1A33" w:rsidRDefault="007D1A33" w:rsidP="007D1A33">
      <w:pPr>
        <w:ind w:left="720" w:firstLine="720"/>
        <w:rPr>
          <w:ins w:id="1035" w:author="David Conklin" w:date="2022-04-07T09:01:00Z"/>
        </w:rPr>
        <w:pPrChange w:id="1036" w:author="David Conklin" w:date="2022-04-07T09:02:00Z">
          <w:pPr>
            <w:ind w:left="720" w:firstLine="720"/>
          </w:pPr>
        </w:pPrChange>
      </w:pPr>
      <w:ins w:id="1037" w:author="David Conklin" w:date="2022-04-07T09:01:00Z">
        <w:r>
          <w:t xml:space="preserve">HruIRRIG_SOIL, HruGW_FASTBOX, </w:t>
        </w:r>
      </w:ins>
      <w:ins w:id="1038" w:author="David Conklin" w:date="2022-04-07T09:02:00Z">
        <w:r>
          <w:t xml:space="preserve"> and </w:t>
        </w:r>
      </w:ins>
      <w:ins w:id="1039" w:author="David Conklin" w:date="2022-04-07T09:01:00Z">
        <w:r>
          <w:t>HruGW_SLOWBOX</w:t>
        </w:r>
      </w:ins>
    </w:p>
    <w:p w14:paraId="516D0D0D" w14:textId="1DFE9C65" w:rsidR="007D1A33" w:rsidRDefault="007D1A33" w:rsidP="007D1A33">
      <w:pPr>
        <w:ind w:firstLine="720"/>
        <w:rPr>
          <w:ins w:id="1040" w:author="David Conklin" w:date="2022-04-07T09:28:00Z"/>
        </w:rPr>
      </w:pPr>
      <w:ins w:id="1041" w:author="David Conklin" w:date="2022-04-07T08:58:00Z">
        <w:r>
          <w:t>Calculate FLOODDEPTH</w:t>
        </w:r>
      </w:ins>
      <w:ins w:id="1042" w:author="David Conklin" w:date="2022-04-07T09:15:00Z">
        <w:r w:rsidR="00480065">
          <w:t xml:space="preserve"> and recalculate WETNESS, and</w:t>
        </w:r>
      </w:ins>
      <w:ins w:id="1043" w:author="David Conklin" w:date="2022-04-07T09:16:00Z">
        <w:r w:rsidR="00480065">
          <w:t xml:space="preserve"> store them</w:t>
        </w:r>
      </w:ins>
    </w:p>
    <w:p w14:paraId="4BC29114" w14:textId="702FC38E" w:rsidR="00163209" w:rsidRDefault="00163209" w:rsidP="00163209">
      <w:pPr>
        <w:ind w:firstLine="720"/>
        <w:rPr>
          <w:ins w:id="1044" w:author="David Conklin" w:date="2022-04-07T09:06:00Z"/>
        </w:rPr>
        <w:pPrChange w:id="1045" w:author="David Conklin" w:date="2022-04-07T09:28:00Z">
          <w:pPr>
            <w:ind w:firstLine="720"/>
          </w:pPr>
        </w:pPrChange>
      </w:pPr>
      <w:ins w:id="1046" w:author="David Conklin" w:date="2022-04-07T09:28:00Z">
        <w:r>
          <w:t>Calculate and store IDU attribute WETL2Q</w:t>
        </w:r>
      </w:ins>
    </w:p>
    <w:p w14:paraId="197D6AE8" w14:textId="736E1C2A" w:rsidR="00964E28" w:rsidRDefault="00964E28" w:rsidP="00964E28">
      <w:pPr>
        <w:ind w:firstLine="720"/>
        <w:rPr>
          <w:ins w:id="1047" w:author="David Conklin" w:date="2022-04-07T09:03:00Z"/>
        </w:rPr>
        <w:pPrChange w:id="1048" w:author="David Conklin" w:date="2022-04-07T09:04:00Z">
          <w:pPr>
            <w:ind w:left="720" w:firstLine="720"/>
          </w:pPr>
        </w:pPrChange>
      </w:pPr>
      <w:ins w:id="1049" w:author="David Conklin" w:date="2022-04-07T09:03:00Z">
        <w:r>
          <w:t xml:space="preserve">Calculate and store HRU attributes </w:t>
        </w:r>
        <w:r>
          <w:t>HruH2OMELT_M3</w:t>
        </w:r>
      </w:ins>
      <w:ins w:id="1050" w:author="David Conklin" w:date="2022-04-07T09:04:00Z">
        <w:r>
          <w:t xml:space="preserve"> and </w:t>
        </w:r>
      </w:ins>
      <w:ins w:id="1051" w:author="David Conklin" w:date="2022-04-07T09:03:00Z">
        <w:r>
          <w:t>HruH2OSTNDGM3</w:t>
        </w:r>
      </w:ins>
    </w:p>
    <w:p w14:paraId="10F67C24" w14:textId="6027AF96" w:rsidR="00163209" w:rsidRDefault="00163209" w:rsidP="00163209">
      <w:pPr>
        <w:ind w:firstLine="720"/>
        <w:rPr>
          <w:ins w:id="1052" w:author="David Conklin" w:date="2022-04-07T09:28:00Z"/>
        </w:rPr>
      </w:pPr>
      <w:ins w:id="1053" w:author="David Conklin" w:date="2022-04-07T09:28:00Z">
        <w:r>
          <w:t xml:space="preserve">Calculate and store IDU attributes SM_DAY, SNOW_SWE, </w:t>
        </w:r>
      </w:ins>
      <w:ins w:id="1054" w:author="David Conklin" w:date="2022-04-07T09:29:00Z">
        <w:r>
          <w:t xml:space="preserve">and </w:t>
        </w:r>
      </w:ins>
      <w:ins w:id="1055" w:author="David Conklin" w:date="2022-04-07T09:28:00Z">
        <w:r>
          <w:t>H2O_MELT</w:t>
        </w:r>
      </w:ins>
    </w:p>
    <w:p w14:paraId="5896F7B6" w14:textId="5B7FE117" w:rsidR="00F92FAC" w:rsidRDefault="00F92FAC" w:rsidP="00F92FAC">
      <w:pPr>
        <w:rPr>
          <w:ins w:id="1056" w:author="David Conklin" w:date="2022-04-03T08:48:00Z"/>
        </w:rPr>
      </w:pPr>
      <w:ins w:id="1057" w:author="David Conklin" w:date="2022-04-03T08:48:00Z">
        <w:r>
          <w:tab/>
          <w:t>CheckSurfaceH2O(pHRU)</w:t>
        </w:r>
      </w:ins>
    </w:p>
    <w:p w14:paraId="084C930C" w14:textId="202A9786" w:rsidR="0056594C" w:rsidDel="00CA5FB5" w:rsidRDefault="000867E6">
      <w:pPr>
        <w:ind w:left="1440" w:firstLine="720"/>
        <w:rPr>
          <w:del w:id="1058" w:author="David Conklin" w:date="2022-04-07T09:09:00Z"/>
        </w:rPr>
        <w:pPrChange w:id="1059" w:author="David Conklin" w:date="2022-04-03T08:14:00Z">
          <w:pPr/>
        </w:pPrChange>
      </w:pPr>
      <w:del w:id="1060"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61" w:author="David Conklin" w:date="2022-04-07T09:09:00Z">
        <w:r w:rsidDel="00CA5FB5">
          <w:tab/>
        </w:r>
        <w:r w:rsidDel="00CA5FB5">
          <w:tab/>
        </w:r>
        <w:r w:rsidDel="00CA5FB5">
          <w:tab/>
        </w:r>
      </w:del>
      <w:del w:id="1062" w:author="David Conklin" w:date="2022-04-03T08:10:00Z">
        <w:r w:rsidDel="00D22CBD">
          <w:tab/>
        </w:r>
        <w:r w:rsidDel="00D22CBD">
          <w:tab/>
        </w:r>
      </w:del>
      <w:del w:id="1063"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64" w:author="David Conklin" w:date="2022-04-07T08:28:00Z"/>
        </w:rPr>
      </w:pPr>
      <w:del w:id="1065"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66" w:author="David Conklin" w:date="2022-04-07T08:25:00Z"/>
        </w:rPr>
      </w:pPr>
      <w:del w:id="1067" w:author="David Conklin" w:date="2022-04-03T08:10:00Z">
        <w:r w:rsidDel="00D22CBD">
          <w:tab/>
        </w:r>
        <w:r w:rsidR="00F360CE" w:rsidDel="00D22CBD">
          <w:tab/>
        </w:r>
      </w:del>
      <w:r>
        <w:t>GMT_REACH</w:t>
      </w:r>
      <w:r>
        <w:tab/>
      </w:r>
      <w:r>
        <w:tab/>
      </w:r>
    </w:p>
    <w:p w14:paraId="269ED578" w14:textId="64A66D13" w:rsidR="005D6166" w:rsidRDefault="005D6166" w:rsidP="005D6166">
      <w:pPr>
        <w:ind w:firstLine="720"/>
        <w:rPr>
          <w:ins w:id="1068" w:author="David Conklin" w:date="2022-04-07T08:25:00Z"/>
        </w:rPr>
        <w:pPrChange w:id="1069" w:author="David Conklin" w:date="2022-04-07T08:28:00Z">
          <w:pPr/>
        </w:pPrChange>
      </w:pPr>
      <w:ins w:id="1070" w:author="David Conklin" w:date="2022-04-07T08:25:00Z">
        <w:r>
          <w:t>ApplyWETL2Q</w:t>
        </w:r>
      </w:ins>
    </w:p>
    <w:p w14:paraId="5FB360F2" w14:textId="046E7A8A" w:rsidR="005D6166" w:rsidRDefault="005D6166" w:rsidP="005D6166">
      <w:pPr>
        <w:ind w:firstLine="720"/>
        <w:rPr>
          <w:ins w:id="1071" w:author="David Conklin" w:date="2022-04-07T08:26:00Z"/>
        </w:rPr>
        <w:pPrChange w:id="1072" w:author="David Conklin" w:date="2022-04-07T08:28:00Z">
          <w:pPr/>
        </w:pPrChange>
      </w:pPr>
      <w:ins w:id="1073" w:author="David Conklin" w:date="2022-04-07T08:25:00Z">
        <w:r>
          <w:t>Rea</w:t>
        </w:r>
      </w:ins>
      <w:ins w:id="1074" w:author="David Conklin" w:date="2022-04-07T08:26:00Z">
        <w:r>
          <w:t>chRouting::Step()</w:t>
        </w:r>
      </w:ins>
    </w:p>
    <w:p w14:paraId="1D5FB33D" w14:textId="252AC741" w:rsidR="005D6166" w:rsidRDefault="005D6166" w:rsidP="00E5652B">
      <w:pPr>
        <w:rPr>
          <w:ins w:id="1075" w:author="David Conklin" w:date="2022-04-07T08:27:00Z"/>
        </w:rPr>
      </w:pPr>
      <w:ins w:id="1076" w:author="David Conklin" w:date="2022-04-07T08:26:00Z">
        <w:r>
          <w:tab/>
        </w:r>
      </w:ins>
      <w:ins w:id="1077" w:author="David Conklin" w:date="2022-04-07T08:28:00Z">
        <w:r>
          <w:tab/>
        </w:r>
      </w:ins>
      <w:ins w:id="1078" w:author="David Conklin" w:date="2022-04-07T08:26:00Z">
        <w:r>
          <w:t>SolveReachKinematicWave()</w:t>
        </w:r>
      </w:ins>
    </w:p>
    <w:p w14:paraId="036F7F52" w14:textId="6B6CC3DD" w:rsidR="005D6166" w:rsidRDefault="005D6166" w:rsidP="00E5652B">
      <w:pPr>
        <w:rPr>
          <w:ins w:id="1079" w:author="David Conklin" w:date="2022-04-07T08:33:00Z"/>
        </w:rPr>
      </w:pPr>
      <w:ins w:id="1080" w:author="David Conklin" w:date="2022-04-07T08:27:00Z">
        <w:r>
          <w:tab/>
        </w:r>
        <w:r>
          <w:tab/>
        </w:r>
      </w:ins>
      <w:ins w:id="1081" w:author="David Conklin" w:date="2022-04-07T08:28:00Z">
        <w:r>
          <w:tab/>
        </w:r>
      </w:ins>
      <w:ins w:id="1082" w:author="David Conklin" w:date="2022-04-07T08:27:00Z">
        <w:r>
          <w:t>calculate Q2WETL</w:t>
        </w:r>
      </w:ins>
    </w:p>
    <w:p w14:paraId="46A2F198" w14:textId="7506AC6C" w:rsidR="007D0250" w:rsidRDefault="007D0250" w:rsidP="00E5652B">
      <w:pPr>
        <w:rPr>
          <w:ins w:id="1083" w:author="David Conklin" w:date="2022-04-07T08:26:00Z"/>
        </w:rPr>
      </w:pPr>
      <w:ins w:id="1084" w:author="David Conklin" w:date="2022-04-07T08:33:00Z">
        <w:r>
          <w:tab/>
        </w:r>
        <w:r>
          <w:tab/>
        </w:r>
        <w:r>
          <w:tab/>
          <w:t>ResetReachFluxes()</w:t>
        </w:r>
      </w:ins>
    </w:p>
    <w:p w14:paraId="202E060C" w14:textId="3128AFC8" w:rsidR="005D6166" w:rsidRDefault="005D6166" w:rsidP="005D6166">
      <w:pPr>
        <w:ind w:firstLine="720"/>
        <w:rPr>
          <w:ins w:id="1085" w:author="David Conklin" w:date="2022-04-07T08:25:00Z"/>
        </w:rPr>
        <w:pPrChange w:id="1086" w:author="David Conklin" w:date="2022-04-07T08:28:00Z">
          <w:pPr/>
        </w:pPrChange>
      </w:pPr>
      <w:ins w:id="1087" w:author="David Conklin" w:date="2022-04-07T08:26:00Z">
        <w:r>
          <w:t>ApplyQ2WETL</w:t>
        </w:r>
      </w:ins>
    </w:p>
    <w:p w14:paraId="3BECDF0D" w14:textId="6A0E84D2" w:rsidR="00E01D0A" w:rsidRDefault="000867E6" w:rsidP="00E5652B">
      <w:pPr>
        <w:rPr>
          <w:ins w:id="1088" w:author="David Conklin" w:date="2022-04-07T08:28:00Z"/>
        </w:rPr>
      </w:pPr>
      <w:del w:id="1089" w:author="David Conklin" w:date="2022-04-07T08:28:00Z">
        <w:r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03209C07" w14:textId="150E6A00" w:rsidR="005D6166" w:rsidRDefault="005D6166" w:rsidP="00E5652B">
      <w:pPr>
        <w:rPr>
          <w:ins w:id="1090" w:author="David Conklin" w:date="2022-04-07T08:28:00Z"/>
        </w:rPr>
      </w:pPr>
    </w:p>
    <w:p w14:paraId="650530FB" w14:textId="77777777" w:rsidR="005D6166" w:rsidRDefault="005D6166" w:rsidP="00E5652B"/>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lastRenderedPageBreak/>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091" w:name="_Toc99005077"/>
      <w:r>
        <w:t>Standing water temperature</w:t>
      </w:r>
      <w:bookmarkEnd w:id="1091"/>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092" w:name="_Toc99005078"/>
      <w:r>
        <w:t>Evapotranspiration from wetlands</w:t>
      </w:r>
      <w:bookmarkEnd w:id="1092"/>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093" w:name="_Toc99005079"/>
      <w:r>
        <w:t>Loss (or gain) of wetlands</w:t>
      </w:r>
      <w:bookmarkEnd w:id="1093"/>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w:t>
      </w:r>
      <w:r>
        <w:lastRenderedPageBreak/>
        <w:t xml:space="preserve">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094" w:name="_Toc99005080"/>
      <w:r>
        <w:t>W</w:t>
      </w:r>
      <w:r w:rsidR="00441B82">
        <w:t>etland state and transition model</w:t>
      </w:r>
      <w:bookmarkEnd w:id="1094"/>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095" w:name="_Toc99005081"/>
      <w:r>
        <w:t>Activating a wetland in the wetland model</w:t>
      </w:r>
      <w:bookmarkEnd w:id="1095"/>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096" w:name="_Toc99005082"/>
      <w:r>
        <w:t>Reality check</w:t>
      </w:r>
      <w:bookmarkEnd w:id="1096"/>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97" w:name="_Toc99005083"/>
      <w:r>
        <w:t>High Cascades Springs</w:t>
      </w:r>
      <w:bookmarkEnd w:id="1097"/>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98" w:name="_Toc99005084"/>
      <w:r>
        <w:t>Calibration</w:t>
      </w:r>
      <w:r w:rsidR="00B06ED6">
        <w:t xml:space="preserve"> and simulation skill</w:t>
      </w:r>
      <w:bookmarkEnd w:id="109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99" w:name="_Toc99005085"/>
      <w:r>
        <w:t>Analysis of</w:t>
      </w:r>
      <w:r w:rsidR="003024C9">
        <w:t xml:space="preserve"> locations where the model has low skill</w:t>
      </w:r>
      <w:bookmarkEnd w:id="1099"/>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00" w:name="_Toc99005086"/>
      <w:r>
        <w:t>Simulated McKenzie basin water budget</w:t>
      </w:r>
      <w:r w:rsidR="00334ED8">
        <w:t xml:space="preserve"> and thermal energy budget</w:t>
      </w:r>
      <w:bookmarkEnd w:id="1100"/>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01" w:name="_Toc99005087"/>
      <w:r>
        <w:t>CW3M v. Shade-a-lator</w:t>
      </w:r>
      <w:bookmarkEnd w:id="1101"/>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02" w:name="_Toc99005088"/>
      <w:r>
        <w:t>Comparison of CW3M results to Shade-a-lator results</w:t>
      </w:r>
      <w:bookmarkEnd w:id="1102"/>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F2F745F" w:rsidR="005C537E" w:rsidRDefault="005C537E" w:rsidP="005C537E">
      <w:pPr>
        <w:pStyle w:val="Caption"/>
      </w:pPr>
      <w:bookmarkStart w:id="1103" w:name="_Ref48286765"/>
      <w:bookmarkStart w:id="1104" w:name="_Toc87080455"/>
      <w:r>
        <w:t xml:space="preserve">Figure </w:t>
      </w:r>
      <w:r w:rsidR="00555C5E">
        <w:fldChar w:fldCharType="begin"/>
      </w:r>
      <w:r w:rsidR="00555C5E">
        <w:instrText xml:space="preserve"> SEQ Figure \* ARABIC </w:instrText>
      </w:r>
      <w:r w:rsidR="00555C5E">
        <w:fldChar w:fldCharType="separate"/>
      </w:r>
      <w:r w:rsidR="00480065">
        <w:rPr>
          <w:noProof/>
        </w:rPr>
        <w:t>9</w:t>
      </w:r>
      <w:r w:rsidR="00555C5E">
        <w:rPr>
          <w:noProof/>
        </w:rPr>
        <w:fldChar w:fldCharType="end"/>
      </w:r>
      <w:bookmarkEnd w:id="1103"/>
      <w:r>
        <w:t>. Clackamas basin in CW3M screen capture</w:t>
      </w:r>
      <w:bookmarkEnd w:id="110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05" w:name="_Toc99005089"/>
      <w:r>
        <w:t>The Clackamas Basin</w:t>
      </w:r>
      <w:bookmarkEnd w:id="1105"/>
    </w:p>
    <w:p w14:paraId="4A96B042" w14:textId="77777777" w:rsidR="005C537E" w:rsidRPr="000E6A65" w:rsidRDefault="005C537E" w:rsidP="005C537E"/>
    <w:p w14:paraId="11F4A966" w14:textId="663DCAE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480065">
        <w:t xml:space="preserve">Figure </w:t>
      </w:r>
      <w:r w:rsidR="0048006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06" w:name="_Toc99005090"/>
      <w:r>
        <w:t>Autonomous process details</w:t>
      </w:r>
      <w:bookmarkEnd w:id="1106"/>
    </w:p>
    <w:p w14:paraId="675512D5" w14:textId="45C05716" w:rsidR="004421E7" w:rsidRDefault="004421E7" w:rsidP="004421E7"/>
    <w:p w14:paraId="7ED9BB6F" w14:textId="10F5A32E" w:rsidR="004421E7" w:rsidRDefault="004421E7" w:rsidP="004421E7">
      <w:pPr>
        <w:pStyle w:val="Heading2"/>
      </w:pPr>
      <w:bookmarkStart w:id="1107" w:name="_Toc99005091"/>
      <w:r>
        <w:t>Prescribed LULCs</w:t>
      </w:r>
      <w:bookmarkEnd w:id="1107"/>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08" w:author="David Conklin" w:date="2022-03-04T07:15:00Z"/>
          <w:rFonts w:cstheme="minorHAnsi"/>
        </w:rPr>
      </w:pPr>
      <w:ins w:id="1109"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10" w:author="David Conklin" w:date="2022-03-04T07:15:00Z"/>
          <w:rFonts w:cstheme="minorHAnsi"/>
          <w:color w:val="000000"/>
        </w:rPr>
      </w:pPr>
      <w:ins w:id="1111"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12" w:author="David Conklin" w:date="2022-03-04T07:15:00Z"/>
          <w:rFonts w:cstheme="minorHAnsi"/>
          <w:color w:val="000000"/>
        </w:rPr>
      </w:pPr>
      <w:ins w:id="1113"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14" w:author="David Conklin" w:date="2022-03-04T07:15:00Z"/>
          <w:rFonts w:cstheme="minorHAnsi"/>
          <w:color w:val="000000"/>
        </w:rPr>
      </w:pPr>
      <w:ins w:id="1115"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16" w:author="David Conklin" w:date="2022-03-04T07:15:00Z"/>
          <w:rFonts w:cstheme="minorHAnsi"/>
          <w:color w:val="000000"/>
        </w:rPr>
      </w:pPr>
      <w:ins w:id="1117"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18" w:author="David Conklin" w:date="2022-03-04T07:15:00Z"/>
          <w:rFonts w:cstheme="minorHAnsi"/>
          <w:color w:val="000000"/>
        </w:rPr>
      </w:pPr>
      <w:ins w:id="1119"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20" w:author="David Conklin" w:date="2022-03-04T07:15:00Z"/>
          <w:rFonts w:cstheme="minorHAnsi"/>
          <w:color w:val="000000"/>
        </w:rPr>
      </w:pPr>
      <w:ins w:id="1121"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22" w:author="David Conklin" w:date="2022-03-04T07:15:00Z"/>
          <w:rFonts w:cstheme="minorHAnsi"/>
          <w:color w:val="000000"/>
        </w:rPr>
      </w:pPr>
    </w:p>
    <w:p w14:paraId="197677DD" w14:textId="77777777" w:rsidR="000E60B7" w:rsidRDefault="000E60B7" w:rsidP="000E60B7">
      <w:pPr>
        <w:autoSpaceDE w:val="0"/>
        <w:autoSpaceDN w:val="0"/>
        <w:adjustRightInd w:val="0"/>
        <w:rPr>
          <w:ins w:id="1123" w:author="David Conklin" w:date="2022-03-04T07:15:00Z"/>
          <w:rFonts w:cstheme="minorHAnsi"/>
          <w:color w:val="000000"/>
        </w:rPr>
      </w:pPr>
      <w:ins w:id="1124"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25" w:author="David Conklin" w:date="2022-03-04T07:15:00Z"/>
          <w:rFonts w:cstheme="minorHAnsi"/>
          <w:color w:val="000000"/>
        </w:rPr>
      </w:pPr>
    </w:p>
    <w:p w14:paraId="05DE5911" w14:textId="77777777" w:rsidR="000E60B7" w:rsidRDefault="000E60B7" w:rsidP="000E60B7">
      <w:pPr>
        <w:autoSpaceDE w:val="0"/>
        <w:autoSpaceDN w:val="0"/>
        <w:adjustRightInd w:val="0"/>
        <w:rPr>
          <w:ins w:id="1126" w:author="David Conklin" w:date="2022-03-04T07:15:00Z"/>
          <w:rFonts w:cstheme="minorHAnsi"/>
          <w:color w:val="000000"/>
        </w:rPr>
      </w:pPr>
      <w:ins w:id="1127"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28"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29" w:author="David Conklin" w:date="2022-03-04T07:15:00Z"/>
          <w:rFonts w:ascii="Consolas" w:hAnsi="Consolas" w:cs="Consolas"/>
          <w:color w:val="000000"/>
          <w:sz w:val="19"/>
          <w:szCs w:val="19"/>
        </w:rPr>
      </w:pPr>
      <w:ins w:id="1130"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31" w:author="David Conklin" w:date="2022-03-04T07:15:00Z"/>
          <w:rFonts w:ascii="Consolas" w:hAnsi="Consolas" w:cs="Consolas"/>
          <w:color w:val="000000"/>
          <w:sz w:val="19"/>
          <w:szCs w:val="19"/>
        </w:rPr>
      </w:pPr>
      <w:ins w:id="1132"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33" w:author="David Conklin" w:date="2022-03-04T07:15:00Z"/>
          <w:rFonts w:ascii="Consolas" w:hAnsi="Consolas" w:cs="Consolas"/>
          <w:color w:val="000000"/>
          <w:sz w:val="19"/>
          <w:szCs w:val="19"/>
        </w:rPr>
      </w:pPr>
      <w:ins w:id="1134"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35" w:author="David Conklin" w:date="2022-03-04T07:15:00Z"/>
          <w:rFonts w:ascii="Consolas" w:hAnsi="Consolas" w:cs="Consolas"/>
          <w:color w:val="000000"/>
          <w:sz w:val="19"/>
          <w:szCs w:val="19"/>
        </w:rPr>
      </w:pPr>
      <w:ins w:id="1136"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37" w:author="David Conklin" w:date="2022-03-04T07:15:00Z"/>
          <w:rFonts w:ascii="Consolas" w:hAnsi="Consolas" w:cs="Consolas"/>
          <w:color w:val="000000"/>
          <w:sz w:val="19"/>
          <w:szCs w:val="19"/>
        </w:rPr>
      </w:pPr>
      <w:ins w:id="1138"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39" w:author="David Conklin" w:date="2022-03-04T07:15:00Z"/>
          <w:rFonts w:ascii="Consolas" w:hAnsi="Consolas" w:cs="Consolas"/>
          <w:color w:val="000000"/>
          <w:sz w:val="19"/>
          <w:szCs w:val="19"/>
        </w:rPr>
      </w:pPr>
      <w:ins w:id="1140"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41" w:author="David Conklin" w:date="2022-03-04T07:15:00Z"/>
          <w:rFonts w:ascii="Consolas" w:hAnsi="Consolas" w:cs="Consolas"/>
          <w:color w:val="000000"/>
          <w:sz w:val="19"/>
          <w:szCs w:val="19"/>
        </w:rPr>
      </w:pPr>
      <w:ins w:id="1142"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43" w:author="David Conklin" w:date="2022-03-04T07:15:00Z"/>
          <w:rFonts w:ascii="Consolas" w:hAnsi="Consolas" w:cs="Consolas"/>
          <w:color w:val="000000"/>
          <w:sz w:val="19"/>
          <w:szCs w:val="19"/>
        </w:rPr>
      </w:pPr>
      <w:ins w:id="1144"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45" w:author="David Conklin" w:date="2022-03-04T07:15:00Z"/>
          <w:rFonts w:cstheme="minorHAnsi"/>
          <w:color w:val="000000"/>
        </w:rPr>
      </w:pPr>
    </w:p>
    <w:p w14:paraId="5B31CBC4" w14:textId="77777777" w:rsidR="000E60B7" w:rsidRDefault="000E60B7" w:rsidP="000E60B7">
      <w:pPr>
        <w:autoSpaceDE w:val="0"/>
        <w:autoSpaceDN w:val="0"/>
        <w:adjustRightInd w:val="0"/>
        <w:rPr>
          <w:ins w:id="1146" w:author="David Conklin" w:date="2022-03-04T07:15:00Z"/>
          <w:rFonts w:cstheme="minorHAnsi"/>
          <w:color w:val="000000"/>
        </w:rPr>
      </w:pPr>
      <w:ins w:id="1147"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48" w:author="David Conklin" w:date="2022-03-04T07:15:00Z"/>
          <w:rFonts w:cstheme="minorHAnsi"/>
          <w:color w:val="000000"/>
        </w:rPr>
      </w:pPr>
    </w:p>
    <w:p w14:paraId="12B54E6F" w14:textId="77777777" w:rsidR="000E60B7" w:rsidRDefault="000E60B7" w:rsidP="000E60B7">
      <w:pPr>
        <w:autoSpaceDE w:val="0"/>
        <w:autoSpaceDN w:val="0"/>
        <w:adjustRightInd w:val="0"/>
        <w:rPr>
          <w:ins w:id="1149" w:author="David Conklin" w:date="2022-03-04T07:15:00Z"/>
          <w:rFonts w:cstheme="minorHAnsi"/>
          <w:color w:val="000000"/>
        </w:rPr>
      </w:pPr>
      <w:ins w:id="1150"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51" w:author="David Conklin" w:date="2022-03-04T07:15:00Z"/>
          <w:rFonts w:cstheme="minorHAnsi"/>
          <w:color w:val="000000"/>
        </w:rPr>
      </w:pPr>
      <w:ins w:id="1152"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53" w:author="David Conklin" w:date="2022-03-04T07:15:00Z"/>
          <w:rFonts w:cstheme="minorHAnsi"/>
          <w:color w:val="000000"/>
        </w:rPr>
      </w:pPr>
      <w:ins w:id="1154"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55" w:author="David Conklin" w:date="2022-03-04T07:15:00Z"/>
          <w:rFonts w:ascii="Consolas" w:hAnsi="Consolas" w:cs="Consolas"/>
          <w:color w:val="000000"/>
          <w:sz w:val="19"/>
          <w:szCs w:val="19"/>
        </w:rPr>
      </w:pPr>
      <w:ins w:id="1156"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57" w:author="David Conklin" w:date="2022-03-04T07:15:00Z"/>
          <w:rFonts w:ascii="Consolas" w:hAnsi="Consolas" w:cs="Consolas"/>
          <w:color w:val="0000FF"/>
          <w:sz w:val="19"/>
          <w:szCs w:val="19"/>
        </w:rPr>
      </w:pPr>
      <w:ins w:id="1158"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59" w:author="David Conklin" w:date="2022-03-04T07:15:00Z"/>
          <w:rFonts w:cstheme="minorHAnsi"/>
        </w:rPr>
      </w:pPr>
      <w:ins w:id="1160"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61" w:author="David Conklin" w:date="2022-03-04T07:15:00Z"/>
          <w:rFonts w:cstheme="minorHAnsi"/>
          <w:color w:val="000000"/>
        </w:rPr>
      </w:pPr>
      <w:ins w:id="1162"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63" w:author="David Conklin" w:date="2022-03-04T07:15:00Z"/>
          <w:rFonts w:cstheme="minorHAnsi"/>
        </w:rPr>
      </w:pPr>
      <w:del w:id="1164"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65" w:author="David Conklin" w:date="2022-03-04T07:15:00Z"/>
          <w:rFonts w:cstheme="minorHAnsi"/>
          <w:color w:val="000000"/>
        </w:rPr>
      </w:pPr>
      <w:del w:id="1166"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67" w:author="David Conklin" w:date="2022-03-04T07:15:00Z"/>
          <w:rFonts w:cstheme="minorHAnsi"/>
          <w:color w:val="000000"/>
        </w:rPr>
      </w:pPr>
      <w:del w:id="1168"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69" w:author="David Conklin" w:date="2022-03-04T07:15:00Z"/>
          <w:rFonts w:cstheme="minorHAnsi"/>
          <w:color w:val="000000"/>
        </w:rPr>
      </w:pPr>
      <w:del w:id="1170"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71" w:author="David Conklin" w:date="2022-03-04T07:15:00Z"/>
          <w:rFonts w:cstheme="minorHAnsi"/>
          <w:color w:val="000000"/>
        </w:rPr>
      </w:pPr>
      <w:del w:id="1172"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73" w:author="David Conklin" w:date="2022-03-04T07:15:00Z"/>
          <w:rFonts w:cstheme="minorHAnsi"/>
          <w:color w:val="000000"/>
        </w:rPr>
      </w:pPr>
      <w:del w:id="1174"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75" w:author="David Conklin" w:date="2022-03-04T07:15:00Z"/>
          <w:rFonts w:cstheme="minorHAnsi"/>
          <w:color w:val="000000"/>
        </w:rPr>
      </w:pPr>
      <w:del w:id="1176"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77" w:author="David Conklin" w:date="2022-03-04T07:15:00Z"/>
          <w:rFonts w:cstheme="minorHAnsi"/>
          <w:color w:val="000000"/>
        </w:rPr>
      </w:pPr>
      <w:del w:id="1178"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79"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80" w:author="David Conklin" w:date="2022-03-04T07:15:00Z"/>
          <w:rFonts w:cstheme="minorHAnsi"/>
          <w:color w:val="000000"/>
        </w:rPr>
      </w:pPr>
      <w:del w:id="1181"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82" w:author="David Conklin" w:date="2022-03-04T07:15:00Z"/>
          <w:rFonts w:ascii="Consolas" w:hAnsi="Consolas" w:cs="Consolas"/>
          <w:color w:val="000000"/>
          <w:sz w:val="19"/>
          <w:szCs w:val="19"/>
        </w:rPr>
      </w:pPr>
      <w:del w:id="1183"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184" w:author="David Conklin" w:date="2022-03-04T07:15:00Z"/>
          <w:rFonts w:ascii="Consolas" w:hAnsi="Consolas" w:cs="Consolas"/>
          <w:color w:val="000000"/>
          <w:sz w:val="19"/>
          <w:szCs w:val="19"/>
        </w:rPr>
      </w:pPr>
      <w:del w:id="1185"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186" w:author="David Conklin" w:date="2022-03-04T07:15:00Z"/>
          <w:rFonts w:ascii="Consolas" w:hAnsi="Consolas" w:cs="Consolas"/>
          <w:color w:val="000000"/>
          <w:sz w:val="19"/>
          <w:szCs w:val="19"/>
        </w:rPr>
      </w:pPr>
      <w:del w:id="1187"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188" w:author="David Conklin" w:date="2022-03-04T07:15:00Z"/>
          <w:rFonts w:ascii="Consolas" w:hAnsi="Consolas" w:cs="Consolas"/>
          <w:color w:val="000000"/>
          <w:sz w:val="19"/>
          <w:szCs w:val="19"/>
        </w:rPr>
      </w:pPr>
      <w:del w:id="1189"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190" w:author="David Conklin" w:date="2022-03-04T07:15:00Z"/>
          <w:rFonts w:ascii="Consolas" w:hAnsi="Consolas" w:cs="Consolas"/>
          <w:color w:val="000000"/>
          <w:sz w:val="19"/>
          <w:szCs w:val="19"/>
        </w:rPr>
      </w:pPr>
      <w:del w:id="1191"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192" w:author="David Conklin" w:date="2022-03-04T07:15:00Z"/>
          <w:rFonts w:ascii="Consolas" w:hAnsi="Consolas" w:cs="Consolas"/>
          <w:color w:val="000000"/>
          <w:sz w:val="19"/>
          <w:szCs w:val="19"/>
        </w:rPr>
      </w:pPr>
      <w:del w:id="1193"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194" w:author="David Conklin" w:date="2022-03-04T07:15:00Z"/>
          <w:rFonts w:ascii="Consolas" w:hAnsi="Consolas" w:cs="Consolas"/>
          <w:color w:val="000000"/>
          <w:sz w:val="19"/>
          <w:szCs w:val="19"/>
        </w:rPr>
      </w:pPr>
      <w:del w:id="1195"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196" w:author="David Conklin" w:date="2022-03-04T07:15:00Z"/>
          <w:rFonts w:ascii="Consolas" w:hAnsi="Consolas" w:cs="Consolas"/>
          <w:color w:val="000000"/>
          <w:sz w:val="19"/>
          <w:szCs w:val="19"/>
        </w:rPr>
      </w:pPr>
      <w:del w:id="1197"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198"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199" w:author="David Conklin" w:date="2022-03-04T07:15:00Z"/>
          <w:rFonts w:cstheme="minorHAnsi"/>
          <w:color w:val="000000"/>
        </w:rPr>
      </w:pPr>
      <w:del w:id="1200"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01"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02" w:author="David Conklin" w:date="2022-03-04T07:15:00Z"/>
          <w:rFonts w:cstheme="minorHAnsi"/>
          <w:color w:val="000000"/>
        </w:rPr>
      </w:pPr>
      <w:del w:id="1203"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04" w:author="David Conklin" w:date="2022-03-04T07:15:00Z"/>
          <w:rFonts w:cstheme="minorHAnsi"/>
          <w:color w:val="000000"/>
        </w:rPr>
      </w:pPr>
      <w:del w:id="1205"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06"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07" w:author="David Conklin" w:date="2022-03-04T07:15:00Z"/>
          <w:rFonts w:cstheme="minorHAnsi"/>
          <w:color w:val="000000"/>
        </w:rPr>
      </w:pPr>
      <w:del w:id="1208"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09" w:author="David Conklin" w:date="2022-03-04T07:15:00Z"/>
          <w:rFonts w:ascii="Consolas" w:hAnsi="Consolas" w:cs="Consolas"/>
          <w:color w:val="000000"/>
          <w:sz w:val="19"/>
          <w:szCs w:val="19"/>
        </w:rPr>
      </w:pPr>
      <w:del w:id="1210"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11" w:author="David Conklin" w:date="2022-03-04T07:15:00Z"/>
          <w:rFonts w:ascii="Consolas" w:hAnsi="Consolas" w:cs="Consolas"/>
          <w:color w:val="0000FF"/>
          <w:sz w:val="19"/>
          <w:szCs w:val="19"/>
        </w:rPr>
      </w:pPr>
      <w:del w:id="1212"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13" w:author="David Conklin" w:date="2022-03-04T07:15:00Z"/>
          <w:rFonts w:cstheme="minorHAnsi"/>
        </w:rPr>
      </w:pPr>
      <w:del w:id="1214"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15" w:name="_Toc99005092"/>
      <w:r>
        <w:t>Directory structure and file names</w:t>
      </w:r>
      <w:bookmarkEnd w:id="121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16" w:name="_Toc99005093"/>
      <w:r>
        <w:t>C++ Source Code Conventions</w:t>
      </w:r>
      <w:bookmarkEnd w:id="1216"/>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17" w:name="_Toc99005094"/>
      <w:r>
        <w:t>Conklin’s conventions</w:t>
      </w:r>
      <w:r w:rsidR="003B7480">
        <w:t xml:space="preserve"> for variable names</w:t>
      </w:r>
      <w:bookmarkEnd w:id="1217"/>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18"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18"/>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19" w:name="_Toc99005096"/>
      <w:r>
        <w:t xml:space="preserve">Release </w:t>
      </w:r>
      <w:r w:rsidR="00E735F4">
        <w:t>Log</w:t>
      </w:r>
      <w:bookmarkEnd w:id="121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20" w:name="_Toc99005097"/>
      <w:r>
        <w:t>References</w:t>
      </w:r>
      <w:bookmarkEnd w:id="1220"/>
    </w:p>
    <w:p w14:paraId="661F2AEF" w14:textId="77777777" w:rsidR="005F3D22" w:rsidRDefault="005F3D22" w:rsidP="005F3D22"/>
    <w:p w14:paraId="698291E6" w14:textId="77777777" w:rsidR="00133057" w:rsidRDefault="00133057" w:rsidP="00133057">
      <w:pPr>
        <w:rPr>
          <w:ins w:id="1221" w:author="David Conklin" w:date="2022-02-21T13:07:00Z"/>
        </w:rPr>
      </w:pPr>
      <w:ins w:id="1222"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23" w:author="David Conklin" w:date="2022-02-21T13:07:00Z"/>
        </w:rPr>
      </w:pPr>
    </w:p>
    <w:p w14:paraId="0A5579D6" w14:textId="21B0D725" w:rsidR="001A7A95" w:rsidRPr="001A7A95" w:rsidRDefault="001A7A95">
      <w:pPr>
        <w:rPr>
          <w:ins w:id="1224" w:author="David Conklin" w:date="2022-02-21T11:45:00Z"/>
          <w:i/>
          <w:iCs/>
          <w:rPrChange w:id="1225" w:author="David Conklin" w:date="2022-02-21T11:48:00Z">
            <w:rPr>
              <w:ins w:id="1226" w:author="David Conklin" w:date="2022-02-21T11:45:00Z"/>
            </w:rPr>
          </w:rPrChange>
        </w:rPr>
      </w:pPr>
      <w:ins w:id="1227" w:author="David Conklin" w:date="2022-02-21T11:45:00Z">
        <w:r>
          <w:t>Allen RG</w:t>
        </w:r>
      </w:ins>
      <w:ins w:id="1228" w:author="David Conklin" w:date="2022-02-21T11:46:00Z">
        <w:r>
          <w:t>, Pereira LS, Raes D, Smith M (1998) Crop evapotr</w:t>
        </w:r>
      </w:ins>
      <w:ins w:id="1229" w:author="David Conklin" w:date="2022-02-21T11:47:00Z">
        <w:r>
          <w:t xml:space="preserve">anspiration – guidelines for computing crop water requirements – FAO irrigation and drainage paper 56. </w:t>
        </w:r>
      </w:ins>
      <w:ins w:id="1230" w:author="David Conklin" w:date="2022-02-21T11:48:00Z">
        <w:r>
          <w:rPr>
            <w:i/>
            <w:iCs/>
          </w:rPr>
          <w:t xml:space="preserve">FAO Rome </w:t>
        </w:r>
        <w:r w:rsidRPr="001A7A95">
          <w:rPr>
            <w:rPrChange w:id="1231" w:author="David Conklin" w:date="2022-02-21T11:48:00Z">
              <w:rPr>
                <w:i/>
                <w:iCs/>
              </w:rPr>
            </w:rPrChange>
          </w:rPr>
          <w:t>300:6541</w:t>
        </w:r>
        <w:r>
          <w:rPr>
            <w:i/>
            <w:iCs/>
          </w:rPr>
          <w:t>.</w:t>
        </w:r>
      </w:ins>
    </w:p>
    <w:p w14:paraId="75A55162" w14:textId="77777777" w:rsidR="001A7A95" w:rsidRDefault="001A7A95">
      <w:pPr>
        <w:rPr>
          <w:ins w:id="1232"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33"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34"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35" w:author="David Conklin" w:date="2022-02-21T13:06:00Z">
            <w:rPr>
              <w:rStyle w:val="Hyperlink"/>
              <w:rFonts w:cstheme="minorHAnsi"/>
            </w:rPr>
          </w:rPrChange>
        </w:rPr>
        <w:pPrChange w:id="1236" w:author="David Conklin" w:date="2022-02-21T13:06:00Z">
          <w:pPr>
            <w:autoSpaceDE w:val="0"/>
            <w:autoSpaceDN w:val="0"/>
            <w:adjustRightInd w:val="0"/>
          </w:pPr>
        </w:pPrChange>
      </w:pPr>
      <w:ins w:id="1237"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38" w:name="_Toc99005098"/>
      <w:r>
        <w:rPr>
          <w:rFonts w:eastAsiaTheme="minorHAnsi"/>
        </w:rPr>
        <w:t>Acronyms</w:t>
      </w:r>
      <w:r w:rsidR="009D540F">
        <w:rPr>
          <w:rFonts w:eastAsiaTheme="minorHAnsi"/>
        </w:rPr>
        <w:t xml:space="preserve"> and Abbreviations</w:t>
      </w:r>
      <w:bookmarkEnd w:id="1238"/>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74136" w14:textId="77777777" w:rsidR="00555C5E" w:rsidRDefault="00555C5E" w:rsidP="00064E77">
      <w:r>
        <w:separator/>
      </w:r>
    </w:p>
  </w:endnote>
  <w:endnote w:type="continuationSeparator" w:id="0">
    <w:p w14:paraId="1979A26A" w14:textId="77777777" w:rsidR="00555C5E" w:rsidRDefault="00555C5E"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B270D" w14:textId="77777777" w:rsidR="00555C5E" w:rsidRDefault="00555C5E" w:rsidP="00064E77">
      <w:r>
        <w:separator/>
      </w:r>
    </w:p>
  </w:footnote>
  <w:footnote w:type="continuationSeparator" w:id="0">
    <w:p w14:paraId="5844411D" w14:textId="77777777" w:rsidR="00555C5E" w:rsidRDefault="00555C5E"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55C5E"/>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170191</TotalTime>
  <Pages>91</Pages>
  <Words>33577</Words>
  <Characters>191389</Characters>
  <Application>Microsoft Office Word</Application>
  <DocSecurity>0</DocSecurity>
  <Lines>1594</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57</cp:revision>
  <cp:lastPrinted>2022-04-07T16:16:00Z</cp:lastPrinted>
  <dcterms:created xsi:type="dcterms:W3CDTF">2018-11-09T13:56:00Z</dcterms:created>
  <dcterms:modified xsi:type="dcterms:W3CDTF">2022-04-07T16:30:00Z</dcterms:modified>
</cp:coreProperties>
</file>